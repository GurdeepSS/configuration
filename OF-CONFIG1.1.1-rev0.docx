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18DD040" w:rsidR="001A4B1B" w:rsidRDefault="002705F3"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Deepak Bansal (AZURE)" w:date="2012-08-22T12:52:00Z">
                      <w:r w:rsidR="00371954" w:rsidDel="002705F3">
                        <w:rPr>
                          <w:rStyle w:val="TitleChar"/>
                        </w:rPr>
                        <w:delText>OF-CONFIG 1.1</w:delText>
                      </w:r>
                    </w:del>
                    <w:ins w:id="1" w:author="Thomas Dietz" w:date="2012-08-13T13:27:00Z">
                      <w:del w:id="2" w:author="Deepak Bansal (AZURE)" w:date="2012-08-22T12:52:00Z">
                        <w:r w:rsidR="00257D58" w:rsidDel="002705F3">
                          <w:rPr>
                            <w:rStyle w:val="TitleChar"/>
                            <w:lang w:val="de-DE"/>
                          </w:rPr>
                          <w:delText>OF-CONFIG 1.1.1</w:delText>
                        </w:r>
                      </w:del>
                    </w:ins>
                    <w:ins w:id="3" w:author="Deepak Bansal (AZURE)" w:date="2012-08-22T12:52:00Z">
                      <w:r>
                        <w:rPr>
                          <w:rStyle w:val="TitleChar"/>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4" w:author="Deepak Bansal (AZURE)" w:date="2012-06-27T13:44:00Z">
                  <w:r w:rsidR="00371954">
                    <w:rPr>
                      <w:sz w:val="28"/>
                      <w:szCs w:val="28"/>
                    </w:rPr>
                    <w:t>1</w:t>
                  </w:r>
                </w:ins>
                <w:del w:id="5"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4BFB83E2" w:rsidR="000E7F98" w:rsidRDefault="000E7F98">
          <w:r>
            <w:t xml:space="preserve">Contact: </w:t>
          </w:r>
          <w:ins w:id="6" w:author="Deepak Bansal (AZURE)" w:date="2012-08-22T12:53:00Z">
            <w:r w:rsidR="002705F3">
              <w:t>Deepak Bansal (</w:t>
            </w:r>
            <w:r w:rsidR="002705F3">
              <w:fldChar w:fldCharType="begin"/>
            </w:r>
            <w:r w:rsidR="002705F3">
              <w:instrText xml:space="preserve"> HYPERLINK "mailto:</w:instrText>
            </w:r>
          </w:ins>
          <w:ins w:id="7" w:author="Deepak Bansal (AZURE)" w:date="2012-08-22T12:52:00Z">
            <w:r w:rsidR="002705F3">
              <w:instrText>dbansal@microsoft.com</w:instrText>
            </w:r>
          </w:ins>
          <w:ins w:id="8" w:author="Deepak Bansal (AZURE)" w:date="2012-08-22T12:53:00Z">
            <w:r w:rsidR="002705F3">
              <w:instrText xml:space="preserve">" </w:instrText>
            </w:r>
            <w:r w:rsidR="002705F3">
              <w:fldChar w:fldCharType="separate"/>
            </w:r>
          </w:ins>
          <w:ins w:id="9" w:author="Deepak Bansal (AZURE)" w:date="2012-08-22T12:52:00Z">
            <w:r w:rsidR="002705F3" w:rsidRPr="00B23AA2">
              <w:rPr>
                <w:rStyle w:val="Hyperlink"/>
              </w:rPr>
              <w:t>dbansal@microsoft.com</w:t>
            </w:r>
          </w:ins>
          <w:ins w:id="10" w:author="Deepak Bansal (AZURE)" w:date="2012-08-22T12:53:00Z">
            <w:r w:rsidR="002705F3">
              <w:fldChar w:fldCharType="end"/>
            </w:r>
            <w:r w:rsidR="002705F3">
              <w:t>)</w:t>
            </w:r>
          </w:ins>
          <w:ins w:id="11" w:author="Deepak Bansal (AZURE)" w:date="2012-08-22T12:52:00Z">
            <w:r w:rsidR="002705F3">
              <w:t xml:space="preserve">, </w:t>
            </w:r>
          </w:ins>
          <w:ins w:id="12" w:author="Deepak Bansal (AZURE)" w:date="2012-08-22T12:53:00Z">
            <w:r w:rsidR="002705F3" w:rsidRPr="002705F3">
              <w:t>Stuart Bailey (</w:t>
            </w:r>
            <w:r w:rsidR="002705F3">
              <w:fldChar w:fldCharType="begin"/>
            </w:r>
            <w:r w:rsidR="002705F3">
              <w:instrText xml:space="preserve"> HYPERLINK "mailto:</w:instrText>
            </w:r>
            <w:r w:rsidR="002705F3" w:rsidRPr="002705F3">
              <w:instrText>sbailey@infoblox.com</w:instrText>
            </w:r>
            <w:r w:rsidR="002705F3">
              <w:instrText xml:space="preserve">" </w:instrText>
            </w:r>
            <w:r w:rsidR="002705F3">
              <w:fldChar w:fldCharType="separate"/>
            </w:r>
            <w:r w:rsidR="002705F3" w:rsidRPr="00B23AA2">
              <w:rPr>
                <w:rStyle w:val="Hyperlink"/>
              </w:rPr>
              <w:t>sbailey@infoblox.com</w:t>
            </w:r>
            <w:r w:rsidR="002705F3">
              <w:fldChar w:fldCharType="end"/>
            </w:r>
            <w:r w:rsidR="002705F3" w:rsidRPr="002705F3">
              <w:t>)</w:t>
            </w:r>
            <w:r w:rsidR="002705F3">
              <w:t xml:space="preserve">, </w:t>
            </w:r>
            <w:r w:rsidR="002705F3" w:rsidRPr="002705F3">
              <w:t>Thoma</w:t>
            </w:r>
            <w:r w:rsidR="002705F3">
              <w:t xml:space="preserve">s Dietz </w:t>
            </w:r>
          </w:ins>
          <w:ins w:id="13" w:author="Deepak Bansal (AZURE)" w:date="2012-08-22T12:54:00Z">
            <w:r w:rsidR="002705F3">
              <w:t>(</w:t>
            </w:r>
            <w:r w:rsidR="002705F3">
              <w:fldChar w:fldCharType="begin"/>
            </w:r>
            <w:r w:rsidR="002705F3">
              <w:instrText xml:space="preserve"> HYPERLINK "mailto:</w:instrText>
            </w:r>
          </w:ins>
          <w:ins w:id="14" w:author="Deepak Bansal (AZURE)" w:date="2012-08-22T12:53:00Z">
            <w:r w:rsidR="002705F3">
              <w:instrText>Thomas.Dietz@neclab.eu</w:instrText>
            </w:r>
          </w:ins>
          <w:ins w:id="15" w:author="Deepak Bansal (AZURE)" w:date="2012-08-22T12:54:00Z">
            <w:r w:rsidR="002705F3">
              <w:instrText xml:space="preserve">" </w:instrText>
            </w:r>
            <w:r w:rsidR="002705F3">
              <w:fldChar w:fldCharType="separate"/>
            </w:r>
          </w:ins>
          <w:ins w:id="16" w:author="Deepak Bansal (AZURE)" w:date="2012-08-22T12:53:00Z">
            <w:r w:rsidR="002705F3" w:rsidRPr="00B23AA2">
              <w:rPr>
                <w:rStyle w:val="Hyperlink"/>
              </w:rPr>
              <w:t>Thomas.Dietz@neclab.eu</w:t>
            </w:r>
          </w:ins>
          <w:ins w:id="17" w:author="Deepak Bansal (AZURE)" w:date="2012-08-22T12:54:00Z">
            <w:r w:rsidR="002705F3">
              <w:fldChar w:fldCharType="end"/>
            </w:r>
            <w:r w:rsidR="002705F3">
              <w:t xml:space="preserve">), </w:t>
            </w:r>
          </w:ins>
          <w:ins w:id="18" w:author="Deepak Bansal (AZURE)" w:date="2012-08-22T12:55:00Z">
            <w:r w:rsidR="002705F3" w:rsidRPr="002705F3">
              <w:t>Anee</w:t>
            </w:r>
            <w:r w:rsidR="002705F3">
              <w:t>s A Shaikh (aashaikh@us.ibm.com)</w:t>
            </w:r>
          </w:ins>
          <w:ins w:id="19" w:author="Deepak Bansal (AZURE)" w:date="2012-08-22T12:53:00Z">
            <w:r w:rsidR="002705F3" w:rsidRPr="002705F3" w:rsidDel="002705F3">
              <w:t xml:space="preserve"> </w:t>
            </w:r>
          </w:ins>
          <w:del w:id="20" w:author="Deepak Bansal (AZURE)" w:date="2012-08-22T12:52:00Z">
            <w:r w:rsidDel="002705F3">
              <w:delText>[email address</w:delText>
            </w:r>
            <w:r w:rsidR="000D08C8" w:rsidDel="002705F3">
              <w:delText>es</w:delText>
            </w:r>
            <w:r w:rsidDel="002705F3">
              <w:delText xml:space="preserve"> of people to contact]</w:delText>
            </w:r>
          </w:del>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21" w:author="Deepak Bansal (AZURE)" w:date="2012-06-27T13:44:00Z"/>
              <w:rFonts w:ascii="CMR12" w:hAnsi="CMR12" w:cs="CMR12"/>
              <w:sz w:val="24"/>
              <w:szCs w:val="24"/>
            </w:rPr>
          </w:pPr>
          <w:del w:id="22"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23" w:author="Deepak Bansal (AZURE)" w:date="2012-06-27T13:44:00Z"/>
              <w:rFonts w:ascii="CMR12" w:hAnsi="CMR12" w:cs="CMR12"/>
              <w:sz w:val="24"/>
              <w:szCs w:val="24"/>
            </w:rPr>
          </w:pPr>
          <w:del w:id="24"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25" w:author="Deepak Bansal (AZURE)" w:date="2012-06-27T13:44:00Z"/>
              <w:rFonts w:ascii="CMR12" w:hAnsi="CMR12" w:cs="CMR12"/>
              <w:sz w:val="24"/>
              <w:szCs w:val="24"/>
            </w:rPr>
          </w:pPr>
          <w:del w:id="26"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27" w:author="Deepak Bansal (AZURE)" w:date="2012-06-27T13:44:00Z"/>
              <w:rFonts w:ascii="CMR12" w:hAnsi="CMR12" w:cs="CMR12"/>
              <w:sz w:val="24"/>
              <w:szCs w:val="24"/>
            </w:rPr>
          </w:pPr>
          <w:del w:id="28"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29" w:author="Deepak Bansal (AZURE)" w:date="2012-06-27T13:44:00Z"/>
              <w:rFonts w:ascii="CMR12" w:hAnsi="CMR12" w:cs="CMR12"/>
              <w:sz w:val="24"/>
              <w:szCs w:val="24"/>
            </w:rPr>
          </w:pPr>
          <w:del w:id="30"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31" w:author="Deepak Bansal (AZURE)" w:date="2012-06-27T13:44:00Z"/>
              <w:rFonts w:ascii="CMR12" w:hAnsi="CMR12" w:cs="CMR12"/>
              <w:sz w:val="24"/>
              <w:szCs w:val="24"/>
            </w:rPr>
          </w:pPr>
          <w:del w:id="32"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33" w:author="Deepak Bansal (AZURE)" w:date="2012-06-27T13:44:00Z"/>
              <w:rFonts w:ascii="CMR12" w:hAnsi="CMR12" w:cs="CMR12"/>
              <w:sz w:val="24"/>
              <w:szCs w:val="24"/>
            </w:rPr>
          </w:pPr>
          <w:del w:id="34"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66FD9741" w14:textId="77777777" w:rsidR="002705F3" w:rsidRDefault="00554195">
          <w:pPr>
            <w:pStyle w:val="TOC1"/>
            <w:tabs>
              <w:tab w:val="left" w:pos="440"/>
              <w:tab w:val="right" w:leader="dot" w:pos="9350"/>
            </w:tabs>
            <w:rPr>
              <w:ins w:id="35" w:author="Deepak Bansal (AZURE)" w:date="2012-08-22T13:01:00Z"/>
              <w:rFonts w:eastAsiaTheme="minorEastAsia"/>
              <w:noProof/>
            </w:rPr>
          </w:pPr>
          <w:r>
            <w:fldChar w:fldCharType="begin"/>
          </w:r>
          <w:r w:rsidR="00FF734B">
            <w:instrText xml:space="preserve"> TOC \o "1-3" \h \z \u </w:instrText>
          </w:r>
          <w:r>
            <w:fldChar w:fldCharType="separate"/>
          </w:r>
          <w:ins w:id="36" w:author="Deepak Bansal (AZURE)" w:date="2012-08-22T13:01:00Z">
            <w:r w:rsidR="002705F3" w:rsidRPr="00A45235">
              <w:rPr>
                <w:rStyle w:val="Hyperlink"/>
                <w:noProof/>
              </w:rPr>
              <w:fldChar w:fldCharType="begin"/>
            </w:r>
            <w:r w:rsidR="002705F3" w:rsidRPr="00A45235">
              <w:rPr>
                <w:rStyle w:val="Hyperlink"/>
                <w:noProof/>
              </w:rPr>
              <w:instrText xml:space="preserve"> </w:instrText>
            </w:r>
            <w:r w:rsidR="002705F3">
              <w:rPr>
                <w:noProof/>
              </w:rPr>
              <w:instrText>HYPERLINK \l "_Toc333403840"</w:instrText>
            </w:r>
            <w:r w:rsidR="002705F3" w:rsidRPr="00A45235">
              <w:rPr>
                <w:rStyle w:val="Hyperlink"/>
                <w:noProof/>
              </w:rPr>
              <w:instrText xml:space="preserve"> </w:instrText>
            </w:r>
          </w:ins>
          <w:ins w:id="37" w:author="Deepak Bansal (AZURE)" w:date="2012-08-22T13:02:00Z">
            <w:r w:rsidR="002705F3" w:rsidRPr="00A45235">
              <w:rPr>
                <w:rStyle w:val="Hyperlink"/>
                <w:noProof/>
              </w:rPr>
            </w:r>
          </w:ins>
          <w:ins w:id="38" w:author="Deepak Bansal (AZURE)" w:date="2012-08-22T13:01:00Z">
            <w:r w:rsidR="002705F3" w:rsidRPr="00A45235">
              <w:rPr>
                <w:rStyle w:val="Hyperlink"/>
                <w:noProof/>
              </w:rPr>
              <w:fldChar w:fldCharType="separate"/>
            </w:r>
            <w:r w:rsidR="002705F3" w:rsidRPr="00A45235">
              <w:rPr>
                <w:rStyle w:val="Hyperlink"/>
                <w:noProof/>
              </w:rPr>
              <w:t>1</w:t>
            </w:r>
            <w:r w:rsidR="002705F3">
              <w:rPr>
                <w:rFonts w:eastAsiaTheme="minorEastAsia"/>
                <w:noProof/>
              </w:rPr>
              <w:tab/>
            </w:r>
            <w:r w:rsidR="002705F3" w:rsidRPr="00A45235">
              <w:rPr>
                <w:rStyle w:val="Hyperlink"/>
                <w:noProof/>
              </w:rPr>
              <w:t>Introduction</w:t>
            </w:r>
            <w:r w:rsidR="002705F3">
              <w:rPr>
                <w:noProof/>
                <w:webHidden/>
              </w:rPr>
              <w:tab/>
            </w:r>
            <w:r w:rsidR="002705F3">
              <w:rPr>
                <w:noProof/>
                <w:webHidden/>
              </w:rPr>
              <w:fldChar w:fldCharType="begin"/>
            </w:r>
            <w:r w:rsidR="002705F3">
              <w:rPr>
                <w:noProof/>
                <w:webHidden/>
              </w:rPr>
              <w:instrText xml:space="preserve"> PAGEREF _Toc333403840 \h </w:instrText>
            </w:r>
          </w:ins>
          <w:ins w:id="39" w:author="Deepak Bansal (AZURE)" w:date="2012-08-22T13:02:00Z">
            <w:r w:rsidR="002705F3">
              <w:rPr>
                <w:noProof/>
                <w:webHidden/>
              </w:rPr>
            </w:r>
          </w:ins>
          <w:r w:rsidR="002705F3">
            <w:rPr>
              <w:noProof/>
              <w:webHidden/>
            </w:rPr>
            <w:fldChar w:fldCharType="separate"/>
          </w:r>
          <w:ins w:id="40" w:author="Deepak Bansal (AZURE)" w:date="2012-08-22T13:02:00Z">
            <w:r w:rsidR="002705F3">
              <w:rPr>
                <w:noProof/>
                <w:webHidden/>
              </w:rPr>
              <w:t>6</w:t>
            </w:r>
          </w:ins>
          <w:ins w:id="41" w:author="Deepak Bansal (AZURE)" w:date="2012-08-22T13:01:00Z">
            <w:r w:rsidR="002705F3">
              <w:rPr>
                <w:noProof/>
                <w:webHidden/>
              </w:rPr>
              <w:fldChar w:fldCharType="end"/>
            </w:r>
            <w:r w:rsidR="002705F3" w:rsidRPr="00A45235">
              <w:rPr>
                <w:rStyle w:val="Hyperlink"/>
                <w:noProof/>
              </w:rPr>
              <w:fldChar w:fldCharType="end"/>
            </w:r>
          </w:ins>
        </w:p>
        <w:p w14:paraId="29A08868" w14:textId="77777777" w:rsidR="002705F3" w:rsidRDefault="002705F3">
          <w:pPr>
            <w:pStyle w:val="TOC1"/>
            <w:tabs>
              <w:tab w:val="left" w:pos="440"/>
              <w:tab w:val="right" w:leader="dot" w:pos="9350"/>
            </w:tabs>
            <w:rPr>
              <w:ins w:id="42" w:author="Deepak Bansal (AZURE)" w:date="2012-08-22T13:01:00Z"/>
              <w:rFonts w:eastAsiaTheme="minorEastAsia"/>
              <w:noProof/>
            </w:rPr>
          </w:pPr>
          <w:ins w:id="4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"_Toc333403841"</w:instrText>
            </w:r>
            <w:r w:rsidRPr="00A45235">
              <w:rPr>
                <w:rStyle w:val="Hyperlink"/>
                <w:noProof/>
              </w:rPr>
              <w:instrText xml:space="preserve"> </w:instrText>
            </w:r>
          </w:ins>
          <w:ins w:id="44" w:author="Deepak Bansal (AZURE)" w:date="2012-08-22T13:02:00Z">
            <w:r w:rsidRPr="00A45235">
              <w:rPr>
                <w:rStyle w:val="Hyperlink"/>
                <w:noProof/>
              </w:rPr>
            </w:r>
          </w:ins>
          <w:ins w:id="45" w:author="Deepak Bansal (AZURE)" w:date="2012-08-22T13:01:00Z">
            <w:r w:rsidRPr="00A45235">
              <w:rPr>
                <w:rStyle w:val="Hyperlink"/>
                <w:noProof/>
              </w:rPr>
              <w:fldChar w:fldCharType="separate"/>
            </w:r>
            <w:r w:rsidRPr="00A45235">
              <w:rPr>
                <w:rStyle w:val="Hyperlink"/>
                <w:noProof/>
              </w:rPr>
              <w:t>2</w:t>
            </w:r>
            <w:r>
              <w:rPr>
                <w:rFonts w:eastAsiaTheme="minorEastAsia"/>
                <w:noProof/>
              </w:rPr>
              <w:tab/>
            </w:r>
            <w:r w:rsidRPr="00A45235">
              <w:rPr>
                <w:rStyle w:val="Hyperlink"/>
                <w:noProof/>
              </w:rPr>
              <w:t>Motivation</w:t>
            </w:r>
            <w:r>
              <w:rPr>
                <w:noProof/>
                <w:webHidden/>
              </w:rPr>
              <w:tab/>
            </w:r>
            <w:r>
              <w:rPr>
                <w:noProof/>
                <w:webHidden/>
              </w:rPr>
              <w:fldChar w:fldCharType="begin"/>
            </w:r>
            <w:r>
              <w:rPr>
                <w:noProof/>
                <w:webHidden/>
              </w:rPr>
              <w:instrText xml:space="preserve"> PAGEREF _Toc333403841 \h </w:instrText>
            </w:r>
          </w:ins>
          <w:ins w:id="46" w:author="Deepak Bansal (AZURE)" w:date="2012-08-22T13:02:00Z">
            <w:r>
              <w:rPr>
                <w:noProof/>
                <w:webHidden/>
              </w:rPr>
            </w:r>
          </w:ins>
          <w:r>
            <w:rPr>
              <w:noProof/>
              <w:webHidden/>
            </w:rPr>
            <w:fldChar w:fldCharType="separate"/>
          </w:r>
          <w:ins w:id="47" w:author="Deepak Bansal (AZURE)" w:date="2012-08-22T13:02:00Z">
            <w:r>
              <w:rPr>
                <w:noProof/>
                <w:webHidden/>
              </w:rPr>
              <w:t>6</w:t>
            </w:r>
          </w:ins>
          <w:ins w:id="48" w:author="Deepak Bansal (AZURE)" w:date="2012-08-22T13:01:00Z">
            <w:r>
              <w:rPr>
                <w:noProof/>
                <w:webHidden/>
              </w:rPr>
              <w:fldChar w:fldCharType="end"/>
            </w:r>
            <w:r w:rsidRPr="00A45235">
              <w:rPr>
                <w:rStyle w:val="Hyperlink"/>
                <w:noProof/>
              </w:rPr>
              <w:fldChar w:fldCharType="end"/>
            </w:r>
          </w:ins>
        </w:p>
        <w:p w14:paraId="0E9DD7EC" w14:textId="77777777" w:rsidR="002705F3" w:rsidRDefault="002705F3">
          <w:pPr>
            <w:pStyle w:val="TOC1"/>
            <w:tabs>
              <w:tab w:val="left" w:pos="440"/>
              <w:tab w:val="right" w:leader="dot" w:pos="9350"/>
            </w:tabs>
            <w:rPr>
              <w:ins w:id="49" w:author="Deepak Bansal (AZURE)" w:date="2012-08-22T13:01:00Z"/>
              <w:rFonts w:eastAsiaTheme="minorEastAsia"/>
              <w:noProof/>
            </w:rPr>
          </w:pPr>
          <w:ins w:id="5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"_Toc333403842"</w:instrText>
            </w:r>
            <w:r w:rsidRPr="00A45235">
              <w:rPr>
                <w:rStyle w:val="Hyperlink"/>
                <w:noProof/>
              </w:rPr>
              <w:instrText xml:space="preserve"> </w:instrText>
            </w:r>
          </w:ins>
          <w:ins w:id="51" w:author="Deepak Bansal (AZURE)" w:date="2012-08-22T13:02:00Z">
            <w:r w:rsidRPr="00A45235">
              <w:rPr>
                <w:rStyle w:val="Hyperlink"/>
                <w:noProof/>
              </w:rPr>
            </w:r>
          </w:ins>
          <w:ins w:id="52" w:author="Deepak Bansal (AZURE)" w:date="2012-08-22T13:01:00Z">
            <w:r w:rsidRPr="00A45235">
              <w:rPr>
                <w:rStyle w:val="Hyperlink"/>
                <w:noProof/>
              </w:rPr>
              <w:fldChar w:fldCharType="separate"/>
            </w:r>
            <w:r w:rsidRPr="00A45235">
              <w:rPr>
                <w:rStyle w:val="Hyperlink"/>
                <w:noProof/>
              </w:rPr>
              <w:t>3</w:t>
            </w:r>
            <w:r>
              <w:rPr>
                <w:rFonts w:eastAsiaTheme="minorEastAsia"/>
                <w:noProof/>
              </w:rPr>
              <w:tab/>
            </w:r>
            <w:r w:rsidRPr="00A45235">
              <w:rPr>
                <w:rStyle w:val="Hyperlink"/>
                <w:noProof/>
              </w:rPr>
              <w:t>Scope</w:t>
            </w:r>
            <w:r>
              <w:rPr>
                <w:noProof/>
                <w:webHidden/>
              </w:rPr>
              <w:tab/>
            </w:r>
            <w:r>
              <w:rPr>
                <w:noProof/>
                <w:webHidden/>
              </w:rPr>
              <w:fldChar w:fldCharType="begin"/>
            </w:r>
            <w:r>
              <w:rPr>
                <w:noProof/>
                <w:webHidden/>
              </w:rPr>
              <w:instrText xml:space="preserve"> PAGEREF _Toc333403842 \h </w:instrText>
            </w:r>
          </w:ins>
          <w:ins w:id="53" w:author="Deepak Bansal (AZURE)" w:date="2012-08-22T13:02:00Z">
            <w:r>
              <w:rPr>
                <w:noProof/>
                <w:webHidden/>
              </w:rPr>
            </w:r>
          </w:ins>
          <w:r>
            <w:rPr>
              <w:noProof/>
              <w:webHidden/>
            </w:rPr>
            <w:fldChar w:fldCharType="separate"/>
          </w:r>
          <w:ins w:id="54" w:author="Deepak Bansal (AZURE)" w:date="2012-08-22T13:02:00Z">
            <w:r>
              <w:rPr>
                <w:noProof/>
                <w:webHidden/>
              </w:rPr>
              <w:t>8</w:t>
            </w:r>
          </w:ins>
          <w:ins w:id="55" w:author="Deepak Bansal (AZURE)" w:date="2012-08-22T13:01:00Z">
            <w:r>
              <w:rPr>
                <w:noProof/>
                <w:webHidden/>
              </w:rPr>
              <w:fldChar w:fldCharType="end"/>
            </w:r>
            <w:r w:rsidRPr="00A45235">
              <w:rPr>
                <w:rStyle w:val="Hyperlink"/>
                <w:noProof/>
              </w:rPr>
              <w:fldChar w:fldCharType="end"/>
            </w:r>
          </w:ins>
        </w:p>
        <w:p w14:paraId="58713FEA" w14:textId="77777777" w:rsidR="002705F3" w:rsidRDefault="002705F3">
          <w:pPr>
            <w:pStyle w:val="TOC1"/>
            <w:tabs>
              <w:tab w:val="left" w:pos="440"/>
              <w:tab w:val="right" w:leader="dot" w:pos="9350"/>
            </w:tabs>
            <w:rPr>
              <w:ins w:id="56" w:author="Deepak Bansal (AZURE)" w:date="2012-08-22T13:01:00Z"/>
              <w:rFonts w:eastAsiaTheme="minorEastAsia"/>
              <w:noProof/>
            </w:rPr>
          </w:pPr>
          <w:ins w:id="5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"_Toc333403843"</w:instrText>
            </w:r>
            <w:r w:rsidRPr="00A45235">
              <w:rPr>
                <w:rStyle w:val="Hyperlink"/>
                <w:noProof/>
              </w:rPr>
              <w:instrText xml:space="preserve"> </w:instrText>
            </w:r>
          </w:ins>
          <w:ins w:id="58" w:author="Deepak Bansal (AZURE)" w:date="2012-08-22T13:02:00Z">
            <w:r w:rsidRPr="00A45235">
              <w:rPr>
                <w:rStyle w:val="Hyperlink"/>
                <w:noProof/>
              </w:rPr>
            </w:r>
          </w:ins>
          <w:ins w:id="59" w:author="Deepak Bansal (AZURE)" w:date="2012-08-22T13:01:00Z">
            <w:r w:rsidRPr="00A45235">
              <w:rPr>
                <w:rStyle w:val="Hyperlink"/>
                <w:noProof/>
              </w:rPr>
              <w:fldChar w:fldCharType="separate"/>
            </w:r>
            <w:r w:rsidRPr="00A45235">
              <w:rPr>
                <w:rStyle w:val="Hyperlink"/>
                <w:noProof/>
              </w:rPr>
              <w:t>4</w:t>
            </w:r>
            <w:r>
              <w:rPr>
                <w:rFonts w:eastAsiaTheme="minorEastAsia"/>
                <w:noProof/>
              </w:rPr>
              <w:tab/>
            </w:r>
            <w:r w:rsidRPr="00A45235">
              <w:rPr>
                <w:rStyle w:val="Hyperlink"/>
                <w:noProof/>
              </w:rPr>
              <w:t>Normative Language</w:t>
            </w:r>
            <w:r>
              <w:rPr>
                <w:noProof/>
                <w:webHidden/>
              </w:rPr>
              <w:tab/>
            </w:r>
            <w:r>
              <w:rPr>
                <w:noProof/>
                <w:webHidden/>
              </w:rPr>
              <w:fldChar w:fldCharType="begin"/>
            </w:r>
            <w:r>
              <w:rPr>
                <w:noProof/>
                <w:webHidden/>
              </w:rPr>
              <w:instrText xml:space="preserve"> PAGEREF _Toc333403843 \h </w:instrText>
            </w:r>
          </w:ins>
          <w:ins w:id="60" w:author="Deepak Bansal (AZURE)" w:date="2012-08-22T13:02:00Z">
            <w:r>
              <w:rPr>
                <w:noProof/>
                <w:webHidden/>
              </w:rPr>
            </w:r>
          </w:ins>
          <w:r>
            <w:rPr>
              <w:noProof/>
              <w:webHidden/>
            </w:rPr>
            <w:fldChar w:fldCharType="separate"/>
          </w:r>
          <w:ins w:id="61" w:author="Deepak Bansal (AZURE)" w:date="2012-08-22T13:02:00Z">
            <w:r>
              <w:rPr>
                <w:noProof/>
                <w:webHidden/>
              </w:rPr>
              <w:t>9</w:t>
            </w:r>
          </w:ins>
          <w:ins w:id="62" w:author="Deepak Bansal (AZURE)" w:date="2012-08-22T13:01:00Z">
            <w:r>
              <w:rPr>
                <w:noProof/>
                <w:webHidden/>
              </w:rPr>
              <w:fldChar w:fldCharType="end"/>
            </w:r>
            <w:r w:rsidRPr="00A45235">
              <w:rPr>
                <w:rStyle w:val="Hyperlink"/>
                <w:noProof/>
              </w:rPr>
              <w:fldChar w:fldCharType="end"/>
            </w:r>
          </w:ins>
        </w:p>
        <w:p w14:paraId="0BADE348" w14:textId="77777777" w:rsidR="002705F3" w:rsidRDefault="002705F3">
          <w:pPr>
            <w:pStyle w:val="TOC1"/>
            <w:tabs>
              <w:tab w:val="left" w:pos="440"/>
              <w:tab w:val="right" w:leader="dot" w:pos="9350"/>
            </w:tabs>
            <w:rPr>
              <w:ins w:id="63" w:author="Deepak Bansal (AZURE)" w:date="2012-08-22T13:01:00Z"/>
              <w:rFonts w:eastAsiaTheme="minorEastAsia"/>
              <w:noProof/>
            </w:rPr>
          </w:pPr>
          <w:ins w:id="6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"_Toc333403844"</w:instrText>
            </w:r>
            <w:r w:rsidRPr="00A45235">
              <w:rPr>
                <w:rStyle w:val="Hyperlink"/>
                <w:noProof/>
              </w:rPr>
              <w:instrText xml:space="preserve"> </w:instrText>
            </w:r>
          </w:ins>
          <w:ins w:id="65" w:author="Deepak Bansal (AZURE)" w:date="2012-08-22T13:02:00Z">
            <w:r w:rsidRPr="00A45235">
              <w:rPr>
                <w:rStyle w:val="Hyperlink"/>
                <w:noProof/>
              </w:rPr>
            </w:r>
          </w:ins>
          <w:ins w:id="66" w:author="Deepak Bansal (AZURE)" w:date="2012-08-22T13:01:00Z">
            <w:r w:rsidRPr="00A45235">
              <w:rPr>
                <w:rStyle w:val="Hyperlink"/>
                <w:noProof/>
              </w:rPr>
              <w:fldChar w:fldCharType="separate"/>
            </w:r>
            <w:r w:rsidRPr="00A45235">
              <w:rPr>
                <w:rStyle w:val="Hyperlink"/>
                <w:noProof/>
              </w:rPr>
              <w:t>5</w:t>
            </w:r>
            <w:r>
              <w:rPr>
                <w:rFonts w:eastAsiaTheme="minorEastAsia"/>
                <w:noProof/>
              </w:rPr>
              <w:tab/>
            </w:r>
            <w:r w:rsidRPr="00A45235">
              <w:rPr>
                <w:rStyle w:val="Hyperlink"/>
                <w:noProof/>
              </w:rPr>
              <w:t>Terms</w:t>
            </w:r>
            <w:r>
              <w:rPr>
                <w:noProof/>
                <w:webHidden/>
              </w:rPr>
              <w:tab/>
            </w:r>
            <w:r>
              <w:rPr>
                <w:noProof/>
                <w:webHidden/>
              </w:rPr>
              <w:fldChar w:fldCharType="begin"/>
            </w:r>
            <w:r>
              <w:rPr>
                <w:noProof/>
                <w:webHidden/>
              </w:rPr>
              <w:instrText xml:space="preserve"> PAGEREF _Toc333403844 \h </w:instrText>
            </w:r>
          </w:ins>
          <w:ins w:id="67" w:author="Deepak Bansal (AZURE)" w:date="2012-08-22T13:02:00Z">
            <w:r>
              <w:rPr>
                <w:noProof/>
                <w:webHidden/>
              </w:rPr>
            </w:r>
          </w:ins>
          <w:r>
            <w:rPr>
              <w:noProof/>
              <w:webHidden/>
            </w:rPr>
            <w:fldChar w:fldCharType="separate"/>
          </w:r>
          <w:ins w:id="68" w:author="Deepak Bansal (AZURE)" w:date="2012-08-22T13:02:00Z">
            <w:r>
              <w:rPr>
                <w:noProof/>
                <w:webHidden/>
              </w:rPr>
              <w:t>9</w:t>
            </w:r>
          </w:ins>
          <w:ins w:id="69" w:author="Deepak Bansal (AZURE)" w:date="2012-08-22T13:01:00Z">
            <w:r>
              <w:rPr>
                <w:noProof/>
                <w:webHidden/>
              </w:rPr>
              <w:fldChar w:fldCharType="end"/>
            </w:r>
            <w:r w:rsidRPr="00A45235">
              <w:rPr>
                <w:rStyle w:val="Hyperlink"/>
                <w:noProof/>
              </w:rPr>
              <w:fldChar w:fldCharType="end"/>
            </w:r>
          </w:ins>
        </w:p>
        <w:p w14:paraId="28F4EA85" w14:textId="77777777" w:rsidR="002705F3" w:rsidRDefault="002705F3">
          <w:pPr>
            <w:pStyle w:val="TOC2"/>
            <w:tabs>
              <w:tab w:val="left" w:pos="880"/>
              <w:tab w:val="right" w:leader="dot" w:pos="9350"/>
            </w:tabs>
            <w:rPr>
              <w:ins w:id="70" w:author="Deepak Bansal (AZURE)" w:date="2012-08-22T13:01:00Z"/>
              <w:rFonts w:eastAsiaTheme="minorEastAsia"/>
              <w:noProof/>
            </w:rPr>
          </w:pPr>
          <w:ins w:id="7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"_Toc333403845"</w:instrText>
            </w:r>
            <w:r w:rsidRPr="00A45235">
              <w:rPr>
                <w:rStyle w:val="Hyperlink"/>
                <w:noProof/>
              </w:rPr>
              <w:instrText xml:space="preserve"> </w:instrText>
            </w:r>
          </w:ins>
          <w:ins w:id="72" w:author="Deepak Bansal (AZURE)" w:date="2012-08-22T13:02:00Z">
            <w:r w:rsidRPr="00A45235">
              <w:rPr>
                <w:rStyle w:val="Hyperlink"/>
                <w:noProof/>
              </w:rPr>
            </w:r>
          </w:ins>
          <w:ins w:id="73" w:author="Deepak Bansal (AZURE)" w:date="2012-08-22T13:01:00Z">
            <w:r w:rsidRPr="00A45235">
              <w:rPr>
                <w:rStyle w:val="Hyperlink"/>
                <w:noProof/>
              </w:rPr>
              <w:fldChar w:fldCharType="separate"/>
            </w:r>
            <w:r w:rsidRPr="00A45235">
              <w:rPr>
                <w:rStyle w:val="Hyperlink"/>
                <w:noProof/>
              </w:rPr>
              <w:t>5.1</w:t>
            </w:r>
            <w:r>
              <w:rPr>
                <w:rFonts w:eastAsiaTheme="minorEastAsia"/>
                <w:noProof/>
              </w:rPr>
              <w:tab/>
            </w:r>
            <w:r w:rsidRPr="00A45235">
              <w:rPr>
                <w:rStyle w:val="Hyperlink"/>
                <w:noProof/>
              </w:rPr>
              <w:t>OpenFlow Capable Switch</w:t>
            </w:r>
            <w:r>
              <w:rPr>
                <w:noProof/>
                <w:webHidden/>
              </w:rPr>
              <w:tab/>
            </w:r>
            <w:r>
              <w:rPr>
                <w:noProof/>
                <w:webHidden/>
              </w:rPr>
              <w:fldChar w:fldCharType="begin"/>
            </w:r>
            <w:r>
              <w:rPr>
                <w:noProof/>
                <w:webHidden/>
              </w:rPr>
              <w:instrText xml:space="preserve"> PAGEREF _Toc333403845 \h </w:instrText>
            </w:r>
          </w:ins>
          <w:ins w:id="74" w:author="Deepak Bansal (AZURE)" w:date="2012-08-22T13:02:00Z">
            <w:r>
              <w:rPr>
                <w:noProof/>
                <w:webHidden/>
              </w:rPr>
            </w:r>
          </w:ins>
          <w:r>
            <w:rPr>
              <w:noProof/>
              <w:webHidden/>
            </w:rPr>
            <w:fldChar w:fldCharType="separate"/>
          </w:r>
          <w:ins w:id="75" w:author="Deepak Bansal (AZURE)" w:date="2012-08-22T13:02:00Z">
            <w:r>
              <w:rPr>
                <w:noProof/>
                <w:webHidden/>
              </w:rPr>
              <w:t>9</w:t>
            </w:r>
          </w:ins>
          <w:ins w:id="76" w:author="Deepak Bansal (AZURE)" w:date="2012-08-22T13:01:00Z">
            <w:r>
              <w:rPr>
                <w:noProof/>
                <w:webHidden/>
              </w:rPr>
              <w:fldChar w:fldCharType="end"/>
            </w:r>
            <w:r w:rsidRPr="00A45235">
              <w:rPr>
                <w:rStyle w:val="Hyperlink"/>
                <w:noProof/>
              </w:rPr>
              <w:fldChar w:fldCharType="end"/>
            </w:r>
          </w:ins>
        </w:p>
        <w:p w14:paraId="56D5ADFB" w14:textId="77777777" w:rsidR="002705F3" w:rsidRDefault="002705F3">
          <w:pPr>
            <w:pStyle w:val="TOC2"/>
            <w:tabs>
              <w:tab w:val="left" w:pos="880"/>
              <w:tab w:val="right" w:leader="dot" w:pos="9350"/>
            </w:tabs>
            <w:rPr>
              <w:ins w:id="77" w:author="Deepak Bansal (AZURE)" w:date="2012-08-22T13:01:00Z"/>
              <w:rFonts w:eastAsiaTheme="minorEastAsia"/>
              <w:noProof/>
            </w:rPr>
          </w:pPr>
          <w:ins w:id="7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"_Toc333403846"</w:instrText>
            </w:r>
            <w:r w:rsidRPr="00A45235">
              <w:rPr>
                <w:rStyle w:val="Hyperlink"/>
                <w:noProof/>
              </w:rPr>
              <w:instrText xml:space="preserve"> </w:instrText>
            </w:r>
          </w:ins>
          <w:ins w:id="79" w:author="Deepak Bansal (AZURE)" w:date="2012-08-22T13:02:00Z">
            <w:r w:rsidRPr="00A45235">
              <w:rPr>
                <w:rStyle w:val="Hyperlink"/>
                <w:noProof/>
              </w:rPr>
            </w:r>
          </w:ins>
          <w:ins w:id="80" w:author="Deepak Bansal (AZURE)" w:date="2012-08-22T13:01:00Z">
            <w:r w:rsidRPr="00A45235">
              <w:rPr>
                <w:rStyle w:val="Hyperlink"/>
                <w:noProof/>
              </w:rPr>
              <w:fldChar w:fldCharType="separate"/>
            </w:r>
            <w:r w:rsidRPr="00A45235">
              <w:rPr>
                <w:rStyle w:val="Hyperlink"/>
                <w:noProof/>
              </w:rPr>
              <w:t>5.2</w:t>
            </w:r>
            <w:r>
              <w:rPr>
                <w:rFonts w:eastAsiaTheme="minorEastAsia"/>
                <w:noProof/>
              </w:rPr>
              <w:tab/>
            </w:r>
            <w:r w:rsidRPr="00A45235">
              <w:rPr>
                <w:rStyle w:val="Hyperlink"/>
                <w:noProof/>
              </w:rPr>
              <w:t>OpenFlow Configuration Point</w:t>
            </w:r>
            <w:r>
              <w:rPr>
                <w:noProof/>
                <w:webHidden/>
              </w:rPr>
              <w:tab/>
            </w:r>
            <w:r>
              <w:rPr>
                <w:noProof/>
                <w:webHidden/>
              </w:rPr>
              <w:fldChar w:fldCharType="begin"/>
            </w:r>
            <w:r>
              <w:rPr>
                <w:noProof/>
                <w:webHidden/>
              </w:rPr>
              <w:instrText xml:space="preserve"> PAGEREF _Toc333403846 \h </w:instrText>
            </w:r>
          </w:ins>
          <w:ins w:id="81" w:author="Deepak Bansal (AZURE)" w:date="2012-08-22T13:02:00Z">
            <w:r>
              <w:rPr>
                <w:noProof/>
                <w:webHidden/>
              </w:rPr>
            </w:r>
          </w:ins>
          <w:r>
            <w:rPr>
              <w:noProof/>
              <w:webHidden/>
            </w:rPr>
            <w:fldChar w:fldCharType="separate"/>
          </w:r>
          <w:ins w:id="82" w:author="Deepak Bansal (AZURE)" w:date="2012-08-22T13:02:00Z">
            <w:r>
              <w:rPr>
                <w:noProof/>
                <w:webHidden/>
              </w:rPr>
              <w:t>9</w:t>
            </w:r>
          </w:ins>
          <w:ins w:id="83" w:author="Deepak Bansal (AZURE)" w:date="2012-08-22T13:01:00Z">
            <w:r>
              <w:rPr>
                <w:noProof/>
                <w:webHidden/>
              </w:rPr>
              <w:fldChar w:fldCharType="end"/>
            </w:r>
            <w:r w:rsidRPr="00A45235">
              <w:rPr>
                <w:rStyle w:val="Hyperlink"/>
                <w:noProof/>
              </w:rPr>
              <w:fldChar w:fldCharType="end"/>
            </w:r>
          </w:ins>
        </w:p>
        <w:p w14:paraId="5E8062D4" w14:textId="77777777" w:rsidR="002705F3" w:rsidRDefault="002705F3">
          <w:pPr>
            <w:pStyle w:val="TOC2"/>
            <w:tabs>
              <w:tab w:val="left" w:pos="880"/>
              <w:tab w:val="right" w:leader="dot" w:pos="9350"/>
            </w:tabs>
            <w:rPr>
              <w:ins w:id="84" w:author="Deepak Bansal (AZURE)" w:date="2012-08-22T13:01:00Z"/>
              <w:rFonts w:eastAsiaTheme="minorEastAsia"/>
              <w:noProof/>
            </w:rPr>
          </w:pPr>
          <w:ins w:id="8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"_Toc333403847"</w:instrText>
            </w:r>
            <w:r w:rsidRPr="00A45235">
              <w:rPr>
                <w:rStyle w:val="Hyperlink"/>
                <w:noProof/>
              </w:rPr>
              <w:instrText xml:space="preserve"> </w:instrText>
            </w:r>
          </w:ins>
          <w:ins w:id="86" w:author="Deepak Bansal (AZURE)" w:date="2012-08-22T13:02:00Z">
            <w:r w:rsidRPr="00A45235">
              <w:rPr>
                <w:rStyle w:val="Hyperlink"/>
                <w:noProof/>
              </w:rPr>
            </w:r>
          </w:ins>
          <w:ins w:id="87" w:author="Deepak Bansal (AZURE)" w:date="2012-08-22T13:01:00Z">
            <w:r w:rsidRPr="00A45235">
              <w:rPr>
                <w:rStyle w:val="Hyperlink"/>
                <w:noProof/>
              </w:rPr>
              <w:fldChar w:fldCharType="separate"/>
            </w:r>
            <w:r w:rsidRPr="00A45235">
              <w:rPr>
                <w:rStyle w:val="Hyperlink"/>
                <w:noProof/>
              </w:rPr>
              <w:t>5.3</w:t>
            </w:r>
            <w:r>
              <w:rPr>
                <w:rFonts w:eastAsiaTheme="minorEastAsia"/>
                <w:noProof/>
              </w:rPr>
              <w:tab/>
            </w:r>
            <w:r w:rsidRPr="00A45235">
              <w:rPr>
                <w:rStyle w:val="Hyperlink"/>
                <w:noProof/>
              </w:rPr>
              <w:t>OpenFlow Logical Switch</w:t>
            </w:r>
            <w:r>
              <w:rPr>
                <w:noProof/>
                <w:webHidden/>
              </w:rPr>
              <w:tab/>
            </w:r>
            <w:r>
              <w:rPr>
                <w:noProof/>
                <w:webHidden/>
              </w:rPr>
              <w:fldChar w:fldCharType="begin"/>
            </w:r>
            <w:r>
              <w:rPr>
                <w:noProof/>
                <w:webHidden/>
              </w:rPr>
              <w:instrText xml:space="preserve"> PAGEREF _Toc333403847 \h </w:instrText>
            </w:r>
          </w:ins>
          <w:ins w:id="88" w:author="Deepak Bansal (AZURE)" w:date="2012-08-22T13:02:00Z">
            <w:r>
              <w:rPr>
                <w:noProof/>
                <w:webHidden/>
              </w:rPr>
            </w:r>
          </w:ins>
          <w:r>
            <w:rPr>
              <w:noProof/>
              <w:webHidden/>
            </w:rPr>
            <w:fldChar w:fldCharType="separate"/>
          </w:r>
          <w:ins w:id="89" w:author="Deepak Bansal (AZURE)" w:date="2012-08-22T13:02:00Z">
            <w:r>
              <w:rPr>
                <w:noProof/>
                <w:webHidden/>
              </w:rPr>
              <w:t>9</w:t>
            </w:r>
          </w:ins>
          <w:ins w:id="90" w:author="Deepak Bansal (AZURE)" w:date="2012-08-22T13:01:00Z">
            <w:r>
              <w:rPr>
                <w:noProof/>
                <w:webHidden/>
              </w:rPr>
              <w:fldChar w:fldCharType="end"/>
            </w:r>
            <w:r w:rsidRPr="00A45235">
              <w:rPr>
                <w:rStyle w:val="Hyperlink"/>
                <w:noProof/>
              </w:rPr>
              <w:fldChar w:fldCharType="end"/>
            </w:r>
          </w:ins>
        </w:p>
        <w:p w14:paraId="7E5C4763" w14:textId="77777777" w:rsidR="002705F3" w:rsidRDefault="002705F3">
          <w:pPr>
            <w:pStyle w:val="TOC2"/>
            <w:tabs>
              <w:tab w:val="left" w:pos="880"/>
              <w:tab w:val="right" w:leader="dot" w:pos="9350"/>
            </w:tabs>
            <w:rPr>
              <w:ins w:id="91" w:author="Deepak Bansal (AZURE)" w:date="2012-08-22T13:01:00Z"/>
              <w:rFonts w:eastAsiaTheme="minorEastAsia"/>
              <w:noProof/>
            </w:rPr>
          </w:pPr>
          <w:ins w:id="9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"_Toc333403848"</w:instrText>
            </w:r>
            <w:r w:rsidRPr="00A45235">
              <w:rPr>
                <w:rStyle w:val="Hyperlink"/>
                <w:noProof/>
              </w:rPr>
              <w:instrText xml:space="preserve"> </w:instrText>
            </w:r>
          </w:ins>
          <w:ins w:id="93" w:author="Deepak Bansal (AZURE)" w:date="2012-08-22T13:02:00Z">
            <w:r w:rsidRPr="00A45235">
              <w:rPr>
                <w:rStyle w:val="Hyperlink"/>
                <w:noProof/>
              </w:rPr>
            </w:r>
          </w:ins>
          <w:ins w:id="94" w:author="Deepak Bansal (AZURE)" w:date="2012-08-22T13:01:00Z">
            <w:r w:rsidRPr="00A45235">
              <w:rPr>
                <w:rStyle w:val="Hyperlink"/>
                <w:noProof/>
              </w:rPr>
              <w:fldChar w:fldCharType="separate"/>
            </w:r>
            <w:r w:rsidRPr="00A45235">
              <w:rPr>
                <w:rStyle w:val="Hyperlink"/>
                <w:noProof/>
              </w:rPr>
              <w:t>5.4</w:t>
            </w:r>
            <w:r>
              <w:rPr>
                <w:rFonts w:eastAsiaTheme="minorEastAsia"/>
                <w:noProof/>
              </w:rPr>
              <w:tab/>
            </w:r>
            <w:r w:rsidRPr="00A45235">
              <w:rPr>
                <w:rStyle w:val="Hyperlink"/>
                <w:noProof/>
              </w:rPr>
              <w:t>OpenFlow Resource</w:t>
            </w:r>
            <w:r>
              <w:rPr>
                <w:noProof/>
                <w:webHidden/>
              </w:rPr>
              <w:tab/>
            </w:r>
            <w:r>
              <w:rPr>
                <w:noProof/>
                <w:webHidden/>
              </w:rPr>
              <w:fldChar w:fldCharType="begin"/>
            </w:r>
            <w:r>
              <w:rPr>
                <w:noProof/>
                <w:webHidden/>
              </w:rPr>
              <w:instrText xml:space="preserve"> PAGEREF _Toc333403848 \h </w:instrText>
            </w:r>
          </w:ins>
          <w:ins w:id="95" w:author="Deepak Bansal (AZURE)" w:date="2012-08-22T13:02:00Z">
            <w:r>
              <w:rPr>
                <w:noProof/>
                <w:webHidden/>
              </w:rPr>
            </w:r>
          </w:ins>
          <w:r>
            <w:rPr>
              <w:noProof/>
              <w:webHidden/>
            </w:rPr>
            <w:fldChar w:fldCharType="separate"/>
          </w:r>
          <w:ins w:id="96" w:author="Deepak Bansal (AZURE)" w:date="2012-08-22T13:02:00Z">
            <w:r>
              <w:rPr>
                <w:noProof/>
                <w:webHidden/>
              </w:rPr>
              <w:t>9</w:t>
            </w:r>
          </w:ins>
          <w:ins w:id="97" w:author="Deepak Bansal (AZURE)" w:date="2012-08-22T13:01:00Z">
            <w:r>
              <w:rPr>
                <w:noProof/>
                <w:webHidden/>
              </w:rPr>
              <w:fldChar w:fldCharType="end"/>
            </w:r>
            <w:r w:rsidRPr="00A45235">
              <w:rPr>
                <w:rStyle w:val="Hyperlink"/>
                <w:noProof/>
              </w:rPr>
              <w:fldChar w:fldCharType="end"/>
            </w:r>
          </w:ins>
        </w:p>
        <w:p w14:paraId="352BA224" w14:textId="77777777" w:rsidR="002705F3" w:rsidRDefault="002705F3">
          <w:pPr>
            <w:pStyle w:val="TOC3"/>
            <w:tabs>
              <w:tab w:val="left" w:pos="1320"/>
              <w:tab w:val="right" w:leader="dot" w:pos="9350"/>
            </w:tabs>
            <w:rPr>
              <w:ins w:id="98" w:author="Deepak Bansal (AZURE)" w:date="2012-08-22T13:01:00Z"/>
              <w:rFonts w:eastAsiaTheme="minorEastAsia"/>
              <w:noProof/>
            </w:rPr>
          </w:pPr>
          <w:ins w:id="9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"_Toc333403849"</w:instrText>
            </w:r>
            <w:r w:rsidRPr="00A45235">
              <w:rPr>
                <w:rStyle w:val="Hyperlink"/>
                <w:noProof/>
              </w:rPr>
              <w:instrText xml:space="preserve"> </w:instrText>
            </w:r>
          </w:ins>
          <w:ins w:id="100" w:author="Deepak Bansal (AZURE)" w:date="2012-08-22T13:02:00Z">
            <w:r w:rsidRPr="00A45235">
              <w:rPr>
                <w:rStyle w:val="Hyperlink"/>
                <w:noProof/>
              </w:rPr>
            </w:r>
          </w:ins>
          <w:ins w:id="101" w:author="Deepak Bansal (AZURE)" w:date="2012-08-22T13:01:00Z">
            <w:r w:rsidRPr="00A45235">
              <w:rPr>
                <w:rStyle w:val="Hyperlink"/>
                <w:noProof/>
              </w:rPr>
              <w:fldChar w:fldCharType="separate"/>
            </w:r>
            <w:r w:rsidRPr="00A45235">
              <w:rPr>
                <w:rStyle w:val="Hyperlink"/>
                <w:noProof/>
              </w:rPr>
              <w:t>5.4.1</w:t>
            </w:r>
            <w:r>
              <w:rPr>
                <w:rFonts w:eastAsiaTheme="minorEastAsia"/>
                <w:noProof/>
              </w:rPr>
              <w:tab/>
            </w:r>
            <w:r w:rsidRPr="00A45235">
              <w:rPr>
                <w:rStyle w:val="Hyperlink"/>
                <w:noProof/>
              </w:rPr>
              <w:t>OpenFlow Queue</w:t>
            </w:r>
            <w:r>
              <w:rPr>
                <w:noProof/>
                <w:webHidden/>
              </w:rPr>
              <w:tab/>
            </w:r>
            <w:r>
              <w:rPr>
                <w:noProof/>
                <w:webHidden/>
              </w:rPr>
              <w:fldChar w:fldCharType="begin"/>
            </w:r>
            <w:r>
              <w:rPr>
                <w:noProof/>
                <w:webHidden/>
              </w:rPr>
              <w:instrText xml:space="preserve"> PAGEREF _Toc333403849 \h </w:instrText>
            </w:r>
          </w:ins>
          <w:ins w:id="102" w:author="Deepak Bansal (AZURE)" w:date="2012-08-22T13:02:00Z">
            <w:r>
              <w:rPr>
                <w:noProof/>
                <w:webHidden/>
              </w:rPr>
            </w:r>
          </w:ins>
          <w:r>
            <w:rPr>
              <w:noProof/>
              <w:webHidden/>
            </w:rPr>
            <w:fldChar w:fldCharType="separate"/>
          </w:r>
          <w:ins w:id="103" w:author="Deepak Bansal (AZURE)" w:date="2012-08-22T13:02:00Z">
            <w:r>
              <w:rPr>
                <w:noProof/>
                <w:webHidden/>
              </w:rPr>
              <w:t>9</w:t>
            </w:r>
          </w:ins>
          <w:ins w:id="104" w:author="Deepak Bansal (AZURE)" w:date="2012-08-22T13:01:00Z">
            <w:r>
              <w:rPr>
                <w:noProof/>
                <w:webHidden/>
              </w:rPr>
              <w:fldChar w:fldCharType="end"/>
            </w:r>
            <w:r w:rsidRPr="00A45235">
              <w:rPr>
                <w:rStyle w:val="Hyperlink"/>
                <w:noProof/>
              </w:rPr>
              <w:fldChar w:fldCharType="end"/>
            </w:r>
          </w:ins>
        </w:p>
        <w:p w14:paraId="65F81E9C" w14:textId="77777777" w:rsidR="002705F3" w:rsidRDefault="002705F3">
          <w:pPr>
            <w:pStyle w:val="TOC3"/>
            <w:tabs>
              <w:tab w:val="left" w:pos="1320"/>
              <w:tab w:val="right" w:leader="dot" w:pos="9350"/>
            </w:tabs>
            <w:rPr>
              <w:ins w:id="105" w:author="Deepak Bansal (AZURE)" w:date="2012-08-22T13:01:00Z"/>
              <w:rFonts w:eastAsiaTheme="minorEastAsia"/>
              <w:noProof/>
            </w:rPr>
          </w:pPr>
          <w:ins w:id="10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"_Toc333403850"</w:instrText>
            </w:r>
            <w:r w:rsidRPr="00A45235">
              <w:rPr>
                <w:rStyle w:val="Hyperlink"/>
                <w:noProof/>
              </w:rPr>
              <w:instrText xml:space="preserve"> </w:instrText>
            </w:r>
          </w:ins>
          <w:ins w:id="107" w:author="Deepak Bansal (AZURE)" w:date="2012-08-22T13:02:00Z">
            <w:r w:rsidRPr="00A45235">
              <w:rPr>
                <w:rStyle w:val="Hyperlink"/>
                <w:noProof/>
              </w:rPr>
            </w:r>
          </w:ins>
          <w:ins w:id="108" w:author="Deepak Bansal (AZURE)" w:date="2012-08-22T13:01:00Z">
            <w:r w:rsidRPr="00A45235">
              <w:rPr>
                <w:rStyle w:val="Hyperlink"/>
                <w:noProof/>
              </w:rPr>
              <w:fldChar w:fldCharType="separate"/>
            </w:r>
            <w:r w:rsidRPr="00A45235">
              <w:rPr>
                <w:rStyle w:val="Hyperlink"/>
                <w:noProof/>
              </w:rPr>
              <w:t>5.4.2</w:t>
            </w:r>
            <w:r>
              <w:rPr>
                <w:rFonts w:eastAsiaTheme="minorEastAsia"/>
                <w:noProof/>
              </w:rPr>
              <w:tab/>
            </w:r>
            <w:r w:rsidRPr="00A45235">
              <w:rPr>
                <w:rStyle w:val="Hyperlink"/>
                <w:noProof/>
              </w:rPr>
              <w:t>OpenFlow Port</w:t>
            </w:r>
            <w:r>
              <w:rPr>
                <w:noProof/>
                <w:webHidden/>
              </w:rPr>
              <w:tab/>
            </w:r>
            <w:r>
              <w:rPr>
                <w:noProof/>
                <w:webHidden/>
              </w:rPr>
              <w:fldChar w:fldCharType="begin"/>
            </w:r>
            <w:r>
              <w:rPr>
                <w:noProof/>
                <w:webHidden/>
              </w:rPr>
              <w:instrText xml:space="preserve"> PAGEREF _Toc333403850 \h </w:instrText>
            </w:r>
          </w:ins>
          <w:ins w:id="109" w:author="Deepak Bansal (AZURE)" w:date="2012-08-22T13:02:00Z">
            <w:r>
              <w:rPr>
                <w:noProof/>
                <w:webHidden/>
              </w:rPr>
            </w:r>
          </w:ins>
          <w:r>
            <w:rPr>
              <w:noProof/>
              <w:webHidden/>
            </w:rPr>
            <w:fldChar w:fldCharType="separate"/>
          </w:r>
          <w:ins w:id="110" w:author="Deepak Bansal (AZURE)" w:date="2012-08-22T13:02:00Z">
            <w:r>
              <w:rPr>
                <w:noProof/>
                <w:webHidden/>
              </w:rPr>
              <w:t>10</w:t>
            </w:r>
          </w:ins>
          <w:ins w:id="111" w:author="Deepak Bansal (AZURE)" w:date="2012-08-22T13:01:00Z">
            <w:r>
              <w:rPr>
                <w:noProof/>
                <w:webHidden/>
              </w:rPr>
              <w:fldChar w:fldCharType="end"/>
            </w:r>
            <w:r w:rsidRPr="00A45235">
              <w:rPr>
                <w:rStyle w:val="Hyperlink"/>
                <w:noProof/>
              </w:rPr>
              <w:fldChar w:fldCharType="end"/>
            </w:r>
          </w:ins>
        </w:p>
        <w:p w14:paraId="7ABB3736" w14:textId="77777777" w:rsidR="002705F3" w:rsidRDefault="002705F3">
          <w:pPr>
            <w:pStyle w:val="TOC2"/>
            <w:tabs>
              <w:tab w:val="left" w:pos="880"/>
              <w:tab w:val="right" w:leader="dot" w:pos="9350"/>
            </w:tabs>
            <w:rPr>
              <w:ins w:id="112" w:author="Deepak Bansal (AZURE)" w:date="2012-08-22T13:01:00Z"/>
              <w:rFonts w:eastAsiaTheme="minorEastAsia"/>
              <w:noProof/>
            </w:rPr>
          </w:pPr>
          <w:ins w:id="11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"_Toc333403851"</w:instrText>
            </w:r>
            <w:r w:rsidRPr="00A45235">
              <w:rPr>
                <w:rStyle w:val="Hyperlink"/>
                <w:noProof/>
              </w:rPr>
              <w:instrText xml:space="preserve"> </w:instrText>
            </w:r>
          </w:ins>
          <w:ins w:id="114" w:author="Deepak Bansal (AZURE)" w:date="2012-08-22T13:02:00Z">
            <w:r w:rsidRPr="00A45235">
              <w:rPr>
                <w:rStyle w:val="Hyperlink"/>
                <w:noProof/>
              </w:rPr>
            </w:r>
          </w:ins>
          <w:ins w:id="115" w:author="Deepak Bansal (AZURE)" w:date="2012-08-22T13:01:00Z">
            <w:r w:rsidRPr="00A45235">
              <w:rPr>
                <w:rStyle w:val="Hyperlink"/>
                <w:noProof/>
              </w:rPr>
              <w:fldChar w:fldCharType="separate"/>
            </w:r>
            <w:r w:rsidRPr="00A45235">
              <w:rPr>
                <w:rStyle w:val="Hyperlink"/>
                <w:noProof/>
              </w:rPr>
              <w:t>5.5</w:t>
            </w:r>
            <w:r>
              <w:rPr>
                <w:rFonts w:eastAsiaTheme="minorEastAsia"/>
                <w:noProof/>
              </w:rPr>
              <w:tab/>
            </w:r>
            <w:r w:rsidRPr="00A45235">
              <w:rPr>
                <w:rStyle w:val="Hyperlink"/>
                <w:noProof/>
              </w:rPr>
              <w:t>OpenFlow Controller</w:t>
            </w:r>
            <w:r>
              <w:rPr>
                <w:noProof/>
                <w:webHidden/>
              </w:rPr>
              <w:tab/>
            </w:r>
            <w:r>
              <w:rPr>
                <w:noProof/>
                <w:webHidden/>
              </w:rPr>
              <w:fldChar w:fldCharType="begin"/>
            </w:r>
            <w:r>
              <w:rPr>
                <w:noProof/>
                <w:webHidden/>
              </w:rPr>
              <w:instrText xml:space="preserve"> PAGEREF _Toc333403851 \h </w:instrText>
            </w:r>
          </w:ins>
          <w:ins w:id="116" w:author="Deepak Bansal (AZURE)" w:date="2012-08-22T13:02:00Z">
            <w:r>
              <w:rPr>
                <w:noProof/>
                <w:webHidden/>
              </w:rPr>
            </w:r>
          </w:ins>
          <w:r>
            <w:rPr>
              <w:noProof/>
              <w:webHidden/>
            </w:rPr>
            <w:fldChar w:fldCharType="separate"/>
          </w:r>
          <w:ins w:id="117" w:author="Deepak Bansal (AZURE)" w:date="2012-08-22T13:02:00Z">
            <w:r>
              <w:rPr>
                <w:noProof/>
                <w:webHidden/>
              </w:rPr>
              <w:t>10</w:t>
            </w:r>
          </w:ins>
          <w:ins w:id="118" w:author="Deepak Bansal (AZURE)" w:date="2012-08-22T13:01:00Z">
            <w:r>
              <w:rPr>
                <w:noProof/>
                <w:webHidden/>
              </w:rPr>
              <w:fldChar w:fldCharType="end"/>
            </w:r>
            <w:r w:rsidRPr="00A45235">
              <w:rPr>
                <w:rStyle w:val="Hyperlink"/>
                <w:noProof/>
              </w:rPr>
              <w:fldChar w:fldCharType="end"/>
            </w:r>
          </w:ins>
        </w:p>
        <w:p w14:paraId="7B420C13" w14:textId="77777777" w:rsidR="002705F3" w:rsidRDefault="002705F3">
          <w:pPr>
            <w:pStyle w:val="TOC1"/>
            <w:tabs>
              <w:tab w:val="left" w:pos="440"/>
              <w:tab w:val="right" w:leader="dot" w:pos="9350"/>
            </w:tabs>
            <w:rPr>
              <w:ins w:id="119" w:author="Deepak Bansal (AZURE)" w:date="2012-08-22T13:01:00Z"/>
              <w:rFonts w:eastAsiaTheme="minorEastAsia"/>
              <w:noProof/>
            </w:rPr>
          </w:pPr>
          <w:ins w:id="12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"_Toc333403852"</w:instrText>
            </w:r>
            <w:r w:rsidRPr="00A45235">
              <w:rPr>
                <w:rStyle w:val="Hyperlink"/>
                <w:noProof/>
              </w:rPr>
              <w:instrText xml:space="preserve"> </w:instrText>
            </w:r>
          </w:ins>
          <w:ins w:id="121" w:author="Deepak Bansal (AZURE)" w:date="2012-08-22T13:02:00Z">
            <w:r w:rsidRPr="00A45235">
              <w:rPr>
                <w:rStyle w:val="Hyperlink"/>
                <w:noProof/>
              </w:rPr>
            </w:r>
          </w:ins>
          <w:ins w:id="122" w:author="Deepak Bansal (AZURE)" w:date="2012-08-22T13:01:00Z">
            <w:r w:rsidRPr="00A45235">
              <w:rPr>
                <w:rStyle w:val="Hyperlink"/>
                <w:noProof/>
              </w:rPr>
              <w:fldChar w:fldCharType="separate"/>
            </w:r>
            <w:r w:rsidRPr="00A45235">
              <w:rPr>
                <w:rStyle w:val="Hyperlink"/>
                <w:noProof/>
              </w:rPr>
              <w:t>6</w:t>
            </w:r>
            <w:r>
              <w:rPr>
                <w:rFonts w:eastAsiaTheme="minorEastAsia"/>
                <w:noProof/>
              </w:rPr>
              <w:tab/>
            </w:r>
            <w:r w:rsidRPr="00A45235">
              <w:rPr>
                <w:rStyle w:val="Hyperlink"/>
                <w:noProof/>
              </w:rPr>
              <w:t>Requirements</w:t>
            </w:r>
            <w:r>
              <w:rPr>
                <w:noProof/>
                <w:webHidden/>
              </w:rPr>
              <w:tab/>
            </w:r>
            <w:r>
              <w:rPr>
                <w:noProof/>
                <w:webHidden/>
              </w:rPr>
              <w:fldChar w:fldCharType="begin"/>
            </w:r>
            <w:r>
              <w:rPr>
                <w:noProof/>
                <w:webHidden/>
              </w:rPr>
              <w:instrText xml:space="preserve"> PAGEREF _Toc333403852 \h </w:instrText>
            </w:r>
          </w:ins>
          <w:ins w:id="123" w:author="Deepak Bansal (AZURE)" w:date="2012-08-22T13:02:00Z">
            <w:r>
              <w:rPr>
                <w:noProof/>
                <w:webHidden/>
              </w:rPr>
            </w:r>
          </w:ins>
          <w:r>
            <w:rPr>
              <w:noProof/>
              <w:webHidden/>
            </w:rPr>
            <w:fldChar w:fldCharType="separate"/>
          </w:r>
          <w:ins w:id="124" w:author="Deepak Bansal (AZURE)" w:date="2012-08-22T13:02:00Z">
            <w:r>
              <w:rPr>
                <w:noProof/>
                <w:webHidden/>
              </w:rPr>
              <w:t>10</w:t>
            </w:r>
          </w:ins>
          <w:ins w:id="125" w:author="Deepak Bansal (AZURE)" w:date="2012-08-22T13:01:00Z">
            <w:r>
              <w:rPr>
                <w:noProof/>
                <w:webHidden/>
              </w:rPr>
              <w:fldChar w:fldCharType="end"/>
            </w:r>
            <w:r w:rsidRPr="00A45235">
              <w:rPr>
                <w:rStyle w:val="Hyperlink"/>
                <w:noProof/>
              </w:rPr>
              <w:fldChar w:fldCharType="end"/>
            </w:r>
          </w:ins>
        </w:p>
        <w:p w14:paraId="2FD61FAD" w14:textId="77777777" w:rsidR="002705F3" w:rsidRDefault="002705F3">
          <w:pPr>
            <w:pStyle w:val="TOC2"/>
            <w:tabs>
              <w:tab w:val="left" w:pos="880"/>
              <w:tab w:val="right" w:leader="dot" w:pos="9350"/>
            </w:tabs>
            <w:rPr>
              <w:ins w:id="126" w:author="Deepak Bansal (AZURE)" w:date="2012-08-22T13:01:00Z"/>
              <w:rFonts w:eastAsiaTheme="minorEastAsia"/>
              <w:noProof/>
            </w:rPr>
          </w:pPr>
          <w:ins w:id="12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"_Toc333403853"</w:instrText>
            </w:r>
            <w:r w:rsidRPr="00A45235">
              <w:rPr>
                <w:rStyle w:val="Hyperlink"/>
                <w:noProof/>
              </w:rPr>
              <w:instrText xml:space="preserve"> </w:instrText>
            </w:r>
          </w:ins>
          <w:ins w:id="128" w:author="Deepak Bansal (AZURE)" w:date="2012-08-22T13:02:00Z">
            <w:r w:rsidRPr="00A45235">
              <w:rPr>
                <w:rStyle w:val="Hyperlink"/>
                <w:noProof/>
              </w:rPr>
            </w:r>
          </w:ins>
          <w:ins w:id="129" w:author="Deepak Bansal (AZURE)" w:date="2012-08-22T13:01:00Z">
            <w:r w:rsidRPr="00A45235">
              <w:rPr>
                <w:rStyle w:val="Hyperlink"/>
                <w:noProof/>
              </w:rPr>
              <w:fldChar w:fldCharType="separate"/>
            </w:r>
            <w:r w:rsidRPr="00A45235">
              <w:rPr>
                <w:rStyle w:val="Hyperlink"/>
                <w:noProof/>
              </w:rPr>
              <w:t>6.1</w:t>
            </w:r>
            <w:r>
              <w:rPr>
                <w:rFonts w:eastAsiaTheme="minorEastAsia"/>
                <w:noProof/>
              </w:rPr>
              <w:tab/>
            </w:r>
            <w:r w:rsidRPr="00A45235">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_Toc333403853 \h </w:instrText>
            </w:r>
          </w:ins>
          <w:ins w:id="130" w:author="Deepak Bansal (AZURE)" w:date="2012-08-22T13:02:00Z">
            <w:r>
              <w:rPr>
                <w:noProof/>
                <w:webHidden/>
              </w:rPr>
            </w:r>
          </w:ins>
          <w:r>
            <w:rPr>
              <w:noProof/>
              <w:webHidden/>
            </w:rPr>
            <w:fldChar w:fldCharType="separate"/>
          </w:r>
          <w:ins w:id="131" w:author="Deepak Bansal (AZURE)" w:date="2012-08-22T13:02:00Z">
            <w:r>
              <w:rPr>
                <w:noProof/>
                <w:webHidden/>
              </w:rPr>
              <w:t>10</w:t>
            </w:r>
          </w:ins>
          <w:ins w:id="132" w:author="Deepak Bansal (AZURE)" w:date="2012-08-22T13:01:00Z">
            <w:r>
              <w:rPr>
                <w:noProof/>
                <w:webHidden/>
              </w:rPr>
              <w:fldChar w:fldCharType="end"/>
            </w:r>
            <w:r w:rsidRPr="00A45235">
              <w:rPr>
                <w:rStyle w:val="Hyperlink"/>
                <w:noProof/>
              </w:rPr>
              <w:fldChar w:fldCharType="end"/>
            </w:r>
          </w:ins>
        </w:p>
        <w:p w14:paraId="448A038B" w14:textId="77777777" w:rsidR="002705F3" w:rsidRDefault="002705F3">
          <w:pPr>
            <w:pStyle w:val="TOC3"/>
            <w:tabs>
              <w:tab w:val="left" w:pos="1320"/>
              <w:tab w:val="right" w:leader="dot" w:pos="9350"/>
            </w:tabs>
            <w:rPr>
              <w:ins w:id="133" w:author="Deepak Bansal (AZURE)" w:date="2012-08-22T13:01:00Z"/>
              <w:rFonts w:eastAsiaTheme="minorEastAsia"/>
              <w:noProof/>
            </w:rPr>
          </w:pPr>
          <w:ins w:id="13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"_Toc333403854"</w:instrText>
            </w:r>
            <w:r w:rsidRPr="00A45235">
              <w:rPr>
                <w:rStyle w:val="Hyperlink"/>
                <w:noProof/>
              </w:rPr>
              <w:instrText xml:space="preserve"> </w:instrText>
            </w:r>
          </w:ins>
          <w:ins w:id="135" w:author="Deepak Bansal (AZURE)" w:date="2012-08-22T13:02:00Z">
            <w:r w:rsidRPr="00A45235">
              <w:rPr>
                <w:rStyle w:val="Hyperlink"/>
                <w:noProof/>
              </w:rPr>
            </w:r>
          </w:ins>
          <w:ins w:id="136" w:author="Deepak Bansal (AZURE)" w:date="2012-08-22T13:01:00Z">
            <w:r w:rsidRPr="00A45235">
              <w:rPr>
                <w:rStyle w:val="Hyperlink"/>
                <w:noProof/>
              </w:rPr>
              <w:fldChar w:fldCharType="separate"/>
            </w:r>
            <w:r w:rsidRPr="00A45235">
              <w:rPr>
                <w:rStyle w:val="Hyperlink"/>
                <w:noProof/>
              </w:rPr>
              <w:t>6.1.1</w:t>
            </w:r>
            <w:r>
              <w:rPr>
                <w:rFonts w:eastAsiaTheme="minorEastAsia"/>
                <w:noProof/>
              </w:rPr>
              <w:tab/>
            </w:r>
            <w:r w:rsidRPr="00A45235">
              <w:rPr>
                <w:rStyle w:val="Hyperlink"/>
                <w:noProof/>
              </w:rPr>
              <w:t>Connection Setup to a Controller</w:t>
            </w:r>
            <w:r>
              <w:rPr>
                <w:noProof/>
                <w:webHidden/>
              </w:rPr>
              <w:tab/>
            </w:r>
            <w:r>
              <w:rPr>
                <w:noProof/>
                <w:webHidden/>
              </w:rPr>
              <w:fldChar w:fldCharType="begin"/>
            </w:r>
            <w:r>
              <w:rPr>
                <w:noProof/>
                <w:webHidden/>
              </w:rPr>
              <w:instrText xml:space="preserve"> PAGEREF _Toc333403854 \h </w:instrText>
            </w:r>
          </w:ins>
          <w:ins w:id="137" w:author="Deepak Bansal (AZURE)" w:date="2012-08-22T13:02:00Z">
            <w:r>
              <w:rPr>
                <w:noProof/>
                <w:webHidden/>
              </w:rPr>
            </w:r>
          </w:ins>
          <w:r>
            <w:rPr>
              <w:noProof/>
              <w:webHidden/>
            </w:rPr>
            <w:fldChar w:fldCharType="separate"/>
          </w:r>
          <w:ins w:id="138" w:author="Deepak Bansal (AZURE)" w:date="2012-08-22T13:02:00Z">
            <w:r>
              <w:rPr>
                <w:noProof/>
                <w:webHidden/>
              </w:rPr>
              <w:t>10</w:t>
            </w:r>
          </w:ins>
          <w:ins w:id="139" w:author="Deepak Bansal (AZURE)" w:date="2012-08-22T13:01:00Z">
            <w:r>
              <w:rPr>
                <w:noProof/>
                <w:webHidden/>
              </w:rPr>
              <w:fldChar w:fldCharType="end"/>
            </w:r>
            <w:r w:rsidRPr="00A45235">
              <w:rPr>
                <w:rStyle w:val="Hyperlink"/>
                <w:noProof/>
              </w:rPr>
              <w:fldChar w:fldCharType="end"/>
            </w:r>
          </w:ins>
        </w:p>
        <w:p w14:paraId="7DB6C136" w14:textId="77777777" w:rsidR="002705F3" w:rsidRDefault="002705F3">
          <w:pPr>
            <w:pStyle w:val="TOC3"/>
            <w:tabs>
              <w:tab w:val="left" w:pos="1320"/>
              <w:tab w:val="right" w:leader="dot" w:pos="9350"/>
            </w:tabs>
            <w:rPr>
              <w:ins w:id="140" w:author="Deepak Bansal (AZURE)" w:date="2012-08-22T13:01:00Z"/>
              <w:rFonts w:eastAsiaTheme="minorEastAsia"/>
              <w:noProof/>
            </w:rPr>
          </w:pPr>
          <w:ins w:id="14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"_Toc333403855"</w:instrText>
            </w:r>
            <w:r w:rsidRPr="00A45235">
              <w:rPr>
                <w:rStyle w:val="Hyperlink"/>
                <w:noProof/>
              </w:rPr>
              <w:instrText xml:space="preserve"> </w:instrText>
            </w:r>
          </w:ins>
          <w:ins w:id="142" w:author="Deepak Bansal (AZURE)" w:date="2012-08-22T13:02:00Z">
            <w:r w:rsidRPr="00A45235">
              <w:rPr>
                <w:rStyle w:val="Hyperlink"/>
                <w:noProof/>
              </w:rPr>
            </w:r>
          </w:ins>
          <w:ins w:id="143" w:author="Deepak Bansal (AZURE)" w:date="2012-08-22T13:01:00Z">
            <w:r w:rsidRPr="00A45235">
              <w:rPr>
                <w:rStyle w:val="Hyperlink"/>
                <w:noProof/>
              </w:rPr>
              <w:fldChar w:fldCharType="separate"/>
            </w:r>
            <w:r w:rsidRPr="00A45235">
              <w:rPr>
                <w:rStyle w:val="Hyperlink"/>
                <w:noProof/>
              </w:rPr>
              <w:t>6.1.2</w:t>
            </w:r>
            <w:r>
              <w:rPr>
                <w:rFonts w:eastAsiaTheme="minorEastAsia"/>
                <w:noProof/>
              </w:rPr>
              <w:tab/>
            </w:r>
            <w:r w:rsidRPr="00A45235">
              <w:rPr>
                <w:rStyle w:val="Hyperlink"/>
                <w:noProof/>
              </w:rPr>
              <w:t>Multiple Controllers</w:t>
            </w:r>
            <w:r>
              <w:rPr>
                <w:noProof/>
                <w:webHidden/>
              </w:rPr>
              <w:tab/>
            </w:r>
            <w:r>
              <w:rPr>
                <w:noProof/>
                <w:webHidden/>
              </w:rPr>
              <w:fldChar w:fldCharType="begin"/>
            </w:r>
            <w:r>
              <w:rPr>
                <w:noProof/>
                <w:webHidden/>
              </w:rPr>
              <w:instrText xml:space="preserve"> PAGEREF _Toc333403855 \h </w:instrText>
            </w:r>
          </w:ins>
          <w:ins w:id="144" w:author="Deepak Bansal (AZURE)" w:date="2012-08-22T13:02:00Z">
            <w:r>
              <w:rPr>
                <w:noProof/>
                <w:webHidden/>
              </w:rPr>
            </w:r>
          </w:ins>
          <w:r>
            <w:rPr>
              <w:noProof/>
              <w:webHidden/>
            </w:rPr>
            <w:fldChar w:fldCharType="separate"/>
          </w:r>
          <w:ins w:id="145" w:author="Deepak Bansal (AZURE)" w:date="2012-08-22T13:02:00Z">
            <w:r>
              <w:rPr>
                <w:noProof/>
                <w:webHidden/>
              </w:rPr>
              <w:t>11</w:t>
            </w:r>
          </w:ins>
          <w:ins w:id="146" w:author="Deepak Bansal (AZURE)" w:date="2012-08-22T13:01:00Z">
            <w:r>
              <w:rPr>
                <w:noProof/>
                <w:webHidden/>
              </w:rPr>
              <w:fldChar w:fldCharType="end"/>
            </w:r>
            <w:r w:rsidRPr="00A45235">
              <w:rPr>
                <w:rStyle w:val="Hyperlink"/>
                <w:noProof/>
              </w:rPr>
              <w:fldChar w:fldCharType="end"/>
            </w:r>
          </w:ins>
        </w:p>
        <w:p w14:paraId="671F2D06" w14:textId="77777777" w:rsidR="002705F3" w:rsidRDefault="002705F3">
          <w:pPr>
            <w:pStyle w:val="TOC3"/>
            <w:tabs>
              <w:tab w:val="left" w:pos="1320"/>
              <w:tab w:val="right" w:leader="dot" w:pos="9350"/>
            </w:tabs>
            <w:rPr>
              <w:ins w:id="147" w:author="Deepak Bansal (AZURE)" w:date="2012-08-22T13:01:00Z"/>
              <w:rFonts w:eastAsiaTheme="minorEastAsia"/>
              <w:noProof/>
            </w:rPr>
          </w:pPr>
          <w:ins w:id="14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"_Toc333403856"</w:instrText>
            </w:r>
            <w:r w:rsidRPr="00A45235">
              <w:rPr>
                <w:rStyle w:val="Hyperlink"/>
                <w:noProof/>
              </w:rPr>
              <w:instrText xml:space="preserve"> </w:instrText>
            </w:r>
          </w:ins>
          <w:ins w:id="149" w:author="Deepak Bansal (AZURE)" w:date="2012-08-22T13:02:00Z">
            <w:r w:rsidRPr="00A45235">
              <w:rPr>
                <w:rStyle w:val="Hyperlink"/>
                <w:noProof/>
              </w:rPr>
            </w:r>
          </w:ins>
          <w:ins w:id="150" w:author="Deepak Bansal (AZURE)" w:date="2012-08-22T13:01:00Z">
            <w:r w:rsidRPr="00A45235">
              <w:rPr>
                <w:rStyle w:val="Hyperlink"/>
                <w:noProof/>
              </w:rPr>
              <w:fldChar w:fldCharType="separate"/>
            </w:r>
            <w:r w:rsidRPr="00A45235">
              <w:rPr>
                <w:rStyle w:val="Hyperlink"/>
                <w:noProof/>
              </w:rPr>
              <w:t>6.1.3</w:t>
            </w:r>
            <w:r>
              <w:rPr>
                <w:rFonts w:eastAsiaTheme="minorEastAsia"/>
                <w:noProof/>
              </w:rPr>
              <w:tab/>
            </w:r>
            <w:r w:rsidRPr="00A45235">
              <w:rPr>
                <w:rStyle w:val="Hyperlink"/>
                <w:noProof/>
              </w:rPr>
              <w:t>OpenFlow Logical Switches</w:t>
            </w:r>
            <w:r>
              <w:rPr>
                <w:noProof/>
                <w:webHidden/>
              </w:rPr>
              <w:tab/>
            </w:r>
            <w:r>
              <w:rPr>
                <w:noProof/>
                <w:webHidden/>
              </w:rPr>
              <w:fldChar w:fldCharType="begin"/>
            </w:r>
            <w:r>
              <w:rPr>
                <w:noProof/>
                <w:webHidden/>
              </w:rPr>
              <w:instrText xml:space="preserve"> PAGEREF _Toc333403856 \h </w:instrText>
            </w:r>
          </w:ins>
          <w:ins w:id="151" w:author="Deepak Bansal (AZURE)" w:date="2012-08-22T13:02:00Z">
            <w:r>
              <w:rPr>
                <w:noProof/>
                <w:webHidden/>
              </w:rPr>
            </w:r>
          </w:ins>
          <w:r>
            <w:rPr>
              <w:noProof/>
              <w:webHidden/>
            </w:rPr>
            <w:fldChar w:fldCharType="separate"/>
          </w:r>
          <w:ins w:id="152" w:author="Deepak Bansal (AZURE)" w:date="2012-08-22T13:02:00Z">
            <w:r>
              <w:rPr>
                <w:noProof/>
                <w:webHidden/>
              </w:rPr>
              <w:t>11</w:t>
            </w:r>
          </w:ins>
          <w:ins w:id="153" w:author="Deepak Bansal (AZURE)" w:date="2012-08-22T13:01:00Z">
            <w:r>
              <w:rPr>
                <w:noProof/>
                <w:webHidden/>
              </w:rPr>
              <w:fldChar w:fldCharType="end"/>
            </w:r>
            <w:r w:rsidRPr="00A45235">
              <w:rPr>
                <w:rStyle w:val="Hyperlink"/>
                <w:noProof/>
              </w:rPr>
              <w:fldChar w:fldCharType="end"/>
            </w:r>
          </w:ins>
        </w:p>
        <w:p w14:paraId="320F3B7D" w14:textId="77777777" w:rsidR="002705F3" w:rsidRDefault="002705F3">
          <w:pPr>
            <w:pStyle w:val="TOC3"/>
            <w:tabs>
              <w:tab w:val="left" w:pos="1320"/>
              <w:tab w:val="right" w:leader="dot" w:pos="9350"/>
            </w:tabs>
            <w:rPr>
              <w:ins w:id="154" w:author="Deepak Bansal (AZURE)" w:date="2012-08-22T13:01:00Z"/>
              <w:rFonts w:eastAsiaTheme="minorEastAsia"/>
              <w:noProof/>
            </w:rPr>
          </w:pPr>
          <w:ins w:id="15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"_Toc333403857"</w:instrText>
            </w:r>
            <w:r w:rsidRPr="00A45235">
              <w:rPr>
                <w:rStyle w:val="Hyperlink"/>
                <w:noProof/>
              </w:rPr>
              <w:instrText xml:space="preserve"> </w:instrText>
            </w:r>
          </w:ins>
          <w:ins w:id="156" w:author="Deepak Bansal (AZURE)" w:date="2012-08-22T13:02:00Z">
            <w:r w:rsidRPr="00A45235">
              <w:rPr>
                <w:rStyle w:val="Hyperlink"/>
                <w:noProof/>
              </w:rPr>
            </w:r>
          </w:ins>
          <w:ins w:id="157" w:author="Deepak Bansal (AZURE)" w:date="2012-08-22T13:01:00Z">
            <w:r w:rsidRPr="00A45235">
              <w:rPr>
                <w:rStyle w:val="Hyperlink"/>
                <w:noProof/>
              </w:rPr>
              <w:fldChar w:fldCharType="separate"/>
            </w:r>
            <w:r w:rsidRPr="00A45235">
              <w:rPr>
                <w:rStyle w:val="Hyperlink"/>
                <w:noProof/>
              </w:rPr>
              <w:t>6.1.4</w:t>
            </w:r>
            <w:r>
              <w:rPr>
                <w:rFonts w:eastAsiaTheme="minorEastAsia"/>
                <w:noProof/>
              </w:rPr>
              <w:tab/>
            </w:r>
            <w:r w:rsidRPr="00A45235">
              <w:rPr>
                <w:rStyle w:val="Hyperlink"/>
                <w:noProof/>
              </w:rPr>
              <w:t>Connection Interruption</w:t>
            </w:r>
            <w:r>
              <w:rPr>
                <w:noProof/>
                <w:webHidden/>
              </w:rPr>
              <w:tab/>
            </w:r>
            <w:r>
              <w:rPr>
                <w:noProof/>
                <w:webHidden/>
              </w:rPr>
              <w:fldChar w:fldCharType="begin"/>
            </w:r>
            <w:r>
              <w:rPr>
                <w:noProof/>
                <w:webHidden/>
              </w:rPr>
              <w:instrText xml:space="preserve"> PAGEREF _Toc333403857 \h </w:instrText>
            </w:r>
          </w:ins>
          <w:ins w:id="158" w:author="Deepak Bansal (AZURE)" w:date="2012-08-22T13:02:00Z">
            <w:r>
              <w:rPr>
                <w:noProof/>
                <w:webHidden/>
              </w:rPr>
            </w:r>
          </w:ins>
          <w:r>
            <w:rPr>
              <w:noProof/>
              <w:webHidden/>
            </w:rPr>
            <w:fldChar w:fldCharType="separate"/>
          </w:r>
          <w:ins w:id="159" w:author="Deepak Bansal (AZURE)" w:date="2012-08-22T13:02:00Z">
            <w:r>
              <w:rPr>
                <w:noProof/>
                <w:webHidden/>
              </w:rPr>
              <w:t>11</w:t>
            </w:r>
          </w:ins>
          <w:ins w:id="160" w:author="Deepak Bansal (AZURE)" w:date="2012-08-22T13:01:00Z">
            <w:r>
              <w:rPr>
                <w:noProof/>
                <w:webHidden/>
              </w:rPr>
              <w:fldChar w:fldCharType="end"/>
            </w:r>
            <w:r w:rsidRPr="00A45235">
              <w:rPr>
                <w:rStyle w:val="Hyperlink"/>
                <w:noProof/>
              </w:rPr>
              <w:fldChar w:fldCharType="end"/>
            </w:r>
          </w:ins>
        </w:p>
        <w:p w14:paraId="0D69EB00" w14:textId="77777777" w:rsidR="002705F3" w:rsidRDefault="002705F3">
          <w:pPr>
            <w:pStyle w:val="TOC3"/>
            <w:tabs>
              <w:tab w:val="left" w:pos="1320"/>
              <w:tab w:val="right" w:leader="dot" w:pos="9350"/>
            </w:tabs>
            <w:rPr>
              <w:ins w:id="161" w:author="Deepak Bansal (AZURE)" w:date="2012-08-22T13:01:00Z"/>
              <w:rFonts w:eastAsiaTheme="minorEastAsia"/>
              <w:noProof/>
            </w:rPr>
          </w:pPr>
          <w:ins w:id="16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"_Toc333403858"</w:instrText>
            </w:r>
            <w:r w:rsidRPr="00A45235">
              <w:rPr>
                <w:rStyle w:val="Hyperlink"/>
                <w:noProof/>
              </w:rPr>
              <w:instrText xml:space="preserve"> </w:instrText>
            </w:r>
          </w:ins>
          <w:ins w:id="163" w:author="Deepak Bansal (AZURE)" w:date="2012-08-22T13:02:00Z">
            <w:r w:rsidRPr="00A45235">
              <w:rPr>
                <w:rStyle w:val="Hyperlink"/>
                <w:noProof/>
              </w:rPr>
            </w:r>
          </w:ins>
          <w:ins w:id="164" w:author="Deepak Bansal (AZURE)" w:date="2012-08-22T13:01:00Z">
            <w:r w:rsidRPr="00A45235">
              <w:rPr>
                <w:rStyle w:val="Hyperlink"/>
                <w:noProof/>
              </w:rPr>
              <w:fldChar w:fldCharType="separate"/>
            </w:r>
            <w:r w:rsidRPr="00A45235">
              <w:rPr>
                <w:rStyle w:val="Hyperlink"/>
                <w:noProof/>
              </w:rPr>
              <w:t>6.1.5</w:t>
            </w:r>
            <w:r>
              <w:rPr>
                <w:rFonts w:eastAsiaTheme="minorEastAsia"/>
                <w:noProof/>
              </w:rPr>
              <w:tab/>
            </w:r>
            <w:r w:rsidRPr="00A45235">
              <w:rPr>
                <w:rStyle w:val="Hyperlink"/>
                <w:noProof/>
              </w:rPr>
              <w:t>Encryption</w:t>
            </w:r>
            <w:r>
              <w:rPr>
                <w:noProof/>
                <w:webHidden/>
              </w:rPr>
              <w:tab/>
            </w:r>
            <w:r>
              <w:rPr>
                <w:noProof/>
                <w:webHidden/>
              </w:rPr>
              <w:fldChar w:fldCharType="begin"/>
            </w:r>
            <w:r>
              <w:rPr>
                <w:noProof/>
                <w:webHidden/>
              </w:rPr>
              <w:instrText xml:space="preserve"> PAGEREF _Toc333403858 \h </w:instrText>
            </w:r>
          </w:ins>
          <w:ins w:id="165" w:author="Deepak Bansal (AZURE)" w:date="2012-08-22T13:02:00Z">
            <w:r>
              <w:rPr>
                <w:noProof/>
                <w:webHidden/>
              </w:rPr>
            </w:r>
          </w:ins>
          <w:r>
            <w:rPr>
              <w:noProof/>
              <w:webHidden/>
            </w:rPr>
            <w:fldChar w:fldCharType="separate"/>
          </w:r>
          <w:ins w:id="166" w:author="Deepak Bansal (AZURE)" w:date="2012-08-22T13:02:00Z">
            <w:r>
              <w:rPr>
                <w:noProof/>
                <w:webHidden/>
              </w:rPr>
              <w:t>11</w:t>
            </w:r>
          </w:ins>
          <w:ins w:id="167" w:author="Deepak Bansal (AZURE)" w:date="2012-08-22T13:01:00Z">
            <w:r>
              <w:rPr>
                <w:noProof/>
                <w:webHidden/>
              </w:rPr>
              <w:fldChar w:fldCharType="end"/>
            </w:r>
            <w:r w:rsidRPr="00A45235">
              <w:rPr>
                <w:rStyle w:val="Hyperlink"/>
                <w:noProof/>
              </w:rPr>
              <w:fldChar w:fldCharType="end"/>
            </w:r>
          </w:ins>
        </w:p>
        <w:p w14:paraId="33692881" w14:textId="77777777" w:rsidR="002705F3" w:rsidRDefault="002705F3">
          <w:pPr>
            <w:pStyle w:val="TOC3"/>
            <w:tabs>
              <w:tab w:val="left" w:pos="1320"/>
              <w:tab w:val="right" w:leader="dot" w:pos="9350"/>
            </w:tabs>
            <w:rPr>
              <w:ins w:id="168" w:author="Deepak Bansal (AZURE)" w:date="2012-08-22T13:01:00Z"/>
              <w:rFonts w:eastAsiaTheme="minorEastAsia"/>
              <w:noProof/>
            </w:rPr>
          </w:pPr>
          <w:ins w:id="16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"_Toc333403859"</w:instrText>
            </w:r>
            <w:r w:rsidRPr="00A45235">
              <w:rPr>
                <w:rStyle w:val="Hyperlink"/>
                <w:noProof/>
              </w:rPr>
              <w:instrText xml:space="preserve"> </w:instrText>
            </w:r>
          </w:ins>
          <w:ins w:id="170" w:author="Deepak Bansal (AZURE)" w:date="2012-08-22T13:02:00Z">
            <w:r w:rsidRPr="00A45235">
              <w:rPr>
                <w:rStyle w:val="Hyperlink"/>
                <w:noProof/>
              </w:rPr>
            </w:r>
          </w:ins>
          <w:ins w:id="171" w:author="Deepak Bansal (AZURE)" w:date="2012-08-22T13:01:00Z">
            <w:r w:rsidRPr="00A45235">
              <w:rPr>
                <w:rStyle w:val="Hyperlink"/>
                <w:noProof/>
              </w:rPr>
              <w:fldChar w:fldCharType="separate"/>
            </w:r>
            <w:r w:rsidRPr="00A45235">
              <w:rPr>
                <w:rStyle w:val="Hyperlink"/>
                <w:noProof/>
              </w:rPr>
              <w:t>6.1.6</w:t>
            </w:r>
            <w:r>
              <w:rPr>
                <w:rFonts w:eastAsiaTheme="minorEastAsia"/>
                <w:noProof/>
              </w:rPr>
              <w:tab/>
            </w:r>
            <w:r w:rsidRPr="00A45235">
              <w:rPr>
                <w:rStyle w:val="Hyperlink"/>
                <w:noProof/>
              </w:rPr>
              <w:t>Queues</w:t>
            </w:r>
            <w:r>
              <w:rPr>
                <w:noProof/>
                <w:webHidden/>
              </w:rPr>
              <w:tab/>
            </w:r>
            <w:r>
              <w:rPr>
                <w:noProof/>
                <w:webHidden/>
              </w:rPr>
              <w:fldChar w:fldCharType="begin"/>
            </w:r>
            <w:r>
              <w:rPr>
                <w:noProof/>
                <w:webHidden/>
              </w:rPr>
              <w:instrText xml:space="preserve"> PAGEREF _Toc333403859 \h </w:instrText>
            </w:r>
          </w:ins>
          <w:ins w:id="172" w:author="Deepak Bansal (AZURE)" w:date="2012-08-22T13:02:00Z">
            <w:r>
              <w:rPr>
                <w:noProof/>
                <w:webHidden/>
              </w:rPr>
            </w:r>
          </w:ins>
          <w:r>
            <w:rPr>
              <w:noProof/>
              <w:webHidden/>
            </w:rPr>
            <w:fldChar w:fldCharType="separate"/>
          </w:r>
          <w:ins w:id="173" w:author="Deepak Bansal (AZURE)" w:date="2012-08-22T13:02:00Z">
            <w:r>
              <w:rPr>
                <w:noProof/>
                <w:webHidden/>
              </w:rPr>
              <w:t>11</w:t>
            </w:r>
          </w:ins>
          <w:ins w:id="174" w:author="Deepak Bansal (AZURE)" w:date="2012-08-22T13:01:00Z">
            <w:r>
              <w:rPr>
                <w:noProof/>
                <w:webHidden/>
              </w:rPr>
              <w:fldChar w:fldCharType="end"/>
            </w:r>
            <w:r w:rsidRPr="00A45235">
              <w:rPr>
                <w:rStyle w:val="Hyperlink"/>
                <w:noProof/>
              </w:rPr>
              <w:fldChar w:fldCharType="end"/>
            </w:r>
          </w:ins>
        </w:p>
        <w:p w14:paraId="6443BDF8" w14:textId="77777777" w:rsidR="002705F3" w:rsidRDefault="002705F3">
          <w:pPr>
            <w:pStyle w:val="TOC3"/>
            <w:tabs>
              <w:tab w:val="left" w:pos="1320"/>
              <w:tab w:val="right" w:leader="dot" w:pos="9350"/>
            </w:tabs>
            <w:rPr>
              <w:ins w:id="175" w:author="Deepak Bansal (AZURE)" w:date="2012-08-22T13:01:00Z"/>
              <w:rFonts w:eastAsiaTheme="minorEastAsia"/>
              <w:noProof/>
            </w:rPr>
          </w:pPr>
          <w:ins w:id="17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"_Toc333403860"</w:instrText>
            </w:r>
            <w:r w:rsidRPr="00A45235">
              <w:rPr>
                <w:rStyle w:val="Hyperlink"/>
                <w:noProof/>
              </w:rPr>
              <w:instrText xml:space="preserve"> </w:instrText>
            </w:r>
          </w:ins>
          <w:ins w:id="177" w:author="Deepak Bansal (AZURE)" w:date="2012-08-22T13:02:00Z">
            <w:r w:rsidRPr="00A45235">
              <w:rPr>
                <w:rStyle w:val="Hyperlink"/>
                <w:noProof/>
              </w:rPr>
            </w:r>
          </w:ins>
          <w:ins w:id="178" w:author="Deepak Bansal (AZURE)" w:date="2012-08-22T13:01:00Z">
            <w:r w:rsidRPr="00A45235">
              <w:rPr>
                <w:rStyle w:val="Hyperlink"/>
                <w:noProof/>
              </w:rPr>
              <w:fldChar w:fldCharType="separate"/>
            </w:r>
            <w:r w:rsidRPr="00A45235">
              <w:rPr>
                <w:rStyle w:val="Hyperlink"/>
                <w:noProof/>
              </w:rPr>
              <w:t>6.1.7</w:t>
            </w:r>
            <w:r>
              <w:rPr>
                <w:rFonts w:eastAsiaTheme="minorEastAsia"/>
                <w:noProof/>
              </w:rPr>
              <w:tab/>
            </w:r>
            <w:r w:rsidRPr="00A45235">
              <w:rPr>
                <w:rStyle w:val="Hyperlink"/>
                <w:noProof/>
              </w:rPr>
              <w:t>Ports</w:t>
            </w:r>
            <w:r>
              <w:rPr>
                <w:noProof/>
                <w:webHidden/>
              </w:rPr>
              <w:tab/>
            </w:r>
            <w:r>
              <w:rPr>
                <w:noProof/>
                <w:webHidden/>
              </w:rPr>
              <w:fldChar w:fldCharType="begin"/>
            </w:r>
            <w:r>
              <w:rPr>
                <w:noProof/>
                <w:webHidden/>
              </w:rPr>
              <w:instrText xml:space="preserve"> PAGEREF _Toc333403860 \h </w:instrText>
            </w:r>
          </w:ins>
          <w:ins w:id="179" w:author="Deepak Bansal (AZURE)" w:date="2012-08-22T13:02:00Z">
            <w:r>
              <w:rPr>
                <w:noProof/>
                <w:webHidden/>
              </w:rPr>
            </w:r>
          </w:ins>
          <w:r>
            <w:rPr>
              <w:noProof/>
              <w:webHidden/>
            </w:rPr>
            <w:fldChar w:fldCharType="separate"/>
          </w:r>
          <w:ins w:id="180" w:author="Deepak Bansal (AZURE)" w:date="2012-08-22T13:02:00Z">
            <w:r>
              <w:rPr>
                <w:noProof/>
                <w:webHidden/>
              </w:rPr>
              <w:t>12</w:t>
            </w:r>
          </w:ins>
          <w:ins w:id="181" w:author="Deepak Bansal (AZURE)" w:date="2012-08-22T13:01:00Z">
            <w:r>
              <w:rPr>
                <w:noProof/>
                <w:webHidden/>
              </w:rPr>
              <w:fldChar w:fldCharType="end"/>
            </w:r>
            <w:r w:rsidRPr="00A45235">
              <w:rPr>
                <w:rStyle w:val="Hyperlink"/>
                <w:noProof/>
              </w:rPr>
              <w:fldChar w:fldCharType="end"/>
            </w:r>
          </w:ins>
        </w:p>
        <w:p w14:paraId="15DBBC85" w14:textId="77777777" w:rsidR="002705F3" w:rsidRDefault="002705F3">
          <w:pPr>
            <w:pStyle w:val="TOC3"/>
            <w:tabs>
              <w:tab w:val="left" w:pos="1320"/>
              <w:tab w:val="right" w:leader="dot" w:pos="9350"/>
            </w:tabs>
            <w:rPr>
              <w:ins w:id="182" w:author="Deepak Bansal (AZURE)" w:date="2012-08-22T13:01:00Z"/>
              <w:rFonts w:eastAsiaTheme="minorEastAsia"/>
              <w:noProof/>
            </w:rPr>
          </w:pPr>
          <w:ins w:id="18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"_Toc333403861"</w:instrText>
            </w:r>
            <w:r w:rsidRPr="00A45235">
              <w:rPr>
                <w:rStyle w:val="Hyperlink"/>
                <w:noProof/>
              </w:rPr>
              <w:instrText xml:space="preserve"> </w:instrText>
            </w:r>
          </w:ins>
          <w:ins w:id="184" w:author="Deepak Bansal (AZURE)" w:date="2012-08-22T13:02:00Z">
            <w:r w:rsidRPr="00A45235">
              <w:rPr>
                <w:rStyle w:val="Hyperlink"/>
                <w:noProof/>
              </w:rPr>
            </w:r>
          </w:ins>
          <w:ins w:id="185" w:author="Deepak Bansal (AZURE)" w:date="2012-08-22T13:01:00Z">
            <w:r w:rsidRPr="00A45235">
              <w:rPr>
                <w:rStyle w:val="Hyperlink"/>
                <w:noProof/>
              </w:rPr>
              <w:fldChar w:fldCharType="separate"/>
            </w:r>
            <w:r w:rsidRPr="00A45235">
              <w:rPr>
                <w:rStyle w:val="Hyperlink"/>
                <w:noProof/>
              </w:rPr>
              <w:t>6.1.8</w:t>
            </w:r>
            <w:r>
              <w:rPr>
                <w:rFonts w:eastAsiaTheme="minorEastAsia"/>
                <w:noProof/>
              </w:rPr>
              <w:tab/>
            </w:r>
            <w:r w:rsidRPr="00A45235">
              <w:rPr>
                <w:rStyle w:val="Hyperlink"/>
                <w:noProof/>
              </w:rPr>
              <w:t>Capability Discovery</w:t>
            </w:r>
            <w:r>
              <w:rPr>
                <w:noProof/>
                <w:webHidden/>
              </w:rPr>
              <w:tab/>
            </w:r>
            <w:r>
              <w:rPr>
                <w:noProof/>
                <w:webHidden/>
              </w:rPr>
              <w:fldChar w:fldCharType="begin"/>
            </w:r>
            <w:r>
              <w:rPr>
                <w:noProof/>
                <w:webHidden/>
              </w:rPr>
              <w:instrText xml:space="preserve"> PAGEREF _Toc333403861 \h </w:instrText>
            </w:r>
          </w:ins>
          <w:ins w:id="186" w:author="Deepak Bansal (AZURE)" w:date="2012-08-22T13:02:00Z">
            <w:r>
              <w:rPr>
                <w:noProof/>
                <w:webHidden/>
              </w:rPr>
            </w:r>
          </w:ins>
          <w:r>
            <w:rPr>
              <w:noProof/>
              <w:webHidden/>
            </w:rPr>
            <w:fldChar w:fldCharType="separate"/>
          </w:r>
          <w:ins w:id="187" w:author="Deepak Bansal (AZURE)" w:date="2012-08-22T13:02:00Z">
            <w:r>
              <w:rPr>
                <w:noProof/>
                <w:webHidden/>
              </w:rPr>
              <w:t>12</w:t>
            </w:r>
          </w:ins>
          <w:ins w:id="188" w:author="Deepak Bansal (AZURE)" w:date="2012-08-22T13:01:00Z">
            <w:r>
              <w:rPr>
                <w:noProof/>
                <w:webHidden/>
              </w:rPr>
              <w:fldChar w:fldCharType="end"/>
            </w:r>
            <w:r w:rsidRPr="00A45235">
              <w:rPr>
                <w:rStyle w:val="Hyperlink"/>
                <w:noProof/>
              </w:rPr>
              <w:fldChar w:fldCharType="end"/>
            </w:r>
          </w:ins>
        </w:p>
        <w:p w14:paraId="29DC0399" w14:textId="77777777" w:rsidR="002705F3" w:rsidRDefault="002705F3">
          <w:pPr>
            <w:pStyle w:val="TOC3"/>
            <w:tabs>
              <w:tab w:val="left" w:pos="1320"/>
              <w:tab w:val="right" w:leader="dot" w:pos="9350"/>
            </w:tabs>
            <w:rPr>
              <w:ins w:id="189" w:author="Deepak Bansal (AZURE)" w:date="2012-08-22T13:01:00Z"/>
              <w:rFonts w:eastAsiaTheme="minorEastAsia"/>
              <w:noProof/>
            </w:rPr>
          </w:pPr>
          <w:ins w:id="19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"_Toc333403862"</w:instrText>
            </w:r>
            <w:r w:rsidRPr="00A45235">
              <w:rPr>
                <w:rStyle w:val="Hyperlink"/>
                <w:noProof/>
              </w:rPr>
              <w:instrText xml:space="preserve"> </w:instrText>
            </w:r>
          </w:ins>
          <w:ins w:id="191" w:author="Deepak Bansal (AZURE)" w:date="2012-08-22T13:02:00Z">
            <w:r w:rsidRPr="00A45235">
              <w:rPr>
                <w:rStyle w:val="Hyperlink"/>
                <w:noProof/>
              </w:rPr>
            </w:r>
          </w:ins>
          <w:ins w:id="192" w:author="Deepak Bansal (AZURE)" w:date="2012-08-22T13:01:00Z">
            <w:r w:rsidRPr="00A45235">
              <w:rPr>
                <w:rStyle w:val="Hyperlink"/>
                <w:noProof/>
              </w:rPr>
              <w:fldChar w:fldCharType="separate"/>
            </w:r>
            <w:r w:rsidRPr="00A45235">
              <w:rPr>
                <w:rStyle w:val="Hyperlink"/>
                <w:noProof/>
              </w:rPr>
              <w:t>6.1.9</w:t>
            </w:r>
            <w:r>
              <w:rPr>
                <w:rFonts w:eastAsiaTheme="minorEastAsia"/>
                <w:noProof/>
              </w:rPr>
              <w:tab/>
            </w:r>
            <w:r w:rsidRPr="00A45235">
              <w:rPr>
                <w:rStyle w:val="Hyperlink"/>
                <w:noProof/>
              </w:rPr>
              <w:t>Datapath ID</w:t>
            </w:r>
            <w:r>
              <w:rPr>
                <w:noProof/>
                <w:webHidden/>
              </w:rPr>
              <w:tab/>
            </w:r>
            <w:r>
              <w:rPr>
                <w:noProof/>
                <w:webHidden/>
              </w:rPr>
              <w:fldChar w:fldCharType="begin"/>
            </w:r>
            <w:r>
              <w:rPr>
                <w:noProof/>
                <w:webHidden/>
              </w:rPr>
              <w:instrText xml:space="preserve"> PAGEREF _Toc333403862 \h </w:instrText>
            </w:r>
          </w:ins>
          <w:ins w:id="193" w:author="Deepak Bansal (AZURE)" w:date="2012-08-22T13:02:00Z">
            <w:r>
              <w:rPr>
                <w:noProof/>
                <w:webHidden/>
              </w:rPr>
            </w:r>
          </w:ins>
          <w:r>
            <w:rPr>
              <w:noProof/>
              <w:webHidden/>
            </w:rPr>
            <w:fldChar w:fldCharType="separate"/>
          </w:r>
          <w:ins w:id="194" w:author="Deepak Bansal (AZURE)" w:date="2012-08-22T13:02:00Z">
            <w:r>
              <w:rPr>
                <w:noProof/>
                <w:webHidden/>
              </w:rPr>
              <w:t>13</w:t>
            </w:r>
          </w:ins>
          <w:ins w:id="195" w:author="Deepak Bansal (AZURE)" w:date="2012-08-22T13:01:00Z">
            <w:r>
              <w:rPr>
                <w:noProof/>
                <w:webHidden/>
              </w:rPr>
              <w:fldChar w:fldCharType="end"/>
            </w:r>
            <w:r w:rsidRPr="00A45235">
              <w:rPr>
                <w:rStyle w:val="Hyperlink"/>
                <w:noProof/>
              </w:rPr>
              <w:fldChar w:fldCharType="end"/>
            </w:r>
          </w:ins>
        </w:p>
        <w:p w14:paraId="7882D0C8" w14:textId="77777777" w:rsidR="002705F3" w:rsidRDefault="002705F3">
          <w:pPr>
            <w:pStyle w:val="TOC2"/>
            <w:tabs>
              <w:tab w:val="left" w:pos="880"/>
              <w:tab w:val="right" w:leader="dot" w:pos="9350"/>
            </w:tabs>
            <w:rPr>
              <w:ins w:id="196" w:author="Deepak Bansal (AZURE)" w:date="2012-08-22T13:01:00Z"/>
              <w:rFonts w:eastAsiaTheme="minorEastAsia"/>
              <w:noProof/>
            </w:rPr>
          </w:pPr>
          <w:ins w:id="19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"_Toc333403863"</w:instrText>
            </w:r>
            <w:r w:rsidRPr="00A45235">
              <w:rPr>
                <w:rStyle w:val="Hyperlink"/>
                <w:noProof/>
              </w:rPr>
              <w:instrText xml:space="preserve"> </w:instrText>
            </w:r>
          </w:ins>
          <w:ins w:id="198" w:author="Deepak Bansal (AZURE)" w:date="2012-08-22T13:02:00Z">
            <w:r w:rsidRPr="00A45235">
              <w:rPr>
                <w:rStyle w:val="Hyperlink"/>
                <w:noProof/>
              </w:rPr>
            </w:r>
          </w:ins>
          <w:ins w:id="199" w:author="Deepak Bansal (AZURE)" w:date="2012-08-22T13:01:00Z">
            <w:r w:rsidRPr="00A45235">
              <w:rPr>
                <w:rStyle w:val="Hyperlink"/>
                <w:noProof/>
              </w:rPr>
              <w:fldChar w:fldCharType="separate"/>
            </w:r>
            <w:r w:rsidRPr="00A45235">
              <w:rPr>
                <w:rStyle w:val="Hyperlink"/>
                <w:noProof/>
              </w:rPr>
              <w:t>6.2</w:t>
            </w:r>
            <w:r>
              <w:rPr>
                <w:rFonts w:eastAsiaTheme="minorEastAsia"/>
                <w:noProof/>
              </w:rPr>
              <w:tab/>
            </w:r>
            <w:r w:rsidRPr="00A45235">
              <w:rPr>
                <w:rStyle w:val="Hyperlink"/>
                <w:noProof/>
              </w:rPr>
              <w:t>Operational Requirements</w:t>
            </w:r>
            <w:r>
              <w:rPr>
                <w:noProof/>
                <w:webHidden/>
              </w:rPr>
              <w:tab/>
            </w:r>
            <w:r>
              <w:rPr>
                <w:noProof/>
                <w:webHidden/>
              </w:rPr>
              <w:fldChar w:fldCharType="begin"/>
            </w:r>
            <w:r>
              <w:rPr>
                <w:noProof/>
                <w:webHidden/>
              </w:rPr>
              <w:instrText xml:space="preserve"> PAGEREF _Toc333403863 \h </w:instrText>
            </w:r>
          </w:ins>
          <w:ins w:id="200" w:author="Deepak Bansal (AZURE)" w:date="2012-08-22T13:02:00Z">
            <w:r>
              <w:rPr>
                <w:noProof/>
                <w:webHidden/>
              </w:rPr>
            </w:r>
          </w:ins>
          <w:r>
            <w:rPr>
              <w:noProof/>
              <w:webHidden/>
            </w:rPr>
            <w:fldChar w:fldCharType="separate"/>
          </w:r>
          <w:ins w:id="201" w:author="Deepak Bansal (AZURE)" w:date="2012-08-22T13:02:00Z">
            <w:r>
              <w:rPr>
                <w:noProof/>
                <w:webHidden/>
              </w:rPr>
              <w:t>13</w:t>
            </w:r>
          </w:ins>
          <w:ins w:id="202" w:author="Deepak Bansal (AZURE)" w:date="2012-08-22T13:01:00Z">
            <w:r>
              <w:rPr>
                <w:noProof/>
                <w:webHidden/>
              </w:rPr>
              <w:fldChar w:fldCharType="end"/>
            </w:r>
            <w:r w:rsidRPr="00A45235">
              <w:rPr>
                <w:rStyle w:val="Hyperlink"/>
                <w:noProof/>
              </w:rPr>
              <w:fldChar w:fldCharType="end"/>
            </w:r>
          </w:ins>
        </w:p>
        <w:p w14:paraId="4D907E71" w14:textId="77777777" w:rsidR="002705F3" w:rsidRDefault="002705F3">
          <w:pPr>
            <w:pStyle w:val="TOC2"/>
            <w:tabs>
              <w:tab w:val="left" w:pos="880"/>
              <w:tab w:val="right" w:leader="dot" w:pos="9350"/>
            </w:tabs>
            <w:rPr>
              <w:ins w:id="203" w:author="Deepak Bansal (AZURE)" w:date="2012-08-22T13:01:00Z"/>
              <w:rFonts w:eastAsiaTheme="minorEastAsia"/>
              <w:noProof/>
            </w:rPr>
          </w:pPr>
          <w:ins w:id="20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"_Toc333403864"</w:instrText>
            </w:r>
            <w:r w:rsidRPr="00A45235">
              <w:rPr>
                <w:rStyle w:val="Hyperlink"/>
                <w:noProof/>
              </w:rPr>
              <w:instrText xml:space="preserve"> </w:instrText>
            </w:r>
          </w:ins>
          <w:ins w:id="205" w:author="Deepak Bansal (AZURE)" w:date="2012-08-22T13:02:00Z">
            <w:r w:rsidRPr="00A45235">
              <w:rPr>
                <w:rStyle w:val="Hyperlink"/>
                <w:noProof/>
              </w:rPr>
            </w:r>
          </w:ins>
          <w:ins w:id="206" w:author="Deepak Bansal (AZURE)" w:date="2012-08-22T13:01:00Z">
            <w:r w:rsidRPr="00A45235">
              <w:rPr>
                <w:rStyle w:val="Hyperlink"/>
                <w:noProof/>
              </w:rPr>
              <w:fldChar w:fldCharType="separate"/>
            </w:r>
            <w:r w:rsidRPr="00A45235">
              <w:rPr>
                <w:rStyle w:val="Hyperlink"/>
                <w:noProof/>
              </w:rPr>
              <w:t>6.3</w:t>
            </w:r>
            <w:r>
              <w:rPr>
                <w:rFonts w:eastAsiaTheme="minorEastAsia"/>
                <w:noProof/>
              </w:rPr>
              <w:tab/>
            </w:r>
            <w:r w:rsidRPr="00A45235">
              <w:rPr>
                <w:rStyle w:val="Hyperlink"/>
                <w:noProof/>
              </w:rPr>
              <w:t>Requirements for the Switch Management Protocol</w:t>
            </w:r>
            <w:r>
              <w:rPr>
                <w:noProof/>
                <w:webHidden/>
              </w:rPr>
              <w:tab/>
            </w:r>
            <w:r>
              <w:rPr>
                <w:noProof/>
                <w:webHidden/>
              </w:rPr>
              <w:fldChar w:fldCharType="begin"/>
            </w:r>
            <w:r>
              <w:rPr>
                <w:noProof/>
                <w:webHidden/>
              </w:rPr>
              <w:instrText xml:space="preserve"> PAGEREF _Toc333403864 \h </w:instrText>
            </w:r>
          </w:ins>
          <w:ins w:id="207" w:author="Deepak Bansal (AZURE)" w:date="2012-08-22T13:02:00Z">
            <w:r>
              <w:rPr>
                <w:noProof/>
                <w:webHidden/>
              </w:rPr>
            </w:r>
          </w:ins>
          <w:r>
            <w:rPr>
              <w:noProof/>
              <w:webHidden/>
            </w:rPr>
            <w:fldChar w:fldCharType="separate"/>
          </w:r>
          <w:ins w:id="208" w:author="Deepak Bansal (AZURE)" w:date="2012-08-22T13:02:00Z">
            <w:r>
              <w:rPr>
                <w:noProof/>
                <w:webHidden/>
              </w:rPr>
              <w:t>13</w:t>
            </w:r>
          </w:ins>
          <w:ins w:id="209" w:author="Deepak Bansal (AZURE)" w:date="2012-08-22T13:01:00Z">
            <w:r>
              <w:rPr>
                <w:noProof/>
                <w:webHidden/>
              </w:rPr>
              <w:fldChar w:fldCharType="end"/>
            </w:r>
            <w:r w:rsidRPr="00A45235">
              <w:rPr>
                <w:rStyle w:val="Hyperlink"/>
                <w:noProof/>
              </w:rPr>
              <w:fldChar w:fldCharType="end"/>
            </w:r>
          </w:ins>
        </w:p>
        <w:p w14:paraId="3B4FA392" w14:textId="77777777" w:rsidR="002705F3" w:rsidRDefault="002705F3">
          <w:pPr>
            <w:pStyle w:val="TOC1"/>
            <w:tabs>
              <w:tab w:val="left" w:pos="440"/>
              <w:tab w:val="right" w:leader="dot" w:pos="9350"/>
            </w:tabs>
            <w:rPr>
              <w:ins w:id="210" w:author="Deepak Bansal (AZURE)" w:date="2012-08-22T13:01:00Z"/>
              <w:rFonts w:eastAsiaTheme="minorEastAsia"/>
              <w:noProof/>
            </w:rPr>
          </w:pPr>
          <w:ins w:id="21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"_Toc333403865"</w:instrText>
            </w:r>
            <w:r w:rsidRPr="00A45235">
              <w:rPr>
                <w:rStyle w:val="Hyperlink"/>
                <w:noProof/>
              </w:rPr>
              <w:instrText xml:space="preserve"> </w:instrText>
            </w:r>
          </w:ins>
          <w:ins w:id="212" w:author="Deepak Bansal (AZURE)" w:date="2012-08-22T13:02:00Z">
            <w:r w:rsidRPr="00A45235">
              <w:rPr>
                <w:rStyle w:val="Hyperlink"/>
                <w:noProof/>
              </w:rPr>
            </w:r>
          </w:ins>
          <w:ins w:id="213" w:author="Deepak Bansal (AZURE)" w:date="2012-08-22T13:01:00Z">
            <w:r w:rsidRPr="00A45235">
              <w:rPr>
                <w:rStyle w:val="Hyperlink"/>
                <w:noProof/>
              </w:rPr>
              <w:fldChar w:fldCharType="separate"/>
            </w:r>
            <w:r w:rsidRPr="00A45235">
              <w:rPr>
                <w:rStyle w:val="Hyperlink"/>
                <w:noProof/>
              </w:rPr>
              <w:t>7</w:t>
            </w:r>
            <w:r>
              <w:rPr>
                <w:rFonts w:eastAsiaTheme="minorEastAsia"/>
                <w:noProof/>
              </w:rPr>
              <w:tab/>
            </w:r>
            <w:r w:rsidRPr="00A45235">
              <w:rPr>
                <w:rStyle w:val="Hyperlink"/>
                <w:noProof/>
              </w:rPr>
              <w:t>Data Model</w:t>
            </w:r>
            <w:r>
              <w:rPr>
                <w:noProof/>
                <w:webHidden/>
              </w:rPr>
              <w:tab/>
            </w:r>
            <w:r>
              <w:rPr>
                <w:noProof/>
                <w:webHidden/>
              </w:rPr>
              <w:fldChar w:fldCharType="begin"/>
            </w:r>
            <w:r>
              <w:rPr>
                <w:noProof/>
                <w:webHidden/>
              </w:rPr>
              <w:instrText xml:space="preserve"> PAGEREF _Toc333403865 \h </w:instrText>
            </w:r>
          </w:ins>
          <w:ins w:id="214" w:author="Deepak Bansal (AZURE)" w:date="2012-08-22T13:02:00Z">
            <w:r>
              <w:rPr>
                <w:noProof/>
                <w:webHidden/>
              </w:rPr>
            </w:r>
          </w:ins>
          <w:r>
            <w:rPr>
              <w:noProof/>
              <w:webHidden/>
            </w:rPr>
            <w:fldChar w:fldCharType="separate"/>
          </w:r>
          <w:ins w:id="215" w:author="Deepak Bansal (AZURE)" w:date="2012-08-22T13:02:00Z">
            <w:r>
              <w:rPr>
                <w:noProof/>
                <w:webHidden/>
              </w:rPr>
              <w:t>14</w:t>
            </w:r>
          </w:ins>
          <w:ins w:id="216" w:author="Deepak Bansal (AZURE)" w:date="2012-08-22T13:01:00Z">
            <w:r>
              <w:rPr>
                <w:noProof/>
                <w:webHidden/>
              </w:rPr>
              <w:fldChar w:fldCharType="end"/>
            </w:r>
            <w:r w:rsidRPr="00A45235">
              <w:rPr>
                <w:rStyle w:val="Hyperlink"/>
                <w:noProof/>
              </w:rPr>
              <w:fldChar w:fldCharType="end"/>
            </w:r>
          </w:ins>
        </w:p>
        <w:p w14:paraId="7942EECE" w14:textId="77777777" w:rsidR="002705F3" w:rsidRDefault="002705F3">
          <w:pPr>
            <w:pStyle w:val="TOC2"/>
            <w:tabs>
              <w:tab w:val="left" w:pos="880"/>
              <w:tab w:val="right" w:leader="dot" w:pos="9350"/>
            </w:tabs>
            <w:rPr>
              <w:ins w:id="217" w:author="Deepak Bansal (AZURE)" w:date="2012-08-22T13:01:00Z"/>
              <w:rFonts w:eastAsiaTheme="minorEastAsia"/>
              <w:noProof/>
            </w:rPr>
          </w:pPr>
          <w:ins w:id="21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"_Toc333403866"</w:instrText>
            </w:r>
            <w:r w:rsidRPr="00A45235">
              <w:rPr>
                <w:rStyle w:val="Hyperlink"/>
                <w:noProof/>
              </w:rPr>
              <w:instrText xml:space="preserve"> </w:instrText>
            </w:r>
          </w:ins>
          <w:ins w:id="219" w:author="Deepak Bansal (AZURE)" w:date="2012-08-22T13:02:00Z">
            <w:r w:rsidRPr="00A45235">
              <w:rPr>
                <w:rStyle w:val="Hyperlink"/>
                <w:noProof/>
              </w:rPr>
            </w:r>
          </w:ins>
          <w:ins w:id="220" w:author="Deepak Bansal (AZURE)" w:date="2012-08-22T13:01:00Z">
            <w:r w:rsidRPr="00A45235">
              <w:rPr>
                <w:rStyle w:val="Hyperlink"/>
                <w:noProof/>
              </w:rPr>
              <w:fldChar w:fldCharType="separate"/>
            </w:r>
            <w:r w:rsidRPr="00A45235">
              <w:rPr>
                <w:rStyle w:val="Hyperlink"/>
                <w:noProof/>
              </w:rPr>
              <w:t>7.1</w:t>
            </w:r>
            <w:r>
              <w:rPr>
                <w:rFonts w:eastAsiaTheme="minorEastAsia"/>
                <w:noProof/>
              </w:rPr>
              <w:tab/>
            </w:r>
            <w:r w:rsidRPr="00A45235">
              <w:rPr>
                <w:rStyle w:val="Hyperlink"/>
                <w:noProof/>
              </w:rPr>
              <w:t>OpenFlow Capable Switch</w:t>
            </w:r>
            <w:r>
              <w:rPr>
                <w:noProof/>
                <w:webHidden/>
              </w:rPr>
              <w:tab/>
            </w:r>
            <w:r>
              <w:rPr>
                <w:noProof/>
                <w:webHidden/>
              </w:rPr>
              <w:fldChar w:fldCharType="begin"/>
            </w:r>
            <w:r>
              <w:rPr>
                <w:noProof/>
                <w:webHidden/>
              </w:rPr>
              <w:instrText xml:space="preserve"> PAGEREF _Toc333403866 \h </w:instrText>
            </w:r>
          </w:ins>
          <w:ins w:id="221" w:author="Deepak Bansal (AZURE)" w:date="2012-08-22T13:02:00Z">
            <w:r>
              <w:rPr>
                <w:noProof/>
                <w:webHidden/>
              </w:rPr>
            </w:r>
          </w:ins>
          <w:r>
            <w:rPr>
              <w:noProof/>
              <w:webHidden/>
            </w:rPr>
            <w:fldChar w:fldCharType="separate"/>
          </w:r>
          <w:ins w:id="222" w:author="Deepak Bansal (AZURE)" w:date="2012-08-22T13:02:00Z">
            <w:r>
              <w:rPr>
                <w:noProof/>
                <w:webHidden/>
              </w:rPr>
              <w:t>16</w:t>
            </w:r>
          </w:ins>
          <w:ins w:id="223" w:author="Deepak Bansal (AZURE)" w:date="2012-08-22T13:01:00Z">
            <w:r>
              <w:rPr>
                <w:noProof/>
                <w:webHidden/>
              </w:rPr>
              <w:fldChar w:fldCharType="end"/>
            </w:r>
            <w:r w:rsidRPr="00A45235">
              <w:rPr>
                <w:rStyle w:val="Hyperlink"/>
                <w:noProof/>
              </w:rPr>
              <w:fldChar w:fldCharType="end"/>
            </w:r>
          </w:ins>
        </w:p>
        <w:p w14:paraId="17D03BB7" w14:textId="77777777" w:rsidR="002705F3" w:rsidRDefault="002705F3">
          <w:pPr>
            <w:pStyle w:val="TOC3"/>
            <w:tabs>
              <w:tab w:val="left" w:pos="1320"/>
              <w:tab w:val="right" w:leader="dot" w:pos="9350"/>
            </w:tabs>
            <w:rPr>
              <w:ins w:id="224" w:author="Deepak Bansal (AZURE)" w:date="2012-08-22T13:01:00Z"/>
              <w:rFonts w:eastAsiaTheme="minorEastAsia"/>
              <w:noProof/>
            </w:rPr>
          </w:pPr>
          <w:ins w:id="22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"_Toc333403867"</w:instrText>
            </w:r>
            <w:r w:rsidRPr="00A45235">
              <w:rPr>
                <w:rStyle w:val="Hyperlink"/>
                <w:noProof/>
              </w:rPr>
              <w:instrText xml:space="preserve"> </w:instrText>
            </w:r>
          </w:ins>
          <w:ins w:id="226" w:author="Deepak Bansal (AZURE)" w:date="2012-08-22T13:02:00Z">
            <w:r w:rsidRPr="00A45235">
              <w:rPr>
                <w:rStyle w:val="Hyperlink"/>
                <w:noProof/>
              </w:rPr>
            </w:r>
          </w:ins>
          <w:ins w:id="227" w:author="Deepak Bansal (AZURE)" w:date="2012-08-22T13:01:00Z">
            <w:r w:rsidRPr="00A45235">
              <w:rPr>
                <w:rStyle w:val="Hyperlink"/>
                <w:noProof/>
              </w:rPr>
              <w:fldChar w:fldCharType="separate"/>
            </w:r>
            <w:r w:rsidRPr="00A45235">
              <w:rPr>
                <w:rStyle w:val="Hyperlink"/>
                <w:noProof/>
              </w:rPr>
              <w:t>7.1.1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_Toc333403867 \h </w:instrText>
            </w:r>
          </w:ins>
          <w:ins w:id="228" w:author="Deepak Bansal (AZURE)" w:date="2012-08-22T13:02:00Z">
            <w:r>
              <w:rPr>
                <w:noProof/>
                <w:webHidden/>
              </w:rPr>
            </w:r>
          </w:ins>
          <w:r>
            <w:rPr>
              <w:noProof/>
              <w:webHidden/>
            </w:rPr>
            <w:fldChar w:fldCharType="separate"/>
          </w:r>
          <w:ins w:id="229" w:author="Deepak Bansal (AZURE)" w:date="2012-08-22T13:02:00Z">
            <w:r>
              <w:rPr>
                <w:noProof/>
                <w:webHidden/>
              </w:rPr>
              <w:t>16</w:t>
            </w:r>
          </w:ins>
          <w:ins w:id="230" w:author="Deepak Bansal (AZURE)" w:date="2012-08-22T13:01:00Z">
            <w:r>
              <w:rPr>
                <w:noProof/>
                <w:webHidden/>
              </w:rPr>
              <w:fldChar w:fldCharType="end"/>
            </w:r>
            <w:r w:rsidRPr="00A45235">
              <w:rPr>
                <w:rStyle w:val="Hyperlink"/>
                <w:noProof/>
              </w:rPr>
              <w:fldChar w:fldCharType="end"/>
            </w:r>
          </w:ins>
        </w:p>
        <w:p w14:paraId="2A8F9E18" w14:textId="77777777" w:rsidR="002705F3" w:rsidRDefault="002705F3">
          <w:pPr>
            <w:pStyle w:val="TOC3"/>
            <w:tabs>
              <w:tab w:val="left" w:pos="1320"/>
              <w:tab w:val="right" w:leader="dot" w:pos="9350"/>
            </w:tabs>
            <w:rPr>
              <w:ins w:id="231" w:author="Deepak Bansal (AZURE)" w:date="2012-08-22T13:01:00Z"/>
              <w:rFonts w:eastAsiaTheme="minorEastAsia"/>
              <w:noProof/>
            </w:rPr>
          </w:pPr>
          <w:ins w:id="23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"_Toc333403868"</w:instrText>
            </w:r>
            <w:r w:rsidRPr="00A45235">
              <w:rPr>
                <w:rStyle w:val="Hyperlink"/>
                <w:noProof/>
              </w:rPr>
              <w:instrText xml:space="preserve"> </w:instrText>
            </w:r>
          </w:ins>
          <w:ins w:id="233" w:author="Deepak Bansal (AZURE)" w:date="2012-08-22T13:02:00Z">
            <w:r w:rsidRPr="00A45235">
              <w:rPr>
                <w:rStyle w:val="Hyperlink"/>
                <w:noProof/>
              </w:rPr>
            </w:r>
          </w:ins>
          <w:ins w:id="234" w:author="Deepak Bansal (AZURE)" w:date="2012-08-22T13:01:00Z">
            <w:r w:rsidRPr="00A45235">
              <w:rPr>
                <w:rStyle w:val="Hyperlink"/>
                <w:noProof/>
              </w:rPr>
              <w:fldChar w:fldCharType="separate"/>
            </w:r>
            <w:r w:rsidRPr="00A45235">
              <w:rPr>
                <w:rStyle w:val="Hyperlink"/>
                <w:noProof/>
              </w:rPr>
              <w:t>7.1.2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_Toc333403868 \h </w:instrText>
            </w:r>
          </w:ins>
          <w:ins w:id="235" w:author="Deepak Bansal (AZURE)" w:date="2012-08-22T13:02:00Z">
            <w:r>
              <w:rPr>
                <w:noProof/>
                <w:webHidden/>
              </w:rPr>
            </w:r>
          </w:ins>
          <w:r>
            <w:rPr>
              <w:noProof/>
              <w:webHidden/>
            </w:rPr>
            <w:fldChar w:fldCharType="separate"/>
          </w:r>
          <w:ins w:id="236" w:author="Deepak Bansal (AZURE)" w:date="2012-08-22T13:02:00Z">
            <w:r>
              <w:rPr>
                <w:noProof/>
                <w:webHidden/>
              </w:rPr>
              <w:t>17</w:t>
            </w:r>
          </w:ins>
          <w:ins w:id="237" w:author="Deepak Bansal (AZURE)" w:date="2012-08-22T13:01:00Z">
            <w:r>
              <w:rPr>
                <w:noProof/>
                <w:webHidden/>
              </w:rPr>
              <w:fldChar w:fldCharType="end"/>
            </w:r>
            <w:r w:rsidRPr="00A45235">
              <w:rPr>
                <w:rStyle w:val="Hyperlink"/>
                <w:noProof/>
              </w:rPr>
              <w:fldChar w:fldCharType="end"/>
            </w:r>
          </w:ins>
        </w:p>
        <w:p w14:paraId="62B0C48D" w14:textId="77777777" w:rsidR="002705F3" w:rsidRDefault="002705F3">
          <w:pPr>
            <w:pStyle w:val="TOC3"/>
            <w:tabs>
              <w:tab w:val="left" w:pos="1320"/>
              <w:tab w:val="right" w:leader="dot" w:pos="9350"/>
            </w:tabs>
            <w:rPr>
              <w:ins w:id="238" w:author="Deepak Bansal (AZURE)" w:date="2012-08-22T13:01:00Z"/>
              <w:rFonts w:eastAsiaTheme="minorEastAsia"/>
              <w:noProof/>
            </w:rPr>
          </w:pPr>
          <w:ins w:id="23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"_Toc333403869"</w:instrText>
            </w:r>
            <w:r w:rsidRPr="00A45235">
              <w:rPr>
                <w:rStyle w:val="Hyperlink"/>
                <w:noProof/>
              </w:rPr>
              <w:instrText xml:space="preserve"> </w:instrText>
            </w:r>
          </w:ins>
          <w:ins w:id="240" w:author="Deepak Bansal (AZURE)" w:date="2012-08-22T13:02:00Z">
            <w:r w:rsidRPr="00A45235">
              <w:rPr>
                <w:rStyle w:val="Hyperlink"/>
                <w:noProof/>
              </w:rPr>
            </w:r>
          </w:ins>
          <w:ins w:id="241" w:author="Deepak Bansal (AZURE)" w:date="2012-08-22T13:01:00Z">
            <w:r w:rsidRPr="00A45235">
              <w:rPr>
                <w:rStyle w:val="Hyperlink"/>
                <w:noProof/>
              </w:rPr>
              <w:fldChar w:fldCharType="separate"/>
            </w:r>
            <w:r w:rsidRPr="00A45235">
              <w:rPr>
                <w:rStyle w:val="Hyperlink"/>
                <w:noProof/>
              </w:rPr>
              <w:t>7.1.3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_Toc333403869 \h </w:instrText>
            </w:r>
          </w:ins>
          <w:ins w:id="242" w:author="Deepak Bansal (AZURE)" w:date="2012-08-22T13:02:00Z">
            <w:r>
              <w:rPr>
                <w:noProof/>
                <w:webHidden/>
              </w:rPr>
            </w:r>
          </w:ins>
          <w:r>
            <w:rPr>
              <w:noProof/>
              <w:webHidden/>
            </w:rPr>
            <w:fldChar w:fldCharType="separate"/>
          </w:r>
          <w:ins w:id="243" w:author="Deepak Bansal (AZURE)" w:date="2012-08-22T13:02:00Z">
            <w:r>
              <w:rPr>
                <w:noProof/>
                <w:webHidden/>
              </w:rPr>
              <w:t>21</w:t>
            </w:r>
          </w:ins>
          <w:ins w:id="244" w:author="Deepak Bansal (AZURE)" w:date="2012-08-22T13:01:00Z">
            <w:r>
              <w:rPr>
                <w:noProof/>
                <w:webHidden/>
              </w:rPr>
              <w:fldChar w:fldCharType="end"/>
            </w:r>
            <w:r w:rsidRPr="00A45235">
              <w:rPr>
                <w:rStyle w:val="Hyperlink"/>
                <w:noProof/>
              </w:rPr>
              <w:fldChar w:fldCharType="end"/>
            </w:r>
          </w:ins>
        </w:p>
        <w:p w14:paraId="32713A27" w14:textId="77777777" w:rsidR="002705F3" w:rsidRDefault="002705F3">
          <w:pPr>
            <w:pStyle w:val="TOC3"/>
            <w:tabs>
              <w:tab w:val="left" w:pos="1320"/>
              <w:tab w:val="right" w:leader="dot" w:pos="9350"/>
            </w:tabs>
            <w:rPr>
              <w:ins w:id="245" w:author="Deepak Bansal (AZURE)" w:date="2012-08-22T13:01:00Z"/>
              <w:rFonts w:eastAsiaTheme="minorEastAsia"/>
              <w:noProof/>
            </w:rPr>
          </w:pPr>
          <w:ins w:id="24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"_Toc333403871"</w:instrText>
            </w:r>
            <w:r w:rsidRPr="00A45235">
              <w:rPr>
                <w:rStyle w:val="Hyperlink"/>
                <w:noProof/>
              </w:rPr>
              <w:instrText xml:space="preserve"> </w:instrText>
            </w:r>
          </w:ins>
          <w:ins w:id="247" w:author="Deepak Bansal (AZURE)" w:date="2012-08-22T13:02:00Z">
            <w:r w:rsidRPr="00A45235">
              <w:rPr>
                <w:rStyle w:val="Hyperlink"/>
                <w:noProof/>
              </w:rPr>
            </w:r>
          </w:ins>
          <w:ins w:id="248" w:author="Deepak Bansal (AZURE)" w:date="2012-08-22T13:01:00Z">
            <w:r w:rsidRPr="00A45235">
              <w:rPr>
                <w:rStyle w:val="Hyperlink"/>
                <w:noProof/>
              </w:rPr>
              <w:fldChar w:fldCharType="separate"/>
            </w:r>
            <w:r w:rsidRPr="00A45235">
              <w:rPr>
                <w:rStyle w:val="Hyperlink"/>
                <w:noProof/>
              </w:rPr>
              <w:t>7.1.4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_Toc333403871 \h </w:instrText>
            </w:r>
          </w:ins>
          <w:ins w:id="249" w:author="Deepak Bansal (AZURE)" w:date="2012-08-22T13:02:00Z">
            <w:r>
              <w:rPr>
                <w:noProof/>
                <w:webHidden/>
              </w:rPr>
            </w:r>
          </w:ins>
          <w:r>
            <w:rPr>
              <w:noProof/>
              <w:webHidden/>
            </w:rPr>
            <w:fldChar w:fldCharType="separate"/>
          </w:r>
          <w:ins w:id="250" w:author="Deepak Bansal (AZURE)" w:date="2012-08-22T13:02:00Z">
            <w:r>
              <w:rPr>
                <w:noProof/>
                <w:webHidden/>
              </w:rPr>
              <w:t>21</w:t>
            </w:r>
          </w:ins>
          <w:ins w:id="251" w:author="Deepak Bansal (AZURE)" w:date="2012-08-22T13:01:00Z">
            <w:r>
              <w:rPr>
                <w:noProof/>
                <w:webHidden/>
              </w:rPr>
              <w:fldChar w:fldCharType="end"/>
            </w:r>
            <w:r w:rsidRPr="00A45235">
              <w:rPr>
                <w:rStyle w:val="Hyperlink"/>
                <w:noProof/>
              </w:rPr>
              <w:fldChar w:fldCharType="end"/>
            </w:r>
          </w:ins>
        </w:p>
        <w:p w14:paraId="3CD0B758" w14:textId="77777777" w:rsidR="002705F3" w:rsidRDefault="002705F3">
          <w:pPr>
            <w:pStyle w:val="TOC2"/>
            <w:tabs>
              <w:tab w:val="left" w:pos="880"/>
              <w:tab w:val="right" w:leader="dot" w:pos="9350"/>
            </w:tabs>
            <w:rPr>
              <w:ins w:id="252" w:author="Deepak Bansal (AZURE)" w:date="2012-08-22T13:01:00Z"/>
              <w:rFonts w:eastAsiaTheme="minorEastAsia"/>
              <w:noProof/>
            </w:rPr>
          </w:pPr>
          <w:ins w:id="253" w:author="Deepak Bansal (AZURE)" w:date="2012-08-22T13:01:00Z">
            <w:r w:rsidRPr="00A45235">
              <w:rPr>
                <w:rStyle w:val="Hyperlink"/>
                <w:noProof/>
              </w:rPr>
              <w:lastRenderedPageBreak/>
              <w:fldChar w:fldCharType="begin"/>
            </w:r>
            <w:r w:rsidRPr="00A45235">
              <w:rPr>
                <w:rStyle w:val="Hyperlink"/>
                <w:noProof/>
              </w:rPr>
              <w:instrText xml:space="preserve"> </w:instrText>
            </w:r>
            <w:r>
              <w:rPr>
                <w:noProof/>
              </w:rPr>
              <w:instrText>HYPERLINK \l "_Toc333403872"</w:instrText>
            </w:r>
            <w:r w:rsidRPr="00A45235">
              <w:rPr>
                <w:rStyle w:val="Hyperlink"/>
                <w:noProof/>
              </w:rPr>
              <w:instrText xml:space="preserve"> </w:instrText>
            </w:r>
          </w:ins>
          <w:ins w:id="254" w:author="Deepak Bansal (AZURE)" w:date="2012-08-22T13:02:00Z">
            <w:r w:rsidRPr="00A45235">
              <w:rPr>
                <w:rStyle w:val="Hyperlink"/>
                <w:noProof/>
              </w:rPr>
            </w:r>
          </w:ins>
          <w:ins w:id="255" w:author="Deepak Bansal (AZURE)" w:date="2012-08-22T13:01:00Z">
            <w:r w:rsidRPr="00A45235">
              <w:rPr>
                <w:rStyle w:val="Hyperlink"/>
                <w:noProof/>
              </w:rPr>
              <w:fldChar w:fldCharType="separate"/>
            </w:r>
            <w:r w:rsidRPr="00A45235">
              <w:rPr>
                <w:rStyle w:val="Hyperlink"/>
                <w:noProof/>
              </w:rPr>
              <w:t>7.2</w:t>
            </w:r>
            <w:r>
              <w:rPr>
                <w:rFonts w:eastAsiaTheme="minorEastAsia"/>
                <w:noProof/>
              </w:rPr>
              <w:tab/>
            </w:r>
            <w:r w:rsidRPr="00A45235">
              <w:rPr>
                <w:rStyle w:val="Hyperlink"/>
                <w:noProof/>
              </w:rPr>
              <w:t>OpenFlow Configuration Point</w:t>
            </w:r>
            <w:r>
              <w:rPr>
                <w:noProof/>
                <w:webHidden/>
              </w:rPr>
              <w:tab/>
            </w:r>
            <w:r>
              <w:rPr>
                <w:noProof/>
                <w:webHidden/>
              </w:rPr>
              <w:fldChar w:fldCharType="begin"/>
            </w:r>
            <w:r>
              <w:rPr>
                <w:noProof/>
                <w:webHidden/>
              </w:rPr>
              <w:instrText xml:space="preserve"> PAGEREF _Toc333403872 \h </w:instrText>
            </w:r>
          </w:ins>
          <w:ins w:id="256" w:author="Deepak Bansal (AZURE)" w:date="2012-08-22T13:02:00Z">
            <w:r>
              <w:rPr>
                <w:noProof/>
                <w:webHidden/>
              </w:rPr>
            </w:r>
          </w:ins>
          <w:r>
            <w:rPr>
              <w:noProof/>
              <w:webHidden/>
            </w:rPr>
            <w:fldChar w:fldCharType="separate"/>
          </w:r>
          <w:ins w:id="257" w:author="Deepak Bansal (AZURE)" w:date="2012-08-22T13:02:00Z">
            <w:r>
              <w:rPr>
                <w:noProof/>
                <w:webHidden/>
              </w:rPr>
              <w:t>23</w:t>
            </w:r>
          </w:ins>
          <w:ins w:id="258" w:author="Deepak Bansal (AZURE)" w:date="2012-08-22T13:01:00Z">
            <w:r>
              <w:rPr>
                <w:noProof/>
                <w:webHidden/>
              </w:rPr>
              <w:fldChar w:fldCharType="end"/>
            </w:r>
            <w:r w:rsidRPr="00A45235">
              <w:rPr>
                <w:rStyle w:val="Hyperlink"/>
                <w:noProof/>
              </w:rPr>
              <w:fldChar w:fldCharType="end"/>
            </w:r>
          </w:ins>
        </w:p>
        <w:p w14:paraId="2E168842" w14:textId="77777777" w:rsidR="002705F3" w:rsidRDefault="002705F3">
          <w:pPr>
            <w:pStyle w:val="TOC3"/>
            <w:tabs>
              <w:tab w:val="left" w:pos="1320"/>
              <w:tab w:val="right" w:leader="dot" w:pos="9350"/>
            </w:tabs>
            <w:rPr>
              <w:ins w:id="259" w:author="Deepak Bansal (AZURE)" w:date="2012-08-22T13:01:00Z"/>
              <w:rFonts w:eastAsiaTheme="minorEastAsia"/>
              <w:noProof/>
            </w:rPr>
          </w:pPr>
          <w:ins w:id="26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"_Toc333403873"</w:instrText>
            </w:r>
            <w:r w:rsidRPr="00A45235">
              <w:rPr>
                <w:rStyle w:val="Hyperlink"/>
                <w:noProof/>
              </w:rPr>
              <w:instrText xml:space="preserve"> </w:instrText>
            </w:r>
          </w:ins>
          <w:ins w:id="261" w:author="Deepak Bansal (AZURE)" w:date="2012-08-22T13:02:00Z">
            <w:r w:rsidRPr="00A45235">
              <w:rPr>
                <w:rStyle w:val="Hyperlink"/>
                <w:noProof/>
              </w:rPr>
            </w:r>
          </w:ins>
          <w:ins w:id="262" w:author="Deepak Bansal (AZURE)" w:date="2012-08-22T13:01:00Z">
            <w:r w:rsidRPr="00A45235">
              <w:rPr>
                <w:rStyle w:val="Hyperlink"/>
                <w:noProof/>
              </w:rPr>
              <w:fldChar w:fldCharType="separate"/>
            </w:r>
            <w:r w:rsidRPr="00A45235">
              <w:rPr>
                <w:rStyle w:val="Hyperlink"/>
                <w:noProof/>
              </w:rPr>
              <w:t>7.2.1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_Toc333403873 \h </w:instrText>
            </w:r>
          </w:ins>
          <w:ins w:id="263" w:author="Deepak Bansal (AZURE)" w:date="2012-08-22T13:02:00Z">
            <w:r>
              <w:rPr>
                <w:noProof/>
                <w:webHidden/>
              </w:rPr>
            </w:r>
          </w:ins>
          <w:r>
            <w:rPr>
              <w:noProof/>
              <w:webHidden/>
            </w:rPr>
            <w:fldChar w:fldCharType="separate"/>
          </w:r>
          <w:ins w:id="264" w:author="Deepak Bansal (AZURE)" w:date="2012-08-22T13:02:00Z">
            <w:r>
              <w:rPr>
                <w:noProof/>
                <w:webHidden/>
              </w:rPr>
              <w:t>24</w:t>
            </w:r>
          </w:ins>
          <w:ins w:id="265" w:author="Deepak Bansal (AZURE)" w:date="2012-08-22T13:01:00Z">
            <w:r>
              <w:rPr>
                <w:noProof/>
                <w:webHidden/>
              </w:rPr>
              <w:fldChar w:fldCharType="end"/>
            </w:r>
            <w:r w:rsidRPr="00A45235">
              <w:rPr>
                <w:rStyle w:val="Hyperlink"/>
                <w:noProof/>
              </w:rPr>
              <w:fldChar w:fldCharType="end"/>
            </w:r>
          </w:ins>
        </w:p>
        <w:p w14:paraId="317604EC" w14:textId="77777777" w:rsidR="002705F3" w:rsidRDefault="002705F3">
          <w:pPr>
            <w:pStyle w:val="TOC3"/>
            <w:tabs>
              <w:tab w:val="left" w:pos="1320"/>
              <w:tab w:val="right" w:leader="dot" w:pos="9350"/>
            </w:tabs>
            <w:rPr>
              <w:ins w:id="266" w:author="Deepak Bansal (AZURE)" w:date="2012-08-22T13:01:00Z"/>
              <w:rFonts w:eastAsiaTheme="minorEastAsia"/>
              <w:noProof/>
            </w:rPr>
          </w:pPr>
          <w:ins w:id="26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"_Toc333403874"</w:instrText>
            </w:r>
            <w:r w:rsidRPr="00A45235">
              <w:rPr>
                <w:rStyle w:val="Hyperlink"/>
                <w:noProof/>
              </w:rPr>
              <w:instrText xml:space="preserve"> </w:instrText>
            </w:r>
          </w:ins>
          <w:ins w:id="268" w:author="Deepak Bansal (AZURE)" w:date="2012-08-22T13:02:00Z">
            <w:r w:rsidRPr="00A45235">
              <w:rPr>
                <w:rStyle w:val="Hyperlink"/>
                <w:noProof/>
              </w:rPr>
            </w:r>
          </w:ins>
          <w:ins w:id="269" w:author="Deepak Bansal (AZURE)" w:date="2012-08-22T13:01:00Z">
            <w:r w:rsidRPr="00A45235">
              <w:rPr>
                <w:rStyle w:val="Hyperlink"/>
                <w:noProof/>
              </w:rPr>
              <w:fldChar w:fldCharType="separate"/>
            </w:r>
            <w:r w:rsidRPr="00A45235">
              <w:rPr>
                <w:rStyle w:val="Hyperlink"/>
                <w:noProof/>
              </w:rPr>
              <w:t>7.2.2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_Toc333403874 \h </w:instrText>
            </w:r>
          </w:ins>
          <w:ins w:id="270" w:author="Deepak Bansal (AZURE)" w:date="2012-08-22T13:02:00Z">
            <w:r>
              <w:rPr>
                <w:noProof/>
                <w:webHidden/>
              </w:rPr>
            </w:r>
          </w:ins>
          <w:r>
            <w:rPr>
              <w:noProof/>
              <w:webHidden/>
            </w:rPr>
            <w:fldChar w:fldCharType="separate"/>
          </w:r>
          <w:ins w:id="271" w:author="Deepak Bansal (AZURE)" w:date="2012-08-22T13:02:00Z">
            <w:r>
              <w:rPr>
                <w:noProof/>
                <w:webHidden/>
              </w:rPr>
              <w:t>24</w:t>
            </w:r>
          </w:ins>
          <w:ins w:id="272" w:author="Deepak Bansal (AZURE)" w:date="2012-08-22T13:01:00Z">
            <w:r>
              <w:rPr>
                <w:noProof/>
                <w:webHidden/>
              </w:rPr>
              <w:fldChar w:fldCharType="end"/>
            </w:r>
            <w:r w:rsidRPr="00A45235">
              <w:rPr>
                <w:rStyle w:val="Hyperlink"/>
                <w:noProof/>
              </w:rPr>
              <w:fldChar w:fldCharType="end"/>
            </w:r>
          </w:ins>
        </w:p>
        <w:p w14:paraId="17A7AD60" w14:textId="77777777" w:rsidR="002705F3" w:rsidRDefault="002705F3">
          <w:pPr>
            <w:pStyle w:val="TOC3"/>
            <w:tabs>
              <w:tab w:val="left" w:pos="1320"/>
              <w:tab w:val="right" w:leader="dot" w:pos="9350"/>
            </w:tabs>
            <w:rPr>
              <w:ins w:id="273" w:author="Deepak Bansal (AZURE)" w:date="2012-08-22T13:01:00Z"/>
              <w:rFonts w:eastAsiaTheme="minorEastAsia"/>
              <w:noProof/>
            </w:rPr>
          </w:pPr>
          <w:ins w:id="27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"_Toc333403875"</w:instrText>
            </w:r>
            <w:r w:rsidRPr="00A45235">
              <w:rPr>
                <w:rStyle w:val="Hyperlink"/>
                <w:noProof/>
              </w:rPr>
              <w:instrText xml:space="preserve"> </w:instrText>
            </w:r>
          </w:ins>
          <w:ins w:id="275" w:author="Deepak Bansal (AZURE)" w:date="2012-08-22T13:02:00Z">
            <w:r w:rsidRPr="00A45235">
              <w:rPr>
                <w:rStyle w:val="Hyperlink"/>
                <w:noProof/>
              </w:rPr>
            </w:r>
          </w:ins>
          <w:ins w:id="276" w:author="Deepak Bansal (AZURE)" w:date="2012-08-22T13:01:00Z">
            <w:r w:rsidRPr="00A45235">
              <w:rPr>
                <w:rStyle w:val="Hyperlink"/>
                <w:noProof/>
              </w:rPr>
              <w:fldChar w:fldCharType="separate"/>
            </w:r>
            <w:r w:rsidRPr="00A45235">
              <w:rPr>
                <w:rStyle w:val="Hyperlink"/>
                <w:noProof/>
              </w:rPr>
              <w:t>7.2.3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_Toc333403875 \h </w:instrText>
            </w:r>
          </w:ins>
          <w:ins w:id="277" w:author="Deepak Bansal (AZURE)" w:date="2012-08-22T13:02:00Z">
            <w:r>
              <w:rPr>
                <w:noProof/>
                <w:webHidden/>
              </w:rPr>
            </w:r>
          </w:ins>
          <w:r>
            <w:rPr>
              <w:noProof/>
              <w:webHidden/>
            </w:rPr>
            <w:fldChar w:fldCharType="separate"/>
          </w:r>
          <w:ins w:id="278" w:author="Deepak Bansal (AZURE)" w:date="2012-08-22T13:02:00Z">
            <w:r>
              <w:rPr>
                <w:noProof/>
                <w:webHidden/>
              </w:rPr>
              <w:t>26</w:t>
            </w:r>
          </w:ins>
          <w:ins w:id="279" w:author="Deepak Bansal (AZURE)" w:date="2012-08-22T13:01:00Z">
            <w:r>
              <w:rPr>
                <w:noProof/>
                <w:webHidden/>
              </w:rPr>
              <w:fldChar w:fldCharType="end"/>
            </w:r>
            <w:r w:rsidRPr="00A45235">
              <w:rPr>
                <w:rStyle w:val="Hyperlink"/>
                <w:noProof/>
              </w:rPr>
              <w:fldChar w:fldCharType="end"/>
            </w:r>
          </w:ins>
        </w:p>
        <w:p w14:paraId="16B2F4F9" w14:textId="77777777" w:rsidR="002705F3" w:rsidRDefault="002705F3">
          <w:pPr>
            <w:pStyle w:val="TOC3"/>
            <w:tabs>
              <w:tab w:val="left" w:pos="1320"/>
              <w:tab w:val="right" w:leader="dot" w:pos="9350"/>
            </w:tabs>
            <w:rPr>
              <w:ins w:id="280" w:author="Deepak Bansal (AZURE)" w:date="2012-08-22T13:01:00Z"/>
              <w:rFonts w:eastAsiaTheme="minorEastAsia"/>
              <w:noProof/>
            </w:rPr>
          </w:pPr>
          <w:ins w:id="28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"_Toc333403877"</w:instrText>
            </w:r>
            <w:r w:rsidRPr="00A45235">
              <w:rPr>
                <w:rStyle w:val="Hyperlink"/>
                <w:noProof/>
              </w:rPr>
              <w:instrText xml:space="preserve"> </w:instrText>
            </w:r>
          </w:ins>
          <w:ins w:id="282" w:author="Deepak Bansal (AZURE)" w:date="2012-08-22T13:02:00Z">
            <w:r w:rsidRPr="00A45235">
              <w:rPr>
                <w:rStyle w:val="Hyperlink"/>
                <w:noProof/>
              </w:rPr>
            </w:r>
          </w:ins>
          <w:ins w:id="283" w:author="Deepak Bansal (AZURE)" w:date="2012-08-22T13:01:00Z">
            <w:r w:rsidRPr="00A45235">
              <w:rPr>
                <w:rStyle w:val="Hyperlink"/>
                <w:noProof/>
              </w:rPr>
              <w:fldChar w:fldCharType="separate"/>
            </w:r>
            <w:r w:rsidRPr="00A45235">
              <w:rPr>
                <w:rStyle w:val="Hyperlink"/>
                <w:noProof/>
              </w:rPr>
              <w:t>7.2.4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_Toc333403877 \h </w:instrText>
            </w:r>
          </w:ins>
          <w:ins w:id="284" w:author="Deepak Bansal (AZURE)" w:date="2012-08-22T13:02:00Z">
            <w:r>
              <w:rPr>
                <w:noProof/>
                <w:webHidden/>
              </w:rPr>
            </w:r>
          </w:ins>
          <w:r>
            <w:rPr>
              <w:noProof/>
              <w:webHidden/>
            </w:rPr>
            <w:fldChar w:fldCharType="separate"/>
          </w:r>
          <w:ins w:id="285" w:author="Deepak Bansal (AZURE)" w:date="2012-08-22T13:02:00Z">
            <w:r>
              <w:rPr>
                <w:noProof/>
                <w:webHidden/>
              </w:rPr>
              <w:t>26</w:t>
            </w:r>
          </w:ins>
          <w:ins w:id="286" w:author="Deepak Bansal (AZURE)" w:date="2012-08-22T13:01:00Z">
            <w:r>
              <w:rPr>
                <w:noProof/>
                <w:webHidden/>
              </w:rPr>
              <w:fldChar w:fldCharType="end"/>
            </w:r>
            <w:r w:rsidRPr="00A45235">
              <w:rPr>
                <w:rStyle w:val="Hyperlink"/>
                <w:noProof/>
              </w:rPr>
              <w:fldChar w:fldCharType="end"/>
            </w:r>
          </w:ins>
        </w:p>
        <w:p w14:paraId="6A6CB7AA" w14:textId="77777777" w:rsidR="002705F3" w:rsidRDefault="002705F3">
          <w:pPr>
            <w:pStyle w:val="TOC2"/>
            <w:tabs>
              <w:tab w:val="left" w:pos="880"/>
              <w:tab w:val="right" w:leader="dot" w:pos="9350"/>
            </w:tabs>
            <w:rPr>
              <w:ins w:id="287" w:author="Deepak Bansal (AZURE)" w:date="2012-08-22T13:01:00Z"/>
              <w:rFonts w:eastAsiaTheme="minorEastAsia"/>
              <w:noProof/>
            </w:rPr>
          </w:pPr>
          <w:ins w:id="28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"_Toc333403878"</w:instrText>
            </w:r>
            <w:r w:rsidRPr="00A45235">
              <w:rPr>
                <w:rStyle w:val="Hyperlink"/>
                <w:noProof/>
              </w:rPr>
              <w:instrText xml:space="preserve"> </w:instrText>
            </w:r>
          </w:ins>
          <w:ins w:id="289" w:author="Deepak Bansal (AZURE)" w:date="2012-08-22T13:02:00Z">
            <w:r w:rsidRPr="00A45235">
              <w:rPr>
                <w:rStyle w:val="Hyperlink"/>
                <w:noProof/>
              </w:rPr>
            </w:r>
          </w:ins>
          <w:ins w:id="290" w:author="Deepak Bansal (AZURE)" w:date="2012-08-22T13:01:00Z">
            <w:r w:rsidRPr="00A45235">
              <w:rPr>
                <w:rStyle w:val="Hyperlink"/>
                <w:noProof/>
              </w:rPr>
              <w:fldChar w:fldCharType="separate"/>
            </w:r>
            <w:r w:rsidRPr="00A45235">
              <w:rPr>
                <w:rStyle w:val="Hyperlink"/>
                <w:noProof/>
              </w:rPr>
              <w:t>7.3</w:t>
            </w:r>
            <w:r>
              <w:rPr>
                <w:rFonts w:eastAsiaTheme="minorEastAsia"/>
                <w:noProof/>
              </w:rPr>
              <w:tab/>
            </w:r>
            <w:r w:rsidRPr="00A45235">
              <w:rPr>
                <w:rStyle w:val="Hyperlink"/>
                <w:noProof/>
              </w:rPr>
              <w:t>OpenFlow Logical Switch</w:t>
            </w:r>
            <w:r>
              <w:rPr>
                <w:noProof/>
                <w:webHidden/>
              </w:rPr>
              <w:tab/>
            </w:r>
            <w:r>
              <w:rPr>
                <w:noProof/>
                <w:webHidden/>
              </w:rPr>
              <w:fldChar w:fldCharType="begin"/>
            </w:r>
            <w:r>
              <w:rPr>
                <w:noProof/>
                <w:webHidden/>
              </w:rPr>
              <w:instrText xml:space="preserve"> PAGEREF _Toc333403878 \h </w:instrText>
            </w:r>
          </w:ins>
          <w:ins w:id="291" w:author="Deepak Bansal (AZURE)" w:date="2012-08-22T13:02:00Z">
            <w:r>
              <w:rPr>
                <w:noProof/>
                <w:webHidden/>
              </w:rPr>
            </w:r>
          </w:ins>
          <w:r>
            <w:rPr>
              <w:noProof/>
              <w:webHidden/>
            </w:rPr>
            <w:fldChar w:fldCharType="separate"/>
          </w:r>
          <w:ins w:id="292" w:author="Deepak Bansal (AZURE)" w:date="2012-08-22T13:02:00Z">
            <w:r>
              <w:rPr>
                <w:noProof/>
                <w:webHidden/>
              </w:rPr>
              <w:t>28</w:t>
            </w:r>
          </w:ins>
          <w:ins w:id="293" w:author="Deepak Bansal (AZURE)" w:date="2012-08-22T13:01:00Z">
            <w:r>
              <w:rPr>
                <w:noProof/>
                <w:webHidden/>
              </w:rPr>
              <w:fldChar w:fldCharType="end"/>
            </w:r>
            <w:r w:rsidRPr="00A45235">
              <w:rPr>
                <w:rStyle w:val="Hyperlink"/>
                <w:noProof/>
              </w:rPr>
              <w:fldChar w:fldCharType="end"/>
            </w:r>
          </w:ins>
        </w:p>
        <w:p w14:paraId="67CEF256" w14:textId="77777777" w:rsidR="002705F3" w:rsidRDefault="002705F3">
          <w:pPr>
            <w:pStyle w:val="TOC3"/>
            <w:tabs>
              <w:tab w:val="left" w:pos="1320"/>
              <w:tab w:val="right" w:leader="dot" w:pos="9350"/>
            </w:tabs>
            <w:rPr>
              <w:ins w:id="294" w:author="Deepak Bansal (AZURE)" w:date="2012-08-22T13:01:00Z"/>
              <w:rFonts w:eastAsiaTheme="minorEastAsia"/>
              <w:noProof/>
            </w:rPr>
          </w:pPr>
          <w:ins w:id="29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"_Toc333403879"</w:instrText>
            </w:r>
            <w:r w:rsidRPr="00A45235">
              <w:rPr>
                <w:rStyle w:val="Hyperlink"/>
                <w:noProof/>
              </w:rPr>
              <w:instrText xml:space="preserve"> </w:instrText>
            </w:r>
          </w:ins>
          <w:ins w:id="296" w:author="Deepak Bansal (AZURE)" w:date="2012-08-22T13:02:00Z">
            <w:r w:rsidRPr="00A45235">
              <w:rPr>
                <w:rStyle w:val="Hyperlink"/>
                <w:noProof/>
              </w:rPr>
            </w:r>
          </w:ins>
          <w:ins w:id="297" w:author="Deepak Bansal (AZURE)" w:date="2012-08-22T13:01:00Z">
            <w:r w:rsidRPr="00A45235">
              <w:rPr>
                <w:rStyle w:val="Hyperlink"/>
                <w:noProof/>
              </w:rPr>
              <w:fldChar w:fldCharType="separate"/>
            </w:r>
            <w:r w:rsidRPr="00A45235">
              <w:rPr>
                <w:rStyle w:val="Hyperlink"/>
                <w:noProof/>
              </w:rPr>
              <w:t>7.3.1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_Toc333403879 \h </w:instrText>
            </w:r>
          </w:ins>
          <w:ins w:id="298" w:author="Deepak Bansal (AZURE)" w:date="2012-08-22T13:02:00Z">
            <w:r>
              <w:rPr>
                <w:noProof/>
                <w:webHidden/>
              </w:rPr>
            </w:r>
          </w:ins>
          <w:r>
            <w:rPr>
              <w:noProof/>
              <w:webHidden/>
            </w:rPr>
            <w:fldChar w:fldCharType="separate"/>
          </w:r>
          <w:ins w:id="299" w:author="Deepak Bansal (AZURE)" w:date="2012-08-22T13:02:00Z">
            <w:r>
              <w:rPr>
                <w:noProof/>
                <w:webHidden/>
              </w:rPr>
              <w:t>28</w:t>
            </w:r>
          </w:ins>
          <w:ins w:id="300" w:author="Deepak Bansal (AZURE)" w:date="2012-08-22T13:01:00Z">
            <w:r>
              <w:rPr>
                <w:noProof/>
                <w:webHidden/>
              </w:rPr>
              <w:fldChar w:fldCharType="end"/>
            </w:r>
            <w:r w:rsidRPr="00A45235">
              <w:rPr>
                <w:rStyle w:val="Hyperlink"/>
                <w:noProof/>
              </w:rPr>
              <w:fldChar w:fldCharType="end"/>
            </w:r>
          </w:ins>
        </w:p>
        <w:p w14:paraId="0933B792" w14:textId="77777777" w:rsidR="002705F3" w:rsidRDefault="002705F3">
          <w:pPr>
            <w:pStyle w:val="TOC3"/>
            <w:tabs>
              <w:tab w:val="left" w:pos="1320"/>
              <w:tab w:val="right" w:leader="dot" w:pos="9350"/>
            </w:tabs>
            <w:rPr>
              <w:ins w:id="301" w:author="Deepak Bansal (AZURE)" w:date="2012-08-22T13:01:00Z"/>
              <w:rFonts w:eastAsiaTheme="minorEastAsia"/>
              <w:noProof/>
            </w:rPr>
          </w:pPr>
          <w:ins w:id="30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"_Toc333403880"</w:instrText>
            </w:r>
            <w:r w:rsidRPr="00A45235">
              <w:rPr>
                <w:rStyle w:val="Hyperlink"/>
                <w:noProof/>
              </w:rPr>
              <w:instrText xml:space="preserve"> </w:instrText>
            </w:r>
          </w:ins>
          <w:ins w:id="303" w:author="Deepak Bansal (AZURE)" w:date="2012-08-22T13:02:00Z">
            <w:r w:rsidRPr="00A45235">
              <w:rPr>
                <w:rStyle w:val="Hyperlink"/>
                <w:noProof/>
              </w:rPr>
            </w:r>
          </w:ins>
          <w:ins w:id="304" w:author="Deepak Bansal (AZURE)" w:date="2012-08-22T13:01:00Z">
            <w:r w:rsidRPr="00A45235">
              <w:rPr>
                <w:rStyle w:val="Hyperlink"/>
                <w:noProof/>
              </w:rPr>
              <w:fldChar w:fldCharType="separate"/>
            </w:r>
            <w:r w:rsidRPr="00A45235">
              <w:rPr>
                <w:rStyle w:val="Hyperlink"/>
                <w:noProof/>
              </w:rPr>
              <w:t>7.3.2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_Toc333403880 \h </w:instrText>
            </w:r>
          </w:ins>
          <w:ins w:id="305" w:author="Deepak Bansal (AZURE)" w:date="2012-08-22T13:02:00Z">
            <w:r>
              <w:rPr>
                <w:noProof/>
                <w:webHidden/>
              </w:rPr>
            </w:r>
          </w:ins>
          <w:r>
            <w:rPr>
              <w:noProof/>
              <w:webHidden/>
            </w:rPr>
            <w:fldChar w:fldCharType="separate"/>
          </w:r>
          <w:ins w:id="306" w:author="Deepak Bansal (AZURE)" w:date="2012-08-22T13:02:00Z">
            <w:r>
              <w:rPr>
                <w:noProof/>
                <w:webHidden/>
              </w:rPr>
              <w:t>28</w:t>
            </w:r>
          </w:ins>
          <w:ins w:id="307" w:author="Deepak Bansal (AZURE)" w:date="2012-08-22T13:01:00Z">
            <w:r>
              <w:rPr>
                <w:noProof/>
                <w:webHidden/>
              </w:rPr>
              <w:fldChar w:fldCharType="end"/>
            </w:r>
            <w:r w:rsidRPr="00A45235">
              <w:rPr>
                <w:rStyle w:val="Hyperlink"/>
                <w:noProof/>
              </w:rPr>
              <w:fldChar w:fldCharType="end"/>
            </w:r>
          </w:ins>
        </w:p>
        <w:p w14:paraId="201605DA" w14:textId="77777777" w:rsidR="002705F3" w:rsidRDefault="002705F3">
          <w:pPr>
            <w:pStyle w:val="TOC3"/>
            <w:tabs>
              <w:tab w:val="left" w:pos="1320"/>
              <w:tab w:val="right" w:leader="dot" w:pos="9350"/>
            </w:tabs>
            <w:rPr>
              <w:ins w:id="308" w:author="Deepak Bansal (AZURE)" w:date="2012-08-22T13:01:00Z"/>
              <w:rFonts w:eastAsiaTheme="minorEastAsia"/>
              <w:noProof/>
            </w:rPr>
          </w:pPr>
          <w:ins w:id="30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"_Toc333403881"</w:instrText>
            </w:r>
            <w:r w:rsidRPr="00A45235">
              <w:rPr>
                <w:rStyle w:val="Hyperlink"/>
                <w:noProof/>
              </w:rPr>
              <w:instrText xml:space="preserve"> </w:instrText>
            </w:r>
          </w:ins>
          <w:ins w:id="310" w:author="Deepak Bansal (AZURE)" w:date="2012-08-22T13:02:00Z">
            <w:r w:rsidRPr="00A45235">
              <w:rPr>
                <w:rStyle w:val="Hyperlink"/>
                <w:noProof/>
              </w:rPr>
            </w:r>
          </w:ins>
          <w:ins w:id="311" w:author="Deepak Bansal (AZURE)" w:date="2012-08-22T13:01:00Z">
            <w:r w:rsidRPr="00A45235">
              <w:rPr>
                <w:rStyle w:val="Hyperlink"/>
                <w:noProof/>
              </w:rPr>
              <w:fldChar w:fldCharType="separate"/>
            </w:r>
            <w:r w:rsidRPr="00A45235">
              <w:rPr>
                <w:rStyle w:val="Hyperlink"/>
                <w:noProof/>
              </w:rPr>
              <w:t>7.3.3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_Toc333403881 \h </w:instrText>
            </w:r>
          </w:ins>
          <w:ins w:id="312" w:author="Deepak Bansal (AZURE)" w:date="2012-08-22T13:02:00Z">
            <w:r>
              <w:rPr>
                <w:noProof/>
                <w:webHidden/>
              </w:rPr>
            </w:r>
          </w:ins>
          <w:r>
            <w:rPr>
              <w:noProof/>
              <w:webHidden/>
            </w:rPr>
            <w:fldChar w:fldCharType="separate"/>
          </w:r>
          <w:ins w:id="313" w:author="Deepak Bansal (AZURE)" w:date="2012-08-22T13:02:00Z">
            <w:r>
              <w:rPr>
                <w:noProof/>
                <w:webHidden/>
              </w:rPr>
              <w:t>34</w:t>
            </w:r>
          </w:ins>
          <w:ins w:id="314" w:author="Deepak Bansal (AZURE)" w:date="2012-08-22T13:01:00Z">
            <w:r>
              <w:rPr>
                <w:noProof/>
                <w:webHidden/>
              </w:rPr>
              <w:fldChar w:fldCharType="end"/>
            </w:r>
            <w:r w:rsidRPr="00A45235">
              <w:rPr>
                <w:rStyle w:val="Hyperlink"/>
                <w:noProof/>
              </w:rPr>
              <w:fldChar w:fldCharType="end"/>
            </w:r>
          </w:ins>
        </w:p>
        <w:p w14:paraId="07EB3D50" w14:textId="77777777" w:rsidR="002705F3" w:rsidRDefault="002705F3">
          <w:pPr>
            <w:pStyle w:val="TOC3"/>
            <w:tabs>
              <w:tab w:val="left" w:pos="1320"/>
              <w:tab w:val="right" w:leader="dot" w:pos="9350"/>
            </w:tabs>
            <w:rPr>
              <w:ins w:id="315" w:author="Deepak Bansal (AZURE)" w:date="2012-08-22T13:01:00Z"/>
              <w:rFonts w:eastAsiaTheme="minorEastAsia"/>
              <w:noProof/>
            </w:rPr>
          </w:pPr>
          <w:ins w:id="31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"_Toc333403883"</w:instrText>
            </w:r>
            <w:r w:rsidRPr="00A45235">
              <w:rPr>
                <w:rStyle w:val="Hyperlink"/>
                <w:noProof/>
              </w:rPr>
              <w:instrText xml:space="preserve"> </w:instrText>
            </w:r>
          </w:ins>
          <w:ins w:id="317" w:author="Deepak Bansal (AZURE)" w:date="2012-08-22T13:02:00Z">
            <w:r w:rsidRPr="00A45235">
              <w:rPr>
                <w:rStyle w:val="Hyperlink"/>
                <w:noProof/>
              </w:rPr>
            </w:r>
          </w:ins>
          <w:ins w:id="318" w:author="Deepak Bansal (AZURE)" w:date="2012-08-22T13:01:00Z">
            <w:r w:rsidRPr="00A45235">
              <w:rPr>
                <w:rStyle w:val="Hyperlink"/>
                <w:noProof/>
              </w:rPr>
              <w:fldChar w:fldCharType="separate"/>
            </w:r>
            <w:r w:rsidRPr="00A45235">
              <w:rPr>
                <w:rStyle w:val="Hyperlink"/>
                <w:noProof/>
              </w:rPr>
              <w:t>7.3.4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_Toc333403883 \h </w:instrText>
            </w:r>
          </w:ins>
          <w:ins w:id="319" w:author="Deepak Bansal (AZURE)" w:date="2012-08-22T13:02:00Z">
            <w:r>
              <w:rPr>
                <w:noProof/>
                <w:webHidden/>
              </w:rPr>
            </w:r>
          </w:ins>
          <w:r>
            <w:rPr>
              <w:noProof/>
              <w:webHidden/>
            </w:rPr>
            <w:fldChar w:fldCharType="separate"/>
          </w:r>
          <w:ins w:id="320" w:author="Deepak Bansal (AZURE)" w:date="2012-08-22T13:02:00Z">
            <w:r>
              <w:rPr>
                <w:noProof/>
                <w:webHidden/>
              </w:rPr>
              <w:t>35</w:t>
            </w:r>
          </w:ins>
          <w:ins w:id="321" w:author="Deepak Bansal (AZURE)" w:date="2012-08-22T13:01:00Z">
            <w:r>
              <w:rPr>
                <w:noProof/>
                <w:webHidden/>
              </w:rPr>
              <w:fldChar w:fldCharType="end"/>
            </w:r>
            <w:r w:rsidRPr="00A45235">
              <w:rPr>
                <w:rStyle w:val="Hyperlink"/>
                <w:noProof/>
              </w:rPr>
              <w:fldChar w:fldCharType="end"/>
            </w:r>
          </w:ins>
        </w:p>
        <w:p w14:paraId="669BD39E" w14:textId="77777777" w:rsidR="002705F3" w:rsidRDefault="002705F3">
          <w:pPr>
            <w:pStyle w:val="TOC2"/>
            <w:tabs>
              <w:tab w:val="left" w:pos="880"/>
              <w:tab w:val="right" w:leader="dot" w:pos="9350"/>
            </w:tabs>
            <w:rPr>
              <w:ins w:id="322" w:author="Deepak Bansal (AZURE)" w:date="2012-08-22T13:01:00Z"/>
              <w:rFonts w:eastAsiaTheme="minorEastAsia"/>
              <w:noProof/>
            </w:rPr>
          </w:pPr>
          <w:ins w:id="32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"_Toc333403884"</w:instrText>
            </w:r>
            <w:r w:rsidRPr="00A45235">
              <w:rPr>
                <w:rStyle w:val="Hyperlink"/>
                <w:noProof/>
              </w:rPr>
              <w:instrText xml:space="preserve"> </w:instrText>
            </w:r>
          </w:ins>
          <w:ins w:id="324" w:author="Deepak Bansal (AZURE)" w:date="2012-08-22T13:02:00Z">
            <w:r w:rsidRPr="00A45235">
              <w:rPr>
                <w:rStyle w:val="Hyperlink"/>
                <w:noProof/>
              </w:rPr>
            </w:r>
          </w:ins>
          <w:ins w:id="325" w:author="Deepak Bansal (AZURE)" w:date="2012-08-22T13:01:00Z">
            <w:r w:rsidRPr="00A45235">
              <w:rPr>
                <w:rStyle w:val="Hyperlink"/>
                <w:noProof/>
              </w:rPr>
              <w:fldChar w:fldCharType="separate"/>
            </w:r>
            <w:r w:rsidRPr="00A45235">
              <w:rPr>
                <w:rStyle w:val="Hyperlink"/>
                <w:noProof/>
              </w:rPr>
              <w:t>7.4</w:t>
            </w:r>
            <w:r>
              <w:rPr>
                <w:rFonts w:eastAsiaTheme="minorEastAsia"/>
                <w:noProof/>
              </w:rPr>
              <w:tab/>
            </w:r>
            <w:r w:rsidRPr="00A45235">
              <w:rPr>
                <w:rStyle w:val="Hyperlink"/>
                <w:noProof/>
              </w:rPr>
              <w:t>Logical Switch Capabilities</w:t>
            </w:r>
            <w:r>
              <w:rPr>
                <w:noProof/>
                <w:webHidden/>
              </w:rPr>
              <w:tab/>
            </w:r>
            <w:r>
              <w:rPr>
                <w:noProof/>
                <w:webHidden/>
              </w:rPr>
              <w:fldChar w:fldCharType="begin"/>
            </w:r>
            <w:r>
              <w:rPr>
                <w:noProof/>
                <w:webHidden/>
              </w:rPr>
              <w:instrText xml:space="preserve"> PAGEREF _Toc333403884 \h </w:instrText>
            </w:r>
          </w:ins>
          <w:ins w:id="326" w:author="Deepak Bansal (AZURE)" w:date="2012-08-22T13:02:00Z">
            <w:r>
              <w:rPr>
                <w:noProof/>
                <w:webHidden/>
              </w:rPr>
            </w:r>
          </w:ins>
          <w:r>
            <w:rPr>
              <w:noProof/>
              <w:webHidden/>
            </w:rPr>
            <w:fldChar w:fldCharType="separate"/>
          </w:r>
          <w:ins w:id="327" w:author="Deepak Bansal (AZURE)" w:date="2012-08-22T13:02:00Z">
            <w:r>
              <w:rPr>
                <w:noProof/>
                <w:webHidden/>
              </w:rPr>
              <w:t>40</w:t>
            </w:r>
          </w:ins>
          <w:ins w:id="328" w:author="Deepak Bansal (AZURE)" w:date="2012-08-22T13:01:00Z">
            <w:r>
              <w:rPr>
                <w:noProof/>
                <w:webHidden/>
              </w:rPr>
              <w:fldChar w:fldCharType="end"/>
            </w:r>
            <w:r w:rsidRPr="00A45235">
              <w:rPr>
                <w:rStyle w:val="Hyperlink"/>
                <w:noProof/>
              </w:rPr>
              <w:fldChar w:fldCharType="end"/>
            </w:r>
          </w:ins>
        </w:p>
        <w:p w14:paraId="03123F07" w14:textId="77777777" w:rsidR="002705F3" w:rsidRDefault="002705F3">
          <w:pPr>
            <w:pStyle w:val="TOC3"/>
            <w:tabs>
              <w:tab w:val="left" w:pos="1320"/>
              <w:tab w:val="right" w:leader="dot" w:pos="9350"/>
            </w:tabs>
            <w:rPr>
              <w:ins w:id="329" w:author="Deepak Bansal (AZURE)" w:date="2012-08-22T13:01:00Z"/>
              <w:rFonts w:eastAsiaTheme="minorEastAsia"/>
              <w:noProof/>
            </w:rPr>
          </w:pPr>
          <w:ins w:id="33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"_Toc333403885"</w:instrText>
            </w:r>
            <w:r w:rsidRPr="00A45235">
              <w:rPr>
                <w:rStyle w:val="Hyperlink"/>
                <w:noProof/>
              </w:rPr>
              <w:instrText xml:space="preserve"> </w:instrText>
            </w:r>
          </w:ins>
          <w:ins w:id="331" w:author="Deepak Bansal (AZURE)" w:date="2012-08-22T13:02:00Z">
            <w:r w:rsidRPr="00A45235">
              <w:rPr>
                <w:rStyle w:val="Hyperlink"/>
                <w:noProof/>
              </w:rPr>
            </w:r>
          </w:ins>
          <w:ins w:id="332" w:author="Deepak Bansal (AZURE)" w:date="2012-08-22T13:01:00Z">
            <w:r w:rsidRPr="00A45235">
              <w:rPr>
                <w:rStyle w:val="Hyperlink"/>
                <w:noProof/>
              </w:rPr>
              <w:fldChar w:fldCharType="separate"/>
            </w:r>
            <w:r w:rsidRPr="00A45235">
              <w:rPr>
                <w:rStyle w:val="Hyperlink"/>
                <w:noProof/>
              </w:rPr>
              <w:t>7.4.1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_Toc333403885 \h </w:instrText>
            </w:r>
          </w:ins>
          <w:ins w:id="333" w:author="Deepak Bansal (AZURE)" w:date="2012-08-22T13:02:00Z">
            <w:r>
              <w:rPr>
                <w:noProof/>
                <w:webHidden/>
              </w:rPr>
            </w:r>
          </w:ins>
          <w:r>
            <w:rPr>
              <w:noProof/>
              <w:webHidden/>
            </w:rPr>
            <w:fldChar w:fldCharType="separate"/>
          </w:r>
          <w:ins w:id="334" w:author="Deepak Bansal (AZURE)" w:date="2012-08-22T13:02:00Z">
            <w:r>
              <w:rPr>
                <w:noProof/>
                <w:webHidden/>
              </w:rPr>
              <w:t>40</w:t>
            </w:r>
          </w:ins>
          <w:ins w:id="335" w:author="Deepak Bansal (AZURE)" w:date="2012-08-22T13:01:00Z">
            <w:r>
              <w:rPr>
                <w:noProof/>
                <w:webHidden/>
              </w:rPr>
              <w:fldChar w:fldCharType="end"/>
            </w:r>
            <w:r w:rsidRPr="00A45235">
              <w:rPr>
                <w:rStyle w:val="Hyperlink"/>
                <w:noProof/>
              </w:rPr>
              <w:fldChar w:fldCharType="end"/>
            </w:r>
          </w:ins>
        </w:p>
        <w:p w14:paraId="6E088EDC" w14:textId="77777777" w:rsidR="002705F3" w:rsidRDefault="002705F3">
          <w:pPr>
            <w:pStyle w:val="TOC3"/>
            <w:tabs>
              <w:tab w:val="left" w:pos="1320"/>
              <w:tab w:val="right" w:leader="dot" w:pos="9350"/>
            </w:tabs>
            <w:rPr>
              <w:ins w:id="336" w:author="Deepak Bansal (AZURE)" w:date="2012-08-22T13:01:00Z"/>
              <w:rFonts w:eastAsiaTheme="minorEastAsia"/>
              <w:noProof/>
            </w:rPr>
          </w:pPr>
          <w:ins w:id="33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"_Toc333403886"</w:instrText>
            </w:r>
            <w:r w:rsidRPr="00A45235">
              <w:rPr>
                <w:rStyle w:val="Hyperlink"/>
                <w:noProof/>
              </w:rPr>
              <w:instrText xml:space="preserve"> </w:instrText>
            </w:r>
          </w:ins>
          <w:ins w:id="338" w:author="Deepak Bansal (AZURE)" w:date="2012-08-22T13:02:00Z">
            <w:r w:rsidRPr="00A45235">
              <w:rPr>
                <w:rStyle w:val="Hyperlink"/>
                <w:noProof/>
              </w:rPr>
            </w:r>
          </w:ins>
          <w:ins w:id="339" w:author="Deepak Bansal (AZURE)" w:date="2012-08-22T13:01:00Z">
            <w:r w:rsidRPr="00A45235">
              <w:rPr>
                <w:rStyle w:val="Hyperlink"/>
                <w:noProof/>
              </w:rPr>
              <w:fldChar w:fldCharType="separate"/>
            </w:r>
            <w:r w:rsidRPr="00A45235">
              <w:rPr>
                <w:rStyle w:val="Hyperlink"/>
                <w:noProof/>
              </w:rPr>
              <w:t>7.4.2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_Toc333403886 \h </w:instrText>
            </w:r>
          </w:ins>
          <w:ins w:id="340" w:author="Deepak Bansal (AZURE)" w:date="2012-08-22T13:02:00Z">
            <w:r>
              <w:rPr>
                <w:noProof/>
                <w:webHidden/>
              </w:rPr>
            </w:r>
          </w:ins>
          <w:r>
            <w:rPr>
              <w:noProof/>
              <w:webHidden/>
            </w:rPr>
            <w:fldChar w:fldCharType="separate"/>
          </w:r>
          <w:ins w:id="341" w:author="Deepak Bansal (AZURE)" w:date="2012-08-22T13:02:00Z">
            <w:r>
              <w:rPr>
                <w:noProof/>
                <w:webHidden/>
              </w:rPr>
              <w:t>40</w:t>
            </w:r>
          </w:ins>
          <w:ins w:id="342" w:author="Deepak Bansal (AZURE)" w:date="2012-08-22T13:01:00Z">
            <w:r>
              <w:rPr>
                <w:noProof/>
                <w:webHidden/>
              </w:rPr>
              <w:fldChar w:fldCharType="end"/>
            </w:r>
            <w:r w:rsidRPr="00A45235">
              <w:rPr>
                <w:rStyle w:val="Hyperlink"/>
                <w:noProof/>
              </w:rPr>
              <w:fldChar w:fldCharType="end"/>
            </w:r>
          </w:ins>
        </w:p>
        <w:p w14:paraId="595D8B47" w14:textId="77777777" w:rsidR="002705F3" w:rsidRDefault="002705F3">
          <w:pPr>
            <w:pStyle w:val="TOC3"/>
            <w:tabs>
              <w:tab w:val="left" w:pos="1320"/>
              <w:tab w:val="right" w:leader="dot" w:pos="9350"/>
            </w:tabs>
            <w:rPr>
              <w:ins w:id="343" w:author="Deepak Bansal (AZURE)" w:date="2012-08-22T13:01:00Z"/>
              <w:rFonts w:eastAsiaTheme="minorEastAsia"/>
              <w:noProof/>
            </w:rPr>
          </w:pPr>
          <w:ins w:id="34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"_Toc333403887"</w:instrText>
            </w:r>
            <w:r w:rsidRPr="00A45235">
              <w:rPr>
                <w:rStyle w:val="Hyperlink"/>
                <w:noProof/>
              </w:rPr>
              <w:instrText xml:space="preserve"> </w:instrText>
            </w:r>
          </w:ins>
          <w:ins w:id="345" w:author="Deepak Bansal (AZURE)" w:date="2012-08-22T13:02:00Z">
            <w:r w:rsidRPr="00A45235">
              <w:rPr>
                <w:rStyle w:val="Hyperlink"/>
                <w:noProof/>
              </w:rPr>
            </w:r>
          </w:ins>
          <w:ins w:id="346" w:author="Deepak Bansal (AZURE)" w:date="2012-08-22T13:01:00Z">
            <w:r w:rsidRPr="00A45235">
              <w:rPr>
                <w:rStyle w:val="Hyperlink"/>
                <w:noProof/>
              </w:rPr>
              <w:fldChar w:fldCharType="separate"/>
            </w:r>
            <w:r w:rsidRPr="00A45235">
              <w:rPr>
                <w:rStyle w:val="Hyperlink"/>
                <w:noProof/>
              </w:rPr>
              <w:t>7.4.3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_Toc333403887 \h </w:instrText>
            </w:r>
          </w:ins>
          <w:ins w:id="347" w:author="Deepak Bansal (AZURE)" w:date="2012-08-22T13:02:00Z">
            <w:r>
              <w:rPr>
                <w:noProof/>
                <w:webHidden/>
              </w:rPr>
            </w:r>
          </w:ins>
          <w:r>
            <w:rPr>
              <w:noProof/>
              <w:webHidden/>
            </w:rPr>
            <w:fldChar w:fldCharType="separate"/>
          </w:r>
          <w:ins w:id="348" w:author="Deepak Bansal (AZURE)" w:date="2012-08-22T13:02:00Z">
            <w:r>
              <w:rPr>
                <w:noProof/>
                <w:webHidden/>
              </w:rPr>
              <w:t>45</w:t>
            </w:r>
          </w:ins>
          <w:ins w:id="349" w:author="Deepak Bansal (AZURE)" w:date="2012-08-22T13:01:00Z">
            <w:r>
              <w:rPr>
                <w:noProof/>
                <w:webHidden/>
              </w:rPr>
              <w:fldChar w:fldCharType="end"/>
            </w:r>
            <w:r w:rsidRPr="00A45235">
              <w:rPr>
                <w:rStyle w:val="Hyperlink"/>
                <w:noProof/>
              </w:rPr>
              <w:fldChar w:fldCharType="end"/>
            </w:r>
          </w:ins>
        </w:p>
        <w:p w14:paraId="74B50F36" w14:textId="77777777" w:rsidR="002705F3" w:rsidRDefault="002705F3">
          <w:pPr>
            <w:pStyle w:val="TOC3"/>
            <w:tabs>
              <w:tab w:val="left" w:pos="1320"/>
              <w:tab w:val="right" w:leader="dot" w:pos="9350"/>
            </w:tabs>
            <w:rPr>
              <w:ins w:id="350" w:author="Deepak Bansal (AZURE)" w:date="2012-08-22T13:01:00Z"/>
              <w:rFonts w:eastAsiaTheme="minorEastAsia"/>
              <w:noProof/>
            </w:rPr>
          </w:pPr>
          <w:ins w:id="35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"_Toc333403889"</w:instrText>
            </w:r>
            <w:r w:rsidRPr="00A45235">
              <w:rPr>
                <w:rStyle w:val="Hyperlink"/>
                <w:noProof/>
              </w:rPr>
              <w:instrText xml:space="preserve"> </w:instrText>
            </w:r>
          </w:ins>
          <w:ins w:id="352" w:author="Deepak Bansal (AZURE)" w:date="2012-08-22T13:02:00Z">
            <w:r w:rsidRPr="00A45235">
              <w:rPr>
                <w:rStyle w:val="Hyperlink"/>
                <w:noProof/>
              </w:rPr>
            </w:r>
          </w:ins>
          <w:ins w:id="353" w:author="Deepak Bansal (AZURE)" w:date="2012-08-22T13:01:00Z">
            <w:r w:rsidRPr="00A45235">
              <w:rPr>
                <w:rStyle w:val="Hyperlink"/>
                <w:noProof/>
              </w:rPr>
              <w:fldChar w:fldCharType="separate"/>
            </w:r>
            <w:r w:rsidRPr="00A45235">
              <w:rPr>
                <w:rStyle w:val="Hyperlink"/>
                <w:noProof/>
              </w:rPr>
              <w:t>7.4.4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_Toc333403889 \h </w:instrText>
            </w:r>
          </w:ins>
          <w:ins w:id="354" w:author="Deepak Bansal (AZURE)" w:date="2012-08-22T13:02:00Z">
            <w:r>
              <w:rPr>
                <w:noProof/>
                <w:webHidden/>
              </w:rPr>
            </w:r>
          </w:ins>
          <w:r>
            <w:rPr>
              <w:noProof/>
              <w:webHidden/>
            </w:rPr>
            <w:fldChar w:fldCharType="separate"/>
          </w:r>
          <w:ins w:id="355" w:author="Deepak Bansal (AZURE)" w:date="2012-08-22T13:02:00Z">
            <w:r>
              <w:rPr>
                <w:noProof/>
                <w:webHidden/>
              </w:rPr>
              <w:t>45</w:t>
            </w:r>
          </w:ins>
          <w:ins w:id="356" w:author="Deepak Bansal (AZURE)" w:date="2012-08-22T13:01:00Z">
            <w:r>
              <w:rPr>
                <w:noProof/>
                <w:webHidden/>
              </w:rPr>
              <w:fldChar w:fldCharType="end"/>
            </w:r>
            <w:r w:rsidRPr="00A45235">
              <w:rPr>
                <w:rStyle w:val="Hyperlink"/>
                <w:noProof/>
              </w:rPr>
              <w:fldChar w:fldCharType="end"/>
            </w:r>
          </w:ins>
        </w:p>
        <w:p w14:paraId="61158473" w14:textId="77777777" w:rsidR="002705F3" w:rsidRDefault="002705F3">
          <w:pPr>
            <w:pStyle w:val="TOC2"/>
            <w:tabs>
              <w:tab w:val="left" w:pos="880"/>
              <w:tab w:val="right" w:leader="dot" w:pos="9350"/>
            </w:tabs>
            <w:rPr>
              <w:ins w:id="357" w:author="Deepak Bansal (AZURE)" w:date="2012-08-22T13:01:00Z"/>
              <w:rFonts w:eastAsiaTheme="minorEastAsia"/>
              <w:noProof/>
            </w:rPr>
          </w:pPr>
          <w:ins w:id="35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"_Toc333403890"</w:instrText>
            </w:r>
            <w:r w:rsidRPr="00A45235">
              <w:rPr>
                <w:rStyle w:val="Hyperlink"/>
                <w:noProof/>
              </w:rPr>
              <w:instrText xml:space="preserve"> </w:instrText>
            </w:r>
          </w:ins>
          <w:ins w:id="359" w:author="Deepak Bansal (AZURE)" w:date="2012-08-22T13:02:00Z">
            <w:r w:rsidRPr="00A45235">
              <w:rPr>
                <w:rStyle w:val="Hyperlink"/>
                <w:noProof/>
              </w:rPr>
            </w:r>
          </w:ins>
          <w:ins w:id="360" w:author="Deepak Bansal (AZURE)" w:date="2012-08-22T13:01:00Z">
            <w:r w:rsidRPr="00A45235">
              <w:rPr>
                <w:rStyle w:val="Hyperlink"/>
                <w:noProof/>
              </w:rPr>
              <w:fldChar w:fldCharType="separate"/>
            </w:r>
            <w:r w:rsidRPr="00A45235">
              <w:rPr>
                <w:rStyle w:val="Hyperlink"/>
                <w:noProof/>
              </w:rPr>
              <w:t>7.5</w:t>
            </w:r>
            <w:r>
              <w:rPr>
                <w:rFonts w:eastAsiaTheme="minorEastAsia"/>
                <w:noProof/>
              </w:rPr>
              <w:tab/>
            </w:r>
            <w:r w:rsidRPr="00A45235">
              <w:rPr>
                <w:rStyle w:val="Hyperlink"/>
                <w:noProof/>
              </w:rPr>
              <w:t>OpenFlow Controller</w:t>
            </w:r>
            <w:r>
              <w:rPr>
                <w:noProof/>
                <w:webHidden/>
              </w:rPr>
              <w:tab/>
            </w:r>
            <w:r>
              <w:rPr>
                <w:noProof/>
                <w:webHidden/>
              </w:rPr>
              <w:fldChar w:fldCharType="begin"/>
            </w:r>
            <w:r>
              <w:rPr>
                <w:noProof/>
                <w:webHidden/>
              </w:rPr>
              <w:instrText xml:space="preserve"> PAGEREF _Toc333403890 \h </w:instrText>
            </w:r>
          </w:ins>
          <w:ins w:id="361" w:author="Deepak Bansal (AZURE)" w:date="2012-08-22T13:02:00Z">
            <w:r>
              <w:rPr>
                <w:noProof/>
                <w:webHidden/>
              </w:rPr>
            </w:r>
          </w:ins>
          <w:r>
            <w:rPr>
              <w:noProof/>
              <w:webHidden/>
            </w:rPr>
            <w:fldChar w:fldCharType="separate"/>
          </w:r>
          <w:ins w:id="362" w:author="Deepak Bansal (AZURE)" w:date="2012-08-22T13:02:00Z">
            <w:r>
              <w:rPr>
                <w:noProof/>
                <w:webHidden/>
              </w:rPr>
              <w:t>49</w:t>
            </w:r>
          </w:ins>
          <w:ins w:id="363" w:author="Deepak Bansal (AZURE)" w:date="2012-08-22T13:01:00Z">
            <w:r>
              <w:rPr>
                <w:noProof/>
                <w:webHidden/>
              </w:rPr>
              <w:fldChar w:fldCharType="end"/>
            </w:r>
            <w:r w:rsidRPr="00A45235">
              <w:rPr>
                <w:rStyle w:val="Hyperlink"/>
                <w:noProof/>
              </w:rPr>
              <w:fldChar w:fldCharType="end"/>
            </w:r>
          </w:ins>
        </w:p>
        <w:p w14:paraId="118716F5" w14:textId="77777777" w:rsidR="002705F3" w:rsidRDefault="002705F3">
          <w:pPr>
            <w:pStyle w:val="TOC3"/>
            <w:tabs>
              <w:tab w:val="left" w:pos="1320"/>
              <w:tab w:val="right" w:leader="dot" w:pos="9350"/>
            </w:tabs>
            <w:rPr>
              <w:ins w:id="364" w:author="Deepak Bansal (AZURE)" w:date="2012-08-22T13:01:00Z"/>
              <w:rFonts w:eastAsiaTheme="minorEastAsia"/>
              <w:noProof/>
            </w:rPr>
          </w:pPr>
          <w:ins w:id="36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"_Toc333403891"</w:instrText>
            </w:r>
            <w:r w:rsidRPr="00A45235">
              <w:rPr>
                <w:rStyle w:val="Hyperlink"/>
                <w:noProof/>
              </w:rPr>
              <w:instrText xml:space="preserve"> </w:instrText>
            </w:r>
          </w:ins>
          <w:ins w:id="366" w:author="Deepak Bansal (AZURE)" w:date="2012-08-22T13:02:00Z">
            <w:r w:rsidRPr="00A45235">
              <w:rPr>
                <w:rStyle w:val="Hyperlink"/>
                <w:noProof/>
              </w:rPr>
            </w:r>
          </w:ins>
          <w:ins w:id="367" w:author="Deepak Bansal (AZURE)" w:date="2012-08-22T13:01:00Z">
            <w:r w:rsidRPr="00A45235">
              <w:rPr>
                <w:rStyle w:val="Hyperlink"/>
                <w:noProof/>
              </w:rPr>
              <w:fldChar w:fldCharType="separate"/>
            </w:r>
            <w:r w:rsidRPr="00A45235">
              <w:rPr>
                <w:rStyle w:val="Hyperlink"/>
                <w:noProof/>
              </w:rPr>
              <w:t>7.5.1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_Toc333403891 \h </w:instrText>
            </w:r>
          </w:ins>
          <w:ins w:id="368" w:author="Deepak Bansal (AZURE)" w:date="2012-08-22T13:02:00Z">
            <w:r>
              <w:rPr>
                <w:noProof/>
                <w:webHidden/>
              </w:rPr>
            </w:r>
          </w:ins>
          <w:r>
            <w:rPr>
              <w:noProof/>
              <w:webHidden/>
            </w:rPr>
            <w:fldChar w:fldCharType="separate"/>
          </w:r>
          <w:ins w:id="369" w:author="Deepak Bansal (AZURE)" w:date="2012-08-22T13:02:00Z">
            <w:r>
              <w:rPr>
                <w:noProof/>
                <w:webHidden/>
              </w:rPr>
              <w:t>50</w:t>
            </w:r>
          </w:ins>
          <w:ins w:id="370" w:author="Deepak Bansal (AZURE)" w:date="2012-08-22T13:01:00Z">
            <w:r>
              <w:rPr>
                <w:noProof/>
                <w:webHidden/>
              </w:rPr>
              <w:fldChar w:fldCharType="end"/>
            </w:r>
            <w:r w:rsidRPr="00A45235">
              <w:rPr>
                <w:rStyle w:val="Hyperlink"/>
                <w:noProof/>
              </w:rPr>
              <w:fldChar w:fldCharType="end"/>
            </w:r>
          </w:ins>
        </w:p>
        <w:p w14:paraId="06886D0E" w14:textId="77777777" w:rsidR="002705F3" w:rsidRDefault="002705F3">
          <w:pPr>
            <w:pStyle w:val="TOC3"/>
            <w:tabs>
              <w:tab w:val="left" w:pos="1320"/>
              <w:tab w:val="right" w:leader="dot" w:pos="9350"/>
            </w:tabs>
            <w:rPr>
              <w:ins w:id="371" w:author="Deepak Bansal (AZURE)" w:date="2012-08-22T13:01:00Z"/>
              <w:rFonts w:eastAsiaTheme="minorEastAsia"/>
              <w:noProof/>
            </w:rPr>
          </w:pPr>
          <w:ins w:id="37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"_Toc333403892"</w:instrText>
            </w:r>
            <w:r w:rsidRPr="00A45235">
              <w:rPr>
                <w:rStyle w:val="Hyperlink"/>
                <w:noProof/>
              </w:rPr>
              <w:instrText xml:space="preserve"> </w:instrText>
            </w:r>
          </w:ins>
          <w:ins w:id="373" w:author="Deepak Bansal (AZURE)" w:date="2012-08-22T13:02:00Z">
            <w:r w:rsidRPr="00A45235">
              <w:rPr>
                <w:rStyle w:val="Hyperlink"/>
                <w:noProof/>
              </w:rPr>
            </w:r>
          </w:ins>
          <w:ins w:id="374" w:author="Deepak Bansal (AZURE)" w:date="2012-08-22T13:01:00Z">
            <w:r w:rsidRPr="00A45235">
              <w:rPr>
                <w:rStyle w:val="Hyperlink"/>
                <w:noProof/>
              </w:rPr>
              <w:fldChar w:fldCharType="separate"/>
            </w:r>
            <w:r w:rsidRPr="00A45235">
              <w:rPr>
                <w:rStyle w:val="Hyperlink"/>
                <w:noProof/>
              </w:rPr>
              <w:t>7.5.2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_Toc333403892 \h </w:instrText>
            </w:r>
          </w:ins>
          <w:ins w:id="375" w:author="Deepak Bansal (AZURE)" w:date="2012-08-22T13:02:00Z">
            <w:r>
              <w:rPr>
                <w:noProof/>
                <w:webHidden/>
              </w:rPr>
            </w:r>
          </w:ins>
          <w:r>
            <w:rPr>
              <w:noProof/>
              <w:webHidden/>
            </w:rPr>
            <w:fldChar w:fldCharType="separate"/>
          </w:r>
          <w:ins w:id="376" w:author="Deepak Bansal (AZURE)" w:date="2012-08-22T13:02:00Z">
            <w:r>
              <w:rPr>
                <w:noProof/>
                <w:webHidden/>
              </w:rPr>
              <w:t>51</w:t>
            </w:r>
          </w:ins>
          <w:ins w:id="377" w:author="Deepak Bansal (AZURE)" w:date="2012-08-22T13:01:00Z">
            <w:r>
              <w:rPr>
                <w:noProof/>
                <w:webHidden/>
              </w:rPr>
              <w:fldChar w:fldCharType="end"/>
            </w:r>
            <w:r w:rsidRPr="00A45235">
              <w:rPr>
                <w:rStyle w:val="Hyperlink"/>
                <w:noProof/>
              </w:rPr>
              <w:fldChar w:fldCharType="end"/>
            </w:r>
          </w:ins>
        </w:p>
        <w:p w14:paraId="3ACC6078" w14:textId="77777777" w:rsidR="002705F3" w:rsidRDefault="002705F3">
          <w:pPr>
            <w:pStyle w:val="TOC3"/>
            <w:tabs>
              <w:tab w:val="left" w:pos="1320"/>
              <w:tab w:val="right" w:leader="dot" w:pos="9350"/>
            </w:tabs>
            <w:rPr>
              <w:ins w:id="378" w:author="Deepak Bansal (AZURE)" w:date="2012-08-22T13:01:00Z"/>
              <w:rFonts w:eastAsiaTheme="minorEastAsia"/>
              <w:noProof/>
            </w:rPr>
          </w:pPr>
          <w:ins w:id="37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"_Toc333403893"</w:instrText>
            </w:r>
            <w:r w:rsidRPr="00A45235">
              <w:rPr>
                <w:rStyle w:val="Hyperlink"/>
                <w:noProof/>
              </w:rPr>
              <w:instrText xml:space="preserve"> </w:instrText>
            </w:r>
          </w:ins>
          <w:ins w:id="380" w:author="Deepak Bansal (AZURE)" w:date="2012-08-22T13:02:00Z">
            <w:r w:rsidRPr="00A45235">
              <w:rPr>
                <w:rStyle w:val="Hyperlink"/>
                <w:noProof/>
              </w:rPr>
            </w:r>
          </w:ins>
          <w:ins w:id="381" w:author="Deepak Bansal (AZURE)" w:date="2012-08-22T13:01:00Z">
            <w:r w:rsidRPr="00A45235">
              <w:rPr>
                <w:rStyle w:val="Hyperlink"/>
                <w:noProof/>
              </w:rPr>
              <w:fldChar w:fldCharType="separate"/>
            </w:r>
            <w:r w:rsidRPr="00A45235">
              <w:rPr>
                <w:rStyle w:val="Hyperlink"/>
                <w:noProof/>
              </w:rPr>
              <w:t>7.5.3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_Toc333403893 \h </w:instrText>
            </w:r>
          </w:ins>
          <w:ins w:id="382" w:author="Deepak Bansal (AZURE)" w:date="2012-08-22T13:02:00Z">
            <w:r>
              <w:rPr>
                <w:noProof/>
                <w:webHidden/>
              </w:rPr>
            </w:r>
          </w:ins>
          <w:r>
            <w:rPr>
              <w:noProof/>
              <w:webHidden/>
            </w:rPr>
            <w:fldChar w:fldCharType="separate"/>
          </w:r>
          <w:ins w:id="383" w:author="Deepak Bansal (AZURE)" w:date="2012-08-22T13:02:00Z">
            <w:r>
              <w:rPr>
                <w:noProof/>
                <w:webHidden/>
              </w:rPr>
              <w:t>56</w:t>
            </w:r>
          </w:ins>
          <w:ins w:id="384" w:author="Deepak Bansal (AZURE)" w:date="2012-08-22T13:01:00Z">
            <w:r>
              <w:rPr>
                <w:noProof/>
                <w:webHidden/>
              </w:rPr>
              <w:fldChar w:fldCharType="end"/>
            </w:r>
            <w:r w:rsidRPr="00A45235">
              <w:rPr>
                <w:rStyle w:val="Hyperlink"/>
                <w:noProof/>
              </w:rPr>
              <w:fldChar w:fldCharType="end"/>
            </w:r>
          </w:ins>
        </w:p>
        <w:p w14:paraId="4D9D9FC7" w14:textId="77777777" w:rsidR="002705F3" w:rsidRDefault="002705F3">
          <w:pPr>
            <w:pStyle w:val="TOC3"/>
            <w:tabs>
              <w:tab w:val="left" w:pos="1320"/>
              <w:tab w:val="right" w:leader="dot" w:pos="9350"/>
            </w:tabs>
            <w:rPr>
              <w:ins w:id="385" w:author="Deepak Bansal (AZURE)" w:date="2012-08-22T13:01:00Z"/>
              <w:rFonts w:eastAsiaTheme="minorEastAsia"/>
              <w:noProof/>
            </w:rPr>
          </w:pPr>
          <w:ins w:id="38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"_Toc333403895"</w:instrText>
            </w:r>
            <w:r w:rsidRPr="00A45235">
              <w:rPr>
                <w:rStyle w:val="Hyperlink"/>
                <w:noProof/>
              </w:rPr>
              <w:instrText xml:space="preserve"> </w:instrText>
            </w:r>
          </w:ins>
          <w:ins w:id="387" w:author="Deepak Bansal (AZURE)" w:date="2012-08-22T13:02:00Z">
            <w:r w:rsidRPr="00A45235">
              <w:rPr>
                <w:rStyle w:val="Hyperlink"/>
                <w:noProof/>
              </w:rPr>
            </w:r>
          </w:ins>
          <w:ins w:id="388" w:author="Deepak Bansal (AZURE)" w:date="2012-08-22T13:01:00Z">
            <w:r w:rsidRPr="00A45235">
              <w:rPr>
                <w:rStyle w:val="Hyperlink"/>
                <w:noProof/>
              </w:rPr>
              <w:fldChar w:fldCharType="separate"/>
            </w:r>
            <w:r w:rsidRPr="00A45235">
              <w:rPr>
                <w:rStyle w:val="Hyperlink"/>
                <w:noProof/>
              </w:rPr>
              <w:t>7.5.4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_Toc333403895 \h </w:instrText>
            </w:r>
          </w:ins>
          <w:ins w:id="389" w:author="Deepak Bansal (AZURE)" w:date="2012-08-22T13:02:00Z">
            <w:r>
              <w:rPr>
                <w:noProof/>
                <w:webHidden/>
              </w:rPr>
            </w:r>
          </w:ins>
          <w:r>
            <w:rPr>
              <w:noProof/>
              <w:webHidden/>
            </w:rPr>
            <w:fldChar w:fldCharType="separate"/>
          </w:r>
          <w:ins w:id="390" w:author="Deepak Bansal (AZURE)" w:date="2012-08-22T13:02:00Z">
            <w:r>
              <w:rPr>
                <w:noProof/>
                <w:webHidden/>
              </w:rPr>
              <w:t>56</w:t>
            </w:r>
          </w:ins>
          <w:ins w:id="391" w:author="Deepak Bansal (AZURE)" w:date="2012-08-22T13:01:00Z">
            <w:r>
              <w:rPr>
                <w:noProof/>
                <w:webHidden/>
              </w:rPr>
              <w:fldChar w:fldCharType="end"/>
            </w:r>
            <w:r w:rsidRPr="00A45235">
              <w:rPr>
                <w:rStyle w:val="Hyperlink"/>
                <w:noProof/>
              </w:rPr>
              <w:fldChar w:fldCharType="end"/>
            </w:r>
          </w:ins>
        </w:p>
        <w:p w14:paraId="33077A5F" w14:textId="77777777" w:rsidR="002705F3" w:rsidRDefault="002705F3">
          <w:pPr>
            <w:pStyle w:val="TOC2"/>
            <w:tabs>
              <w:tab w:val="left" w:pos="880"/>
              <w:tab w:val="right" w:leader="dot" w:pos="9350"/>
            </w:tabs>
            <w:rPr>
              <w:ins w:id="392" w:author="Deepak Bansal (AZURE)" w:date="2012-08-22T13:01:00Z"/>
              <w:rFonts w:eastAsiaTheme="minorEastAsia"/>
              <w:noProof/>
            </w:rPr>
          </w:pPr>
          <w:ins w:id="39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"_Toc333403896"</w:instrText>
            </w:r>
            <w:r w:rsidRPr="00A45235">
              <w:rPr>
                <w:rStyle w:val="Hyperlink"/>
                <w:noProof/>
              </w:rPr>
              <w:instrText xml:space="preserve"> </w:instrText>
            </w:r>
          </w:ins>
          <w:ins w:id="394" w:author="Deepak Bansal (AZURE)" w:date="2012-08-22T13:02:00Z">
            <w:r w:rsidRPr="00A45235">
              <w:rPr>
                <w:rStyle w:val="Hyperlink"/>
                <w:noProof/>
              </w:rPr>
            </w:r>
          </w:ins>
          <w:ins w:id="395" w:author="Deepak Bansal (AZURE)" w:date="2012-08-22T13:01:00Z">
            <w:r w:rsidRPr="00A45235">
              <w:rPr>
                <w:rStyle w:val="Hyperlink"/>
                <w:noProof/>
              </w:rPr>
              <w:fldChar w:fldCharType="separate"/>
            </w:r>
            <w:r w:rsidRPr="00A45235">
              <w:rPr>
                <w:rStyle w:val="Hyperlink"/>
                <w:noProof/>
              </w:rPr>
              <w:t>7.6</w:t>
            </w:r>
            <w:r>
              <w:rPr>
                <w:rFonts w:eastAsiaTheme="minorEastAsia"/>
                <w:noProof/>
              </w:rPr>
              <w:tab/>
            </w:r>
            <w:r w:rsidRPr="00A45235">
              <w:rPr>
                <w:rStyle w:val="Hyperlink"/>
                <w:noProof/>
              </w:rPr>
              <w:t>OpenFlow Resource</w:t>
            </w:r>
            <w:r>
              <w:rPr>
                <w:noProof/>
                <w:webHidden/>
              </w:rPr>
              <w:tab/>
            </w:r>
            <w:r>
              <w:rPr>
                <w:noProof/>
                <w:webHidden/>
              </w:rPr>
              <w:fldChar w:fldCharType="begin"/>
            </w:r>
            <w:r>
              <w:rPr>
                <w:noProof/>
                <w:webHidden/>
              </w:rPr>
              <w:instrText xml:space="preserve"> PAGEREF _Toc333403896 \h </w:instrText>
            </w:r>
          </w:ins>
          <w:ins w:id="396" w:author="Deepak Bansal (AZURE)" w:date="2012-08-22T13:02:00Z">
            <w:r>
              <w:rPr>
                <w:noProof/>
                <w:webHidden/>
              </w:rPr>
            </w:r>
          </w:ins>
          <w:r>
            <w:rPr>
              <w:noProof/>
              <w:webHidden/>
            </w:rPr>
            <w:fldChar w:fldCharType="separate"/>
          </w:r>
          <w:ins w:id="397" w:author="Deepak Bansal (AZURE)" w:date="2012-08-22T13:02:00Z">
            <w:r>
              <w:rPr>
                <w:noProof/>
                <w:webHidden/>
              </w:rPr>
              <w:t>60</w:t>
            </w:r>
          </w:ins>
          <w:ins w:id="398" w:author="Deepak Bansal (AZURE)" w:date="2012-08-22T13:01:00Z">
            <w:r>
              <w:rPr>
                <w:noProof/>
                <w:webHidden/>
              </w:rPr>
              <w:fldChar w:fldCharType="end"/>
            </w:r>
            <w:r w:rsidRPr="00A45235">
              <w:rPr>
                <w:rStyle w:val="Hyperlink"/>
                <w:noProof/>
              </w:rPr>
              <w:fldChar w:fldCharType="end"/>
            </w:r>
          </w:ins>
        </w:p>
        <w:p w14:paraId="40EE69A0" w14:textId="77777777" w:rsidR="002705F3" w:rsidRDefault="002705F3">
          <w:pPr>
            <w:pStyle w:val="TOC3"/>
            <w:tabs>
              <w:tab w:val="left" w:pos="1320"/>
              <w:tab w:val="right" w:leader="dot" w:pos="9350"/>
            </w:tabs>
            <w:rPr>
              <w:ins w:id="399" w:author="Deepak Bansal (AZURE)" w:date="2012-08-22T13:01:00Z"/>
              <w:rFonts w:eastAsiaTheme="minorEastAsia"/>
              <w:noProof/>
            </w:rPr>
          </w:pPr>
          <w:ins w:id="40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"_Toc333403897"</w:instrText>
            </w:r>
            <w:r w:rsidRPr="00A45235">
              <w:rPr>
                <w:rStyle w:val="Hyperlink"/>
                <w:noProof/>
              </w:rPr>
              <w:instrText xml:space="preserve"> </w:instrText>
            </w:r>
          </w:ins>
          <w:ins w:id="401" w:author="Deepak Bansal (AZURE)" w:date="2012-08-22T13:02:00Z">
            <w:r w:rsidRPr="00A45235">
              <w:rPr>
                <w:rStyle w:val="Hyperlink"/>
                <w:noProof/>
              </w:rPr>
            </w:r>
          </w:ins>
          <w:ins w:id="402" w:author="Deepak Bansal (AZURE)" w:date="2012-08-22T13:01:00Z">
            <w:r w:rsidRPr="00A45235">
              <w:rPr>
                <w:rStyle w:val="Hyperlink"/>
                <w:noProof/>
              </w:rPr>
              <w:fldChar w:fldCharType="separate"/>
            </w:r>
            <w:r w:rsidRPr="00A45235">
              <w:rPr>
                <w:rStyle w:val="Hyperlink"/>
                <w:noProof/>
              </w:rPr>
              <w:t>7.6.1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_Toc333403897 \h </w:instrText>
            </w:r>
          </w:ins>
          <w:ins w:id="403" w:author="Deepak Bansal (AZURE)" w:date="2012-08-22T13:02:00Z">
            <w:r>
              <w:rPr>
                <w:noProof/>
                <w:webHidden/>
              </w:rPr>
            </w:r>
          </w:ins>
          <w:r>
            <w:rPr>
              <w:noProof/>
              <w:webHidden/>
            </w:rPr>
            <w:fldChar w:fldCharType="separate"/>
          </w:r>
          <w:ins w:id="404" w:author="Deepak Bansal (AZURE)" w:date="2012-08-22T13:02:00Z">
            <w:r>
              <w:rPr>
                <w:noProof/>
                <w:webHidden/>
              </w:rPr>
              <w:t>60</w:t>
            </w:r>
          </w:ins>
          <w:ins w:id="405" w:author="Deepak Bansal (AZURE)" w:date="2012-08-22T13:01:00Z">
            <w:r>
              <w:rPr>
                <w:noProof/>
                <w:webHidden/>
              </w:rPr>
              <w:fldChar w:fldCharType="end"/>
            </w:r>
            <w:r w:rsidRPr="00A45235">
              <w:rPr>
                <w:rStyle w:val="Hyperlink"/>
                <w:noProof/>
              </w:rPr>
              <w:fldChar w:fldCharType="end"/>
            </w:r>
          </w:ins>
        </w:p>
        <w:p w14:paraId="1556F42C" w14:textId="77777777" w:rsidR="002705F3" w:rsidRDefault="002705F3">
          <w:pPr>
            <w:pStyle w:val="TOC3"/>
            <w:tabs>
              <w:tab w:val="left" w:pos="1320"/>
              <w:tab w:val="right" w:leader="dot" w:pos="9350"/>
            </w:tabs>
            <w:rPr>
              <w:ins w:id="406" w:author="Deepak Bansal (AZURE)" w:date="2012-08-22T13:01:00Z"/>
              <w:rFonts w:eastAsiaTheme="minorEastAsia"/>
              <w:noProof/>
            </w:rPr>
          </w:pPr>
          <w:ins w:id="40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"_Toc333403898"</w:instrText>
            </w:r>
            <w:r w:rsidRPr="00A45235">
              <w:rPr>
                <w:rStyle w:val="Hyperlink"/>
                <w:noProof/>
              </w:rPr>
              <w:instrText xml:space="preserve"> </w:instrText>
            </w:r>
          </w:ins>
          <w:ins w:id="408" w:author="Deepak Bansal (AZURE)" w:date="2012-08-22T13:02:00Z">
            <w:r w:rsidRPr="00A45235">
              <w:rPr>
                <w:rStyle w:val="Hyperlink"/>
                <w:noProof/>
              </w:rPr>
            </w:r>
          </w:ins>
          <w:ins w:id="409" w:author="Deepak Bansal (AZURE)" w:date="2012-08-22T13:01:00Z">
            <w:r w:rsidRPr="00A45235">
              <w:rPr>
                <w:rStyle w:val="Hyperlink"/>
                <w:noProof/>
              </w:rPr>
              <w:fldChar w:fldCharType="separate"/>
            </w:r>
            <w:r w:rsidRPr="00A45235">
              <w:rPr>
                <w:rStyle w:val="Hyperlink"/>
                <w:noProof/>
              </w:rPr>
              <w:t>7.6.2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_Toc333403898 \h </w:instrText>
            </w:r>
          </w:ins>
          <w:ins w:id="410" w:author="Deepak Bansal (AZURE)" w:date="2012-08-22T13:02:00Z">
            <w:r>
              <w:rPr>
                <w:noProof/>
                <w:webHidden/>
              </w:rPr>
            </w:r>
          </w:ins>
          <w:r>
            <w:rPr>
              <w:noProof/>
              <w:webHidden/>
            </w:rPr>
            <w:fldChar w:fldCharType="separate"/>
          </w:r>
          <w:ins w:id="411" w:author="Deepak Bansal (AZURE)" w:date="2012-08-22T13:02:00Z">
            <w:r>
              <w:rPr>
                <w:noProof/>
                <w:webHidden/>
              </w:rPr>
              <w:t>60</w:t>
            </w:r>
          </w:ins>
          <w:ins w:id="412" w:author="Deepak Bansal (AZURE)" w:date="2012-08-22T13:01:00Z">
            <w:r>
              <w:rPr>
                <w:noProof/>
                <w:webHidden/>
              </w:rPr>
              <w:fldChar w:fldCharType="end"/>
            </w:r>
            <w:r w:rsidRPr="00A45235">
              <w:rPr>
                <w:rStyle w:val="Hyperlink"/>
                <w:noProof/>
              </w:rPr>
              <w:fldChar w:fldCharType="end"/>
            </w:r>
          </w:ins>
        </w:p>
        <w:p w14:paraId="43E1F5AE" w14:textId="77777777" w:rsidR="002705F3" w:rsidRDefault="002705F3">
          <w:pPr>
            <w:pStyle w:val="TOC3"/>
            <w:tabs>
              <w:tab w:val="left" w:pos="1320"/>
              <w:tab w:val="right" w:leader="dot" w:pos="9350"/>
            </w:tabs>
            <w:rPr>
              <w:ins w:id="413" w:author="Deepak Bansal (AZURE)" w:date="2012-08-22T13:01:00Z"/>
              <w:rFonts w:eastAsiaTheme="minorEastAsia"/>
              <w:noProof/>
            </w:rPr>
          </w:pPr>
          <w:ins w:id="41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"_Toc333403899"</w:instrText>
            </w:r>
            <w:r w:rsidRPr="00A45235">
              <w:rPr>
                <w:rStyle w:val="Hyperlink"/>
                <w:noProof/>
              </w:rPr>
              <w:instrText xml:space="preserve"> </w:instrText>
            </w:r>
          </w:ins>
          <w:ins w:id="415" w:author="Deepak Bansal (AZURE)" w:date="2012-08-22T13:02:00Z">
            <w:r w:rsidRPr="00A45235">
              <w:rPr>
                <w:rStyle w:val="Hyperlink"/>
                <w:noProof/>
              </w:rPr>
            </w:r>
          </w:ins>
          <w:ins w:id="416" w:author="Deepak Bansal (AZURE)" w:date="2012-08-22T13:01:00Z">
            <w:r w:rsidRPr="00A45235">
              <w:rPr>
                <w:rStyle w:val="Hyperlink"/>
                <w:noProof/>
              </w:rPr>
              <w:fldChar w:fldCharType="separate"/>
            </w:r>
            <w:r w:rsidRPr="00A45235">
              <w:rPr>
                <w:rStyle w:val="Hyperlink"/>
                <w:noProof/>
              </w:rPr>
              <w:t>7.6.3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_Toc333403899 \h </w:instrText>
            </w:r>
          </w:ins>
          <w:ins w:id="417" w:author="Deepak Bansal (AZURE)" w:date="2012-08-22T13:02:00Z">
            <w:r>
              <w:rPr>
                <w:noProof/>
                <w:webHidden/>
              </w:rPr>
            </w:r>
          </w:ins>
          <w:r>
            <w:rPr>
              <w:noProof/>
              <w:webHidden/>
            </w:rPr>
            <w:fldChar w:fldCharType="separate"/>
          </w:r>
          <w:ins w:id="418" w:author="Deepak Bansal (AZURE)" w:date="2012-08-22T13:02:00Z">
            <w:r>
              <w:rPr>
                <w:noProof/>
                <w:webHidden/>
              </w:rPr>
              <w:t>61</w:t>
            </w:r>
          </w:ins>
          <w:ins w:id="419" w:author="Deepak Bansal (AZURE)" w:date="2012-08-22T13:01:00Z">
            <w:r>
              <w:rPr>
                <w:noProof/>
                <w:webHidden/>
              </w:rPr>
              <w:fldChar w:fldCharType="end"/>
            </w:r>
            <w:r w:rsidRPr="00A45235">
              <w:rPr>
                <w:rStyle w:val="Hyperlink"/>
                <w:noProof/>
              </w:rPr>
              <w:fldChar w:fldCharType="end"/>
            </w:r>
          </w:ins>
        </w:p>
        <w:p w14:paraId="4E9AE8CE" w14:textId="77777777" w:rsidR="002705F3" w:rsidRDefault="002705F3">
          <w:pPr>
            <w:pStyle w:val="TOC3"/>
            <w:tabs>
              <w:tab w:val="left" w:pos="1320"/>
              <w:tab w:val="right" w:leader="dot" w:pos="9350"/>
            </w:tabs>
            <w:rPr>
              <w:ins w:id="420" w:author="Deepak Bansal (AZURE)" w:date="2012-08-22T13:01:00Z"/>
              <w:rFonts w:eastAsiaTheme="minorEastAsia"/>
              <w:noProof/>
            </w:rPr>
          </w:pPr>
          <w:ins w:id="42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"_Toc333403901"</w:instrText>
            </w:r>
            <w:r w:rsidRPr="00A45235">
              <w:rPr>
                <w:rStyle w:val="Hyperlink"/>
                <w:noProof/>
              </w:rPr>
              <w:instrText xml:space="preserve"> </w:instrText>
            </w:r>
          </w:ins>
          <w:ins w:id="422" w:author="Deepak Bansal (AZURE)" w:date="2012-08-22T13:02:00Z">
            <w:r w:rsidRPr="00A45235">
              <w:rPr>
                <w:rStyle w:val="Hyperlink"/>
                <w:noProof/>
              </w:rPr>
            </w:r>
          </w:ins>
          <w:ins w:id="423" w:author="Deepak Bansal (AZURE)" w:date="2012-08-22T13:01:00Z">
            <w:r w:rsidRPr="00A45235">
              <w:rPr>
                <w:rStyle w:val="Hyperlink"/>
                <w:noProof/>
              </w:rPr>
              <w:fldChar w:fldCharType="separate"/>
            </w:r>
            <w:r w:rsidRPr="00A45235">
              <w:rPr>
                <w:rStyle w:val="Hyperlink"/>
                <w:noProof/>
              </w:rPr>
              <w:t>7.6.4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_Toc333403901 \h </w:instrText>
            </w:r>
          </w:ins>
          <w:ins w:id="424" w:author="Deepak Bansal (AZURE)" w:date="2012-08-22T13:02:00Z">
            <w:r>
              <w:rPr>
                <w:noProof/>
                <w:webHidden/>
              </w:rPr>
            </w:r>
          </w:ins>
          <w:r>
            <w:rPr>
              <w:noProof/>
              <w:webHidden/>
            </w:rPr>
            <w:fldChar w:fldCharType="separate"/>
          </w:r>
          <w:ins w:id="425" w:author="Deepak Bansal (AZURE)" w:date="2012-08-22T13:02:00Z">
            <w:r>
              <w:rPr>
                <w:noProof/>
                <w:webHidden/>
              </w:rPr>
              <w:t>61</w:t>
            </w:r>
          </w:ins>
          <w:ins w:id="426" w:author="Deepak Bansal (AZURE)" w:date="2012-08-22T13:01:00Z">
            <w:r>
              <w:rPr>
                <w:noProof/>
                <w:webHidden/>
              </w:rPr>
              <w:fldChar w:fldCharType="end"/>
            </w:r>
            <w:r w:rsidRPr="00A45235">
              <w:rPr>
                <w:rStyle w:val="Hyperlink"/>
                <w:noProof/>
              </w:rPr>
              <w:fldChar w:fldCharType="end"/>
            </w:r>
          </w:ins>
        </w:p>
        <w:p w14:paraId="27E20373" w14:textId="77777777" w:rsidR="002705F3" w:rsidRDefault="002705F3">
          <w:pPr>
            <w:pStyle w:val="TOC2"/>
            <w:tabs>
              <w:tab w:val="left" w:pos="880"/>
              <w:tab w:val="right" w:leader="dot" w:pos="9350"/>
            </w:tabs>
            <w:rPr>
              <w:ins w:id="427" w:author="Deepak Bansal (AZURE)" w:date="2012-08-22T13:01:00Z"/>
              <w:rFonts w:eastAsiaTheme="minorEastAsia"/>
              <w:noProof/>
            </w:rPr>
          </w:pPr>
          <w:ins w:id="42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"_Toc333403902"</w:instrText>
            </w:r>
            <w:r w:rsidRPr="00A45235">
              <w:rPr>
                <w:rStyle w:val="Hyperlink"/>
                <w:noProof/>
              </w:rPr>
              <w:instrText xml:space="preserve"> </w:instrText>
            </w:r>
          </w:ins>
          <w:ins w:id="429" w:author="Deepak Bansal (AZURE)" w:date="2012-08-22T13:02:00Z">
            <w:r w:rsidRPr="00A45235">
              <w:rPr>
                <w:rStyle w:val="Hyperlink"/>
                <w:noProof/>
              </w:rPr>
            </w:r>
          </w:ins>
          <w:ins w:id="430" w:author="Deepak Bansal (AZURE)" w:date="2012-08-22T13:01:00Z">
            <w:r w:rsidRPr="00A45235">
              <w:rPr>
                <w:rStyle w:val="Hyperlink"/>
                <w:noProof/>
              </w:rPr>
              <w:fldChar w:fldCharType="separate"/>
            </w:r>
            <w:r w:rsidRPr="00A45235">
              <w:rPr>
                <w:rStyle w:val="Hyperlink"/>
                <w:noProof/>
              </w:rPr>
              <w:t>7.7</w:t>
            </w:r>
            <w:r>
              <w:rPr>
                <w:rFonts w:eastAsiaTheme="minorEastAsia"/>
                <w:noProof/>
              </w:rPr>
              <w:tab/>
            </w:r>
            <w:r w:rsidRPr="00A45235">
              <w:rPr>
                <w:rStyle w:val="Hyperlink"/>
                <w:noProof/>
              </w:rPr>
              <w:t>OpenFlow Port</w:t>
            </w:r>
            <w:r>
              <w:rPr>
                <w:noProof/>
                <w:webHidden/>
              </w:rPr>
              <w:tab/>
            </w:r>
            <w:r>
              <w:rPr>
                <w:noProof/>
                <w:webHidden/>
              </w:rPr>
              <w:fldChar w:fldCharType="begin"/>
            </w:r>
            <w:r>
              <w:rPr>
                <w:noProof/>
                <w:webHidden/>
              </w:rPr>
              <w:instrText xml:space="preserve"> PAGEREF _Toc333403902 \h </w:instrText>
            </w:r>
          </w:ins>
          <w:ins w:id="431" w:author="Deepak Bansal (AZURE)" w:date="2012-08-22T13:02:00Z">
            <w:r>
              <w:rPr>
                <w:noProof/>
                <w:webHidden/>
              </w:rPr>
            </w:r>
          </w:ins>
          <w:r>
            <w:rPr>
              <w:noProof/>
              <w:webHidden/>
            </w:rPr>
            <w:fldChar w:fldCharType="separate"/>
          </w:r>
          <w:ins w:id="432" w:author="Deepak Bansal (AZURE)" w:date="2012-08-22T13:02:00Z">
            <w:r>
              <w:rPr>
                <w:noProof/>
                <w:webHidden/>
              </w:rPr>
              <w:t>62</w:t>
            </w:r>
          </w:ins>
          <w:ins w:id="433" w:author="Deepak Bansal (AZURE)" w:date="2012-08-22T13:01:00Z">
            <w:r>
              <w:rPr>
                <w:noProof/>
                <w:webHidden/>
              </w:rPr>
              <w:fldChar w:fldCharType="end"/>
            </w:r>
            <w:r w:rsidRPr="00A45235">
              <w:rPr>
                <w:rStyle w:val="Hyperlink"/>
                <w:noProof/>
              </w:rPr>
              <w:fldChar w:fldCharType="end"/>
            </w:r>
          </w:ins>
        </w:p>
        <w:p w14:paraId="24AB19BD" w14:textId="77777777" w:rsidR="002705F3" w:rsidRDefault="002705F3">
          <w:pPr>
            <w:pStyle w:val="TOC3"/>
            <w:tabs>
              <w:tab w:val="left" w:pos="1320"/>
              <w:tab w:val="right" w:leader="dot" w:pos="9350"/>
            </w:tabs>
            <w:rPr>
              <w:ins w:id="434" w:author="Deepak Bansal (AZURE)" w:date="2012-08-22T13:01:00Z"/>
              <w:rFonts w:eastAsiaTheme="minorEastAsia"/>
              <w:noProof/>
            </w:rPr>
          </w:pPr>
          <w:ins w:id="43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"_Toc333403903"</w:instrText>
            </w:r>
            <w:r w:rsidRPr="00A45235">
              <w:rPr>
                <w:rStyle w:val="Hyperlink"/>
                <w:noProof/>
              </w:rPr>
              <w:instrText xml:space="preserve"> </w:instrText>
            </w:r>
          </w:ins>
          <w:ins w:id="436" w:author="Deepak Bansal (AZURE)" w:date="2012-08-22T13:02:00Z">
            <w:r w:rsidRPr="00A45235">
              <w:rPr>
                <w:rStyle w:val="Hyperlink"/>
                <w:noProof/>
              </w:rPr>
            </w:r>
          </w:ins>
          <w:ins w:id="437" w:author="Deepak Bansal (AZURE)" w:date="2012-08-22T13:01:00Z">
            <w:r w:rsidRPr="00A45235">
              <w:rPr>
                <w:rStyle w:val="Hyperlink"/>
                <w:noProof/>
              </w:rPr>
              <w:fldChar w:fldCharType="separate"/>
            </w:r>
            <w:r w:rsidRPr="00A45235">
              <w:rPr>
                <w:rStyle w:val="Hyperlink"/>
                <w:noProof/>
              </w:rPr>
              <w:t>7.7.1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_Toc333403903 \h </w:instrText>
            </w:r>
          </w:ins>
          <w:ins w:id="438" w:author="Deepak Bansal (AZURE)" w:date="2012-08-22T13:02:00Z">
            <w:r>
              <w:rPr>
                <w:noProof/>
                <w:webHidden/>
              </w:rPr>
            </w:r>
          </w:ins>
          <w:r>
            <w:rPr>
              <w:noProof/>
              <w:webHidden/>
            </w:rPr>
            <w:fldChar w:fldCharType="separate"/>
          </w:r>
          <w:ins w:id="439" w:author="Deepak Bansal (AZURE)" w:date="2012-08-22T13:02:00Z">
            <w:r>
              <w:rPr>
                <w:noProof/>
                <w:webHidden/>
              </w:rPr>
              <w:t>63</w:t>
            </w:r>
          </w:ins>
          <w:ins w:id="440" w:author="Deepak Bansal (AZURE)" w:date="2012-08-22T13:01:00Z">
            <w:r>
              <w:rPr>
                <w:noProof/>
                <w:webHidden/>
              </w:rPr>
              <w:fldChar w:fldCharType="end"/>
            </w:r>
            <w:r w:rsidRPr="00A45235">
              <w:rPr>
                <w:rStyle w:val="Hyperlink"/>
                <w:noProof/>
              </w:rPr>
              <w:fldChar w:fldCharType="end"/>
            </w:r>
          </w:ins>
        </w:p>
        <w:p w14:paraId="53071BA9" w14:textId="77777777" w:rsidR="002705F3" w:rsidRDefault="002705F3">
          <w:pPr>
            <w:pStyle w:val="TOC3"/>
            <w:tabs>
              <w:tab w:val="left" w:pos="1320"/>
              <w:tab w:val="right" w:leader="dot" w:pos="9350"/>
            </w:tabs>
            <w:rPr>
              <w:ins w:id="441" w:author="Deepak Bansal (AZURE)" w:date="2012-08-22T13:01:00Z"/>
              <w:rFonts w:eastAsiaTheme="minorEastAsia"/>
              <w:noProof/>
            </w:rPr>
          </w:pPr>
          <w:ins w:id="44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"_Toc333403904"</w:instrText>
            </w:r>
            <w:r w:rsidRPr="00A45235">
              <w:rPr>
                <w:rStyle w:val="Hyperlink"/>
                <w:noProof/>
              </w:rPr>
              <w:instrText xml:space="preserve"> </w:instrText>
            </w:r>
          </w:ins>
          <w:ins w:id="443" w:author="Deepak Bansal (AZURE)" w:date="2012-08-22T13:02:00Z">
            <w:r w:rsidRPr="00A45235">
              <w:rPr>
                <w:rStyle w:val="Hyperlink"/>
                <w:noProof/>
              </w:rPr>
            </w:r>
          </w:ins>
          <w:ins w:id="444" w:author="Deepak Bansal (AZURE)" w:date="2012-08-22T13:01:00Z">
            <w:r w:rsidRPr="00A45235">
              <w:rPr>
                <w:rStyle w:val="Hyperlink"/>
                <w:noProof/>
              </w:rPr>
              <w:fldChar w:fldCharType="separate"/>
            </w:r>
            <w:r w:rsidRPr="00A45235">
              <w:rPr>
                <w:rStyle w:val="Hyperlink"/>
                <w:noProof/>
              </w:rPr>
              <w:t>7.7.2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_Toc333403904 \h </w:instrText>
            </w:r>
          </w:ins>
          <w:ins w:id="445" w:author="Deepak Bansal (AZURE)" w:date="2012-08-22T13:02:00Z">
            <w:r>
              <w:rPr>
                <w:noProof/>
                <w:webHidden/>
              </w:rPr>
            </w:r>
          </w:ins>
          <w:r>
            <w:rPr>
              <w:noProof/>
              <w:webHidden/>
            </w:rPr>
            <w:fldChar w:fldCharType="separate"/>
          </w:r>
          <w:ins w:id="446" w:author="Deepak Bansal (AZURE)" w:date="2012-08-22T13:02:00Z">
            <w:r>
              <w:rPr>
                <w:noProof/>
                <w:webHidden/>
              </w:rPr>
              <w:t>64</w:t>
            </w:r>
          </w:ins>
          <w:ins w:id="447" w:author="Deepak Bansal (AZURE)" w:date="2012-08-22T13:01:00Z">
            <w:r>
              <w:rPr>
                <w:noProof/>
                <w:webHidden/>
              </w:rPr>
              <w:fldChar w:fldCharType="end"/>
            </w:r>
            <w:r w:rsidRPr="00A45235">
              <w:rPr>
                <w:rStyle w:val="Hyperlink"/>
                <w:noProof/>
              </w:rPr>
              <w:fldChar w:fldCharType="end"/>
            </w:r>
          </w:ins>
        </w:p>
        <w:p w14:paraId="52BCFE7B" w14:textId="77777777" w:rsidR="002705F3" w:rsidRDefault="002705F3">
          <w:pPr>
            <w:pStyle w:val="TOC3"/>
            <w:tabs>
              <w:tab w:val="left" w:pos="1320"/>
              <w:tab w:val="right" w:leader="dot" w:pos="9350"/>
            </w:tabs>
            <w:rPr>
              <w:ins w:id="448" w:author="Deepak Bansal (AZURE)" w:date="2012-08-22T13:01:00Z"/>
              <w:rFonts w:eastAsiaTheme="minorEastAsia"/>
              <w:noProof/>
            </w:rPr>
          </w:pPr>
          <w:ins w:id="44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"_Toc333403905"</w:instrText>
            </w:r>
            <w:r w:rsidRPr="00A45235">
              <w:rPr>
                <w:rStyle w:val="Hyperlink"/>
                <w:noProof/>
              </w:rPr>
              <w:instrText xml:space="preserve"> </w:instrText>
            </w:r>
          </w:ins>
          <w:ins w:id="450" w:author="Deepak Bansal (AZURE)" w:date="2012-08-22T13:02:00Z">
            <w:r w:rsidRPr="00A45235">
              <w:rPr>
                <w:rStyle w:val="Hyperlink"/>
                <w:noProof/>
              </w:rPr>
            </w:r>
          </w:ins>
          <w:ins w:id="451" w:author="Deepak Bansal (AZURE)" w:date="2012-08-22T13:01:00Z">
            <w:r w:rsidRPr="00A45235">
              <w:rPr>
                <w:rStyle w:val="Hyperlink"/>
                <w:noProof/>
              </w:rPr>
              <w:fldChar w:fldCharType="separate"/>
            </w:r>
            <w:r w:rsidRPr="00A45235">
              <w:rPr>
                <w:rStyle w:val="Hyperlink"/>
                <w:noProof/>
              </w:rPr>
              <w:t>7.7.3</w:t>
            </w:r>
            <w:r>
              <w:rPr>
                <w:rFonts w:eastAsiaTheme="minorEastAsia"/>
                <w:noProof/>
              </w:rPr>
              <w:tab/>
            </w:r>
            <w:r w:rsidRPr="00A45235">
              <w:rPr>
                <w:rStyle w:val="Hyperlink"/>
                <w:noProof/>
              </w:rPr>
              <w:t>XML Examples</w:t>
            </w:r>
            <w:r>
              <w:rPr>
                <w:noProof/>
                <w:webHidden/>
              </w:rPr>
              <w:tab/>
            </w:r>
            <w:r>
              <w:rPr>
                <w:noProof/>
                <w:webHidden/>
              </w:rPr>
              <w:fldChar w:fldCharType="begin"/>
            </w:r>
            <w:r>
              <w:rPr>
                <w:noProof/>
                <w:webHidden/>
              </w:rPr>
              <w:instrText xml:space="preserve"> PAGEREF _Toc333403905 \h </w:instrText>
            </w:r>
          </w:ins>
          <w:ins w:id="452" w:author="Deepak Bansal (AZURE)" w:date="2012-08-22T13:02:00Z">
            <w:r>
              <w:rPr>
                <w:noProof/>
                <w:webHidden/>
              </w:rPr>
            </w:r>
          </w:ins>
          <w:r>
            <w:rPr>
              <w:noProof/>
              <w:webHidden/>
            </w:rPr>
            <w:fldChar w:fldCharType="separate"/>
          </w:r>
          <w:ins w:id="453" w:author="Deepak Bansal (AZURE)" w:date="2012-08-22T13:02:00Z">
            <w:r>
              <w:rPr>
                <w:noProof/>
                <w:webHidden/>
              </w:rPr>
              <w:t>75</w:t>
            </w:r>
          </w:ins>
          <w:ins w:id="454" w:author="Deepak Bansal (AZURE)" w:date="2012-08-22T13:01:00Z">
            <w:r>
              <w:rPr>
                <w:noProof/>
                <w:webHidden/>
              </w:rPr>
              <w:fldChar w:fldCharType="end"/>
            </w:r>
            <w:r w:rsidRPr="00A45235">
              <w:rPr>
                <w:rStyle w:val="Hyperlink"/>
                <w:noProof/>
              </w:rPr>
              <w:fldChar w:fldCharType="end"/>
            </w:r>
          </w:ins>
        </w:p>
        <w:p w14:paraId="377B9797" w14:textId="77777777" w:rsidR="002705F3" w:rsidRDefault="002705F3">
          <w:pPr>
            <w:pStyle w:val="TOC3"/>
            <w:tabs>
              <w:tab w:val="left" w:pos="1320"/>
              <w:tab w:val="right" w:leader="dot" w:pos="9350"/>
            </w:tabs>
            <w:rPr>
              <w:ins w:id="455" w:author="Deepak Bansal (AZURE)" w:date="2012-08-22T13:01:00Z"/>
              <w:rFonts w:eastAsiaTheme="minorEastAsia"/>
              <w:noProof/>
            </w:rPr>
          </w:pPr>
          <w:ins w:id="45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"_Toc333403907"</w:instrText>
            </w:r>
            <w:r w:rsidRPr="00A45235">
              <w:rPr>
                <w:rStyle w:val="Hyperlink"/>
                <w:noProof/>
              </w:rPr>
              <w:instrText xml:space="preserve"> </w:instrText>
            </w:r>
          </w:ins>
          <w:ins w:id="457" w:author="Deepak Bansal (AZURE)" w:date="2012-08-22T13:02:00Z">
            <w:r w:rsidRPr="00A45235">
              <w:rPr>
                <w:rStyle w:val="Hyperlink"/>
                <w:noProof/>
              </w:rPr>
            </w:r>
          </w:ins>
          <w:ins w:id="458" w:author="Deepak Bansal (AZURE)" w:date="2012-08-22T13:01:00Z">
            <w:r w:rsidRPr="00A45235">
              <w:rPr>
                <w:rStyle w:val="Hyperlink"/>
                <w:noProof/>
              </w:rPr>
              <w:fldChar w:fldCharType="separate"/>
            </w:r>
            <w:r w:rsidRPr="00A45235">
              <w:rPr>
                <w:rStyle w:val="Hyperlink"/>
                <w:noProof/>
              </w:rPr>
              <w:t>7.7.4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_Toc333403907 \h </w:instrText>
            </w:r>
          </w:ins>
          <w:ins w:id="459" w:author="Deepak Bansal (AZURE)" w:date="2012-08-22T13:02:00Z">
            <w:r>
              <w:rPr>
                <w:noProof/>
                <w:webHidden/>
              </w:rPr>
            </w:r>
          </w:ins>
          <w:r>
            <w:rPr>
              <w:noProof/>
              <w:webHidden/>
            </w:rPr>
            <w:fldChar w:fldCharType="separate"/>
          </w:r>
          <w:ins w:id="460" w:author="Deepak Bansal (AZURE)" w:date="2012-08-22T13:02:00Z">
            <w:r>
              <w:rPr>
                <w:noProof/>
                <w:webHidden/>
              </w:rPr>
              <w:t>77</w:t>
            </w:r>
          </w:ins>
          <w:ins w:id="461" w:author="Deepak Bansal (AZURE)" w:date="2012-08-22T13:01:00Z">
            <w:r>
              <w:rPr>
                <w:noProof/>
                <w:webHidden/>
              </w:rPr>
              <w:fldChar w:fldCharType="end"/>
            </w:r>
            <w:r w:rsidRPr="00A45235">
              <w:rPr>
                <w:rStyle w:val="Hyperlink"/>
                <w:noProof/>
              </w:rPr>
              <w:fldChar w:fldCharType="end"/>
            </w:r>
          </w:ins>
        </w:p>
        <w:p w14:paraId="1B734CB5" w14:textId="77777777" w:rsidR="002705F3" w:rsidRDefault="002705F3">
          <w:pPr>
            <w:pStyle w:val="TOC2"/>
            <w:tabs>
              <w:tab w:val="left" w:pos="880"/>
              <w:tab w:val="right" w:leader="dot" w:pos="9350"/>
            </w:tabs>
            <w:rPr>
              <w:ins w:id="462" w:author="Deepak Bansal (AZURE)" w:date="2012-08-22T13:01:00Z"/>
              <w:rFonts w:eastAsiaTheme="minorEastAsia"/>
              <w:noProof/>
            </w:rPr>
          </w:pPr>
          <w:ins w:id="46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"_Toc333403908"</w:instrText>
            </w:r>
            <w:r w:rsidRPr="00A45235">
              <w:rPr>
                <w:rStyle w:val="Hyperlink"/>
                <w:noProof/>
              </w:rPr>
              <w:instrText xml:space="preserve"> </w:instrText>
            </w:r>
          </w:ins>
          <w:ins w:id="464" w:author="Deepak Bansal (AZURE)" w:date="2012-08-22T13:02:00Z">
            <w:r w:rsidRPr="00A45235">
              <w:rPr>
                <w:rStyle w:val="Hyperlink"/>
                <w:noProof/>
              </w:rPr>
            </w:r>
          </w:ins>
          <w:ins w:id="465" w:author="Deepak Bansal (AZURE)" w:date="2012-08-22T13:01:00Z">
            <w:r w:rsidRPr="00A45235">
              <w:rPr>
                <w:rStyle w:val="Hyperlink"/>
                <w:noProof/>
              </w:rPr>
              <w:fldChar w:fldCharType="separate"/>
            </w:r>
            <w:r w:rsidRPr="00A45235">
              <w:rPr>
                <w:rStyle w:val="Hyperlink"/>
                <w:noProof/>
              </w:rPr>
              <w:t>7.8</w:t>
            </w:r>
            <w:r>
              <w:rPr>
                <w:rFonts w:eastAsiaTheme="minorEastAsia"/>
                <w:noProof/>
              </w:rPr>
              <w:tab/>
            </w:r>
            <w:r w:rsidRPr="00A45235">
              <w:rPr>
                <w:rStyle w:val="Hyperlink"/>
                <w:noProof/>
              </w:rPr>
              <w:t>OpenFlow Port Feature</w:t>
            </w:r>
            <w:r>
              <w:rPr>
                <w:noProof/>
                <w:webHidden/>
              </w:rPr>
              <w:tab/>
            </w:r>
            <w:r>
              <w:rPr>
                <w:noProof/>
                <w:webHidden/>
              </w:rPr>
              <w:fldChar w:fldCharType="begin"/>
            </w:r>
            <w:r>
              <w:rPr>
                <w:noProof/>
                <w:webHidden/>
              </w:rPr>
              <w:instrText xml:space="preserve"> PAGEREF _Toc333403908 \h </w:instrText>
            </w:r>
          </w:ins>
          <w:ins w:id="466" w:author="Deepak Bansal (AZURE)" w:date="2012-08-22T13:02:00Z">
            <w:r>
              <w:rPr>
                <w:noProof/>
                <w:webHidden/>
              </w:rPr>
            </w:r>
          </w:ins>
          <w:r>
            <w:rPr>
              <w:noProof/>
              <w:webHidden/>
            </w:rPr>
            <w:fldChar w:fldCharType="separate"/>
          </w:r>
          <w:ins w:id="467" w:author="Deepak Bansal (AZURE)" w:date="2012-08-22T13:02:00Z">
            <w:r>
              <w:rPr>
                <w:noProof/>
                <w:webHidden/>
              </w:rPr>
              <w:t>84</w:t>
            </w:r>
          </w:ins>
          <w:ins w:id="468" w:author="Deepak Bansal (AZURE)" w:date="2012-08-22T13:01:00Z">
            <w:r>
              <w:rPr>
                <w:noProof/>
                <w:webHidden/>
              </w:rPr>
              <w:fldChar w:fldCharType="end"/>
            </w:r>
            <w:r w:rsidRPr="00A45235">
              <w:rPr>
                <w:rStyle w:val="Hyperlink"/>
                <w:noProof/>
              </w:rPr>
              <w:fldChar w:fldCharType="end"/>
            </w:r>
          </w:ins>
        </w:p>
        <w:p w14:paraId="31526EDB" w14:textId="77777777" w:rsidR="002705F3" w:rsidRDefault="002705F3">
          <w:pPr>
            <w:pStyle w:val="TOC3"/>
            <w:tabs>
              <w:tab w:val="left" w:pos="1320"/>
              <w:tab w:val="right" w:leader="dot" w:pos="9350"/>
            </w:tabs>
            <w:rPr>
              <w:ins w:id="469" w:author="Deepak Bansal (AZURE)" w:date="2012-08-22T13:01:00Z"/>
              <w:rFonts w:eastAsiaTheme="minorEastAsia"/>
              <w:noProof/>
            </w:rPr>
          </w:pPr>
          <w:ins w:id="47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"_Toc333403909"</w:instrText>
            </w:r>
            <w:r w:rsidRPr="00A45235">
              <w:rPr>
                <w:rStyle w:val="Hyperlink"/>
                <w:noProof/>
              </w:rPr>
              <w:instrText xml:space="preserve"> </w:instrText>
            </w:r>
          </w:ins>
          <w:ins w:id="471" w:author="Deepak Bansal (AZURE)" w:date="2012-08-22T13:02:00Z">
            <w:r w:rsidRPr="00A45235">
              <w:rPr>
                <w:rStyle w:val="Hyperlink"/>
                <w:noProof/>
              </w:rPr>
            </w:r>
          </w:ins>
          <w:ins w:id="472" w:author="Deepak Bansal (AZURE)" w:date="2012-08-22T13:01:00Z">
            <w:r w:rsidRPr="00A45235">
              <w:rPr>
                <w:rStyle w:val="Hyperlink"/>
                <w:noProof/>
              </w:rPr>
              <w:fldChar w:fldCharType="separate"/>
            </w:r>
            <w:r w:rsidRPr="00A45235">
              <w:rPr>
                <w:rStyle w:val="Hyperlink"/>
                <w:noProof/>
              </w:rPr>
              <w:t>7.8.1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_Toc333403909 \h </w:instrText>
            </w:r>
          </w:ins>
          <w:ins w:id="473" w:author="Deepak Bansal (AZURE)" w:date="2012-08-22T13:02:00Z">
            <w:r>
              <w:rPr>
                <w:noProof/>
                <w:webHidden/>
              </w:rPr>
            </w:r>
          </w:ins>
          <w:r>
            <w:rPr>
              <w:noProof/>
              <w:webHidden/>
            </w:rPr>
            <w:fldChar w:fldCharType="separate"/>
          </w:r>
          <w:ins w:id="474" w:author="Deepak Bansal (AZURE)" w:date="2012-08-22T13:02:00Z">
            <w:r>
              <w:rPr>
                <w:noProof/>
                <w:webHidden/>
              </w:rPr>
              <w:t>85</w:t>
            </w:r>
          </w:ins>
          <w:ins w:id="475" w:author="Deepak Bansal (AZURE)" w:date="2012-08-22T13:01:00Z">
            <w:r>
              <w:rPr>
                <w:noProof/>
                <w:webHidden/>
              </w:rPr>
              <w:fldChar w:fldCharType="end"/>
            </w:r>
            <w:r w:rsidRPr="00A45235">
              <w:rPr>
                <w:rStyle w:val="Hyperlink"/>
                <w:noProof/>
              </w:rPr>
              <w:fldChar w:fldCharType="end"/>
            </w:r>
          </w:ins>
        </w:p>
        <w:p w14:paraId="42739CC1" w14:textId="77777777" w:rsidR="002705F3" w:rsidRDefault="002705F3">
          <w:pPr>
            <w:pStyle w:val="TOC3"/>
            <w:tabs>
              <w:tab w:val="left" w:pos="1320"/>
              <w:tab w:val="right" w:leader="dot" w:pos="9350"/>
            </w:tabs>
            <w:rPr>
              <w:ins w:id="476" w:author="Deepak Bansal (AZURE)" w:date="2012-08-22T13:01:00Z"/>
              <w:rFonts w:eastAsiaTheme="minorEastAsia"/>
              <w:noProof/>
            </w:rPr>
          </w:pPr>
          <w:ins w:id="47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"_Toc333403910"</w:instrText>
            </w:r>
            <w:r w:rsidRPr="00A45235">
              <w:rPr>
                <w:rStyle w:val="Hyperlink"/>
                <w:noProof/>
              </w:rPr>
              <w:instrText xml:space="preserve"> </w:instrText>
            </w:r>
          </w:ins>
          <w:ins w:id="478" w:author="Deepak Bansal (AZURE)" w:date="2012-08-22T13:02:00Z">
            <w:r w:rsidRPr="00A45235">
              <w:rPr>
                <w:rStyle w:val="Hyperlink"/>
                <w:noProof/>
              </w:rPr>
            </w:r>
          </w:ins>
          <w:ins w:id="479" w:author="Deepak Bansal (AZURE)" w:date="2012-08-22T13:01:00Z">
            <w:r w:rsidRPr="00A45235">
              <w:rPr>
                <w:rStyle w:val="Hyperlink"/>
                <w:noProof/>
              </w:rPr>
              <w:fldChar w:fldCharType="separate"/>
            </w:r>
            <w:r w:rsidRPr="00A45235">
              <w:rPr>
                <w:rStyle w:val="Hyperlink"/>
                <w:noProof/>
              </w:rPr>
              <w:t>7.8.2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_Toc333403910 \h </w:instrText>
            </w:r>
          </w:ins>
          <w:ins w:id="480" w:author="Deepak Bansal (AZURE)" w:date="2012-08-22T13:02:00Z">
            <w:r>
              <w:rPr>
                <w:noProof/>
                <w:webHidden/>
              </w:rPr>
            </w:r>
          </w:ins>
          <w:r>
            <w:rPr>
              <w:noProof/>
              <w:webHidden/>
            </w:rPr>
            <w:fldChar w:fldCharType="separate"/>
          </w:r>
          <w:ins w:id="481" w:author="Deepak Bansal (AZURE)" w:date="2012-08-22T13:02:00Z">
            <w:r>
              <w:rPr>
                <w:noProof/>
                <w:webHidden/>
              </w:rPr>
              <w:t>85</w:t>
            </w:r>
          </w:ins>
          <w:ins w:id="482" w:author="Deepak Bansal (AZURE)" w:date="2012-08-22T13:01:00Z">
            <w:r>
              <w:rPr>
                <w:noProof/>
                <w:webHidden/>
              </w:rPr>
              <w:fldChar w:fldCharType="end"/>
            </w:r>
            <w:r w:rsidRPr="00A45235">
              <w:rPr>
                <w:rStyle w:val="Hyperlink"/>
                <w:noProof/>
              </w:rPr>
              <w:fldChar w:fldCharType="end"/>
            </w:r>
          </w:ins>
        </w:p>
        <w:p w14:paraId="68515FBE" w14:textId="77777777" w:rsidR="002705F3" w:rsidRDefault="002705F3">
          <w:pPr>
            <w:pStyle w:val="TOC3"/>
            <w:tabs>
              <w:tab w:val="left" w:pos="1320"/>
              <w:tab w:val="right" w:leader="dot" w:pos="9350"/>
            </w:tabs>
            <w:rPr>
              <w:ins w:id="483" w:author="Deepak Bansal (AZURE)" w:date="2012-08-22T13:01:00Z"/>
              <w:rFonts w:eastAsiaTheme="minorEastAsia"/>
              <w:noProof/>
            </w:rPr>
          </w:pPr>
          <w:ins w:id="484" w:author="Deepak Bansal (AZURE)" w:date="2012-08-22T13:01:00Z">
            <w:r w:rsidRPr="00A45235">
              <w:rPr>
                <w:rStyle w:val="Hyperlink"/>
                <w:noProof/>
              </w:rPr>
              <w:lastRenderedPageBreak/>
              <w:fldChar w:fldCharType="begin"/>
            </w:r>
            <w:r w:rsidRPr="00A45235">
              <w:rPr>
                <w:rStyle w:val="Hyperlink"/>
                <w:noProof/>
              </w:rPr>
              <w:instrText xml:space="preserve"> </w:instrText>
            </w:r>
            <w:r>
              <w:rPr>
                <w:noProof/>
              </w:rPr>
              <w:instrText>HYPERLINK \l "_Toc333403911"</w:instrText>
            </w:r>
            <w:r w:rsidRPr="00A45235">
              <w:rPr>
                <w:rStyle w:val="Hyperlink"/>
                <w:noProof/>
              </w:rPr>
              <w:instrText xml:space="preserve"> </w:instrText>
            </w:r>
          </w:ins>
          <w:ins w:id="485" w:author="Deepak Bansal (AZURE)" w:date="2012-08-22T13:02:00Z">
            <w:r w:rsidRPr="00A45235">
              <w:rPr>
                <w:rStyle w:val="Hyperlink"/>
                <w:noProof/>
              </w:rPr>
            </w:r>
          </w:ins>
          <w:ins w:id="486" w:author="Deepak Bansal (AZURE)" w:date="2012-08-22T13:01:00Z">
            <w:r w:rsidRPr="00A45235">
              <w:rPr>
                <w:rStyle w:val="Hyperlink"/>
                <w:noProof/>
              </w:rPr>
              <w:fldChar w:fldCharType="separate"/>
            </w:r>
            <w:r w:rsidRPr="00A45235">
              <w:rPr>
                <w:rStyle w:val="Hyperlink"/>
                <w:noProof/>
              </w:rPr>
              <w:t>7.8.3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_Toc333403911 \h </w:instrText>
            </w:r>
          </w:ins>
          <w:ins w:id="487" w:author="Deepak Bansal (AZURE)" w:date="2012-08-22T13:02:00Z">
            <w:r>
              <w:rPr>
                <w:noProof/>
                <w:webHidden/>
              </w:rPr>
            </w:r>
          </w:ins>
          <w:r>
            <w:rPr>
              <w:noProof/>
              <w:webHidden/>
            </w:rPr>
            <w:fldChar w:fldCharType="separate"/>
          </w:r>
          <w:ins w:id="488" w:author="Deepak Bansal (AZURE)" w:date="2012-08-22T13:02:00Z">
            <w:r>
              <w:rPr>
                <w:noProof/>
                <w:webHidden/>
              </w:rPr>
              <w:t>89</w:t>
            </w:r>
          </w:ins>
          <w:ins w:id="489" w:author="Deepak Bansal (AZURE)" w:date="2012-08-22T13:01:00Z">
            <w:r>
              <w:rPr>
                <w:noProof/>
                <w:webHidden/>
              </w:rPr>
              <w:fldChar w:fldCharType="end"/>
            </w:r>
            <w:r w:rsidRPr="00A45235">
              <w:rPr>
                <w:rStyle w:val="Hyperlink"/>
                <w:noProof/>
              </w:rPr>
              <w:fldChar w:fldCharType="end"/>
            </w:r>
          </w:ins>
        </w:p>
        <w:p w14:paraId="14D2EEBE" w14:textId="77777777" w:rsidR="002705F3" w:rsidRDefault="002705F3">
          <w:pPr>
            <w:pStyle w:val="TOC3"/>
            <w:tabs>
              <w:tab w:val="left" w:pos="1320"/>
              <w:tab w:val="right" w:leader="dot" w:pos="9350"/>
            </w:tabs>
            <w:rPr>
              <w:ins w:id="490" w:author="Deepak Bansal (AZURE)" w:date="2012-08-22T13:01:00Z"/>
              <w:rFonts w:eastAsiaTheme="minorEastAsia"/>
              <w:noProof/>
            </w:rPr>
          </w:pPr>
          <w:ins w:id="49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"_Toc333403913"</w:instrText>
            </w:r>
            <w:r w:rsidRPr="00A45235">
              <w:rPr>
                <w:rStyle w:val="Hyperlink"/>
                <w:noProof/>
              </w:rPr>
              <w:instrText xml:space="preserve"> </w:instrText>
            </w:r>
          </w:ins>
          <w:ins w:id="492" w:author="Deepak Bansal (AZURE)" w:date="2012-08-22T13:02:00Z">
            <w:r w:rsidRPr="00A45235">
              <w:rPr>
                <w:rStyle w:val="Hyperlink"/>
                <w:noProof/>
              </w:rPr>
            </w:r>
          </w:ins>
          <w:ins w:id="493" w:author="Deepak Bansal (AZURE)" w:date="2012-08-22T13:01:00Z">
            <w:r w:rsidRPr="00A45235">
              <w:rPr>
                <w:rStyle w:val="Hyperlink"/>
                <w:noProof/>
              </w:rPr>
              <w:fldChar w:fldCharType="separate"/>
            </w:r>
            <w:r w:rsidRPr="00A45235">
              <w:rPr>
                <w:rStyle w:val="Hyperlink"/>
                <w:noProof/>
              </w:rPr>
              <w:t>7.8.4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_Toc333403913 \h </w:instrText>
            </w:r>
          </w:ins>
          <w:ins w:id="494" w:author="Deepak Bansal (AZURE)" w:date="2012-08-22T13:02:00Z">
            <w:r>
              <w:rPr>
                <w:noProof/>
                <w:webHidden/>
              </w:rPr>
            </w:r>
          </w:ins>
          <w:r>
            <w:rPr>
              <w:noProof/>
              <w:webHidden/>
            </w:rPr>
            <w:fldChar w:fldCharType="separate"/>
          </w:r>
          <w:ins w:id="495" w:author="Deepak Bansal (AZURE)" w:date="2012-08-22T13:02:00Z">
            <w:r>
              <w:rPr>
                <w:noProof/>
                <w:webHidden/>
              </w:rPr>
              <w:t>89</w:t>
            </w:r>
          </w:ins>
          <w:ins w:id="496" w:author="Deepak Bansal (AZURE)" w:date="2012-08-22T13:01:00Z">
            <w:r>
              <w:rPr>
                <w:noProof/>
                <w:webHidden/>
              </w:rPr>
              <w:fldChar w:fldCharType="end"/>
            </w:r>
            <w:r w:rsidRPr="00A45235">
              <w:rPr>
                <w:rStyle w:val="Hyperlink"/>
                <w:noProof/>
              </w:rPr>
              <w:fldChar w:fldCharType="end"/>
            </w:r>
          </w:ins>
        </w:p>
        <w:p w14:paraId="7B1DA604" w14:textId="77777777" w:rsidR="002705F3" w:rsidRDefault="002705F3">
          <w:pPr>
            <w:pStyle w:val="TOC2"/>
            <w:tabs>
              <w:tab w:val="left" w:pos="880"/>
              <w:tab w:val="right" w:leader="dot" w:pos="9350"/>
            </w:tabs>
            <w:rPr>
              <w:ins w:id="497" w:author="Deepak Bansal (AZURE)" w:date="2012-08-22T13:01:00Z"/>
              <w:rFonts w:eastAsiaTheme="minorEastAsia"/>
              <w:noProof/>
            </w:rPr>
          </w:pPr>
          <w:ins w:id="49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"_Toc333403914"</w:instrText>
            </w:r>
            <w:r w:rsidRPr="00A45235">
              <w:rPr>
                <w:rStyle w:val="Hyperlink"/>
                <w:noProof/>
              </w:rPr>
              <w:instrText xml:space="preserve"> </w:instrText>
            </w:r>
          </w:ins>
          <w:ins w:id="499" w:author="Deepak Bansal (AZURE)" w:date="2012-08-22T13:02:00Z">
            <w:r w:rsidRPr="00A45235">
              <w:rPr>
                <w:rStyle w:val="Hyperlink"/>
                <w:noProof/>
              </w:rPr>
            </w:r>
          </w:ins>
          <w:ins w:id="500" w:author="Deepak Bansal (AZURE)" w:date="2012-08-22T13:01:00Z">
            <w:r w:rsidRPr="00A45235">
              <w:rPr>
                <w:rStyle w:val="Hyperlink"/>
                <w:noProof/>
              </w:rPr>
              <w:fldChar w:fldCharType="separate"/>
            </w:r>
            <w:r w:rsidRPr="00A45235">
              <w:rPr>
                <w:rStyle w:val="Hyperlink"/>
                <w:noProof/>
              </w:rPr>
              <w:t>7.9</w:t>
            </w:r>
            <w:r>
              <w:rPr>
                <w:rFonts w:eastAsiaTheme="minorEastAsia"/>
                <w:noProof/>
              </w:rPr>
              <w:tab/>
            </w:r>
            <w:r w:rsidRPr="00A45235">
              <w:rPr>
                <w:rStyle w:val="Hyperlink"/>
                <w:noProof/>
              </w:rPr>
              <w:t>OpenFlow Queue</w:t>
            </w:r>
            <w:r>
              <w:rPr>
                <w:noProof/>
                <w:webHidden/>
              </w:rPr>
              <w:tab/>
            </w:r>
            <w:r>
              <w:rPr>
                <w:noProof/>
                <w:webHidden/>
              </w:rPr>
              <w:fldChar w:fldCharType="begin"/>
            </w:r>
            <w:r>
              <w:rPr>
                <w:noProof/>
                <w:webHidden/>
              </w:rPr>
              <w:instrText xml:space="preserve"> PAGEREF _Toc333403914 \h </w:instrText>
            </w:r>
          </w:ins>
          <w:ins w:id="501" w:author="Deepak Bansal (AZURE)" w:date="2012-08-22T13:02:00Z">
            <w:r>
              <w:rPr>
                <w:noProof/>
                <w:webHidden/>
              </w:rPr>
            </w:r>
          </w:ins>
          <w:r>
            <w:rPr>
              <w:noProof/>
              <w:webHidden/>
            </w:rPr>
            <w:fldChar w:fldCharType="separate"/>
          </w:r>
          <w:ins w:id="502" w:author="Deepak Bansal (AZURE)" w:date="2012-08-22T13:02:00Z">
            <w:r>
              <w:rPr>
                <w:noProof/>
                <w:webHidden/>
              </w:rPr>
              <w:t>92</w:t>
            </w:r>
          </w:ins>
          <w:ins w:id="503" w:author="Deepak Bansal (AZURE)" w:date="2012-08-22T13:01:00Z">
            <w:r>
              <w:rPr>
                <w:noProof/>
                <w:webHidden/>
              </w:rPr>
              <w:fldChar w:fldCharType="end"/>
            </w:r>
            <w:r w:rsidRPr="00A45235">
              <w:rPr>
                <w:rStyle w:val="Hyperlink"/>
                <w:noProof/>
              </w:rPr>
              <w:fldChar w:fldCharType="end"/>
            </w:r>
          </w:ins>
        </w:p>
        <w:p w14:paraId="3B76F418" w14:textId="77777777" w:rsidR="002705F3" w:rsidRDefault="002705F3">
          <w:pPr>
            <w:pStyle w:val="TOC3"/>
            <w:tabs>
              <w:tab w:val="left" w:pos="1320"/>
              <w:tab w:val="right" w:leader="dot" w:pos="9350"/>
            </w:tabs>
            <w:rPr>
              <w:ins w:id="504" w:author="Deepak Bansal (AZURE)" w:date="2012-08-22T13:01:00Z"/>
              <w:rFonts w:eastAsiaTheme="minorEastAsia"/>
              <w:noProof/>
            </w:rPr>
          </w:pPr>
          <w:ins w:id="50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"_Toc333403915"</w:instrText>
            </w:r>
            <w:r w:rsidRPr="00A45235">
              <w:rPr>
                <w:rStyle w:val="Hyperlink"/>
                <w:noProof/>
              </w:rPr>
              <w:instrText xml:space="preserve"> </w:instrText>
            </w:r>
          </w:ins>
          <w:ins w:id="506" w:author="Deepak Bansal (AZURE)" w:date="2012-08-22T13:02:00Z">
            <w:r w:rsidRPr="00A45235">
              <w:rPr>
                <w:rStyle w:val="Hyperlink"/>
                <w:noProof/>
              </w:rPr>
            </w:r>
          </w:ins>
          <w:ins w:id="507" w:author="Deepak Bansal (AZURE)" w:date="2012-08-22T13:01:00Z">
            <w:r w:rsidRPr="00A45235">
              <w:rPr>
                <w:rStyle w:val="Hyperlink"/>
                <w:noProof/>
              </w:rPr>
              <w:fldChar w:fldCharType="separate"/>
            </w:r>
            <w:r w:rsidRPr="00A45235">
              <w:rPr>
                <w:rStyle w:val="Hyperlink"/>
                <w:noProof/>
              </w:rPr>
              <w:t>7.9.1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_Toc333403915 \h </w:instrText>
            </w:r>
          </w:ins>
          <w:ins w:id="508" w:author="Deepak Bansal (AZURE)" w:date="2012-08-22T13:02:00Z">
            <w:r>
              <w:rPr>
                <w:noProof/>
                <w:webHidden/>
              </w:rPr>
            </w:r>
          </w:ins>
          <w:r>
            <w:rPr>
              <w:noProof/>
              <w:webHidden/>
            </w:rPr>
            <w:fldChar w:fldCharType="separate"/>
          </w:r>
          <w:ins w:id="509" w:author="Deepak Bansal (AZURE)" w:date="2012-08-22T13:02:00Z">
            <w:r>
              <w:rPr>
                <w:noProof/>
                <w:webHidden/>
              </w:rPr>
              <w:t>93</w:t>
            </w:r>
          </w:ins>
          <w:ins w:id="510" w:author="Deepak Bansal (AZURE)" w:date="2012-08-22T13:01:00Z">
            <w:r>
              <w:rPr>
                <w:noProof/>
                <w:webHidden/>
              </w:rPr>
              <w:fldChar w:fldCharType="end"/>
            </w:r>
            <w:r w:rsidRPr="00A45235">
              <w:rPr>
                <w:rStyle w:val="Hyperlink"/>
                <w:noProof/>
              </w:rPr>
              <w:fldChar w:fldCharType="end"/>
            </w:r>
          </w:ins>
        </w:p>
        <w:p w14:paraId="5D7F144F" w14:textId="77777777" w:rsidR="002705F3" w:rsidRDefault="002705F3">
          <w:pPr>
            <w:pStyle w:val="TOC3"/>
            <w:tabs>
              <w:tab w:val="left" w:pos="1320"/>
              <w:tab w:val="right" w:leader="dot" w:pos="9350"/>
            </w:tabs>
            <w:rPr>
              <w:ins w:id="511" w:author="Deepak Bansal (AZURE)" w:date="2012-08-22T13:01:00Z"/>
              <w:rFonts w:eastAsiaTheme="minorEastAsia"/>
              <w:noProof/>
            </w:rPr>
          </w:pPr>
          <w:ins w:id="51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"_Toc333403916"</w:instrText>
            </w:r>
            <w:r w:rsidRPr="00A45235">
              <w:rPr>
                <w:rStyle w:val="Hyperlink"/>
                <w:noProof/>
              </w:rPr>
              <w:instrText xml:space="preserve"> </w:instrText>
            </w:r>
          </w:ins>
          <w:ins w:id="513" w:author="Deepak Bansal (AZURE)" w:date="2012-08-22T13:02:00Z">
            <w:r w:rsidRPr="00A45235">
              <w:rPr>
                <w:rStyle w:val="Hyperlink"/>
                <w:noProof/>
              </w:rPr>
            </w:r>
          </w:ins>
          <w:ins w:id="514" w:author="Deepak Bansal (AZURE)" w:date="2012-08-22T13:01:00Z">
            <w:r w:rsidRPr="00A45235">
              <w:rPr>
                <w:rStyle w:val="Hyperlink"/>
                <w:noProof/>
              </w:rPr>
              <w:fldChar w:fldCharType="separate"/>
            </w:r>
            <w:r w:rsidRPr="00A45235">
              <w:rPr>
                <w:rStyle w:val="Hyperlink"/>
                <w:noProof/>
              </w:rPr>
              <w:t>7.9.2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_Toc333403916 \h </w:instrText>
            </w:r>
          </w:ins>
          <w:ins w:id="515" w:author="Deepak Bansal (AZURE)" w:date="2012-08-22T13:02:00Z">
            <w:r>
              <w:rPr>
                <w:noProof/>
                <w:webHidden/>
              </w:rPr>
            </w:r>
          </w:ins>
          <w:r>
            <w:rPr>
              <w:noProof/>
              <w:webHidden/>
            </w:rPr>
            <w:fldChar w:fldCharType="separate"/>
          </w:r>
          <w:ins w:id="516" w:author="Deepak Bansal (AZURE)" w:date="2012-08-22T13:02:00Z">
            <w:r>
              <w:rPr>
                <w:noProof/>
                <w:webHidden/>
              </w:rPr>
              <w:t>93</w:t>
            </w:r>
          </w:ins>
          <w:ins w:id="517" w:author="Deepak Bansal (AZURE)" w:date="2012-08-22T13:01:00Z">
            <w:r>
              <w:rPr>
                <w:noProof/>
                <w:webHidden/>
              </w:rPr>
              <w:fldChar w:fldCharType="end"/>
            </w:r>
            <w:r w:rsidRPr="00A45235">
              <w:rPr>
                <w:rStyle w:val="Hyperlink"/>
                <w:noProof/>
              </w:rPr>
              <w:fldChar w:fldCharType="end"/>
            </w:r>
          </w:ins>
        </w:p>
        <w:p w14:paraId="6F3B0180" w14:textId="77777777" w:rsidR="002705F3" w:rsidRDefault="002705F3">
          <w:pPr>
            <w:pStyle w:val="TOC3"/>
            <w:tabs>
              <w:tab w:val="left" w:pos="1320"/>
              <w:tab w:val="right" w:leader="dot" w:pos="9350"/>
            </w:tabs>
            <w:rPr>
              <w:ins w:id="518" w:author="Deepak Bansal (AZURE)" w:date="2012-08-22T13:01:00Z"/>
              <w:rFonts w:eastAsiaTheme="minorEastAsia"/>
              <w:noProof/>
            </w:rPr>
          </w:pPr>
          <w:ins w:id="51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"_Toc333403917"</w:instrText>
            </w:r>
            <w:r w:rsidRPr="00A45235">
              <w:rPr>
                <w:rStyle w:val="Hyperlink"/>
                <w:noProof/>
              </w:rPr>
              <w:instrText xml:space="preserve"> </w:instrText>
            </w:r>
          </w:ins>
          <w:ins w:id="520" w:author="Deepak Bansal (AZURE)" w:date="2012-08-22T13:02:00Z">
            <w:r w:rsidRPr="00A45235">
              <w:rPr>
                <w:rStyle w:val="Hyperlink"/>
                <w:noProof/>
              </w:rPr>
            </w:r>
          </w:ins>
          <w:ins w:id="521" w:author="Deepak Bansal (AZURE)" w:date="2012-08-22T13:01:00Z">
            <w:r w:rsidRPr="00A45235">
              <w:rPr>
                <w:rStyle w:val="Hyperlink"/>
                <w:noProof/>
              </w:rPr>
              <w:fldChar w:fldCharType="separate"/>
            </w:r>
            <w:r w:rsidRPr="00A45235">
              <w:rPr>
                <w:rStyle w:val="Hyperlink"/>
                <w:noProof/>
              </w:rPr>
              <w:t>7.9.3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_Toc333403917 \h </w:instrText>
            </w:r>
          </w:ins>
          <w:ins w:id="522" w:author="Deepak Bansal (AZURE)" w:date="2012-08-22T13:02:00Z">
            <w:r>
              <w:rPr>
                <w:noProof/>
                <w:webHidden/>
              </w:rPr>
            </w:r>
          </w:ins>
          <w:r>
            <w:rPr>
              <w:noProof/>
              <w:webHidden/>
            </w:rPr>
            <w:fldChar w:fldCharType="separate"/>
          </w:r>
          <w:ins w:id="523" w:author="Deepak Bansal (AZURE)" w:date="2012-08-22T13:02:00Z">
            <w:r>
              <w:rPr>
                <w:noProof/>
                <w:webHidden/>
              </w:rPr>
              <w:t>96</w:t>
            </w:r>
          </w:ins>
          <w:ins w:id="524" w:author="Deepak Bansal (AZURE)" w:date="2012-08-22T13:01:00Z">
            <w:r>
              <w:rPr>
                <w:noProof/>
                <w:webHidden/>
              </w:rPr>
              <w:fldChar w:fldCharType="end"/>
            </w:r>
            <w:r w:rsidRPr="00A45235">
              <w:rPr>
                <w:rStyle w:val="Hyperlink"/>
                <w:noProof/>
              </w:rPr>
              <w:fldChar w:fldCharType="end"/>
            </w:r>
          </w:ins>
        </w:p>
        <w:p w14:paraId="45B56D6E" w14:textId="77777777" w:rsidR="002705F3" w:rsidRDefault="002705F3">
          <w:pPr>
            <w:pStyle w:val="TOC3"/>
            <w:tabs>
              <w:tab w:val="left" w:pos="1320"/>
              <w:tab w:val="right" w:leader="dot" w:pos="9350"/>
            </w:tabs>
            <w:rPr>
              <w:ins w:id="525" w:author="Deepak Bansal (AZURE)" w:date="2012-08-22T13:01:00Z"/>
              <w:rFonts w:eastAsiaTheme="minorEastAsia"/>
              <w:noProof/>
            </w:rPr>
          </w:pPr>
          <w:ins w:id="52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"_Toc333403919"</w:instrText>
            </w:r>
            <w:r w:rsidRPr="00A45235">
              <w:rPr>
                <w:rStyle w:val="Hyperlink"/>
                <w:noProof/>
              </w:rPr>
              <w:instrText xml:space="preserve"> </w:instrText>
            </w:r>
          </w:ins>
          <w:ins w:id="527" w:author="Deepak Bansal (AZURE)" w:date="2012-08-22T13:02:00Z">
            <w:r w:rsidRPr="00A45235">
              <w:rPr>
                <w:rStyle w:val="Hyperlink"/>
                <w:noProof/>
              </w:rPr>
            </w:r>
          </w:ins>
          <w:ins w:id="528" w:author="Deepak Bansal (AZURE)" w:date="2012-08-22T13:01:00Z">
            <w:r w:rsidRPr="00A45235">
              <w:rPr>
                <w:rStyle w:val="Hyperlink"/>
                <w:noProof/>
              </w:rPr>
              <w:fldChar w:fldCharType="separate"/>
            </w:r>
            <w:r w:rsidRPr="00A45235">
              <w:rPr>
                <w:rStyle w:val="Hyperlink"/>
                <w:noProof/>
              </w:rPr>
              <w:t>7.9.4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_Toc333403919 \h </w:instrText>
            </w:r>
          </w:ins>
          <w:ins w:id="529" w:author="Deepak Bansal (AZURE)" w:date="2012-08-22T13:02:00Z">
            <w:r>
              <w:rPr>
                <w:noProof/>
                <w:webHidden/>
              </w:rPr>
            </w:r>
          </w:ins>
          <w:r>
            <w:rPr>
              <w:noProof/>
              <w:webHidden/>
            </w:rPr>
            <w:fldChar w:fldCharType="separate"/>
          </w:r>
          <w:ins w:id="530" w:author="Deepak Bansal (AZURE)" w:date="2012-08-22T13:02:00Z">
            <w:r>
              <w:rPr>
                <w:noProof/>
                <w:webHidden/>
              </w:rPr>
              <w:t>96</w:t>
            </w:r>
          </w:ins>
          <w:ins w:id="531" w:author="Deepak Bansal (AZURE)" w:date="2012-08-22T13:01:00Z">
            <w:r>
              <w:rPr>
                <w:noProof/>
                <w:webHidden/>
              </w:rPr>
              <w:fldChar w:fldCharType="end"/>
            </w:r>
            <w:r w:rsidRPr="00A45235">
              <w:rPr>
                <w:rStyle w:val="Hyperlink"/>
                <w:noProof/>
              </w:rPr>
              <w:fldChar w:fldCharType="end"/>
            </w:r>
          </w:ins>
        </w:p>
        <w:p w14:paraId="5C33FE62" w14:textId="77777777" w:rsidR="002705F3" w:rsidRDefault="002705F3">
          <w:pPr>
            <w:pStyle w:val="TOC2"/>
            <w:tabs>
              <w:tab w:val="left" w:pos="880"/>
              <w:tab w:val="right" w:leader="dot" w:pos="9350"/>
            </w:tabs>
            <w:rPr>
              <w:ins w:id="532" w:author="Deepak Bansal (AZURE)" w:date="2012-08-22T13:01:00Z"/>
              <w:rFonts w:eastAsiaTheme="minorEastAsia"/>
              <w:noProof/>
            </w:rPr>
          </w:pPr>
          <w:ins w:id="53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"_Toc333403920"</w:instrText>
            </w:r>
            <w:r w:rsidRPr="00A45235">
              <w:rPr>
                <w:rStyle w:val="Hyperlink"/>
                <w:noProof/>
              </w:rPr>
              <w:instrText xml:space="preserve"> </w:instrText>
            </w:r>
          </w:ins>
          <w:ins w:id="534" w:author="Deepak Bansal (AZURE)" w:date="2012-08-22T13:02:00Z">
            <w:r w:rsidRPr="00A45235">
              <w:rPr>
                <w:rStyle w:val="Hyperlink"/>
                <w:noProof/>
              </w:rPr>
            </w:r>
          </w:ins>
          <w:ins w:id="535" w:author="Deepak Bansal (AZURE)" w:date="2012-08-22T13:01:00Z">
            <w:r w:rsidRPr="00A45235">
              <w:rPr>
                <w:rStyle w:val="Hyperlink"/>
                <w:noProof/>
              </w:rPr>
              <w:fldChar w:fldCharType="separate"/>
            </w:r>
            <w:r w:rsidRPr="00A45235">
              <w:rPr>
                <w:rStyle w:val="Hyperlink"/>
                <w:noProof/>
              </w:rPr>
              <w:t>7.10</w:t>
            </w:r>
            <w:r>
              <w:rPr>
                <w:rFonts w:eastAsiaTheme="minorEastAsia"/>
                <w:noProof/>
              </w:rPr>
              <w:tab/>
            </w:r>
            <w:r w:rsidRPr="00A45235">
              <w:rPr>
                <w:rStyle w:val="Hyperlink"/>
                <w:noProof/>
              </w:rPr>
              <w:t>External Certificate</w:t>
            </w:r>
            <w:r>
              <w:rPr>
                <w:noProof/>
                <w:webHidden/>
              </w:rPr>
              <w:tab/>
            </w:r>
            <w:r>
              <w:rPr>
                <w:noProof/>
                <w:webHidden/>
              </w:rPr>
              <w:fldChar w:fldCharType="begin"/>
            </w:r>
            <w:r>
              <w:rPr>
                <w:noProof/>
                <w:webHidden/>
              </w:rPr>
              <w:instrText xml:space="preserve"> PAGEREF _Toc333403920 \h </w:instrText>
            </w:r>
          </w:ins>
          <w:ins w:id="536" w:author="Deepak Bansal (AZURE)" w:date="2012-08-22T13:02:00Z">
            <w:r>
              <w:rPr>
                <w:noProof/>
                <w:webHidden/>
              </w:rPr>
            </w:r>
          </w:ins>
          <w:r>
            <w:rPr>
              <w:noProof/>
              <w:webHidden/>
            </w:rPr>
            <w:fldChar w:fldCharType="separate"/>
          </w:r>
          <w:ins w:id="537" w:author="Deepak Bansal (AZURE)" w:date="2012-08-22T13:02:00Z">
            <w:r>
              <w:rPr>
                <w:noProof/>
                <w:webHidden/>
              </w:rPr>
              <w:t>98</w:t>
            </w:r>
          </w:ins>
          <w:ins w:id="538" w:author="Deepak Bansal (AZURE)" w:date="2012-08-22T13:01:00Z">
            <w:r>
              <w:rPr>
                <w:noProof/>
                <w:webHidden/>
              </w:rPr>
              <w:fldChar w:fldCharType="end"/>
            </w:r>
            <w:r w:rsidRPr="00A45235">
              <w:rPr>
                <w:rStyle w:val="Hyperlink"/>
                <w:noProof/>
              </w:rPr>
              <w:fldChar w:fldCharType="end"/>
            </w:r>
          </w:ins>
        </w:p>
        <w:p w14:paraId="51B2E53E" w14:textId="77777777" w:rsidR="002705F3" w:rsidRDefault="002705F3">
          <w:pPr>
            <w:pStyle w:val="TOC3"/>
            <w:tabs>
              <w:tab w:val="left" w:pos="1320"/>
              <w:tab w:val="right" w:leader="dot" w:pos="9350"/>
            </w:tabs>
            <w:rPr>
              <w:ins w:id="539" w:author="Deepak Bansal (AZURE)" w:date="2012-08-22T13:01:00Z"/>
              <w:rFonts w:eastAsiaTheme="minorEastAsia"/>
              <w:noProof/>
            </w:rPr>
          </w:pPr>
          <w:ins w:id="54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"_Toc333403921"</w:instrText>
            </w:r>
            <w:r w:rsidRPr="00A45235">
              <w:rPr>
                <w:rStyle w:val="Hyperlink"/>
                <w:noProof/>
              </w:rPr>
              <w:instrText xml:space="preserve"> </w:instrText>
            </w:r>
          </w:ins>
          <w:ins w:id="541" w:author="Deepak Bansal (AZURE)" w:date="2012-08-22T13:02:00Z">
            <w:r w:rsidRPr="00A45235">
              <w:rPr>
                <w:rStyle w:val="Hyperlink"/>
                <w:noProof/>
              </w:rPr>
            </w:r>
          </w:ins>
          <w:ins w:id="542" w:author="Deepak Bansal (AZURE)" w:date="2012-08-22T13:01:00Z">
            <w:r w:rsidRPr="00A45235">
              <w:rPr>
                <w:rStyle w:val="Hyperlink"/>
                <w:noProof/>
              </w:rPr>
              <w:fldChar w:fldCharType="separate"/>
            </w:r>
            <w:r w:rsidRPr="00A45235">
              <w:rPr>
                <w:rStyle w:val="Hyperlink"/>
                <w:noProof/>
              </w:rPr>
              <w:t>7.10.1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_Toc333403921 \h </w:instrText>
            </w:r>
          </w:ins>
          <w:ins w:id="543" w:author="Deepak Bansal (AZURE)" w:date="2012-08-22T13:02:00Z">
            <w:r>
              <w:rPr>
                <w:noProof/>
                <w:webHidden/>
              </w:rPr>
            </w:r>
          </w:ins>
          <w:r>
            <w:rPr>
              <w:noProof/>
              <w:webHidden/>
            </w:rPr>
            <w:fldChar w:fldCharType="separate"/>
          </w:r>
          <w:ins w:id="544" w:author="Deepak Bansal (AZURE)" w:date="2012-08-22T13:02:00Z">
            <w:r>
              <w:rPr>
                <w:noProof/>
                <w:webHidden/>
              </w:rPr>
              <w:t>98</w:t>
            </w:r>
          </w:ins>
          <w:ins w:id="545" w:author="Deepak Bansal (AZURE)" w:date="2012-08-22T13:01:00Z">
            <w:r>
              <w:rPr>
                <w:noProof/>
                <w:webHidden/>
              </w:rPr>
              <w:fldChar w:fldCharType="end"/>
            </w:r>
            <w:r w:rsidRPr="00A45235">
              <w:rPr>
                <w:rStyle w:val="Hyperlink"/>
                <w:noProof/>
              </w:rPr>
              <w:fldChar w:fldCharType="end"/>
            </w:r>
          </w:ins>
        </w:p>
        <w:p w14:paraId="57116E16" w14:textId="77777777" w:rsidR="002705F3" w:rsidRDefault="002705F3">
          <w:pPr>
            <w:pStyle w:val="TOC3"/>
            <w:tabs>
              <w:tab w:val="left" w:pos="1320"/>
              <w:tab w:val="right" w:leader="dot" w:pos="9350"/>
            </w:tabs>
            <w:rPr>
              <w:ins w:id="546" w:author="Deepak Bansal (AZURE)" w:date="2012-08-22T13:01:00Z"/>
              <w:rFonts w:eastAsiaTheme="minorEastAsia"/>
              <w:noProof/>
            </w:rPr>
          </w:pPr>
          <w:ins w:id="54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"_Toc333403922"</w:instrText>
            </w:r>
            <w:r w:rsidRPr="00A45235">
              <w:rPr>
                <w:rStyle w:val="Hyperlink"/>
                <w:noProof/>
              </w:rPr>
              <w:instrText xml:space="preserve"> </w:instrText>
            </w:r>
          </w:ins>
          <w:ins w:id="548" w:author="Deepak Bansal (AZURE)" w:date="2012-08-22T13:02:00Z">
            <w:r w:rsidRPr="00A45235">
              <w:rPr>
                <w:rStyle w:val="Hyperlink"/>
                <w:noProof/>
              </w:rPr>
            </w:r>
          </w:ins>
          <w:ins w:id="549" w:author="Deepak Bansal (AZURE)" w:date="2012-08-22T13:01:00Z">
            <w:r w:rsidRPr="00A45235">
              <w:rPr>
                <w:rStyle w:val="Hyperlink"/>
                <w:noProof/>
              </w:rPr>
              <w:fldChar w:fldCharType="separate"/>
            </w:r>
            <w:r w:rsidRPr="00A45235">
              <w:rPr>
                <w:rStyle w:val="Hyperlink"/>
                <w:noProof/>
              </w:rPr>
              <w:t>7.10.2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_Toc333403922 \h </w:instrText>
            </w:r>
          </w:ins>
          <w:ins w:id="550" w:author="Deepak Bansal (AZURE)" w:date="2012-08-22T13:02:00Z">
            <w:r>
              <w:rPr>
                <w:noProof/>
                <w:webHidden/>
              </w:rPr>
            </w:r>
          </w:ins>
          <w:r>
            <w:rPr>
              <w:noProof/>
              <w:webHidden/>
            </w:rPr>
            <w:fldChar w:fldCharType="separate"/>
          </w:r>
          <w:ins w:id="551" w:author="Deepak Bansal (AZURE)" w:date="2012-08-22T13:02:00Z">
            <w:r>
              <w:rPr>
                <w:noProof/>
                <w:webHidden/>
              </w:rPr>
              <w:t>98</w:t>
            </w:r>
          </w:ins>
          <w:ins w:id="552" w:author="Deepak Bansal (AZURE)" w:date="2012-08-22T13:01:00Z">
            <w:r>
              <w:rPr>
                <w:noProof/>
                <w:webHidden/>
              </w:rPr>
              <w:fldChar w:fldCharType="end"/>
            </w:r>
            <w:r w:rsidRPr="00A45235">
              <w:rPr>
                <w:rStyle w:val="Hyperlink"/>
                <w:noProof/>
              </w:rPr>
              <w:fldChar w:fldCharType="end"/>
            </w:r>
          </w:ins>
        </w:p>
        <w:p w14:paraId="52B937C7" w14:textId="77777777" w:rsidR="002705F3" w:rsidRDefault="002705F3">
          <w:pPr>
            <w:pStyle w:val="TOC3"/>
            <w:tabs>
              <w:tab w:val="left" w:pos="1320"/>
              <w:tab w:val="right" w:leader="dot" w:pos="9350"/>
            </w:tabs>
            <w:rPr>
              <w:ins w:id="553" w:author="Deepak Bansal (AZURE)" w:date="2012-08-22T13:01:00Z"/>
              <w:rFonts w:eastAsiaTheme="minorEastAsia"/>
              <w:noProof/>
            </w:rPr>
          </w:pPr>
          <w:ins w:id="55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"_Toc333403923"</w:instrText>
            </w:r>
            <w:r w:rsidRPr="00A45235">
              <w:rPr>
                <w:rStyle w:val="Hyperlink"/>
                <w:noProof/>
              </w:rPr>
              <w:instrText xml:space="preserve"> </w:instrText>
            </w:r>
          </w:ins>
          <w:ins w:id="555" w:author="Deepak Bansal (AZURE)" w:date="2012-08-22T13:02:00Z">
            <w:r w:rsidRPr="00A45235">
              <w:rPr>
                <w:rStyle w:val="Hyperlink"/>
                <w:noProof/>
              </w:rPr>
            </w:r>
          </w:ins>
          <w:ins w:id="556" w:author="Deepak Bansal (AZURE)" w:date="2012-08-22T13:01:00Z">
            <w:r w:rsidRPr="00A45235">
              <w:rPr>
                <w:rStyle w:val="Hyperlink"/>
                <w:noProof/>
              </w:rPr>
              <w:fldChar w:fldCharType="separate"/>
            </w:r>
            <w:r w:rsidRPr="00A45235">
              <w:rPr>
                <w:rStyle w:val="Hyperlink"/>
                <w:noProof/>
              </w:rPr>
              <w:t>7.10.3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_Toc333403923 \h </w:instrText>
            </w:r>
          </w:ins>
          <w:ins w:id="557" w:author="Deepak Bansal (AZURE)" w:date="2012-08-22T13:02:00Z">
            <w:r>
              <w:rPr>
                <w:noProof/>
                <w:webHidden/>
              </w:rPr>
            </w:r>
          </w:ins>
          <w:r>
            <w:rPr>
              <w:noProof/>
              <w:webHidden/>
            </w:rPr>
            <w:fldChar w:fldCharType="separate"/>
          </w:r>
          <w:ins w:id="558" w:author="Deepak Bansal (AZURE)" w:date="2012-08-22T13:02:00Z">
            <w:r>
              <w:rPr>
                <w:noProof/>
                <w:webHidden/>
              </w:rPr>
              <w:t>99</w:t>
            </w:r>
          </w:ins>
          <w:ins w:id="559" w:author="Deepak Bansal (AZURE)" w:date="2012-08-22T13:01:00Z">
            <w:r>
              <w:rPr>
                <w:noProof/>
                <w:webHidden/>
              </w:rPr>
              <w:fldChar w:fldCharType="end"/>
            </w:r>
            <w:r w:rsidRPr="00A45235">
              <w:rPr>
                <w:rStyle w:val="Hyperlink"/>
                <w:noProof/>
              </w:rPr>
              <w:fldChar w:fldCharType="end"/>
            </w:r>
          </w:ins>
        </w:p>
        <w:p w14:paraId="269DBBD0" w14:textId="77777777" w:rsidR="002705F3" w:rsidRDefault="002705F3">
          <w:pPr>
            <w:pStyle w:val="TOC3"/>
            <w:tabs>
              <w:tab w:val="left" w:pos="1320"/>
              <w:tab w:val="right" w:leader="dot" w:pos="9350"/>
            </w:tabs>
            <w:rPr>
              <w:ins w:id="560" w:author="Deepak Bansal (AZURE)" w:date="2012-08-22T13:01:00Z"/>
              <w:rFonts w:eastAsiaTheme="minorEastAsia"/>
              <w:noProof/>
            </w:rPr>
          </w:pPr>
          <w:ins w:id="56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"_Toc333403925"</w:instrText>
            </w:r>
            <w:r w:rsidRPr="00A45235">
              <w:rPr>
                <w:rStyle w:val="Hyperlink"/>
                <w:noProof/>
              </w:rPr>
              <w:instrText xml:space="preserve"> </w:instrText>
            </w:r>
          </w:ins>
          <w:ins w:id="562" w:author="Deepak Bansal (AZURE)" w:date="2012-08-22T13:02:00Z">
            <w:r w:rsidRPr="00A45235">
              <w:rPr>
                <w:rStyle w:val="Hyperlink"/>
                <w:noProof/>
              </w:rPr>
            </w:r>
          </w:ins>
          <w:ins w:id="563" w:author="Deepak Bansal (AZURE)" w:date="2012-08-22T13:01:00Z">
            <w:r w:rsidRPr="00A45235">
              <w:rPr>
                <w:rStyle w:val="Hyperlink"/>
                <w:noProof/>
              </w:rPr>
              <w:fldChar w:fldCharType="separate"/>
            </w:r>
            <w:r w:rsidRPr="00A45235">
              <w:rPr>
                <w:rStyle w:val="Hyperlink"/>
                <w:noProof/>
              </w:rPr>
              <w:t>7.10.4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_Toc333403925 \h </w:instrText>
            </w:r>
          </w:ins>
          <w:ins w:id="564" w:author="Deepak Bansal (AZURE)" w:date="2012-08-22T13:02:00Z">
            <w:r>
              <w:rPr>
                <w:noProof/>
                <w:webHidden/>
              </w:rPr>
            </w:r>
          </w:ins>
          <w:r>
            <w:rPr>
              <w:noProof/>
              <w:webHidden/>
            </w:rPr>
            <w:fldChar w:fldCharType="separate"/>
          </w:r>
          <w:ins w:id="565" w:author="Deepak Bansal (AZURE)" w:date="2012-08-22T13:02:00Z">
            <w:r>
              <w:rPr>
                <w:noProof/>
                <w:webHidden/>
              </w:rPr>
              <w:t>99</w:t>
            </w:r>
          </w:ins>
          <w:ins w:id="566" w:author="Deepak Bansal (AZURE)" w:date="2012-08-22T13:01:00Z">
            <w:r>
              <w:rPr>
                <w:noProof/>
                <w:webHidden/>
              </w:rPr>
              <w:fldChar w:fldCharType="end"/>
            </w:r>
            <w:r w:rsidRPr="00A45235">
              <w:rPr>
                <w:rStyle w:val="Hyperlink"/>
                <w:noProof/>
              </w:rPr>
              <w:fldChar w:fldCharType="end"/>
            </w:r>
          </w:ins>
        </w:p>
        <w:p w14:paraId="0C3AF155" w14:textId="77777777" w:rsidR="002705F3" w:rsidRDefault="002705F3">
          <w:pPr>
            <w:pStyle w:val="TOC2"/>
            <w:tabs>
              <w:tab w:val="left" w:pos="880"/>
              <w:tab w:val="right" w:leader="dot" w:pos="9350"/>
            </w:tabs>
            <w:rPr>
              <w:ins w:id="567" w:author="Deepak Bansal (AZURE)" w:date="2012-08-22T13:01:00Z"/>
              <w:rFonts w:eastAsiaTheme="minorEastAsia"/>
              <w:noProof/>
            </w:rPr>
          </w:pPr>
          <w:ins w:id="56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"_Toc333403926"</w:instrText>
            </w:r>
            <w:r w:rsidRPr="00A45235">
              <w:rPr>
                <w:rStyle w:val="Hyperlink"/>
                <w:noProof/>
              </w:rPr>
              <w:instrText xml:space="preserve"> </w:instrText>
            </w:r>
          </w:ins>
          <w:ins w:id="569" w:author="Deepak Bansal (AZURE)" w:date="2012-08-22T13:02:00Z">
            <w:r w:rsidRPr="00A45235">
              <w:rPr>
                <w:rStyle w:val="Hyperlink"/>
                <w:noProof/>
              </w:rPr>
            </w:r>
          </w:ins>
          <w:ins w:id="570" w:author="Deepak Bansal (AZURE)" w:date="2012-08-22T13:01:00Z">
            <w:r w:rsidRPr="00A45235">
              <w:rPr>
                <w:rStyle w:val="Hyperlink"/>
                <w:noProof/>
              </w:rPr>
              <w:fldChar w:fldCharType="separate"/>
            </w:r>
            <w:r w:rsidRPr="00A45235">
              <w:rPr>
                <w:rStyle w:val="Hyperlink"/>
                <w:noProof/>
              </w:rPr>
              <w:t>7.11</w:t>
            </w:r>
            <w:r>
              <w:rPr>
                <w:rFonts w:eastAsiaTheme="minorEastAsia"/>
                <w:noProof/>
              </w:rPr>
              <w:tab/>
            </w:r>
            <w:r w:rsidRPr="00A45235">
              <w:rPr>
                <w:rStyle w:val="Hyperlink"/>
                <w:noProof/>
              </w:rPr>
              <w:t>Owned Certificate</w:t>
            </w:r>
            <w:r>
              <w:rPr>
                <w:noProof/>
                <w:webHidden/>
              </w:rPr>
              <w:tab/>
            </w:r>
            <w:r>
              <w:rPr>
                <w:noProof/>
                <w:webHidden/>
              </w:rPr>
              <w:fldChar w:fldCharType="begin"/>
            </w:r>
            <w:r>
              <w:rPr>
                <w:noProof/>
                <w:webHidden/>
              </w:rPr>
              <w:instrText xml:space="preserve"> PAGEREF _Toc333403926 \h </w:instrText>
            </w:r>
          </w:ins>
          <w:ins w:id="571" w:author="Deepak Bansal (AZURE)" w:date="2012-08-22T13:02:00Z">
            <w:r>
              <w:rPr>
                <w:noProof/>
                <w:webHidden/>
              </w:rPr>
            </w:r>
          </w:ins>
          <w:r>
            <w:rPr>
              <w:noProof/>
              <w:webHidden/>
            </w:rPr>
            <w:fldChar w:fldCharType="separate"/>
          </w:r>
          <w:ins w:id="572" w:author="Deepak Bansal (AZURE)" w:date="2012-08-22T13:02:00Z">
            <w:r>
              <w:rPr>
                <w:noProof/>
                <w:webHidden/>
              </w:rPr>
              <w:t>99</w:t>
            </w:r>
          </w:ins>
          <w:ins w:id="573" w:author="Deepak Bansal (AZURE)" w:date="2012-08-22T13:01:00Z">
            <w:r>
              <w:rPr>
                <w:noProof/>
                <w:webHidden/>
              </w:rPr>
              <w:fldChar w:fldCharType="end"/>
            </w:r>
            <w:r w:rsidRPr="00A45235">
              <w:rPr>
                <w:rStyle w:val="Hyperlink"/>
                <w:noProof/>
              </w:rPr>
              <w:fldChar w:fldCharType="end"/>
            </w:r>
          </w:ins>
        </w:p>
        <w:p w14:paraId="4C490A64" w14:textId="77777777" w:rsidR="002705F3" w:rsidRDefault="002705F3">
          <w:pPr>
            <w:pStyle w:val="TOC3"/>
            <w:tabs>
              <w:tab w:val="left" w:pos="1320"/>
              <w:tab w:val="right" w:leader="dot" w:pos="9350"/>
            </w:tabs>
            <w:rPr>
              <w:ins w:id="574" w:author="Deepak Bansal (AZURE)" w:date="2012-08-22T13:01:00Z"/>
              <w:rFonts w:eastAsiaTheme="minorEastAsia"/>
              <w:noProof/>
            </w:rPr>
          </w:pPr>
          <w:ins w:id="57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"_Toc333403927"</w:instrText>
            </w:r>
            <w:r w:rsidRPr="00A45235">
              <w:rPr>
                <w:rStyle w:val="Hyperlink"/>
                <w:noProof/>
              </w:rPr>
              <w:instrText xml:space="preserve"> </w:instrText>
            </w:r>
          </w:ins>
          <w:ins w:id="576" w:author="Deepak Bansal (AZURE)" w:date="2012-08-22T13:02:00Z">
            <w:r w:rsidRPr="00A45235">
              <w:rPr>
                <w:rStyle w:val="Hyperlink"/>
                <w:noProof/>
              </w:rPr>
            </w:r>
          </w:ins>
          <w:ins w:id="577" w:author="Deepak Bansal (AZURE)" w:date="2012-08-22T13:01:00Z">
            <w:r w:rsidRPr="00A45235">
              <w:rPr>
                <w:rStyle w:val="Hyperlink"/>
                <w:noProof/>
              </w:rPr>
              <w:fldChar w:fldCharType="separate"/>
            </w:r>
            <w:r w:rsidRPr="00A45235">
              <w:rPr>
                <w:rStyle w:val="Hyperlink"/>
                <w:noProof/>
              </w:rPr>
              <w:t>7.11.1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_Toc333403927 \h </w:instrText>
            </w:r>
          </w:ins>
          <w:ins w:id="578" w:author="Deepak Bansal (AZURE)" w:date="2012-08-22T13:02:00Z">
            <w:r>
              <w:rPr>
                <w:noProof/>
                <w:webHidden/>
              </w:rPr>
            </w:r>
          </w:ins>
          <w:r>
            <w:rPr>
              <w:noProof/>
              <w:webHidden/>
            </w:rPr>
            <w:fldChar w:fldCharType="separate"/>
          </w:r>
          <w:ins w:id="579" w:author="Deepak Bansal (AZURE)" w:date="2012-08-22T13:02:00Z">
            <w:r>
              <w:rPr>
                <w:noProof/>
                <w:webHidden/>
              </w:rPr>
              <w:t>100</w:t>
            </w:r>
          </w:ins>
          <w:ins w:id="580" w:author="Deepak Bansal (AZURE)" w:date="2012-08-22T13:01:00Z">
            <w:r>
              <w:rPr>
                <w:noProof/>
                <w:webHidden/>
              </w:rPr>
              <w:fldChar w:fldCharType="end"/>
            </w:r>
            <w:r w:rsidRPr="00A45235">
              <w:rPr>
                <w:rStyle w:val="Hyperlink"/>
                <w:noProof/>
              </w:rPr>
              <w:fldChar w:fldCharType="end"/>
            </w:r>
          </w:ins>
        </w:p>
        <w:p w14:paraId="2920873B" w14:textId="77777777" w:rsidR="002705F3" w:rsidRDefault="002705F3">
          <w:pPr>
            <w:pStyle w:val="TOC3"/>
            <w:tabs>
              <w:tab w:val="left" w:pos="1320"/>
              <w:tab w:val="right" w:leader="dot" w:pos="9350"/>
            </w:tabs>
            <w:rPr>
              <w:ins w:id="581" w:author="Deepak Bansal (AZURE)" w:date="2012-08-22T13:01:00Z"/>
              <w:rFonts w:eastAsiaTheme="minorEastAsia"/>
              <w:noProof/>
            </w:rPr>
          </w:pPr>
          <w:ins w:id="58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"_Toc333403928"</w:instrText>
            </w:r>
            <w:r w:rsidRPr="00A45235">
              <w:rPr>
                <w:rStyle w:val="Hyperlink"/>
                <w:noProof/>
              </w:rPr>
              <w:instrText xml:space="preserve"> </w:instrText>
            </w:r>
          </w:ins>
          <w:ins w:id="583" w:author="Deepak Bansal (AZURE)" w:date="2012-08-22T13:02:00Z">
            <w:r w:rsidRPr="00A45235">
              <w:rPr>
                <w:rStyle w:val="Hyperlink"/>
                <w:noProof/>
              </w:rPr>
            </w:r>
          </w:ins>
          <w:ins w:id="584" w:author="Deepak Bansal (AZURE)" w:date="2012-08-22T13:01:00Z">
            <w:r w:rsidRPr="00A45235">
              <w:rPr>
                <w:rStyle w:val="Hyperlink"/>
                <w:noProof/>
              </w:rPr>
              <w:fldChar w:fldCharType="separate"/>
            </w:r>
            <w:r w:rsidRPr="00A45235">
              <w:rPr>
                <w:rStyle w:val="Hyperlink"/>
                <w:noProof/>
              </w:rPr>
              <w:t>7.11.2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_Toc333403928 \h </w:instrText>
            </w:r>
          </w:ins>
          <w:ins w:id="585" w:author="Deepak Bansal (AZURE)" w:date="2012-08-22T13:02:00Z">
            <w:r>
              <w:rPr>
                <w:noProof/>
                <w:webHidden/>
              </w:rPr>
            </w:r>
          </w:ins>
          <w:r>
            <w:rPr>
              <w:noProof/>
              <w:webHidden/>
            </w:rPr>
            <w:fldChar w:fldCharType="separate"/>
          </w:r>
          <w:ins w:id="586" w:author="Deepak Bansal (AZURE)" w:date="2012-08-22T13:02:00Z">
            <w:r>
              <w:rPr>
                <w:noProof/>
                <w:webHidden/>
              </w:rPr>
              <w:t>100</w:t>
            </w:r>
          </w:ins>
          <w:ins w:id="587" w:author="Deepak Bansal (AZURE)" w:date="2012-08-22T13:01:00Z">
            <w:r>
              <w:rPr>
                <w:noProof/>
                <w:webHidden/>
              </w:rPr>
              <w:fldChar w:fldCharType="end"/>
            </w:r>
            <w:r w:rsidRPr="00A45235">
              <w:rPr>
                <w:rStyle w:val="Hyperlink"/>
                <w:noProof/>
              </w:rPr>
              <w:fldChar w:fldCharType="end"/>
            </w:r>
          </w:ins>
        </w:p>
        <w:p w14:paraId="5FF0A14C" w14:textId="77777777" w:rsidR="002705F3" w:rsidRDefault="002705F3">
          <w:pPr>
            <w:pStyle w:val="TOC3"/>
            <w:tabs>
              <w:tab w:val="left" w:pos="1320"/>
              <w:tab w:val="right" w:leader="dot" w:pos="9350"/>
            </w:tabs>
            <w:rPr>
              <w:ins w:id="588" w:author="Deepak Bansal (AZURE)" w:date="2012-08-22T13:01:00Z"/>
              <w:rFonts w:eastAsiaTheme="minorEastAsia"/>
              <w:noProof/>
            </w:rPr>
          </w:pPr>
          <w:ins w:id="58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"_Toc333403929"</w:instrText>
            </w:r>
            <w:r w:rsidRPr="00A45235">
              <w:rPr>
                <w:rStyle w:val="Hyperlink"/>
                <w:noProof/>
              </w:rPr>
              <w:instrText xml:space="preserve"> </w:instrText>
            </w:r>
          </w:ins>
          <w:ins w:id="590" w:author="Deepak Bansal (AZURE)" w:date="2012-08-22T13:02:00Z">
            <w:r w:rsidRPr="00A45235">
              <w:rPr>
                <w:rStyle w:val="Hyperlink"/>
                <w:noProof/>
              </w:rPr>
            </w:r>
          </w:ins>
          <w:ins w:id="591" w:author="Deepak Bansal (AZURE)" w:date="2012-08-22T13:01:00Z">
            <w:r w:rsidRPr="00A45235">
              <w:rPr>
                <w:rStyle w:val="Hyperlink"/>
                <w:noProof/>
              </w:rPr>
              <w:fldChar w:fldCharType="separate"/>
            </w:r>
            <w:r w:rsidRPr="00A45235">
              <w:rPr>
                <w:rStyle w:val="Hyperlink"/>
                <w:noProof/>
              </w:rPr>
              <w:t>7.11.3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_Toc333403929 \h </w:instrText>
            </w:r>
          </w:ins>
          <w:ins w:id="592" w:author="Deepak Bansal (AZURE)" w:date="2012-08-22T13:02:00Z">
            <w:r>
              <w:rPr>
                <w:noProof/>
                <w:webHidden/>
              </w:rPr>
            </w:r>
          </w:ins>
          <w:r>
            <w:rPr>
              <w:noProof/>
              <w:webHidden/>
            </w:rPr>
            <w:fldChar w:fldCharType="separate"/>
          </w:r>
          <w:ins w:id="593" w:author="Deepak Bansal (AZURE)" w:date="2012-08-22T13:02:00Z">
            <w:r>
              <w:rPr>
                <w:noProof/>
                <w:webHidden/>
              </w:rPr>
              <w:t>105</w:t>
            </w:r>
          </w:ins>
          <w:ins w:id="594" w:author="Deepak Bansal (AZURE)" w:date="2012-08-22T13:01:00Z">
            <w:r>
              <w:rPr>
                <w:noProof/>
                <w:webHidden/>
              </w:rPr>
              <w:fldChar w:fldCharType="end"/>
            </w:r>
            <w:r w:rsidRPr="00A45235">
              <w:rPr>
                <w:rStyle w:val="Hyperlink"/>
                <w:noProof/>
              </w:rPr>
              <w:fldChar w:fldCharType="end"/>
            </w:r>
          </w:ins>
        </w:p>
        <w:p w14:paraId="2D68C9A9" w14:textId="77777777" w:rsidR="002705F3" w:rsidRDefault="002705F3">
          <w:pPr>
            <w:pStyle w:val="TOC3"/>
            <w:tabs>
              <w:tab w:val="left" w:pos="1320"/>
              <w:tab w:val="right" w:leader="dot" w:pos="9350"/>
            </w:tabs>
            <w:rPr>
              <w:ins w:id="595" w:author="Deepak Bansal (AZURE)" w:date="2012-08-22T13:01:00Z"/>
              <w:rFonts w:eastAsiaTheme="minorEastAsia"/>
              <w:noProof/>
            </w:rPr>
          </w:pPr>
          <w:ins w:id="59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"_Toc333403931"</w:instrText>
            </w:r>
            <w:r w:rsidRPr="00A45235">
              <w:rPr>
                <w:rStyle w:val="Hyperlink"/>
                <w:noProof/>
              </w:rPr>
              <w:instrText xml:space="preserve"> </w:instrText>
            </w:r>
          </w:ins>
          <w:ins w:id="597" w:author="Deepak Bansal (AZURE)" w:date="2012-08-22T13:02:00Z">
            <w:r w:rsidRPr="00A45235">
              <w:rPr>
                <w:rStyle w:val="Hyperlink"/>
                <w:noProof/>
              </w:rPr>
            </w:r>
          </w:ins>
          <w:ins w:id="598" w:author="Deepak Bansal (AZURE)" w:date="2012-08-22T13:01:00Z">
            <w:r w:rsidRPr="00A45235">
              <w:rPr>
                <w:rStyle w:val="Hyperlink"/>
                <w:noProof/>
              </w:rPr>
              <w:fldChar w:fldCharType="separate"/>
            </w:r>
            <w:r w:rsidRPr="00A45235">
              <w:rPr>
                <w:rStyle w:val="Hyperlink"/>
                <w:noProof/>
              </w:rPr>
              <w:t>7.11.4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_Toc333403931 \h </w:instrText>
            </w:r>
          </w:ins>
          <w:ins w:id="599" w:author="Deepak Bansal (AZURE)" w:date="2012-08-22T13:02:00Z">
            <w:r>
              <w:rPr>
                <w:noProof/>
                <w:webHidden/>
              </w:rPr>
            </w:r>
          </w:ins>
          <w:r>
            <w:rPr>
              <w:noProof/>
              <w:webHidden/>
            </w:rPr>
            <w:fldChar w:fldCharType="separate"/>
          </w:r>
          <w:ins w:id="600" w:author="Deepak Bansal (AZURE)" w:date="2012-08-22T13:02:00Z">
            <w:r>
              <w:rPr>
                <w:noProof/>
                <w:webHidden/>
              </w:rPr>
              <w:t>105</w:t>
            </w:r>
          </w:ins>
          <w:ins w:id="601" w:author="Deepak Bansal (AZURE)" w:date="2012-08-22T13:01:00Z">
            <w:r>
              <w:rPr>
                <w:noProof/>
                <w:webHidden/>
              </w:rPr>
              <w:fldChar w:fldCharType="end"/>
            </w:r>
            <w:r w:rsidRPr="00A45235">
              <w:rPr>
                <w:rStyle w:val="Hyperlink"/>
                <w:noProof/>
              </w:rPr>
              <w:fldChar w:fldCharType="end"/>
            </w:r>
          </w:ins>
        </w:p>
        <w:p w14:paraId="280D2533" w14:textId="77777777" w:rsidR="002705F3" w:rsidRDefault="002705F3">
          <w:pPr>
            <w:pStyle w:val="TOC2"/>
            <w:tabs>
              <w:tab w:val="left" w:pos="880"/>
              <w:tab w:val="right" w:leader="dot" w:pos="9350"/>
            </w:tabs>
            <w:rPr>
              <w:ins w:id="602" w:author="Deepak Bansal (AZURE)" w:date="2012-08-22T13:01:00Z"/>
              <w:rFonts w:eastAsiaTheme="minorEastAsia"/>
              <w:noProof/>
            </w:rPr>
          </w:pPr>
          <w:ins w:id="60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"_Toc333403932"</w:instrText>
            </w:r>
            <w:r w:rsidRPr="00A45235">
              <w:rPr>
                <w:rStyle w:val="Hyperlink"/>
                <w:noProof/>
              </w:rPr>
              <w:instrText xml:space="preserve"> </w:instrText>
            </w:r>
          </w:ins>
          <w:ins w:id="604" w:author="Deepak Bansal (AZURE)" w:date="2012-08-22T13:02:00Z">
            <w:r w:rsidRPr="00A45235">
              <w:rPr>
                <w:rStyle w:val="Hyperlink"/>
                <w:noProof/>
              </w:rPr>
            </w:r>
          </w:ins>
          <w:ins w:id="605" w:author="Deepak Bansal (AZURE)" w:date="2012-08-22T13:01:00Z">
            <w:r w:rsidRPr="00A45235">
              <w:rPr>
                <w:rStyle w:val="Hyperlink"/>
                <w:noProof/>
              </w:rPr>
              <w:fldChar w:fldCharType="separate"/>
            </w:r>
            <w:r w:rsidRPr="00A45235">
              <w:rPr>
                <w:rStyle w:val="Hyperlink"/>
                <w:noProof/>
              </w:rPr>
              <w:t>7.12</w:t>
            </w:r>
            <w:r>
              <w:rPr>
                <w:rFonts w:eastAsiaTheme="minorEastAsia"/>
                <w:noProof/>
              </w:rPr>
              <w:tab/>
            </w:r>
            <w:r w:rsidRPr="00A45235">
              <w:rPr>
                <w:rStyle w:val="Hyperlink"/>
                <w:noProof/>
              </w:rPr>
              <w:t>OpenFlow Flow Table</w:t>
            </w:r>
            <w:r>
              <w:rPr>
                <w:noProof/>
                <w:webHidden/>
              </w:rPr>
              <w:tab/>
            </w:r>
            <w:r>
              <w:rPr>
                <w:noProof/>
                <w:webHidden/>
              </w:rPr>
              <w:fldChar w:fldCharType="begin"/>
            </w:r>
            <w:r>
              <w:rPr>
                <w:noProof/>
                <w:webHidden/>
              </w:rPr>
              <w:instrText xml:space="preserve"> PAGEREF _Toc333403932 \h </w:instrText>
            </w:r>
          </w:ins>
          <w:ins w:id="606" w:author="Deepak Bansal (AZURE)" w:date="2012-08-22T13:02:00Z">
            <w:r>
              <w:rPr>
                <w:noProof/>
                <w:webHidden/>
              </w:rPr>
            </w:r>
          </w:ins>
          <w:r>
            <w:rPr>
              <w:noProof/>
              <w:webHidden/>
            </w:rPr>
            <w:fldChar w:fldCharType="separate"/>
          </w:r>
          <w:ins w:id="607" w:author="Deepak Bansal (AZURE)" w:date="2012-08-22T13:02:00Z">
            <w:r>
              <w:rPr>
                <w:noProof/>
                <w:webHidden/>
              </w:rPr>
              <w:t>109</w:t>
            </w:r>
          </w:ins>
          <w:ins w:id="608" w:author="Deepak Bansal (AZURE)" w:date="2012-08-22T13:01:00Z">
            <w:r>
              <w:rPr>
                <w:noProof/>
                <w:webHidden/>
              </w:rPr>
              <w:fldChar w:fldCharType="end"/>
            </w:r>
            <w:r w:rsidRPr="00A45235">
              <w:rPr>
                <w:rStyle w:val="Hyperlink"/>
                <w:noProof/>
              </w:rPr>
              <w:fldChar w:fldCharType="end"/>
            </w:r>
          </w:ins>
        </w:p>
        <w:p w14:paraId="1B58CFF9" w14:textId="77777777" w:rsidR="002705F3" w:rsidRDefault="002705F3">
          <w:pPr>
            <w:pStyle w:val="TOC3"/>
            <w:tabs>
              <w:tab w:val="left" w:pos="1320"/>
              <w:tab w:val="right" w:leader="dot" w:pos="9350"/>
            </w:tabs>
            <w:rPr>
              <w:ins w:id="609" w:author="Deepak Bansal (AZURE)" w:date="2012-08-22T13:01:00Z"/>
              <w:rFonts w:eastAsiaTheme="minorEastAsia"/>
              <w:noProof/>
            </w:rPr>
          </w:pPr>
          <w:ins w:id="61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"_Toc333403933"</w:instrText>
            </w:r>
            <w:r w:rsidRPr="00A45235">
              <w:rPr>
                <w:rStyle w:val="Hyperlink"/>
                <w:noProof/>
              </w:rPr>
              <w:instrText xml:space="preserve"> </w:instrText>
            </w:r>
          </w:ins>
          <w:ins w:id="611" w:author="Deepak Bansal (AZURE)" w:date="2012-08-22T13:02:00Z">
            <w:r w:rsidRPr="00A45235">
              <w:rPr>
                <w:rStyle w:val="Hyperlink"/>
                <w:noProof/>
              </w:rPr>
            </w:r>
          </w:ins>
          <w:ins w:id="612" w:author="Deepak Bansal (AZURE)" w:date="2012-08-22T13:01:00Z">
            <w:r w:rsidRPr="00A45235">
              <w:rPr>
                <w:rStyle w:val="Hyperlink"/>
                <w:noProof/>
              </w:rPr>
              <w:fldChar w:fldCharType="separate"/>
            </w:r>
            <w:r w:rsidRPr="00A45235">
              <w:rPr>
                <w:rStyle w:val="Hyperlink"/>
                <w:noProof/>
              </w:rPr>
              <w:t>7.12.1</w:t>
            </w:r>
            <w:r>
              <w:rPr>
                <w:rFonts w:eastAsiaTheme="minorEastAsia"/>
                <w:noProof/>
              </w:rPr>
              <w:tab/>
            </w:r>
            <w:r w:rsidRPr="00A45235">
              <w:rPr>
                <w:rStyle w:val="Hyperlink"/>
                <w:noProof/>
              </w:rPr>
              <w:t>UML Diagram</w:t>
            </w:r>
            <w:r>
              <w:rPr>
                <w:noProof/>
                <w:webHidden/>
              </w:rPr>
              <w:tab/>
            </w:r>
            <w:r>
              <w:rPr>
                <w:noProof/>
                <w:webHidden/>
              </w:rPr>
              <w:fldChar w:fldCharType="begin"/>
            </w:r>
            <w:r>
              <w:rPr>
                <w:noProof/>
                <w:webHidden/>
              </w:rPr>
              <w:instrText xml:space="preserve"> PAGEREF _Toc333403933 \h </w:instrText>
            </w:r>
          </w:ins>
          <w:ins w:id="613" w:author="Deepak Bansal (AZURE)" w:date="2012-08-22T13:02:00Z">
            <w:r>
              <w:rPr>
                <w:noProof/>
                <w:webHidden/>
              </w:rPr>
            </w:r>
          </w:ins>
          <w:r>
            <w:rPr>
              <w:noProof/>
              <w:webHidden/>
            </w:rPr>
            <w:fldChar w:fldCharType="separate"/>
          </w:r>
          <w:ins w:id="614" w:author="Deepak Bansal (AZURE)" w:date="2012-08-22T13:02:00Z">
            <w:r>
              <w:rPr>
                <w:noProof/>
                <w:webHidden/>
              </w:rPr>
              <w:t>109</w:t>
            </w:r>
          </w:ins>
          <w:ins w:id="615" w:author="Deepak Bansal (AZURE)" w:date="2012-08-22T13:01:00Z">
            <w:r>
              <w:rPr>
                <w:noProof/>
                <w:webHidden/>
              </w:rPr>
              <w:fldChar w:fldCharType="end"/>
            </w:r>
            <w:r w:rsidRPr="00A45235">
              <w:rPr>
                <w:rStyle w:val="Hyperlink"/>
                <w:noProof/>
              </w:rPr>
              <w:fldChar w:fldCharType="end"/>
            </w:r>
          </w:ins>
        </w:p>
        <w:p w14:paraId="392F5102" w14:textId="77777777" w:rsidR="002705F3" w:rsidRDefault="002705F3">
          <w:pPr>
            <w:pStyle w:val="TOC3"/>
            <w:tabs>
              <w:tab w:val="left" w:pos="1320"/>
              <w:tab w:val="right" w:leader="dot" w:pos="9350"/>
            </w:tabs>
            <w:rPr>
              <w:ins w:id="616" w:author="Deepak Bansal (AZURE)" w:date="2012-08-22T13:01:00Z"/>
              <w:rFonts w:eastAsiaTheme="minorEastAsia"/>
              <w:noProof/>
            </w:rPr>
          </w:pPr>
          <w:ins w:id="61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"_Toc333403934"</w:instrText>
            </w:r>
            <w:r w:rsidRPr="00A45235">
              <w:rPr>
                <w:rStyle w:val="Hyperlink"/>
                <w:noProof/>
              </w:rPr>
              <w:instrText xml:space="preserve"> </w:instrText>
            </w:r>
          </w:ins>
          <w:ins w:id="618" w:author="Deepak Bansal (AZURE)" w:date="2012-08-22T13:02:00Z">
            <w:r w:rsidRPr="00A45235">
              <w:rPr>
                <w:rStyle w:val="Hyperlink"/>
                <w:noProof/>
              </w:rPr>
            </w:r>
          </w:ins>
          <w:ins w:id="619" w:author="Deepak Bansal (AZURE)" w:date="2012-08-22T13:01:00Z">
            <w:r w:rsidRPr="00A45235">
              <w:rPr>
                <w:rStyle w:val="Hyperlink"/>
                <w:noProof/>
              </w:rPr>
              <w:fldChar w:fldCharType="separate"/>
            </w:r>
            <w:r w:rsidRPr="00A45235">
              <w:rPr>
                <w:rStyle w:val="Hyperlink"/>
                <w:noProof/>
              </w:rPr>
              <w:t>7.12.2</w:t>
            </w:r>
            <w:r>
              <w:rPr>
                <w:rFonts w:eastAsiaTheme="minorEastAsia"/>
                <w:noProof/>
              </w:rPr>
              <w:tab/>
            </w:r>
            <w:r w:rsidRPr="00A45235">
              <w:rPr>
                <w:rStyle w:val="Hyperlink"/>
                <w:noProof/>
              </w:rPr>
              <w:t>XML Schema</w:t>
            </w:r>
            <w:r>
              <w:rPr>
                <w:noProof/>
                <w:webHidden/>
              </w:rPr>
              <w:tab/>
            </w:r>
            <w:r>
              <w:rPr>
                <w:noProof/>
                <w:webHidden/>
              </w:rPr>
              <w:fldChar w:fldCharType="begin"/>
            </w:r>
            <w:r>
              <w:rPr>
                <w:noProof/>
                <w:webHidden/>
              </w:rPr>
              <w:instrText xml:space="preserve"> PAGEREF _Toc333403934 \h </w:instrText>
            </w:r>
          </w:ins>
          <w:ins w:id="620" w:author="Deepak Bansal (AZURE)" w:date="2012-08-22T13:02:00Z">
            <w:r>
              <w:rPr>
                <w:noProof/>
                <w:webHidden/>
              </w:rPr>
            </w:r>
          </w:ins>
          <w:r>
            <w:rPr>
              <w:noProof/>
              <w:webHidden/>
            </w:rPr>
            <w:fldChar w:fldCharType="separate"/>
          </w:r>
          <w:ins w:id="621" w:author="Deepak Bansal (AZURE)" w:date="2012-08-22T13:02:00Z">
            <w:r>
              <w:rPr>
                <w:noProof/>
                <w:webHidden/>
              </w:rPr>
              <w:t>109</w:t>
            </w:r>
          </w:ins>
          <w:ins w:id="622" w:author="Deepak Bansal (AZURE)" w:date="2012-08-22T13:01:00Z">
            <w:r>
              <w:rPr>
                <w:noProof/>
                <w:webHidden/>
              </w:rPr>
              <w:fldChar w:fldCharType="end"/>
            </w:r>
            <w:r w:rsidRPr="00A45235">
              <w:rPr>
                <w:rStyle w:val="Hyperlink"/>
                <w:noProof/>
              </w:rPr>
              <w:fldChar w:fldCharType="end"/>
            </w:r>
          </w:ins>
        </w:p>
        <w:p w14:paraId="6743937D" w14:textId="77777777" w:rsidR="002705F3" w:rsidRDefault="002705F3">
          <w:pPr>
            <w:pStyle w:val="TOC3"/>
            <w:tabs>
              <w:tab w:val="left" w:pos="1320"/>
              <w:tab w:val="right" w:leader="dot" w:pos="9350"/>
            </w:tabs>
            <w:rPr>
              <w:ins w:id="623" w:author="Deepak Bansal (AZURE)" w:date="2012-08-22T13:01:00Z"/>
              <w:rFonts w:eastAsiaTheme="minorEastAsia"/>
              <w:noProof/>
            </w:rPr>
          </w:pPr>
          <w:ins w:id="62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"_Toc333403935"</w:instrText>
            </w:r>
            <w:r w:rsidRPr="00A45235">
              <w:rPr>
                <w:rStyle w:val="Hyperlink"/>
                <w:noProof/>
              </w:rPr>
              <w:instrText xml:space="preserve"> </w:instrText>
            </w:r>
          </w:ins>
          <w:ins w:id="625" w:author="Deepak Bansal (AZURE)" w:date="2012-08-22T13:02:00Z">
            <w:r w:rsidRPr="00A45235">
              <w:rPr>
                <w:rStyle w:val="Hyperlink"/>
                <w:noProof/>
              </w:rPr>
            </w:r>
          </w:ins>
          <w:ins w:id="626" w:author="Deepak Bansal (AZURE)" w:date="2012-08-22T13:01:00Z">
            <w:r w:rsidRPr="00A45235">
              <w:rPr>
                <w:rStyle w:val="Hyperlink"/>
                <w:noProof/>
              </w:rPr>
              <w:fldChar w:fldCharType="separate"/>
            </w:r>
            <w:r w:rsidRPr="00A45235">
              <w:rPr>
                <w:rStyle w:val="Hyperlink"/>
                <w:noProof/>
              </w:rPr>
              <w:t>7.12.3</w:t>
            </w:r>
            <w:r>
              <w:rPr>
                <w:rFonts w:eastAsiaTheme="minorEastAsia"/>
                <w:noProof/>
              </w:rPr>
              <w:tab/>
            </w:r>
            <w:r w:rsidRPr="00A45235">
              <w:rPr>
                <w:rStyle w:val="Hyperlink"/>
                <w:noProof/>
              </w:rPr>
              <w:t>XML Example</w:t>
            </w:r>
            <w:r>
              <w:rPr>
                <w:noProof/>
                <w:webHidden/>
              </w:rPr>
              <w:tab/>
            </w:r>
            <w:r>
              <w:rPr>
                <w:noProof/>
                <w:webHidden/>
              </w:rPr>
              <w:fldChar w:fldCharType="begin"/>
            </w:r>
            <w:r>
              <w:rPr>
                <w:noProof/>
                <w:webHidden/>
              </w:rPr>
              <w:instrText xml:space="preserve"> PAGEREF _Toc333403935 \h </w:instrText>
            </w:r>
          </w:ins>
          <w:ins w:id="627" w:author="Deepak Bansal (AZURE)" w:date="2012-08-22T13:02:00Z">
            <w:r>
              <w:rPr>
                <w:noProof/>
                <w:webHidden/>
              </w:rPr>
            </w:r>
          </w:ins>
          <w:r>
            <w:rPr>
              <w:noProof/>
              <w:webHidden/>
            </w:rPr>
            <w:fldChar w:fldCharType="separate"/>
          </w:r>
          <w:ins w:id="628" w:author="Deepak Bansal (AZURE)" w:date="2012-08-22T13:02:00Z">
            <w:r>
              <w:rPr>
                <w:noProof/>
                <w:webHidden/>
              </w:rPr>
              <w:t>113</w:t>
            </w:r>
          </w:ins>
          <w:ins w:id="629" w:author="Deepak Bansal (AZURE)" w:date="2012-08-22T13:01:00Z">
            <w:r>
              <w:rPr>
                <w:noProof/>
                <w:webHidden/>
              </w:rPr>
              <w:fldChar w:fldCharType="end"/>
            </w:r>
            <w:r w:rsidRPr="00A45235">
              <w:rPr>
                <w:rStyle w:val="Hyperlink"/>
                <w:noProof/>
              </w:rPr>
              <w:fldChar w:fldCharType="end"/>
            </w:r>
          </w:ins>
        </w:p>
        <w:p w14:paraId="267E137B" w14:textId="77777777" w:rsidR="002705F3" w:rsidRDefault="002705F3">
          <w:pPr>
            <w:pStyle w:val="TOC3"/>
            <w:tabs>
              <w:tab w:val="left" w:pos="1320"/>
              <w:tab w:val="right" w:leader="dot" w:pos="9350"/>
            </w:tabs>
            <w:rPr>
              <w:ins w:id="630" w:author="Deepak Bansal (AZURE)" w:date="2012-08-22T13:01:00Z"/>
              <w:rFonts w:eastAsiaTheme="minorEastAsia"/>
              <w:noProof/>
            </w:rPr>
          </w:pPr>
          <w:ins w:id="63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"_Toc333403937"</w:instrText>
            </w:r>
            <w:r w:rsidRPr="00A45235">
              <w:rPr>
                <w:rStyle w:val="Hyperlink"/>
                <w:noProof/>
              </w:rPr>
              <w:instrText xml:space="preserve"> </w:instrText>
            </w:r>
          </w:ins>
          <w:ins w:id="632" w:author="Deepak Bansal (AZURE)" w:date="2012-08-22T13:02:00Z">
            <w:r w:rsidRPr="00A45235">
              <w:rPr>
                <w:rStyle w:val="Hyperlink"/>
                <w:noProof/>
              </w:rPr>
            </w:r>
          </w:ins>
          <w:ins w:id="633" w:author="Deepak Bansal (AZURE)" w:date="2012-08-22T13:01:00Z">
            <w:r w:rsidRPr="00A45235">
              <w:rPr>
                <w:rStyle w:val="Hyperlink"/>
                <w:noProof/>
              </w:rPr>
              <w:fldChar w:fldCharType="separate"/>
            </w:r>
            <w:r w:rsidRPr="00A45235">
              <w:rPr>
                <w:rStyle w:val="Hyperlink"/>
                <w:noProof/>
              </w:rPr>
              <w:t>7.12.4</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_Toc333403937 \h </w:instrText>
            </w:r>
          </w:ins>
          <w:ins w:id="634" w:author="Deepak Bansal (AZURE)" w:date="2012-08-22T13:02:00Z">
            <w:r>
              <w:rPr>
                <w:noProof/>
                <w:webHidden/>
              </w:rPr>
            </w:r>
          </w:ins>
          <w:r>
            <w:rPr>
              <w:noProof/>
              <w:webHidden/>
            </w:rPr>
            <w:fldChar w:fldCharType="separate"/>
          </w:r>
          <w:ins w:id="635" w:author="Deepak Bansal (AZURE)" w:date="2012-08-22T13:02:00Z">
            <w:r>
              <w:rPr>
                <w:noProof/>
                <w:webHidden/>
              </w:rPr>
              <w:t>114</w:t>
            </w:r>
          </w:ins>
          <w:ins w:id="636" w:author="Deepak Bansal (AZURE)" w:date="2012-08-22T13:01:00Z">
            <w:r>
              <w:rPr>
                <w:noProof/>
                <w:webHidden/>
              </w:rPr>
              <w:fldChar w:fldCharType="end"/>
            </w:r>
            <w:r w:rsidRPr="00A45235">
              <w:rPr>
                <w:rStyle w:val="Hyperlink"/>
                <w:noProof/>
              </w:rPr>
              <w:fldChar w:fldCharType="end"/>
            </w:r>
          </w:ins>
        </w:p>
        <w:p w14:paraId="4DBE0CD5" w14:textId="77777777" w:rsidR="002705F3" w:rsidRDefault="002705F3">
          <w:pPr>
            <w:pStyle w:val="TOC1"/>
            <w:tabs>
              <w:tab w:val="left" w:pos="440"/>
              <w:tab w:val="right" w:leader="dot" w:pos="9350"/>
            </w:tabs>
            <w:rPr>
              <w:ins w:id="637" w:author="Deepak Bansal (AZURE)" w:date="2012-08-22T13:01:00Z"/>
              <w:rFonts w:eastAsiaTheme="minorEastAsia"/>
              <w:noProof/>
            </w:rPr>
          </w:pPr>
          <w:ins w:id="63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"_Toc333403938"</w:instrText>
            </w:r>
            <w:r w:rsidRPr="00A45235">
              <w:rPr>
                <w:rStyle w:val="Hyperlink"/>
                <w:noProof/>
              </w:rPr>
              <w:instrText xml:space="preserve"> </w:instrText>
            </w:r>
          </w:ins>
          <w:ins w:id="639" w:author="Deepak Bansal (AZURE)" w:date="2012-08-22T13:02:00Z">
            <w:r w:rsidRPr="00A45235">
              <w:rPr>
                <w:rStyle w:val="Hyperlink"/>
                <w:noProof/>
              </w:rPr>
            </w:r>
          </w:ins>
          <w:ins w:id="640" w:author="Deepak Bansal (AZURE)" w:date="2012-08-22T13:01:00Z">
            <w:r w:rsidRPr="00A45235">
              <w:rPr>
                <w:rStyle w:val="Hyperlink"/>
                <w:noProof/>
              </w:rPr>
              <w:fldChar w:fldCharType="separate"/>
            </w:r>
            <w:r w:rsidRPr="00A45235">
              <w:rPr>
                <w:rStyle w:val="Hyperlink"/>
                <w:noProof/>
              </w:rPr>
              <w:t>8</w:t>
            </w:r>
            <w:r>
              <w:rPr>
                <w:rFonts w:eastAsiaTheme="minorEastAsia"/>
                <w:noProof/>
              </w:rPr>
              <w:tab/>
            </w:r>
            <w:r w:rsidRPr="00A45235">
              <w:rPr>
                <w:rStyle w:val="Hyperlink"/>
                <w:noProof/>
              </w:rPr>
              <w:t>Binding to NETCONF</w:t>
            </w:r>
            <w:r>
              <w:rPr>
                <w:noProof/>
                <w:webHidden/>
              </w:rPr>
              <w:tab/>
            </w:r>
            <w:r>
              <w:rPr>
                <w:noProof/>
                <w:webHidden/>
              </w:rPr>
              <w:fldChar w:fldCharType="begin"/>
            </w:r>
            <w:r>
              <w:rPr>
                <w:noProof/>
                <w:webHidden/>
              </w:rPr>
              <w:instrText xml:space="preserve"> PAGEREF _Toc333403938 \h </w:instrText>
            </w:r>
          </w:ins>
          <w:ins w:id="641" w:author="Deepak Bansal (AZURE)" w:date="2012-08-22T13:02:00Z">
            <w:r>
              <w:rPr>
                <w:noProof/>
                <w:webHidden/>
              </w:rPr>
            </w:r>
          </w:ins>
          <w:r>
            <w:rPr>
              <w:noProof/>
              <w:webHidden/>
            </w:rPr>
            <w:fldChar w:fldCharType="separate"/>
          </w:r>
          <w:ins w:id="642" w:author="Deepak Bansal (AZURE)" w:date="2012-08-22T13:02:00Z">
            <w:r>
              <w:rPr>
                <w:noProof/>
                <w:webHidden/>
              </w:rPr>
              <w:t>117</w:t>
            </w:r>
          </w:ins>
          <w:ins w:id="643" w:author="Deepak Bansal (AZURE)" w:date="2012-08-22T13:01:00Z">
            <w:r>
              <w:rPr>
                <w:noProof/>
                <w:webHidden/>
              </w:rPr>
              <w:fldChar w:fldCharType="end"/>
            </w:r>
            <w:r w:rsidRPr="00A45235">
              <w:rPr>
                <w:rStyle w:val="Hyperlink"/>
                <w:noProof/>
              </w:rPr>
              <w:fldChar w:fldCharType="end"/>
            </w:r>
          </w:ins>
        </w:p>
        <w:p w14:paraId="0EFF153C" w14:textId="77777777" w:rsidR="002705F3" w:rsidRDefault="002705F3">
          <w:pPr>
            <w:pStyle w:val="TOC2"/>
            <w:tabs>
              <w:tab w:val="left" w:pos="880"/>
              <w:tab w:val="right" w:leader="dot" w:pos="9350"/>
            </w:tabs>
            <w:rPr>
              <w:ins w:id="644" w:author="Deepak Bansal (AZURE)" w:date="2012-08-22T13:01:00Z"/>
              <w:rFonts w:eastAsiaTheme="minorEastAsia"/>
              <w:noProof/>
            </w:rPr>
          </w:pPr>
          <w:ins w:id="645"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"_Toc333403939"</w:instrText>
            </w:r>
            <w:r w:rsidRPr="00A45235">
              <w:rPr>
                <w:rStyle w:val="Hyperlink"/>
                <w:noProof/>
              </w:rPr>
              <w:instrText xml:space="preserve"> </w:instrText>
            </w:r>
          </w:ins>
          <w:ins w:id="646" w:author="Deepak Bansal (AZURE)" w:date="2012-08-22T13:02:00Z">
            <w:r w:rsidRPr="00A45235">
              <w:rPr>
                <w:rStyle w:val="Hyperlink"/>
                <w:noProof/>
              </w:rPr>
            </w:r>
          </w:ins>
          <w:ins w:id="647" w:author="Deepak Bansal (AZURE)" w:date="2012-08-22T13:01:00Z">
            <w:r w:rsidRPr="00A45235">
              <w:rPr>
                <w:rStyle w:val="Hyperlink"/>
                <w:noProof/>
              </w:rPr>
              <w:fldChar w:fldCharType="separate"/>
            </w:r>
            <w:r w:rsidRPr="00A45235">
              <w:rPr>
                <w:rStyle w:val="Hyperlink"/>
                <w:noProof/>
              </w:rPr>
              <w:t>8.1</w:t>
            </w:r>
            <w:r>
              <w:rPr>
                <w:rFonts w:eastAsiaTheme="minorEastAsia"/>
                <w:noProof/>
              </w:rPr>
              <w:tab/>
            </w:r>
            <w:r w:rsidRPr="00A45235">
              <w:rPr>
                <w:rStyle w:val="Hyperlink"/>
                <w:noProof/>
              </w:rPr>
              <w:t>How Data Model is Bound to Netconf</w:t>
            </w:r>
            <w:r>
              <w:rPr>
                <w:noProof/>
                <w:webHidden/>
              </w:rPr>
              <w:tab/>
            </w:r>
            <w:r>
              <w:rPr>
                <w:noProof/>
                <w:webHidden/>
              </w:rPr>
              <w:fldChar w:fldCharType="begin"/>
            </w:r>
            <w:r>
              <w:rPr>
                <w:noProof/>
                <w:webHidden/>
              </w:rPr>
              <w:instrText xml:space="preserve"> PAGEREF _Toc333403939 \h </w:instrText>
            </w:r>
          </w:ins>
          <w:ins w:id="648" w:author="Deepak Bansal (AZURE)" w:date="2012-08-22T13:02:00Z">
            <w:r>
              <w:rPr>
                <w:noProof/>
                <w:webHidden/>
              </w:rPr>
            </w:r>
          </w:ins>
          <w:r>
            <w:rPr>
              <w:noProof/>
              <w:webHidden/>
            </w:rPr>
            <w:fldChar w:fldCharType="separate"/>
          </w:r>
          <w:ins w:id="649" w:author="Deepak Bansal (AZURE)" w:date="2012-08-22T13:02:00Z">
            <w:r>
              <w:rPr>
                <w:noProof/>
                <w:webHidden/>
              </w:rPr>
              <w:t>118</w:t>
            </w:r>
          </w:ins>
          <w:ins w:id="650" w:author="Deepak Bansal (AZURE)" w:date="2012-08-22T13:01:00Z">
            <w:r>
              <w:rPr>
                <w:noProof/>
                <w:webHidden/>
              </w:rPr>
              <w:fldChar w:fldCharType="end"/>
            </w:r>
            <w:r w:rsidRPr="00A45235">
              <w:rPr>
                <w:rStyle w:val="Hyperlink"/>
                <w:noProof/>
              </w:rPr>
              <w:fldChar w:fldCharType="end"/>
            </w:r>
          </w:ins>
        </w:p>
        <w:p w14:paraId="6ADE47B5" w14:textId="77777777" w:rsidR="002705F3" w:rsidRDefault="002705F3">
          <w:pPr>
            <w:pStyle w:val="TOC3"/>
            <w:tabs>
              <w:tab w:val="left" w:pos="1320"/>
              <w:tab w:val="right" w:leader="dot" w:pos="9350"/>
            </w:tabs>
            <w:rPr>
              <w:ins w:id="651" w:author="Deepak Bansal (AZURE)" w:date="2012-08-22T13:01:00Z"/>
              <w:rFonts w:eastAsiaTheme="minorEastAsia"/>
              <w:noProof/>
            </w:rPr>
          </w:pPr>
          <w:ins w:id="652"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"_Toc333403940"</w:instrText>
            </w:r>
            <w:r w:rsidRPr="00A45235">
              <w:rPr>
                <w:rStyle w:val="Hyperlink"/>
                <w:noProof/>
              </w:rPr>
              <w:instrText xml:space="preserve"> </w:instrText>
            </w:r>
          </w:ins>
          <w:ins w:id="653" w:author="Deepak Bansal (AZURE)" w:date="2012-08-22T13:02:00Z">
            <w:r w:rsidRPr="00A45235">
              <w:rPr>
                <w:rStyle w:val="Hyperlink"/>
                <w:noProof/>
              </w:rPr>
            </w:r>
          </w:ins>
          <w:ins w:id="654" w:author="Deepak Bansal (AZURE)" w:date="2012-08-22T13:01:00Z">
            <w:r w:rsidRPr="00A45235">
              <w:rPr>
                <w:rStyle w:val="Hyperlink"/>
                <w:noProof/>
              </w:rPr>
              <w:fldChar w:fldCharType="separate"/>
            </w:r>
            <w:r w:rsidRPr="00A45235">
              <w:rPr>
                <w:rStyle w:val="Hyperlink"/>
                <w:noProof/>
              </w:rPr>
              <w:t>8.1.1</w:t>
            </w:r>
            <w:r>
              <w:rPr>
                <w:rFonts w:eastAsiaTheme="minorEastAsia"/>
                <w:noProof/>
              </w:rPr>
              <w:tab/>
            </w:r>
            <w:r w:rsidRPr="00A45235">
              <w:rPr>
                <w:rStyle w:val="Hyperlink"/>
                <w:noProof/>
              </w:rPr>
              <w:t>edit-config</w:t>
            </w:r>
            <w:r>
              <w:rPr>
                <w:noProof/>
                <w:webHidden/>
              </w:rPr>
              <w:tab/>
            </w:r>
            <w:r>
              <w:rPr>
                <w:noProof/>
                <w:webHidden/>
              </w:rPr>
              <w:fldChar w:fldCharType="begin"/>
            </w:r>
            <w:r>
              <w:rPr>
                <w:noProof/>
                <w:webHidden/>
              </w:rPr>
              <w:instrText xml:space="preserve"> PAGEREF _Toc333403940 \h </w:instrText>
            </w:r>
          </w:ins>
          <w:ins w:id="655" w:author="Deepak Bansal (AZURE)" w:date="2012-08-22T13:02:00Z">
            <w:r>
              <w:rPr>
                <w:noProof/>
                <w:webHidden/>
              </w:rPr>
            </w:r>
          </w:ins>
          <w:r>
            <w:rPr>
              <w:noProof/>
              <w:webHidden/>
            </w:rPr>
            <w:fldChar w:fldCharType="separate"/>
          </w:r>
          <w:ins w:id="656" w:author="Deepak Bansal (AZURE)" w:date="2012-08-22T13:02:00Z">
            <w:r>
              <w:rPr>
                <w:noProof/>
                <w:webHidden/>
              </w:rPr>
              <w:t>119</w:t>
            </w:r>
          </w:ins>
          <w:ins w:id="657" w:author="Deepak Bansal (AZURE)" w:date="2012-08-22T13:01:00Z">
            <w:r>
              <w:rPr>
                <w:noProof/>
                <w:webHidden/>
              </w:rPr>
              <w:fldChar w:fldCharType="end"/>
            </w:r>
            <w:r w:rsidRPr="00A45235">
              <w:rPr>
                <w:rStyle w:val="Hyperlink"/>
                <w:noProof/>
              </w:rPr>
              <w:fldChar w:fldCharType="end"/>
            </w:r>
          </w:ins>
        </w:p>
        <w:p w14:paraId="6C71CB56" w14:textId="77777777" w:rsidR="002705F3" w:rsidRDefault="002705F3">
          <w:pPr>
            <w:pStyle w:val="TOC3"/>
            <w:tabs>
              <w:tab w:val="left" w:pos="1320"/>
              <w:tab w:val="right" w:leader="dot" w:pos="9350"/>
            </w:tabs>
            <w:rPr>
              <w:ins w:id="658" w:author="Deepak Bansal (AZURE)" w:date="2012-08-22T13:01:00Z"/>
              <w:rFonts w:eastAsiaTheme="minorEastAsia"/>
              <w:noProof/>
            </w:rPr>
          </w:pPr>
          <w:ins w:id="659"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"_Toc333403941"</w:instrText>
            </w:r>
            <w:r w:rsidRPr="00A45235">
              <w:rPr>
                <w:rStyle w:val="Hyperlink"/>
                <w:noProof/>
              </w:rPr>
              <w:instrText xml:space="preserve"> </w:instrText>
            </w:r>
          </w:ins>
          <w:ins w:id="660" w:author="Deepak Bansal (AZURE)" w:date="2012-08-22T13:02:00Z">
            <w:r w:rsidRPr="00A45235">
              <w:rPr>
                <w:rStyle w:val="Hyperlink"/>
                <w:noProof/>
              </w:rPr>
            </w:r>
          </w:ins>
          <w:ins w:id="661" w:author="Deepak Bansal (AZURE)" w:date="2012-08-22T13:01:00Z">
            <w:r w:rsidRPr="00A45235">
              <w:rPr>
                <w:rStyle w:val="Hyperlink"/>
                <w:noProof/>
              </w:rPr>
              <w:fldChar w:fldCharType="separate"/>
            </w:r>
            <w:r w:rsidRPr="00A45235">
              <w:rPr>
                <w:rStyle w:val="Hyperlink"/>
                <w:noProof/>
              </w:rPr>
              <w:t>8.1.2</w:t>
            </w:r>
            <w:r>
              <w:rPr>
                <w:rFonts w:eastAsiaTheme="minorEastAsia"/>
                <w:noProof/>
              </w:rPr>
              <w:tab/>
            </w:r>
            <w:r w:rsidRPr="00A45235">
              <w:rPr>
                <w:rStyle w:val="Hyperlink"/>
                <w:noProof/>
              </w:rPr>
              <w:t>get-config</w:t>
            </w:r>
            <w:r>
              <w:rPr>
                <w:noProof/>
                <w:webHidden/>
              </w:rPr>
              <w:tab/>
            </w:r>
            <w:r>
              <w:rPr>
                <w:noProof/>
                <w:webHidden/>
              </w:rPr>
              <w:fldChar w:fldCharType="begin"/>
            </w:r>
            <w:r>
              <w:rPr>
                <w:noProof/>
                <w:webHidden/>
              </w:rPr>
              <w:instrText xml:space="preserve"> PAGEREF _Toc333403941 \h </w:instrText>
            </w:r>
          </w:ins>
          <w:ins w:id="662" w:author="Deepak Bansal (AZURE)" w:date="2012-08-22T13:02:00Z">
            <w:r>
              <w:rPr>
                <w:noProof/>
                <w:webHidden/>
              </w:rPr>
            </w:r>
          </w:ins>
          <w:r>
            <w:rPr>
              <w:noProof/>
              <w:webHidden/>
            </w:rPr>
            <w:fldChar w:fldCharType="separate"/>
          </w:r>
          <w:ins w:id="663" w:author="Deepak Bansal (AZURE)" w:date="2012-08-22T13:02:00Z">
            <w:r>
              <w:rPr>
                <w:noProof/>
                <w:webHidden/>
              </w:rPr>
              <w:t>120</w:t>
            </w:r>
          </w:ins>
          <w:ins w:id="664" w:author="Deepak Bansal (AZURE)" w:date="2012-08-22T13:01:00Z">
            <w:r>
              <w:rPr>
                <w:noProof/>
                <w:webHidden/>
              </w:rPr>
              <w:fldChar w:fldCharType="end"/>
            </w:r>
            <w:r w:rsidRPr="00A45235">
              <w:rPr>
                <w:rStyle w:val="Hyperlink"/>
                <w:noProof/>
              </w:rPr>
              <w:fldChar w:fldCharType="end"/>
            </w:r>
          </w:ins>
        </w:p>
        <w:p w14:paraId="64928153" w14:textId="77777777" w:rsidR="002705F3" w:rsidRDefault="002705F3">
          <w:pPr>
            <w:pStyle w:val="TOC3"/>
            <w:tabs>
              <w:tab w:val="left" w:pos="1320"/>
              <w:tab w:val="right" w:leader="dot" w:pos="9350"/>
            </w:tabs>
            <w:rPr>
              <w:ins w:id="665" w:author="Deepak Bansal (AZURE)" w:date="2012-08-22T13:01:00Z"/>
              <w:rFonts w:eastAsiaTheme="minorEastAsia"/>
              <w:noProof/>
            </w:rPr>
          </w:pPr>
          <w:ins w:id="666"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"_Toc333403942"</w:instrText>
            </w:r>
            <w:r w:rsidRPr="00A45235">
              <w:rPr>
                <w:rStyle w:val="Hyperlink"/>
                <w:noProof/>
              </w:rPr>
              <w:instrText xml:space="preserve"> </w:instrText>
            </w:r>
          </w:ins>
          <w:ins w:id="667" w:author="Deepak Bansal (AZURE)" w:date="2012-08-22T13:02:00Z">
            <w:r w:rsidRPr="00A45235">
              <w:rPr>
                <w:rStyle w:val="Hyperlink"/>
                <w:noProof/>
              </w:rPr>
            </w:r>
          </w:ins>
          <w:ins w:id="668" w:author="Deepak Bansal (AZURE)" w:date="2012-08-22T13:01:00Z">
            <w:r w:rsidRPr="00A45235">
              <w:rPr>
                <w:rStyle w:val="Hyperlink"/>
                <w:noProof/>
              </w:rPr>
              <w:fldChar w:fldCharType="separate"/>
            </w:r>
            <w:r w:rsidRPr="00A45235">
              <w:rPr>
                <w:rStyle w:val="Hyperlink"/>
                <w:noProof/>
              </w:rPr>
              <w:t>8.1.3</w:t>
            </w:r>
            <w:r>
              <w:rPr>
                <w:rFonts w:eastAsiaTheme="minorEastAsia"/>
                <w:noProof/>
              </w:rPr>
              <w:tab/>
            </w:r>
            <w:r w:rsidRPr="00A45235">
              <w:rPr>
                <w:rStyle w:val="Hyperlink"/>
                <w:noProof/>
              </w:rPr>
              <w:t>copy-config</w:t>
            </w:r>
            <w:r>
              <w:rPr>
                <w:noProof/>
                <w:webHidden/>
              </w:rPr>
              <w:tab/>
            </w:r>
            <w:r>
              <w:rPr>
                <w:noProof/>
                <w:webHidden/>
              </w:rPr>
              <w:fldChar w:fldCharType="begin"/>
            </w:r>
            <w:r>
              <w:rPr>
                <w:noProof/>
                <w:webHidden/>
              </w:rPr>
              <w:instrText xml:space="preserve"> PAGEREF _Toc333403942 \h </w:instrText>
            </w:r>
          </w:ins>
          <w:ins w:id="669" w:author="Deepak Bansal (AZURE)" w:date="2012-08-22T13:02:00Z">
            <w:r>
              <w:rPr>
                <w:noProof/>
                <w:webHidden/>
              </w:rPr>
            </w:r>
          </w:ins>
          <w:r>
            <w:rPr>
              <w:noProof/>
              <w:webHidden/>
            </w:rPr>
            <w:fldChar w:fldCharType="separate"/>
          </w:r>
          <w:ins w:id="670" w:author="Deepak Bansal (AZURE)" w:date="2012-08-22T13:02:00Z">
            <w:r>
              <w:rPr>
                <w:noProof/>
                <w:webHidden/>
              </w:rPr>
              <w:t>121</w:t>
            </w:r>
          </w:ins>
          <w:ins w:id="671" w:author="Deepak Bansal (AZURE)" w:date="2012-08-22T13:01:00Z">
            <w:r>
              <w:rPr>
                <w:noProof/>
                <w:webHidden/>
              </w:rPr>
              <w:fldChar w:fldCharType="end"/>
            </w:r>
            <w:r w:rsidRPr="00A45235">
              <w:rPr>
                <w:rStyle w:val="Hyperlink"/>
                <w:noProof/>
              </w:rPr>
              <w:fldChar w:fldCharType="end"/>
            </w:r>
          </w:ins>
        </w:p>
        <w:p w14:paraId="63783A52" w14:textId="77777777" w:rsidR="002705F3" w:rsidRDefault="002705F3">
          <w:pPr>
            <w:pStyle w:val="TOC3"/>
            <w:tabs>
              <w:tab w:val="left" w:pos="1320"/>
              <w:tab w:val="right" w:leader="dot" w:pos="9350"/>
            </w:tabs>
            <w:rPr>
              <w:ins w:id="672" w:author="Deepak Bansal (AZURE)" w:date="2012-08-22T13:01:00Z"/>
              <w:rFonts w:eastAsiaTheme="minorEastAsia"/>
              <w:noProof/>
            </w:rPr>
          </w:pPr>
          <w:ins w:id="673"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"_Toc333403943"</w:instrText>
            </w:r>
            <w:r w:rsidRPr="00A45235">
              <w:rPr>
                <w:rStyle w:val="Hyperlink"/>
                <w:noProof/>
              </w:rPr>
              <w:instrText xml:space="preserve"> </w:instrText>
            </w:r>
          </w:ins>
          <w:ins w:id="674" w:author="Deepak Bansal (AZURE)" w:date="2012-08-22T13:02:00Z">
            <w:r w:rsidRPr="00A45235">
              <w:rPr>
                <w:rStyle w:val="Hyperlink"/>
                <w:noProof/>
              </w:rPr>
            </w:r>
          </w:ins>
          <w:ins w:id="675" w:author="Deepak Bansal (AZURE)" w:date="2012-08-22T13:01:00Z">
            <w:r w:rsidRPr="00A45235">
              <w:rPr>
                <w:rStyle w:val="Hyperlink"/>
                <w:noProof/>
              </w:rPr>
              <w:fldChar w:fldCharType="separate"/>
            </w:r>
            <w:r w:rsidRPr="00A45235">
              <w:rPr>
                <w:rStyle w:val="Hyperlink"/>
                <w:noProof/>
              </w:rPr>
              <w:t>8.1.4</w:t>
            </w:r>
            <w:r>
              <w:rPr>
                <w:rFonts w:eastAsiaTheme="minorEastAsia"/>
                <w:noProof/>
              </w:rPr>
              <w:tab/>
            </w:r>
            <w:r w:rsidRPr="00A45235">
              <w:rPr>
                <w:rStyle w:val="Hyperlink"/>
                <w:noProof/>
              </w:rPr>
              <w:t>delete-config</w:t>
            </w:r>
            <w:r>
              <w:rPr>
                <w:noProof/>
                <w:webHidden/>
              </w:rPr>
              <w:tab/>
            </w:r>
            <w:r>
              <w:rPr>
                <w:noProof/>
                <w:webHidden/>
              </w:rPr>
              <w:fldChar w:fldCharType="begin"/>
            </w:r>
            <w:r>
              <w:rPr>
                <w:noProof/>
                <w:webHidden/>
              </w:rPr>
              <w:instrText xml:space="preserve"> PAGEREF _Toc333403943 \h </w:instrText>
            </w:r>
          </w:ins>
          <w:ins w:id="676" w:author="Deepak Bansal (AZURE)" w:date="2012-08-22T13:02:00Z">
            <w:r>
              <w:rPr>
                <w:noProof/>
                <w:webHidden/>
              </w:rPr>
            </w:r>
          </w:ins>
          <w:r>
            <w:rPr>
              <w:noProof/>
              <w:webHidden/>
            </w:rPr>
            <w:fldChar w:fldCharType="separate"/>
          </w:r>
          <w:ins w:id="677" w:author="Deepak Bansal (AZURE)" w:date="2012-08-22T13:02:00Z">
            <w:r>
              <w:rPr>
                <w:noProof/>
                <w:webHidden/>
              </w:rPr>
              <w:t>122</w:t>
            </w:r>
          </w:ins>
          <w:ins w:id="678" w:author="Deepak Bansal (AZURE)" w:date="2012-08-22T13:01:00Z">
            <w:r>
              <w:rPr>
                <w:noProof/>
                <w:webHidden/>
              </w:rPr>
              <w:fldChar w:fldCharType="end"/>
            </w:r>
            <w:r w:rsidRPr="00A45235">
              <w:rPr>
                <w:rStyle w:val="Hyperlink"/>
                <w:noProof/>
              </w:rPr>
              <w:fldChar w:fldCharType="end"/>
            </w:r>
          </w:ins>
        </w:p>
        <w:p w14:paraId="16624E95" w14:textId="77777777" w:rsidR="002705F3" w:rsidRDefault="002705F3">
          <w:pPr>
            <w:pStyle w:val="TOC2"/>
            <w:tabs>
              <w:tab w:val="left" w:pos="880"/>
              <w:tab w:val="right" w:leader="dot" w:pos="9350"/>
            </w:tabs>
            <w:rPr>
              <w:ins w:id="679" w:author="Deepak Bansal (AZURE)" w:date="2012-08-22T13:01:00Z"/>
              <w:rFonts w:eastAsiaTheme="minorEastAsia"/>
              <w:noProof/>
            </w:rPr>
          </w:pPr>
          <w:ins w:id="680"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"_Toc333403944"</w:instrText>
            </w:r>
            <w:r w:rsidRPr="00A45235">
              <w:rPr>
                <w:rStyle w:val="Hyperlink"/>
                <w:noProof/>
              </w:rPr>
              <w:instrText xml:space="preserve"> </w:instrText>
            </w:r>
          </w:ins>
          <w:ins w:id="681" w:author="Deepak Bansal (AZURE)" w:date="2012-08-22T13:02:00Z">
            <w:r w:rsidRPr="00A45235">
              <w:rPr>
                <w:rStyle w:val="Hyperlink"/>
                <w:noProof/>
              </w:rPr>
            </w:r>
          </w:ins>
          <w:ins w:id="682" w:author="Deepak Bansal (AZURE)" w:date="2012-08-22T13:01:00Z">
            <w:r w:rsidRPr="00A45235">
              <w:rPr>
                <w:rStyle w:val="Hyperlink"/>
                <w:noProof/>
              </w:rPr>
              <w:fldChar w:fldCharType="separate"/>
            </w:r>
            <w:r w:rsidRPr="00A45235">
              <w:rPr>
                <w:rStyle w:val="Hyperlink"/>
                <w:noProof/>
              </w:rPr>
              <w:t>8.2</w:t>
            </w:r>
            <w:r>
              <w:rPr>
                <w:rFonts w:eastAsiaTheme="minorEastAsia"/>
                <w:noProof/>
              </w:rPr>
              <w:tab/>
            </w:r>
            <w:r w:rsidRPr="00A45235">
              <w:rPr>
                <w:rStyle w:val="Hyperlink"/>
                <w:noProof/>
              </w:rPr>
              <w:t>RPC error</w:t>
            </w:r>
            <w:r>
              <w:rPr>
                <w:noProof/>
                <w:webHidden/>
              </w:rPr>
              <w:tab/>
            </w:r>
            <w:r>
              <w:rPr>
                <w:noProof/>
                <w:webHidden/>
              </w:rPr>
              <w:fldChar w:fldCharType="begin"/>
            </w:r>
            <w:r>
              <w:rPr>
                <w:noProof/>
                <w:webHidden/>
              </w:rPr>
              <w:instrText xml:space="preserve"> PAGEREF _Toc333403944 \h </w:instrText>
            </w:r>
          </w:ins>
          <w:ins w:id="683" w:author="Deepak Bansal (AZURE)" w:date="2012-08-22T13:02:00Z">
            <w:r>
              <w:rPr>
                <w:noProof/>
                <w:webHidden/>
              </w:rPr>
            </w:r>
          </w:ins>
          <w:r>
            <w:rPr>
              <w:noProof/>
              <w:webHidden/>
            </w:rPr>
            <w:fldChar w:fldCharType="separate"/>
          </w:r>
          <w:ins w:id="684" w:author="Deepak Bansal (AZURE)" w:date="2012-08-22T13:02:00Z">
            <w:r>
              <w:rPr>
                <w:noProof/>
                <w:webHidden/>
              </w:rPr>
              <w:t>122</w:t>
            </w:r>
          </w:ins>
          <w:ins w:id="685" w:author="Deepak Bansal (AZURE)" w:date="2012-08-22T13:01:00Z">
            <w:r>
              <w:rPr>
                <w:noProof/>
                <w:webHidden/>
              </w:rPr>
              <w:fldChar w:fldCharType="end"/>
            </w:r>
            <w:r w:rsidRPr="00A45235">
              <w:rPr>
                <w:rStyle w:val="Hyperlink"/>
                <w:noProof/>
              </w:rPr>
              <w:fldChar w:fldCharType="end"/>
            </w:r>
          </w:ins>
        </w:p>
        <w:p w14:paraId="546D6818" w14:textId="77777777" w:rsidR="002705F3" w:rsidRDefault="002705F3">
          <w:pPr>
            <w:pStyle w:val="TOC2"/>
            <w:tabs>
              <w:tab w:val="left" w:pos="1540"/>
              <w:tab w:val="right" w:leader="dot" w:pos="9350"/>
            </w:tabs>
            <w:rPr>
              <w:ins w:id="686" w:author="Deepak Bansal (AZURE)" w:date="2012-08-22T13:01:00Z"/>
              <w:rFonts w:eastAsiaTheme="minorEastAsia"/>
              <w:noProof/>
            </w:rPr>
          </w:pPr>
          <w:ins w:id="687"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"_Toc333403945"</w:instrText>
            </w:r>
            <w:r w:rsidRPr="00A45235">
              <w:rPr>
                <w:rStyle w:val="Hyperlink"/>
                <w:noProof/>
              </w:rPr>
              <w:instrText xml:space="preserve"> </w:instrText>
            </w:r>
          </w:ins>
          <w:ins w:id="688" w:author="Deepak Bansal (AZURE)" w:date="2012-08-22T13:02:00Z">
            <w:r w:rsidRPr="00A45235">
              <w:rPr>
                <w:rStyle w:val="Hyperlink"/>
                <w:noProof/>
              </w:rPr>
            </w:r>
          </w:ins>
          <w:ins w:id="689" w:author="Deepak Bansal (AZURE)" w:date="2012-08-22T13:01:00Z">
            <w:r w:rsidRPr="00A45235">
              <w:rPr>
                <w:rStyle w:val="Hyperlink"/>
                <w:noProof/>
              </w:rPr>
              <w:fldChar w:fldCharType="separate"/>
            </w:r>
            <w:r w:rsidRPr="00A45235">
              <w:rPr>
                <w:rStyle w:val="Hyperlink"/>
                <w:noProof/>
              </w:rPr>
              <w:t>Appendix A</w:t>
            </w:r>
            <w:r>
              <w:rPr>
                <w:rFonts w:eastAsiaTheme="minorEastAsia"/>
                <w:noProof/>
              </w:rPr>
              <w:tab/>
            </w:r>
            <w:r w:rsidRPr="00A45235">
              <w:rPr>
                <w:rStyle w:val="Hyperlink"/>
                <w:noProof/>
              </w:rPr>
              <w:t>XMLSchema</w:t>
            </w:r>
            <w:r>
              <w:rPr>
                <w:noProof/>
                <w:webHidden/>
              </w:rPr>
              <w:tab/>
            </w:r>
            <w:r>
              <w:rPr>
                <w:noProof/>
                <w:webHidden/>
              </w:rPr>
              <w:fldChar w:fldCharType="begin"/>
            </w:r>
            <w:r>
              <w:rPr>
                <w:noProof/>
                <w:webHidden/>
              </w:rPr>
              <w:instrText xml:space="preserve"> PAGEREF _Toc333403945 \h </w:instrText>
            </w:r>
          </w:ins>
          <w:ins w:id="690" w:author="Deepak Bansal (AZURE)" w:date="2012-08-22T13:02:00Z">
            <w:r>
              <w:rPr>
                <w:noProof/>
                <w:webHidden/>
              </w:rPr>
            </w:r>
          </w:ins>
          <w:r>
            <w:rPr>
              <w:noProof/>
              <w:webHidden/>
            </w:rPr>
            <w:fldChar w:fldCharType="separate"/>
          </w:r>
          <w:ins w:id="691" w:author="Deepak Bansal (AZURE)" w:date="2012-08-22T13:02:00Z">
            <w:r>
              <w:rPr>
                <w:noProof/>
                <w:webHidden/>
              </w:rPr>
              <w:t>124</w:t>
            </w:r>
          </w:ins>
          <w:ins w:id="692" w:author="Deepak Bansal (AZURE)" w:date="2012-08-22T13:01:00Z">
            <w:r>
              <w:rPr>
                <w:noProof/>
                <w:webHidden/>
              </w:rPr>
              <w:fldChar w:fldCharType="end"/>
            </w:r>
            <w:r w:rsidRPr="00A45235">
              <w:rPr>
                <w:rStyle w:val="Hyperlink"/>
                <w:noProof/>
              </w:rPr>
              <w:fldChar w:fldCharType="end"/>
            </w:r>
          </w:ins>
        </w:p>
        <w:p w14:paraId="043F42E1" w14:textId="77777777" w:rsidR="002705F3" w:rsidRDefault="002705F3">
          <w:pPr>
            <w:pStyle w:val="TOC2"/>
            <w:tabs>
              <w:tab w:val="left" w:pos="1540"/>
              <w:tab w:val="right" w:leader="dot" w:pos="9350"/>
            </w:tabs>
            <w:rPr>
              <w:ins w:id="693" w:author="Deepak Bansal (AZURE)" w:date="2012-08-22T13:01:00Z"/>
              <w:rFonts w:eastAsiaTheme="minorEastAsia"/>
              <w:noProof/>
            </w:rPr>
          </w:pPr>
          <w:ins w:id="694"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"_Toc333403946"</w:instrText>
            </w:r>
            <w:r w:rsidRPr="00A45235">
              <w:rPr>
                <w:rStyle w:val="Hyperlink"/>
                <w:noProof/>
              </w:rPr>
              <w:instrText xml:space="preserve"> </w:instrText>
            </w:r>
          </w:ins>
          <w:ins w:id="695" w:author="Deepak Bansal (AZURE)" w:date="2012-08-22T13:02:00Z">
            <w:r w:rsidRPr="00A45235">
              <w:rPr>
                <w:rStyle w:val="Hyperlink"/>
                <w:noProof/>
              </w:rPr>
            </w:r>
          </w:ins>
          <w:ins w:id="696" w:author="Deepak Bansal (AZURE)" w:date="2012-08-22T13:01:00Z">
            <w:r w:rsidRPr="00A45235">
              <w:rPr>
                <w:rStyle w:val="Hyperlink"/>
                <w:noProof/>
              </w:rPr>
              <w:fldChar w:fldCharType="separate"/>
            </w:r>
            <w:r w:rsidRPr="00A45235">
              <w:rPr>
                <w:rStyle w:val="Hyperlink"/>
                <w:noProof/>
              </w:rPr>
              <w:t>Appendix B</w:t>
            </w:r>
            <w:r>
              <w:rPr>
                <w:rFonts w:eastAsiaTheme="minorEastAsia"/>
                <w:noProof/>
              </w:rPr>
              <w:tab/>
            </w:r>
            <w:r w:rsidRPr="00A45235">
              <w:rPr>
                <w:rStyle w:val="Hyperlink"/>
                <w:noProof/>
              </w:rPr>
              <w:t>YANG Specification</w:t>
            </w:r>
            <w:r>
              <w:rPr>
                <w:noProof/>
                <w:webHidden/>
              </w:rPr>
              <w:tab/>
            </w:r>
            <w:r>
              <w:rPr>
                <w:noProof/>
                <w:webHidden/>
              </w:rPr>
              <w:fldChar w:fldCharType="begin"/>
            </w:r>
            <w:r>
              <w:rPr>
                <w:noProof/>
                <w:webHidden/>
              </w:rPr>
              <w:instrText xml:space="preserve"> PAGEREF _Toc333403946 \h </w:instrText>
            </w:r>
          </w:ins>
          <w:ins w:id="697" w:author="Deepak Bansal (AZURE)" w:date="2012-08-22T13:02:00Z">
            <w:r>
              <w:rPr>
                <w:noProof/>
                <w:webHidden/>
              </w:rPr>
            </w:r>
          </w:ins>
          <w:r>
            <w:rPr>
              <w:noProof/>
              <w:webHidden/>
            </w:rPr>
            <w:fldChar w:fldCharType="separate"/>
          </w:r>
          <w:ins w:id="698" w:author="Deepak Bansal (AZURE)" w:date="2012-08-22T13:02:00Z">
            <w:r>
              <w:rPr>
                <w:noProof/>
                <w:webHidden/>
              </w:rPr>
              <w:t>173</w:t>
            </w:r>
          </w:ins>
          <w:ins w:id="699" w:author="Deepak Bansal (AZURE)" w:date="2012-08-22T13:01:00Z">
            <w:r>
              <w:rPr>
                <w:noProof/>
                <w:webHidden/>
              </w:rPr>
              <w:fldChar w:fldCharType="end"/>
            </w:r>
            <w:r w:rsidRPr="00A45235">
              <w:rPr>
                <w:rStyle w:val="Hyperlink"/>
                <w:noProof/>
              </w:rPr>
              <w:fldChar w:fldCharType="end"/>
            </w:r>
          </w:ins>
        </w:p>
        <w:p w14:paraId="09F56345" w14:textId="77777777" w:rsidR="002705F3" w:rsidRDefault="002705F3">
          <w:pPr>
            <w:pStyle w:val="TOC2"/>
            <w:tabs>
              <w:tab w:val="left" w:pos="1540"/>
              <w:tab w:val="right" w:leader="dot" w:pos="9350"/>
            </w:tabs>
            <w:rPr>
              <w:ins w:id="700" w:author="Deepak Bansal (AZURE)" w:date="2012-08-22T13:01:00Z"/>
              <w:rFonts w:eastAsiaTheme="minorEastAsia"/>
              <w:noProof/>
            </w:rPr>
          </w:pPr>
          <w:ins w:id="701"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"_Toc333403947"</w:instrText>
            </w:r>
            <w:r w:rsidRPr="00A45235">
              <w:rPr>
                <w:rStyle w:val="Hyperlink"/>
                <w:noProof/>
              </w:rPr>
              <w:instrText xml:space="preserve"> </w:instrText>
            </w:r>
          </w:ins>
          <w:ins w:id="702" w:author="Deepak Bansal (AZURE)" w:date="2012-08-22T13:02:00Z">
            <w:r w:rsidRPr="00A45235">
              <w:rPr>
                <w:rStyle w:val="Hyperlink"/>
                <w:noProof/>
              </w:rPr>
            </w:r>
          </w:ins>
          <w:ins w:id="703" w:author="Deepak Bansal (AZURE)" w:date="2012-08-22T13:01:00Z">
            <w:r w:rsidRPr="00A45235">
              <w:rPr>
                <w:rStyle w:val="Hyperlink"/>
                <w:noProof/>
              </w:rPr>
              <w:fldChar w:fldCharType="separate"/>
            </w:r>
            <w:r w:rsidRPr="00A45235">
              <w:rPr>
                <w:rStyle w:val="Hyperlink"/>
                <w:noProof/>
              </w:rPr>
              <w:t>Appendix C</w:t>
            </w:r>
            <w:r>
              <w:rPr>
                <w:rFonts w:eastAsiaTheme="minorEastAsia"/>
                <w:noProof/>
              </w:rPr>
              <w:tab/>
            </w:r>
            <w:r w:rsidRPr="00A45235">
              <w:rPr>
                <w:rStyle w:val="Hyperlink"/>
                <w:noProof/>
              </w:rPr>
              <w:t>Bibliography</w:t>
            </w:r>
            <w:r>
              <w:rPr>
                <w:noProof/>
                <w:webHidden/>
              </w:rPr>
              <w:tab/>
            </w:r>
            <w:r>
              <w:rPr>
                <w:noProof/>
                <w:webHidden/>
              </w:rPr>
              <w:fldChar w:fldCharType="begin"/>
            </w:r>
            <w:r>
              <w:rPr>
                <w:noProof/>
                <w:webHidden/>
              </w:rPr>
              <w:instrText xml:space="preserve"> PAGEREF _Toc333403947 \h </w:instrText>
            </w:r>
          </w:ins>
          <w:ins w:id="704" w:author="Deepak Bansal (AZURE)" w:date="2012-08-22T13:02:00Z">
            <w:r>
              <w:rPr>
                <w:noProof/>
                <w:webHidden/>
              </w:rPr>
            </w:r>
          </w:ins>
          <w:r>
            <w:rPr>
              <w:noProof/>
              <w:webHidden/>
            </w:rPr>
            <w:fldChar w:fldCharType="separate"/>
          </w:r>
          <w:ins w:id="705" w:author="Deepak Bansal (AZURE)" w:date="2012-08-22T13:02:00Z">
            <w:r>
              <w:rPr>
                <w:noProof/>
                <w:webHidden/>
              </w:rPr>
              <w:t>208</w:t>
            </w:r>
          </w:ins>
          <w:ins w:id="706" w:author="Deepak Bansal (AZURE)" w:date="2012-08-22T13:01:00Z">
            <w:r>
              <w:rPr>
                <w:noProof/>
                <w:webHidden/>
              </w:rPr>
              <w:fldChar w:fldCharType="end"/>
            </w:r>
            <w:r w:rsidRPr="00A45235">
              <w:rPr>
                <w:rStyle w:val="Hyperlink"/>
                <w:noProof/>
              </w:rPr>
              <w:fldChar w:fldCharType="end"/>
            </w:r>
          </w:ins>
        </w:p>
        <w:p w14:paraId="25EE0404" w14:textId="77777777" w:rsidR="002705F3" w:rsidRDefault="002705F3">
          <w:pPr>
            <w:pStyle w:val="TOC2"/>
            <w:tabs>
              <w:tab w:val="left" w:pos="1540"/>
              <w:tab w:val="right" w:leader="dot" w:pos="9350"/>
            </w:tabs>
            <w:rPr>
              <w:ins w:id="707" w:author="Deepak Bansal (AZURE)" w:date="2012-08-22T13:01:00Z"/>
              <w:rFonts w:eastAsiaTheme="minorEastAsia"/>
              <w:noProof/>
            </w:rPr>
          </w:pPr>
          <w:ins w:id="708" w:author="Deepak Bansal (AZURE)" w:date="2012-08-22T13:01:00Z">
            <w:r w:rsidRPr="00A45235">
              <w:rPr>
                <w:rStyle w:val="Hyperlink"/>
                <w:noProof/>
              </w:rPr>
              <w:fldChar w:fldCharType="begin"/>
            </w:r>
            <w:r w:rsidRPr="00A45235">
              <w:rPr>
                <w:rStyle w:val="Hyperlink"/>
                <w:noProof/>
              </w:rPr>
              <w:instrText xml:space="preserve"> </w:instrText>
            </w:r>
            <w:r>
              <w:rPr>
                <w:noProof/>
              </w:rPr>
              <w:instrText>HYPERLINK \l "_Toc333403948"</w:instrText>
            </w:r>
            <w:r w:rsidRPr="00A45235">
              <w:rPr>
                <w:rStyle w:val="Hyperlink"/>
                <w:noProof/>
              </w:rPr>
              <w:instrText xml:space="preserve"> </w:instrText>
            </w:r>
          </w:ins>
          <w:ins w:id="709" w:author="Deepak Bansal (AZURE)" w:date="2012-08-22T13:02:00Z">
            <w:r w:rsidRPr="00A45235">
              <w:rPr>
                <w:rStyle w:val="Hyperlink"/>
                <w:noProof/>
              </w:rPr>
            </w:r>
          </w:ins>
          <w:ins w:id="710" w:author="Deepak Bansal (AZURE)" w:date="2012-08-22T13:01:00Z">
            <w:r w:rsidRPr="00A45235">
              <w:rPr>
                <w:rStyle w:val="Hyperlink"/>
                <w:noProof/>
              </w:rPr>
              <w:fldChar w:fldCharType="separate"/>
            </w:r>
            <w:r w:rsidRPr="00A45235">
              <w:rPr>
                <w:rStyle w:val="Hyperlink"/>
                <w:noProof/>
              </w:rPr>
              <w:t>Appendix D</w:t>
            </w:r>
            <w:r>
              <w:rPr>
                <w:rFonts w:eastAsiaTheme="minorEastAsia"/>
                <w:noProof/>
              </w:rPr>
              <w:tab/>
            </w:r>
            <w:r w:rsidRPr="00A45235">
              <w:rPr>
                <w:rStyle w:val="Hyperlink"/>
                <w:noProof/>
              </w:rPr>
              <w:t>Revision History</w:t>
            </w:r>
            <w:r>
              <w:rPr>
                <w:noProof/>
                <w:webHidden/>
              </w:rPr>
              <w:tab/>
            </w:r>
            <w:r>
              <w:rPr>
                <w:noProof/>
                <w:webHidden/>
              </w:rPr>
              <w:fldChar w:fldCharType="begin"/>
            </w:r>
            <w:r>
              <w:rPr>
                <w:noProof/>
                <w:webHidden/>
              </w:rPr>
              <w:instrText xml:space="preserve"> PAGEREF _Toc333403948 \h </w:instrText>
            </w:r>
          </w:ins>
          <w:ins w:id="711" w:author="Deepak Bansal (AZURE)" w:date="2012-08-22T13:02:00Z">
            <w:r>
              <w:rPr>
                <w:noProof/>
                <w:webHidden/>
              </w:rPr>
            </w:r>
          </w:ins>
          <w:r>
            <w:rPr>
              <w:noProof/>
              <w:webHidden/>
            </w:rPr>
            <w:fldChar w:fldCharType="separate"/>
          </w:r>
          <w:ins w:id="712" w:author="Deepak Bansal (AZURE)" w:date="2012-08-22T13:02:00Z">
            <w:r>
              <w:rPr>
                <w:noProof/>
                <w:webHidden/>
              </w:rPr>
              <w:t>208</w:t>
            </w:r>
          </w:ins>
          <w:ins w:id="713" w:author="Deepak Bansal (AZURE)" w:date="2012-08-22T13:01:00Z">
            <w:r>
              <w:rPr>
                <w:noProof/>
                <w:webHidden/>
              </w:rPr>
              <w:fldChar w:fldCharType="end"/>
            </w:r>
            <w:r w:rsidRPr="00A45235">
              <w:rPr>
                <w:rStyle w:val="Hyperlink"/>
                <w:noProof/>
              </w:rPr>
              <w:fldChar w:fldCharType="end"/>
            </w:r>
          </w:ins>
        </w:p>
        <w:p w14:paraId="371CDEE7" w14:textId="77777777" w:rsidR="002705F3" w:rsidRDefault="002705F3">
          <w:pPr>
            <w:pStyle w:val="TOC2"/>
            <w:tabs>
              <w:tab w:val="left" w:pos="1540"/>
              <w:tab w:val="right" w:leader="dot" w:pos="9350"/>
            </w:tabs>
            <w:rPr>
              <w:ins w:id="714" w:author="Deepak Bansal (AZURE)" w:date="2012-08-22T13:01:00Z"/>
              <w:rFonts w:eastAsiaTheme="minorEastAsia"/>
              <w:noProof/>
            </w:rPr>
          </w:pPr>
          <w:ins w:id="715" w:author="Deepak Bansal (AZURE)" w:date="2012-08-22T13:01:00Z">
            <w:r w:rsidRPr="00A45235">
              <w:rPr>
                <w:rStyle w:val="Hyperlink"/>
                <w:noProof/>
              </w:rPr>
              <w:lastRenderedPageBreak/>
              <w:fldChar w:fldCharType="begin"/>
            </w:r>
            <w:r w:rsidRPr="00A45235">
              <w:rPr>
                <w:rStyle w:val="Hyperlink"/>
                <w:noProof/>
              </w:rPr>
              <w:instrText xml:space="preserve"> </w:instrText>
            </w:r>
            <w:r>
              <w:rPr>
                <w:noProof/>
              </w:rPr>
              <w:instrText>HYPERLINK \l "_Toc333403949"</w:instrText>
            </w:r>
            <w:r w:rsidRPr="00A45235">
              <w:rPr>
                <w:rStyle w:val="Hyperlink"/>
                <w:noProof/>
              </w:rPr>
              <w:instrText xml:space="preserve"> </w:instrText>
            </w:r>
          </w:ins>
          <w:ins w:id="716" w:author="Deepak Bansal (AZURE)" w:date="2012-08-22T13:02:00Z">
            <w:r w:rsidRPr="00A45235">
              <w:rPr>
                <w:rStyle w:val="Hyperlink"/>
                <w:noProof/>
              </w:rPr>
            </w:r>
          </w:ins>
          <w:ins w:id="717" w:author="Deepak Bansal (AZURE)" w:date="2012-08-22T13:01:00Z">
            <w:r w:rsidRPr="00A45235">
              <w:rPr>
                <w:rStyle w:val="Hyperlink"/>
                <w:noProof/>
              </w:rPr>
              <w:fldChar w:fldCharType="separate"/>
            </w:r>
            <w:r w:rsidRPr="00A45235">
              <w:rPr>
                <w:rStyle w:val="Hyperlink"/>
                <w:noProof/>
              </w:rPr>
              <w:t>Appendix E</w:t>
            </w:r>
            <w:r>
              <w:rPr>
                <w:rFonts w:eastAsiaTheme="minorEastAsia"/>
                <w:noProof/>
              </w:rPr>
              <w:tab/>
            </w:r>
            <w:r w:rsidRPr="00A45235">
              <w:rPr>
                <w:rStyle w:val="Hyperlink"/>
                <w:noProof/>
              </w:rPr>
              <w:t>Considerations for Next or Future Releases</w:t>
            </w:r>
            <w:r>
              <w:rPr>
                <w:noProof/>
                <w:webHidden/>
              </w:rPr>
              <w:tab/>
            </w:r>
            <w:r>
              <w:rPr>
                <w:noProof/>
                <w:webHidden/>
              </w:rPr>
              <w:fldChar w:fldCharType="begin"/>
            </w:r>
            <w:r>
              <w:rPr>
                <w:noProof/>
                <w:webHidden/>
              </w:rPr>
              <w:instrText xml:space="preserve"> PAGEREF _Toc333403949 \h </w:instrText>
            </w:r>
          </w:ins>
          <w:ins w:id="718" w:author="Deepak Bansal (AZURE)" w:date="2012-08-22T13:02:00Z">
            <w:r>
              <w:rPr>
                <w:noProof/>
                <w:webHidden/>
              </w:rPr>
            </w:r>
          </w:ins>
          <w:r>
            <w:rPr>
              <w:noProof/>
              <w:webHidden/>
            </w:rPr>
            <w:fldChar w:fldCharType="separate"/>
          </w:r>
          <w:ins w:id="719" w:author="Deepak Bansal (AZURE)" w:date="2012-08-22T13:02:00Z">
            <w:r>
              <w:rPr>
                <w:noProof/>
                <w:webHidden/>
              </w:rPr>
              <w:t>209</w:t>
            </w:r>
          </w:ins>
          <w:ins w:id="720" w:author="Deepak Bansal (AZURE)" w:date="2012-08-22T13:01:00Z">
            <w:r>
              <w:rPr>
                <w:noProof/>
                <w:webHidden/>
              </w:rPr>
              <w:fldChar w:fldCharType="end"/>
            </w:r>
            <w:r w:rsidRPr="00A45235">
              <w:rPr>
                <w:rStyle w:val="Hyperlink"/>
                <w:noProof/>
              </w:rPr>
              <w:fldChar w:fldCharType="end"/>
            </w:r>
          </w:ins>
        </w:p>
        <w:p w14:paraId="00241926" w14:textId="77777777" w:rsidR="00B40C61" w:rsidDel="002705F3" w:rsidRDefault="00B40C61">
          <w:pPr>
            <w:pStyle w:val="TOC1"/>
            <w:tabs>
              <w:tab w:val="left" w:pos="440"/>
              <w:tab w:val="right" w:leader="dot" w:pos="9350"/>
            </w:tabs>
            <w:rPr>
              <w:del w:id="721" w:author="Deepak Bansal (AZURE)" w:date="2012-08-22T13:01:00Z"/>
              <w:rFonts w:eastAsiaTheme="minorEastAsia"/>
              <w:noProof/>
            </w:rPr>
          </w:pPr>
          <w:del w:id="722" w:author="Deepak Bansal (AZURE)" w:date="2012-08-22T13:01:00Z">
            <w:r w:rsidRPr="002705F3" w:rsidDel="002705F3">
              <w:rPr>
                <w:noProof/>
                <w:rPrChange w:id="723" w:author="Deepak Bansal (AZURE)" w:date="2012-08-22T13:01:00Z">
                  <w:rPr>
                    <w:rStyle w:val="Hyperlink"/>
                    <w:noProof/>
                  </w:rPr>
                </w:rPrChange>
              </w:rPr>
              <w:delText>1</w:delText>
            </w:r>
            <w:r w:rsidDel="002705F3">
              <w:rPr>
                <w:rFonts w:eastAsiaTheme="minorEastAsia"/>
                <w:noProof/>
              </w:rPr>
              <w:tab/>
            </w:r>
            <w:r w:rsidRPr="002705F3" w:rsidDel="002705F3">
              <w:rPr>
                <w:noProof/>
                <w:rPrChange w:id="724" w:author="Deepak Bansal (AZURE)" w:date="2012-08-22T13:01:00Z">
                  <w:rPr>
                    <w:rStyle w:val="Hyperlink"/>
                    <w:noProof/>
                  </w:rPr>
                </w:rPrChange>
              </w:rPr>
              <w:delText>Introduction</w:delText>
            </w:r>
            <w:r w:rsidDel="002705F3">
              <w:rPr>
                <w:noProof/>
                <w:webHidden/>
              </w:rPr>
              <w:tab/>
              <w:delText>6</w:delText>
            </w:r>
          </w:del>
        </w:p>
        <w:p w14:paraId="03E58453" w14:textId="77777777" w:rsidR="00B40C61" w:rsidDel="002705F3" w:rsidRDefault="00B40C61">
          <w:pPr>
            <w:pStyle w:val="TOC1"/>
            <w:tabs>
              <w:tab w:val="left" w:pos="440"/>
              <w:tab w:val="right" w:leader="dot" w:pos="9350"/>
            </w:tabs>
            <w:rPr>
              <w:del w:id="725" w:author="Deepak Bansal (AZURE)" w:date="2012-08-22T13:01:00Z"/>
              <w:rFonts w:eastAsiaTheme="minorEastAsia"/>
              <w:noProof/>
            </w:rPr>
          </w:pPr>
          <w:del w:id="726" w:author="Deepak Bansal (AZURE)" w:date="2012-08-22T13:01:00Z">
            <w:r w:rsidRPr="002705F3" w:rsidDel="002705F3">
              <w:rPr>
                <w:noProof/>
                <w:rPrChange w:id="727" w:author="Deepak Bansal (AZURE)" w:date="2012-08-22T13:01:00Z">
                  <w:rPr>
                    <w:rStyle w:val="Hyperlink"/>
                    <w:noProof/>
                  </w:rPr>
                </w:rPrChange>
              </w:rPr>
              <w:delText>2</w:delText>
            </w:r>
            <w:r w:rsidDel="002705F3">
              <w:rPr>
                <w:rFonts w:eastAsiaTheme="minorEastAsia"/>
                <w:noProof/>
              </w:rPr>
              <w:tab/>
            </w:r>
            <w:r w:rsidRPr="002705F3" w:rsidDel="002705F3">
              <w:rPr>
                <w:noProof/>
                <w:rPrChange w:id="728" w:author="Deepak Bansal (AZURE)" w:date="2012-08-22T13:01:00Z">
                  <w:rPr>
                    <w:rStyle w:val="Hyperlink"/>
                    <w:noProof/>
                  </w:rPr>
                </w:rPrChange>
              </w:rPr>
              <w:delText>Motivation</w:delText>
            </w:r>
            <w:r w:rsidDel="002705F3">
              <w:rPr>
                <w:noProof/>
                <w:webHidden/>
              </w:rPr>
              <w:tab/>
              <w:delText>6</w:delText>
            </w:r>
          </w:del>
        </w:p>
        <w:p w14:paraId="17121C81" w14:textId="77777777" w:rsidR="00B40C61" w:rsidDel="002705F3" w:rsidRDefault="00B40C61">
          <w:pPr>
            <w:pStyle w:val="TOC1"/>
            <w:tabs>
              <w:tab w:val="left" w:pos="440"/>
              <w:tab w:val="right" w:leader="dot" w:pos="9350"/>
            </w:tabs>
            <w:rPr>
              <w:del w:id="729" w:author="Deepak Bansal (AZURE)" w:date="2012-08-22T13:01:00Z"/>
              <w:rFonts w:eastAsiaTheme="minorEastAsia"/>
              <w:noProof/>
            </w:rPr>
          </w:pPr>
          <w:del w:id="730" w:author="Deepak Bansal (AZURE)" w:date="2012-08-22T13:01:00Z">
            <w:r w:rsidRPr="002705F3" w:rsidDel="002705F3">
              <w:rPr>
                <w:noProof/>
                <w:rPrChange w:id="731" w:author="Deepak Bansal (AZURE)" w:date="2012-08-22T13:01:00Z">
                  <w:rPr>
                    <w:rStyle w:val="Hyperlink"/>
                    <w:noProof/>
                  </w:rPr>
                </w:rPrChange>
              </w:rPr>
              <w:delText>3</w:delText>
            </w:r>
            <w:r w:rsidDel="002705F3">
              <w:rPr>
                <w:rFonts w:eastAsiaTheme="minorEastAsia"/>
                <w:noProof/>
              </w:rPr>
              <w:tab/>
            </w:r>
            <w:r w:rsidRPr="002705F3" w:rsidDel="002705F3">
              <w:rPr>
                <w:noProof/>
                <w:rPrChange w:id="732" w:author="Deepak Bansal (AZURE)" w:date="2012-08-22T13:01:00Z">
                  <w:rPr>
                    <w:rStyle w:val="Hyperlink"/>
                    <w:noProof/>
                  </w:rPr>
                </w:rPrChange>
              </w:rPr>
              <w:delText>Scope</w:delText>
            </w:r>
            <w:r w:rsidDel="002705F3">
              <w:rPr>
                <w:noProof/>
                <w:webHidden/>
              </w:rPr>
              <w:tab/>
              <w:delText>8</w:delText>
            </w:r>
          </w:del>
        </w:p>
        <w:p w14:paraId="2CDC3321" w14:textId="77777777" w:rsidR="00B40C61" w:rsidDel="002705F3" w:rsidRDefault="00B40C61">
          <w:pPr>
            <w:pStyle w:val="TOC1"/>
            <w:tabs>
              <w:tab w:val="left" w:pos="440"/>
              <w:tab w:val="right" w:leader="dot" w:pos="9350"/>
            </w:tabs>
            <w:rPr>
              <w:del w:id="733" w:author="Deepak Bansal (AZURE)" w:date="2012-08-22T13:01:00Z"/>
              <w:rFonts w:eastAsiaTheme="minorEastAsia"/>
              <w:noProof/>
            </w:rPr>
          </w:pPr>
          <w:del w:id="734" w:author="Deepak Bansal (AZURE)" w:date="2012-08-22T13:01:00Z">
            <w:r w:rsidRPr="002705F3" w:rsidDel="002705F3">
              <w:rPr>
                <w:noProof/>
                <w:rPrChange w:id="735" w:author="Deepak Bansal (AZURE)" w:date="2012-08-22T13:01:00Z">
                  <w:rPr>
                    <w:rStyle w:val="Hyperlink"/>
                    <w:noProof/>
                  </w:rPr>
                </w:rPrChange>
              </w:rPr>
              <w:delText>4</w:delText>
            </w:r>
            <w:r w:rsidDel="002705F3">
              <w:rPr>
                <w:rFonts w:eastAsiaTheme="minorEastAsia"/>
                <w:noProof/>
              </w:rPr>
              <w:tab/>
            </w:r>
            <w:r w:rsidRPr="002705F3" w:rsidDel="002705F3">
              <w:rPr>
                <w:noProof/>
                <w:rPrChange w:id="736" w:author="Deepak Bansal (AZURE)" w:date="2012-08-22T13:01:00Z">
                  <w:rPr>
                    <w:rStyle w:val="Hyperlink"/>
                    <w:noProof/>
                  </w:rPr>
                </w:rPrChange>
              </w:rPr>
              <w:delText>Normative Language</w:delText>
            </w:r>
            <w:r w:rsidDel="002705F3">
              <w:rPr>
                <w:noProof/>
                <w:webHidden/>
              </w:rPr>
              <w:tab/>
              <w:delText>9</w:delText>
            </w:r>
          </w:del>
        </w:p>
        <w:p w14:paraId="16A2375E" w14:textId="77777777" w:rsidR="00B40C61" w:rsidDel="002705F3" w:rsidRDefault="00B40C61">
          <w:pPr>
            <w:pStyle w:val="TOC1"/>
            <w:tabs>
              <w:tab w:val="left" w:pos="440"/>
              <w:tab w:val="right" w:leader="dot" w:pos="9350"/>
            </w:tabs>
            <w:rPr>
              <w:del w:id="737" w:author="Deepak Bansal (AZURE)" w:date="2012-08-22T13:01:00Z"/>
              <w:rFonts w:eastAsiaTheme="minorEastAsia"/>
              <w:noProof/>
            </w:rPr>
          </w:pPr>
          <w:del w:id="738" w:author="Deepak Bansal (AZURE)" w:date="2012-08-22T13:01:00Z">
            <w:r w:rsidRPr="002705F3" w:rsidDel="002705F3">
              <w:rPr>
                <w:noProof/>
                <w:rPrChange w:id="739" w:author="Deepak Bansal (AZURE)" w:date="2012-08-22T13:01:00Z">
                  <w:rPr>
                    <w:rStyle w:val="Hyperlink"/>
                    <w:noProof/>
                  </w:rPr>
                </w:rPrChange>
              </w:rPr>
              <w:delText>5</w:delText>
            </w:r>
            <w:r w:rsidDel="002705F3">
              <w:rPr>
                <w:rFonts w:eastAsiaTheme="minorEastAsia"/>
                <w:noProof/>
              </w:rPr>
              <w:tab/>
            </w:r>
            <w:r w:rsidRPr="002705F3" w:rsidDel="002705F3">
              <w:rPr>
                <w:noProof/>
                <w:rPrChange w:id="740" w:author="Deepak Bansal (AZURE)" w:date="2012-08-22T13:01:00Z">
                  <w:rPr>
                    <w:rStyle w:val="Hyperlink"/>
                    <w:noProof/>
                  </w:rPr>
                </w:rPrChange>
              </w:rPr>
              <w:delText>Terms</w:delText>
            </w:r>
            <w:r w:rsidDel="002705F3">
              <w:rPr>
                <w:noProof/>
                <w:webHidden/>
              </w:rPr>
              <w:tab/>
              <w:delText>9</w:delText>
            </w:r>
          </w:del>
        </w:p>
        <w:p w14:paraId="6832E015" w14:textId="77777777" w:rsidR="00B40C61" w:rsidDel="002705F3" w:rsidRDefault="00B40C61">
          <w:pPr>
            <w:pStyle w:val="TOC2"/>
            <w:tabs>
              <w:tab w:val="left" w:pos="880"/>
              <w:tab w:val="right" w:leader="dot" w:pos="9350"/>
            </w:tabs>
            <w:rPr>
              <w:del w:id="741" w:author="Deepak Bansal (AZURE)" w:date="2012-08-22T13:01:00Z"/>
              <w:rFonts w:eastAsiaTheme="minorEastAsia"/>
              <w:noProof/>
            </w:rPr>
          </w:pPr>
          <w:del w:id="742" w:author="Deepak Bansal (AZURE)" w:date="2012-08-22T13:01:00Z">
            <w:r w:rsidRPr="002705F3" w:rsidDel="002705F3">
              <w:rPr>
                <w:noProof/>
                <w:rPrChange w:id="743" w:author="Deepak Bansal (AZURE)" w:date="2012-08-22T13:01:00Z">
                  <w:rPr>
                    <w:rStyle w:val="Hyperlink"/>
                    <w:noProof/>
                  </w:rPr>
                </w:rPrChange>
              </w:rPr>
              <w:delText>5.1</w:delText>
            </w:r>
            <w:r w:rsidDel="002705F3">
              <w:rPr>
                <w:rFonts w:eastAsiaTheme="minorEastAsia"/>
                <w:noProof/>
              </w:rPr>
              <w:tab/>
            </w:r>
            <w:r w:rsidRPr="002705F3" w:rsidDel="002705F3">
              <w:rPr>
                <w:noProof/>
                <w:rPrChange w:id="744" w:author="Deepak Bansal (AZURE)" w:date="2012-08-22T13:01:00Z">
                  <w:rPr>
                    <w:rStyle w:val="Hyperlink"/>
                    <w:noProof/>
                  </w:rPr>
                </w:rPrChange>
              </w:rPr>
              <w:delText>OpenFlow Capable Switch</w:delText>
            </w:r>
            <w:r w:rsidDel="002705F3">
              <w:rPr>
                <w:noProof/>
                <w:webHidden/>
              </w:rPr>
              <w:tab/>
              <w:delText>9</w:delText>
            </w:r>
          </w:del>
        </w:p>
        <w:p w14:paraId="02CB8067" w14:textId="77777777" w:rsidR="00B40C61" w:rsidDel="002705F3" w:rsidRDefault="00B40C61">
          <w:pPr>
            <w:pStyle w:val="TOC2"/>
            <w:tabs>
              <w:tab w:val="left" w:pos="880"/>
              <w:tab w:val="right" w:leader="dot" w:pos="9350"/>
            </w:tabs>
            <w:rPr>
              <w:del w:id="745" w:author="Deepak Bansal (AZURE)" w:date="2012-08-22T13:01:00Z"/>
              <w:rFonts w:eastAsiaTheme="minorEastAsia"/>
              <w:noProof/>
            </w:rPr>
          </w:pPr>
          <w:del w:id="746" w:author="Deepak Bansal (AZURE)" w:date="2012-08-22T13:01:00Z">
            <w:r w:rsidRPr="002705F3" w:rsidDel="002705F3">
              <w:rPr>
                <w:noProof/>
                <w:rPrChange w:id="747" w:author="Deepak Bansal (AZURE)" w:date="2012-08-22T13:01:00Z">
                  <w:rPr>
                    <w:rStyle w:val="Hyperlink"/>
                    <w:noProof/>
                  </w:rPr>
                </w:rPrChange>
              </w:rPr>
              <w:delText>5.2</w:delText>
            </w:r>
            <w:r w:rsidDel="002705F3">
              <w:rPr>
                <w:rFonts w:eastAsiaTheme="minorEastAsia"/>
                <w:noProof/>
              </w:rPr>
              <w:tab/>
            </w:r>
            <w:r w:rsidRPr="002705F3" w:rsidDel="002705F3">
              <w:rPr>
                <w:noProof/>
                <w:rPrChange w:id="748" w:author="Deepak Bansal (AZURE)" w:date="2012-08-22T13:01:00Z">
                  <w:rPr>
                    <w:rStyle w:val="Hyperlink"/>
                    <w:noProof/>
                  </w:rPr>
                </w:rPrChange>
              </w:rPr>
              <w:delText>OpenFlow Configuration Point</w:delText>
            </w:r>
            <w:r w:rsidDel="002705F3">
              <w:rPr>
                <w:noProof/>
                <w:webHidden/>
              </w:rPr>
              <w:tab/>
              <w:delText>9</w:delText>
            </w:r>
          </w:del>
        </w:p>
        <w:p w14:paraId="5409A777" w14:textId="77777777" w:rsidR="00B40C61" w:rsidDel="002705F3" w:rsidRDefault="00B40C61">
          <w:pPr>
            <w:pStyle w:val="TOC2"/>
            <w:tabs>
              <w:tab w:val="left" w:pos="880"/>
              <w:tab w:val="right" w:leader="dot" w:pos="9350"/>
            </w:tabs>
            <w:rPr>
              <w:del w:id="749" w:author="Deepak Bansal (AZURE)" w:date="2012-08-22T13:01:00Z"/>
              <w:rFonts w:eastAsiaTheme="minorEastAsia"/>
              <w:noProof/>
            </w:rPr>
          </w:pPr>
          <w:del w:id="750" w:author="Deepak Bansal (AZURE)" w:date="2012-08-22T13:01:00Z">
            <w:r w:rsidRPr="002705F3" w:rsidDel="002705F3">
              <w:rPr>
                <w:noProof/>
                <w:rPrChange w:id="751" w:author="Deepak Bansal (AZURE)" w:date="2012-08-22T13:01:00Z">
                  <w:rPr>
                    <w:rStyle w:val="Hyperlink"/>
                    <w:noProof/>
                  </w:rPr>
                </w:rPrChange>
              </w:rPr>
              <w:delText>5.3</w:delText>
            </w:r>
            <w:r w:rsidDel="002705F3">
              <w:rPr>
                <w:rFonts w:eastAsiaTheme="minorEastAsia"/>
                <w:noProof/>
              </w:rPr>
              <w:tab/>
            </w:r>
            <w:r w:rsidRPr="002705F3" w:rsidDel="002705F3">
              <w:rPr>
                <w:noProof/>
                <w:rPrChange w:id="752" w:author="Deepak Bansal (AZURE)" w:date="2012-08-22T13:01:00Z">
                  <w:rPr>
                    <w:rStyle w:val="Hyperlink"/>
                    <w:noProof/>
                  </w:rPr>
                </w:rPrChange>
              </w:rPr>
              <w:delText>OpenFlow Logical Switch</w:delText>
            </w:r>
            <w:r w:rsidDel="002705F3">
              <w:rPr>
                <w:noProof/>
                <w:webHidden/>
              </w:rPr>
              <w:tab/>
              <w:delText>9</w:delText>
            </w:r>
          </w:del>
        </w:p>
        <w:p w14:paraId="116A54FB" w14:textId="77777777" w:rsidR="00B40C61" w:rsidDel="002705F3" w:rsidRDefault="00B40C61">
          <w:pPr>
            <w:pStyle w:val="TOC2"/>
            <w:tabs>
              <w:tab w:val="left" w:pos="880"/>
              <w:tab w:val="right" w:leader="dot" w:pos="9350"/>
            </w:tabs>
            <w:rPr>
              <w:del w:id="753" w:author="Deepak Bansal (AZURE)" w:date="2012-08-22T13:01:00Z"/>
              <w:rFonts w:eastAsiaTheme="minorEastAsia"/>
              <w:noProof/>
            </w:rPr>
          </w:pPr>
          <w:del w:id="754" w:author="Deepak Bansal (AZURE)" w:date="2012-08-22T13:01:00Z">
            <w:r w:rsidRPr="002705F3" w:rsidDel="002705F3">
              <w:rPr>
                <w:noProof/>
                <w:rPrChange w:id="755" w:author="Deepak Bansal (AZURE)" w:date="2012-08-22T13:01:00Z">
                  <w:rPr>
                    <w:rStyle w:val="Hyperlink"/>
                    <w:noProof/>
                  </w:rPr>
                </w:rPrChange>
              </w:rPr>
              <w:delText>5.4</w:delText>
            </w:r>
            <w:r w:rsidDel="002705F3">
              <w:rPr>
                <w:rFonts w:eastAsiaTheme="minorEastAsia"/>
                <w:noProof/>
              </w:rPr>
              <w:tab/>
            </w:r>
            <w:r w:rsidRPr="002705F3" w:rsidDel="002705F3">
              <w:rPr>
                <w:noProof/>
                <w:rPrChange w:id="756" w:author="Deepak Bansal (AZURE)" w:date="2012-08-22T13:01:00Z">
                  <w:rPr>
                    <w:rStyle w:val="Hyperlink"/>
                    <w:noProof/>
                  </w:rPr>
                </w:rPrChange>
              </w:rPr>
              <w:delText>OpenFlow Resource</w:delText>
            </w:r>
            <w:r w:rsidDel="002705F3">
              <w:rPr>
                <w:noProof/>
                <w:webHidden/>
              </w:rPr>
              <w:tab/>
              <w:delText>9</w:delText>
            </w:r>
          </w:del>
        </w:p>
        <w:p w14:paraId="374AD602" w14:textId="77777777" w:rsidR="00B40C61" w:rsidDel="002705F3" w:rsidRDefault="00B40C61">
          <w:pPr>
            <w:pStyle w:val="TOC3"/>
            <w:tabs>
              <w:tab w:val="left" w:pos="1320"/>
              <w:tab w:val="right" w:leader="dot" w:pos="9350"/>
            </w:tabs>
            <w:rPr>
              <w:del w:id="757" w:author="Deepak Bansal (AZURE)" w:date="2012-08-22T13:01:00Z"/>
              <w:rFonts w:eastAsiaTheme="minorEastAsia"/>
              <w:noProof/>
            </w:rPr>
          </w:pPr>
          <w:del w:id="758" w:author="Deepak Bansal (AZURE)" w:date="2012-08-22T13:01:00Z">
            <w:r w:rsidRPr="002705F3" w:rsidDel="002705F3">
              <w:rPr>
                <w:noProof/>
                <w:rPrChange w:id="759" w:author="Deepak Bansal (AZURE)" w:date="2012-08-22T13:01:00Z">
                  <w:rPr>
                    <w:rStyle w:val="Hyperlink"/>
                    <w:noProof/>
                  </w:rPr>
                </w:rPrChange>
              </w:rPr>
              <w:delText>5.4.1</w:delText>
            </w:r>
            <w:r w:rsidDel="002705F3">
              <w:rPr>
                <w:rFonts w:eastAsiaTheme="minorEastAsia"/>
                <w:noProof/>
              </w:rPr>
              <w:tab/>
            </w:r>
            <w:r w:rsidRPr="002705F3" w:rsidDel="002705F3">
              <w:rPr>
                <w:noProof/>
                <w:rPrChange w:id="760" w:author="Deepak Bansal (AZURE)" w:date="2012-08-22T13:01:00Z">
                  <w:rPr>
                    <w:rStyle w:val="Hyperlink"/>
                    <w:noProof/>
                  </w:rPr>
                </w:rPrChange>
              </w:rPr>
              <w:delText>OpenFlow Queue</w:delText>
            </w:r>
            <w:r w:rsidDel="002705F3">
              <w:rPr>
                <w:noProof/>
                <w:webHidden/>
              </w:rPr>
              <w:tab/>
              <w:delText>9</w:delText>
            </w:r>
          </w:del>
        </w:p>
        <w:p w14:paraId="4D00E6BD" w14:textId="77777777" w:rsidR="00B40C61" w:rsidDel="002705F3" w:rsidRDefault="00B40C61">
          <w:pPr>
            <w:pStyle w:val="TOC3"/>
            <w:tabs>
              <w:tab w:val="left" w:pos="1320"/>
              <w:tab w:val="right" w:leader="dot" w:pos="9350"/>
            </w:tabs>
            <w:rPr>
              <w:del w:id="761" w:author="Deepak Bansal (AZURE)" w:date="2012-08-22T13:01:00Z"/>
              <w:rFonts w:eastAsiaTheme="minorEastAsia"/>
              <w:noProof/>
            </w:rPr>
          </w:pPr>
          <w:del w:id="762" w:author="Deepak Bansal (AZURE)" w:date="2012-08-22T13:01:00Z">
            <w:r w:rsidRPr="002705F3" w:rsidDel="002705F3">
              <w:rPr>
                <w:noProof/>
                <w:rPrChange w:id="763" w:author="Deepak Bansal (AZURE)" w:date="2012-08-22T13:01:00Z">
                  <w:rPr>
                    <w:rStyle w:val="Hyperlink"/>
                    <w:noProof/>
                  </w:rPr>
                </w:rPrChange>
              </w:rPr>
              <w:delText>5.4.2</w:delText>
            </w:r>
            <w:r w:rsidDel="002705F3">
              <w:rPr>
                <w:rFonts w:eastAsiaTheme="minorEastAsia"/>
                <w:noProof/>
              </w:rPr>
              <w:tab/>
            </w:r>
            <w:r w:rsidRPr="002705F3" w:rsidDel="002705F3">
              <w:rPr>
                <w:noProof/>
                <w:rPrChange w:id="764" w:author="Deepak Bansal (AZURE)" w:date="2012-08-22T13:01:00Z">
                  <w:rPr>
                    <w:rStyle w:val="Hyperlink"/>
                    <w:noProof/>
                  </w:rPr>
                </w:rPrChange>
              </w:rPr>
              <w:delText>OpenFlow Port</w:delText>
            </w:r>
            <w:r w:rsidDel="002705F3">
              <w:rPr>
                <w:noProof/>
                <w:webHidden/>
              </w:rPr>
              <w:tab/>
              <w:delText>9</w:delText>
            </w:r>
          </w:del>
        </w:p>
        <w:p w14:paraId="36A0BC99" w14:textId="77777777" w:rsidR="00B40C61" w:rsidDel="002705F3" w:rsidRDefault="00B40C61">
          <w:pPr>
            <w:pStyle w:val="TOC2"/>
            <w:tabs>
              <w:tab w:val="left" w:pos="880"/>
              <w:tab w:val="right" w:leader="dot" w:pos="9350"/>
            </w:tabs>
            <w:rPr>
              <w:del w:id="765" w:author="Deepak Bansal (AZURE)" w:date="2012-08-22T13:01:00Z"/>
              <w:rFonts w:eastAsiaTheme="minorEastAsia"/>
              <w:noProof/>
            </w:rPr>
          </w:pPr>
          <w:del w:id="766" w:author="Deepak Bansal (AZURE)" w:date="2012-08-22T13:01:00Z">
            <w:r w:rsidRPr="002705F3" w:rsidDel="002705F3">
              <w:rPr>
                <w:noProof/>
                <w:rPrChange w:id="767" w:author="Deepak Bansal (AZURE)" w:date="2012-08-22T13:01:00Z">
                  <w:rPr>
                    <w:rStyle w:val="Hyperlink"/>
                    <w:noProof/>
                  </w:rPr>
                </w:rPrChange>
              </w:rPr>
              <w:delText>5.5</w:delText>
            </w:r>
            <w:r w:rsidDel="002705F3">
              <w:rPr>
                <w:rFonts w:eastAsiaTheme="minorEastAsia"/>
                <w:noProof/>
              </w:rPr>
              <w:tab/>
            </w:r>
            <w:r w:rsidRPr="002705F3" w:rsidDel="002705F3">
              <w:rPr>
                <w:noProof/>
                <w:rPrChange w:id="768" w:author="Deepak Bansal (AZURE)" w:date="2012-08-22T13:01:00Z">
                  <w:rPr>
                    <w:rStyle w:val="Hyperlink"/>
                    <w:noProof/>
                  </w:rPr>
                </w:rPrChange>
              </w:rPr>
              <w:delText>OpenFlow Controller</w:delText>
            </w:r>
            <w:r w:rsidDel="002705F3">
              <w:rPr>
                <w:noProof/>
                <w:webHidden/>
              </w:rPr>
              <w:tab/>
              <w:delText>10</w:delText>
            </w:r>
          </w:del>
        </w:p>
        <w:p w14:paraId="4F700E8D" w14:textId="77777777" w:rsidR="00B40C61" w:rsidDel="002705F3" w:rsidRDefault="00B40C61">
          <w:pPr>
            <w:pStyle w:val="TOC1"/>
            <w:tabs>
              <w:tab w:val="left" w:pos="440"/>
              <w:tab w:val="right" w:leader="dot" w:pos="9350"/>
            </w:tabs>
            <w:rPr>
              <w:del w:id="769" w:author="Deepak Bansal (AZURE)" w:date="2012-08-22T13:01:00Z"/>
              <w:rFonts w:eastAsiaTheme="minorEastAsia"/>
              <w:noProof/>
            </w:rPr>
          </w:pPr>
          <w:del w:id="770" w:author="Deepak Bansal (AZURE)" w:date="2012-08-22T13:01:00Z">
            <w:r w:rsidRPr="002705F3" w:rsidDel="002705F3">
              <w:rPr>
                <w:noProof/>
                <w:rPrChange w:id="771" w:author="Deepak Bansal (AZURE)" w:date="2012-08-22T13:01:00Z">
                  <w:rPr>
                    <w:rStyle w:val="Hyperlink"/>
                    <w:noProof/>
                  </w:rPr>
                </w:rPrChange>
              </w:rPr>
              <w:delText>6</w:delText>
            </w:r>
            <w:r w:rsidDel="002705F3">
              <w:rPr>
                <w:rFonts w:eastAsiaTheme="minorEastAsia"/>
                <w:noProof/>
              </w:rPr>
              <w:tab/>
            </w:r>
            <w:r w:rsidRPr="002705F3" w:rsidDel="002705F3">
              <w:rPr>
                <w:noProof/>
                <w:rPrChange w:id="772" w:author="Deepak Bansal (AZURE)" w:date="2012-08-22T13:01:00Z">
                  <w:rPr>
                    <w:rStyle w:val="Hyperlink"/>
                    <w:noProof/>
                  </w:rPr>
                </w:rPrChange>
              </w:rPr>
              <w:delText>Requirements</w:delText>
            </w:r>
            <w:r w:rsidDel="002705F3">
              <w:rPr>
                <w:noProof/>
                <w:webHidden/>
              </w:rPr>
              <w:tab/>
              <w:delText>10</w:delText>
            </w:r>
          </w:del>
        </w:p>
        <w:p w14:paraId="18EB1051" w14:textId="77777777" w:rsidR="00B40C61" w:rsidDel="002705F3" w:rsidRDefault="00B40C61">
          <w:pPr>
            <w:pStyle w:val="TOC2"/>
            <w:tabs>
              <w:tab w:val="left" w:pos="880"/>
              <w:tab w:val="right" w:leader="dot" w:pos="9350"/>
            </w:tabs>
            <w:rPr>
              <w:del w:id="773" w:author="Deepak Bansal (AZURE)" w:date="2012-08-22T13:01:00Z"/>
              <w:rFonts w:eastAsiaTheme="minorEastAsia"/>
              <w:noProof/>
            </w:rPr>
          </w:pPr>
          <w:del w:id="774" w:author="Deepak Bansal (AZURE)" w:date="2012-08-22T13:01:00Z">
            <w:r w:rsidRPr="002705F3" w:rsidDel="002705F3">
              <w:rPr>
                <w:noProof/>
                <w:rPrChange w:id="775" w:author="Deepak Bansal (AZURE)" w:date="2012-08-22T13:01:00Z">
                  <w:rPr>
                    <w:rStyle w:val="Hyperlink"/>
                    <w:noProof/>
                  </w:rPr>
                </w:rPrChange>
              </w:rPr>
              <w:delText>6.1</w:delText>
            </w:r>
            <w:r w:rsidDel="002705F3">
              <w:rPr>
                <w:rFonts w:eastAsiaTheme="minorEastAsia"/>
                <w:noProof/>
              </w:rPr>
              <w:tab/>
            </w:r>
            <w:r w:rsidRPr="002705F3" w:rsidDel="002705F3">
              <w:rPr>
                <w:noProof/>
                <w:rPrChange w:id="776" w:author="Deepak Bansal (AZURE)" w:date="2012-08-22T13:01:00Z">
                  <w:rPr>
                    <w:rStyle w:val="Hyperlink"/>
                    <w:noProof/>
                  </w:rPr>
                </w:rPrChange>
              </w:rPr>
              <w:delText>Requirements from the OpenFlow 1.3 Protocol Specification</w:delText>
            </w:r>
            <w:r w:rsidDel="002705F3">
              <w:rPr>
                <w:noProof/>
                <w:webHidden/>
              </w:rPr>
              <w:tab/>
              <w:delText>10</w:delText>
            </w:r>
          </w:del>
        </w:p>
        <w:p w14:paraId="0CDDA5C8" w14:textId="77777777" w:rsidR="00B40C61" w:rsidDel="002705F3" w:rsidRDefault="00B40C61">
          <w:pPr>
            <w:pStyle w:val="TOC3"/>
            <w:tabs>
              <w:tab w:val="left" w:pos="1320"/>
              <w:tab w:val="right" w:leader="dot" w:pos="9350"/>
            </w:tabs>
            <w:rPr>
              <w:del w:id="777" w:author="Deepak Bansal (AZURE)" w:date="2012-08-22T13:01:00Z"/>
              <w:rFonts w:eastAsiaTheme="minorEastAsia"/>
              <w:noProof/>
            </w:rPr>
          </w:pPr>
          <w:del w:id="778" w:author="Deepak Bansal (AZURE)" w:date="2012-08-22T13:01:00Z">
            <w:r w:rsidRPr="002705F3" w:rsidDel="002705F3">
              <w:rPr>
                <w:noProof/>
                <w:rPrChange w:id="779" w:author="Deepak Bansal (AZURE)" w:date="2012-08-22T13:01:00Z">
                  <w:rPr>
                    <w:rStyle w:val="Hyperlink"/>
                    <w:noProof/>
                  </w:rPr>
                </w:rPrChange>
              </w:rPr>
              <w:delText>6.1.1</w:delText>
            </w:r>
            <w:r w:rsidDel="002705F3">
              <w:rPr>
                <w:rFonts w:eastAsiaTheme="minorEastAsia"/>
                <w:noProof/>
              </w:rPr>
              <w:tab/>
            </w:r>
            <w:r w:rsidRPr="002705F3" w:rsidDel="002705F3">
              <w:rPr>
                <w:noProof/>
                <w:rPrChange w:id="780" w:author="Deepak Bansal (AZURE)" w:date="2012-08-22T13:01:00Z">
                  <w:rPr>
                    <w:rStyle w:val="Hyperlink"/>
                    <w:noProof/>
                  </w:rPr>
                </w:rPrChange>
              </w:rPr>
              <w:delText>Connection Setup to a Controller</w:delText>
            </w:r>
            <w:r w:rsidDel="002705F3">
              <w:rPr>
                <w:noProof/>
                <w:webHidden/>
              </w:rPr>
              <w:tab/>
              <w:delText>10</w:delText>
            </w:r>
          </w:del>
        </w:p>
        <w:p w14:paraId="2E2D9F88" w14:textId="77777777" w:rsidR="00B40C61" w:rsidDel="002705F3" w:rsidRDefault="00B40C61">
          <w:pPr>
            <w:pStyle w:val="TOC3"/>
            <w:tabs>
              <w:tab w:val="left" w:pos="1320"/>
              <w:tab w:val="right" w:leader="dot" w:pos="9350"/>
            </w:tabs>
            <w:rPr>
              <w:del w:id="781" w:author="Deepak Bansal (AZURE)" w:date="2012-08-22T13:01:00Z"/>
              <w:rFonts w:eastAsiaTheme="minorEastAsia"/>
              <w:noProof/>
            </w:rPr>
          </w:pPr>
          <w:del w:id="782" w:author="Deepak Bansal (AZURE)" w:date="2012-08-22T13:01:00Z">
            <w:r w:rsidRPr="002705F3" w:rsidDel="002705F3">
              <w:rPr>
                <w:noProof/>
                <w:rPrChange w:id="783" w:author="Deepak Bansal (AZURE)" w:date="2012-08-22T13:01:00Z">
                  <w:rPr>
                    <w:rStyle w:val="Hyperlink"/>
                    <w:noProof/>
                  </w:rPr>
                </w:rPrChange>
              </w:rPr>
              <w:delText>6.1.2</w:delText>
            </w:r>
            <w:r w:rsidDel="002705F3">
              <w:rPr>
                <w:rFonts w:eastAsiaTheme="minorEastAsia"/>
                <w:noProof/>
              </w:rPr>
              <w:tab/>
            </w:r>
            <w:r w:rsidRPr="002705F3" w:rsidDel="002705F3">
              <w:rPr>
                <w:noProof/>
                <w:rPrChange w:id="784" w:author="Deepak Bansal (AZURE)" w:date="2012-08-22T13:01:00Z">
                  <w:rPr>
                    <w:rStyle w:val="Hyperlink"/>
                    <w:noProof/>
                  </w:rPr>
                </w:rPrChange>
              </w:rPr>
              <w:delText>Multiple Controllers</w:delText>
            </w:r>
            <w:r w:rsidDel="002705F3">
              <w:rPr>
                <w:noProof/>
                <w:webHidden/>
              </w:rPr>
              <w:tab/>
              <w:delText>10</w:delText>
            </w:r>
          </w:del>
        </w:p>
        <w:p w14:paraId="274DEEE3" w14:textId="77777777" w:rsidR="00B40C61" w:rsidDel="002705F3" w:rsidRDefault="00B40C61">
          <w:pPr>
            <w:pStyle w:val="TOC3"/>
            <w:tabs>
              <w:tab w:val="left" w:pos="1320"/>
              <w:tab w:val="right" w:leader="dot" w:pos="9350"/>
            </w:tabs>
            <w:rPr>
              <w:del w:id="785" w:author="Deepak Bansal (AZURE)" w:date="2012-08-22T13:01:00Z"/>
              <w:rFonts w:eastAsiaTheme="minorEastAsia"/>
              <w:noProof/>
            </w:rPr>
          </w:pPr>
          <w:del w:id="786" w:author="Deepak Bansal (AZURE)" w:date="2012-08-22T13:01:00Z">
            <w:r w:rsidRPr="002705F3" w:rsidDel="002705F3">
              <w:rPr>
                <w:noProof/>
                <w:rPrChange w:id="787" w:author="Deepak Bansal (AZURE)" w:date="2012-08-22T13:01:00Z">
                  <w:rPr>
                    <w:rStyle w:val="Hyperlink"/>
                    <w:noProof/>
                  </w:rPr>
                </w:rPrChange>
              </w:rPr>
              <w:delText>6.1.3</w:delText>
            </w:r>
            <w:r w:rsidDel="002705F3">
              <w:rPr>
                <w:rFonts w:eastAsiaTheme="minorEastAsia"/>
                <w:noProof/>
              </w:rPr>
              <w:tab/>
            </w:r>
            <w:r w:rsidRPr="002705F3" w:rsidDel="002705F3">
              <w:rPr>
                <w:noProof/>
                <w:rPrChange w:id="788" w:author="Deepak Bansal (AZURE)" w:date="2012-08-22T13:01:00Z">
                  <w:rPr>
                    <w:rStyle w:val="Hyperlink"/>
                    <w:noProof/>
                  </w:rPr>
                </w:rPrChange>
              </w:rPr>
              <w:delText>OpenFlow Logical Switches</w:delText>
            </w:r>
            <w:r w:rsidDel="002705F3">
              <w:rPr>
                <w:noProof/>
                <w:webHidden/>
              </w:rPr>
              <w:tab/>
              <w:delText>10</w:delText>
            </w:r>
          </w:del>
        </w:p>
        <w:p w14:paraId="73D24311" w14:textId="77777777" w:rsidR="00B40C61" w:rsidDel="002705F3" w:rsidRDefault="00B40C61">
          <w:pPr>
            <w:pStyle w:val="TOC3"/>
            <w:tabs>
              <w:tab w:val="left" w:pos="1320"/>
              <w:tab w:val="right" w:leader="dot" w:pos="9350"/>
            </w:tabs>
            <w:rPr>
              <w:del w:id="789" w:author="Deepak Bansal (AZURE)" w:date="2012-08-22T13:01:00Z"/>
              <w:rFonts w:eastAsiaTheme="minorEastAsia"/>
              <w:noProof/>
            </w:rPr>
          </w:pPr>
          <w:del w:id="790" w:author="Deepak Bansal (AZURE)" w:date="2012-08-22T13:01:00Z">
            <w:r w:rsidRPr="002705F3" w:rsidDel="002705F3">
              <w:rPr>
                <w:noProof/>
                <w:rPrChange w:id="791" w:author="Deepak Bansal (AZURE)" w:date="2012-08-22T13:01:00Z">
                  <w:rPr>
                    <w:rStyle w:val="Hyperlink"/>
                    <w:noProof/>
                  </w:rPr>
                </w:rPrChange>
              </w:rPr>
              <w:delText>6.1.4</w:delText>
            </w:r>
            <w:r w:rsidDel="002705F3">
              <w:rPr>
                <w:rFonts w:eastAsiaTheme="minorEastAsia"/>
                <w:noProof/>
              </w:rPr>
              <w:tab/>
            </w:r>
            <w:r w:rsidRPr="002705F3" w:rsidDel="002705F3">
              <w:rPr>
                <w:noProof/>
                <w:rPrChange w:id="792" w:author="Deepak Bansal (AZURE)" w:date="2012-08-22T13:01:00Z">
                  <w:rPr>
                    <w:rStyle w:val="Hyperlink"/>
                    <w:noProof/>
                  </w:rPr>
                </w:rPrChange>
              </w:rPr>
              <w:delText>Connection Interruption</w:delText>
            </w:r>
            <w:r w:rsidDel="002705F3">
              <w:rPr>
                <w:noProof/>
                <w:webHidden/>
              </w:rPr>
              <w:tab/>
              <w:delText>11</w:delText>
            </w:r>
          </w:del>
        </w:p>
        <w:p w14:paraId="6463E3C0" w14:textId="77777777" w:rsidR="00B40C61" w:rsidDel="002705F3" w:rsidRDefault="00B40C61">
          <w:pPr>
            <w:pStyle w:val="TOC3"/>
            <w:tabs>
              <w:tab w:val="left" w:pos="1320"/>
              <w:tab w:val="right" w:leader="dot" w:pos="9350"/>
            </w:tabs>
            <w:rPr>
              <w:del w:id="793" w:author="Deepak Bansal (AZURE)" w:date="2012-08-22T13:01:00Z"/>
              <w:rFonts w:eastAsiaTheme="minorEastAsia"/>
              <w:noProof/>
            </w:rPr>
          </w:pPr>
          <w:del w:id="794" w:author="Deepak Bansal (AZURE)" w:date="2012-08-22T13:01:00Z">
            <w:r w:rsidRPr="002705F3" w:rsidDel="002705F3">
              <w:rPr>
                <w:noProof/>
                <w:rPrChange w:id="795" w:author="Deepak Bansal (AZURE)" w:date="2012-08-22T13:01:00Z">
                  <w:rPr>
                    <w:rStyle w:val="Hyperlink"/>
                    <w:noProof/>
                  </w:rPr>
                </w:rPrChange>
              </w:rPr>
              <w:delText>6.1.5</w:delText>
            </w:r>
            <w:r w:rsidDel="002705F3">
              <w:rPr>
                <w:rFonts w:eastAsiaTheme="minorEastAsia"/>
                <w:noProof/>
              </w:rPr>
              <w:tab/>
            </w:r>
            <w:r w:rsidRPr="002705F3" w:rsidDel="002705F3">
              <w:rPr>
                <w:noProof/>
                <w:rPrChange w:id="796" w:author="Deepak Bansal (AZURE)" w:date="2012-08-22T13:01:00Z">
                  <w:rPr>
                    <w:rStyle w:val="Hyperlink"/>
                    <w:noProof/>
                  </w:rPr>
                </w:rPrChange>
              </w:rPr>
              <w:delText>Encryption</w:delText>
            </w:r>
            <w:r w:rsidDel="002705F3">
              <w:rPr>
                <w:noProof/>
                <w:webHidden/>
              </w:rPr>
              <w:tab/>
              <w:delText>11</w:delText>
            </w:r>
          </w:del>
        </w:p>
        <w:p w14:paraId="67253143" w14:textId="77777777" w:rsidR="00B40C61" w:rsidDel="002705F3" w:rsidRDefault="00B40C61">
          <w:pPr>
            <w:pStyle w:val="TOC3"/>
            <w:tabs>
              <w:tab w:val="left" w:pos="1320"/>
              <w:tab w:val="right" w:leader="dot" w:pos="9350"/>
            </w:tabs>
            <w:rPr>
              <w:del w:id="797" w:author="Deepak Bansal (AZURE)" w:date="2012-08-22T13:01:00Z"/>
              <w:rFonts w:eastAsiaTheme="minorEastAsia"/>
              <w:noProof/>
            </w:rPr>
          </w:pPr>
          <w:del w:id="798" w:author="Deepak Bansal (AZURE)" w:date="2012-08-22T13:01:00Z">
            <w:r w:rsidRPr="002705F3" w:rsidDel="002705F3">
              <w:rPr>
                <w:noProof/>
                <w:rPrChange w:id="799" w:author="Deepak Bansal (AZURE)" w:date="2012-08-22T13:01:00Z">
                  <w:rPr>
                    <w:rStyle w:val="Hyperlink"/>
                    <w:noProof/>
                  </w:rPr>
                </w:rPrChange>
              </w:rPr>
              <w:delText>6.1.6</w:delText>
            </w:r>
            <w:r w:rsidDel="002705F3">
              <w:rPr>
                <w:rFonts w:eastAsiaTheme="minorEastAsia"/>
                <w:noProof/>
              </w:rPr>
              <w:tab/>
            </w:r>
            <w:r w:rsidRPr="002705F3" w:rsidDel="002705F3">
              <w:rPr>
                <w:noProof/>
                <w:rPrChange w:id="800" w:author="Deepak Bansal (AZURE)" w:date="2012-08-22T13:01:00Z">
                  <w:rPr>
                    <w:rStyle w:val="Hyperlink"/>
                    <w:noProof/>
                  </w:rPr>
                </w:rPrChange>
              </w:rPr>
              <w:delText>Queues</w:delText>
            </w:r>
            <w:r w:rsidDel="002705F3">
              <w:rPr>
                <w:noProof/>
                <w:webHidden/>
              </w:rPr>
              <w:tab/>
              <w:delText>11</w:delText>
            </w:r>
          </w:del>
        </w:p>
        <w:p w14:paraId="18DFC27D" w14:textId="77777777" w:rsidR="00B40C61" w:rsidDel="002705F3" w:rsidRDefault="00B40C61">
          <w:pPr>
            <w:pStyle w:val="TOC3"/>
            <w:tabs>
              <w:tab w:val="left" w:pos="1320"/>
              <w:tab w:val="right" w:leader="dot" w:pos="9350"/>
            </w:tabs>
            <w:rPr>
              <w:del w:id="801" w:author="Deepak Bansal (AZURE)" w:date="2012-08-22T13:01:00Z"/>
              <w:rFonts w:eastAsiaTheme="minorEastAsia"/>
              <w:noProof/>
            </w:rPr>
          </w:pPr>
          <w:del w:id="802" w:author="Deepak Bansal (AZURE)" w:date="2012-08-22T13:01:00Z">
            <w:r w:rsidRPr="002705F3" w:rsidDel="002705F3">
              <w:rPr>
                <w:noProof/>
                <w:rPrChange w:id="803" w:author="Deepak Bansal (AZURE)" w:date="2012-08-22T13:01:00Z">
                  <w:rPr>
                    <w:rStyle w:val="Hyperlink"/>
                    <w:noProof/>
                  </w:rPr>
                </w:rPrChange>
              </w:rPr>
              <w:delText>6.1.7</w:delText>
            </w:r>
            <w:r w:rsidDel="002705F3">
              <w:rPr>
                <w:rFonts w:eastAsiaTheme="minorEastAsia"/>
                <w:noProof/>
              </w:rPr>
              <w:tab/>
            </w:r>
            <w:r w:rsidRPr="002705F3" w:rsidDel="002705F3">
              <w:rPr>
                <w:noProof/>
                <w:rPrChange w:id="804" w:author="Deepak Bansal (AZURE)" w:date="2012-08-22T13:01:00Z">
                  <w:rPr>
                    <w:rStyle w:val="Hyperlink"/>
                    <w:noProof/>
                  </w:rPr>
                </w:rPrChange>
              </w:rPr>
              <w:delText>Ports</w:delText>
            </w:r>
            <w:r w:rsidDel="002705F3">
              <w:rPr>
                <w:noProof/>
                <w:webHidden/>
              </w:rPr>
              <w:tab/>
              <w:delText>11</w:delText>
            </w:r>
          </w:del>
        </w:p>
        <w:p w14:paraId="5B350582" w14:textId="77777777" w:rsidR="00B40C61" w:rsidDel="002705F3" w:rsidRDefault="00B40C61">
          <w:pPr>
            <w:pStyle w:val="TOC3"/>
            <w:tabs>
              <w:tab w:val="left" w:pos="1320"/>
              <w:tab w:val="right" w:leader="dot" w:pos="9350"/>
            </w:tabs>
            <w:rPr>
              <w:del w:id="805" w:author="Deepak Bansal (AZURE)" w:date="2012-08-22T13:01:00Z"/>
              <w:rFonts w:eastAsiaTheme="minorEastAsia"/>
              <w:noProof/>
            </w:rPr>
          </w:pPr>
          <w:del w:id="806" w:author="Deepak Bansal (AZURE)" w:date="2012-08-22T13:01:00Z">
            <w:r w:rsidRPr="002705F3" w:rsidDel="002705F3">
              <w:rPr>
                <w:noProof/>
                <w:rPrChange w:id="807" w:author="Deepak Bansal (AZURE)" w:date="2012-08-22T13:01:00Z">
                  <w:rPr>
                    <w:rStyle w:val="Hyperlink"/>
                    <w:noProof/>
                  </w:rPr>
                </w:rPrChange>
              </w:rPr>
              <w:delText>6.1.8</w:delText>
            </w:r>
            <w:r w:rsidDel="002705F3">
              <w:rPr>
                <w:rFonts w:eastAsiaTheme="minorEastAsia"/>
                <w:noProof/>
              </w:rPr>
              <w:tab/>
            </w:r>
            <w:r w:rsidRPr="002705F3" w:rsidDel="002705F3">
              <w:rPr>
                <w:noProof/>
                <w:rPrChange w:id="808" w:author="Deepak Bansal (AZURE)" w:date="2012-08-22T13:01:00Z">
                  <w:rPr>
                    <w:rStyle w:val="Hyperlink"/>
                    <w:noProof/>
                  </w:rPr>
                </w:rPrChange>
              </w:rPr>
              <w:delText>Capability Discovery</w:delText>
            </w:r>
            <w:r w:rsidDel="002705F3">
              <w:rPr>
                <w:noProof/>
                <w:webHidden/>
              </w:rPr>
              <w:tab/>
              <w:delText>12</w:delText>
            </w:r>
          </w:del>
        </w:p>
        <w:p w14:paraId="1C212CBD" w14:textId="77777777" w:rsidR="00B40C61" w:rsidDel="002705F3" w:rsidRDefault="00B40C61">
          <w:pPr>
            <w:pStyle w:val="TOC3"/>
            <w:tabs>
              <w:tab w:val="left" w:pos="1320"/>
              <w:tab w:val="right" w:leader="dot" w:pos="9350"/>
            </w:tabs>
            <w:rPr>
              <w:del w:id="809" w:author="Deepak Bansal (AZURE)" w:date="2012-08-22T13:01:00Z"/>
              <w:rFonts w:eastAsiaTheme="minorEastAsia"/>
              <w:noProof/>
            </w:rPr>
          </w:pPr>
          <w:del w:id="810" w:author="Deepak Bansal (AZURE)" w:date="2012-08-22T13:01:00Z">
            <w:r w:rsidRPr="002705F3" w:rsidDel="002705F3">
              <w:rPr>
                <w:noProof/>
                <w:rPrChange w:id="811" w:author="Deepak Bansal (AZURE)" w:date="2012-08-22T13:01:00Z">
                  <w:rPr>
                    <w:rStyle w:val="Hyperlink"/>
                    <w:noProof/>
                  </w:rPr>
                </w:rPrChange>
              </w:rPr>
              <w:delText>6.1.9</w:delText>
            </w:r>
            <w:r w:rsidDel="002705F3">
              <w:rPr>
                <w:rFonts w:eastAsiaTheme="minorEastAsia"/>
                <w:noProof/>
              </w:rPr>
              <w:tab/>
            </w:r>
            <w:r w:rsidRPr="002705F3" w:rsidDel="002705F3">
              <w:rPr>
                <w:noProof/>
                <w:rPrChange w:id="812" w:author="Deepak Bansal (AZURE)" w:date="2012-08-22T13:01:00Z">
                  <w:rPr>
                    <w:rStyle w:val="Hyperlink"/>
                    <w:noProof/>
                  </w:rPr>
                </w:rPrChange>
              </w:rPr>
              <w:delText>Tunnel Configuration</w:delText>
            </w:r>
            <w:r w:rsidDel="002705F3">
              <w:rPr>
                <w:noProof/>
                <w:webHidden/>
              </w:rPr>
              <w:tab/>
              <w:delText>12</w:delText>
            </w:r>
          </w:del>
        </w:p>
        <w:p w14:paraId="3FBE0057" w14:textId="77777777" w:rsidR="00B40C61" w:rsidDel="002705F3" w:rsidRDefault="00B40C61">
          <w:pPr>
            <w:pStyle w:val="TOC3"/>
            <w:tabs>
              <w:tab w:val="left" w:pos="1320"/>
              <w:tab w:val="right" w:leader="dot" w:pos="9350"/>
            </w:tabs>
            <w:rPr>
              <w:del w:id="813" w:author="Deepak Bansal (AZURE)" w:date="2012-08-22T13:01:00Z"/>
              <w:rFonts w:eastAsiaTheme="minorEastAsia"/>
              <w:noProof/>
            </w:rPr>
          </w:pPr>
          <w:del w:id="814" w:author="Deepak Bansal (AZURE)" w:date="2012-08-22T13:01:00Z">
            <w:r w:rsidRPr="002705F3" w:rsidDel="002705F3">
              <w:rPr>
                <w:noProof/>
                <w:rPrChange w:id="815" w:author="Deepak Bansal (AZURE)" w:date="2012-08-22T13:01:00Z">
                  <w:rPr>
                    <w:rStyle w:val="Hyperlink"/>
                    <w:noProof/>
                  </w:rPr>
                </w:rPrChange>
              </w:rPr>
              <w:delText>6.1.10</w:delText>
            </w:r>
            <w:r w:rsidDel="002705F3">
              <w:rPr>
                <w:rFonts w:eastAsiaTheme="minorEastAsia"/>
                <w:noProof/>
              </w:rPr>
              <w:tab/>
            </w:r>
            <w:r w:rsidRPr="002705F3" w:rsidDel="002705F3">
              <w:rPr>
                <w:noProof/>
                <w:rPrChange w:id="816" w:author="Deepak Bansal (AZURE)" w:date="2012-08-22T13:01:00Z">
                  <w:rPr>
                    <w:rStyle w:val="Hyperlink"/>
                    <w:noProof/>
                  </w:rPr>
                </w:rPrChange>
              </w:rPr>
              <w:delText>Datapath ID</w:delText>
            </w:r>
            <w:r w:rsidDel="002705F3">
              <w:rPr>
                <w:noProof/>
                <w:webHidden/>
              </w:rPr>
              <w:tab/>
              <w:delText>12</w:delText>
            </w:r>
          </w:del>
        </w:p>
        <w:p w14:paraId="771FCD7D" w14:textId="77777777" w:rsidR="00B40C61" w:rsidDel="002705F3" w:rsidRDefault="00B40C61">
          <w:pPr>
            <w:pStyle w:val="TOC2"/>
            <w:tabs>
              <w:tab w:val="left" w:pos="880"/>
              <w:tab w:val="right" w:leader="dot" w:pos="9350"/>
            </w:tabs>
            <w:rPr>
              <w:del w:id="817" w:author="Deepak Bansal (AZURE)" w:date="2012-08-22T13:01:00Z"/>
              <w:rFonts w:eastAsiaTheme="minorEastAsia"/>
              <w:noProof/>
            </w:rPr>
          </w:pPr>
          <w:del w:id="818" w:author="Deepak Bansal (AZURE)" w:date="2012-08-22T13:01:00Z">
            <w:r w:rsidRPr="002705F3" w:rsidDel="002705F3">
              <w:rPr>
                <w:noProof/>
                <w:rPrChange w:id="819" w:author="Deepak Bansal (AZURE)" w:date="2012-08-22T13:01:00Z">
                  <w:rPr>
                    <w:rStyle w:val="Hyperlink"/>
                    <w:noProof/>
                  </w:rPr>
                </w:rPrChange>
              </w:rPr>
              <w:delText>6.2</w:delText>
            </w:r>
            <w:r w:rsidDel="002705F3">
              <w:rPr>
                <w:rFonts w:eastAsiaTheme="minorEastAsia"/>
                <w:noProof/>
              </w:rPr>
              <w:tab/>
            </w:r>
            <w:r w:rsidRPr="002705F3" w:rsidDel="002705F3">
              <w:rPr>
                <w:noProof/>
                <w:rPrChange w:id="820" w:author="Deepak Bansal (AZURE)" w:date="2012-08-22T13:01:00Z">
                  <w:rPr>
                    <w:rStyle w:val="Hyperlink"/>
                    <w:noProof/>
                  </w:rPr>
                </w:rPrChange>
              </w:rPr>
              <w:delText>Operational Requirements</w:delText>
            </w:r>
            <w:r w:rsidDel="002705F3">
              <w:rPr>
                <w:noProof/>
                <w:webHidden/>
              </w:rPr>
              <w:tab/>
              <w:delText>12</w:delText>
            </w:r>
          </w:del>
        </w:p>
        <w:p w14:paraId="1A1B23FB" w14:textId="77777777" w:rsidR="00B40C61" w:rsidDel="002705F3" w:rsidRDefault="00B40C61">
          <w:pPr>
            <w:pStyle w:val="TOC2"/>
            <w:tabs>
              <w:tab w:val="left" w:pos="880"/>
              <w:tab w:val="right" w:leader="dot" w:pos="9350"/>
            </w:tabs>
            <w:rPr>
              <w:del w:id="821" w:author="Deepak Bansal (AZURE)" w:date="2012-08-22T13:01:00Z"/>
              <w:rFonts w:eastAsiaTheme="minorEastAsia"/>
              <w:noProof/>
            </w:rPr>
          </w:pPr>
          <w:del w:id="822" w:author="Deepak Bansal (AZURE)" w:date="2012-08-22T13:01:00Z">
            <w:r w:rsidRPr="002705F3" w:rsidDel="002705F3">
              <w:rPr>
                <w:noProof/>
                <w:rPrChange w:id="823" w:author="Deepak Bansal (AZURE)" w:date="2012-08-22T13:01:00Z">
                  <w:rPr>
                    <w:rStyle w:val="Hyperlink"/>
                    <w:noProof/>
                  </w:rPr>
                </w:rPrChange>
              </w:rPr>
              <w:delText>6.3</w:delText>
            </w:r>
            <w:r w:rsidDel="002705F3">
              <w:rPr>
                <w:rFonts w:eastAsiaTheme="minorEastAsia"/>
                <w:noProof/>
              </w:rPr>
              <w:tab/>
            </w:r>
            <w:r w:rsidRPr="002705F3" w:rsidDel="002705F3">
              <w:rPr>
                <w:noProof/>
                <w:rPrChange w:id="824" w:author="Deepak Bansal (AZURE)" w:date="2012-08-22T13:01:00Z">
                  <w:rPr>
                    <w:rStyle w:val="Hyperlink"/>
                    <w:noProof/>
                  </w:rPr>
                </w:rPrChange>
              </w:rPr>
              <w:delText>Requirements for the Switch Management Protocol</w:delText>
            </w:r>
            <w:r w:rsidDel="002705F3">
              <w:rPr>
                <w:noProof/>
                <w:webHidden/>
              </w:rPr>
              <w:tab/>
              <w:delText>13</w:delText>
            </w:r>
          </w:del>
        </w:p>
        <w:p w14:paraId="1E40197F" w14:textId="77777777" w:rsidR="00B40C61" w:rsidDel="002705F3" w:rsidRDefault="00B40C61">
          <w:pPr>
            <w:pStyle w:val="TOC1"/>
            <w:tabs>
              <w:tab w:val="left" w:pos="440"/>
              <w:tab w:val="right" w:leader="dot" w:pos="9350"/>
            </w:tabs>
            <w:rPr>
              <w:del w:id="825" w:author="Deepak Bansal (AZURE)" w:date="2012-08-22T13:01:00Z"/>
              <w:rFonts w:eastAsiaTheme="minorEastAsia"/>
              <w:noProof/>
            </w:rPr>
          </w:pPr>
          <w:del w:id="826" w:author="Deepak Bansal (AZURE)" w:date="2012-08-22T13:01:00Z">
            <w:r w:rsidRPr="002705F3" w:rsidDel="002705F3">
              <w:rPr>
                <w:noProof/>
                <w:rPrChange w:id="827" w:author="Deepak Bansal (AZURE)" w:date="2012-08-22T13:01:00Z">
                  <w:rPr>
                    <w:rStyle w:val="Hyperlink"/>
                    <w:noProof/>
                  </w:rPr>
                </w:rPrChange>
              </w:rPr>
              <w:delText>7</w:delText>
            </w:r>
            <w:r w:rsidDel="002705F3">
              <w:rPr>
                <w:rFonts w:eastAsiaTheme="minorEastAsia"/>
                <w:noProof/>
              </w:rPr>
              <w:tab/>
            </w:r>
            <w:r w:rsidRPr="002705F3" w:rsidDel="002705F3">
              <w:rPr>
                <w:noProof/>
                <w:rPrChange w:id="828" w:author="Deepak Bansal (AZURE)" w:date="2012-08-22T13:01:00Z">
                  <w:rPr>
                    <w:rStyle w:val="Hyperlink"/>
                    <w:noProof/>
                  </w:rPr>
                </w:rPrChange>
              </w:rPr>
              <w:delText>Data Model</w:delText>
            </w:r>
            <w:r w:rsidDel="002705F3">
              <w:rPr>
                <w:noProof/>
                <w:webHidden/>
              </w:rPr>
              <w:tab/>
              <w:delText>14</w:delText>
            </w:r>
          </w:del>
        </w:p>
        <w:p w14:paraId="1C1ED14A" w14:textId="77777777" w:rsidR="00B40C61" w:rsidDel="002705F3" w:rsidRDefault="00B40C61">
          <w:pPr>
            <w:pStyle w:val="TOC2"/>
            <w:tabs>
              <w:tab w:val="left" w:pos="880"/>
              <w:tab w:val="right" w:leader="dot" w:pos="9350"/>
            </w:tabs>
            <w:rPr>
              <w:del w:id="829" w:author="Deepak Bansal (AZURE)" w:date="2012-08-22T13:01:00Z"/>
              <w:rFonts w:eastAsiaTheme="minorEastAsia"/>
              <w:noProof/>
            </w:rPr>
          </w:pPr>
          <w:del w:id="830" w:author="Deepak Bansal (AZURE)" w:date="2012-08-22T13:01:00Z">
            <w:r w:rsidRPr="002705F3" w:rsidDel="002705F3">
              <w:rPr>
                <w:noProof/>
                <w:rPrChange w:id="831" w:author="Deepak Bansal (AZURE)" w:date="2012-08-22T13:01:00Z">
                  <w:rPr>
                    <w:rStyle w:val="Hyperlink"/>
                    <w:noProof/>
                  </w:rPr>
                </w:rPrChange>
              </w:rPr>
              <w:delText>7.1</w:delText>
            </w:r>
            <w:r w:rsidDel="002705F3">
              <w:rPr>
                <w:rFonts w:eastAsiaTheme="minorEastAsia"/>
                <w:noProof/>
              </w:rPr>
              <w:tab/>
            </w:r>
            <w:r w:rsidRPr="002705F3" w:rsidDel="002705F3">
              <w:rPr>
                <w:noProof/>
                <w:rPrChange w:id="832" w:author="Deepak Bansal (AZURE)" w:date="2012-08-22T13:01:00Z">
                  <w:rPr>
                    <w:rStyle w:val="Hyperlink"/>
                    <w:noProof/>
                  </w:rPr>
                </w:rPrChange>
              </w:rPr>
              <w:delText>OpenFlow Capable Switch</w:delText>
            </w:r>
            <w:r w:rsidDel="002705F3">
              <w:rPr>
                <w:noProof/>
                <w:webHidden/>
              </w:rPr>
              <w:tab/>
              <w:delText>16</w:delText>
            </w:r>
          </w:del>
        </w:p>
        <w:p w14:paraId="654FC78B" w14:textId="77777777" w:rsidR="00B40C61" w:rsidDel="002705F3" w:rsidRDefault="00B40C61">
          <w:pPr>
            <w:pStyle w:val="TOC3"/>
            <w:tabs>
              <w:tab w:val="left" w:pos="1320"/>
              <w:tab w:val="right" w:leader="dot" w:pos="9350"/>
            </w:tabs>
            <w:rPr>
              <w:del w:id="833" w:author="Deepak Bansal (AZURE)" w:date="2012-08-22T13:01:00Z"/>
              <w:rFonts w:eastAsiaTheme="minorEastAsia"/>
              <w:noProof/>
            </w:rPr>
          </w:pPr>
          <w:del w:id="834" w:author="Deepak Bansal (AZURE)" w:date="2012-08-22T13:01:00Z">
            <w:r w:rsidRPr="002705F3" w:rsidDel="002705F3">
              <w:rPr>
                <w:noProof/>
                <w:rPrChange w:id="835" w:author="Deepak Bansal (AZURE)" w:date="2012-08-22T13:01:00Z">
                  <w:rPr>
                    <w:rStyle w:val="Hyperlink"/>
                    <w:noProof/>
                  </w:rPr>
                </w:rPrChange>
              </w:rPr>
              <w:delText>7.1.1</w:delText>
            </w:r>
            <w:r w:rsidDel="002705F3">
              <w:rPr>
                <w:rFonts w:eastAsiaTheme="minorEastAsia"/>
                <w:noProof/>
              </w:rPr>
              <w:tab/>
            </w:r>
            <w:r w:rsidRPr="002705F3" w:rsidDel="002705F3">
              <w:rPr>
                <w:noProof/>
                <w:rPrChange w:id="836" w:author="Deepak Bansal (AZURE)" w:date="2012-08-22T13:01:00Z">
                  <w:rPr>
                    <w:rStyle w:val="Hyperlink"/>
                    <w:noProof/>
                  </w:rPr>
                </w:rPrChange>
              </w:rPr>
              <w:delText>UML Diagram</w:delText>
            </w:r>
            <w:r w:rsidDel="002705F3">
              <w:rPr>
                <w:noProof/>
                <w:webHidden/>
              </w:rPr>
              <w:tab/>
              <w:delText>16</w:delText>
            </w:r>
          </w:del>
        </w:p>
        <w:p w14:paraId="40A6FA29" w14:textId="77777777" w:rsidR="00B40C61" w:rsidDel="002705F3" w:rsidRDefault="00B40C61">
          <w:pPr>
            <w:pStyle w:val="TOC3"/>
            <w:tabs>
              <w:tab w:val="left" w:pos="1320"/>
              <w:tab w:val="right" w:leader="dot" w:pos="9350"/>
            </w:tabs>
            <w:rPr>
              <w:del w:id="837" w:author="Deepak Bansal (AZURE)" w:date="2012-08-22T13:01:00Z"/>
              <w:rFonts w:eastAsiaTheme="minorEastAsia"/>
              <w:noProof/>
            </w:rPr>
          </w:pPr>
          <w:del w:id="838" w:author="Deepak Bansal (AZURE)" w:date="2012-08-22T13:01:00Z">
            <w:r w:rsidRPr="002705F3" w:rsidDel="002705F3">
              <w:rPr>
                <w:noProof/>
                <w:rPrChange w:id="839" w:author="Deepak Bansal (AZURE)" w:date="2012-08-22T13:01:00Z">
                  <w:rPr>
                    <w:rStyle w:val="Hyperlink"/>
                    <w:noProof/>
                  </w:rPr>
                </w:rPrChange>
              </w:rPr>
              <w:delText>7.1.2</w:delText>
            </w:r>
            <w:r w:rsidDel="002705F3">
              <w:rPr>
                <w:rFonts w:eastAsiaTheme="minorEastAsia"/>
                <w:noProof/>
              </w:rPr>
              <w:tab/>
            </w:r>
            <w:r w:rsidRPr="002705F3" w:rsidDel="002705F3">
              <w:rPr>
                <w:noProof/>
                <w:rPrChange w:id="840" w:author="Deepak Bansal (AZURE)" w:date="2012-08-22T13:01:00Z">
                  <w:rPr>
                    <w:rStyle w:val="Hyperlink"/>
                    <w:noProof/>
                  </w:rPr>
                </w:rPrChange>
              </w:rPr>
              <w:delText>XML Schema</w:delText>
            </w:r>
            <w:r w:rsidDel="002705F3">
              <w:rPr>
                <w:noProof/>
                <w:webHidden/>
              </w:rPr>
              <w:tab/>
              <w:delText>16</w:delText>
            </w:r>
          </w:del>
        </w:p>
        <w:p w14:paraId="60D7C87D" w14:textId="77777777" w:rsidR="00B40C61" w:rsidDel="002705F3" w:rsidRDefault="00B40C61">
          <w:pPr>
            <w:pStyle w:val="TOC3"/>
            <w:tabs>
              <w:tab w:val="left" w:pos="1320"/>
              <w:tab w:val="right" w:leader="dot" w:pos="9350"/>
            </w:tabs>
            <w:rPr>
              <w:del w:id="841" w:author="Deepak Bansal (AZURE)" w:date="2012-08-22T13:01:00Z"/>
              <w:rFonts w:eastAsiaTheme="minorEastAsia"/>
              <w:noProof/>
            </w:rPr>
          </w:pPr>
          <w:del w:id="842" w:author="Deepak Bansal (AZURE)" w:date="2012-08-22T13:01:00Z">
            <w:r w:rsidRPr="002705F3" w:rsidDel="002705F3">
              <w:rPr>
                <w:noProof/>
                <w:rPrChange w:id="843" w:author="Deepak Bansal (AZURE)" w:date="2012-08-22T13:01:00Z">
                  <w:rPr>
                    <w:rStyle w:val="Hyperlink"/>
                    <w:noProof/>
                  </w:rPr>
                </w:rPrChange>
              </w:rPr>
              <w:delText>7.1.3</w:delText>
            </w:r>
            <w:r w:rsidDel="002705F3">
              <w:rPr>
                <w:rFonts w:eastAsiaTheme="minorEastAsia"/>
                <w:noProof/>
              </w:rPr>
              <w:tab/>
            </w:r>
            <w:r w:rsidRPr="002705F3" w:rsidDel="002705F3">
              <w:rPr>
                <w:noProof/>
                <w:rPrChange w:id="844" w:author="Deepak Bansal (AZURE)" w:date="2012-08-22T13:01:00Z">
                  <w:rPr>
                    <w:rStyle w:val="Hyperlink"/>
                    <w:noProof/>
                  </w:rPr>
                </w:rPrChange>
              </w:rPr>
              <w:delText>XML Example</w:delText>
            </w:r>
            <w:r w:rsidDel="002705F3">
              <w:rPr>
                <w:noProof/>
                <w:webHidden/>
              </w:rPr>
              <w:tab/>
              <w:delText>17</w:delText>
            </w:r>
          </w:del>
        </w:p>
        <w:p w14:paraId="51335C32" w14:textId="77777777" w:rsidR="00B40C61" w:rsidDel="002705F3" w:rsidRDefault="00B40C61">
          <w:pPr>
            <w:pStyle w:val="TOC3"/>
            <w:tabs>
              <w:tab w:val="left" w:pos="1320"/>
              <w:tab w:val="right" w:leader="dot" w:pos="9350"/>
            </w:tabs>
            <w:rPr>
              <w:del w:id="845" w:author="Deepak Bansal (AZURE)" w:date="2012-08-22T13:01:00Z"/>
              <w:rFonts w:eastAsiaTheme="minorEastAsia"/>
              <w:noProof/>
            </w:rPr>
          </w:pPr>
          <w:del w:id="846" w:author="Deepak Bansal (AZURE)" w:date="2012-08-22T13:01:00Z">
            <w:r w:rsidRPr="002705F3" w:rsidDel="002705F3">
              <w:rPr>
                <w:noProof/>
                <w:rPrChange w:id="847" w:author="Deepak Bansal (AZURE)" w:date="2012-08-22T13:01:00Z">
                  <w:rPr>
                    <w:rStyle w:val="Hyperlink"/>
                    <w:noProof/>
                  </w:rPr>
                </w:rPrChange>
              </w:rPr>
              <w:delText>7.1.4</w:delText>
            </w:r>
            <w:r w:rsidDel="002705F3">
              <w:rPr>
                <w:rFonts w:eastAsiaTheme="minorEastAsia"/>
                <w:noProof/>
              </w:rPr>
              <w:tab/>
            </w:r>
            <w:r w:rsidRPr="002705F3" w:rsidDel="002705F3">
              <w:rPr>
                <w:noProof/>
                <w:rPrChange w:id="848" w:author="Deepak Bansal (AZURE)" w:date="2012-08-22T13:01:00Z">
                  <w:rPr>
                    <w:rStyle w:val="Hyperlink"/>
                    <w:noProof/>
                  </w:rPr>
                </w:rPrChange>
              </w:rPr>
              <w:delText>Normative Constraints</w:delText>
            </w:r>
            <w:r w:rsidDel="002705F3">
              <w:rPr>
                <w:noProof/>
                <w:webHidden/>
              </w:rPr>
              <w:tab/>
              <w:delText>18</w:delText>
            </w:r>
          </w:del>
        </w:p>
        <w:p w14:paraId="3A64BC83" w14:textId="77777777" w:rsidR="00B40C61" w:rsidDel="002705F3" w:rsidRDefault="00B40C61">
          <w:pPr>
            <w:pStyle w:val="TOC3"/>
            <w:tabs>
              <w:tab w:val="left" w:pos="1320"/>
              <w:tab w:val="right" w:leader="dot" w:pos="9350"/>
            </w:tabs>
            <w:rPr>
              <w:del w:id="849" w:author="Deepak Bansal (AZURE)" w:date="2012-08-22T13:01:00Z"/>
              <w:rFonts w:eastAsiaTheme="minorEastAsia"/>
              <w:noProof/>
            </w:rPr>
          </w:pPr>
          <w:del w:id="850" w:author="Deepak Bansal (AZURE)" w:date="2012-08-22T13:01:00Z">
            <w:r w:rsidRPr="002705F3" w:rsidDel="002705F3">
              <w:rPr>
                <w:noProof/>
                <w:rPrChange w:id="851" w:author="Deepak Bansal (AZURE)" w:date="2012-08-22T13:01:00Z">
                  <w:rPr>
                    <w:rStyle w:val="Hyperlink"/>
                    <w:noProof/>
                  </w:rPr>
                </w:rPrChange>
              </w:rPr>
              <w:lastRenderedPageBreak/>
              <w:delText>7.1.5</w:delText>
            </w:r>
            <w:r w:rsidDel="002705F3">
              <w:rPr>
                <w:rFonts w:eastAsiaTheme="minorEastAsia"/>
                <w:noProof/>
              </w:rPr>
              <w:tab/>
            </w:r>
            <w:r w:rsidRPr="002705F3" w:rsidDel="002705F3">
              <w:rPr>
                <w:noProof/>
                <w:rPrChange w:id="852" w:author="Deepak Bansal (AZURE)" w:date="2012-08-22T13:01:00Z">
                  <w:rPr>
                    <w:rStyle w:val="Hyperlink"/>
                    <w:noProof/>
                  </w:rPr>
                </w:rPrChange>
              </w:rPr>
              <w:delText>YANG Specification</w:delText>
            </w:r>
            <w:r w:rsidDel="002705F3">
              <w:rPr>
                <w:noProof/>
                <w:webHidden/>
              </w:rPr>
              <w:tab/>
              <w:delText>18</w:delText>
            </w:r>
          </w:del>
        </w:p>
        <w:p w14:paraId="45A0B8F8" w14:textId="77777777" w:rsidR="00B40C61" w:rsidDel="002705F3" w:rsidRDefault="00B40C61">
          <w:pPr>
            <w:pStyle w:val="TOC2"/>
            <w:tabs>
              <w:tab w:val="left" w:pos="880"/>
              <w:tab w:val="right" w:leader="dot" w:pos="9350"/>
            </w:tabs>
            <w:rPr>
              <w:del w:id="853" w:author="Deepak Bansal (AZURE)" w:date="2012-08-22T13:01:00Z"/>
              <w:rFonts w:eastAsiaTheme="minorEastAsia"/>
              <w:noProof/>
            </w:rPr>
          </w:pPr>
          <w:del w:id="854" w:author="Deepak Bansal (AZURE)" w:date="2012-08-22T13:01:00Z">
            <w:r w:rsidRPr="002705F3" w:rsidDel="002705F3">
              <w:rPr>
                <w:noProof/>
                <w:rPrChange w:id="855" w:author="Deepak Bansal (AZURE)" w:date="2012-08-22T13:01:00Z">
                  <w:rPr>
                    <w:rStyle w:val="Hyperlink"/>
                    <w:noProof/>
                  </w:rPr>
                </w:rPrChange>
              </w:rPr>
              <w:delText>7.2</w:delText>
            </w:r>
            <w:r w:rsidDel="002705F3">
              <w:rPr>
                <w:rFonts w:eastAsiaTheme="minorEastAsia"/>
                <w:noProof/>
              </w:rPr>
              <w:tab/>
            </w:r>
            <w:r w:rsidRPr="002705F3" w:rsidDel="002705F3">
              <w:rPr>
                <w:noProof/>
                <w:rPrChange w:id="856" w:author="Deepak Bansal (AZURE)" w:date="2012-08-22T13:01:00Z">
                  <w:rPr>
                    <w:rStyle w:val="Hyperlink"/>
                    <w:noProof/>
                  </w:rPr>
                </w:rPrChange>
              </w:rPr>
              <w:delText>OpenFlow Configuration Point</w:delText>
            </w:r>
            <w:r w:rsidDel="002705F3">
              <w:rPr>
                <w:noProof/>
                <w:webHidden/>
              </w:rPr>
              <w:tab/>
              <w:delText>19</w:delText>
            </w:r>
          </w:del>
        </w:p>
        <w:p w14:paraId="41E4D198" w14:textId="77777777" w:rsidR="00B40C61" w:rsidDel="002705F3" w:rsidRDefault="00B40C61">
          <w:pPr>
            <w:pStyle w:val="TOC3"/>
            <w:tabs>
              <w:tab w:val="left" w:pos="1320"/>
              <w:tab w:val="right" w:leader="dot" w:pos="9350"/>
            </w:tabs>
            <w:rPr>
              <w:del w:id="857" w:author="Deepak Bansal (AZURE)" w:date="2012-08-22T13:01:00Z"/>
              <w:rFonts w:eastAsiaTheme="minorEastAsia"/>
              <w:noProof/>
            </w:rPr>
          </w:pPr>
          <w:del w:id="858" w:author="Deepak Bansal (AZURE)" w:date="2012-08-22T13:01:00Z">
            <w:r w:rsidRPr="002705F3" w:rsidDel="002705F3">
              <w:rPr>
                <w:noProof/>
                <w:rPrChange w:id="859" w:author="Deepak Bansal (AZURE)" w:date="2012-08-22T13:01:00Z">
                  <w:rPr>
                    <w:rStyle w:val="Hyperlink"/>
                    <w:noProof/>
                  </w:rPr>
                </w:rPrChange>
              </w:rPr>
              <w:delText>7.2.1</w:delText>
            </w:r>
            <w:r w:rsidDel="002705F3">
              <w:rPr>
                <w:rFonts w:eastAsiaTheme="minorEastAsia"/>
                <w:noProof/>
              </w:rPr>
              <w:tab/>
            </w:r>
            <w:r w:rsidRPr="002705F3" w:rsidDel="002705F3">
              <w:rPr>
                <w:noProof/>
                <w:rPrChange w:id="860" w:author="Deepak Bansal (AZURE)" w:date="2012-08-22T13:01:00Z">
                  <w:rPr>
                    <w:rStyle w:val="Hyperlink"/>
                    <w:noProof/>
                  </w:rPr>
                </w:rPrChange>
              </w:rPr>
              <w:delText>UML Diagram</w:delText>
            </w:r>
            <w:r w:rsidDel="002705F3">
              <w:rPr>
                <w:noProof/>
                <w:webHidden/>
              </w:rPr>
              <w:tab/>
              <w:delText>19</w:delText>
            </w:r>
          </w:del>
        </w:p>
        <w:p w14:paraId="02498359" w14:textId="77777777" w:rsidR="00B40C61" w:rsidDel="002705F3" w:rsidRDefault="00B40C61">
          <w:pPr>
            <w:pStyle w:val="TOC3"/>
            <w:tabs>
              <w:tab w:val="left" w:pos="1320"/>
              <w:tab w:val="right" w:leader="dot" w:pos="9350"/>
            </w:tabs>
            <w:rPr>
              <w:del w:id="861" w:author="Deepak Bansal (AZURE)" w:date="2012-08-22T13:01:00Z"/>
              <w:rFonts w:eastAsiaTheme="minorEastAsia"/>
              <w:noProof/>
            </w:rPr>
          </w:pPr>
          <w:del w:id="862" w:author="Deepak Bansal (AZURE)" w:date="2012-08-22T13:01:00Z">
            <w:r w:rsidRPr="002705F3" w:rsidDel="002705F3">
              <w:rPr>
                <w:noProof/>
                <w:rPrChange w:id="863" w:author="Deepak Bansal (AZURE)" w:date="2012-08-22T13:01:00Z">
                  <w:rPr>
                    <w:rStyle w:val="Hyperlink"/>
                    <w:noProof/>
                  </w:rPr>
                </w:rPrChange>
              </w:rPr>
              <w:delText>7.2.2</w:delText>
            </w:r>
            <w:r w:rsidDel="002705F3">
              <w:rPr>
                <w:rFonts w:eastAsiaTheme="minorEastAsia"/>
                <w:noProof/>
              </w:rPr>
              <w:tab/>
            </w:r>
            <w:r w:rsidRPr="002705F3" w:rsidDel="002705F3">
              <w:rPr>
                <w:noProof/>
                <w:rPrChange w:id="864" w:author="Deepak Bansal (AZURE)" w:date="2012-08-22T13:01:00Z">
                  <w:rPr>
                    <w:rStyle w:val="Hyperlink"/>
                    <w:noProof/>
                  </w:rPr>
                </w:rPrChange>
              </w:rPr>
              <w:delText>XML Schema</w:delText>
            </w:r>
            <w:r w:rsidDel="002705F3">
              <w:rPr>
                <w:noProof/>
                <w:webHidden/>
              </w:rPr>
              <w:tab/>
              <w:delText>19</w:delText>
            </w:r>
          </w:del>
        </w:p>
        <w:p w14:paraId="5940999D" w14:textId="77777777" w:rsidR="00B40C61" w:rsidDel="002705F3" w:rsidRDefault="00B40C61">
          <w:pPr>
            <w:pStyle w:val="TOC3"/>
            <w:tabs>
              <w:tab w:val="left" w:pos="1320"/>
              <w:tab w:val="right" w:leader="dot" w:pos="9350"/>
            </w:tabs>
            <w:rPr>
              <w:del w:id="865" w:author="Deepak Bansal (AZURE)" w:date="2012-08-22T13:01:00Z"/>
              <w:rFonts w:eastAsiaTheme="minorEastAsia"/>
              <w:noProof/>
            </w:rPr>
          </w:pPr>
          <w:del w:id="866" w:author="Deepak Bansal (AZURE)" w:date="2012-08-22T13:01:00Z">
            <w:r w:rsidRPr="002705F3" w:rsidDel="002705F3">
              <w:rPr>
                <w:noProof/>
                <w:rPrChange w:id="867" w:author="Deepak Bansal (AZURE)" w:date="2012-08-22T13:01:00Z">
                  <w:rPr>
                    <w:rStyle w:val="Hyperlink"/>
                    <w:noProof/>
                  </w:rPr>
                </w:rPrChange>
              </w:rPr>
              <w:delText>7.2.3</w:delText>
            </w:r>
            <w:r w:rsidDel="002705F3">
              <w:rPr>
                <w:rFonts w:eastAsiaTheme="minorEastAsia"/>
                <w:noProof/>
              </w:rPr>
              <w:tab/>
            </w:r>
            <w:r w:rsidRPr="002705F3" w:rsidDel="002705F3">
              <w:rPr>
                <w:noProof/>
                <w:rPrChange w:id="868" w:author="Deepak Bansal (AZURE)" w:date="2012-08-22T13:01:00Z">
                  <w:rPr>
                    <w:rStyle w:val="Hyperlink"/>
                    <w:noProof/>
                  </w:rPr>
                </w:rPrChange>
              </w:rPr>
              <w:delText>XML Example</w:delText>
            </w:r>
            <w:r w:rsidDel="002705F3">
              <w:rPr>
                <w:noProof/>
                <w:webHidden/>
              </w:rPr>
              <w:tab/>
              <w:delText>20</w:delText>
            </w:r>
          </w:del>
        </w:p>
        <w:p w14:paraId="1E52034B" w14:textId="77777777" w:rsidR="00B40C61" w:rsidDel="002705F3" w:rsidRDefault="00B40C61">
          <w:pPr>
            <w:pStyle w:val="TOC3"/>
            <w:tabs>
              <w:tab w:val="left" w:pos="1320"/>
              <w:tab w:val="right" w:leader="dot" w:pos="9350"/>
            </w:tabs>
            <w:rPr>
              <w:del w:id="869" w:author="Deepak Bansal (AZURE)" w:date="2012-08-22T13:01:00Z"/>
              <w:rFonts w:eastAsiaTheme="minorEastAsia"/>
              <w:noProof/>
            </w:rPr>
          </w:pPr>
          <w:del w:id="870" w:author="Deepak Bansal (AZURE)" w:date="2012-08-22T13:01:00Z">
            <w:r w:rsidRPr="002705F3" w:rsidDel="002705F3">
              <w:rPr>
                <w:noProof/>
                <w:rPrChange w:id="871" w:author="Deepak Bansal (AZURE)" w:date="2012-08-22T13:01:00Z">
                  <w:rPr>
                    <w:rStyle w:val="Hyperlink"/>
                    <w:noProof/>
                  </w:rPr>
                </w:rPrChange>
              </w:rPr>
              <w:delText>7.2.4</w:delText>
            </w:r>
            <w:r w:rsidDel="002705F3">
              <w:rPr>
                <w:rFonts w:eastAsiaTheme="minorEastAsia"/>
                <w:noProof/>
              </w:rPr>
              <w:tab/>
            </w:r>
            <w:r w:rsidRPr="002705F3" w:rsidDel="002705F3">
              <w:rPr>
                <w:noProof/>
                <w:rPrChange w:id="872" w:author="Deepak Bansal (AZURE)" w:date="2012-08-22T13:01:00Z">
                  <w:rPr>
                    <w:rStyle w:val="Hyperlink"/>
                    <w:noProof/>
                  </w:rPr>
                </w:rPrChange>
              </w:rPr>
              <w:delText>Normative Constraints</w:delText>
            </w:r>
            <w:r w:rsidDel="002705F3">
              <w:rPr>
                <w:noProof/>
                <w:webHidden/>
              </w:rPr>
              <w:tab/>
              <w:delText>20</w:delText>
            </w:r>
          </w:del>
        </w:p>
        <w:p w14:paraId="4B5503E6" w14:textId="77777777" w:rsidR="00B40C61" w:rsidDel="002705F3" w:rsidRDefault="00B40C61">
          <w:pPr>
            <w:pStyle w:val="TOC3"/>
            <w:tabs>
              <w:tab w:val="left" w:pos="1320"/>
              <w:tab w:val="right" w:leader="dot" w:pos="9350"/>
            </w:tabs>
            <w:rPr>
              <w:del w:id="873" w:author="Deepak Bansal (AZURE)" w:date="2012-08-22T13:01:00Z"/>
              <w:rFonts w:eastAsiaTheme="minorEastAsia"/>
              <w:noProof/>
            </w:rPr>
          </w:pPr>
          <w:del w:id="874" w:author="Deepak Bansal (AZURE)" w:date="2012-08-22T13:01:00Z">
            <w:r w:rsidRPr="002705F3" w:rsidDel="002705F3">
              <w:rPr>
                <w:noProof/>
                <w:rPrChange w:id="875" w:author="Deepak Bansal (AZURE)" w:date="2012-08-22T13:01:00Z">
                  <w:rPr>
                    <w:rStyle w:val="Hyperlink"/>
                    <w:noProof/>
                  </w:rPr>
                </w:rPrChange>
              </w:rPr>
              <w:delText>7.2.5</w:delText>
            </w:r>
            <w:r w:rsidDel="002705F3">
              <w:rPr>
                <w:rFonts w:eastAsiaTheme="minorEastAsia"/>
                <w:noProof/>
              </w:rPr>
              <w:tab/>
            </w:r>
            <w:r w:rsidRPr="002705F3" w:rsidDel="002705F3">
              <w:rPr>
                <w:noProof/>
                <w:rPrChange w:id="876" w:author="Deepak Bansal (AZURE)" w:date="2012-08-22T13:01:00Z">
                  <w:rPr>
                    <w:rStyle w:val="Hyperlink"/>
                    <w:noProof/>
                  </w:rPr>
                </w:rPrChange>
              </w:rPr>
              <w:delText>YANG Specification</w:delText>
            </w:r>
            <w:r w:rsidDel="002705F3">
              <w:rPr>
                <w:noProof/>
                <w:webHidden/>
              </w:rPr>
              <w:tab/>
              <w:delText>20</w:delText>
            </w:r>
          </w:del>
        </w:p>
        <w:p w14:paraId="17837C7A" w14:textId="77777777" w:rsidR="00B40C61" w:rsidDel="002705F3" w:rsidRDefault="00B40C61">
          <w:pPr>
            <w:pStyle w:val="TOC2"/>
            <w:tabs>
              <w:tab w:val="left" w:pos="880"/>
              <w:tab w:val="right" w:leader="dot" w:pos="9350"/>
            </w:tabs>
            <w:rPr>
              <w:del w:id="877" w:author="Deepak Bansal (AZURE)" w:date="2012-08-22T13:01:00Z"/>
              <w:rFonts w:eastAsiaTheme="minorEastAsia"/>
              <w:noProof/>
            </w:rPr>
          </w:pPr>
          <w:del w:id="878" w:author="Deepak Bansal (AZURE)" w:date="2012-08-22T13:01:00Z">
            <w:r w:rsidRPr="002705F3" w:rsidDel="002705F3">
              <w:rPr>
                <w:noProof/>
                <w:rPrChange w:id="879" w:author="Deepak Bansal (AZURE)" w:date="2012-08-22T13:01:00Z">
                  <w:rPr>
                    <w:rStyle w:val="Hyperlink"/>
                    <w:noProof/>
                  </w:rPr>
                </w:rPrChange>
              </w:rPr>
              <w:delText>7.3</w:delText>
            </w:r>
            <w:r w:rsidDel="002705F3">
              <w:rPr>
                <w:rFonts w:eastAsiaTheme="minorEastAsia"/>
                <w:noProof/>
              </w:rPr>
              <w:tab/>
            </w:r>
            <w:r w:rsidRPr="002705F3" w:rsidDel="002705F3">
              <w:rPr>
                <w:noProof/>
                <w:rPrChange w:id="880" w:author="Deepak Bansal (AZURE)" w:date="2012-08-22T13:01:00Z">
                  <w:rPr>
                    <w:rStyle w:val="Hyperlink"/>
                    <w:noProof/>
                  </w:rPr>
                </w:rPrChange>
              </w:rPr>
              <w:delText>OpenFlow Logical Switch</w:delText>
            </w:r>
            <w:r w:rsidDel="002705F3">
              <w:rPr>
                <w:noProof/>
                <w:webHidden/>
              </w:rPr>
              <w:tab/>
              <w:delText>21</w:delText>
            </w:r>
          </w:del>
        </w:p>
        <w:p w14:paraId="2A4B19B5" w14:textId="77777777" w:rsidR="00B40C61" w:rsidDel="002705F3" w:rsidRDefault="00B40C61">
          <w:pPr>
            <w:pStyle w:val="TOC3"/>
            <w:tabs>
              <w:tab w:val="left" w:pos="1320"/>
              <w:tab w:val="right" w:leader="dot" w:pos="9350"/>
            </w:tabs>
            <w:rPr>
              <w:del w:id="881" w:author="Deepak Bansal (AZURE)" w:date="2012-08-22T13:01:00Z"/>
              <w:rFonts w:eastAsiaTheme="minorEastAsia"/>
              <w:noProof/>
            </w:rPr>
          </w:pPr>
          <w:del w:id="882" w:author="Deepak Bansal (AZURE)" w:date="2012-08-22T13:01:00Z">
            <w:r w:rsidRPr="002705F3" w:rsidDel="002705F3">
              <w:rPr>
                <w:noProof/>
                <w:rPrChange w:id="883" w:author="Deepak Bansal (AZURE)" w:date="2012-08-22T13:01:00Z">
                  <w:rPr>
                    <w:rStyle w:val="Hyperlink"/>
                    <w:noProof/>
                  </w:rPr>
                </w:rPrChange>
              </w:rPr>
              <w:delText>7.3.1</w:delText>
            </w:r>
            <w:r w:rsidDel="002705F3">
              <w:rPr>
                <w:rFonts w:eastAsiaTheme="minorEastAsia"/>
                <w:noProof/>
              </w:rPr>
              <w:tab/>
            </w:r>
            <w:r w:rsidRPr="002705F3" w:rsidDel="002705F3">
              <w:rPr>
                <w:noProof/>
                <w:rPrChange w:id="884" w:author="Deepak Bansal (AZURE)" w:date="2012-08-22T13:01:00Z">
                  <w:rPr>
                    <w:rStyle w:val="Hyperlink"/>
                    <w:noProof/>
                  </w:rPr>
                </w:rPrChange>
              </w:rPr>
              <w:delText>UML Diagram</w:delText>
            </w:r>
            <w:r w:rsidDel="002705F3">
              <w:rPr>
                <w:noProof/>
                <w:webHidden/>
              </w:rPr>
              <w:tab/>
              <w:delText>22</w:delText>
            </w:r>
          </w:del>
        </w:p>
        <w:p w14:paraId="1E25EFE0" w14:textId="77777777" w:rsidR="00B40C61" w:rsidDel="002705F3" w:rsidRDefault="00B40C61">
          <w:pPr>
            <w:pStyle w:val="TOC3"/>
            <w:tabs>
              <w:tab w:val="left" w:pos="1320"/>
              <w:tab w:val="right" w:leader="dot" w:pos="9350"/>
            </w:tabs>
            <w:rPr>
              <w:del w:id="885" w:author="Deepak Bansal (AZURE)" w:date="2012-08-22T13:01:00Z"/>
              <w:rFonts w:eastAsiaTheme="minorEastAsia"/>
              <w:noProof/>
            </w:rPr>
          </w:pPr>
          <w:del w:id="886" w:author="Deepak Bansal (AZURE)" w:date="2012-08-22T13:01:00Z">
            <w:r w:rsidRPr="002705F3" w:rsidDel="002705F3">
              <w:rPr>
                <w:noProof/>
                <w:rPrChange w:id="887" w:author="Deepak Bansal (AZURE)" w:date="2012-08-22T13:01:00Z">
                  <w:rPr>
                    <w:rStyle w:val="Hyperlink"/>
                    <w:noProof/>
                  </w:rPr>
                </w:rPrChange>
              </w:rPr>
              <w:delText>7.3.2</w:delText>
            </w:r>
            <w:r w:rsidDel="002705F3">
              <w:rPr>
                <w:rFonts w:eastAsiaTheme="minorEastAsia"/>
                <w:noProof/>
              </w:rPr>
              <w:tab/>
            </w:r>
            <w:r w:rsidRPr="002705F3" w:rsidDel="002705F3">
              <w:rPr>
                <w:noProof/>
                <w:rPrChange w:id="888" w:author="Deepak Bansal (AZURE)" w:date="2012-08-22T13:01:00Z">
                  <w:rPr>
                    <w:rStyle w:val="Hyperlink"/>
                    <w:noProof/>
                  </w:rPr>
                </w:rPrChange>
              </w:rPr>
              <w:delText>XML Schema</w:delText>
            </w:r>
            <w:r w:rsidDel="002705F3">
              <w:rPr>
                <w:noProof/>
                <w:webHidden/>
              </w:rPr>
              <w:tab/>
              <w:delText>22</w:delText>
            </w:r>
          </w:del>
        </w:p>
        <w:p w14:paraId="307023EA" w14:textId="77777777" w:rsidR="00B40C61" w:rsidDel="002705F3" w:rsidRDefault="00B40C61">
          <w:pPr>
            <w:pStyle w:val="TOC3"/>
            <w:tabs>
              <w:tab w:val="left" w:pos="1320"/>
              <w:tab w:val="right" w:leader="dot" w:pos="9350"/>
            </w:tabs>
            <w:rPr>
              <w:del w:id="889" w:author="Deepak Bansal (AZURE)" w:date="2012-08-22T13:01:00Z"/>
              <w:rFonts w:eastAsiaTheme="minorEastAsia"/>
              <w:noProof/>
            </w:rPr>
          </w:pPr>
          <w:del w:id="890" w:author="Deepak Bansal (AZURE)" w:date="2012-08-22T13:01:00Z">
            <w:r w:rsidRPr="002705F3" w:rsidDel="002705F3">
              <w:rPr>
                <w:noProof/>
                <w:rPrChange w:id="891" w:author="Deepak Bansal (AZURE)" w:date="2012-08-22T13:01:00Z">
                  <w:rPr>
                    <w:rStyle w:val="Hyperlink"/>
                    <w:noProof/>
                  </w:rPr>
                </w:rPrChange>
              </w:rPr>
              <w:delText>7.3.3</w:delText>
            </w:r>
            <w:r w:rsidDel="002705F3">
              <w:rPr>
                <w:rFonts w:eastAsiaTheme="minorEastAsia"/>
                <w:noProof/>
              </w:rPr>
              <w:tab/>
            </w:r>
            <w:r w:rsidRPr="002705F3" w:rsidDel="002705F3">
              <w:rPr>
                <w:noProof/>
                <w:rPrChange w:id="892" w:author="Deepak Bansal (AZURE)" w:date="2012-08-22T13:01:00Z">
                  <w:rPr>
                    <w:rStyle w:val="Hyperlink"/>
                    <w:noProof/>
                  </w:rPr>
                </w:rPrChange>
              </w:rPr>
              <w:delText>XML Example</w:delText>
            </w:r>
            <w:r w:rsidDel="002705F3">
              <w:rPr>
                <w:noProof/>
                <w:webHidden/>
              </w:rPr>
              <w:tab/>
              <w:delText>23</w:delText>
            </w:r>
          </w:del>
        </w:p>
        <w:p w14:paraId="591EA30B" w14:textId="77777777" w:rsidR="00B40C61" w:rsidDel="002705F3" w:rsidRDefault="00B40C61">
          <w:pPr>
            <w:pStyle w:val="TOC3"/>
            <w:tabs>
              <w:tab w:val="left" w:pos="1320"/>
              <w:tab w:val="right" w:leader="dot" w:pos="9350"/>
            </w:tabs>
            <w:rPr>
              <w:del w:id="893" w:author="Deepak Bansal (AZURE)" w:date="2012-08-22T13:01:00Z"/>
              <w:rFonts w:eastAsiaTheme="minorEastAsia"/>
              <w:noProof/>
            </w:rPr>
          </w:pPr>
          <w:del w:id="894" w:author="Deepak Bansal (AZURE)" w:date="2012-08-22T13:01:00Z">
            <w:r w:rsidRPr="002705F3" w:rsidDel="002705F3">
              <w:rPr>
                <w:noProof/>
                <w:rPrChange w:id="895" w:author="Deepak Bansal (AZURE)" w:date="2012-08-22T13:01:00Z">
                  <w:rPr>
                    <w:rStyle w:val="Hyperlink"/>
                    <w:noProof/>
                  </w:rPr>
                </w:rPrChange>
              </w:rPr>
              <w:delText>7.3.4</w:delText>
            </w:r>
            <w:r w:rsidDel="002705F3">
              <w:rPr>
                <w:rFonts w:eastAsiaTheme="minorEastAsia"/>
                <w:noProof/>
              </w:rPr>
              <w:tab/>
            </w:r>
            <w:r w:rsidRPr="002705F3" w:rsidDel="002705F3">
              <w:rPr>
                <w:noProof/>
                <w:rPrChange w:id="896" w:author="Deepak Bansal (AZURE)" w:date="2012-08-22T13:01:00Z">
                  <w:rPr>
                    <w:rStyle w:val="Hyperlink"/>
                    <w:noProof/>
                  </w:rPr>
                </w:rPrChange>
              </w:rPr>
              <w:delText>Normative Constraints</w:delText>
            </w:r>
            <w:r w:rsidDel="002705F3">
              <w:rPr>
                <w:noProof/>
                <w:webHidden/>
              </w:rPr>
              <w:tab/>
              <w:delText>24</w:delText>
            </w:r>
          </w:del>
        </w:p>
        <w:p w14:paraId="0761D170" w14:textId="77777777" w:rsidR="00B40C61" w:rsidDel="002705F3" w:rsidRDefault="00B40C61">
          <w:pPr>
            <w:pStyle w:val="TOC3"/>
            <w:tabs>
              <w:tab w:val="left" w:pos="1320"/>
              <w:tab w:val="right" w:leader="dot" w:pos="9350"/>
            </w:tabs>
            <w:rPr>
              <w:del w:id="897" w:author="Deepak Bansal (AZURE)" w:date="2012-08-22T13:01:00Z"/>
              <w:rFonts w:eastAsiaTheme="minorEastAsia"/>
              <w:noProof/>
            </w:rPr>
          </w:pPr>
          <w:del w:id="898" w:author="Deepak Bansal (AZURE)" w:date="2012-08-22T13:01:00Z">
            <w:r w:rsidRPr="002705F3" w:rsidDel="002705F3">
              <w:rPr>
                <w:noProof/>
                <w:rPrChange w:id="899" w:author="Deepak Bansal (AZURE)" w:date="2012-08-22T13:01:00Z">
                  <w:rPr>
                    <w:rStyle w:val="Hyperlink"/>
                    <w:noProof/>
                  </w:rPr>
                </w:rPrChange>
              </w:rPr>
              <w:delText>7.3.5</w:delText>
            </w:r>
            <w:r w:rsidDel="002705F3">
              <w:rPr>
                <w:rFonts w:eastAsiaTheme="minorEastAsia"/>
                <w:noProof/>
              </w:rPr>
              <w:tab/>
            </w:r>
            <w:r w:rsidRPr="002705F3" w:rsidDel="002705F3">
              <w:rPr>
                <w:noProof/>
                <w:rPrChange w:id="900" w:author="Deepak Bansal (AZURE)" w:date="2012-08-22T13:01:00Z">
                  <w:rPr>
                    <w:rStyle w:val="Hyperlink"/>
                    <w:noProof/>
                  </w:rPr>
                </w:rPrChange>
              </w:rPr>
              <w:delText>YANG Specification</w:delText>
            </w:r>
            <w:r w:rsidDel="002705F3">
              <w:rPr>
                <w:noProof/>
                <w:webHidden/>
              </w:rPr>
              <w:tab/>
              <w:delText>25</w:delText>
            </w:r>
          </w:del>
        </w:p>
        <w:p w14:paraId="4EAC7381" w14:textId="77777777" w:rsidR="00B40C61" w:rsidDel="002705F3" w:rsidRDefault="00B40C61">
          <w:pPr>
            <w:pStyle w:val="TOC2"/>
            <w:tabs>
              <w:tab w:val="left" w:pos="880"/>
              <w:tab w:val="right" w:leader="dot" w:pos="9350"/>
            </w:tabs>
            <w:rPr>
              <w:del w:id="901" w:author="Deepak Bansal (AZURE)" w:date="2012-08-22T13:01:00Z"/>
              <w:rFonts w:eastAsiaTheme="minorEastAsia"/>
              <w:noProof/>
            </w:rPr>
          </w:pPr>
          <w:del w:id="902" w:author="Deepak Bansal (AZURE)" w:date="2012-08-22T13:01:00Z">
            <w:r w:rsidRPr="002705F3" w:rsidDel="002705F3">
              <w:rPr>
                <w:noProof/>
                <w:rPrChange w:id="903" w:author="Deepak Bansal (AZURE)" w:date="2012-08-22T13:01:00Z">
                  <w:rPr>
                    <w:rStyle w:val="Hyperlink"/>
                    <w:noProof/>
                  </w:rPr>
                </w:rPrChange>
              </w:rPr>
              <w:delText>7.4</w:delText>
            </w:r>
            <w:r w:rsidDel="002705F3">
              <w:rPr>
                <w:rFonts w:eastAsiaTheme="minorEastAsia"/>
                <w:noProof/>
              </w:rPr>
              <w:tab/>
            </w:r>
            <w:r w:rsidRPr="002705F3" w:rsidDel="002705F3">
              <w:rPr>
                <w:noProof/>
                <w:rPrChange w:id="904" w:author="Deepak Bansal (AZURE)" w:date="2012-08-22T13:01:00Z">
                  <w:rPr>
                    <w:rStyle w:val="Hyperlink"/>
                    <w:noProof/>
                  </w:rPr>
                </w:rPrChange>
              </w:rPr>
              <w:delText>Logical Switch Capabilities</w:delText>
            </w:r>
            <w:r w:rsidDel="002705F3">
              <w:rPr>
                <w:noProof/>
                <w:webHidden/>
              </w:rPr>
              <w:tab/>
              <w:delText>27</w:delText>
            </w:r>
          </w:del>
        </w:p>
        <w:p w14:paraId="48D7F015" w14:textId="77777777" w:rsidR="00B40C61" w:rsidDel="002705F3" w:rsidRDefault="00B40C61">
          <w:pPr>
            <w:pStyle w:val="TOC3"/>
            <w:tabs>
              <w:tab w:val="left" w:pos="1320"/>
              <w:tab w:val="right" w:leader="dot" w:pos="9350"/>
            </w:tabs>
            <w:rPr>
              <w:del w:id="905" w:author="Deepak Bansal (AZURE)" w:date="2012-08-22T13:01:00Z"/>
              <w:rFonts w:eastAsiaTheme="minorEastAsia"/>
              <w:noProof/>
            </w:rPr>
          </w:pPr>
          <w:del w:id="906" w:author="Deepak Bansal (AZURE)" w:date="2012-08-22T13:01:00Z">
            <w:r w:rsidRPr="002705F3" w:rsidDel="002705F3">
              <w:rPr>
                <w:noProof/>
                <w:rPrChange w:id="907" w:author="Deepak Bansal (AZURE)" w:date="2012-08-22T13:01:00Z">
                  <w:rPr>
                    <w:rStyle w:val="Hyperlink"/>
                    <w:noProof/>
                  </w:rPr>
                </w:rPrChange>
              </w:rPr>
              <w:delText>7.4.1</w:delText>
            </w:r>
            <w:r w:rsidDel="002705F3">
              <w:rPr>
                <w:rFonts w:eastAsiaTheme="minorEastAsia"/>
                <w:noProof/>
              </w:rPr>
              <w:tab/>
            </w:r>
            <w:r w:rsidRPr="002705F3" w:rsidDel="002705F3">
              <w:rPr>
                <w:noProof/>
                <w:rPrChange w:id="908" w:author="Deepak Bansal (AZURE)" w:date="2012-08-22T13:01:00Z">
                  <w:rPr>
                    <w:rStyle w:val="Hyperlink"/>
                    <w:noProof/>
                  </w:rPr>
                </w:rPrChange>
              </w:rPr>
              <w:delText>UML Diagram</w:delText>
            </w:r>
            <w:r w:rsidDel="002705F3">
              <w:rPr>
                <w:noProof/>
                <w:webHidden/>
              </w:rPr>
              <w:tab/>
              <w:delText>27</w:delText>
            </w:r>
          </w:del>
        </w:p>
        <w:p w14:paraId="1F2235C4" w14:textId="77777777" w:rsidR="00B40C61" w:rsidDel="002705F3" w:rsidRDefault="00B40C61">
          <w:pPr>
            <w:pStyle w:val="TOC3"/>
            <w:tabs>
              <w:tab w:val="left" w:pos="1320"/>
              <w:tab w:val="right" w:leader="dot" w:pos="9350"/>
            </w:tabs>
            <w:rPr>
              <w:del w:id="909" w:author="Deepak Bansal (AZURE)" w:date="2012-08-22T13:01:00Z"/>
              <w:rFonts w:eastAsiaTheme="minorEastAsia"/>
              <w:noProof/>
            </w:rPr>
          </w:pPr>
          <w:del w:id="910" w:author="Deepak Bansal (AZURE)" w:date="2012-08-22T13:01:00Z">
            <w:r w:rsidRPr="002705F3" w:rsidDel="002705F3">
              <w:rPr>
                <w:noProof/>
                <w:rPrChange w:id="911" w:author="Deepak Bansal (AZURE)" w:date="2012-08-22T13:01:00Z">
                  <w:rPr>
                    <w:rStyle w:val="Hyperlink"/>
                    <w:noProof/>
                  </w:rPr>
                </w:rPrChange>
              </w:rPr>
              <w:delText>7.4.2</w:delText>
            </w:r>
            <w:r w:rsidDel="002705F3">
              <w:rPr>
                <w:rFonts w:eastAsiaTheme="minorEastAsia"/>
                <w:noProof/>
              </w:rPr>
              <w:tab/>
            </w:r>
            <w:r w:rsidRPr="002705F3" w:rsidDel="002705F3">
              <w:rPr>
                <w:noProof/>
                <w:rPrChange w:id="912" w:author="Deepak Bansal (AZURE)" w:date="2012-08-22T13:01:00Z">
                  <w:rPr>
                    <w:rStyle w:val="Hyperlink"/>
                    <w:noProof/>
                  </w:rPr>
                </w:rPrChange>
              </w:rPr>
              <w:delText>XML Schema</w:delText>
            </w:r>
            <w:r w:rsidDel="002705F3">
              <w:rPr>
                <w:noProof/>
                <w:webHidden/>
              </w:rPr>
              <w:tab/>
              <w:delText>27</w:delText>
            </w:r>
          </w:del>
        </w:p>
        <w:p w14:paraId="7E755566" w14:textId="77777777" w:rsidR="00B40C61" w:rsidDel="002705F3" w:rsidRDefault="00B40C61">
          <w:pPr>
            <w:pStyle w:val="TOC3"/>
            <w:tabs>
              <w:tab w:val="left" w:pos="1320"/>
              <w:tab w:val="right" w:leader="dot" w:pos="9350"/>
            </w:tabs>
            <w:rPr>
              <w:del w:id="913" w:author="Deepak Bansal (AZURE)" w:date="2012-08-22T13:01:00Z"/>
              <w:rFonts w:eastAsiaTheme="minorEastAsia"/>
              <w:noProof/>
            </w:rPr>
          </w:pPr>
          <w:del w:id="914" w:author="Deepak Bansal (AZURE)" w:date="2012-08-22T13:01:00Z">
            <w:r w:rsidRPr="002705F3" w:rsidDel="002705F3">
              <w:rPr>
                <w:noProof/>
                <w:rPrChange w:id="915" w:author="Deepak Bansal (AZURE)" w:date="2012-08-22T13:01:00Z">
                  <w:rPr>
                    <w:rStyle w:val="Hyperlink"/>
                    <w:noProof/>
                  </w:rPr>
                </w:rPrChange>
              </w:rPr>
              <w:delText>7.4.3</w:delText>
            </w:r>
            <w:r w:rsidDel="002705F3">
              <w:rPr>
                <w:rFonts w:eastAsiaTheme="minorEastAsia"/>
                <w:noProof/>
              </w:rPr>
              <w:tab/>
            </w:r>
            <w:r w:rsidRPr="002705F3" w:rsidDel="002705F3">
              <w:rPr>
                <w:noProof/>
                <w:rPrChange w:id="916" w:author="Deepak Bansal (AZURE)" w:date="2012-08-22T13:01:00Z">
                  <w:rPr>
                    <w:rStyle w:val="Hyperlink"/>
                    <w:noProof/>
                  </w:rPr>
                </w:rPrChange>
              </w:rPr>
              <w:delText>XML Example</w:delText>
            </w:r>
            <w:r w:rsidDel="002705F3">
              <w:rPr>
                <w:noProof/>
                <w:webHidden/>
              </w:rPr>
              <w:tab/>
              <w:delText>31</w:delText>
            </w:r>
          </w:del>
        </w:p>
        <w:p w14:paraId="765A28E8" w14:textId="77777777" w:rsidR="00B40C61" w:rsidDel="002705F3" w:rsidRDefault="00B40C61">
          <w:pPr>
            <w:pStyle w:val="TOC3"/>
            <w:tabs>
              <w:tab w:val="left" w:pos="1320"/>
              <w:tab w:val="right" w:leader="dot" w:pos="9350"/>
            </w:tabs>
            <w:rPr>
              <w:del w:id="917" w:author="Deepak Bansal (AZURE)" w:date="2012-08-22T13:01:00Z"/>
              <w:rFonts w:eastAsiaTheme="minorEastAsia"/>
              <w:noProof/>
            </w:rPr>
          </w:pPr>
          <w:del w:id="918" w:author="Deepak Bansal (AZURE)" w:date="2012-08-22T13:01:00Z">
            <w:r w:rsidRPr="002705F3" w:rsidDel="002705F3">
              <w:rPr>
                <w:noProof/>
                <w:rPrChange w:id="919" w:author="Deepak Bansal (AZURE)" w:date="2012-08-22T13:01:00Z">
                  <w:rPr>
                    <w:rStyle w:val="Hyperlink"/>
                    <w:noProof/>
                  </w:rPr>
                </w:rPrChange>
              </w:rPr>
              <w:delText>7.4.4</w:delText>
            </w:r>
            <w:r w:rsidDel="002705F3">
              <w:rPr>
                <w:rFonts w:eastAsiaTheme="minorEastAsia"/>
                <w:noProof/>
              </w:rPr>
              <w:tab/>
            </w:r>
            <w:r w:rsidRPr="002705F3" w:rsidDel="002705F3">
              <w:rPr>
                <w:noProof/>
                <w:rPrChange w:id="920" w:author="Deepak Bansal (AZURE)" w:date="2012-08-22T13:01:00Z">
                  <w:rPr>
                    <w:rStyle w:val="Hyperlink"/>
                    <w:noProof/>
                  </w:rPr>
                </w:rPrChange>
              </w:rPr>
              <w:delText>Normative Constraints</w:delText>
            </w:r>
            <w:r w:rsidDel="002705F3">
              <w:rPr>
                <w:noProof/>
                <w:webHidden/>
              </w:rPr>
              <w:tab/>
              <w:delText>32</w:delText>
            </w:r>
          </w:del>
        </w:p>
        <w:p w14:paraId="7BE03A0C" w14:textId="77777777" w:rsidR="00B40C61" w:rsidDel="002705F3" w:rsidRDefault="00B40C61">
          <w:pPr>
            <w:pStyle w:val="TOC3"/>
            <w:tabs>
              <w:tab w:val="left" w:pos="1320"/>
              <w:tab w:val="right" w:leader="dot" w:pos="9350"/>
            </w:tabs>
            <w:rPr>
              <w:del w:id="921" w:author="Deepak Bansal (AZURE)" w:date="2012-08-22T13:01:00Z"/>
              <w:rFonts w:eastAsiaTheme="minorEastAsia"/>
              <w:noProof/>
            </w:rPr>
          </w:pPr>
          <w:del w:id="922" w:author="Deepak Bansal (AZURE)" w:date="2012-08-22T13:01:00Z">
            <w:r w:rsidRPr="002705F3" w:rsidDel="002705F3">
              <w:rPr>
                <w:noProof/>
                <w:rPrChange w:id="923" w:author="Deepak Bansal (AZURE)" w:date="2012-08-22T13:01:00Z">
                  <w:rPr>
                    <w:rStyle w:val="Hyperlink"/>
                    <w:noProof/>
                  </w:rPr>
                </w:rPrChange>
              </w:rPr>
              <w:delText>7.4.5</w:delText>
            </w:r>
            <w:r w:rsidDel="002705F3">
              <w:rPr>
                <w:rFonts w:eastAsiaTheme="minorEastAsia"/>
                <w:noProof/>
              </w:rPr>
              <w:tab/>
            </w:r>
            <w:r w:rsidRPr="002705F3" w:rsidDel="002705F3">
              <w:rPr>
                <w:noProof/>
                <w:rPrChange w:id="924" w:author="Deepak Bansal (AZURE)" w:date="2012-08-22T13:01:00Z">
                  <w:rPr>
                    <w:rStyle w:val="Hyperlink"/>
                    <w:noProof/>
                  </w:rPr>
                </w:rPrChange>
              </w:rPr>
              <w:delText>Element &lt;instruction-types&gt; denotes the instruction types supported by the OpenFlow logical switch.Yang Specification</w:delText>
            </w:r>
            <w:r w:rsidDel="002705F3">
              <w:rPr>
                <w:noProof/>
                <w:webHidden/>
              </w:rPr>
              <w:tab/>
              <w:delText>32</w:delText>
            </w:r>
          </w:del>
        </w:p>
        <w:p w14:paraId="641FE29B" w14:textId="77777777" w:rsidR="00B40C61" w:rsidDel="002705F3" w:rsidRDefault="00B40C61">
          <w:pPr>
            <w:pStyle w:val="TOC2"/>
            <w:tabs>
              <w:tab w:val="left" w:pos="880"/>
              <w:tab w:val="right" w:leader="dot" w:pos="9350"/>
            </w:tabs>
            <w:rPr>
              <w:del w:id="925" w:author="Deepak Bansal (AZURE)" w:date="2012-08-22T13:01:00Z"/>
              <w:rFonts w:eastAsiaTheme="minorEastAsia"/>
              <w:noProof/>
            </w:rPr>
          </w:pPr>
          <w:del w:id="926" w:author="Deepak Bansal (AZURE)" w:date="2012-08-22T13:01:00Z">
            <w:r w:rsidRPr="002705F3" w:rsidDel="002705F3">
              <w:rPr>
                <w:noProof/>
                <w:rPrChange w:id="927" w:author="Deepak Bansal (AZURE)" w:date="2012-08-22T13:01:00Z">
                  <w:rPr>
                    <w:rStyle w:val="Hyperlink"/>
                    <w:noProof/>
                  </w:rPr>
                </w:rPrChange>
              </w:rPr>
              <w:delText>7.5</w:delText>
            </w:r>
            <w:r w:rsidDel="002705F3">
              <w:rPr>
                <w:rFonts w:eastAsiaTheme="minorEastAsia"/>
                <w:noProof/>
              </w:rPr>
              <w:tab/>
            </w:r>
            <w:r w:rsidRPr="002705F3" w:rsidDel="002705F3">
              <w:rPr>
                <w:noProof/>
                <w:rPrChange w:id="928" w:author="Deepak Bansal (AZURE)" w:date="2012-08-22T13:01:00Z">
                  <w:rPr>
                    <w:rStyle w:val="Hyperlink"/>
                    <w:noProof/>
                  </w:rPr>
                </w:rPrChange>
              </w:rPr>
              <w:delText>OpenFlow Controller</w:delText>
            </w:r>
            <w:r w:rsidDel="002705F3">
              <w:rPr>
                <w:noProof/>
                <w:webHidden/>
              </w:rPr>
              <w:tab/>
              <w:delText>36</w:delText>
            </w:r>
          </w:del>
        </w:p>
        <w:p w14:paraId="36454514" w14:textId="77777777" w:rsidR="00B40C61" w:rsidDel="002705F3" w:rsidRDefault="00B40C61">
          <w:pPr>
            <w:pStyle w:val="TOC3"/>
            <w:tabs>
              <w:tab w:val="left" w:pos="1320"/>
              <w:tab w:val="right" w:leader="dot" w:pos="9350"/>
            </w:tabs>
            <w:rPr>
              <w:del w:id="929" w:author="Deepak Bansal (AZURE)" w:date="2012-08-22T13:01:00Z"/>
              <w:rFonts w:eastAsiaTheme="minorEastAsia"/>
              <w:noProof/>
            </w:rPr>
          </w:pPr>
          <w:del w:id="930" w:author="Deepak Bansal (AZURE)" w:date="2012-08-22T13:01:00Z">
            <w:r w:rsidRPr="002705F3" w:rsidDel="002705F3">
              <w:rPr>
                <w:noProof/>
                <w:rPrChange w:id="931" w:author="Deepak Bansal (AZURE)" w:date="2012-08-22T13:01:00Z">
                  <w:rPr>
                    <w:rStyle w:val="Hyperlink"/>
                    <w:noProof/>
                  </w:rPr>
                </w:rPrChange>
              </w:rPr>
              <w:delText>7.5.1</w:delText>
            </w:r>
            <w:r w:rsidDel="002705F3">
              <w:rPr>
                <w:rFonts w:eastAsiaTheme="minorEastAsia"/>
                <w:noProof/>
              </w:rPr>
              <w:tab/>
            </w:r>
            <w:r w:rsidRPr="002705F3" w:rsidDel="002705F3">
              <w:rPr>
                <w:noProof/>
                <w:rPrChange w:id="932" w:author="Deepak Bansal (AZURE)" w:date="2012-08-22T13:01:00Z">
                  <w:rPr>
                    <w:rStyle w:val="Hyperlink"/>
                    <w:noProof/>
                  </w:rPr>
                </w:rPrChange>
              </w:rPr>
              <w:delText>UML Diagram</w:delText>
            </w:r>
            <w:r w:rsidDel="002705F3">
              <w:rPr>
                <w:noProof/>
                <w:webHidden/>
              </w:rPr>
              <w:tab/>
              <w:delText>36</w:delText>
            </w:r>
          </w:del>
        </w:p>
        <w:p w14:paraId="1A77D1E8" w14:textId="77777777" w:rsidR="00B40C61" w:rsidDel="002705F3" w:rsidRDefault="00B40C61">
          <w:pPr>
            <w:pStyle w:val="TOC3"/>
            <w:tabs>
              <w:tab w:val="left" w:pos="1320"/>
              <w:tab w:val="right" w:leader="dot" w:pos="9350"/>
            </w:tabs>
            <w:rPr>
              <w:del w:id="933" w:author="Deepak Bansal (AZURE)" w:date="2012-08-22T13:01:00Z"/>
              <w:rFonts w:eastAsiaTheme="minorEastAsia"/>
              <w:noProof/>
            </w:rPr>
          </w:pPr>
          <w:del w:id="934" w:author="Deepak Bansal (AZURE)" w:date="2012-08-22T13:01:00Z">
            <w:r w:rsidRPr="002705F3" w:rsidDel="002705F3">
              <w:rPr>
                <w:noProof/>
                <w:rPrChange w:id="935" w:author="Deepak Bansal (AZURE)" w:date="2012-08-22T13:01:00Z">
                  <w:rPr>
                    <w:rStyle w:val="Hyperlink"/>
                    <w:noProof/>
                  </w:rPr>
                </w:rPrChange>
              </w:rPr>
              <w:delText>7.5.2</w:delText>
            </w:r>
            <w:r w:rsidDel="002705F3">
              <w:rPr>
                <w:rFonts w:eastAsiaTheme="minorEastAsia"/>
                <w:noProof/>
              </w:rPr>
              <w:tab/>
            </w:r>
            <w:r w:rsidRPr="002705F3" w:rsidDel="002705F3">
              <w:rPr>
                <w:noProof/>
                <w:rPrChange w:id="936" w:author="Deepak Bansal (AZURE)" w:date="2012-08-22T13:01:00Z">
                  <w:rPr>
                    <w:rStyle w:val="Hyperlink"/>
                    <w:noProof/>
                  </w:rPr>
                </w:rPrChange>
              </w:rPr>
              <w:delText>XML Schema</w:delText>
            </w:r>
            <w:r w:rsidDel="002705F3">
              <w:rPr>
                <w:noProof/>
                <w:webHidden/>
              </w:rPr>
              <w:tab/>
              <w:delText>37</w:delText>
            </w:r>
          </w:del>
        </w:p>
        <w:p w14:paraId="01BC6942" w14:textId="77777777" w:rsidR="00B40C61" w:rsidDel="002705F3" w:rsidRDefault="00B40C61">
          <w:pPr>
            <w:pStyle w:val="TOC3"/>
            <w:tabs>
              <w:tab w:val="left" w:pos="1320"/>
              <w:tab w:val="right" w:leader="dot" w:pos="9350"/>
            </w:tabs>
            <w:rPr>
              <w:del w:id="937" w:author="Deepak Bansal (AZURE)" w:date="2012-08-22T13:01:00Z"/>
              <w:rFonts w:eastAsiaTheme="minorEastAsia"/>
              <w:noProof/>
            </w:rPr>
          </w:pPr>
          <w:del w:id="938" w:author="Deepak Bansal (AZURE)" w:date="2012-08-22T13:01:00Z">
            <w:r w:rsidRPr="002705F3" w:rsidDel="002705F3">
              <w:rPr>
                <w:noProof/>
                <w:rPrChange w:id="939" w:author="Deepak Bansal (AZURE)" w:date="2012-08-22T13:01:00Z">
                  <w:rPr>
                    <w:rStyle w:val="Hyperlink"/>
                    <w:noProof/>
                  </w:rPr>
                </w:rPrChange>
              </w:rPr>
              <w:delText>7.5.3</w:delText>
            </w:r>
            <w:r w:rsidDel="002705F3">
              <w:rPr>
                <w:rFonts w:eastAsiaTheme="minorEastAsia"/>
                <w:noProof/>
              </w:rPr>
              <w:tab/>
            </w:r>
            <w:r w:rsidRPr="002705F3" w:rsidDel="002705F3">
              <w:rPr>
                <w:noProof/>
                <w:rPrChange w:id="940" w:author="Deepak Bansal (AZURE)" w:date="2012-08-22T13:01:00Z">
                  <w:rPr>
                    <w:rStyle w:val="Hyperlink"/>
                    <w:noProof/>
                  </w:rPr>
                </w:rPrChange>
              </w:rPr>
              <w:delText>XML Example</w:delText>
            </w:r>
            <w:r w:rsidDel="002705F3">
              <w:rPr>
                <w:noProof/>
                <w:webHidden/>
              </w:rPr>
              <w:tab/>
              <w:delText>38</w:delText>
            </w:r>
          </w:del>
        </w:p>
        <w:p w14:paraId="341EB064" w14:textId="77777777" w:rsidR="00B40C61" w:rsidDel="002705F3" w:rsidRDefault="00B40C61">
          <w:pPr>
            <w:pStyle w:val="TOC3"/>
            <w:tabs>
              <w:tab w:val="left" w:pos="1320"/>
              <w:tab w:val="right" w:leader="dot" w:pos="9350"/>
            </w:tabs>
            <w:rPr>
              <w:del w:id="941" w:author="Deepak Bansal (AZURE)" w:date="2012-08-22T13:01:00Z"/>
              <w:rFonts w:eastAsiaTheme="minorEastAsia"/>
              <w:noProof/>
            </w:rPr>
          </w:pPr>
          <w:del w:id="942" w:author="Deepak Bansal (AZURE)" w:date="2012-08-22T13:01:00Z">
            <w:r w:rsidRPr="002705F3" w:rsidDel="002705F3">
              <w:rPr>
                <w:noProof/>
                <w:rPrChange w:id="943" w:author="Deepak Bansal (AZURE)" w:date="2012-08-22T13:01:00Z">
                  <w:rPr>
                    <w:rStyle w:val="Hyperlink"/>
                    <w:noProof/>
                  </w:rPr>
                </w:rPrChange>
              </w:rPr>
              <w:delText>7.5.4</w:delText>
            </w:r>
            <w:r w:rsidDel="002705F3">
              <w:rPr>
                <w:rFonts w:eastAsiaTheme="minorEastAsia"/>
                <w:noProof/>
              </w:rPr>
              <w:tab/>
            </w:r>
            <w:r w:rsidRPr="002705F3" w:rsidDel="002705F3">
              <w:rPr>
                <w:noProof/>
                <w:rPrChange w:id="944" w:author="Deepak Bansal (AZURE)" w:date="2012-08-22T13:01:00Z">
                  <w:rPr>
                    <w:rStyle w:val="Hyperlink"/>
                    <w:noProof/>
                  </w:rPr>
                </w:rPrChange>
              </w:rPr>
              <w:delText>Normative Constraints</w:delText>
            </w:r>
            <w:r w:rsidDel="002705F3">
              <w:rPr>
                <w:noProof/>
                <w:webHidden/>
              </w:rPr>
              <w:tab/>
              <w:delText>38</w:delText>
            </w:r>
          </w:del>
        </w:p>
        <w:p w14:paraId="1861B4A4" w14:textId="77777777" w:rsidR="00B40C61" w:rsidDel="002705F3" w:rsidRDefault="00B40C61">
          <w:pPr>
            <w:pStyle w:val="TOC3"/>
            <w:tabs>
              <w:tab w:val="left" w:pos="1320"/>
              <w:tab w:val="right" w:leader="dot" w:pos="9350"/>
            </w:tabs>
            <w:rPr>
              <w:del w:id="945" w:author="Deepak Bansal (AZURE)" w:date="2012-08-22T13:01:00Z"/>
              <w:rFonts w:eastAsiaTheme="minorEastAsia"/>
              <w:noProof/>
            </w:rPr>
          </w:pPr>
          <w:del w:id="946" w:author="Deepak Bansal (AZURE)" w:date="2012-08-22T13:01:00Z">
            <w:r w:rsidRPr="002705F3" w:rsidDel="002705F3">
              <w:rPr>
                <w:noProof/>
                <w:rPrChange w:id="947" w:author="Deepak Bansal (AZURE)" w:date="2012-08-22T13:01:00Z">
                  <w:rPr>
                    <w:rStyle w:val="Hyperlink"/>
                    <w:noProof/>
                  </w:rPr>
                </w:rPrChange>
              </w:rPr>
              <w:delText>7.5.5</w:delText>
            </w:r>
            <w:r w:rsidDel="002705F3">
              <w:rPr>
                <w:rFonts w:eastAsiaTheme="minorEastAsia"/>
                <w:noProof/>
              </w:rPr>
              <w:tab/>
            </w:r>
            <w:r w:rsidRPr="002705F3" w:rsidDel="002705F3">
              <w:rPr>
                <w:noProof/>
                <w:rPrChange w:id="948" w:author="Deepak Bansal (AZURE)" w:date="2012-08-22T13:01:00Z">
                  <w:rPr>
                    <w:rStyle w:val="Hyperlink"/>
                    <w:noProof/>
                  </w:rPr>
                </w:rPrChange>
              </w:rPr>
              <w:delText>YANG Specification</w:delText>
            </w:r>
            <w:r w:rsidDel="002705F3">
              <w:rPr>
                <w:noProof/>
                <w:webHidden/>
              </w:rPr>
              <w:tab/>
              <w:delText>39</w:delText>
            </w:r>
          </w:del>
        </w:p>
        <w:p w14:paraId="775BA68E" w14:textId="77777777" w:rsidR="00B40C61" w:rsidDel="002705F3" w:rsidRDefault="00B40C61">
          <w:pPr>
            <w:pStyle w:val="TOC2"/>
            <w:tabs>
              <w:tab w:val="left" w:pos="880"/>
              <w:tab w:val="right" w:leader="dot" w:pos="9350"/>
            </w:tabs>
            <w:rPr>
              <w:del w:id="949" w:author="Deepak Bansal (AZURE)" w:date="2012-08-22T13:01:00Z"/>
              <w:rFonts w:eastAsiaTheme="minorEastAsia"/>
              <w:noProof/>
            </w:rPr>
          </w:pPr>
          <w:del w:id="950" w:author="Deepak Bansal (AZURE)" w:date="2012-08-22T13:01:00Z">
            <w:r w:rsidRPr="002705F3" w:rsidDel="002705F3">
              <w:rPr>
                <w:noProof/>
                <w:rPrChange w:id="951" w:author="Deepak Bansal (AZURE)" w:date="2012-08-22T13:01:00Z">
                  <w:rPr>
                    <w:rStyle w:val="Hyperlink"/>
                    <w:noProof/>
                  </w:rPr>
                </w:rPrChange>
              </w:rPr>
              <w:delText>7.6</w:delText>
            </w:r>
            <w:r w:rsidDel="002705F3">
              <w:rPr>
                <w:rFonts w:eastAsiaTheme="minorEastAsia"/>
                <w:noProof/>
              </w:rPr>
              <w:tab/>
            </w:r>
            <w:r w:rsidRPr="002705F3" w:rsidDel="002705F3">
              <w:rPr>
                <w:noProof/>
                <w:rPrChange w:id="952" w:author="Deepak Bansal (AZURE)" w:date="2012-08-22T13:01:00Z">
                  <w:rPr>
                    <w:rStyle w:val="Hyperlink"/>
                    <w:noProof/>
                  </w:rPr>
                </w:rPrChange>
              </w:rPr>
              <w:delText>OpenFlow Resource</w:delText>
            </w:r>
            <w:r w:rsidDel="002705F3">
              <w:rPr>
                <w:noProof/>
                <w:webHidden/>
              </w:rPr>
              <w:tab/>
              <w:delText>41</w:delText>
            </w:r>
          </w:del>
        </w:p>
        <w:p w14:paraId="12119185" w14:textId="77777777" w:rsidR="00B40C61" w:rsidDel="002705F3" w:rsidRDefault="00B40C61">
          <w:pPr>
            <w:pStyle w:val="TOC3"/>
            <w:tabs>
              <w:tab w:val="left" w:pos="1320"/>
              <w:tab w:val="right" w:leader="dot" w:pos="9350"/>
            </w:tabs>
            <w:rPr>
              <w:del w:id="953" w:author="Deepak Bansal (AZURE)" w:date="2012-08-22T13:01:00Z"/>
              <w:rFonts w:eastAsiaTheme="minorEastAsia"/>
              <w:noProof/>
            </w:rPr>
          </w:pPr>
          <w:del w:id="954" w:author="Deepak Bansal (AZURE)" w:date="2012-08-22T13:01:00Z">
            <w:r w:rsidRPr="002705F3" w:rsidDel="002705F3">
              <w:rPr>
                <w:noProof/>
                <w:rPrChange w:id="955" w:author="Deepak Bansal (AZURE)" w:date="2012-08-22T13:01:00Z">
                  <w:rPr>
                    <w:rStyle w:val="Hyperlink"/>
                    <w:noProof/>
                  </w:rPr>
                </w:rPrChange>
              </w:rPr>
              <w:delText>7.6.1</w:delText>
            </w:r>
            <w:r w:rsidDel="002705F3">
              <w:rPr>
                <w:rFonts w:eastAsiaTheme="minorEastAsia"/>
                <w:noProof/>
              </w:rPr>
              <w:tab/>
            </w:r>
            <w:r w:rsidRPr="002705F3" w:rsidDel="002705F3">
              <w:rPr>
                <w:noProof/>
                <w:rPrChange w:id="956" w:author="Deepak Bansal (AZURE)" w:date="2012-08-22T13:01:00Z">
                  <w:rPr>
                    <w:rStyle w:val="Hyperlink"/>
                    <w:noProof/>
                  </w:rPr>
                </w:rPrChange>
              </w:rPr>
              <w:delText>UML Diagram</w:delText>
            </w:r>
            <w:r w:rsidDel="002705F3">
              <w:rPr>
                <w:noProof/>
                <w:webHidden/>
              </w:rPr>
              <w:tab/>
              <w:delText>41</w:delText>
            </w:r>
          </w:del>
        </w:p>
        <w:p w14:paraId="47085F93" w14:textId="77777777" w:rsidR="00B40C61" w:rsidDel="002705F3" w:rsidRDefault="00B40C61">
          <w:pPr>
            <w:pStyle w:val="TOC3"/>
            <w:tabs>
              <w:tab w:val="left" w:pos="1320"/>
              <w:tab w:val="right" w:leader="dot" w:pos="9350"/>
            </w:tabs>
            <w:rPr>
              <w:del w:id="957" w:author="Deepak Bansal (AZURE)" w:date="2012-08-22T13:01:00Z"/>
              <w:rFonts w:eastAsiaTheme="minorEastAsia"/>
              <w:noProof/>
            </w:rPr>
          </w:pPr>
          <w:del w:id="958" w:author="Deepak Bansal (AZURE)" w:date="2012-08-22T13:01:00Z">
            <w:r w:rsidRPr="002705F3" w:rsidDel="002705F3">
              <w:rPr>
                <w:noProof/>
                <w:rPrChange w:id="959" w:author="Deepak Bansal (AZURE)" w:date="2012-08-22T13:01:00Z">
                  <w:rPr>
                    <w:rStyle w:val="Hyperlink"/>
                    <w:noProof/>
                  </w:rPr>
                </w:rPrChange>
              </w:rPr>
              <w:delText>7.6.2</w:delText>
            </w:r>
            <w:r w:rsidDel="002705F3">
              <w:rPr>
                <w:rFonts w:eastAsiaTheme="minorEastAsia"/>
                <w:noProof/>
              </w:rPr>
              <w:tab/>
            </w:r>
            <w:r w:rsidRPr="002705F3" w:rsidDel="002705F3">
              <w:rPr>
                <w:noProof/>
                <w:rPrChange w:id="960" w:author="Deepak Bansal (AZURE)" w:date="2012-08-22T13:01:00Z">
                  <w:rPr>
                    <w:rStyle w:val="Hyperlink"/>
                    <w:noProof/>
                  </w:rPr>
                </w:rPrChange>
              </w:rPr>
              <w:delText>XML Schema</w:delText>
            </w:r>
            <w:r w:rsidDel="002705F3">
              <w:rPr>
                <w:noProof/>
                <w:webHidden/>
              </w:rPr>
              <w:tab/>
              <w:delText>41</w:delText>
            </w:r>
          </w:del>
        </w:p>
        <w:p w14:paraId="27477673" w14:textId="77777777" w:rsidR="00B40C61" w:rsidDel="002705F3" w:rsidRDefault="00B40C61">
          <w:pPr>
            <w:pStyle w:val="TOC3"/>
            <w:tabs>
              <w:tab w:val="left" w:pos="1320"/>
              <w:tab w:val="right" w:leader="dot" w:pos="9350"/>
            </w:tabs>
            <w:rPr>
              <w:del w:id="961" w:author="Deepak Bansal (AZURE)" w:date="2012-08-22T13:01:00Z"/>
              <w:rFonts w:eastAsiaTheme="minorEastAsia"/>
              <w:noProof/>
            </w:rPr>
          </w:pPr>
          <w:del w:id="962" w:author="Deepak Bansal (AZURE)" w:date="2012-08-22T13:01:00Z">
            <w:r w:rsidRPr="002705F3" w:rsidDel="002705F3">
              <w:rPr>
                <w:noProof/>
                <w:rPrChange w:id="963" w:author="Deepak Bansal (AZURE)" w:date="2012-08-22T13:01:00Z">
                  <w:rPr>
                    <w:rStyle w:val="Hyperlink"/>
                    <w:noProof/>
                  </w:rPr>
                </w:rPrChange>
              </w:rPr>
              <w:delText>7.6.3</w:delText>
            </w:r>
            <w:r w:rsidDel="002705F3">
              <w:rPr>
                <w:rFonts w:eastAsiaTheme="minorEastAsia"/>
                <w:noProof/>
              </w:rPr>
              <w:tab/>
            </w:r>
            <w:r w:rsidRPr="002705F3" w:rsidDel="002705F3">
              <w:rPr>
                <w:noProof/>
                <w:rPrChange w:id="964" w:author="Deepak Bansal (AZURE)" w:date="2012-08-22T13:01:00Z">
                  <w:rPr>
                    <w:rStyle w:val="Hyperlink"/>
                    <w:noProof/>
                  </w:rPr>
                </w:rPrChange>
              </w:rPr>
              <w:delText>XML Example</w:delText>
            </w:r>
            <w:r w:rsidDel="002705F3">
              <w:rPr>
                <w:noProof/>
                <w:webHidden/>
              </w:rPr>
              <w:tab/>
              <w:delText>41</w:delText>
            </w:r>
          </w:del>
        </w:p>
        <w:p w14:paraId="7B97F0C4" w14:textId="77777777" w:rsidR="00B40C61" w:rsidDel="002705F3" w:rsidRDefault="00B40C61">
          <w:pPr>
            <w:pStyle w:val="TOC3"/>
            <w:tabs>
              <w:tab w:val="left" w:pos="1320"/>
              <w:tab w:val="right" w:leader="dot" w:pos="9350"/>
            </w:tabs>
            <w:rPr>
              <w:del w:id="965" w:author="Deepak Bansal (AZURE)" w:date="2012-08-22T13:01:00Z"/>
              <w:rFonts w:eastAsiaTheme="minorEastAsia"/>
              <w:noProof/>
            </w:rPr>
          </w:pPr>
          <w:del w:id="966" w:author="Deepak Bansal (AZURE)" w:date="2012-08-22T13:01:00Z">
            <w:r w:rsidRPr="002705F3" w:rsidDel="002705F3">
              <w:rPr>
                <w:noProof/>
                <w:rPrChange w:id="967" w:author="Deepak Bansal (AZURE)" w:date="2012-08-22T13:01:00Z">
                  <w:rPr>
                    <w:rStyle w:val="Hyperlink"/>
                    <w:noProof/>
                  </w:rPr>
                </w:rPrChange>
              </w:rPr>
              <w:delText>7.6.4</w:delText>
            </w:r>
            <w:r w:rsidDel="002705F3">
              <w:rPr>
                <w:rFonts w:eastAsiaTheme="minorEastAsia"/>
                <w:noProof/>
              </w:rPr>
              <w:tab/>
            </w:r>
            <w:r w:rsidRPr="002705F3" w:rsidDel="002705F3">
              <w:rPr>
                <w:noProof/>
                <w:rPrChange w:id="968" w:author="Deepak Bansal (AZURE)" w:date="2012-08-22T13:01:00Z">
                  <w:rPr>
                    <w:rStyle w:val="Hyperlink"/>
                    <w:noProof/>
                  </w:rPr>
                </w:rPrChange>
              </w:rPr>
              <w:delText>Normative Constraints</w:delText>
            </w:r>
            <w:r w:rsidDel="002705F3">
              <w:rPr>
                <w:noProof/>
                <w:webHidden/>
              </w:rPr>
              <w:tab/>
              <w:delText>41</w:delText>
            </w:r>
          </w:del>
        </w:p>
        <w:p w14:paraId="0EFC8AFD" w14:textId="77777777" w:rsidR="00B40C61" w:rsidDel="002705F3" w:rsidRDefault="00B40C61">
          <w:pPr>
            <w:pStyle w:val="TOC3"/>
            <w:tabs>
              <w:tab w:val="left" w:pos="1320"/>
              <w:tab w:val="right" w:leader="dot" w:pos="9350"/>
            </w:tabs>
            <w:rPr>
              <w:del w:id="969" w:author="Deepak Bansal (AZURE)" w:date="2012-08-22T13:01:00Z"/>
              <w:rFonts w:eastAsiaTheme="minorEastAsia"/>
              <w:noProof/>
            </w:rPr>
          </w:pPr>
          <w:del w:id="970" w:author="Deepak Bansal (AZURE)" w:date="2012-08-22T13:01:00Z">
            <w:r w:rsidRPr="002705F3" w:rsidDel="002705F3">
              <w:rPr>
                <w:noProof/>
                <w:rPrChange w:id="971" w:author="Deepak Bansal (AZURE)" w:date="2012-08-22T13:01:00Z">
                  <w:rPr>
                    <w:rStyle w:val="Hyperlink"/>
                    <w:noProof/>
                  </w:rPr>
                </w:rPrChange>
              </w:rPr>
              <w:delText>7.6.5</w:delText>
            </w:r>
            <w:r w:rsidDel="002705F3">
              <w:rPr>
                <w:rFonts w:eastAsiaTheme="minorEastAsia"/>
                <w:noProof/>
              </w:rPr>
              <w:tab/>
            </w:r>
            <w:r w:rsidRPr="002705F3" w:rsidDel="002705F3">
              <w:rPr>
                <w:noProof/>
                <w:rPrChange w:id="972" w:author="Deepak Bansal (AZURE)" w:date="2012-08-22T13:01:00Z">
                  <w:rPr>
                    <w:rStyle w:val="Hyperlink"/>
                    <w:noProof/>
                  </w:rPr>
                </w:rPrChange>
              </w:rPr>
              <w:delText>YANG Specification</w:delText>
            </w:r>
            <w:r w:rsidDel="002705F3">
              <w:rPr>
                <w:noProof/>
                <w:webHidden/>
              </w:rPr>
              <w:tab/>
              <w:delText>41</w:delText>
            </w:r>
          </w:del>
        </w:p>
        <w:p w14:paraId="096CC216" w14:textId="77777777" w:rsidR="00B40C61" w:rsidDel="002705F3" w:rsidRDefault="00B40C61">
          <w:pPr>
            <w:pStyle w:val="TOC2"/>
            <w:tabs>
              <w:tab w:val="left" w:pos="880"/>
              <w:tab w:val="right" w:leader="dot" w:pos="9350"/>
            </w:tabs>
            <w:rPr>
              <w:del w:id="973" w:author="Deepak Bansal (AZURE)" w:date="2012-08-22T13:01:00Z"/>
              <w:rFonts w:eastAsiaTheme="minorEastAsia"/>
              <w:noProof/>
            </w:rPr>
          </w:pPr>
          <w:del w:id="974" w:author="Deepak Bansal (AZURE)" w:date="2012-08-22T13:01:00Z">
            <w:r w:rsidRPr="002705F3" w:rsidDel="002705F3">
              <w:rPr>
                <w:noProof/>
                <w:rPrChange w:id="975" w:author="Deepak Bansal (AZURE)" w:date="2012-08-22T13:01:00Z">
                  <w:rPr>
                    <w:rStyle w:val="Hyperlink"/>
                    <w:noProof/>
                  </w:rPr>
                </w:rPrChange>
              </w:rPr>
              <w:delText>7.7</w:delText>
            </w:r>
            <w:r w:rsidDel="002705F3">
              <w:rPr>
                <w:rFonts w:eastAsiaTheme="minorEastAsia"/>
                <w:noProof/>
              </w:rPr>
              <w:tab/>
            </w:r>
            <w:r w:rsidRPr="002705F3" w:rsidDel="002705F3">
              <w:rPr>
                <w:noProof/>
                <w:rPrChange w:id="976" w:author="Deepak Bansal (AZURE)" w:date="2012-08-22T13:01:00Z">
                  <w:rPr>
                    <w:rStyle w:val="Hyperlink"/>
                    <w:noProof/>
                  </w:rPr>
                </w:rPrChange>
              </w:rPr>
              <w:delText>OpenFlow Port</w:delText>
            </w:r>
            <w:r w:rsidDel="002705F3">
              <w:rPr>
                <w:noProof/>
                <w:webHidden/>
              </w:rPr>
              <w:tab/>
              <w:delText>41</w:delText>
            </w:r>
          </w:del>
        </w:p>
        <w:p w14:paraId="2C5E85FC" w14:textId="77777777" w:rsidR="00B40C61" w:rsidDel="002705F3" w:rsidRDefault="00B40C61">
          <w:pPr>
            <w:pStyle w:val="TOC3"/>
            <w:tabs>
              <w:tab w:val="left" w:pos="1320"/>
              <w:tab w:val="right" w:leader="dot" w:pos="9350"/>
            </w:tabs>
            <w:rPr>
              <w:del w:id="977" w:author="Deepak Bansal (AZURE)" w:date="2012-08-22T13:01:00Z"/>
              <w:rFonts w:eastAsiaTheme="minorEastAsia"/>
              <w:noProof/>
            </w:rPr>
          </w:pPr>
          <w:del w:id="978" w:author="Deepak Bansal (AZURE)" w:date="2012-08-22T13:01:00Z">
            <w:r w:rsidRPr="002705F3" w:rsidDel="002705F3">
              <w:rPr>
                <w:noProof/>
                <w:rPrChange w:id="979" w:author="Deepak Bansal (AZURE)" w:date="2012-08-22T13:01:00Z">
                  <w:rPr>
                    <w:rStyle w:val="Hyperlink"/>
                    <w:noProof/>
                  </w:rPr>
                </w:rPrChange>
              </w:rPr>
              <w:lastRenderedPageBreak/>
              <w:delText>7.7.1</w:delText>
            </w:r>
            <w:r w:rsidDel="002705F3">
              <w:rPr>
                <w:rFonts w:eastAsiaTheme="minorEastAsia"/>
                <w:noProof/>
              </w:rPr>
              <w:tab/>
            </w:r>
            <w:r w:rsidRPr="002705F3" w:rsidDel="002705F3">
              <w:rPr>
                <w:noProof/>
                <w:rPrChange w:id="980" w:author="Deepak Bansal (AZURE)" w:date="2012-08-22T13:01:00Z">
                  <w:rPr>
                    <w:rStyle w:val="Hyperlink"/>
                    <w:noProof/>
                  </w:rPr>
                </w:rPrChange>
              </w:rPr>
              <w:delText>UML Diagram</w:delText>
            </w:r>
            <w:r w:rsidDel="002705F3">
              <w:rPr>
                <w:noProof/>
                <w:webHidden/>
              </w:rPr>
              <w:tab/>
              <w:delText>42</w:delText>
            </w:r>
          </w:del>
        </w:p>
        <w:p w14:paraId="4146CCAB" w14:textId="77777777" w:rsidR="00B40C61" w:rsidDel="002705F3" w:rsidRDefault="00B40C61">
          <w:pPr>
            <w:pStyle w:val="TOC3"/>
            <w:tabs>
              <w:tab w:val="left" w:pos="1320"/>
              <w:tab w:val="right" w:leader="dot" w:pos="9350"/>
            </w:tabs>
            <w:rPr>
              <w:del w:id="981" w:author="Deepak Bansal (AZURE)" w:date="2012-08-22T13:01:00Z"/>
              <w:rFonts w:eastAsiaTheme="minorEastAsia"/>
              <w:noProof/>
            </w:rPr>
          </w:pPr>
          <w:del w:id="982" w:author="Deepak Bansal (AZURE)" w:date="2012-08-22T13:01:00Z">
            <w:r w:rsidRPr="002705F3" w:rsidDel="002705F3">
              <w:rPr>
                <w:noProof/>
                <w:rPrChange w:id="983" w:author="Deepak Bansal (AZURE)" w:date="2012-08-22T13:01:00Z">
                  <w:rPr>
                    <w:rStyle w:val="Hyperlink"/>
                    <w:noProof/>
                  </w:rPr>
                </w:rPrChange>
              </w:rPr>
              <w:delText>7.7.2</w:delText>
            </w:r>
            <w:r w:rsidDel="002705F3">
              <w:rPr>
                <w:rFonts w:eastAsiaTheme="minorEastAsia"/>
                <w:noProof/>
              </w:rPr>
              <w:tab/>
            </w:r>
            <w:r w:rsidRPr="002705F3" w:rsidDel="002705F3">
              <w:rPr>
                <w:noProof/>
                <w:rPrChange w:id="984" w:author="Deepak Bansal (AZURE)" w:date="2012-08-22T13:01:00Z">
                  <w:rPr>
                    <w:rStyle w:val="Hyperlink"/>
                    <w:noProof/>
                  </w:rPr>
                </w:rPrChange>
              </w:rPr>
              <w:delText>XML Schema</w:delText>
            </w:r>
            <w:r w:rsidDel="002705F3">
              <w:rPr>
                <w:noProof/>
                <w:webHidden/>
              </w:rPr>
              <w:tab/>
              <w:delText>43</w:delText>
            </w:r>
          </w:del>
        </w:p>
        <w:p w14:paraId="542697D5" w14:textId="77777777" w:rsidR="00B40C61" w:rsidDel="002705F3" w:rsidRDefault="00B40C61">
          <w:pPr>
            <w:pStyle w:val="TOC3"/>
            <w:tabs>
              <w:tab w:val="left" w:pos="1320"/>
              <w:tab w:val="right" w:leader="dot" w:pos="9350"/>
            </w:tabs>
            <w:rPr>
              <w:del w:id="985" w:author="Deepak Bansal (AZURE)" w:date="2012-08-22T13:01:00Z"/>
              <w:rFonts w:eastAsiaTheme="minorEastAsia"/>
              <w:noProof/>
            </w:rPr>
          </w:pPr>
          <w:del w:id="986" w:author="Deepak Bansal (AZURE)" w:date="2012-08-22T13:01:00Z">
            <w:r w:rsidRPr="002705F3" w:rsidDel="002705F3">
              <w:rPr>
                <w:noProof/>
                <w:rPrChange w:id="987" w:author="Deepak Bansal (AZURE)" w:date="2012-08-22T13:01:00Z">
                  <w:rPr>
                    <w:rStyle w:val="Hyperlink"/>
                    <w:noProof/>
                  </w:rPr>
                </w:rPrChange>
              </w:rPr>
              <w:delText>7.7.3</w:delText>
            </w:r>
            <w:r w:rsidDel="002705F3">
              <w:rPr>
                <w:rFonts w:eastAsiaTheme="minorEastAsia"/>
                <w:noProof/>
              </w:rPr>
              <w:tab/>
            </w:r>
            <w:r w:rsidRPr="002705F3" w:rsidDel="002705F3">
              <w:rPr>
                <w:noProof/>
                <w:rPrChange w:id="988" w:author="Deepak Bansal (AZURE)" w:date="2012-08-22T13:01:00Z">
                  <w:rPr>
                    <w:rStyle w:val="Hyperlink"/>
                    <w:noProof/>
                  </w:rPr>
                </w:rPrChange>
              </w:rPr>
              <w:delText>XML Example</w:delText>
            </w:r>
            <w:r w:rsidDel="002705F3">
              <w:rPr>
                <w:noProof/>
                <w:webHidden/>
              </w:rPr>
              <w:tab/>
              <w:delText>46</w:delText>
            </w:r>
          </w:del>
        </w:p>
        <w:p w14:paraId="679BACCE" w14:textId="77777777" w:rsidR="00B40C61" w:rsidDel="002705F3" w:rsidRDefault="00B40C61">
          <w:pPr>
            <w:pStyle w:val="TOC3"/>
            <w:tabs>
              <w:tab w:val="left" w:pos="1320"/>
              <w:tab w:val="right" w:leader="dot" w:pos="9350"/>
            </w:tabs>
            <w:rPr>
              <w:del w:id="989" w:author="Deepak Bansal (AZURE)" w:date="2012-08-22T13:01:00Z"/>
              <w:rFonts w:eastAsiaTheme="minorEastAsia"/>
              <w:noProof/>
            </w:rPr>
          </w:pPr>
          <w:del w:id="990" w:author="Deepak Bansal (AZURE)" w:date="2012-08-22T13:01:00Z">
            <w:r w:rsidRPr="002705F3" w:rsidDel="002705F3">
              <w:rPr>
                <w:noProof/>
                <w:rPrChange w:id="991" w:author="Deepak Bansal (AZURE)" w:date="2012-08-22T13:01:00Z">
                  <w:rPr>
                    <w:rStyle w:val="Hyperlink"/>
                    <w:noProof/>
                  </w:rPr>
                </w:rPrChange>
              </w:rPr>
              <w:delText>7.7.4</w:delText>
            </w:r>
            <w:r w:rsidDel="002705F3">
              <w:rPr>
                <w:rFonts w:eastAsiaTheme="minorEastAsia"/>
                <w:noProof/>
              </w:rPr>
              <w:tab/>
            </w:r>
            <w:r w:rsidRPr="002705F3" w:rsidDel="002705F3">
              <w:rPr>
                <w:noProof/>
                <w:rPrChange w:id="992" w:author="Deepak Bansal (AZURE)" w:date="2012-08-22T13:01:00Z">
                  <w:rPr>
                    <w:rStyle w:val="Hyperlink"/>
                    <w:noProof/>
                  </w:rPr>
                </w:rPrChange>
              </w:rPr>
              <w:delText>Normative Constraints</w:delText>
            </w:r>
            <w:r w:rsidDel="002705F3">
              <w:rPr>
                <w:noProof/>
                <w:webHidden/>
              </w:rPr>
              <w:tab/>
              <w:delText>47</w:delText>
            </w:r>
          </w:del>
        </w:p>
        <w:p w14:paraId="5A41404A" w14:textId="77777777" w:rsidR="00B40C61" w:rsidDel="002705F3" w:rsidRDefault="00B40C61">
          <w:pPr>
            <w:pStyle w:val="TOC3"/>
            <w:tabs>
              <w:tab w:val="left" w:pos="1320"/>
              <w:tab w:val="right" w:leader="dot" w:pos="9350"/>
            </w:tabs>
            <w:rPr>
              <w:del w:id="993" w:author="Deepak Bansal (AZURE)" w:date="2012-08-22T13:01:00Z"/>
              <w:rFonts w:eastAsiaTheme="minorEastAsia"/>
              <w:noProof/>
            </w:rPr>
          </w:pPr>
          <w:del w:id="994" w:author="Deepak Bansal (AZURE)" w:date="2012-08-22T13:01:00Z">
            <w:r w:rsidRPr="002705F3" w:rsidDel="002705F3">
              <w:rPr>
                <w:noProof/>
                <w:rPrChange w:id="995" w:author="Deepak Bansal (AZURE)" w:date="2012-08-22T13:01:00Z">
                  <w:rPr>
                    <w:rStyle w:val="Hyperlink"/>
                    <w:noProof/>
                  </w:rPr>
                </w:rPrChange>
              </w:rPr>
              <w:delText>7.7.5</w:delText>
            </w:r>
            <w:r w:rsidDel="002705F3">
              <w:rPr>
                <w:rFonts w:eastAsiaTheme="minorEastAsia"/>
                <w:noProof/>
              </w:rPr>
              <w:tab/>
            </w:r>
            <w:r w:rsidRPr="002705F3" w:rsidDel="002705F3">
              <w:rPr>
                <w:noProof/>
                <w:rPrChange w:id="996" w:author="Deepak Bansal (AZURE)" w:date="2012-08-22T13:01:00Z">
                  <w:rPr>
                    <w:rStyle w:val="Hyperlink"/>
                    <w:noProof/>
                  </w:rPr>
                </w:rPrChange>
              </w:rPr>
              <w:delText>YANG Specification</w:delText>
            </w:r>
            <w:r w:rsidDel="002705F3">
              <w:rPr>
                <w:noProof/>
                <w:webHidden/>
              </w:rPr>
              <w:tab/>
              <w:delText>49</w:delText>
            </w:r>
          </w:del>
        </w:p>
        <w:p w14:paraId="144C2E7A" w14:textId="77777777" w:rsidR="00B40C61" w:rsidDel="002705F3" w:rsidRDefault="00B40C61">
          <w:pPr>
            <w:pStyle w:val="TOC2"/>
            <w:tabs>
              <w:tab w:val="left" w:pos="880"/>
              <w:tab w:val="right" w:leader="dot" w:pos="9350"/>
            </w:tabs>
            <w:rPr>
              <w:del w:id="997" w:author="Deepak Bansal (AZURE)" w:date="2012-08-22T13:01:00Z"/>
              <w:rFonts w:eastAsiaTheme="minorEastAsia"/>
              <w:noProof/>
            </w:rPr>
          </w:pPr>
          <w:del w:id="998" w:author="Deepak Bansal (AZURE)" w:date="2012-08-22T13:01:00Z">
            <w:r w:rsidRPr="002705F3" w:rsidDel="002705F3">
              <w:rPr>
                <w:noProof/>
                <w:rPrChange w:id="999" w:author="Deepak Bansal (AZURE)" w:date="2012-08-22T13:01:00Z">
                  <w:rPr>
                    <w:rStyle w:val="Hyperlink"/>
                    <w:noProof/>
                  </w:rPr>
                </w:rPrChange>
              </w:rPr>
              <w:delText>7.8</w:delText>
            </w:r>
            <w:r w:rsidDel="002705F3">
              <w:rPr>
                <w:rFonts w:eastAsiaTheme="minorEastAsia"/>
                <w:noProof/>
              </w:rPr>
              <w:tab/>
            </w:r>
            <w:r w:rsidRPr="002705F3" w:rsidDel="002705F3">
              <w:rPr>
                <w:noProof/>
                <w:rPrChange w:id="1000" w:author="Deepak Bansal (AZURE)" w:date="2012-08-22T13:01:00Z">
                  <w:rPr>
                    <w:rStyle w:val="Hyperlink"/>
                    <w:noProof/>
                  </w:rPr>
                </w:rPrChange>
              </w:rPr>
              <w:delText>OpenFlow Port Feature</w:delText>
            </w:r>
            <w:r w:rsidDel="002705F3">
              <w:rPr>
                <w:noProof/>
                <w:webHidden/>
              </w:rPr>
              <w:tab/>
              <w:delText>51</w:delText>
            </w:r>
          </w:del>
        </w:p>
        <w:p w14:paraId="499FBEC2" w14:textId="77777777" w:rsidR="00B40C61" w:rsidDel="002705F3" w:rsidRDefault="00B40C61">
          <w:pPr>
            <w:pStyle w:val="TOC3"/>
            <w:tabs>
              <w:tab w:val="left" w:pos="1320"/>
              <w:tab w:val="right" w:leader="dot" w:pos="9350"/>
            </w:tabs>
            <w:rPr>
              <w:del w:id="1001" w:author="Deepak Bansal (AZURE)" w:date="2012-08-22T13:01:00Z"/>
              <w:rFonts w:eastAsiaTheme="minorEastAsia"/>
              <w:noProof/>
            </w:rPr>
          </w:pPr>
          <w:del w:id="1002" w:author="Deepak Bansal (AZURE)" w:date="2012-08-22T13:01:00Z">
            <w:r w:rsidRPr="002705F3" w:rsidDel="002705F3">
              <w:rPr>
                <w:noProof/>
                <w:rPrChange w:id="1003" w:author="Deepak Bansal (AZURE)" w:date="2012-08-22T13:01:00Z">
                  <w:rPr>
                    <w:rStyle w:val="Hyperlink"/>
                    <w:noProof/>
                  </w:rPr>
                </w:rPrChange>
              </w:rPr>
              <w:delText>7.8.1</w:delText>
            </w:r>
            <w:r w:rsidDel="002705F3">
              <w:rPr>
                <w:rFonts w:eastAsiaTheme="minorEastAsia"/>
                <w:noProof/>
              </w:rPr>
              <w:tab/>
            </w:r>
            <w:r w:rsidRPr="002705F3" w:rsidDel="002705F3">
              <w:rPr>
                <w:noProof/>
                <w:rPrChange w:id="1004" w:author="Deepak Bansal (AZURE)" w:date="2012-08-22T13:01:00Z">
                  <w:rPr>
                    <w:rStyle w:val="Hyperlink"/>
                    <w:noProof/>
                  </w:rPr>
                </w:rPrChange>
              </w:rPr>
              <w:delText>UML Diagram</w:delText>
            </w:r>
            <w:r w:rsidDel="002705F3">
              <w:rPr>
                <w:noProof/>
                <w:webHidden/>
              </w:rPr>
              <w:tab/>
              <w:delText>52</w:delText>
            </w:r>
          </w:del>
        </w:p>
        <w:p w14:paraId="1065FA69" w14:textId="77777777" w:rsidR="00B40C61" w:rsidDel="002705F3" w:rsidRDefault="00B40C61">
          <w:pPr>
            <w:pStyle w:val="TOC3"/>
            <w:tabs>
              <w:tab w:val="left" w:pos="1320"/>
              <w:tab w:val="right" w:leader="dot" w:pos="9350"/>
            </w:tabs>
            <w:rPr>
              <w:del w:id="1005" w:author="Deepak Bansal (AZURE)" w:date="2012-08-22T13:01:00Z"/>
              <w:rFonts w:eastAsiaTheme="minorEastAsia"/>
              <w:noProof/>
            </w:rPr>
          </w:pPr>
          <w:del w:id="1006" w:author="Deepak Bansal (AZURE)" w:date="2012-08-22T13:01:00Z">
            <w:r w:rsidRPr="002705F3" w:rsidDel="002705F3">
              <w:rPr>
                <w:noProof/>
                <w:rPrChange w:id="1007" w:author="Deepak Bansal (AZURE)" w:date="2012-08-22T13:01:00Z">
                  <w:rPr>
                    <w:rStyle w:val="Hyperlink"/>
                    <w:noProof/>
                  </w:rPr>
                </w:rPrChange>
              </w:rPr>
              <w:delText>7.8.2</w:delText>
            </w:r>
            <w:r w:rsidDel="002705F3">
              <w:rPr>
                <w:rFonts w:eastAsiaTheme="minorEastAsia"/>
                <w:noProof/>
              </w:rPr>
              <w:tab/>
            </w:r>
            <w:r w:rsidRPr="002705F3" w:rsidDel="002705F3">
              <w:rPr>
                <w:noProof/>
                <w:rPrChange w:id="1008" w:author="Deepak Bansal (AZURE)" w:date="2012-08-22T13:01:00Z">
                  <w:rPr>
                    <w:rStyle w:val="Hyperlink"/>
                    <w:noProof/>
                  </w:rPr>
                </w:rPrChange>
              </w:rPr>
              <w:delText>XML Schema</w:delText>
            </w:r>
            <w:r w:rsidDel="002705F3">
              <w:rPr>
                <w:noProof/>
                <w:webHidden/>
              </w:rPr>
              <w:tab/>
              <w:delText>52</w:delText>
            </w:r>
          </w:del>
        </w:p>
        <w:p w14:paraId="33445122" w14:textId="77777777" w:rsidR="00B40C61" w:rsidDel="002705F3" w:rsidRDefault="00B40C61">
          <w:pPr>
            <w:pStyle w:val="TOC3"/>
            <w:tabs>
              <w:tab w:val="left" w:pos="1320"/>
              <w:tab w:val="right" w:leader="dot" w:pos="9350"/>
            </w:tabs>
            <w:rPr>
              <w:del w:id="1009" w:author="Deepak Bansal (AZURE)" w:date="2012-08-22T13:01:00Z"/>
              <w:rFonts w:eastAsiaTheme="minorEastAsia"/>
              <w:noProof/>
            </w:rPr>
          </w:pPr>
          <w:del w:id="1010" w:author="Deepak Bansal (AZURE)" w:date="2012-08-22T13:01:00Z">
            <w:r w:rsidRPr="002705F3" w:rsidDel="002705F3">
              <w:rPr>
                <w:noProof/>
                <w:rPrChange w:id="1011" w:author="Deepak Bansal (AZURE)" w:date="2012-08-22T13:01:00Z">
                  <w:rPr>
                    <w:rStyle w:val="Hyperlink"/>
                    <w:noProof/>
                  </w:rPr>
                </w:rPrChange>
              </w:rPr>
              <w:delText>7.8.3</w:delText>
            </w:r>
            <w:r w:rsidDel="002705F3">
              <w:rPr>
                <w:rFonts w:eastAsiaTheme="minorEastAsia"/>
                <w:noProof/>
              </w:rPr>
              <w:tab/>
            </w:r>
            <w:r w:rsidRPr="002705F3" w:rsidDel="002705F3">
              <w:rPr>
                <w:noProof/>
                <w:rPrChange w:id="1012" w:author="Deepak Bansal (AZURE)" w:date="2012-08-22T13:01:00Z">
                  <w:rPr>
                    <w:rStyle w:val="Hyperlink"/>
                    <w:noProof/>
                  </w:rPr>
                </w:rPrChange>
              </w:rPr>
              <w:delText>XML Example</w:delText>
            </w:r>
            <w:r w:rsidDel="002705F3">
              <w:rPr>
                <w:noProof/>
                <w:webHidden/>
              </w:rPr>
              <w:tab/>
              <w:delText>53</w:delText>
            </w:r>
          </w:del>
        </w:p>
        <w:p w14:paraId="5EE947A9" w14:textId="77777777" w:rsidR="00B40C61" w:rsidDel="002705F3" w:rsidRDefault="00B40C61">
          <w:pPr>
            <w:pStyle w:val="TOC3"/>
            <w:tabs>
              <w:tab w:val="left" w:pos="1320"/>
              <w:tab w:val="right" w:leader="dot" w:pos="9350"/>
            </w:tabs>
            <w:rPr>
              <w:del w:id="1013" w:author="Deepak Bansal (AZURE)" w:date="2012-08-22T13:01:00Z"/>
              <w:rFonts w:eastAsiaTheme="minorEastAsia"/>
              <w:noProof/>
            </w:rPr>
          </w:pPr>
          <w:del w:id="1014" w:author="Deepak Bansal (AZURE)" w:date="2012-08-22T13:01:00Z">
            <w:r w:rsidRPr="002705F3" w:rsidDel="002705F3">
              <w:rPr>
                <w:noProof/>
                <w:rPrChange w:id="1015" w:author="Deepak Bansal (AZURE)" w:date="2012-08-22T13:01:00Z">
                  <w:rPr>
                    <w:rStyle w:val="Hyperlink"/>
                    <w:noProof/>
                  </w:rPr>
                </w:rPrChange>
              </w:rPr>
              <w:delText>7.8.4</w:delText>
            </w:r>
            <w:r w:rsidDel="002705F3">
              <w:rPr>
                <w:rFonts w:eastAsiaTheme="minorEastAsia"/>
                <w:noProof/>
              </w:rPr>
              <w:tab/>
            </w:r>
            <w:r w:rsidRPr="002705F3" w:rsidDel="002705F3">
              <w:rPr>
                <w:noProof/>
                <w:rPrChange w:id="1016" w:author="Deepak Bansal (AZURE)" w:date="2012-08-22T13:01:00Z">
                  <w:rPr>
                    <w:rStyle w:val="Hyperlink"/>
                    <w:noProof/>
                  </w:rPr>
                </w:rPrChange>
              </w:rPr>
              <w:delText>Normative Constraints</w:delText>
            </w:r>
            <w:r w:rsidDel="002705F3">
              <w:rPr>
                <w:noProof/>
                <w:webHidden/>
              </w:rPr>
              <w:tab/>
              <w:delText>53</w:delText>
            </w:r>
          </w:del>
        </w:p>
        <w:p w14:paraId="366F1515" w14:textId="77777777" w:rsidR="00B40C61" w:rsidDel="002705F3" w:rsidRDefault="00B40C61">
          <w:pPr>
            <w:pStyle w:val="TOC3"/>
            <w:tabs>
              <w:tab w:val="left" w:pos="1320"/>
              <w:tab w:val="right" w:leader="dot" w:pos="9350"/>
            </w:tabs>
            <w:rPr>
              <w:del w:id="1017" w:author="Deepak Bansal (AZURE)" w:date="2012-08-22T13:01:00Z"/>
              <w:rFonts w:eastAsiaTheme="minorEastAsia"/>
              <w:noProof/>
            </w:rPr>
          </w:pPr>
          <w:del w:id="1018" w:author="Deepak Bansal (AZURE)" w:date="2012-08-22T13:01:00Z">
            <w:r w:rsidRPr="002705F3" w:rsidDel="002705F3">
              <w:rPr>
                <w:noProof/>
                <w:rPrChange w:id="1019" w:author="Deepak Bansal (AZURE)" w:date="2012-08-22T13:01:00Z">
                  <w:rPr>
                    <w:rStyle w:val="Hyperlink"/>
                    <w:noProof/>
                  </w:rPr>
                </w:rPrChange>
              </w:rPr>
              <w:delText>7.8.5</w:delText>
            </w:r>
            <w:r w:rsidDel="002705F3">
              <w:rPr>
                <w:rFonts w:eastAsiaTheme="minorEastAsia"/>
                <w:noProof/>
              </w:rPr>
              <w:tab/>
            </w:r>
            <w:r w:rsidRPr="002705F3" w:rsidDel="002705F3">
              <w:rPr>
                <w:noProof/>
                <w:rPrChange w:id="1020" w:author="Deepak Bansal (AZURE)" w:date="2012-08-22T13:01:00Z">
                  <w:rPr>
                    <w:rStyle w:val="Hyperlink"/>
                    <w:noProof/>
                  </w:rPr>
                </w:rPrChange>
              </w:rPr>
              <w:delText>YANG Specification</w:delText>
            </w:r>
            <w:r w:rsidDel="002705F3">
              <w:rPr>
                <w:noProof/>
                <w:webHidden/>
              </w:rPr>
              <w:tab/>
              <w:delText>54</w:delText>
            </w:r>
          </w:del>
        </w:p>
        <w:p w14:paraId="5E8895AD" w14:textId="77777777" w:rsidR="00B40C61" w:rsidDel="002705F3" w:rsidRDefault="00B40C61">
          <w:pPr>
            <w:pStyle w:val="TOC2"/>
            <w:tabs>
              <w:tab w:val="left" w:pos="880"/>
              <w:tab w:val="right" w:leader="dot" w:pos="9350"/>
            </w:tabs>
            <w:rPr>
              <w:del w:id="1021" w:author="Deepak Bansal (AZURE)" w:date="2012-08-22T13:01:00Z"/>
              <w:rFonts w:eastAsiaTheme="minorEastAsia"/>
              <w:noProof/>
            </w:rPr>
          </w:pPr>
          <w:del w:id="1022" w:author="Deepak Bansal (AZURE)" w:date="2012-08-22T13:01:00Z">
            <w:r w:rsidRPr="002705F3" w:rsidDel="002705F3">
              <w:rPr>
                <w:noProof/>
                <w:rPrChange w:id="1023" w:author="Deepak Bansal (AZURE)" w:date="2012-08-22T13:01:00Z">
                  <w:rPr>
                    <w:rStyle w:val="Hyperlink"/>
                    <w:noProof/>
                  </w:rPr>
                </w:rPrChange>
              </w:rPr>
              <w:delText>7.9</w:delText>
            </w:r>
            <w:r w:rsidDel="002705F3">
              <w:rPr>
                <w:rFonts w:eastAsiaTheme="minorEastAsia"/>
                <w:noProof/>
              </w:rPr>
              <w:tab/>
            </w:r>
            <w:r w:rsidRPr="002705F3" w:rsidDel="002705F3">
              <w:rPr>
                <w:noProof/>
                <w:rPrChange w:id="1024" w:author="Deepak Bansal (AZURE)" w:date="2012-08-22T13:01:00Z">
                  <w:rPr>
                    <w:rStyle w:val="Hyperlink"/>
                    <w:noProof/>
                  </w:rPr>
                </w:rPrChange>
              </w:rPr>
              <w:delText>OpenFlow Queue</w:delText>
            </w:r>
            <w:r w:rsidDel="002705F3">
              <w:rPr>
                <w:noProof/>
                <w:webHidden/>
              </w:rPr>
              <w:tab/>
              <w:delText>55</w:delText>
            </w:r>
          </w:del>
        </w:p>
        <w:p w14:paraId="38E2FFE4" w14:textId="77777777" w:rsidR="00B40C61" w:rsidDel="002705F3" w:rsidRDefault="00B40C61">
          <w:pPr>
            <w:pStyle w:val="TOC3"/>
            <w:tabs>
              <w:tab w:val="left" w:pos="1320"/>
              <w:tab w:val="right" w:leader="dot" w:pos="9350"/>
            </w:tabs>
            <w:rPr>
              <w:del w:id="1025" w:author="Deepak Bansal (AZURE)" w:date="2012-08-22T13:01:00Z"/>
              <w:rFonts w:eastAsiaTheme="minorEastAsia"/>
              <w:noProof/>
            </w:rPr>
          </w:pPr>
          <w:del w:id="1026" w:author="Deepak Bansal (AZURE)" w:date="2012-08-22T13:01:00Z">
            <w:r w:rsidRPr="002705F3" w:rsidDel="002705F3">
              <w:rPr>
                <w:noProof/>
                <w:rPrChange w:id="1027" w:author="Deepak Bansal (AZURE)" w:date="2012-08-22T13:01:00Z">
                  <w:rPr>
                    <w:rStyle w:val="Hyperlink"/>
                    <w:noProof/>
                  </w:rPr>
                </w:rPrChange>
              </w:rPr>
              <w:delText>7.9.1</w:delText>
            </w:r>
            <w:r w:rsidDel="002705F3">
              <w:rPr>
                <w:rFonts w:eastAsiaTheme="minorEastAsia"/>
                <w:noProof/>
              </w:rPr>
              <w:tab/>
            </w:r>
            <w:r w:rsidRPr="002705F3" w:rsidDel="002705F3">
              <w:rPr>
                <w:noProof/>
                <w:rPrChange w:id="1028" w:author="Deepak Bansal (AZURE)" w:date="2012-08-22T13:01:00Z">
                  <w:rPr>
                    <w:rStyle w:val="Hyperlink"/>
                    <w:noProof/>
                  </w:rPr>
                </w:rPrChange>
              </w:rPr>
              <w:delText>UML Diagram</w:delText>
            </w:r>
            <w:r w:rsidDel="002705F3">
              <w:rPr>
                <w:noProof/>
                <w:webHidden/>
              </w:rPr>
              <w:tab/>
              <w:delText>56</w:delText>
            </w:r>
          </w:del>
        </w:p>
        <w:p w14:paraId="777F92D6" w14:textId="77777777" w:rsidR="00B40C61" w:rsidDel="002705F3" w:rsidRDefault="00B40C61">
          <w:pPr>
            <w:pStyle w:val="TOC3"/>
            <w:tabs>
              <w:tab w:val="left" w:pos="1320"/>
              <w:tab w:val="right" w:leader="dot" w:pos="9350"/>
            </w:tabs>
            <w:rPr>
              <w:del w:id="1029" w:author="Deepak Bansal (AZURE)" w:date="2012-08-22T13:01:00Z"/>
              <w:rFonts w:eastAsiaTheme="minorEastAsia"/>
              <w:noProof/>
            </w:rPr>
          </w:pPr>
          <w:del w:id="1030" w:author="Deepak Bansal (AZURE)" w:date="2012-08-22T13:01:00Z">
            <w:r w:rsidRPr="002705F3" w:rsidDel="002705F3">
              <w:rPr>
                <w:noProof/>
                <w:rPrChange w:id="1031" w:author="Deepak Bansal (AZURE)" w:date="2012-08-22T13:01:00Z">
                  <w:rPr>
                    <w:rStyle w:val="Hyperlink"/>
                    <w:noProof/>
                  </w:rPr>
                </w:rPrChange>
              </w:rPr>
              <w:delText>7.9.2</w:delText>
            </w:r>
            <w:r w:rsidDel="002705F3">
              <w:rPr>
                <w:rFonts w:eastAsiaTheme="minorEastAsia"/>
                <w:noProof/>
              </w:rPr>
              <w:tab/>
            </w:r>
            <w:r w:rsidRPr="002705F3" w:rsidDel="002705F3">
              <w:rPr>
                <w:noProof/>
                <w:rPrChange w:id="1032" w:author="Deepak Bansal (AZURE)" w:date="2012-08-22T13:01:00Z">
                  <w:rPr>
                    <w:rStyle w:val="Hyperlink"/>
                    <w:noProof/>
                  </w:rPr>
                </w:rPrChange>
              </w:rPr>
              <w:delText>XML Schema</w:delText>
            </w:r>
            <w:r w:rsidDel="002705F3">
              <w:rPr>
                <w:noProof/>
                <w:webHidden/>
              </w:rPr>
              <w:tab/>
              <w:delText>56</w:delText>
            </w:r>
          </w:del>
        </w:p>
        <w:p w14:paraId="743100BE" w14:textId="77777777" w:rsidR="00B40C61" w:rsidDel="002705F3" w:rsidRDefault="00B40C61">
          <w:pPr>
            <w:pStyle w:val="TOC3"/>
            <w:tabs>
              <w:tab w:val="left" w:pos="1320"/>
              <w:tab w:val="right" w:leader="dot" w:pos="9350"/>
            </w:tabs>
            <w:rPr>
              <w:del w:id="1033" w:author="Deepak Bansal (AZURE)" w:date="2012-08-22T13:01:00Z"/>
              <w:rFonts w:eastAsiaTheme="minorEastAsia"/>
              <w:noProof/>
            </w:rPr>
          </w:pPr>
          <w:del w:id="1034" w:author="Deepak Bansal (AZURE)" w:date="2012-08-22T13:01:00Z">
            <w:r w:rsidRPr="002705F3" w:rsidDel="002705F3">
              <w:rPr>
                <w:noProof/>
                <w:rPrChange w:id="1035" w:author="Deepak Bansal (AZURE)" w:date="2012-08-22T13:01:00Z">
                  <w:rPr>
                    <w:rStyle w:val="Hyperlink"/>
                    <w:noProof/>
                  </w:rPr>
                </w:rPrChange>
              </w:rPr>
              <w:delText>7.9.3</w:delText>
            </w:r>
            <w:r w:rsidDel="002705F3">
              <w:rPr>
                <w:rFonts w:eastAsiaTheme="minorEastAsia"/>
                <w:noProof/>
              </w:rPr>
              <w:tab/>
            </w:r>
            <w:r w:rsidRPr="002705F3" w:rsidDel="002705F3">
              <w:rPr>
                <w:noProof/>
                <w:rPrChange w:id="1036" w:author="Deepak Bansal (AZURE)" w:date="2012-08-22T13:01:00Z">
                  <w:rPr>
                    <w:rStyle w:val="Hyperlink"/>
                    <w:noProof/>
                  </w:rPr>
                </w:rPrChange>
              </w:rPr>
              <w:delText>XML Example</w:delText>
            </w:r>
            <w:r w:rsidDel="002705F3">
              <w:rPr>
                <w:noProof/>
                <w:webHidden/>
              </w:rPr>
              <w:tab/>
              <w:delText>57</w:delText>
            </w:r>
          </w:del>
        </w:p>
        <w:p w14:paraId="16F67389" w14:textId="77777777" w:rsidR="00B40C61" w:rsidDel="002705F3" w:rsidRDefault="00B40C61">
          <w:pPr>
            <w:pStyle w:val="TOC3"/>
            <w:tabs>
              <w:tab w:val="left" w:pos="1320"/>
              <w:tab w:val="right" w:leader="dot" w:pos="9350"/>
            </w:tabs>
            <w:rPr>
              <w:del w:id="1037" w:author="Deepak Bansal (AZURE)" w:date="2012-08-22T13:01:00Z"/>
              <w:rFonts w:eastAsiaTheme="minorEastAsia"/>
              <w:noProof/>
            </w:rPr>
          </w:pPr>
          <w:del w:id="1038" w:author="Deepak Bansal (AZURE)" w:date="2012-08-22T13:01:00Z">
            <w:r w:rsidRPr="002705F3" w:rsidDel="002705F3">
              <w:rPr>
                <w:noProof/>
                <w:rPrChange w:id="1039" w:author="Deepak Bansal (AZURE)" w:date="2012-08-22T13:01:00Z">
                  <w:rPr>
                    <w:rStyle w:val="Hyperlink"/>
                    <w:noProof/>
                  </w:rPr>
                </w:rPrChange>
              </w:rPr>
              <w:delText>7.9.4</w:delText>
            </w:r>
            <w:r w:rsidDel="002705F3">
              <w:rPr>
                <w:rFonts w:eastAsiaTheme="minorEastAsia"/>
                <w:noProof/>
              </w:rPr>
              <w:tab/>
            </w:r>
            <w:r w:rsidRPr="002705F3" w:rsidDel="002705F3">
              <w:rPr>
                <w:noProof/>
                <w:rPrChange w:id="1040" w:author="Deepak Bansal (AZURE)" w:date="2012-08-22T13:01:00Z">
                  <w:rPr>
                    <w:rStyle w:val="Hyperlink"/>
                    <w:noProof/>
                  </w:rPr>
                </w:rPrChange>
              </w:rPr>
              <w:delText>Normative Constraints</w:delText>
            </w:r>
            <w:r w:rsidDel="002705F3">
              <w:rPr>
                <w:noProof/>
                <w:webHidden/>
              </w:rPr>
              <w:tab/>
              <w:delText>57</w:delText>
            </w:r>
          </w:del>
        </w:p>
        <w:p w14:paraId="07BB01A6" w14:textId="77777777" w:rsidR="00B40C61" w:rsidDel="002705F3" w:rsidRDefault="00B40C61">
          <w:pPr>
            <w:pStyle w:val="TOC3"/>
            <w:tabs>
              <w:tab w:val="left" w:pos="1320"/>
              <w:tab w:val="right" w:leader="dot" w:pos="9350"/>
            </w:tabs>
            <w:rPr>
              <w:del w:id="1041" w:author="Deepak Bansal (AZURE)" w:date="2012-08-22T13:01:00Z"/>
              <w:rFonts w:eastAsiaTheme="minorEastAsia"/>
              <w:noProof/>
            </w:rPr>
          </w:pPr>
          <w:del w:id="1042" w:author="Deepak Bansal (AZURE)" w:date="2012-08-22T13:01:00Z">
            <w:r w:rsidRPr="002705F3" w:rsidDel="002705F3">
              <w:rPr>
                <w:noProof/>
                <w:rPrChange w:id="1043" w:author="Deepak Bansal (AZURE)" w:date="2012-08-22T13:01:00Z">
                  <w:rPr>
                    <w:rStyle w:val="Hyperlink"/>
                    <w:noProof/>
                  </w:rPr>
                </w:rPrChange>
              </w:rPr>
              <w:delText>7.9.5</w:delText>
            </w:r>
            <w:r w:rsidDel="002705F3">
              <w:rPr>
                <w:rFonts w:eastAsiaTheme="minorEastAsia"/>
                <w:noProof/>
              </w:rPr>
              <w:tab/>
            </w:r>
            <w:r w:rsidRPr="002705F3" w:rsidDel="002705F3">
              <w:rPr>
                <w:noProof/>
                <w:rPrChange w:id="1044" w:author="Deepak Bansal (AZURE)" w:date="2012-08-22T13:01:00Z">
                  <w:rPr>
                    <w:rStyle w:val="Hyperlink"/>
                    <w:noProof/>
                  </w:rPr>
                </w:rPrChange>
              </w:rPr>
              <w:delText>YANG Specification</w:delText>
            </w:r>
            <w:r w:rsidDel="002705F3">
              <w:rPr>
                <w:noProof/>
                <w:webHidden/>
              </w:rPr>
              <w:tab/>
              <w:delText>58</w:delText>
            </w:r>
          </w:del>
        </w:p>
        <w:p w14:paraId="2C3AFD98" w14:textId="77777777" w:rsidR="00B40C61" w:rsidDel="002705F3" w:rsidRDefault="00B40C61">
          <w:pPr>
            <w:pStyle w:val="TOC2"/>
            <w:tabs>
              <w:tab w:val="left" w:pos="880"/>
              <w:tab w:val="right" w:leader="dot" w:pos="9350"/>
            </w:tabs>
            <w:rPr>
              <w:del w:id="1045" w:author="Deepak Bansal (AZURE)" w:date="2012-08-22T13:01:00Z"/>
              <w:rFonts w:eastAsiaTheme="minorEastAsia"/>
              <w:noProof/>
            </w:rPr>
          </w:pPr>
          <w:del w:id="1046" w:author="Deepak Bansal (AZURE)" w:date="2012-08-22T13:01:00Z">
            <w:r w:rsidRPr="002705F3" w:rsidDel="002705F3">
              <w:rPr>
                <w:noProof/>
                <w:rPrChange w:id="1047" w:author="Deepak Bansal (AZURE)" w:date="2012-08-22T13:01:00Z">
                  <w:rPr>
                    <w:rStyle w:val="Hyperlink"/>
                    <w:noProof/>
                  </w:rPr>
                </w:rPrChange>
              </w:rPr>
              <w:delText>7.10</w:delText>
            </w:r>
            <w:r w:rsidDel="002705F3">
              <w:rPr>
                <w:rFonts w:eastAsiaTheme="minorEastAsia"/>
                <w:noProof/>
              </w:rPr>
              <w:tab/>
            </w:r>
            <w:r w:rsidRPr="002705F3" w:rsidDel="002705F3">
              <w:rPr>
                <w:noProof/>
                <w:rPrChange w:id="1048" w:author="Deepak Bansal (AZURE)" w:date="2012-08-22T13:01:00Z">
                  <w:rPr>
                    <w:rStyle w:val="Hyperlink"/>
                    <w:noProof/>
                  </w:rPr>
                </w:rPrChange>
              </w:rPr>
              <w:delText>External Certificate</w:delText>
            </w:r>
            <w:r w:rsidDel="002705F3">
              <w:rPr>
                <w:noProof/>
                <w:webHidden/>
              </w:rPr>
              <w:tab/>
              <w:delText>59</w:delText>
            </w:r>
          </w:del>
        </w:p>
        <w:p w14:paraId="6E1F8436" w14:textId="77777777" w:rsidR="00B40C61" w:rsidDel="002705F3" w:rsidRDefault="00B40C61">
          <w:pPr>
            <w:pStyle w:val="TOC3"/>
            <w:tabs>
              <w:tab w:val="left" w:pos="1320"/>
              <w:tab w:val="right" w:leader="dot" w:pos="9350"/>
            </w:tabs>
            <w:rPr>
              <w:del w:id="1049" w:author="Deepak Bansal (AZURE)" w:date="2012-08-22T13:01:00Z"/>
              <w:rFonts w:eastAsiaTheme="minorEastAsia"/>
              <w:noProof/>
            </w:rPr>
          </w:pPr>
          <w:del w:id="1050" w:author="Deepak Bansal (AZURE)" w:date="2012-08-22T13:01:00Z">
            <w:r w:rsidRPr="002705F3" w:rsidDel="002705F3">
              <w:rPr>
                <w:noProof/>
                <w:rPrChange w:id="1051" w:author="Deepak Bansal (AZURE)" w:date="2012-08-22T13:01:00Z">
                  <w:rPr>
                    <w:rStyle w:val="Hyperlink"/>
                    <w:noProof/>
                  </w:rPr>
                </w:rPrChange>
              </w:rPr>
              <w:delText>7.10.1</w:delText>
            </w:r>
            <w:r w:rsidDel="002705F3">
              <w:rPr>
                <w:rFonts w:eastAsiaTheme="minorEastAsia"/>
                <w:noProof/>
              </w:rPr>
              <w:tab/>
            </w:r>
            <w:r w:rsidRPr="002705F3" w:rsidDel="002705F3">
              <w:rPr>
                <w:noProof/>
                <w:rPrChange w:id="1052" w:author="Deepak Bansal (AZURE)" w:date="2012-08-22T13:01:00Z">
                  <w:rPr>
                    <w:rStyle w:val="Hyperlink"/>
                    <w:noProof/>
                  </w:rPr>
                </w:rPrChange>
              </w:rPr>
              <w:delText>UML Diagram</w:delText>
            </w:r>
            <w:r w:rsidDel="002705F3">
              <w:rPr>
                <w:noProof/>
                <w:webHidden/>
              </w:rPr>
              <w:tab/>
              <w:delText>59</w:delText>
            </w:r>
          </w:del>
        </w:p>
        <w:p w14:paraId="4A1FFD35" w14:textId="77777777" w:rsidR="00B40C61" w:rsidDel="002705F3" w:rsidRDefault="00B40C61">
          <w:pPr>
            <w:pStyle w:val="TOC3"/>
            <w:tabs>
              <w:tab w:val="left" w:pos="1320"/>
              <w:tab w:val="right" w:leader="dot" w:pos="9350"/>
            </w:tabs>
            <w:rPr>
              <w:del w:id="1053" w:author="Deepak Bansal (AZURE)" w:date="2012-08-22T13:01:00Z"/>
              <w:rFonts w:eastAsiaTheme="minorEastAsia"/>
              <w:noProof/>
            </w:rPr>
          </w:pPr>
          <w:del w:id="1054" w:author="Deepak Bansal (AZURE)" w:date="2012-08-22T13:01:00Z">
            <w:r w:rsidRPr="002705F3" w:rsidDel="002705F3">
              <w:rPr>
                <w:noProof/>
                <w:rPrChange w:id="1055" w:author="Deepak Bansal (AZURE)" w:date="2012-08-22T13:01:00Z">
                  <w:rPr>
                    <w:rStyle w:val="Hyperlink"/>
                    <w:noProof/>
                  </w:rPr>
                </w:rPrChange>
              </w:rPr>
              <w:delText>7.10.2</w:delText>
            </w:r>
            <w:r w:rsidDel="002705F3">
              <w:rPr>
                <w:rFonts w:eastAsiaTheme="minorEastAsia"/>
                <w:noProof/>
              </w:rPr>
              <w:tab/>
            </w:r>
            <w:r w:rsidRPr="002705F3" w:rsidDel="002705F3">
              <w:rPr>
                <w:noProof/>
                <w:rPrChange w:id="1056" w:author="Deepak Bansal (AZURE)" w:date="2012-08-22T13:01:00Z">
                  <w:rPr>
                    <w:rStyle w:val="Hyperlink"/>
                    <w:noProof/>
                  </w:rPr>
                </w:rPrChange>
              </w:rPr>
              <w:delText>XML Schema</w:delText>
            </w:r>
            <w:r w:rsidDel="002705F3">
              <w:rPr>
                <w:noProof/>
                <w:webHidden/>
              </w:rPr>
              <w:tab/>
              <w:delText>59</w:delText>
            </w:r>
          </w:del>
        </w:p>
        <w:p w14:paraId="4841C22E" w14:textId="77777777" w:rsidR="00B40C61" w:rsidDel="002705F3" w:rsidRDefault="00B40C61">
          <w:pPr>
            <w:pStyle w:val="TOC3"/>
            <w:tabs>
              <w:tab w:val="left" w:pos="1320"/>
              <w:tab w:val="right" w:leader="dot" w:pos="9350"/>
            </w:tabs>
            <w:rPr>
              <w:del w:id="1057" w:author="Deepak Bansal (AZURE)" w:date="2012-08-22T13:01:00Z"/>
              <w:rFonts w:eastAsiaTheme="minorEastAsia"/>
              <w:noProof/>
            </w:rPr>
          </w:pPr>
          <w:del w:id="1058" w:author="Deepak Bansal (AZURE)" w:date="2012-08-22T13:01:00Z">
            <w:r w:rsidRPr="002705F3" w:rsidDel="002705F3">
              <w:rPr>
                <w:noProof/>
                <w:rPrChange w:id="1059" w:author="Deepak Bansal (AZURE)" w:date="2012-08-22T13:01:00Z">
                  <w:rPr>
                    <w:rStyle w:val="Hyperlink"/>
                    <w:noProof/>
                  </w:rPr>
                </w:rPrChange>
              </w:rPr>
              <w:delText>7.10.3</w:delText>
            </w:r>
            <w:r w:rsidDel="002705F3">
              <w:rPr>
                <w:rFonts w:eastAsiaTheme="minorEastAsia"/>
                <w:noProof/>
              </w:rPr>
              <w:tab/>
            </w:r>
            <w:r w:rsidRPr="002705F3" w:rsidDel="002705F3">
              <w:rPr>
                <w:noProof/>
                <w:rPrChange w:id="1060" w:author="Deepak Bansal (AZURE)" w:date="2012-08-22T13:01:00Z">
                  <w:rPr>
                    <w:rStyle w:val="Hyperlink"/>
                    <w:noProof/>
                  </w:rPr>
                </w:rPrChange>
              </w:rPr>
              <w:delText>XML Example</w:delText>
            </w:r>
            <w:r w:rsidDel="002705F3">
              <w:rPr>
                <w:noProof/>
                <w:webHidden/>
              </w:rPr>
              <w:tab/>
              <w:delText>59</w:delText>
            </w:r>
          </w:del>
        </w:p>
        <w:p w14:paraId="1DC33614" w14:textId="77777777" w:rsidR="00B40C61" w:rsidDel="002705F3" w:rsidRDefault="00B40C61">
          <w:pPr>
            <w:pStyle w:val="TOC3"/>
            <w:tabs>
              <w:tab w:val="left" w:pos="1320"/>
              <w:tab w:val="right" w:leader="dot" w:pos="9350"/>
            </w:tabs>
            <w:rPr>
              <w:del w:id="1061" w:author="Deepak Bansal (AZURE)" w:date="2012-08-22T13:01:00Z"/>
              <w:rFonts w:eastAsiaTheme="minorEastAsia"/>
              <w:noProof/>
            </w:rPr>
          </w:pPr>
          <w:del w:id="1062" w:author="Deepak Bansal (AZURE)" w:date="2012-08-22T13:01:00Z">
            <w:r w:rsidRPr="002705F3" w:rsidDel="002705F3">
              <w:rPr>
                <w:noProof/>
                <w:rPrChange w:id="1063" w:author="Deepak Bansal (AZURE)" w:date="2012-08-22T13:01:00Z">
                  <w:rPr>
                    <w:rStyle w:val="Hyperlink"/>
                    <w:noProof/>
                  </w:rPr>
                </w:rPrChange>
              </w:rPr>
              <w:delText>7.10.4</w:delText>
            </w:r>
            <w:r w:rsidDel="002705F3">
              <w:rPr>
                <w:rFonts w:eastAsiaTheme="minorEastAsia"/>
                <w:noProof/>
              </w:rPr>
              <w:tab/>
            </w:r>
            <w:r w:rsidRPr="002705F3" w:rsidDel="002705F3">
              <w:rPr>
                <w:noProof/>
                <w:rPrChange w:id="1064" w:author="Deepak Bansal (AZURE)" w:date="2012-08-22T13:01:00Z">
                  <w:rPr>
                    <w:rStyle w:val="Hyperlink"/>
                    <w:noProof/>
                  </w:rPr>
                </w:rPrChange>
              </w:rPr>
              <w:delText>Normative Constraints</w:delText>
            </w:r>
            <w:r w:rsidDel="002705F3">
              <w:rPr>
                <w:noProof/>
                <w:webHidden/>
              </w:rPr>
              <w:tab/>
              <w:delText>60</w:delText>
            </w:r>
          </w:del>
        </w:p>
        <w:p w14:paraId="64FE6F29" w14:textId="77777777" w:rsidR="00B40C61" w:rsidDel="002705F3" w:rsidRDefault="00B40C61">
          <w:pPr>
            <w:pStyle w:val="TOC3"/>
            <w:tabs>
              <w:tab w:val="left" w:pos="1320"/>
              <w:tab w:val="right" w:leader="dot" w:pos="9350"/>
            </w:tabs>
            <w:rPr>
              <w:del w:id="1065" w:author="Deepak Bansal (AZURE)" w:date="2012-08-22T13:01:00Z"/>
              <w:rFonts w:eastAsiaTheme="minorEastAsia"/>
              <w:noProof/>
            </w:rPr>
          </w:pPr>
          <w:del w:id="1066" w:author="Deepak Bansal (AZURE)" w:date="2012-08-22T13:01:00Z">
            <w:r w:rsidRPr="002705F3" w:rsidDel="002705F3">
              <w:rPr>
                <w:noProof/>
                <w:rPrChange w:id="1067" w:author="Deepak Bansal (AZURE)" w:date="2012-08-22T13:01:00Z">
                  <w:rPr>
                    <w:rStyle w:val="Hyperlink"/>
                    <w:noProof/>
                  </w:rPr>
                </w:rPrChange>
              </w:rPr>
              <w:delText>7.10.5</w:delText>
            </w:r>
            <w:r w:rsidDel="002705F3">
              <w:rPr>
                <w:rFonts w:eastAsiaTheme="minorEastAsia"/>
                <w:noProof/>
              </w:rPr>
              <w:tab/>
            </w:r>
            <w:r w:rsidRPr="002705F3" w:rsidDel="002705F3">
              <w:rPr>
                <w:noProof/>
                <w:rPrChange w:id="1068" w:author="Deepak Bansal (AZURE)" w:date="2012-08-22T13:01:00Z">
                  <w:rPr>
                    <w:rStyle w:val="Hyperlink"/>
                    <w:noProof/>
                  </w:rPr>
                </w:rPrChange>
              </w:rPr>
              <w:delText>YANG Specification</w:delText>
            </w:r>
            <w:r w:rsidDel="002705F3">
              <w:rPr>
                <w:noProof/>
                <w:webHidden/>
              </w:rPr>
              <w:tab/>
              <w:delText>60</w:delText>
            </w:r>
          </w:del>
        </w:p>
        <w:p w14:paraId="0FFB6631" w14:textId="77777777" w:rsidR="00B40C61" w:rsidDel="002705F3" w:rsidRDefault="00B40C61">
          <w:pPr>
            <w:pStyle w:val="TOC2"/>
            <w:tabs>
              <w:tab w:val="left" w:pos="880"/>
              <w:tab w:val="right" w:leader="dot" w:pos="9350"/>
            </w:tabs>
            <w:rPr>
              <w:del w:id="1069" w:author="Deepak Bansal (AZURE)" w:date="2012-08-22T13:01:00Z"/>
              <w:rFonts w:eastAsiaTheme="minorEastAsia"/>
              <w:noProof/>
            </w:rPr>
          </w:pPr>
          <w:del w:id="1070" w:author="Deepak Bansal (AZURE)" w:date="2012-08-22T13:01:00Z">
            <w:r w:rsidRPr="002705F3" w:rsidDel="002705F3">
              <w:rPr>
                <w:noProof/>
                <w:rPrChange w:id="1071" w:author="Deepak Bansal (AZURE)" w:date="2012-08-22T13:01:00Z">
                  <w:rPr>
                    <w:rStyle w:val="Hyperlink"/>
                    <w:noProof/>
                  </w:rPr>
                </w:rPrChange>
              </w:rPr>
              <w:delText>7.11</w:delText>
            </w:r>
            <w:r w:rsidDel="002705F3">
              <w:rPr>
                <w:rFonts w:eastAsiaTheme="minorEastAsia"/>
                <w:noProof/>
              </w:rPr>
              <w:tab/>
            </w:r>
            <w:r w:rsidRPr="002705F3" w:rsidDel="002705F3">
              <w:rPr>
                <w:noProof/>
                <w:rPrChange w:id="1072" w:author="Deepak Bansal (AZURE)" w:date="2012-08-22T13:01:00Z">
                  <w:rPr>
                    <w:rStyle w:val="Hyperlink"/>
                    <w:noProof/>
                  </w:rPr>
                </w:rPrChange>
              </w:rPr>
              <w:delText>Owned Certificate</w:delText>
            </w:r>
            <w:r w:rsidDel="002705F3">
              <w:rPr>
                <w:noProof/>
                <w:webHidden/>
              </w:rPr>
              <w:tab/>
              <w:delText>60</w:delText>
            </w:r>
          </w:del>
        </w:p>
        <w:p w14:paraId="3A8C27AA" w14:textId="77777777" w:rsidR="00B40C61" w:rsidDel="002705F3" w:rsidRDefault="00B40C61">
          <w:pPr>
            <w:pStyle w:val="TOC3"/>
            <w:tabs>
              <w:tab w:val="left" w:pos="1320"/>
              <w:tab w:val="right" w:leader="dot" w:pos="9350"/>
            </w:tabs>
            <w:rPr>
              <w:del w:id="1073" w:author="Deepak Bansal (AZURE)" w:date="2012-08-22T13:01:00Z"/>
              <w:rFonts w:eastAsiaTheme="minorEastAsia"/>
              <w:noProof/>
            </w:rPr>
          </w:pPr>
          <w:del w:id="1074" w:author="Deepak Bansal (AZURE)" w:date="2012-08-22T13:01:00Z">
            <w:r w:rsidRPr="002705F3" w:rsidDel="002705F3">
              <w:rPr>
                <w:noProof/>
                <w:rPrChange w:id="1075" w:author="Deepak Bansal (AZURE)" w:date="2012-08-22T13:01:00Z">
                  <w:rPr>
                    <w:rStyle w:val="Hyperlink"/>
                    <w:noProof/>
                  </w:rPr>
                </w:rPrChange>
              </w:rPr>
              <w:delText>7.11.1</w:delText>
            </w:r>
            <w:r w:rsidDel="002705F3">
              <w:rPr>
                <w:rFonts w:eastAsiaTheme="minorEastAsia"/>
                <w:noProof/>
              </w:rPr>
              <w:tab/>
            </w:r>
            <w:r w:rsidRPr="002705F3" w:rsidDel="002705F3">
              <w:rPr>
                <w:noProof/>
                <w:rPrChange w:id="1076" w:author="Deepak Bansal (AZURE)" w:date="2012-08-22T13:01:00Z">
                  <w:rPr>
                    <w:rStyle w:val="Hyperlink"/>
                    <w:noProof/>
                  </w:rPr>
                </w:rPrChange>
              </w:rPr>
              <w:delText>UML Diagram</w:delText>
            </w:r>
            <w:r w:rsidDel="002705F3">
              <w:rPr>
                <w:noProof/>
                <w:webHidden/>
              </w:rPr>
              <w:tab/>
              <w:delText>60</w:delText>
            </w:r>
          </w:del>
        </w:p>
        <w:p w14:paraId="2DDA71A3" w14:textId="77777777" w:rsidR="00B40C61" w:rsidDel="002705F3" w:rsidRDefault="00B40C61">
          <w:pPr>
            <w:pStyle w:val="TOC3"/>
            <w:tabs>
              <w:tab w:val="left" w:pos="1320"/>
              <w:tab w:val="right" w:leader="dot" w:pos="9350"/>
            </w:tabs>
            <w:rPr>
              <w:del w:id="1077" w:author="Deepak Bansal (AZURE)" w:date="2012-08-22T13:01:00Z"/>
              <w:rFonts w:eastAsiaTheme="minorEastAsia"/>
              <w:noProof/>
            </w:rPr>
          </w:pPr>
          <w:del w:id="1078" w:author="Deepak Bansal (AZURE)" w:date="2012-08-22T13:01:00Z">
            <w:r w:rsidRPr="002705F3" w:rsidDel="002705F3">
              <w:rPr>
                <w:noProof/>
                <w:rPrChange w:id="1079" w:author="Deepak Bansal (AZURE)" w:date="2012-08-22T13:01:00Z">
                  <w:rPr>
                    <w:rStyle w:val="Hyperlink"/>
                    <w:noProof/>
                  </w:rPr>
                </w:rPrChange>
              </w:rPr>
              <w:delText>7.11.2</w:delText>
            </w:r>
            <w:r w:rsidDel="002705F3">
              <w:rPr>
                <w:rFonts w:eastAsiaTheme="minorEastAsia"/>
                <w:noProof/>
              </w:rPr>
              <w:tab/>
            </w:r>
            <w:r w:rsidRPr="002705F3" w:rsidDel="002705F3">
              <w:rPr>
                <w:noProof/>
                <w:rPrChange w:id="1080" w:author="Deepak Bansal (AZURE)" w:date="2012-08-22T13:01:00Z">
                  <w:rPr>
                    <w:rStyle w:val="Hyperlink"/>
                    <w:noProof/>
                  </w:rPr>
                </w:rPrChange>
              </w:rPr>
              <w:delText>XML Schema</w:delText>
            </w:r>
            <w:r w:rsidDel="002705F3">
              <w:rPr>
                <w:noProof/>
                <w:webHidden/>
              </w:rPr>
              <w:tab/>
              <w:delText>60</w:delText>
            </w:r>
          </w:del>
        </w:p>
        <w:p w14:paraId="30463BA1" w14:textId="77777777" w:rsidR="00B40C61" w:rsidDel="002705F3" w:rsidRDefault="00B40C61">
          <w:pPr>
            <w:pStyle w:val="TOC3"/>
            <w:tabs>
              <w:tab w:val="left" w:pos="1320"/>
              <w:tab w:val="right" w:leader="dot" w:pos="9350"/>
            </w:tabs>
            <w:rPr>
              <w:del w:id="1081" w:author="Deepak Bansal (AZURE)" w:date="2012-08-22T13:01:00Z"/>
              <w:rFonts w:eastAsiaTheme="minorEastAsia"/>
              <w:noProof/>
            </w:rPr>
          </w:pPr>
          <w:del w:id="1082" w:author="Deepak Bansal (AZURE)" w:date="2012-08-22T13:01:00Z">
            <w:r w:rsidRPr="002705F3" w:rsidDel="002705F3">
              <w:rPr>
                <w:noProof/>
                <w:rPrChange w:id="1083" w:author="Deepak Bansal (AZURE)" w:date="2012-08-22T13:01:00Z">
                  <w:rPr>
                    <w:rStyle w:val="Hyperlink"/>
                    <w:noProof/>
                  </w:rPr>
                </w:rPrChange>
              </w:rPr>
              <w:delText>7.11.3</w:delText>
            </w:r>
            <w:r w:rsidDel="002705F3">
              <w:rPr>
                <w:rFonts w:eastAsiaTheme="minorEastAsia"/>
                <w:noProof/>
              </w:rPr>
              <w:tab/>
            </w:r>
            <w:r w:rsidRPr="002705F3" w:rsidDel="002705F3">
              <w:rPr>
                <w:noProof/>
                <w:rPrChange w:id="1084" w:author="Deepak Bansal (AZURE)" w:date="2012-08-22T13:01:00Z">
                  <w:rPr>
                    <w:rStyle w:val="Hyperlink"/>
                    <w:noProof/>
                  </w:rPr>
                </w:rPrChange>
              </w:rPr>
              <w:delText>XML Example</w:delText>
            </w:r>
            <w:r w:rsidDel="002705F3">
              <w:rPr>
                <w:noProof/>
                <w:webHidden/>
              </w:rPr>
              <w:tab/>
              <w:delText>61</w:delText>
            </w:r>
          </w:del>
        </w:p>
        <w:p w14:paraId="116A58EC" w14:textId="77777777" w:rsidR="00B40C61" w:rsidDel="002705F3" w:rsidRDefault="00B40C61">
          <w:pPr>
            <w:pStyle w:val="TOC3"/>
            <w:tabs>
              <w:tab w:val="left" w:pos="1320"/>
              <w:tab w:val="right" w:leader="dot" w:pos="9350"/>
            </w:tabs>
            <w:rPr>
              <w:del w:id="1085" w:author="Deepak Bansal (AZURE)" w:date="2012-08-22T13:01:00Z"/>
              <w:rFonts w:eastAsiaTheme="minorEastAsia"/>
              <w:noProof/>
            </w:rPr>
          </w:pPr>
          <w:del w:id="1086" w:author="Deepak Bansal (AZURE)" w:date="2012-08-22T13:01:00Z">
            <w:r w:rsidRPr="002705F3" w:rsidDel="002705F3">
              <w:rPr>
                <w:noProof/>
                <w:rPrChange w:id="1087" w:author="Deepak Bansal (AZURE)" w:date="2012-08-22T13:01:00Z">
                  <w:rPr>
                    <w:rStyle w:val="Hyperlink"/>
                    <w:noProof/>
                  </w:rPr>
                </w:rPrChange>
              </w:rPr>
              <w:delText>7.11.4</w:delText>
            </w:r>
            <w:r w:rsidDel="002705F3">
              <w:rPr>
                <w:rFonts w:eastAsiaTheme="minorEastAsia"/>
                <w:noProof/>
              </w:rPr>
              <w:tab/>
            </w:r>
            <w:r w:rsidRPr="002705F3" w:rsidDel="002705F3">
              <w:rPr>
                <w:noProof/>
                <w:rPrChange w:id="1088" w:author="Deepak Bansal (AZURE)" w:date="2012-08-22T13:01:00Z">
                  <w:rPr>
                    <w:rStyle w:val="Hyperlink"/>
                    <w:noProof/>
                  </w:rPr>
                </w:rPrChange>
              </w:rPr>
              <w:delText>Normative Constraints</w:delText>
            </w:r>
            <w:r w:rsidDel="002705F3">
              <w:rPr>
                <w:noProof/>
                <w:webHidden/>
              </w:rPr>
              <w:tab/>
              <w:delText>61</w:delText>
            </w:r>
          </w:del>
        </w:p>
        <w:p w14:paraId="37E20983" w14:textId="77777777" w:rsidR="00B40C61" w:rsidDel="002705F3" w:rsidRDefault="00B40C61">
          <w:pPr>
            <w:pStyle w:val="TOC3"/>
            <w:tabs>
              <w:tab w:val="left" w:pos="1320"/>
              <w:tab w:val="right" w:leader="dot" w:pos="9350"/>
            </w:tabs>
            <w:rPr>
              <w:del w:id="1089" w:author="Deepak Bansal (AZURE)" w:date="2012-08-22T13:01:00Z"/>
              <w:rFonts w:eastAsiaTheme="minorEastAsia"/>
              <w:noProof/>
            </w:rPr>
          </w:pPr>
          <w:del w:id="1090" w:author="Deepak Bansal (AZURE)" w:date="2012-08-22T13:01:00Z">
            <w:r w:rsidRPr="002705F3" w:rsidDel="002705F3">
              <w:rPr>
                <w:noProof/>
                <w:rPrChange w:id="1091" w:author="Deepak Bansal (AZURE)" w:date="2012-08-22T13:01:00Z">
                  <w:rPr>
                    <w:rStyle w:val="Hyperlink"/>
                    <w:noProof/>
                  </w:rPr>
                </w:rPrChange>
              </w:rPr>
              <w:delText>7.11.5</w:delText>
            </w:r>
            <w:r w:rsidDel="002705F3">
              <w:rPr>
                <w:rFonts w:eastAsiaTheme="minorEastAsia"/>
                <w:noProof/>
              </w:rPr>
              <w:tab/>
            </w:r>
            <w:r w:rsidRPr="002705F3" w:rsidDel="002705F3">
              <w:rPr>
                <w:noProof/>
                <w:rPrChange w:id="1092" w:author="Deepak Bansal (AZURE)" w:date="2012-08-22T13:01:00Z">
                  <w:rPr>
                    <w:rStyle w:val="Hyperlink"/>
                    <w:noProof/>
                  </w:rPr>
                </w:rPrChange>
              </w:rPr>
              <w:delText>YANG Specification</w:delText>
            </w:r>
            <w:r w:rsidDel="002705F3">
              <w:rPr>
                <w:noProof/>
                <w:webHidden/>
              </w:rPr>
              <w:tab/>
              <w:delText>61</w:delText>
            </w:r>
          </w:del>
        </w:p>
        <w:p w14:paraId="7593ADC5" w14:textId="77777777" w:rsidR="00B40C61" w:rsidDel="002705F3" w:rsidRDefault="00B40C61">
          <w:pPr>
            <w:pStyle w:val="TOC2"/>
            <w:tabs>
              <w:tab w:val="left" w:pos="880"/>
              <w:tab w:val="right" w:leader="dot" w:pos="9350"/>
            </w:tabs>
            <w:rPr>
              <w:del w:id="1093" w:author="Deepak Bansal (AZURE)" w:date="2012-08-22T13:01:00Z"/>
              <w:rFonts w:eastAsiaTheme="minorEastAsia"/>
              <w:noProof/>
            </w:rPr>
          </w:pPr>
          <w:del w:id="1094" w:author="Deepak Bansal (AZURE)" w:date="2012-08-22T13:01:00Z">
            <w:r w:rsidRPr="002705F3" w:rsidDel="002705F3">
              <w:rPr>
                <w:noProof/>
                <w:rPrChange w:id="1095" w:author="Deepak Bansal (AZURE)" w:date="2012-08-22T13:01:00Z">
                  <w:rPr>
                    <w:rStyle w:val="Hyperlink"/>
                    <w:noProof/>
                  </w:rPr>
                </w:rPrChange>
              </w:rPr>
              <w:delText>7.12</w:delText>
            </w:r>
            <w:r w:rsidDel="002705F3">
              <w:rPr>
                <w:rFonts w:eastAsiaTheme="minorEastAsia"/>
                <w:noProof/>
              </w:rPr>
              <w:tab/>
            </w:r>
            <w:r w:rsidRPr="002705F3" w:rsidDel="002705F3">
              <w:rPr>
                <w:noProof/>
                <w:rPrChange w:id="1096" w:author="Deepak Bansal (AZURE)" w:date="2012-08-22T13:01:00Z">
                  <w:rPr>
                    <w:rStyle w:val="Hyperlink"/>
                    <w:noProof/>
                  </w:rPr>
                </w:rPrChange>
              </w:rPr>
              <w:delText>OpenFlow Flow Table</w:delText>
            </w:r>
            <w:r w:rsidDel="002705F3">
              <w:rPr>
                <w:noProof/>
                <w:webHidden/>
              </w:rPr>
              <w:tab/>
              <w:delText>61</w:delText>
            </w:r>
          </w:del>
        </w:p>
        <w:p w14:paraId="3D7E4DD6" w14:textId="77777777" w:rsidR="00B40C61" w:rsidDel="002705F3" w:rsidRDefault="00B40C61">
          <w:pPr>
            <w:pStyle w:val="TOC3"/>
            <w:tabs>
              <w:tab w:val="left" w:pos="1320"/>
              <w:tab w:val="right" w:leader="dot" w:pos="9350"/>
            </w:tabs>
            <w:rPr>
              <w:del w:id="1097" w:author="Deepak Bansal (AZURE)" w:date="2012-08-22T13:01:00Z"/>
              <w:rFonts w:eastAsiaTheme="minorEastAsia"/>
              <w:noProof/>
            </w:rPr>
          </w:pPr>
          <w:del w:id="1098" w:author="Deepak Bansal (AZURE)" w:date="2012-08-22T13:01:00Z">
            <w:r w:rsidRPr="002705F3" w:rsidDel="002705F3">
              <w:rPr>
                <w:noProof/>
                <w:rPrChange w:id="1099" w:author="Deepak Bansal (AZURE)" w:date="2012-08-22T13:01:00Z">
                  <w:rPr>
                    <w:rStyle w:val="Hyperlink"/>
                    <w:noProof/>
                  </w:rPr>
                </w:rPrChange>
              </w:rPr>
              <w:delText>7.12.1</w:delText>
            </w:r>
            <w:r w:rsidDel="002705F3">
              <w:rPr>
                <w:rFonts w:eastAsiaTheme="minorEastAsia"/>
                <w:noProof/>
              </w:rPr>
              <w:tab/>
            </w:r>
            <w:r w:rsidRPr="002705F3" w:rsidDel="002705F3">
              <w:rPr>
                <w:noProof/>
                <w:rPrChange w:id="1100" w:author="Deepak Bansal (AZURE)" w:date="2012-08-22T13:01:00Z">
                  <w:rPr>
                    <w:rStyle w:val="Hyperlink"/>
                    <w:noProof/>
                  </w:rPr>
                </w:rPrChange>
              </w:rPr>
              <w:delText>UML Diagram</w:delText>
            </w:r>
            <w:r w:rsidDel="002705F3">
              <w:rPr>
                <w:noProof/>
                <w:webHidden/>
              </w:rPr>
              <w:tab/>
              <w:delText>62</w:delText>
            </w:r>
          </w:del>
        </w:p>
        <w:p w14:paraId="317CDA8B" w14:textId="77777777" w:rsidR="00B40C61" w:rsidDel="002705F3" w:rsidRDefault="00B40C61">
          <w:pPr>
            <w:pStyle w:val="TOC3"/>
            <w:tabs>
              <w:tab w:val="left" w:pos="1320"/>
              <w:tab w:val="right" w:leader="dot" w:pos="9350"/>
            </w:tabs>
            <w:rPr>
              <w:del w:id="1101" w:author="Deepak Bansal (AZURE)" w:date="2012-08-22T13:01:00Z"/>
              <w:rFonts w:eastAsiaTheme="minorEastAsia"/>
              <w:noProof/>
            </w:rPr>
          </w:pPr>
          <w:del w:id="1102" w:author="Deepak Bansal (AZURE)" w:date="2012-08-22T13:01:00Z">
            <w:r w:rsidRPr="002705F3" w:rsidDel="002705F3">
              <w:rPr>
                <w:noProof/>
                <w:rPrChange w:id="1103" w:author="Deepak Bansal (AZURE)" w:date="2012-08-22T13:01:00Z">
                  <w:rPr>
                    <w:rStyle w:val="Hyperlink"/>
                    <w:noProof/>
                  </w:rPr>
                </w:rPrChange>
              </w:rPr>
              <w:delText>7.12.2</w:delText>
            </w:r>
            <w:r w:rsidDel="002705F3">
              <w:rPr>
                <w:rFonts w:eastAsiaTheme="minorEastAsia"/>
                <w:noProof/>
              </w:rPr>
              <w:tab/>
            </w:r>
            <w:r w:rsidRPr="002705F3" w:rsidDel="002705F3">
              <w:rPr>
                <w:noProof/>
                <w:rPrChange w:id="1104" w:author="Deepak Bansal (AZURE)" w:date="2012-08-22T13:01:00Z">
                  <w:rPr>
                    <w:rStyle w:val="Hyperlink"/>
                    <w:noProof/>
                  </w:rPr>
                </w:rPrChange>
              </w:rPr>
              <w:delText>XML Schema</w:delText>
            </w:r>
            <w:r w:rsidDel="002705F3">
              <w:rPr>
                <w:noProof/>
                <w:webHidden/>
              </w:rPr>
              <w:tab/>
              <w:delText>62</w:delText>
            </w:r>
          </w:del>
        </w:p>
        <w:p w14:paraId="1DD8CB22" w14:textId="77777777" w:rsidR="00B40C61" w:rsidDel="002705F3" w:rsidRDefault="00B40C61">
          <w:pPr>
            <w:pStyle w:val="TOC3"/>
            <w:tabs>
              <w:tab w:val="left" w:pos="1320"/>
              <w:tab w:val="right" w:leader="dot" w:pos="9350"/>
            </w:tabs>
            <w:rPr>
              <w:del w:id="1105" w:author="Deepak Bansal (AZURE)" w:date="2012-08-22T13:01:00Z"/>
              <w:rFonts w:eastAsiaTheme="minorEastAsia"/>
              <w:noProof/>
            </w:rPr>
          </w:pPr>
          <w:del w:id="1106" w:author="Deepak Bansal (AZURE)" w:date="2012-08-22T13:01:00Z">
            <w:r w:rsidRPr="002705F3" w:rsidDel="002705F3">
              <w:rPr>
                <w:noProof/>
                <w:rPrChange w:id="1107" w:author="Deepak Bansal (AZURE)" w:date="2012-08-22T13:01:00Z">
                  <w:rPr>
                    <w:rStyle w:val="Hyperlink"/>
                    <w:noProof/>
                  </w:rPr>
                </w:rPrChange>
              </w:rPr>
              <w:delText>7.12.3</w:delText>
            </w:r>
            <w:r w:rsidDel="002705F3">
              <w:rPr>
                <w:rFonts w:eastAsiaTheme="minorEastAsia"/>
                <w:noProof/>
              </w:rPr>
              <w:tab/>
            </w:r>
            <w:r w:rsidRPr="002705F3" w:rsidDel="002705F3">
              <w:rPr>
                <w:noProof/>
                <w:rPrChange w:id="1108" w:author="Deepak Bansal (AZURE)" w:date="2012-08-22T13:01:00Z">
                  <w:rPr>
                    <w:rStyle w:val="Hyperlink"/>
                    <w:noProof/>
                  </w:rPr>
                </w:rPrChange>
              </w:rPr>
              <w:delText>XML Example</w:delText>
            </w:r>
            <w:r w:rsidDel="002705F3">
              <w:rPr>
                <w:noProof/>
                <w:webHidden/>
              </w:rPr>
              <w:tab/>
              <w:delText>64</w:delText>
            </w:r>
          </w:del>
        </w:p>
        <w:p w14:paraId="20F59984" w14:textId="77777777" w:rsidR="00B40C61" w:rsidDel="002705F3" w:rsidRDefault="00B40C61">
          <w:pPr>
            <w:pStyle w:val="TOC3"/>
            <w:tabs>
              <w:tab w:val="left" w:pos="1320"/>
              <w:tab w:val="right" w:leader="dot" w:pos="9350"/>
            </w:tabs>
            <w:rPr>
              <w:del w:id="1109" w:author="Deepak Bansal (AZURE)" w:date="2012-08-22T13:01:00Z"/>
              <w:rFonts w:eastAsiaTheme="minorEastAsia"/>
              <w:noProof/>
            </w:rPr>
          </w:pPr>
          <w:del w:id="1110" w:author="Deepak Bansal (AZURE)" w:date="2012-08-22T13:01:00Z">
            <w:r w:rsidRPr="002705F3" w:rsidDel="002705F3">
              <w:rPr>
                <w:noProof/>
                <w:rPrChange w:id="1111" w:author="Deepak Bansal (AZURE)" w:date="2012-08-22T13:01:00Z">
                  <w:rPr>
                    <w:rStyle w:val="Hyperlink"/>
                    <w:noProof/>
                  </w:rPr>
                </w:rPrChange>
              </w:rPr>
              <w:lastRenderedPageBreak/>
              <w:delText>7.12.4</w:delText>
            </w:r>
            <w:r w:rsidDel="002705F3">
              <w:rPr>
                <w:rFonts w:eastAsiaTheme="minorEastAsia"/>
                <w:noProof/>
              </w:rPr>
              <w:tab/>
            </w:r>
            <w:r w:rsidRPr="002705F3" w:rsidDel="002705F3">
              <w:rPr>
                <w:noProof/>
                <w:rPrChange w:id="1112" w:author="Deepak Bansal (AZURE)" w:date="2012-08-22T13:01:00Z">
                  <w:rPr>
                    <w:rStyle w:val="Hyperlink"/>
                    <w:noProof/>
                  </w:rPr>
                </w:rPrChange>
              </w:rPr>
              <w:delText>Normative Constraints</w:delText>
            </w:r>
            <w:r w:rsidDel="002705F3">
              <w:rPr>
                <w:noProof/>
                <w:webHidden/>
              </w:rPr>
              <w:tab/>
              <w:delText>64</w:delText>
            </w:r>
          </w:del>
        </w:p>
        <w:p w14:paraId="090F1F58" w14:textId="77777777" w:rsidR="00B40C61" w:rsidDel="002705F3" w:rsidRDefault="00B40C61">
          <w:pPr>
            <w:pStyle w:val="TOC3"/>
            <w:tabs>
              <w:tab w:val="left" w:pos="1320"/>
              <w:tab w:val="right" w:leader="dot" w:pos="9350"/>
            </w:tabs>
            <w:rPr>
              <w:del w:id="1113" w:author="Deepak Bansal (AZURE)" w:date="2012-08-22T13:01:00Z"/>
              <w:rFonts w:eastAsiaTheme="minorEastAsia"/>
              <w:noProof/>
            </w:rPr>
          </w:pPr>
          <w:del w:id="1114" w:author="Deepak Bansal (AZURE)" w:date="2012-08-22T13:01:00Z">
            <w:r w:rsidRPr="002705F3" w:rsidDel="002705F3">
              <w:rPr>
                <w:noProof/>
                <w:rPrChange w:id="1115" w:author="Deepak Bansal (AZURE)" w:date="2012-08-22T13:01:00Z">
                  <w:rPr>
                    <w:rStyle w:val="Hyperlink"/>
                    <w:noProof/>
                  </w:rPr>
                </w:rPrChange>
              </w:rPr>
              <w:delText>7.12.5</w:delText>
            </w:r>
            <w:r w:rsidDel="002705F3">
              <w:rPr>
                <w:rFonts w:eastAsiaTheme="minorEastAsia"/>
                <w:noProof/>
              </w:rPr>
              <w:tab/>
            </w:r>
            <w:r w:rsidRPr="002705F3" w:rsidDel="002705F3">
              <w:rPr>
                <w:noProof/>
                <w:rPrChange w:id="1116" w:author="Deepak Bansal (AZURE)" w:date="2012-08-22T13:01:00Z">
                  <w:rPr>
                    <w:rStyle w:val="Hyperlink"/>
                    <w:noProof/>
                  </w:rPr>
                </w:rPrChange>
              </w:rPr>
              <w:delText>YANG Specification</w:delText>
            </w:r>
            <w:r w:rsidDel="002705F3">
              <w:rPr>
                <w:noProof/>
                <w:webHidden/>
              </w:rPr>
              <w:tab/>
              <w:delText>65</w:delText>
            </w:r>
          </w:del>
        </w:p>
        <w:p w14:paraId="243223E6" w14:textId="77777777" w:rsidR="00B40C61" w:rsidDel="002705F3" w:rsidRDefault="00B40C61">
          <w:pPr>
            <w:pStyle w:val="TOC1"/>
            <w:tabs>
              <w:tab w:val="left" w:pos="440"/>
              <w:tab w:val="right" w:leader="dot" w:pos="9350"/>
            </w:tabs>
            <w:rPr>
              <w:del w:id="1117" w:author="Deepak Bansal (AZURE)" w:date="2012-08-22T13:01:00Z"/>
              <w:rFonts w:eastAsiaTheme="minorEastAsia"/>
              <w:noProof/>
            </w:rPr>
          </w:pPr>
          <w:del w:id="1118" w:author="Deepak Bansal (AZURE)" w:date="2012-08-22T13:01:00Z">
            <w:r w:rsidRPr="002705F3" w:rsidDel="002705F3">
              <w:rPr>
                <w:noProof/>
                <w:rPrChange w:id="1119" w:author="Deepak Bansal (AZURE)" w:date="2012-08-22T13:01:00Z">
                  <w:rPr>
                    <w:rStyle w:val="Hyperlink"/>
                    <w:noProof/>
                  </w:rPr>
                </w:rPrChange>
              </w:rPr>
              <w:delText>8</w:delText>
            </w:r>
            <w:r w:rsidDel="002705F3">
              <w:rPr>
                <w:rFonts w:eastAsiaTheme="minorEastAsia"/>
                <w:noProof/>
              </w:rPr>
              <w:tab/>
            </w:r>
            <w:r w:rsidRPr="002705F3" w:rsidDel="002705F3">
              <w:rPr>
                <w:noProof/>
                <w:rPrChange w:id="1120" w:author="Deepak Bansal (AZURE)" w:date="2012-08-22T13:01:00Z">
                  <w:rPr>
                    <w:rStyle w:val="Hyperlink"/>
                    <w:noProof/>
                  </w:rPr>
                </w:rPrChange>
              </w:rPr>
              <w:delText>Binding to NETCONF</w:delText>
            </w:r>
            <w:r w:rsidDel="002705F3">
              <w:rPr>
                <w:noProof/>
                <w:webHidden/>
              </w:rPr>
              <w:tab/>
              <w:delText>67</w:delText>
            </w:r>
          </w:del>
        </w:p>
        <w:p w14:paraId="3297F97C" w14:textId="77777777" w:rsidR="00B40C61" w:rsidDel="002705F3" w:rsidRDefault="00B40C61">
          <w:pPr>
            <w:pStyle w:val="TOC2"/>
            <w:tabs>
              <w:tab w:val="left" w:pos="880"/>
              <w:tab w:val="right" w:leader="dot" w:pos="9350"/>
            </w:tabs>
            <w:rPr>
              <w:del w:id="1121" w:author="Deepak Bansal (AZURE)" w:date="2012-08-22T13:01:00Z"/>
              <w:rFonts w:eastAsiaTheme="minorEastAsia"/>
              <w:noProof/>
            </w:rPr>
          </w:pPr>
          <w:del w:id="1122" w:author="Deepak Bansal (AZURE)" w:date="2012-08-22T13:01:00Z">
            <w:r w:rsidRPr="002705F3" w:rsidDel="002705F3">
              <w:rPr>
                <w:noProof/>
                <w:rPrChange w:id="1123" w:author="Deepak Bansal (AZURE)" w:date="2012-08-22T13:01:00Z">
                  <w:rPr>
                    <w:rStyle w:val="Hyperlink"/>
                    <w:noProof/>
                  </w:rPr>
                </w:rPrChange>
              </w:rPr>
              <w:delText>8.1</w:delText>
            </w:r>
            <w:r w:rsidDel="002705F3">
              <w:rPr>
                <w:rFonts w:eastAsiaTheme="minorEastAsia"/>
                <w:noProof/>
              </w:rPr>
              <w:tab/>
            </w:r>
            <w:r w:rsidRPr="002705F3" w:rsidDel="002705F3">
              <w:rPr>
                <w:noProof/>
                <w:rPrChange w:id="1124" w:author="Deepak Bansal (AZURE)" w:date="2012-08-22T13:01:00Z">
                  <w:rPr>
                    <w:rStyle w:val="Hyperlink"/>
                    <w:noProof/>
                  </w:rPr>
                </w:rPrChange>
              </w:rPr>
              <w:delText>How Data Model is Bound to Netconf</w:delText>
            </w:r>
            <w:r w:rsidDel="002705F3">
              <w:rPr>
                <w:noProof/>
                <w:webHidden/>
              </w:rPr>
              <w:tab/>
              <w:delText>68</w:delText>
            </w:r>
          </w:del>
        </w:p>
        <w:p w14:paraId="0B4AD61A" w14:textId="77777777" w:rsidR="00B40C61" w:rsidDel="002705F3" w:rsidRDefault="00B40C61">
          <w:pPr>
            <w:pStyle w:val="TOC3"/>
            <w:tabs>
              <w:tab w:val="left" w:pos="1320"/>
              <w:tab w:val="right" w:leader="dot" w:pos="9350"/>
            </w:tabs>
            <w:rPr>
              <w:del w:id="1125" w:author="Deepak Bansal (AZURE)" w:date="2012-08-22T13:01:00Z"/>
              <w:rFonts w:eastAsiaTheme="minorEastAsia"/>
              <w:noProof/>
            </w:rPr>
          </w:pPr>
          <w:del w:id="1126" w:author="Deepak Bansal (AZURE)" w:date="2012-08-22T13:01:00Z">
            <w:r w:rsidRPr="002705F3" w:rsidDel="002705F3">
              <w:rPr>
                <w:noProof/>
                <w:rPrChange w:id="1127" w:author="Deepak Bansal (AZURE)" w:date="2012-08-22T13:01:00Z">
                  <w:rPr>
                    <w:rStyle w:val="Hyperlink"/>
                    <w:noProof/>
                  </w:rPr>
                </w:rPrChange>
              </w:rPr>
              <w:delText>8.1.1</w:delText>
            </w:r>
            <w:r w:rsidDel="002705F3">
              <w:rPr>
                <w:rFonts w:eastAsiaTheme="minorEastAsia"/>
                <w:noProof/>
              </w:rPr>
              <w:tab/>
            </w:r>
            <w:r w:rsidRPr="002705F3" w:rsidDel="002705F3">
              <w:rPr>
                <w:noProof/>
                <w:rPrChange w:id="1128" w:author="Deepak Bansal (AZURE)" w:date="2012-08-22T13:01:00Z">
                  <w:rPr>
                    <w:rStyle w:val="Hyperlink"/>
                    <w:noProof/>
                  </w:rPr>
                </w:rPrChange>
              </w:rPr>
              <w:delText>edit-config</w:delText>
            </w:r>
            <w:r w:rsidDel="002705F3">
              <w:rPr>
                <w:noProof/>
                <w:webHidden/>
              </w:rPr>
              <w:tab/>
              <w:delText>69</w:delText>
            </w:r>
          </w:del>
        </w:p>
        <w:p w14:paraId="510464EF" w14:textId="77777777" w:rsidR="00B40C61" w:rsidDel="002705F3" w:rsidRDefault="00B40C61">
          <w:pPr>
            <w:pStyle w:val="TOC3"/>
            <w:tabs>
              <w:tab w:val="left" w:pos="1320"/>
              <w:tab w:val="right" w:leader="dot" w:pos="9350"/>
            </w:tabs>
            <w:rPr>
              <w:del w:id="1129" w:author="Deepak Bansal (AZURE)" w:date="2012-08-22T13:01:00Z"/>
              <w:rFonts w:eastAsiaTheme="minorEastAsia"/>
              <w:noProof/>
            </w:rPr>
          </w:pPr>
          <w:del w:id="1130" w:author="Deepak Bansal (AZURE)" w:date="2012-08-22T13:01:00Z">
            <w:r w:rsidRPr="002705F3" w:rsidDel="002705F3">
              <w:rPr>
                <w:noProof/>
                <w:rPrChange w:id="1131" w:author="Deepak Bansal (AZURE)" w:date="2012-08-22T13:01:00Z">
                  <w:rPr>
                    <w:rStyle w:val="Hyperlink"/>
                    <w:noProof/>
                  </w:rPr>
                </w:rPrChange>
              </w:rPr>
              <w:delText>8.1.2</w:delText>
            </w:r>
            <w:r w:rsidDel="002705F3">
              <w:rPr>
                <w:rFonts w:eastAsiaTheme="minorEastAsia"/>
                <w:noProof/>
              </w:rPr>
              <w:tab/>
            </w:r>
            <w:r w:rsidRPr="002705F3" w:rsidDel="002705F3">
              <w:rPr>
                <w:noProof/>
                <w:rPrChange w:id="1132" w:author="Deepak Bansal (AZURE)" w:date="2012-08-22T13:01:00Z">
                  <w:rPr>
                    <w:rStyle w:val="Hyperlink"/>
                    <w:noProof/>
                  </w:rPr>
                </w:rPrChange>
              </w:rPr>
              <w:delText>get-config</w:delText>
            </w:r>
            <w:r w:rsidDel="002705F3">
              <w:rPr>
                <w:noProof/>
                <w:webHidden/>
              </w:rPr>
              <w:tab/>
              <w:delText>71</w:delText>
            </w:r>
          </w:del>
        </w:p>
        <w:p w14:paraId="30A0F539" w14:textId="77777777" w:rsidR="00B40C61" w:rsidDel="002705F3" w:rsidRDefault="00B40C61">
          <w:pPr>
            <w:pStyle w:val="TOC3"/>
            <w:tabs>
              <w:tab w:val="left" w:pos="1320"/>
              <w:tab w:val="right" w:leader="dot" w:pos="9350"/>
            </w:tabs>
            <w:rPr>
              <w:del w:id="1133" w:author="Deepak Bansal (AZURE)" w:date="2012-08-22T13:01:00Z"/>
              <w:rFonts w:eastAsiaTheme="minorEastAsia"/>
              <w:noProof/>
            </w:rPr>
          </w:pPr>
          <w:del w:id="1134" w:author="Deepak Bansal (AZURE)" w:date="2012-08-22T13:01:00Z">
            <w:r w:rsidRPr="002705F3" w:rsidDel="002705F3">
              <w:rPr>
                <w:noProof/>
                <w:rPrChange w:id="1135" w:author="Deepak Bansal (AZURE)" w:date="2012-08-22T13:01:00Z">
                  <w:rPr>
                    <w:rStyle w:val="Hyperlink"/>
                    <w:noProof/>
                  </w:rPr>
                </w:rPrChange>
              </w:rPr>
              <w:delText>8.1.3</w:delText>
            </w:r>
            <w:r w:rsidDel="002705F3">
              <w:rPr>
                <w:rFonts w:eastAsiaTheme="minorEastAsia"/>
                <w:noProof/>
              </w:rPr>
              <w:tab/>
            </w:r>
            <w:r w:rsidRPr="002705F3" w:rsidDel="002705F3">
              <w:rPr>
                <w:noProof/>
                <w:rPrChange w:id="1136" w:author="Deepak Bansal (AZURE)" w:date="2012-08-22T13:01:00Z">
                  <w:rPr>
                    <w:rStyle w:val="Hyperlink"/>
                    <w:noProof/>
                  </w:rPr>
                </w:rPrChange>
              </w:rPr>
              <w:delText>copy-config</w:delText>
            </w:r>
            <w:r w:rsidDel="002705F3">
              <w:rPr>
                <w:noProof/>
                <w:webHidden/>
              </w:rPr>
              <w:tab/>
              <w:delText>71</w:delText>
            </w:r>
          </w:del>
        </w:p>
        <w:p w14:paraId="29EC61BA" w14:textId="77777777" w:rsidR="00B40C61" w:rsidDel="002705F3" w:rsidRDefault="00B40C61">
          <w:pPr>
            <w:pStyle w:val="TOC3"/>
            <w:tabs>
              <w:tab w:val="left" w:pos="1320"/>
              <w:tab w:val="right" w:leader="dot" w:pos="9350"/>
            </w:tabs>
            <w:rPr>
              <w:del w:id="1137" w:author="Deepak Bansal (AZURE)" w:date="2012-08-22T13:01:00Z"/>
              <w:rFonts w:eastAsiaTheme="minorEastAsia"/>
              <w:noProof/>
            </w:rPr>
          </w:pPr>
          <w:del w:id="1138" w:author="Deepak Bansal (AZURE)" w:date="2012-08-22T13:01:00Z">
            <w:r w:rsidRPr="002705F3" w:rsidDel="002705F3">
              <w:rPr>
                <w:noProof/>
                <w:rPrChange w:id="1139" w:author="Deepak Bansal (AZURE)" w:date="2012-08-22T13:01:00Z">
                  <w:rPr>
                    <w:rStyle w:val="Hyperlink"/>
                    <w:noProof/>
                  </w:rPr>
                </w:rPrChange>
              </w:rPr>
              <w:delText>8.1.4</w:delText>
            </w:r>
            <w:r w:rsidDel="002705F3">
              <w:rPr>
                <w:rFonts w:eastAsiaTheme="minorEastAsia"/>
                <w:noProof/>
              </w:rPr>
              <w:tab/>
            </w:r>
            <w:r w:rsidRPr="002705F3" w:rsidDel="002705F3">
              <w:rPr>
                <w:noProof/>
                <w:rPrChange w:id="1140" w:author="Deepak Bansal (AZURE)" w:date="2012-08-22T13:01:00Z">
                  <w:rPr>
                    <w:rStyle w:val="Hyperlink"/>
                    <w:noProof/>
                  </w:rPr>
                </w:rPrChange>
              </w:rPr>
              <w:delText>delete-config</w:delText>
            </w:r>
            <w:r w:rsidDel="002705F3">
              <w:rPr>
                <w:noProof/>
                <w:webHidden/>
              </w:rPr>
              <w:tab/>
              <w:delText>72</w:delText>
            </w:r>
          </w:del>
        </w:p>
        <w:p w14:paraId="6C6DE420" w14:textId="77777777" w:rsidR="00B40C61" w:rsidDel="002705F3" w:rsidRDefault="00B40C61">
          <w:pPr>
            <w:pStyle w:val="TOC2"/>
            <w:tabs>
              <w:tab w:val="left" w:pos="880"/>
              <w:tab w:val="right" w:leader="dot" w:pos="9350"/>
            </w:tabs>
            <w:rPr>
              <w:del w:id="1141" w:author="Deepak Bansal (AZURE)" w:date="2012-08-22T13:01:00Z"/>
              <w:rFonts w:eastAsiaTheme="minorEastAsia"/>
              <w:noProof/>
            </w:rPr>
          </w:pPr>
          <w:del w:id="1142" w:author="Deepak Bansal (AZURE)" w:date="2012-08-22T13:01:00Z">
            <w:r w:rsidRPr="002705F3" w:rsidDel="002705F3">
              <w:rPr>
                <w:noProof/>
                <w:rPrChange w:id="1143" w:author="Deepak Bansal (AZURE)" w:date="2012-08-22T13:01:00Z">
                  <w:rPr>
                    <w:rStyle w:val="Hyperlink"/>
                    <w:noProof/>
                  </w:rPr>
                </w:rPrChange>
              </w:rPr>
              <w:delText>8.2</w:delText>
            </w:r>
            <w:r w:rsidDel="002705F3">
              <w:rPr>
                <w:rFonts w:eastAsiaTheme="minorEastAsia"/>
                <w:noProof/>
              </w:rPr>
              <w:tab/>
            </w:r>
            <w:r w:rsidRPr="002705F3" w:rsidDel="002705F3">
              <w:rPr>
                <w:noProof/>
                <w:rPrChange w:id="1144" w:author="Deepak Bansal (AZURE)" w:date="2012-08-22T13:01:00Z">
                  <w:rPr>
                    <w:rStyle w:val="Hyperlink"/>
                    <w:noProof/>
                  </w:rPr>
                </w:rPrChange>
              </w:rPr>
              <w:delText>RPC error</w:delText>
            </w:r>
            <w:r w:rsidDel="002705F3">
              <w:rPr>
                <w:noProof/>
                <w:webHidden/>
              </w:rPr>
              <w:tab/>
              <w:delText>72</w:delText>
            </w:r>
          </w:del>
        </w:p>
        <w:p w14:paraId="4ED58B5F" w14:textId="77777777" w:rsidR="00B40C61" w:rsidDel="002705F3" w:rsidRDefault="00B40C61">
          <w:pPr>
            <w:pStyle w:val="TOC2"/>
            <w:tabs>
              <w:tab w:val="left" w:pos="1540"/>
              <w:tab w:val="right" w:leader="dot" w:pos="9350"/>
            </w:tabs>
            <w:rPr>
              <w:del w:id="1145" w:author="Deepak Bansal (AZURE)" w:date="2012-08-22T13:01:00Z"/>
              <w:rFonts w:eastAsiaTheme="minorEastAsia"/>
              <w:noProof/>
            </w:rPr>
          </w:pPr>
          <w:del w:id="1146" w:author="Deepak Bansal (AZURE)" w:date="2012-08-22T13:01:00Z">
            <w:r w:rsidRPr="002705F3" w:rsidDel="002705F3">
              <w:rPr>
                <w:noProof/>
                <w:rPrChange w:id="1147" w:author="Deepak Bansal (AZURE)" w:date="2012-08-22T13:01:00Z">
                  <w:rPr>
                    <w:rStyle w:val="Hyperlink"/>
                    <w:noProof/>
                  </w:rPr>
                </w:rPrChange>
              </w:rPr>
              <w:delText>Appendix A</w:delText>
            </w:r>
            <w:r w:rsidDel="002705F3">
              <w:rPr>
                <w:rFonts w:eastAsiaTheme="minorEastAsia"/>
                <w:noProof/>
              </w:rPr>
              <w:tab/>
            </w:r>
            <w:r w:rsidRPr="002705F3" w:rsidDel="002705F3">
              <w:rPr>
                <w:noProof/>
                <w:rPrChange w:id="1148" w:author="Deepak Bansal (AZURE)" w:date="2012-08-22T13:01:00Z">
                  <w:rPr>
                    <w:rStyle w:val="Hyperlink"/>
                    <w:noProof/>
                  </w:rPr>
                </w:rPrChange>
              </w:rPr>
              <w:delText>XMLSchema</w:delText>
            </w:r>
            <w:r w:rsidDel="002705F3">
              <w:rPr>
                <w:noProof/>
                <w:webHidden/>
              </w:rPr>
              <w:tab/>
              <w:delText>74</w:delText>
            </w:r>
          </w:del>
        </w:p>
        <w:p w14:paraId="71509D24" w14:textId="77777777" w:rsidR="00B40C61" w:rsidDel="002705F3" w:rsidRDefault="00B40C61">
          <w:pPr>
            <w:pStyle w:val="TOC2"/>
            <w:tabs>
              <w:tab w:val="left" w:pos="1540"/>
              <w:tab w:val="right" w:leader="dot" w:pos="9350"/>
            </w:tabs>
            <w:rPr>
              <w:del w:id="1149" w:author="Deepak Bansal (AZURE)" w:date="2012-08-22T13:01:00Z"/>
              <w:rFonts w:eastAsiaTheme="minorEastAsia"/>
              <w:noProof/>
            </w:rPr>
          </w:pPr>
          <w:del w:id="1150" w:author="Deepak Bansal (AZURE)" w:date="2012-08-22T13:01:00Z">
            <w:r w:rsidRPr="002705F3" w:rsidDel="002705F3">
              <w:rPr>
                <w:noProof/>
                <w:rPrChange w:id="1151" w:author="Deepak Bansal (AZURE)" w:date="2012-08-22T13:01:00Z">
                  <w:rPr>
                    <w:rStyle w:val="Hyperlink"/>
                    <w:noProof/>
                  </w:rPr>
                </w:rPrChange>
              </w:rPr>
              <w:delText>Appendix B</w:delText>
            </w:r>
            <w:r w:rsidDel="002705F3">
              <w:rPr>
                <w:rFonts w:eastAsiaTheme="minorEastAsia"/>
                <w:noProof/>
              </w:rPr>
              <w:tab/>
            </w:r>
            <w:r w:rsidRPr="002705F3" w:rsidDel="002705F3">
              <w:rPr>
                <w:noProof/>
                <w:rPrChange w:id="1152" w:author="Deepak Bansal (AZURE)" w:date="2012-08-22T13:01:00Z">
                  <w:rPr>
                    <w:rStyle w:val="Hyperlink"/>
                    <w:noProof/>
                  </w:rPr>
                </w:rPrChange>
              </w:rPr>
              <w:delText>YANG Specification</w:delText>
            </w:r>
            <w:r w:rsidDel="002705F3">
              <w:rPr>
                <w:noProof/>
                <w:webHidden/>
              </w:rPr>
              <w:tab/>
              <w:delText>89</w:delText>
            </w:r>
          </w:del>
        </w:p>
        <w:p w14:paraId="3CA961EB" w14:textId="77777777" w:rsidR="00B40C61" w:rsidDel="002705F3" w:rsidRDefault="00B40C61">
          <w:pPr>
            <w:pStyle w:val="TOC2"/>
            <w:tabs>
              <w:tab w:val="left" w:pos="1540"/>
              <w:tab w:val="right" w:leader="dot" w:pos="9350"/>
            </w:tabs>
            <w:rPr>
              <w:del w:id="1153" w:author="Deepak Bansal (AZURE)" w:date="2012-08-22T13:01:00Z"/>
              <w:rFonts w:eastAsiaTheme="minorEastAsia"/>
              <w:noProof/>
            </w:rPr>
          </w:pPr>
          <w:del w:id="1154" w:author="Deepak Bansal (AZURE)" w:date="2012-08-22T13:01:00Z">
            <w:r w:rsidRPr="002705F3" w:rsidDel="002705F3">
              <w:rPr>
                <w:noProof/>
                <w:rPrChange w:id="1155" w:author="Deepak Bansal (AZURE)" w:date="2012-08-22T13:01:00Z">
                  <w:rPr>
                    <w:rStyle w:val="Hyperlink"/>
                    <w:noProof/>
                  </w:rPr>
                </w:rPrChange>
              </w:rPr>
              <w:delText>Appendix C</w:delText>
            </w:r>
            <w:r w:rsidDel="002705F3">
              <w:rPr>
                <w:rFonts w:eastAsiaTheme="minorEastAsia"/>
                <w:noProof/>
              </w:rPr>
              <w:tab/>
            </w:r>
            <w:r w:rsidRPr="002705F3" w:rsidDel="002705F3">
              <w:rPr>
                <w:noProof/>
                <w:rPrChange w:id="1156" w:author="Deepak Bansal (AZURE)" w:date="2012-08-22T13:01:00Z">
                  <w:rPr>
                    <w:rStyle w:val="Hyperlink"/>
                    <w:noProof/>
                  </w:rPr>
                </w:rPrChange>
              </w:rPr>
              <w:delText>Bibliography</w:delText>
            </w:r>
            <w:r w:rsidDel="002705F3">
              <w:rPr>
                <w:noProof/>
                <w:webHidden/>
              </w:rPr>
              <w:tab/>
              <w:delText>104</w:delText>
            </w:r>
          </w:del>
        </w:p>
        <w:p w14:paraId="491E4751" w14:textId="77777777" w:rsidR="00B40C61" w:rsidDel="002705F3" w:rsidRDefault="00B40C61">
          <w:pPr>
            <w:pStyle w:val="TOC2"/>
            <w:tabs>
              <w:tab w:val="left" w:pos="1540"/>
              <w:tab w:val="right" w:leader="dot" w:pos="9350"/>
            </w:tabs>
            <w:rPr>
              <w:del w:id="1157" w:author="Deepak Bansal (AZURE)" w:date="2012-08-22T13:01:00Z"/>
              <w:rFonts w:eastAsiaTheme="minorEastAsia"/>
              <w:noProof/>
            </w:rPr>
          </w:pPr>
          <w:del w:id="1158" w:author="Deepak Bansal (AZURE)" w:date="2012-08-22T13:01:00Z">
            <w:r w:rsidRPr="002705F3" w:rsidDel="002705F3">
              <w:rPr>
                <w:noProof/>
                <w:rPrChange w:id="1159" w:author="Deepak Bansal (AZURE)" w:date="2012-08-22T13:01:00Z">
                  <w:rPr>
                    <w:rStyle w:val="Hyperlink"/>
                    <w:noProof/>
                  </w:rPr>
                </w:rPrChange>
              </w:rPr>
              <w:delText>Appendix D</w:delText>
            </w:r>
            <w:r w:rsidDel="002705F3">
              <w:rPr>
                <w:rFonts w:eastAsiaTheme="minorEastAsia"/>
                <w:noProof/>
              </w:rPr>
              <w:tab/>
            </w:r>
            <w:r w:rsidRPr="002705F3" w:rsidDel="002705F3">
              <w:rPr>
                <w:noProof/>
                <w:rPrChange w:id="1160" w:author="Deepak Bansal (AZURE)" w:date="2012-08-22T13:01:00Z">
                  <w:rPr>
                    <w:rStyle w:val="Hyperlink"/>
                    <w:noProof/>
                  </w:rPr>
                </w:rPrChange>
              </w:rPr>
              <w:delText>Revision History</w:delText>
            </w:r>
            <w:r w:rsidDel="002705F3">
              <w:rPr>
                <w:noProof/>
                <w:webHidden/>
              </w:rPr>
              <w:tab/>
              <w:delText>104</w:delText>
            </w:r>
          </w:del>
        </w:p>
        <w:p w14:paraId="29A2CB30" w14:textId="77777777" w:rsidR="00B40C61" w:rsidDel="002705F3" w:rsidRDefault="00B40C61">
          <w:pPr>
            <w:pStyle w:val="TOC2"/>
            <w:tabs>
              <w:tab w:val="left" w:pos="1540"/>
              <w:tab w:val="right" w:leader="dot" w:pos="9350"/>
            </w:tabs>
            <w:rPr>
              <w:del w:id="1161" w:author="Deepak Bansal (AZURE)" w:date="2012-08-22T13:01:00Z"/>
              <w:rFonts w:eastAsiaTheme="minorEastAsia"/>
              <w:noProof/>
            </w:rPr>
          </w:pPr>
          <w:del w:id="1162" w:author="Deepak Bansal (AZURE)" w:date="2012-08-22T13:01:00Z">
            <w:r w:rsidRPr="002705F3" w:rsidDel="002705F3">
              <w:rPr>
                <w:noProof/>
                <w:rPrChange w:id="1163" w:author="Deepak Bansal (AZURE)" w:date="2012-08-22T13:01:00Z">
                  <w:rPr>
                    <w:rStyle w:val="Hyperlink"/>
                    <w:noProof/>
                  </w:rPr>
                </w:rPrChange>
              </w:rPr>
              <w:delText>Appendix E</w:delText>
            </w:r>
            <w:r w:rsidDel="002705F3">
              <w:rPr>
                <w:rFonts w:eastAsiaTheme="minorEastAsia"/>
                <w:noProof/>
              </w:rPr>
              <w:tab/>
            </w:r>
            <w:r w:rsidRPr="002705F3" w:rsidDel="002705F3">
              <w:rPr>
                <w:noProof/>
                <w:rPrChange w:id="1164" w:author="Deepak Bansal (AZURE)" w:date="2012-08-22T13:01:00Z">
                  <w:rPr>
                    <w:rStyle w:val="Hyperlink"/>
                    <w:noProof/>
                  </w:rPr>
                </w:rPrChange>
              </w:rPr>
              <w:delText>Considerations for Next or Future Releases</w:delText>
            </w:r>
            <w:r w:rsidDel="002705F3">
              <w:rPr>
                <w:noProof/>
                <w:webHidden/>
              </w:rPr>
              <w:tab/>
              <w:delText>105</w:delText>
            </w:r>
          </w:del>
        </w:p>
        <w:p w14:paraId="6559C554" w14:textId="77777777" w:rsidR="00B40C61" w:rsidDel="002705F3" w:rsidRDefault="00B40C61">
          <w:pPr>
            <w:pStyle w:val="TOC2"/>
            <w:tabs>
              <w:tab w:val="left" w:pos="1540"/>
              <w:tab w:val="right" w:leader="dot" w:pos="9350"/>
            </w:tabs>
            <w:rPr>
              <w:del w:id="1165" w:author="Deepak Bansal (AZURE)" w:date="2012-08-22T13:01:00Z"/>
              <w:rFonts w:eastAsiaTheme="minorEastAsia"/>
              <w:noProof/>
            </w:rPr>
          </w:pPr>
          <w:del w:id="1166" w:author="Deepak Bansal (AZURE)" w:date="2012-08-22T13:01:00Z">
            <w:r w:rsidRPr="002705F3" w:rsidDel="002705F3">
              <w:rPr>
                <w:noProof/>
                <w:rPrChange w:id="1167" w:author="Deepak Bansal (AZURE)" w:date="2012-08-22T13:01:00Z">
                  <w:rPr>
                    <w:rStyle w:val="Hyperlink"/>
                    <w:noProof/>
                  </w:rPr>
                </w:rPrChange>
              </w:rPr>
              <w:delText>Appendix F</w:delText>
            </w:r>
            <w:r w:rsidDel="002705F3">
              <w:rPr>
                <w:rFonts w:eastAsiaTheme="minorEastAsia"/>
                <w:noProof/>
              </w:rPr>
              <w:tab/>
            </w:r>
            <w:r w:rsidRPr="002705F3" w:rsidDel="002705F3">
              <w:rPr>
                <w:noProof/>
                <w:rPrChange w:id="1168" w:author="Deepak Bansal (AZURE)" w:date="2012-08-22T13:01:00Z">
                  <w:rPr>
                    <w:rStyle w:val="Hyperlink"/>
                    <w:noProof/>
                  </w:rPr>
                </w:rPrChange>
              </w:rPr>
              <w:delText>Appendix E: ToDo List</w:delText>
            </w:r>
            <w:r w:rsidDel="002705F3">
              <w:rPr>
                <w:noProof/>
                <w:webHidden/>
              </w:rPr>
              <w:tab/>
              <w:delText>105</w:delText>
            </w:r>
          </w:del>
        </w:p>
        <w:p w14:paraId="3FF42000" w14:textId="77777777" w:rsidR="00B40C61" w:rsidDel="002705F3" w:rsidRDefault="00B40C61">
          <w:pPr>
            <w:pStyle w:val="TOC2"/>
            <w:tabs>
              <w:tab w:val="left" w:pos="1540"/>
              <w:tab w:val="right" w:leader="dot" w:pos="9350"/>
            </w:tabs>
            <w:rPr>
              <w:del w:id="1169" w:author="Deepak Bansal (AZURE)" w:date="2012-08-22T13:01:00Z"/>
              <w:rFonts w:eastAsiaTheme="minorEastAsia"/>
              <w:noProof/>
            </w:rPr>
          </w:pPr>
          <w:del w:id="1170" w:author="Deepak Bansal (AZURE)" w:date="2012-08-22T13:01:00Z">
            <w:r w:rsidRPr="002705F3" w:rsidDel="002705F3">
              <w:rPr>
                <w:noProof/>
                <w:rPrChange w:id="1171" w:author="Deepak Bansal (AZURE)" w:date="2012-08-22T13:01:00Z">
                  <w:rPr>
                    <w:rStyle w:val="Hyperlink"/>
                    <w:noProof/>
                  </w:rPr>
                </w:rPrChange>
              </w:rPr>
              <w:delText>Appendix G</w:delText>
            </w:r>
            <w:r w:rsidDel="002705F3">
              <w:rPr>
                <w:rFonts w:eastAsiaTheme="minorEastAsia"/>
                <w:noProof/>
              </w:rPr>
              <w:tab/>
            </w:r>
            <w:r w:rsidRPr="002705F3" w:rsidDel="002705F3">
              <w:rPr>
                <w:noProof/>
                <w:rPrChange w:id="1172" w:author="Deepak Bansal (AZURE)" w:date="2012-08-22T13:01:00Z">
                  <w:rPr>
                    <w:rStyle w:val="Hyperlink"/>
                    <w:noProof/>
                  </w:rPr>
                </w:rPrChange>
              </w:rPr>
              <w:delText>Notes From The Board And The Tag</w:delText>
            </w:r>
            <w:r w:rsidDel="002705F3">
              <w:rPr>
                <w:noProof/>
                <w:webHidden/>
              </w:rPr>
              <w:tab/>
              <w:delText>108</w:delText>
            </w:r>
          </w:del>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1173" w:name="_Toc333403840"/>
      <w:r w:rsidR="00E64B71" w:rsidRPr="00013F69">
        <w:lastRenderedPageBreak/>
        <w:t>Introduction</w:t>
      </w:r>
      <w:bookmarkEnd w:id="1173"/>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ins w:id="1174" w:author="Deepak Bansal (AZURE)" w:date="2012-08-22T13:05:00Z">
        <w:r w:rsidR="009F3843">
          <w:t xml:space="preserve">(or </w:t>
        </w:r>
      </w:ins>
      <w:ins w:id="1175" w:author="Deepak Bansal (AZURE)" w:date="2012-08-22T13:13:00Z">
        <w:r w:rsidR="009F3843">
          <w:t>previous versions</w:t>
        </w:r>
      </w:ins>
      <w:ins w:id="1176" w:author="Deepak Bansal (AZURE)" w:date="2012-08-22T13:05:00Z">
        <w:r w:rsidR="009F3B6E">
          <w:t xml:space="preserve">) </w:t>
        </w:r>
      </w:ins>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ins w:id="1177" w:author="Deepak Bansal (AZURE)" w:date="2012-08-22T13:06:00Z">
        <w:r w:rsidR="009F3B6E">
          <w:t>.1</w:t>
        </w:r>
      </w:ins>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8pt;height:243pt" o:ole="">
            <v:imagedata r:id="rId11" o:title=""/>
          </v:shape>
          <o:OLEObject Type="Embed" ProgID="Visio.Drawing.11" ShapeID="_x0000_i1025" DrawAspect="Content" ObjectID="_1407242425" r:id="rId12"/>
        </w:object>
      </w:r>
      <w:r w:rsidDel="006B018A">
        <w:rPr>
          <w:noProof/>
          <w:lang w:eastAsia="zh-CN"/>
        </w:rPr>
        <w:t xml:space="preserve"> </w:t>
      </w:r>
    </w:p>
    <w:p w14:paraId="35F9758F" w14:textId="77777777" w:rsidR="00E64B71" w:rsidRDefault="00E64B71" w:rsidP="00E64B71">
      <w:pPr>
        <w:pStyle w:val="Caption"/>
      </w:pPr>
      <w:bookmarkStart w:id="1178" w:name="_Ref316755854"/>
      <w:r>
        <w:t xml:space="preserve">Figure </w:t>
      </w:r>
      <w:fldSimple w:instr=" SEQ Figure \* ARABIC ">
        <w:r w:rsidR="001F476B">
          <w:rPr>
            <w:noProof/>
          </w:rPr>
          <w:t>1</w:t>
        </w:r>
      </w:fldSimple>
      <w:bookmarkEnd w:id="1178"/>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1179" w:name="_Toc333403841"/>
      <w:r>
        <w:t>Motivation</w:t>
      </w:r>
      <w:bookmarkEnd w:id="1179"/>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035E3EB" w:rsidR="00E64B71" w:rsidRDefault="00E64B71" w:rsidP="00E64B71">
      <w:r>
        <w:t>OF-CONFIG 1.</w:t>
      </w:r>
      <w:r w:rsidR="00D35927">
        <w:t>1</w:t>
      </w:r>
      <w:ins w:id="1180" w:author="Deepak Bansal (AZURE)" w:date="2012-08-22T13:08:00Z">
        <w:r w:rsidR="009F3B6E">
          <w:t>.1</w:t>
        </w:r>
      </w:ins>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1E757D46" w:rsidR="00E64B71" w:rsidRDefault="00E64B71" w:rsidP="00E64B71">
      <w:r>
        <w:t>OF-CONFIG 1.</w:t>
      </w:r>
      <w:r w:rsidR="00D35927">
        <w:t>1</w:t>
      </w:r>
      <w:ins w:id="1181" w:author="Deepak Bansal (AZURE)" w:date="2012-08-22T13:09:00Z">
        <w:r w:rsidR="009F3B6E">
          <w:t>.1</w:t>
        </w:r>
      </w:ins>
      <w:r>
        <w:t xml:space="preserve"> makes simplifying assumptions about the architecture of OpenFlow switches. The specification is deliberately decoupled from whether the switch supports flowvisor or other virtualization models. </w:t>
      </w:r>
    </w:p>
    <w:p w14:paraId="01B7FB90" w14:textId="1C53A42C"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ins w:id="1182" w:author="Deepak Bansal (AZURE)" w:date="2012-08-22T13:09:00Z">
        <w:r w:rsidR="009F3B6E">
          <w:t>.1</w:t>
        </w:r>
      </w:ins>
      <w:r>
        <w:t>.</w:t>
      </w:r>
    </w:p>
    <w:p w14:paraId="0A3A6ABA" w14:textId="4FCDF93C"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ins w:id="1183" w:author="Deepak Bansal (AZURE)" w:date="2012-08-22T13:09:00Z">
        <w:r w:rsidR="009F3B6E">
          <w:t>.1</w:t>
        </w:r>
      </w:ins>
      <w:r w:rsidR="00E64B71">
        <w:t xml:space="preserve"> and the lines indicate that the OpenFlow Configuration Points and OpenFlow Capable Switches communicate via OF-</w:t>
      </w:r>
      <w:del w:id="1184"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1185" w:name="_Ref316755787"/>
      <w:r>
        <w:t xml:space="preserve">Figure </w:t>
      </w:r>
      <w:fldSimple w:instr=" SEQ Figure \* ARABIC ">
        <w:r w:rsidR="001F476B">
          <w:rPr>
            <w:noProof/>
          </w:rPr>
          <w:t>2</w:t>
        </w:r>
      </w:fldSimple>
      <w:bookmarkEnd w:id="1185"/>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1186" w:name="_Toc333403842"/>
      <w:r>
        <w:t>Scope</w:t>
      </w:r>
      <w:bookmarkEnd w:id="1186"/>
    </w:p>
    <w:p w14:paraId="195AD289" w14:textId="2BDF570D" w:rsidR="00D35927" w:rsidRDefault="00D35927" w:rsidP="00D35927">
      <w:r>
        <w:t>OF-CONFIG 1.1</w:t>
      </w:r>
      <w:ins w:id="1187" w:author="Deepak Bansal (AZURE)" w:date="2012-08-22T13:12:00Z">
        <w:r w:rsidR="009F3B6E">
          <w:t>.1</w:t>
        </w:r>
      </w:ins>
      <w:r>
        <w:t xml:space="preserve"> is focused on the following functions needed to configure an OpenFlow 1.3 </w:t>
      </w:r>
      <w:del w:id="1188" w:author="Deepak Bansal (AZURE)" w:date="2012-08-22T13:12:00Z">
        <w:r w:rsidDel="009F3B6E">
          <w:delText>(OFv1.2)</w:delText>
        </w:r>
      </w:del>
      <w:r>
        <w:t xml:space="preserve">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1B87301C" w:rsidR="00D35927" w:rsidRDefault="00D35927" w:rsidP="00D35927">
      <w:pPr>
        <w:rPr>
          <w:ins w:id="1189" w:author="Deepak Bansal (AZURE)" w:date="2012-07-09T16:39:00Z"/>
        </w:rPr>
      </w:pPr>
      <w:r>
        <w:t>While limited in scope, OF-CONFIG</w:t>
      </w:r>
      <w:r w:rsidR="009C7A8A">
        <w:t xml:space="preserve"> </w:t>
      </w:r>
      <w:r>
        <w:t>1.1</w:t>
      </w:r>
      <w:ins w:id="1190" w:author="Deepak Bansal (AZURE)" w:date="2012-08-22T13:12:00Z">
        <w:r w:rsidR="009F3B6E">
          <w:t>.1</w:t>
        </w:r>
      </w:ins>
      <w:r>
        <w:t xml:space="preserve">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w:t>
      </w:r>
      <w:ins w:id="1191" w:author="Deepak Bansal (AZURE)" w:date="2012-08-22T13:13:00Z">
        <w:r w:rsidR="009F3843">
          <w:t>.1</w:t>
        </w:r>
      </w:ins>
      <w:r>
        <w:t xml:space="preserve"> protocol. These may be included in future versions.</w:t>
      </w:r>
    </w:p>
    <w:p w14:paraId="1A190A38" w14:textId="5B08A1A3" w:rsidR="00956990" w:rsidRDefault="00956990" w:rsidP="00D35927">
      <w:ins w:id="1192" w:author="Deepak Bansal (AZURE)" w:date="2012-07-09T16:39:00Z">
        <w:r>
          <w:t xml:space="preserve">Note that even though this specification refers to </w:t>
        </w:r>
      </w:ins>
      <w:ins w:id="1193" w:author="Deepak Bansal (AZURE)" w:date="2012-07-09T16:40:00Z">
        <w:r>
          <w:t>OpenFlow 1.3, OF-c</w:t>
        </w:r>
        <w:r w:rsidR="009F3843">
          <w:t>onfig 1.1.1 supports previous O</w:t>
        </w:r>
      </w:ins>
      <w:ins w:id="1194" w:author="Deepak Bansal (AZURE)" w:date="2012-08-22T13:13:00Z">
        <w:r w:rsidR="009F3843">
          <w:t>p</w:t>
        </w:r>
      </w:ins>
      <w:ins w:id="1195" w:author="Deepak Bansal (AZURE)" w:date="2012-07-09T16:40:00Z">
        <w:r>
          <w:t>e</w:t>
        </w:r>
        <w:r w:rsidR="009F3843">
          <w:t>nFlow versions, specifically, O</w:t>
        </w:r>
      </w:ins>
      <w:ins w:id="1196" w:author="Deepak Bansal (AZURE)" w:date="2012-08-22T13:13:00Z">
        <w:r w:rsidR="009F3843">
          <w:t>p</w:t>
        </w:r>
      </w:ins>
      <w:ins w:id="1197" w:author="Deepak Bansal (AZURE)" w:date="2012-07-09T16:40:00Z">
        <w:r>
          <w:t xml:space="preserve">enFlow </w:t>
        </w:r>
      </w:ins>
      <w:ins w:id="1198" w:author="Deepak Bansal (AZURE)" w:date="2012-07-09T16:41:00Z">
        <w:r>
          <w:t>1.0, 1.1 and 1.2.</w:t>
        </w:r>
      </w:ins>
    </w:p>
    <w:p w14:paraId="474A8AFC" w14:textId="77777777" w:rsidR="00E64B71" w:rsidRDefault="00E64B71" w:rsidP="00E64B71">
      <w:pPr>
        <w:pStyle w:val="Heading1"/>
      </w:pPr>
      <w:bookmarkStart w:id="1199" w:name="_Toc333403843"/>
      <w:r>
        <w:t>Normative Language</w:t>
      </w:r>
      <w:bookmarkEnd w:id="1199"/>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1200" w:name="_Toc333403844"/>
      <w:r>
        <w:t>Terms</w:t>
      </w:r>
      <w:bookmarkEnd w:id="1200"/>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1201" w:name="_Toc333403845"/>
      <w:r>
        <w:t>OpenFlow Capable Switch</w:t>
      </w:r>
      <w:bookmarkEnd w:id="1201"/>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1202" w:name="_Toc333403846"/>
      <w:r>
        <w:t>OpenFlow Configuration Point</w:t>
      </w:r>
      <w:bookmarkEnd w:id="1202"/>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1203" w:name="_Toc333403847"/>
      <w:r>
        <w:t>OpenFlow Logical Switch</w:t>
      </w:r>
      <w:bookmarkEnd w:id="1203"/>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1204" w:name="_Toc333403848"/>
      <w:r>
        <w:t>OpenFlow Resource</w:t>
      </w:r>
      <w:bookmarkEnd w:id="1204"/>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1205" w:name="_Toc333403849"/>
      <w:r>
        <w:t>OpenFlow Queue</w:t>
      </w:r>
      <w:bookmarkEnd w:id="1205"/>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1206" w:name="_Toc333403850"/>
      <w:r>
        <w:lastRenderedPageBreak/>
        <w:t>OpenFlow Port</w:t>
      </w:r>
      <w:bookmarkEnd w:id="1206"/>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1207" w:name="_Toc333403851"/>
      <w:r>
        <w:t>OpenFlow Controller</w:t>
      </w:r>
      <w:bookmarkEnd w:id="1207"/>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1208" w:name="_Toc333403852"/>
      <w:r>
        <w:t>Requirements</w:t>
      </w:r>
      <w:bookmarkEnd w:id="1208"/>
    </w:p>
    <w:p w14:paraId="4EE98BAB" w14:textId="25599DEC" w:rsidR="00E64B71" w:rsidRDefault="00E64B71" w:rsidP="00E64B71">
      <w:r>
        <w:t>This section describes requirements for the design of OF-CONFIG 1.</w:t>
      </w:r>
      <w:r w:rsidR="00D35927">
        <w:t>1</w:t>
      </w:r>
      <w:ins w:id="1209" w:author="Deepak Bansal (AZURE)" w:date="2012-08-23T08:33:00Z">
        <w:r w:rsidR="007E5785">
          <w:t>.1</w:t>
        </w:r>
      </w:ins>
      <w:r>
        <w:t>.</w:t>
      </w:r>
    </w:p>
    <w:p w14:paraId="709FF12A" w14:textId="1C9C253A" w:rsidR="00E64B71" w:rsidRDefault="00E64B71" w:rsidP="00D14D27">
      <w:pPr>
        <w:pStyle w:val="Heading2"/>
      </w:pPr>
      <w:bookmarkStart w:id="1210" w:name="_Toc333403853"/>
      <w:r w:rsidRPr="008206D7">
        <w:t>Requirements</w:t>
      </w:r>
      <w:r>
        <w:t xml:space="preserve"> from the OpenFlow 1.</w:t>
      </w:r>
      <w:r w:rsidR="00D35927">
        <w:t>3</w:t>
      </w:r>
      <w:r>
        <w:t xml:space="preserve"> Protocol Specification</w:t>
      </w:r>
      <w:bookmarkEnd w:id="1210"/>
    </w:p>
    <w:p w14:paraId="42F3D47D" w14:textId="288FFDE8"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ins w:id="1211" w:author="Deepak Bansal (AZURE)" w:date="2012-08-23T08:33:00Z">
        <w:r w:rsidR="007E5785">
          <w:t>.1</w:t>
        </w:r>
      </w:ins>
      <w:r>
        <w:t xml:space="preserve"> enables other configuration of OpenFlow switches.</w:t>
      </w:r>
      <w:r w:rsidR="003C232C">
        <w:t xml:space="preserve"> The specification of OF-CONFIG 1.1</w:t>
      </w:r>
      <w:ins w:id="1212" w:author="Deepak Bansal (AZURE)" w:date="2012-08-23T08:33:00Z">
        <w:r w:rsidR="007E5785">
          <w:t>.1</w:t>
        </w:r>
      </w:ins>
      <w:r w:rsidR="003C232C">
        <w:t xml:space="preserve"> is written with extensibility in mind. This includes versioning and backward compatibility. </w:t>
      </w:r>
      <w:del w:id="1213" w:author="Deepak Bansal (AZURE)" w:date="2012-08-23T08:34:00Z">
        <w:r w:rsidR="003C232C" w:rsidDel="007E5785">
          <w:delText>Whereas the current specification does not explicitly uses versioning</w:delText>
        </w:r>
        <w:r w:rsidR="003E0B1C" w:rsidDel="007E5785">
          <w:delText>,</w:delText>
        </w:r>
        <w:r w:rsidR="003C232C" w:rsidDel="007E5785">
          <w:delText xml:space="preserve"> </w:delText>
        </w:r>
        <w:r w:rsidR="003E0B1C" w:rsidDel="007E5785">
          <w:delText>t</w:delText>
        </w:r>
        <w:r w:rsidR="003C232C" w:rsidDel="007E5785">
          <w:delText>hose features are inherent capabilities of the chosen protocol</w:delText>
        </w:r>
        <w:r w:rsidR="003E0B1C" w:rsidDel="007E5785">
          <w:delText>. In a future version OF-CONFIG will make use of these features and will include versioning, which in turn will enable backward compatibility.</w:delText>
        </w:r>
      </w:del>
    </w:p>
    <w:p w14:paraId="1F2B9F8C" w14:textId="77777777" w:rsidR="00E64B71" w:rsidRDefault="00E64B71" w:rsidP="00D14D27">
      <w:pPr>
        <w:pStyle w:val="Heading3"/>
      </w:pPr>
      <w:bookmarkStart w:id="1214" w:name="_Toc333403854"/>
      <w:r>
        <w:t>Connection Setup to a Controller</w:t>
      </w:r>
      <w:bookmarkEnd w:id="1214"/>
    </w:p>
    <w:p w14:paraId="6794730E" w14:textId="57CA74E2" w:rsidR="00E64B71" w:rsidRDefault="00E64B71" w:rsidP="00E64B71">
      <w:r>
        <w:t xml:space="preserve">Section 6.2 (Connection Setup) of (1) </w:t>
      </w:r>
      <w:ins w:id="1215"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370C6986" w:rsidR="00E64B71" w:rsidRDefault="00E64B71" w:rsidP="00E64B71">
      <w:r>
        <w:t>OF-CONFIG 1.</w:t>
      </w:r>
      <w:r w:rsidR="00D35927">
        <w:t>1</w:t>
      </w:r>
      <w:ins w:id="1216" w:author="Deepak Bansal (AZURE)" w:date="2012-08-23T08:34:00Z">
        <w:r w:rsidR="007E5785">
          <w:t>.1</w:t>
        </w:r>
      </w:ins>
      <w:r>
        <w:t xml:space="preserve"> must provide means for configuring these parameters.</w:t>
      </w:r>
      <w:ins w:id="1217" w:author="Deepak Bansal (AZURE)" w:date="2012-07-09T16:29:00Z">
        <w:r w:rsidR="00311E03">
          <w:t xml:space="preserve"> Note that in future</w:t>
        </w:r>
      </w:ins>
      <w:ins w:id="1218" w:author="Deepak Bansal (AZURE)" w:date="2012-07-09T16:37:00Z">
        <w:r w:rsidR="00311E03">
          <w:t>,</w:t>
        </w:r>
      </w:ins>
      <w:ins w:id="1219" w:author="Deepak Bansal (AZURE)" w:date="2012-07-09T16:29:00Z">
        <w:r w:rsidR="00311E03">
          <w:t xml:space="preserve"> alternative mechanisms for discovering the OpenFlow controller may be supported.</w:t>
        </w:r>
      </w:ins>
    </w:p>
    <w:p w14:paraId="24A80C79" w14:textId="77777777" w:rsidR="00E64B71" w:rsidRDefault="00E64B71" w:rsidP="00D14D27">
      <w:pPr>
        <w:pStyle w:val="Heading3"/>
      </w:pPr>
      <w:bookmarkStart w:id="1220" w:name="_Toc333403855"/>
      <w:r>
        <w:lastRenderedPageBreak/>
        <w:t xml:space="preserve">Multiple </w:t>
      </w:r>
      <w:r w:rsidRPr="005250DF">
        <w:t>Controllers</w:t>
      </w:r>
      <w:bookmarkEnd w:id="1220"/>
    </w:p>
    <w:p w14:paraId="5DF33D32" w14:textId="72391504" w:rsidR="00E64B71" w:rsidRDefault="00E64B71" w:rsidP="00E64B71">
      <w:r>
        <w:t>Section 6.3 of (1) discusses how a switch deals with multiple controllers simultaneously. This implicitly requires OF-CONFIG 1.</w:t>
      </w:r>
      <w:r w:rsidR="00D35927">
        <w:t>1</w:t>
      </w:r>
      <w:ins w:id="1221" w:author="Deepak Bansal (AZURE)" w:date="2012-08-23T08:35:00Z">
        <w:r w:rsidR="007E5785">
          <w:t>.1</w:t>
        </w:r>
      </w:ins>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1222" w:name="_Toc333403856"/>
      <w:r>
        <w:t>OpenFlow</w:t>
      </w:r>
      <w:r w:rsidR="00E64B71">
        <w:t xml:space="preserve"> Logical Switches</w:t>
      </w:r>
      <w:bookmarkEnd w:id="1222"/>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1223" w:name="_Toc333403857"/>
      <w:r>
        <w:t>Connection Interruption</w:t>
      </w:r>
      <w:bookmarkEnd w:id="1223"/>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1224" w:name="_Toc333403858"/>
      <w:r>
        <w:t>Encryption</w:t>
      </w:r>
      <w:bookmarkEnd w:id="1224"/>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1225" w:name="_Toc333403859"/>
      <w:r>
        <w:t>Queues</w:t>
      </w:r>
      <w:bookmarkEnd w:id="1225"/>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12E82468" w:rsidR="00E64B71" w:rsidRDefault="00E64B71" w:rsidP="00E64B71">
      <w:r>
        <w:t>OF-CONFIG 1.</w:t>
      </w:r>
      <w:r w:rsidR="00D35927">
        <w:t>1</w:t>
      </w:r>
      <w:ins w:id="1226" w:author="Deepak Bansal (AZURE)" w:date="2012-08-23T08:36:00Z">
        <w:r w:rsidR="007E5785">
          <w:t>.1</w:t>
        </w:r>
      </w:ins>
      <w:r>
        <w:t xml:space="preserve"> must provide means for configuring these parameters.</w:t>
      </w:r>
    </w:p>
    <w:p w14:paraId="4F475302" w14:textId="77777777" w:rsidR="00E64B71" w:rsidRDefault="00E64B71" w:rsidP="00D14D27">
      <w:pPr>
        <w:pStyle w:val="Heading3"/>
      </w:pPr>
      <w:bookmarkStart w:id="1227" w:name="_Toc333403860"/>
      <w:r>
        <w:lastRenderedPageBreak/>
        <w:t>Ports</w:t>
      </w:r>
      <w:bookmarkEnd w:id="1227"/>
    </w:p>
    <w:p w14:paraId="7E485F18" w14:textId="25E7170E"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ins w:id="1228" w:author="Deepak Bansal (AZURE)" w:date="2012-08-23T08:37:00Z">
        <w:r w:rsidR="007404D1">
          <w:t xml:space="preserve"> </w:t>
        </w:r>
      </w:ins>
      <w:r>
        <w:t>requirement for OF-CONFIG 1.</w:t>
      </w:r>
      <w:r w:rsidR="00D35927">
        <w:t>1</w:t>
      </w:r>
      <w:ins w:id="1229" w:author="Deepak Bansal (AZURE)" w:date="2012-08-23T08:37:00Z">
        <w:r w:rsidR="007404D1">
          <w:t>.1</w:t>
        </w:r>
      </w:ins>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2D6C4A7B" w:rsidR="00E64B71" w:rsidRDefault="00E64B71" w:rsidP="00E64B71">
      <w:r>
        <w:t>OF-CONFIG 1.</w:t>
      </w:r>
      <w:r w:rsidR="00D35927">
        <w:t>1</w:t>
      </w:r>
      <w:ins w:id="1230" w:author="Deepak Bansal (AZURE)" w:date="2012-08-23T08:37:00Z">
        <w:r w:rsidR="007404D1">
          <w:t>.1</w:t>
        </w:r>
      </w:ins>
      <w:r>
        <w:t xml:space="preserve"> must provide means for configuring these parameters.</w:t>
      </w:r>
    </w:p>
    <w:p w14:paraId="575E33B9" w14:textId="2E7214B8"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ins w:id="1231" w:author="Deepak Bansal (AZURE)" w:date="2012-08-23T08:37:00Z">
        <w:r w:rsidR="007404D1">
          <w:t>can</w:t>
        </w:r>
      </w:ins>
      <w:del w:id="1232" w:author="Deepak Bansal (AZURE)" w:date="2012-08-23T08:37:00Z">
        <w:r w:rsidDel="007404D1">
          <w:delText xml:space="preserve">are </w:delText>
        </w:r>
      </w:del>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14CC7FE8" w:rsidR="00E64B71" w:rsidRDefault="00E64B71" w:rsidP="00E64B71">
      <w:r>
        <w:t>OF-CONFIG 1.</w:t>
      </w:r>
      <w:r w:rsidR="00D35927">
        <w:t>1</w:t>
      </w:r>
      <w:ins w:id="1233" w:author="Deepak Bansal (AZURE)" w:date="2012-08-23T08:37:00Z">
        <w:r w:rsidR="007404D1">
          <w:t>.1</w:t>
        </w:r>
      </w:ins>
      <w:r>
        <w:t xml:space="preserve"> must provide means for configuring these advertised features</w:t>
      </w:r>
      <w:ins w:id="1234" w:author="Deepak Bansal (AZURE)" w:date="2012-08-23T08:38:00Z">
        <w:r w:rsidR="007404D1">
          <w:t xml:space="preserve"> and for obtaining current, supported and peer-advertised state information for these features</w:t>
        </w:r>
      </w:ins>
      <w:r>
        <w:t xml:space="preserve">. </w:t>
      </w:r>
    </w:p>
    <w:p w14:paraId="727F5EBF" w14:textId="551DAD49" w:rsidR="00E25161" w:rsidRDefault="00E25161" w:rsidP="00E64B71">
      <w:r>
        <w:t xml:space="preserve">Section 4.4 of (1) defines logical ports that are higher level abstratcions and that may include encapsulation. In addition, logical ports support passing of meta data to the controller. </w:t>
      </w:r>
      <w:ins w:id="1235" w:author="Deepak Bansal (AZURE)" w:date="2012-08-23T08:38:00Z">
        <w:r w:rsidR="007404D1">
          <w:t xml:space="preserve">These logical ports may be used in for example, datacenter scenarios for setting up virtual networks. </w:t>
        </w:r>
      </w:ins>
      <w:r>
        <w:t>OF-CONFIG 1.1</w:t>
      </w:r>
      <w:ins w:id="1236" w:author="Deepak Bansal (AZURE)" w:date="2012-08-23T08:38:00Z">
        <w:r w:rsidR="007404D1">
          <w:t>.1</w:t>
        </w:r>
      </w:ins>
      <w:r>
        <w:t xml:space="preserve"> must support the configuration of these logical ports. However, the configuration of logical ports in OF-Config 1.1</w:t>
      </w:r>
      <w:ins w:id="1237" w:author="Deepak Bansal (AZURE)" w:date="2012-08-23T08:39:00Z">
        <w:r w:rsidR="007404D1">
          <w:t>.1</w:t>
        </w:r>
      </w:ins>
      <w:r>
        <w:t xml:space="preserve">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1238" w:name="_Toc333403861"/>
      <w:r>
        <w:lastRenderedPageBreak/>
        <w:t>Capability Discovery</w:t>
      </w:r>
      <w:bookmarkEnd w:id="1238"/>
    </w:p>
    <w:p w14:paraId="42143007" w14:textId="2BCB1DC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While configuration of these capabilities is outside the scope of OF-CONFIG 1.1</w:t>
      </w:r>
      <w:ins w:id="1239" w:author="Deepak Bansal (AZURE)" w:date="2012-08-23T08:39:00Z">
        <w:r w:rsidR="00902ADA">
          <w:t>.1</w:t>
        </w:r>
      </w:ins>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1240" w:name="_Toc333403862"/>
      <w:r>
        <w:t>Datapath ID</w:t>
      </w:r>
      <w:bookmarkEnd w:id="1240"/>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1241" w:name="_Toc333403863"/>
      <w:r>
        <w:t>Operational Requirements</w:t>
      </w:r>
      <w:bookmarkEnd w:id="1241"/>
    </w:p>
    <w:p w14:paraId="6BD3358E" w14:textId="2A429AD0" w:rsidR="00E64B71" w:rsidRDefault="00E64B71" w:rsidP="00E64B71">
      <w:r>
        <w:t>The OF-CONFIG 1.</w:t>
      </w:r>
      <w:r w:rsidR="00A601F7">
        <w:t>1</w:t>
      </w:r>
      <w:ins w:id="1242" w:author="Deepak Bansal (AZURE)" w:date="2012-08-23T08:40:00Z">
        <w:r w:rsidR="00902ADA">
          <w:t>.1</w:t>
        </w:r>
      </w:ins>
      <w:r>
        <w:t xml:space="preserve"> must meet support the following scenarios:</w:t>
      </w:r>
    </w:p>
    <w:p w14:paraId="20BA7C81" w14:textId="5839DB87" w:rsidR="00E64B71" w:rsidRPr="00B937C8" w:rsidRDefault="00E64B71" w:rsidP="002C0E22">
      <w:pPr>
        <w:numPr>
          <w:ilvl w:val="0"/>
          <w:numId w:val="8"/>
        </w:numPr>
      </w:pPr>
      <w:r w:rsidRPr="00B937C8">
        <w:t>OF-CONFIG 1.</w:t>
      </w:r>
      <w:r w:rsidR="00A601F7">
        <w:t>1</w:t>
      </w:r>
      <w:ins w:id="1243" w:author="Deepak Bansal (AZURE)" w:date="2012-08-23T08:40:00Z">
        <w:r w:rsidR="00902ADA">
          <w:t>.1</w:t>
        </w:r>
      </w:ins>
      <w:r w:rsidRPr="00B937C8">
        <w:t xml:space="preserve"> must support an OpenFlow Capable Switch being configured by multiple OpenFlow </w:t>
      </w:r>
      <w:r w:rsidRPr="00B67448">
        <w:t>Configuration</w:t>
      </w:r>
      <w:r w:rsidRPr="00B937C8">
        <w:t xml:space="preserve"> Points.</w:t>
      </w:r>
    </w:p>
    <w:p w14:paraId="2D471457" w14:textId="3EA7AC33" w:rsidR="00E64B71" w:rsidRPr="00B937C8" w:rsidRDefault="00E64B71" w:rsidP="002C0E22">
      <w:pPr>
        <w:numPr>
          <w:ilvl w:val="0"/>
          <w:numId w:val="8"/>
        </w:numPr>
      </w:pPr>
      <w:r w:rsidRPr="00B937C8">
        <w:t>OF-CONFIG 1.</w:t>
      </w:r>
      <w:r w:rsidR="00A601F7">
        <w:t>1</w:t>
      </w:r>
      <w:ins w:id="1244" w:author="Deepak Bansal (AZURE)" w:date="2012-08-23T08:40:00Z">
        <w:r w:rsidR="00902ADA">
          <w:t>.1</w:t>
        </w:r>
      </w:ins>
      <w:r w:rsidRPr="00B937C8">
        <w:t xml:space="preserve"> must support an OpenFlow Configuration Point managing multiple OpenFlow Capable Switches.</w:t>
      </w:r>
    </w:p>
    <w:p w14:paraId="1AE41F48" w14:textId="4185F86B" w:rsidR="00E64B71" w:rsidRPr="00B937C8" w:rsidRDefault="00E64B71" w:rsidP="002C0E22">
      <w:pPr>
        <w:numPr>
          <w:ilvl w:val="0"/>
          <w:numId w:val="8"/>
        </w:numPr>
      </w:pPr>
      <w:r w:rsidRPr="00B937C8">
        <w:t>OF-CONFIG 1.</w:t>
      </w:r>
      <w:r w:rsidR="00A601F7">
        <w:t>1</w:t>
      </w:r>
      <w:ins w:id="1245" w:author="Deepak Bansal (AZURE)" w:date="2012-08-23T08:40:00Z">
        <w:r w:rsidR="00902ADA">
          <w:t>.1</w:t>
        </w:r>
      </w:ins>
      <w:r w:rsidRPr="00B937C8">
        <w:t xml:space="preserve"> must support an OpenFlow Logical Switch being controlled by multiple OpenFlow Controllers.</w:t>
      </w:r>
    </w:p>
    <w:p w14:paraId="3C90C02F" w14:textId="4B97FD2F" w:rsidR="00E64B71" w:rsidRDefault="00E64B71" w:rsidP="002C0E22">
      <w:pPr>
        <w:numPr>
          <w:ilvl w:val="0"/>
          <w:numId w:val="8"/>
        </w:numPr>
      </w:pPr>
      <w:r w:rsidRPr="00B937C8">
        <w:t>OF-CONFIG 1.</w:t>
      </w:r>
      <w:r w:rsidR="00A601F7">
        <w:t>1</w:t>
      </w:r>
      <w:ins w:id="1246" w:author="Deepak Bansal (AZURE)" w:date="2012-08-23T08:41:00Z">
        <w:r w:rsidR="00902ADA">
          <w:t>.1</w:t>
        </w:r>
      </w:ins>
      <w:r w:rsidRPr="00B937C8">
        <w:t xml:space="preserve"> must support configuring ports and queues of an OpenFlow Capable Switch that have been assigned to an OpenFlow Logical Switch.</w:t>
      </w:r>
    </w:p>
    <w:p w14:paraId="465333DF" w14:textId="20D8C586" w:rsidR="00A601F7" w:rsidRDefault="00A601F7" w:rsidP="00A601F7">
      <w:pPr>
        <w:numPr>
          <w:ilvl w:val="0"/>
          <w:numId w:val="8"/>
        </w:numPr>
      </w:pPr>
      <w:r>
        <w:t>OF-CONFIG 1.1</w:t>
      </w:r>
      <w:ins w:id="1247" w:author="Deepak Bansal (AZURE)" w:date="2012-08-23T08:41:00Z">
        <w:r w:rsidR="00902ADA">
          <w:t>.1</w:t>
        </w:r>
      </w:ins>
      <w:r>
        <w:t xml:space="preserve"> must support discovery of capabilities of an OpenFlow Logical Switch</w:t>
      </w:r>
      <w:r w:rsidR="00401619">
        <w:t>.</w:t>
      </w:r>
    </w:p>
    <w:p w14:paraId="00F9BBF8" w14:textId="371E6A2A" w:rsidR="00A601F7" w:rsidRPr="00B937C8" w:rsidRDefault="00A601F7" w:rsidP="00A601F7">
      <w:pPr>
        <w:numPr>
          <w:ilvl w:val="0"/>
          <w:numId w:val="8"/>
        </w:numPr>
      </w:pPr>
      <w:r>
        <w:t>OF-CONFIG 1.1</w:t>
      </w:r>
      <w:ins w:id="1248" w:author="Deepak Bansal (AZURE)" w:date="2012-08-23T08:41:00Z">
        <w:r w:rsidR="00902ADA">
          <w:t>.1</w:t>
        </w:r>
      </w:ins>
      <w:r>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1249" w:name="_Toc333403864"/>
      <w:r>
        <w:t>Requirements for the Switch Management Protocol</w:t>
      </w:r>
      <w:bookmarkEnd w:id="1249"/>
    </w:p>
    <w:p w14:paraId="0EEAEABA" w14:textId="24DBA7D9" w:rsidR="00E64B71" w:rsidRDefault="00E64B71" w:rsidP="00E64B71">
      <w:r>
        <w:t>OF-CONFIG 1.</w:t>
      </w:r>
      <w:r w:rsidR="00A601F7">
        <w:t>1</w:t>
      </w:r>
      <w:ins w:id="1250" w:author="Deepak Bansal (AZURE)" w:date="2012-08-23T08:41:00Z">
        <w:r w:rsidR="00902ADA">
          <w:t>.1</w:t>
        </w:r>
      </w:ins>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lastRenderedPageBreak/>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19C2FA77"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w:t>
      </w:r>
      <w:ins w:id="1251" w:author="Deepak Bansal (AZURE)" w:date="2012-08-23T08:43:00Z">
        <w:r w:rsidR="00902ADA">
          <w:t>.1</w:t>
        </w:r>
      </w:ins>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1252" w:name="_Ref316762640"/>
      <w:bookmarkStart w:id="1253" w:name="_Toc333403865"/>
      <w:r>
        <w:t>Data Model</w:t>
      </w:r>
      <w:bookmarkEnd w:id="1252"/>
      <w:bookmarkEnd w:id="1253"/>
    </w:p>
    <w:p w14:paraId="40C3C0E1" w14:textId="680F5768" w:rsidR="00E64B71" w:rsidRDefault="00E64B71" w:rsidP="00E64B71">
      <w:r>
        <w:t>This section specifies the data model for OF-CONFIG 1.</w:t>
      </w:r>
      <w:r w:rsidR="00B719B3">
        <w:t>1</w:t>
      </w:r>
      <w:ins w:id="1254" w:author="Deepak Bansal (AZURE)" w:date="2012-08-23T08:43:00Z">
        <w:r w:rsidR="00902ADA">
          <w:t>.1</w:t>
        </w:r>
      </w:ins>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7649D469" w:rsidR="00E64B71" w:rsidRDefault="00E64B71" w:rsidP="002C0E22">
      <w:pPr>
        <w:numPr>
          <w:ilvl w:val="0"/>
          <w:numId w:val="11"/>
        </w:numPr>
      </w:pPr>
      <w:r>
        <w:t>a portion of an XML schema</w:t>
      </w:r>
      <w:r w:rsidR="00B719B3">
        <w:t xml:space="preserve"> </w:t>
      </w:r>
      <w:r>
        <w:t>extracted from the normative XML schema in Appendix A,</w:t>
      </w:r>
      <w:ins w:id="1255" w:author="Thomas Dietz" w:date="2012-08-13T16:02:00Z">
        <w:r w:rsidR="002B638C">
          <w:t xml:space="preserve"> including </w:t>
        </w:r>
      </w:ins>
      <w:moveToRangeStart w:id="1256" w:author="Thomas Dietz" w:date="2012-08-13T16:02:00Z" w:name="move332637088"/>
      <w:moveTo w:id="1257" w:author="Thomas Dietz" w:date="2012-08-13T16:02:00Z">
        <w:r w:rsidR="002B638C">
          <w:t>normative constraints for instances of the class extending the XML schema by semantic specifications,</w:t>
        </w:r>
      </w:moveTo>
      <w:moveToRangeEnd w:id="1256"/>
    </w:p>
    <w:p w14:paraId="612D2774" w14:textId="0708BD4D" w:rsidR="00E64B71" w:rsidDel="002B638C" w:rsidRDefault="00E64B71" w:rsidP="002B638C">
      <w:pPr>
        <w:numPr>
          <w:ilvl w:val="0"/>
          <w:numId w:val="11"/>
        </w:numPr>
        <w:rPr>
          <w:del w:id="1258" w:author="Thomas Dietz" w:date="2012-08-13T16:04:00Z"/>
        </w:rPr>
      </w:pPr>
      <w:r>
        <w:t>an example for XML code encoding an instance of the class,</w:t>
      </w:r>
    </w:p>
    <w:p w14:paraId="1C4F8973" w14:textId="6A7A8707" w:rsidR="00E64B71" w:rsidRDefault="00E64B71" w:rsidP="002B638C">
      <w:pPr>
        <w:numPr>
          <w:ilvl w:val="0"/>
          <w:numId w:val="11"/>
        </w:numPr>
      </w:pPr>
      <w:moveFromRangeStart w:id="1259" w:author="Thomas Dietz" w:date="2012-08-13T16:02:00Z" w:name="move332637088"/>
      <w:moveFrom w:id="1260" w:author="Thomas Dietz" w:date="2012-08-13T16:02:00Z">
        <w:r w:rsidDel="002B638C">
          <w:t>normative constraints for instances of the class</w:t>
        </w:r>
        <w:r w:rsidR="00B719B3" w:rsidDel="002B638C">
          <w:t xml:space="preserve"> </w:t>
        </w:r>
        <w:r w:rsidDel="002B638C">
          <w:t>extending the XML schema by semantic specifications,</w:t>
        </w:r>
      </w:moveFrom>
      <w:moveFromRangeEnd w:id="1259"/>
    </w:p>
    <w:p w14:paraId="3258C15E" w14:textId="4F57D178" w:rsidR="00E64B71" w:rsidRDefault="00E64B71" w:rsidP="002C0E22">
      <w:pPr>
        <w:numPr>
          <w:ilvl w:val="0"/>
          <w:numId w:val="11"/>
        </w:numPr>
      </w:pPr>
      <w:r>
        <w:lastRenderedPageBreak/>
        <w:t>a portion of a YANG (9) module</w:t>
      </w:r>
      <w:r w:rsidR="00B719B3">
        <w:t xml:space="preserve"> </w:t>
      </w:r>
      <w:r>
        <w:t>extracted from the YANG module in Appendix B.</w:t>
      </w:r>
    </w:p>
    <w:p w14:paraId="11FEFCA8" w14:textId="16C578A9"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w:t>
      </w:r>
      <w:ins w:id="1261" w:author="Thomas Dietz" w:date="2012-08-13T16:03:00Z">
        <w:r w:rsidR="002B638C">
          <w:t>the descriptions of the individual elements.</w:t>
        </w:r>
      </w:ins>
      <w:del w:id="1262" w:author="Thomas Dietz" w:date="2012-08-13T16:03:00Z">
        <w:r w:rsidDel="002B638C">
          <w:delText>sub-sections 7.X.4.</w:delText>
        </w:r>
      </w:del>
      <w:r>
        <w:t xml:space="preserve"> The YANG module in Appendix B incorporates the XML schema specifications as well as the normative constraints</w:t>
      </w:r>
      <w:ins w:id="1263" w:author="Deepak Bansal (AZURE)" w:date="2012-08-23T08:45:00Z">
        <w:r w:rsidR="00264303">
          <w:t xml:space="preserve"> though is not normative for this specification</w:t>
        </w:r>
      </w:ins>
      <w:r>
        <w:t>.</w:t>
      </w:r>
    </w:p>
    <w:p w14:paraId="46FB2225" w14:textId="30B2A76A" w:rsidR="00502971" w:rsidRDefault="00502971" w:rsidP="00E64B71">
      <w:r>
        <w:t>One of the desing goals of the model is efficient and clear enc</w:t>
      </w:r>
      <w:ins w:id="1264" w:author="Deepak Bansal (AZURE)" w:date="2012-08-23T08:46:00Z">
        <w:r w:rsidR="00264303">
          <w:t>o</w:t>
        </w:r>
      </w:ins>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73C24FC" w:rsidR="00E64B71" w:rsidRDefault="002A241D" w:rsidP="00E64B71">
      <w:del w:id="1265" w:author="Thomas Dietz" w:date="2012-08-13T15:21:00Z">
        <w:r w:rsidDel="001D1E49">
          <w:object w:dxaOrig="8964" w:dyaOrig="7275" w14:anchorId="4EA5632E">
            <v:shape id="_x0000_i1026" type="#_x0000_t75" style="width:448.2pt;height:364.2pt" o:ole="">
              <v:imagedata r:id="rId14" o:title=""/>
            </v:shape>
            <o:OLEObject Type="Embed" ProgID="Visio.Drawing.11" ShapeID="_x0000_i1026" DrawAspect="Content" ObjectID="_1407242426" r:id="rId15"/>
          </w:object>
        </w:r>
      </w:del>
      <w:ins w:id="1266" w:author="Thomas Dietz" w:date="2012-08-13T15:21:00Z">
        <w:r w:rsidR="001D1E49">
          <w:object w:dxaOrig="8965" w:dyaOrig="7275" w14:anchorId="753617CE">
            <v:shape id="_x0000_i1027" type="#_x0000_t75" style="width:431.4pt;height:350.4pt" o:ole="">
              <v:imagedata r:id="rId16" o:title=""/>
            </v:shape>
            <o:OLEObject Type="Embed" ProgID="Visio.Drawing.11" ShapeID="_x0000_i1027" DrawAspect="Content" ObjectID="_1407242427" r:id="rId17"/>
          </w:object>
        </w:r>
      </w:ins>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50CD53F1" w:rsidR="00E64B71" w:rsidRDefault="00E64B71" w:rsidP="00E64B71">
      <w:r>
        <w:t>The switch contains a set of resources of different types. For OF-CONFIG 1.</w:t>
      </w:r>
      <w:r w:rsidR="00DF0F70">
        <w:t>1</w:t>
      </w:r>
      <w:ins w:id="1267" w:author="Deepak Bansal (AZURE)" w:date="2012-08-23T08:47:00Z">
        <w:r w:rsidR="00264303">
          <w:t>.1</w:t>
        </w:r>
      </w:ins>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701A147F"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w:t>
      </w:r>
      <w:del w:id="1268" w:author="Deepak Bansal (AZURE)" w:date="2012-08-23T08:48:00Z">
        <w:r w:rsidDel="00264303">
          <w:delText>v</w:delText>
        </w:r>
      </w:del>
      <w:r>
        <w:t>1.</w:t>
      </w:r>
      <w:r w:rsidR="00DF0F70">
        <w:t>1</w:t>
      </w:r>
      <w:ins w:id="1269" w:author="Deepak Bansal (AZURE)" w:date="2012-08-23T08:48:00Z">
        <w:r w:rsidR="00264303">
          <w:t>.1</w:t>
        </w:r>
      </w:ins>
      <w:r>
        <w:t>.</w:t>
      </w:r>
    </w:p>
    <w:p w14:paraId="2947D1E3" w14:textId="1B724DA2" w:rsidR="00E64B71" w:rsidDel="00264303" w:rsidRDefault="00E64B71" w:rsidP="00E64B71">
      <w:pPr>
        <w:rPr>
          <w:del w:id="1270" w:author="Deepak Bansal (AZURE)" w:date="2012-08-23T08:49:00Z"/>
        </w:rPr>
      </w:pPr>
      <w:del w:id="1271" w:author="Deepak Bansal (AZURE)" w:date="2012-08-23T08:49:00Z">
        <w:r w:rsidDel="00264303">
          <w:lastRenderedPageBreak/>
          <w:delText>When issuing a NETCONF get request all elements in the requested sub-tree must be returned in the result. Those elements that can be modified by a NETCONF edit-config request or retrieved by a NETCONF get-config request are identified in the normative constraints sub-sections 8.X.4.</w:delText>
        </w:r>
      </w:del>
    </w:p>
    <w:p w14:paraId="434BC7A2" w14:textId="77777777" w:rsidR="00E64B71" w:rsidRDefault="00E64B71" w:rsidP="00D14D27">
      <w:pPr>
        <w:pStyle w:val="Heading2"/>
      </w:pPr>
      <w:bookmarkStart w:id="1272" w:name="_Toc333403866"/>
      <w:r>
        <w:t>OpenFlow Capable Switch</w:t>
      </w:r>
      <w:bookmarkEnd w:id="1272"/>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1273" w:name="_Toc333403867"/>
      <w:r>
        <w:lastRenderedPageBreak/>
        <w:t>UML Diagram</w:t>
      </w:r>
      <w:bookmarkEnd w:id="1273"/>
    </w:p>
    <w:p w14:paraId="0BFC3B0A" w14:textId="135074A8" w:rsidR="00E64B71" w:rsidRDefault="00F27C8A" w:rsidP="000B2FB6">
      <w:pPr>
        <w:jc w:val="center"/>
      </w:pPr>
      <w:del w:id="1274" w:author="Thomas Dietz" w:date="2012-08-10T13:25:00Z">
        <w:r w:rsidDel="00B80901">
          <w:object w:dxaOrig="8154" w:dyaOrig="4195" w14:anchorId="40102CBF">
            <v:shape id="_x0000_i1028" type="#_x0000_t75" style="width:406.8pt;height:208.2pt" o:ole="">
              <v:imagedata r:id="rId18" o:title=""/>
            </v:shape>
            <o:OLEObject Type="Embed" ProgID="Visio.Drawing.11" ShapeID="_x0000_i1028" DrawAspect="Content" ObjectID="_1407242428" r:id="rId19"/>
          </w:object>
        </w:r>
      </w:del>
      <w:ins w:id="1275" w:author="Thomas Dietz" w:date="2012-08-10T13:25:00Z">
        <w:r w:rsidR="00B80901">
          <w:object w:dxaOrig="8155" w:dyaOrig="4195" w14:anchorId="5AA61D9C">
            <v:shape id="_x0000_i1029" type="#_x0000_t75" style="width:408pt;height:209.4pt" o:ole="">
              <v:imagedata r:id="rId20" o:title=""/>
            </v:shape>
            <o:OLEObject Type="Embed" ProgID="Visio.Drawing.11" ShapeID="_x0000_i1029" DrawAspect="Content" ObjectID="_1407242429" r:id="rId21"/>
          </w:object>
        </w:r>
      </w:ins>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D14D27">
      <w:pPr>
        <w:pStyle w:val="Heading3"/>
      </w:pPr>
      <w:bookmarkStart w:id="1276" w:name="_Toc333403868"/>
      <w:r>
        <w:t xml:space="preserve">XML </w:t>
      </w:r>
      <w:r w:rsidR="001F476B">
        <w:t>Schema</w:t>
      </w:r>
      <w:bookmarkEnd w:id="1276"/>
    </w:p>
    <w:tbl>
      <w:tblPr>
        <w:tblStyle w:val="TableGrid"/>
        <w:tblW w:w="5000" w:type="pct"/>
        <w:shd w:val="clear" w:color="auto" w:fill="C8FCCD"/>
        <w:tblCellMar>
          <w:left w:w="57" w:type="dxa"/>
          <w:right w:w="57" w:type="dxa"/>
        </w:tblCellMar>
        <w:tblLook w:val="04A0" w:firstRow="1" w:lastRow="0" w:firstColumn="1" w:lastColumn="0" w:noHBand="0" w:noVBand="1"/>
        <w:tblPrChange w:id="1277" w:author="Thomas Dietz" w:date="2012-08-10T15:01:00Z">
          <w:tblPr>
            <w:tblStyle w:val="TableGrid"/>
            <w:tblW w:w="0" w:type="auto"/>
            <w:tblInd w:w="378" w:type="dxa"/>
            <w:shd w:val="clear" w:color="auto" w:fill="C8FCCD"/>
            <w:tblLook w:val="04A0" w:firstRow="1" w:lastRow="0" w:firstColumn="1" w:lastColumn="0" w:noHBand="0" w:noVBand="1"/>
          </w:tblPr>
        </w:tblPrChange>
      </w:tblPr>
      <w:tblGrid>
        <w:gridCol w:w="9474"/>
        <w:tblGridChange w:id="1278">
          <w:tblGrid>
            <w:gridCol w:w="8820"/>
          </w:tblGrid>
        </w:tblGridChange>
      </w:tblGrid>
      <w:tr w:rsidR="00D84428" w:rsidRPr="009F1B7D" w14:paraId="5BCE7943" w14:textId="77777777" w:rsidTr="002001CC">
        <w:tc>
          <w:tcPr>
            <w:tcW w:w="5000" w:type="pct"/>
            <w:shd w:val="clear" w:color="auto" w:fill="C8FCCD"/>
            <w:tcPrChange w:id="1279" w:author="Thomas Dietz" w:date="2012-08-10T15:01:00Z">
              <w:tcPr>
                <w:tcW w:w="8820" w:type="dxa"/>
                <w:shd w:val="clear" w:color="auto" w:fill="C8FCCD"/>
              </w:tcPr>
            </w:tcPrChange>
          </w:tcPr>
          <w:p w14:paraId="2C6D48FD" w14:textId="37CA0393" w:rsidR="00D84428" w:rsidRPr="009F1B7D" w:rsidDel="00DC2CE4" w:rsidRDefault="00D84428" w:rsidP="00011096">
            <w:pPr>
              <w:pStyle w:val="XML1"/>
              <w:rPr>
                <w:del w:id="1280" w:author="Thomas Dietz" w:date="2012-08-10T14:48:00Z"/>
              </w:rPr>
            </w:pPr>
            <w:del w:id="1281" w:author="Thomas Dietz" w:date="2012-08-10T14:48:00Z">
              <w:r w:rsidRPr="00DB42FD" w:rsidDel="00DC2CE4">
                <w:delText>&lt;xs:complexType name="OFCapableSwitchType"&gt;</w:delText>
              </w:r>
            </w:del>
          </w:p>
          <w:p w14:paraId="7795D4BE" w14:textId="5337917B" w:rsidR="00D84428" w:rsidRPr="009F1B7D" w:rsidDel="00DC2CE4" w:rsidRDefault="00D84428" w:rsidP="00011096">
            <w:pPr>
              <w:pStyle w:val="XML2"/>
              <w:rPr>
                <w:del w:id="1282" w:author="Thomas Dietz" w:date="2012-08-10T14:48:00Z"/>
              </w:rPr>
            </w:pPr>
            <w:del w:id="1283" w:author="Thomas Dietz" w:date="2012-08-10T14:48:00Z">
              <w:r w:rsidRPr="009F1B7D" w:rsidDel="00DC2CE4">
                <w:delText>&lt;xs:sequence&gt;</w:delText>
              </w:r>
            </w:del>
          </w:p>
          <w:p w14:paraId="4A0F7E20" w14:textId="24521912" w:rsidR="00D84428" w:rsidRPr="009F1B7D" w:rsidDel="00DC2CE4" w:rsidRDefault="00D84428" w:rsidP="00011096">
            <w:pPr>
              <w:pStyle w:val="XML3"/>
              <w:rPr>
                <w:del w:id="1284" w:author="Thomas Dietz" w:date="2012-08-10T14:48:00Z"/>
              </w:rPr>
            </w:pPr>
            <w:del w:id="1285" w:author="Thomas Dietz" w:date="2012-08-10T14:48:00Z">
              <w:r w:rsidRPr="009F1B7D" w:rsidDel="00DC2CE4">
                <w:delText>&lt;xs:element name="id"</w:delText>
              </w:r>
            </w:del>
          </w:p>
          <w:p w14:paraId="4F666A44" w14:textId="04C1CB71" w:rsidR="00D84428" w:rsidRPr="009F1B7D" w:rsidDel="00DC2CE4" w:rsidRDefault="00D84428" w:rsidP="00011096">
            <w:pPr>
              <w:pStyle w:val="XML9"/>
              <w:rPr>
                <w:del w:id="1286" w:author="Thomas Dietz" w:date="2012-08-10T14:48:00Z"/>
              </w:rPr>
            </w:pPr>
            <w:del w:id="1287" w:author="Thomas Dietz" w:date="2012-08-10T14:48:00Z">
              <w:r w:rsidRPr="009F1B7D" w:rsidDel="00DC2CE4">
                <w:delText>type="OFConfigID"/&gt;</w:delText>
              </w:r>
            </w:del>
          </w:p>
          <w:p w14:paraId="270787F9" w14:textId="202EBBC0" w:rsidR="00D84428" w:rsidRPr="009F1B7D" w:rsidDel="00DC2CE4" w:rsidRDefault="00D84428" w:rsidP="00011096">
            <w:pPr>
              <w:pStyle w:val="XML3"/>
              <w:rPr>
                <w:del w:id="1288" w:author="Thomas Dietz" w:date="2012-08-10T14:48:00Z"/>
              </w:rPr>
            </w:pPr>
            <w:del w:id="1289" w:author="Thomas Dietz" w:date="2012-08-10T14:48:00Z">
              <w:r w:rsidRPr="009F1B7D" w:rsidDel="00DC2CE4">
                <w:delText xml:space="preserve">&lt;xs:element name="configuration-points" </w:delText>
              </w:r>
            </w:del>
          </w:p>
          <w:p w14:paraId="66F82A0E" w14:textId="6D157122" w:rsidR="00D84428" w:rsidRPr="009F1B7D" w:rsidDel="00DC2CE4" w:rsidRDefault="00D84428" w:rsidP="00011096">
            <w:pPr>
              <w:pStyle w:val="XML6"/>
              <w:rPr>
                <w:del w:id="1290" w:author="Thomas Dietz" w:date="2012-08-10T14:48:00Z"/>
              </w:rPr>
            </w:pPr>
            <w:del w:id="1291" w:author="Thomas Dietz" w:date="2012-08-10T14:48:00Z">
              <w:r w:rsidRPr="009F1B7D" w:rsidDel="00DC2CE4">
                <w:delText>type="OFConfigurationPointListType"/&gt;</w:delText>
              </w:r>
            </w:del>
          </w:p>
          <w:p w14:paraId="597249AE" w14:textId="67E99CF4" w:rsidR="00D84428" w:rsidRPr="009F1B7D" w:rsidDel="00DC2CE4" w:rsidRDefault="00D84428" w:rsidP="00011096">
            <w:pPr>
              <w:pStyle w:val="XML3"/>
              <w:rPr>
                <w:del w:id="1292" w:author="Thomas Dietz" w:date="2012-08-10T14:48:00Z"/>
              </w:rPr>
            </w:pPr>
            <w:del w:id="1293" w:author="Thomas Dietz" w:date="2012-08-10T14:48:00Z">
              <w:r w:rsidRPr="009F1B7D" w:rsidDel="00DC2CE4">
                <w:delText>&lt;xs:element name="resources"</w:delText>
              </w:r>
            </w:del>
          </w:p>
          <w:p w14:paraId="108175F3" w14:textId="48123411" w:rsidR="00D84428" w:rsidRPr="009F1B7D" w:rsidDel="00DC2CE4" w:rsidRDefault="00D84428" w:rsidP="00011096">
            <w:pPr>
              <w:pStyle w:val="XML6"/>
              <w:rPr>
                <w:del w:id="1294" w:author="Thomas Dietz" w:date="2012-08-10T14:48:00Z"/>
              </w:rPr>
            </w:pPr>
            <w:del w:id="1295" w:author="Thomas Dietz" w:date="2012-08-10T14:48:00Z">
              <w:r w:rsidRPr="009F1B7D" w:rsidDel="00DC2CE4">
                <w:delText>type="OFCapableSwitchResourceListType"/&gt;</w:delText>
              </w:r>
            </w:del>
          </w:p>
          <w:p w14:paraId="5196A7AB" w14:textId="0BAC3FDB" w:rsidR="00D84428" w:rsidRPr="009F1B7D" w:rsidDel="00DC2CE4" w:rsidRDefault="00D84428" w:rsidP="00011096">
            <w:pPr>
              <w:pStyle w:val="XML3"/>
              <w:rPr>
                <w:del w:id="1296" w:author="Thomas Dietz" w:date="2012-08-10T14:48:00Z"/>
              </w:rPr>
            </w:pPr>
            <w:del w:id="1297" w:author="Thomas Dietz" w:date="2012-08-10T14:48:00Z">
              <w:r w:rsidRPr="009F1B7D" w:rsidDel="00DC2CE4">
                <w:delText>&lt;xs:element name="logical-switches"</w:delText>
              </w:r>
            </w:del>
          </w:p>
          <w:p w14:paraId="1BAB3466" w14:textId="132706A9" w:rsidR="00D84428" w:rsidRPr="009F1B7D" w:rsidDel="00DC2CE4" w:rsidRDefault="00D84428" w:rsidP="00011096">
            <w:pPr>
              <w:pStyle w:val="XML6"/>
              <w:rPr>
                <w:del w:id="1298" w:author="Thomas Dietz" w:date="2012-08-10T14:48:00Z"/>
              </w:rPr>
            </w:pPr>
            <w:del w:id="1299" w:author="Thomas Dietz" w:date="2012-08-10T14:48:00Z">
              <w:r w:rsidRPr="009F1B7D" w:rsidDel="00DC2CE4">
                <w:delText>type="OFLogicalSwitchListType"/&gt;</w:delText>
              </w:r>
            </w:del>
          </w:p>
          <w:p w14:paraId="1205E867" w14:textId="6EB50F09" w:rsidR="00D84428" w:rsidRPr="009F1B7D" w:rsidDel="00DC2CE4" w:rsidRDefault="00D84428" w:rsidP="00011096">
            <w:pPr>
              <w:pStyle w:val="XML2"/>
              <w:rPr>
                <w:del w:id="1300" w:author="Thomas Dietz" w:date="2012-08-10T14:48:00Z"/>
              </w:rPr>
            </w:pPr>
            <w:del w:id="1301" w:author="Thomas Dietz" w:date="2012-08-10T14:48:00Z">
              <w:r w:rsidRPr="009F1B7D" w:rsidDel="00DC2CE4">
                <w:delText>&lt;/xs:sequence&gt;</w:delText>
              </w:r>
            </w:del>
          </w:p>
          <w:p w14:paraId="07B16581" w14:textId="5945B573" w:rsidR="00D84428" w:rsidRPr="009F1B7D" w:rsidDel="00DC2CE4" w:rsidRDefault="00D84428" w:rsidP="00011096">
            <w:pPr>
              <w:pStyle w:val="XML1"/>
              <w:rPr>
                <w:del w:id="1302" w:author="Thomas Dietz" w:date="2012-08-10T14:48:00Z"/>
              </w:rPr>
            </w:pPr>
            <w:del w:id="1303" w:author="Thomas Dietz" w:date="2012-08-10T14:48:00Z">
              <w:r w:rsidRPr="009F1B7D" w:rsidDel="00DC2CE4">
                <w:delText>&lt;/xs:complexType&gt;</w:delText>
              </w:r>
            </w:del>
          </w:p>
          <w:p w14:paraId="3B8FAE2D" w14:textId="624ECFCC" w:rsidR="00D84428" w:rsidRPr="009F1B7D" w:rsidDel="00DC2CE4" w:rsidRDefault="00D84428" w:rsidP="00F86237">
            <w:pPr>
              <w:spacing w:after="200" w:line="276" w:lineRule="auto"/>
              <w:rPr>
                <w:del w:id="1304" w:author="Thomas Dietz" w:date="2012-08-10T14:48:00Z"/>
              </w:rPr>
            </w:pPr>
          </w:p>
          <w:p w14:paraId="1219C38D" w14:textId="3D0810E1" w:rsidR="00D84428" w:rsidRPr="009F1B7D" w:rsidDel="00DC2CE4" w:rsidRDefault="00D84428" w:rsidP="00011096">
            <w:pPr>
              <w:pStyle w:val="XML1"/>
              <w:rPr>
                <w:del w:id="1305" w:author="Thomas Dietz" w:date="2012-08-10T14:48:00Z"/>
              </w:rPr>
            </w:pPr>
            <w:del w:id="1306" w:author="Thomas Dietz" w:date="2012-08-10T14:48:00Z">
              <w:r w:rsidRPr="009F1B7D" w:rsidDel="00DC2CE4">
                <w:delText>&lt;xs:complexType name="OFConfigurationPointListType"&gt;</w:delText>
              </w:r>
            </w:del>
          </w:p>
          <w:p w14:paraId="016FAB7A" w14:textId="329E891D" w:rsidR="00D84428" w:rsidRPr="009F1B7D" w:rsidDel="00DC2CE4" w:rsidRDefault="00D84428" w:rsidP="00011096">
            <w:pPr>
              <w:pStyle w:val="XML2"/>
              <w:rPr>
                <w:del w:id="1307" w:author="Thomas Dietz" w:date="2012-08-10T14:48:00Z"/>
              </w:rPr>
            </w:pPr>
            <w:del w:id="1308" w:author="Thomas Dietz" w:date="2012-08-10T14:48:00Z">
              <w:r w:rsidRPr="009F1B7D" w:rsidDel="00DC2CE4">
                <w:delText>&lt;xs:sequence&gt;</w:delText>
              </w:r>
            </w:del>
          </w:p>
          <w:p w14:paraId="34122417" w14:textId="7B9C0F9E" w:rsidR="00D84428" w:rsidRPr="009F1B7D" w:rsidDel="00DC2CE4" w:rsidRDefault="00D84428" w:rsidP="00011096">
            <w:pPr>
              <w:pStyle w:val="XML3"/>
              <w:rPr>
                <w:del w:id="1309" w:author="Thomas Dietz" w:date="2012-08-10T14:48:00Z"/>
              </w:rPr>
            </w:pPr>
            <w:del w:id="1310" w:author="Thomas Dietz" w:date="2012-08-10T14:48:00Z">
              <w:r w:rsidRPr="009F1B7D" w:rsidDel="00DC2CE4">
                <w:delText>&lt;xs:element name=“configuration-point”</w:delText>
              </w:r>
            </w:del>
          </w:p>
          <w:p w14:paraId="36FF45BF" w14:textId="5C9D5E43" w:rsidR="00D84428" w:rsidRPr="009F1B7D" w:rsidDel="00DC2CE4" w:rsidRDefault="00D84428" w:rsidP="00011096">
            <w:pPr>
              <w:pStyle w:val="XML9"/>
              <w:rPr>
                <w:del w:id="1311" w:author="Thomas Dietz" w:date="2012-08-10T14:48:00Z"/>
              </w:rPr>
            </w:pPr>
            <w:del w:id="1312" w:author="Thomas Dietz" w:date="2012-08-10T14:48:00Z">
              <w:r w:rsidRPr="009F1B7D" w:rsidDel="00DC2CE4">
                <w:delText xml:space="preserve">type="OFConfigurationPointType" </w:delText>
              </w:r>
            </w:del>
          </w:p>
          <w:p w14:paraId="7A2388FC" w14:textId="638711F9" w:rsidR="00D84428" w:rsidRPr="009F1B7D" w:rsidDel="00DC2CE4" w:rsidRDefault="00D84428" w:rsidP="00011096">
            <w:pPr>
              <w:pStyle w:val="XML9"/>
              <w:rPr>
                <w:del w:id="1313" w:author="Thomas Dietz" w:date="2012-08-10T14:48:00Z"/>
              </w:rPr>
            </w:pPr>
            <w:del w:id="1314" w:author="Thomas Dietz" w:date="2012-08-10T14:48:00Z">
              <w:r w:rsidRPr="009F1B7D" w:rsidDel="00DC2CE4">
                <w:delText>maxOccurs="unbounded"/&gt;</w:delText>
              </w:r>
            </w:del>
          </w:p>
          <w:p w14:paraId="404B36EA" w14:textId="43E4FCD8" w:rsidR="00D84428" w:rsidRPr="009F1B7D" w:rsidDel="00DC2CE4" w:rsidRDefault="00D84428" w:rsidP="00011096">
            <w:pPr>
              <w:pStyle w:val="XML2"/>
              <w:rPr>
                <w:del w:id="1315" w:author="Thomas Dietz" w:date="2012-08-10T14:48:00Z"/>
              </w:rPr>
            </w:pPr>
            <w:del w:id="1316" w:author="Thomas Dietz" w:date="2012-08-10T14:48:00Z">
              <w:r w:rsidRPr="009F1B7D" w:rsidDel="00DC2CE4">
                <w:delText>&lt;/xs:sequence&gt;</w:delText>
              </w:r>
            </w:del>
          </w:p>
          <w:p w14:paraId="20868328" w14:textId="1258549D" w:rsidR="00D84428" w:rsidRPr="009F1B7D" w:rsidDel="00DC2CE4" w:rsidRDefault="00D84428" w:rsidP="00011096">
            <w:pPr>
              <w:pStyle w:val="XML1"/>
              <w:rPr>
                <w:del w:id="1317" w:author="Thomas Dietz" w:date="2012-08-10T14:48:00Z"/>
              </w:rPr>
            </w:pPr>
            <w:del w:id="1318" w:author="Thomas Dietz" w:date="2012-08-10T14:48:00Z">
              <w:r w:rsidRPr="009F1B7D" w:rsidDel="00DC2CE4">
                <w:delText>&lt;/xs:complexType&gt;</w:delText>
              </w:r>
            </w:del>
          </w:p>
          <w:p w14:paraId="63624855" w14:textId="61B2D357" w:rsidR="00D84428" w:rsidRPr="009F1B7D" w:rsidDel="00DC2CE4" w:rsidRDefault="00D84428" w:rsidP="00F86237">
            <w:pPr>
              <w:spacing w:after="200" w:line="276" w:lineRule="auto"/>
              <w:rPr>
                <w:del w:id="1319" w:author="Thomas Dietz" w:date="2012-08-10T14:48:00Z"/>
              </w:rPr>
            </w:pPr>
          </w:p>
          <w:p w14:paraId="4C7DC490" w14:textId="7506D655" w:rsidR="00D84428" w:rsidRPr="009F1B7D" w:rsidDel="00DC2CE4" w:rsidRDefault="00D84428" w:rsidP="00011096">
            <w:pPr>
              <w:pStyle w:val="XML1"/>
              <w:rPr>
                <w:del w:id="1320" w:author="Thomas Dietz" w:date="2012-08-10T14:48:00Z"/>
              </w:rPr>
            </w:pPr>
            <w:del w:id="1321" w:author="Thomas Dietz" w:date="2012-08-10T14:48:00Z">
              <w:r w:rsidRPr="009F1B7D" w:rsidDel="00DC2CE4">
                <w:delText>&lt;xs:complexType name="OFCapableSwitchResourceListType"&gt;</w:delText>
              </w:r>
            </w:del>
          </w:p>
          <w:p w14:paraId="0FEAA06E" w14:textId="5A726D3A" w:rsidR="00D84428" w:rsidRPr="009F1B7D" w:rsidDel="00DC2CE4" w:rsidRDefault="00D84428" w:rsidP="00011096">
            <w:pPr>
              <w:pStyle w:val="XML2"/>
              <w:rPr>
                <w:del w:id="1322" w:author="Thomas Dietz" w:date="2012-08-10T14:48:00Z"/>
              </w:rPr>
            </w:pPr>
            <w:del w:id="1323" w:author="Thomas Dietz" w:date="2012-08-10T14:48:00Z">
              <w:r w:rsidRPr="009F1B7D" w:rsidDel="00DC2CE4">
                <w:delText>&lt;xs:sequence&gt;</w:delText>
              </w:r>
            </w:del>
          </w:p>
          <w:p w14:paraId="371966D1" w14:textId="77A9BDF9" w:rsidR="00D84428" w:rsidRPr="009F1B7D" w:rsidDel="00DC2CE4" w:rsidRDefault="00D84428" w:rsidP="00011096">
            <w:pPr>
              <w:pStyle w:val="XML3"/>
              <w:rPr>
                <w:del w:id="1324" w:author="Thomas Dietz" w:date="2012-08-10T14:48:00Z"/>
              </w:rPr>
            </w:pPr>
            <w:del w:id="1325" w:author="Thomas Dietz" w:date="2012-08-10T14:48:00Z">
              <w:r w:rsidRPr="009F1B7D" w:rsidDel="00DC2CE4">
                <w:delText>&lt;xs:element name="port"</w:delText>
              </w:r>
            </w:del>
          </w:p>
          <w:p w14:paraId="648A2502" w14:textId="3DA2888E" w:rsidR="00D84428" w:rsidRPr="009F1B7D" w:rsidDel="00DC2CE4" w:rsidRDefault="00D84428" w:rsidP="00011096">
            <w:pPr>
              <w:pStyle w:val="XML9"/>
              <w:rPr>
                <w:del w:id="1326" w:author="Thomas Dietz" w:date="2012-08-10T14:48:00Z"/>
              </w:rPr>
            </w:pPr>
            <w:del w:id="1327" w:author="Thomas Dietz" w:date="2012-08-10T14:48:00Z">
              <w:r w:rsidRPr="009F1B7D" w:rsidDel="00DC2CE4">
                <w:delText>type="OFPortType" maxOccurs="unbounded"/&gt;</w:delText>
              </w:r>
            </w:del>
          </w:p>
          <w:p w14:paraId="22BAA9B3" w14:textId="5FE7295E" w:rsidR="00D84428" w:rsidRPr="009F1B7D" w:rsidDel="00DC2CE4" w:rsidRDefault="00D84428" w:rsidP="00011096">
            <w:pPr>
              <w:pStyle w:val="XML3"/>
              <w:rPr>
                <w:del w:id="1328" w:author="Thomas Dietz" w:date="2012-08-10T14:48:00Z"/>
              </w:rPr>
            </w:pPr>
            <w:del w:id="1329" w:author="Thomas Dietz" w:date="2012-08-10T14:48:00Z">
              <w:r w:rsidRPr="009F1B7D" w:rsidDel="00DC2CE4">
                <w:delText>&lt;xs:element name="queue"</w:delText>
              </w:r>
            </w:del>
          </w:p>
          <w:p w14:paraId="6E0D080C" w14:textId="0122951C" w:rsidR="00D84428" w:rsidRPr="009F1B7D" w:rsidDel="00DC2CE4" w:rsidRDefault="00D84428" w:rsidP="00011096">
            <w:pPr>
              <w:pStyle w:val="XML9"/>
              <w:rPr>
                <w:del w:id="1330" w:author="Thomas Dietz" w:date="2012-08-10T14:48:00Z"/>
              </w:rPr>
            </w:pPr>
            <w:del w:id="1331" w:author="Thomas Dietz" w:date="2012-08-10T14:48:00Z">
              <w:r w:rsidRPr="009F1B7D" w:rsidDel="00DC2CE4">
                <w:delText>type="OFQueueType" maxOccurs="unbounded"/&gt;</w:delText>
              </w:r>
            </w:del>
          </w:p>
          <w:p w14:paraId="04FAB444" w14:textId="7E7756CB" w:rsidR="00013348" w:rsidRPr="009F1B7D" w:rsidDel="00DC2CE4" w:rsidRDefault="00013348" w:rsidP="009C250D">
            <w:pPr>
              <w:pStyle w:val="XML3"/>
              <w:rPr>
                <w:del w:id="1332" w:author="Thomas Dietz" w:date="2012-08-10T14:48:00Z"/>
              </w:rPr>
            </w:pPr>
            <w:del w:id="1333" w:author="Thomas Dietz" w:date="2012-08-10T14:48:00Z">
              <w:r w:rsidRPr="009F1B7D" w:rsidDel="00DC2CE4">
                <w:delText>&lt;xs:element name="</w:delText>
              </w:r>
              <w:r w:rsidDel="00DC2CE4">
                <w:delText>owned-certificate</w:delText>
              </w:r>
              <w:r w:rsidRPr="009F1B7D" w:rsidDel="00DC2CE4">
                <w:delText>"</w:delText>
              </w:r>
            </w:del>
          </w:p>
          <w:p w14:paraId="20E24A94" w14:textId="28A084F6" w:rsidR="00013348" w:rsidRPr="009F1B7D" w:rsidDel="00DC2CE4" w:rsidRDefault="00013348" w:rsidP="00013348">
            <w:pPr>
              <w:pStyle w:val="XML9"/>
              <w:rPr>
                <w:del w:id="1334" w:author="Thomas Dietz" w:date="2012-08-10T14:48:00Z"/>
              </w:rPr>
            </w:pPr>
            <w:del w:id="1335" w:author="Thomas Dietz" w:date="2012-08-10T14:48:00Z">
              <w:r w:rsidRPr="009F1B7D" w:rsidDel="00DC2CE4">
                <w:delText>type="OF</w:delText>
              </w:r>
              <w:r w:rsidDel="00DC2CE4">
                <w:delText>OwnedCertificate</w:delText>
              </w:r>
              <w:r w:rsidRPr="009F1B7D" w:rsidDel="00DC2CE4">
                <w:delText>Type" maxOccurs="unbounded"/&gt;</w:delText>
              </w:r>
            </w:del>
          </w:p>
          <w:p w14:paraId="2453DA3F" w14:textId="12A41E6C" w:rsidR="00013348" w:rsidRPr="009F1B7D" w:rsidDel="00DC2CE4" w:rsidRDefault="00013348" w:rsidP="009C250D">
            <w:pPr>
              <w:pStyle w:val="XML3"/>
              <w:rPr>
                <w:del w:id="1336" w:author="Thomas Dietz" w:date="2012-08-10T14:48:00Z"/>
              </w:rPr>
            </w:pPr>
            <w:del w:id="1337" w:author="Thomas Dietz" w:date="2012-08-10T14:48:00Z">
              <w:r w:rsidRPr="009F1B7D" w:rsidDel="00DC2CE4">
                <w:delText>&lt;xs:element name="</w:delText>
              </w:r>
              <w:r w:rsidDel="00DC2CE4">
                <w:delText>external-certificate</w:delText>
              </w:r>
              <w:r w:rsidRPr="009F1B7D" w:rsidDel="00DC2CE4">
                <w:delText>"</w:delText>
              </w:r>
            </w:del>
          </w:p>
          <w:p w14:paraId="1B135A9B" w14:textId="2F24FBD8" w:rsidR="00852996" w:rsidDel="00DC2CE4" w:rsidRDefault="00013348" w:rsidP="00852996">
            <w:pPr>
              <w:pStyle w:val="XML9"/>
              <w:rPr>
                <w:del w:id="1338" w:author="Thomas Dietz" w:date="2012-08-10T14:48:00Z"/>
              </w:rPr>
            </w:pPr>
            <w:del w:id="1339" w:author="Thomas Dietz" w:date="2012-08-10T14:48:00Z">
              <w:r w:rsidRPr="009F1B7D" w:rsidDel="00DC2CE4">
                <w:delText>type="OF</w:delText>
              </w:r>
              <w:r w:rsidR="002A5300" w:rsidDel="00DC2CE4">
                <w:delText>External</w:delText>
              </w:r>
              <w:r w:rsidDel="00DC2CE4">
                <w:delText>Certificate</w:delText>
              </w:r>
              <w:r w:rsidRPr="009F1B7D" w:rsidDel="00DC2CE4">
                <w:delText xml:space="preserve">Type" </w:delText>
              </w:r>
            </w:del>
          </w:p>
          <w:p w14:paraId="7EB06E64" w14:textId="426B6135" w:rsidR="007B1613" w:rsidDel="00DC2CE4" w:rsidRDefault="00013348" w:rsidP="009C250D">
            <w:pPr>
              <w:pStyle w:val="XML9"/>
              <w:rPr>
                <w:del w:id="1340" w:author="Thomas Dietz" w:date="2012-08-10T14:48:00Z"/>
              </w:rPr>
            </w:pPr>
            <w:del w:id="1341" w:author="Thomas Dietz" w:date="2012-08-10T14:48:00Z">
              <w:r w:rsidRPr="009F1B7D" w:rsidDel="00DC2CE4">
                <w:delText>maxOccurs="unbounded"/&gt;</w:delText>
              </w:r>
            </w:del>
          </w:p>
          <w:p w14:paraId="0602F346" w14:textId="7CF6E8FC" w:rsidR="009767AE" w:rsidRPr="009F1B7D" w:rsidDel="00DC2CE4" w:rsidRDefault="009767AE" w:rsidP="009767AE">
            <w:pPr>
              <w:pStyle w:val="XML3"/>
              <w:rPr>
                <w:del w:id="1342" w:author="Thomas Dietz" w:date="2012-08-10T14:48:00Z"/>
              </w:rPr>
            </w:pPr>
            <w:del w:id="1343" w:author="Thomas Dietz" w:date="2012-08-10T14:48:00Z">
              <w:r w:rsidDel="00DC2CE4">
                <w:delText>&lt;xs:element name="flow-table</w:delText>
              </w:r>
              <w:r w:rsidRPr="009F1B7D" w:rsidDel="00DC2CE4">
                <w:delText>"</w:delText>
              </w:r>
            </w:del>
          </w:p>
          <w:p w14:paraId="4CDB5FDD" w14:textId="3C7EEFC8" w:rsidR="009767AE" w:rsidRPr="009F1B7D" w:rsidDel="00DC2CE4" w:rsidRDefault="009767AE" w:rsidP="009767AE">
            <w:pPr>
              <w:pStyle w:val="XML9"/>
              <w:rPr>
                <w:del w:id="1344" w:author="Thomas Dietz" w:date="2012-08-10T14:48:00Z"/>
              </w:rPr>
            </w:pPr>
            <w:del w:id="1345" w:author="Thomas Dietz" w:date="2012-08-10T14:48:00Z">
              <w:r w:rsidDel="00DC2CE4">
                <w:delText>type="OFFlowTable</w:delText>
              </w:r>
              <w:r w:rsidRPr="009F1B7D" w:rsidDel="00DC2CE4">
                <w:delText>Type" maxOccurs="unbounded"/&gt;</w:delText>
              </w:r>
            </w:del>
          </w:p>
          <w:p w14:paraId="52709AFC" w14:textId="35FF49F5" w:rsidR="00D84428" w:rsidRPr="009F1B7D" w:rsidDel="00DC2CE4" w:rsidRDefault="00D84428" w:rsidP="00011096">
            <w:pPr>
              <w:pStyle w:val="XML2"/>
              <w:rPr>
                <w:del w:id="1346" w:author="Thomas Dietz" w:date="2012-08-10T14:48:00Z"/>
              </w:rPr>
            </w:pPr>
            <w:del w:id="1347" w:author="Thomas Dietz" w:date="2012-08-10T14:48:00Z">
              <w:r w:rsidRPr="009F1B7D" w:rsidDel="00DC2CE4">
                <w:delText>&lt;/xs:sequence&gt;</w:delText>
              </w:r>
            </w:del>
          </w:p>
          <w:p w14:paraId="44F6AA0F" w14:textId="299F56C7" w:rsidR="00D84428" w:rsidRPr="009F1B7D" w:rsidDel="00DC2CE4" w:rsidRDefault="00D84428" w:rsidP="00011096">
            <w:pPr>
              <w:pStyle w:val="XML1"/>
              <w:rPr>
                <w:del w:id="1348" w:author="Thomas Dietz" w:date="2012-08-10T14:48:00Z"/>
              </w:rPr>
            </w:pPr>
            <w:del w:id="1349" w:author="Thomas Dietz" w:date="2012-08-10T14:48:00Z">
              <w:r w:rsidRPr="009F1B7D" w:rsidDel="00DC2CE4">
                <w:delText>&lt;/xs:complexType&gt;</w:delText>
              </w:r>
            </w:del>
          </w:p>
          <w:p w14:paraId="45E6EC99" w14:textId="60D0CD48" w:rsidR="00D84428" w:rsidRPr="009F1B7D" w:rsidDel="00DC2CE4" w:rsidRDefault="00D84428" w:rsidP="00F86237">
            <w:pPr>
              <w:pStyle w:val="BodyText"/>
              <w:rPr>
                <w:del w:id="1350" w:author="Thomas Dietz" w:date="2012-08-10T14:48:00Z"/>
              </w:rPr>
            </w:pPr>
          </w:p>
          <w:p w14:paraId="470F79AE" w14:textId="18303BAB" w:rsidR="00D84428" w:rsidRPr="009F1B7D" w:rsidDel="00DC2CE4" w:rsidRDefault="00D84428" w:rsidP="00011096">
            <w:pPr>
              <w:pStyle w:val="XML1"/>
              <w:rPr>
                <w:del w:id="1351" w:author="Thomas Dietz" w:date="2012-08-10T14:48:00Z"/>
              </w:rPr>
            </w:pPr>
            <w:del w:id="1352" w:author="Thomas Dietz" w:date="2012-08-10T14:48:00Z">
              <w:r w:rsidRPr="009F1B7D" w:rsidDel="00DC2CE4">
                <w:delText>&lt;xs:complexType name="OFLogicalSwitchListType"&gt;</w:delText>
              </w:r>
            </w:del>
          </w:p>
          <w:p w14:paraId="37BBE8B8" w14:textId="46733D64" w:rsidR="00D84428" w:rsidRPr="009F1B7D" w:rsidDel="00DC2CE4" w:rsidRDefault="00D84428" w:rsidP="00011096">
            <w:pPr>
              <w:pStyle w:val="XML2"/>
              <w:rPr>
                <w:del w:id="1353" w:author="Thomas Dietz" w:date="2012-08-10T14:48:00Z"/>
              </w:rPr>
            </w:pPr>
            <w:del w:id="1354" w:author="Thomas Dietz" w:date="2012-08-10T14:48:00Z">
              <w:r w:rsidRPr="009F1B7D" w:rsidDel="00DC2CE4">
                <w:delText>&lt;xs:sequence&gt;</w:delText>
              </w:r>
            </w:del>
          </w:p>
          <w:p w14:paraId="3EDBB2E3" w14:textId="7FEA8A19" w:rsidR="00D84428" w:rsidRPr="009F1B7D" w:rsidDel="00DC2CE4" w:rsidRDefault="00D84428" w:rsidP="00011096">
            <w:pPr>
              <w:pStyle w:val="XML3"/>
              <w:rPr>
                <w:del w:id="1355" w:author="Thomas Dietz" w:date="2012-08-10T14:48:00Z"/>
              </w:rPr>
            </w:pPr>
            <w:del w:id="1356" w:author="Thomas Dietz" w:date="2012-08-10T14:48:00Z">
              <w:r w:rsidRPr="009F1B7D" w:rsidDel="00DC2CE4">
                <w:delText xml:space="preserve">&lt;xs:element name="logical-switch" </w:delText>
              </w:r>
            </w:del>
          </w:p>
          <w:p w14:paraId="0D6A725A" w14:textId="77171BB7" w:rsidR="00D84428" w:rsidRPr="009F1B7D" w:rsidDel="00DC2CE4" w:rsidRDefault="00D84428" w:rsidP="00011096">
            <w:pPr>
              <w:pStyle w:val="XML9"/>
              <w:rPr>
                <w:del w:id="1357" w:author="Thomas Dietz" w:date="2012-08-10T14:48:00Z"/>
              </w:rPr>
            </w:pPr>
            <w:del w:id="1358" w:author="Thomas Dietz" w:date="2012-08-10T14:48:00Z">
              <w:r w:rsidRPr="009F1B7D" w:rsidDel="00DC2CE4">
                <w:delText xml:space="preserve">type="OFLogicalSwitchType" </w:delText>
              </w:r>
            </w:del>
          </w:p>
          <w:p w14:paraId="47B1AFE6" w14:textId="2CCF274F" w:rsidR="00D84428" w:rsidRPr="009F1B7D" w:rsidDel="00DC2CE4" w:rsidRDefault="00D84428" w:rsidP="00011096">
            <w:pPr>
              <w:pStyle w:val="XML9"/>
              <w:rPr>
                <w:del w:id="1359" w:author="Thomas Dietz" w:date="2012-08-10T14:48:00Z"/>
              </w:rPr>
            </w:pPr>
            <w:del w:id="1360" w:author="Thomas Dietz" w:date="2012-08-10T14:48:00Z">
              <w:r w:rsidRPr="009F1B7D" w:rsidDel="00DC2CE4">
                <w:delText>maxOccurs="unbounded"/&gt;</w:delText>
              </w:r>
            </w:del>
          </w:p>
          <w:p w14:paraId="06B5F628" w14:textId="53BB798A" w:rsidR="00D84428" w:rsidRPr="009F1B7D" w:rsidDel="00DC2CE4" w:rsidRDefault="00D84428" w:rsidP="00011096">
            <w:pPr>
              <w:pStyle w:val="XML2"/>
              <w:rPr>
                <w:del w:id="1361" w:author="Thomas Dietz" w:date="2012-08-10T14:48:00Z"/>
              </w:rPr>
            </w:pPr>
            <w:del w:id="1362" w:author="Thomas Dietz" w:date="2012-08-10T14:48:00Z">
              <w:r w:rsidRPr="009F1B7D" w:rsidDel="00DC2CE4">
                <w:delText>&lt;/xs:sequence&gt;</w:delText>
              </w:r>
            </w:del>
          </w:p>
          <w:p w14:paraId="422E721B" w14:textId="77777777" w:rsidR="00DC2CE4" w:rsidRDefault="00D84428" w:rsidP="00DC2CE4">
            <w:pPr>
              <w:pStyle w:val="XML1"/>
              <w:rPr>
                <w:ins w:id="1363" w:author="Thomas Dietz" w:date="2012-08-10T14:48:00Z"/>
              </w:rPr>
            </w:pPr>
            <w:del w:id="1364" w:author="Thomas Dietz" w:date="2012-08-10T14:48:00Z">
              <w:r w:rsidRPr="009F1B7D" w:rsidDel="00DC2CE4">
                <w:delText>&lt;/xs:complexType&gt;</w:delText>
              </w:r>
              <w:r w:rsidRPr="009F1B7D" w:rsidDel="00DC2CE4">
                <w:tab/>
              </w:r>
            </w:del>
            <w:ins w:id="1365" w:author="Thomas Dietz" w:date="2012-08-10T14:48:00Z">
              <w:r w:rsidR="00DC2CE4">
                <w:t xml:space="preserve">  &lt;xs:element name="capable-switch"&gt;</w:t>
              </w:r>
            </w:ins>
          </w:p>
          <w:p w14:paraId="0ADC4875" w14:textId="77777777" w:rsidR="00DC2CE4" w:rsidRDefault="00DC2CE4" w:rsidP="00DC2CE4">
            <w:pPr>
              <w:pStyle w:val="XML1"/>
              <w:rPr>
                <w:ins w:id="1366" w:author="Thomas Dietz" w:date="2012-08-10T14:48:00Z"/>
              </w:rPr>
            </w:pPr>
            <w:ins w:id="1367" w:author="Thomas Dietz" w:date="2012-08-10T14:48:00Z">
              <w:r>
                <w:t xml:space="preserve">    &lt;xs:annotation&gt;</w:t>
              </w:r>
            </w:ins>
          </w:p>
          <w:p w14:paraId="3FD47164" w14:textId="77777777" w:rsidR="00DC2CE4" w:rsidRDefault="00DC2CE4" w:rsidP="00DC2CE4">
            <w:pPr>
              <w:pStyle w:val="XML1"/>
              <w:rPr>
                <w:ins w:id="1368" w:author="Thomas Dietz" w:date="2012-08-10T14:48:00Z"/>
              </w:rPr>
            </w:pPr>
            <w:ins w:id="1369" w:author="Thomas Dietz" w:date="2012-08-10T14:48:00Z">
              <w:r>
                <w:t xml:space="preserve">      &lt;xs:documentation&gt;</w:t>
              </w:r>
            </w:ins>
          </w:p>
          <w:p w14:paraId="540EEEB5" w14:textId="77777777" w:rsidR="00DC2CE4" w:rsidRDefault="00DC2CE4" w:rsidP="00DC2CE4">
            <w:pPr>
              <w:pStyle w:val="XML1"/>
              <w:rPr>
                <w:ins w:id="1370" w:author="Thomas Dietz" w:date="2012-08-10T14:48:00Z"/>
              </w:rPr>
            </w:pPr>
            <w:ins w:id="1371" w:author="Thomas Dietz" w:date="2012-08-10T14:48:00Z">
              <w:r>
                <w:t xml:space="preserve">        The OpenFlow Capable Switch serves as the root </w:t>
              </w:r>
            </w:ins>
          </w:p>
          <w:p w14:paraId="5BE86660" w14:textId="1AA57906" w:rsidR="00DC2CE4" w:rsidRDefault="00DC2CE4" w:rsidP="00DC2CE4">
            <w:pPr>
              <w:pStyle w:val="XML1"/>
              <w:rPr>
                <w:ins w:id="1372" w:author="Thomas Dietz" w:date="2012-08-10T14:48:00Z"/>
              </w:rPr>
            </w:pPr>
            <w:ins w:id="1373" w:author="Thomas Dietz" w:date="2012-08-10T14:48:00Z">
              <w:r>
                <w:t xml:space="preserve">        element for an OpenFlow configuration.  It contains </w:t>
              </w:r>
            </w:ins>
            <w:ins w:id="1374" w:author="Deepak Bansal (AZURE)" w:date="2012-08-23T08:53:00Z">
              <w:r w:rsidR="00076EE8">
                <w:t xml:space="preserve">OpenFlow </w:t>
              </w:r>
            </w:ins>
            <w:ins w:id="1375" w:author="Thomas Dietz" w:date="2012-08-10T14:48:00Z">
              <w:r>
                <w:t>logical</w:t>
              </w:r>
            </w:ins>
          </w:p>
          <w:p w14:paraId="7DAC5BCB" w14:textId="77777777" w:rsidR="00DC2CE4" w:rsidRDefault="00DC2CE4" w:rsidP="00DC2CE4">
            <w:pPr>
              <w:pStyle w:val="XML1"/>
              <w:rPr>
                <w:ins w:id="1376" w:author="Thomas Dietz" w:date="2012-08-10T14:48:00Z"/>
              </w:rPr>
            </w:pPr>
            <w:ins w:id="1377" w:author="Thomas Dietz" w:date="2012-08-10T14:48:00Z">
              <w:r>
                <w:t xml:space="preserve">        switches and resources that can be assigned to logical</w:t>
              </w:r>
            </w:ins>
          </w:p>
          <w:p w14:paraId="584A82AA" w14:textId="77777777" w:rsidR="00DC2CE4" w:rsidRDefault="00DC2CE4" w:rsidP="00DC2CE4">
            <w:pPr>
              <w:pStyle w:val="XML1"/>
              <w:rPr>
                <w:ins w:id="1378" w:author="Thomas Dietz" w:date="2012-08-10T14:48:00Z"/>
              </w:rPr>
            </w:pPr>
            <w:ins w:id="1379" w:author="Thomas Dietz" w:date="2012-08-10T14:48:00Z">
              <w:r>
                <w:t xml:space="preserve">        switches.  It may have relations to OpenFlow Configuration </w:t>
              </w:r>
            </w:ins>
          </w:p>
          <w:p w14:paraId="3D83A0A1" w14:textId="77777777" w:rsidR="00DC2CE4" w:rsidRDefault="00DC2CE4" w:rsidP="00DC2CE4">
            <w:pPr>
              <w:pStyle w:val="XML1"/>
              <w:rPr>
                <w:ins w:id="1380" w:author="Thomas Dietz" w:date="2012-08-10T14:48:00Z"/>
              </w:rPr>
            </w:pPr>
            <w:ins w:id="1381" w:author="Thomas Dietz" w:date="2012-08-10T14:48:00Z">
              <w:r>
                <w:t xml:space="preserve">        Points.</w:t>
              </w:r>
            </w:ins>
          </w:p>
          <w:p w14:paraId="7DB61767" w14:textId="77777777" w:rsidR="00DC2CE4" w:rsidRDefault="00DC2CE4" w:rsidP="00DC2CE4">
            <w:pPr>
              <w:pStyle w:val="XML1"/>
              <w:rPr>
                <w:ins w:id="1382" w:author="Thomas Dietz" w:date="2012-08-10T14:48:00Z"/>
              </w:rPr>
            </w:pPr>
            <w:ins w:id="1383" w:author="Thomas Dietz" w:date="2012-08-10T14:48:00Z">
              <w:r>
                <w:t xml:space="preserve">      &lt;/xs:documentation&gt;</w:t>
              </w:r>
            </w:ins>
          </w:p>
          <w:p w14:paraId="4DACBF3B" w14:textId="77777777" w:rsidR="00DC2CE4" w:rsidRDefault="00DC2CE4" w:rsidP="00DC2CE4">
            <w:pPr>
              <w:pStyle w:val="XML1"/>
              <w:rPr>
                <w:ins w:id="1384" w:author="Thomas Dietz" w:date="2012-08-10T14:48:00Z"/>
              </w:rPr>
            </w:pPr>
            <w:ins w:id="1385" w:author="Thomas Dietz" w:date="2012-08-10T14:48:00Z">
              <w:r>
                <w:t xml:space="preserve">    &lt;/xs:annotation&gt;</w:t>
              </w:r>
            </w:ins>
          </w:p>
          <w:p w14:paraId="77311B2A" w14:textId="77777777" w:rsidR="00DC2CE4" w:rsidRDefault="00DC2CE4" w:rsidP="00DC2CE4">
            <w:pPr>
              <w:pStyle w:val="XML1"/>
              <w:rPr>
                <w:ins w:id="1386" w:author="Thomas Dietz" w:date="2012-08-10T14:48:00Z"/>
              </w:rPr>
            </w:pPr>
            <w:ins w:id="1387" w:author="Thomas Dietz" w:date="2012-08-10T14:48:00Z">
              <w:r>
                <w:t xml:space="preserve">    &lt;xs:complexType&gt;</w:t>
              </w:r>
            </w:ins>
          </w:p>
          <w:p w14:paraId="31EC0734" w14:textId="77777777" w:rsidR="00DC2CE4" w:rsidRDefault="00DC2CE4" w:rsidP="00DC2CE4">
            <w:pPr>
              <w:pStyle w:val="XML1"/>
              <w:rPr>
                <w:ins w:id="1388" w:author="Thomas Dietz" w:date="2012-08-10T14:48:00Z"/>
              </w:rPr>
            </w:pPr>
            <w:ins w:id="1389" w:author="Thomas Dietz" w:date="2012-08-10T14:48:00Z">
              <w:r>
                <w:t xml:space="preserve">      &lt;xs:sequence&gt;</w:t>
              </w:r>
            </w:ins>
          </w:p>
          <w:p w14:paraId="46DD33C7" w14:textId="77777777" w:rsidR="00DC2CE4" w:rsidRDefault="00DC2CE4" w:rsidP="00DC2CE4">
            <w:pPr>
              <w:pStyle w:val="XML1"/>
              <w:rPr>
                <w:ins w:id="1390" w:author="Thomas Dietz" w:date="2012-08-10T14:48:00Z"/>
              </w:rPr>
            </w:pPr>
            <w:ins w:id="1391" w:author="Thomas Dietz" w:date="2012-08-10T14:48:00Z">
              <w:r>
                <w:t xml:space="preserve">        &lt;xs:element name="id"  type="inet:uri"&gt;</w:t>
              </w:r>
            </w:ins>
          </w:p>
          <w:p w14:paraId="2F1823A0" w14:textId="77777777" w:rsidR="00DC2CE4" w:rsidRDefault="00DC2CE4" w:rsidP="00DC2CE4">
            <w:pPr>
              <w:pStyle w:val="XML1"/>
              <w:rPr>
                <w:ins w:id="1392" w:author="Thomas Dietz" w:date="2012-08-10T14:48:00Z"/>
              </w:rPr>
            </w:pPr>
            <w:ins w:id="1393" w:author="Thomas Dietz" w:date="2012-08-10T14:48:00Z">
              <w:r>
                <w:t xml:space="preserve">          &lt;xs:annotation&gt;</w:t>
              </w:r>
            </w:ins>
          </w:p>
          <w:p w14:paraId="4C1B6BCB" w14:textId="77777777" w:rsidR="00DC2CE4" w:rsidRDefault="00DC2CE4" w:rsidP="00DC2CE4">
            <w:pPr>
              <w:pStyle w:val="XML1"/>
              <w:rPr>
                <w:ins w:id="1394" w:author="Thomas Dietz" w:date="2012-08-10T14:48:00Z"/>
              </w:rPr>
            </w:pPr>
            <w:ins w:id="1395" w:author="Thomas Dietz" w:date="2012-08-10T14:48:00Z">
              <w:r>
                <w:t xml:space="preserve">            &lt;xs:documentation&gt;</w:t>
              </w:r>
            </w:ins>
          </w:p>
          <w:p w14:paraId="53032D33" w14:textId="77777777" w:rsidR="00DC2CE4" w:rsidRDefault="00DC2CE4" w:rsidP="00DC2CE4">
            <w:pPr>
              <w:pStyle w:val="XML1"/>
              <w:rPr>
                <w:ins w:id="1396" w:author="Thomas Dietz" w:date="2012-08-10T14:48:00Z"/>
              </w:rPr>
            </w:pPr>
            <w:ins w:id="1397" w:author="Thomas Dietz" w:date="2012-08-10T14:48:00Z">
              <w:r>
                <w:t xml:space="preserve">              A unique but locally arbitrary identifier that</w:t>
              </w:r>
            </w:ins>
          </w:p>
          <w:p w14:paraId="3BE9F14B" w14:textId="77777777" w:rsidR="00DC2CE4" w:rsidRDefault="00DC2CE4" w:rsidP="00DC2CE4">
            <w:pPr>
              <w:pStyle w:val="XML1"/>
              <w:rPr>
                <w:ins w:id="1398" w:author="Thomas Dietz" w:date="2012-08-10T14:48:00Z"/>
              </w:rPr>
            </w:pPr>
            <w:ins w:id="1399" w:author="Thomas Dietz" w:date="2012-08-10T14:48:00Z">
              <w:r>
                <w:t xml:space="preserve">              uniquely identifies a Capable Switch within the context of </w:t>
              </w:r>
            </w:ins>
          </w:p>
          <w:p w14:paraId="18DA9614" w14:textId="77777777" w:rsidR="00DC2CE4" w:rsidRDefault="00DC2CE4" w:rsidP="00DC2CE4">
            <w:pPr>
              <w:pStyle w:val="XML1"/>
              <w:rPr>
                <w:ins w:id="1400" w:author="Thomas Dietz" w:date="2012-08-10T14:48:00Z"/>
              </w:rPr>
            </w:pPr>
            <w:ins w:id="1401" w:author="Thomas Dietz" w:date="2012-08-10T14:48:00Z">
              <w:r>
                <w:t xml:space="preserve">              potential OpenFlow Configuration Points.  It MUST be </w:t>
              </w:r>
            </w:ins>
          </w:p>
          <w:p w14:paraId="14BC29DA" w14:textId="77777777" w:rsidR="00DC2CE4" w:rsidRDefault="00DC2CE4" w:rsidP="00DC2CE4">
            <w:pPr>
              <w:pStyle w:val="XML1"/>
              <w:rPr>
                <w:ins w:id="1402" w:author="Thomas Dietz" w:date="2012-08-10T14:48:00Z"/>
              </w:rPr>
            </w:pPr>
            <w:ins w:id="1403" w:author="Thomas Dietz" w:date="2012-08-10T14:48:00Z">
              <w:r>
                <w:t xml:space="preserve">              persistent across reboots of the OpenFlow Capable Switch.</w:t>
              </w:r>
            </w:ins>
          </w:p>
          <w:p w14:paraId="119E4699" w14:textId="77777777" w:rsidR="00DC2CE4" w:rsidRDefault="00DC2CE4" w:rsidP="00DC2CE4">
            <w:pPr>
              <w:pStyle w:val="XML1"/>
              <w:rPr>
                <w:ins w:id="1404" w:author="Thomas Dietz" w:date="2012-08-10T14:48:00Z"/>
              </w:rPr>
            </w:pPr>
          </w:p>
          <w:p w14:paraId="00070A1E" w14:textId="77777777" w:rsidR="00DC2CE4" w:rsidRDefault="00DC2CE4" w:rsidP="00DC2CE4">
            <w:pPr>
              <w:pStyle w:val="XML1"/>
              <w:rPr>
                <w:ins w:id="1405" w:author="Thomas Dietz" w:date="2012-08-10T14:48:00Z"/>
              </w:rPr>
            </w:pPr>
            <w:ins w:id="1406" w:author="Thomas Dietz" w:date="2012-08-10T14:48:00Z">
              <w:r>
                <w:lastRenderedPageBreak/>
                <w:t xml:space="preserve">              This element MUST be present in the NETCONF data store.</w:t>
              </w:r>
            </w:ins>
          </w:p>
          <w:p w14:paraId="291BCCA9" w14:textId="77777777" w:rsidR="00DC2CE4" w:rsidRDefault="00DC2CE4" w:rsidP="00DC2CE4">
            <w:pPr>
              <w:pStyle w:val="XML1"/>
              <w:rPr>
                <w:ins w:id="1407" w:author="Thomas Dietz" w:date="2012-08-10T14:48:00Z"/>
              </w:rPr>
            </w:pPr>
            <w:ins w:id="1408" w:author="Thomas Dietz" w:date="2012-08-10T14:48:00Z">
              <w:r>
                <w:t xml:space="preserve">              If this element is not present in a NETCONF &amp;lt;edit-config&amp;gt;</w:t>
              </w:r>
            </w:ins>
          </w:p>
          <w:p w14:paraId="2A8725DF" w14:textId="77777777" w:rsidR="00DC2CE4" w:rsidRDefault="00DC2CE4" w:rsidP="00DC2CE4">
            <w:pPr>
              <w:pStyle w:val="XML1"/>
              <w:rPr>
                <w:ins w:id="1409" w:author="Thomas Dietz" w:date="2012-08-10T14:48:00Z"/>
              </w:rPr>
            </w:pPr>
            <w:ins w:id="1410" w:author="Thomas Dietz" w:date="2012-08-10T14:48:00Z">
              <w:r>
                <w:t xml:space="preserve">              operation 'create', 'merge' or 'replace' and the parent</w:t>
              </w:r>
            </w:ins>
          </w:p>
          <w:p w14:paraId="1DC49F26" w14:textId="77777777" w:rsidR="00DC2CE4" w:rsidRDefault="00DC2CE4" w:rsidP="00DC2CE4">
            <w:pPr>
              <w:pStyle w:val="XML1"/>
              <w:rPr>
                <w:ins w:id="1411" w:author="Thomas Dietz" w:date="2012-08-10T14:48:00Z"/>
              </w:rPr>
            </w:pPr>
            <w:ins w:id="1412" w:author="Thomas Dietz" w:date="2012-08-10T14:48:00Z">
              <w:r>
                <w:t xml:space="preserve">              element does not exist, a 'data-missing' error is</w:t>
              </w:r>
            </w:ins>
          </w:p>
          <w:p w14:paraId="1B1A450E" w14:textId="77777777" w:rsidR="00DC2CE4" w:rsidRDefault="00DC2CE4" w:rsidP="00DC2CE4">
            <w:pPr>
              <w:pStyle w:val="XML1"/>
              <w:rPr>
                <w:ins w:id="1413" w:author="Thomas Dietz" w:date="2012-08-10T14:48:00Z"/>
              </w:rPr>
            </w:pPr>
            <w:ins w:id="1414" w:author="Thomas Dietz" w:date="2012-08-10T14:48:00Z">
              <w:r>
                <w:t xml:space="preserve">              returned.</w:t>
              </w:r>
            </w:ins>
          </w:p>
          <w:p w14:paraId="59D7F22A" w14:textId="77777777" w:rsidR="00DC2CE4" w:rsidRDefault="00DC2CE4" w:rsidP="00DC2CE4">
            <w:pPr>
              <w:pStyle w:val="XML1"/>
              <w:rPr>
                <w:ins w:id="1415" w:author="Thomas Dietz" w:date="2012-08-10T14:48:00Z"/>
              </w:rPr>
            </w:pPr>
            <w:ins w:id="1416" w:author="Thomas Dietz" w:date="2012-08-10T14:48:00Z">
              <w:r>
                <w:t xml:space="preserve">            &lt;/xs:documentation&gt;</w:t>
              </w:r>
            </w:ins>
          </w:p>
          <w:p w14:paraId="4C722B6B" w14:textId="77777777" w:rsidR="00DC2CE4" w:rsidRDefault="00DC2CE4" w:rsidP="00DC2CE4">
            <w:pPr>
              <w:pStyle w:val="XML1"/>
              <w:rPr>
                <w:ins w:id="1417" w:author="Thomas Dietz" w:date="2012-08-10T14:48:00Z"/>
              </w:rPr>
            </w:pPr>
            <w:ins w:id="1418" w:author="Thomas Dietz" w:date="2012-08-10T14:48:00Z">
              <w:r>
                <w:t xml:space="preserve">          &lt;/xs:annotation&gt;</w:t>
              </w:r>
            </w:ins>
          </w:p>
          <w:p w14:paraId="52F892DE" w14:textId="77777777" w:rsidR="00DC2CE4" w:rsidRDefault="00DC2CE4" w:rsidP="00DC2CE4">
            <w:pPr>
              <w:pStyle w:val="XML1"/>
              <w:rPr>
                <w:ins w:id="1419" w:author="Thomas Dietz" w:date="2012-08-10T14:48:00Z"/>
              </w:rPr>
            </w:pPr>
            <w:ins w:id="1420" w:author="Thomas Dietz" w:date="2012-08-10T14:48:00Z">
              <w:r>
                <w:t xml:space="preserve">        &lt;/xs:element&gt;</w:t>
              </w:r>
            </w:ins>
          </w:p>
          <w:p w14:paraId="2527372D" w14:textId="77777777" w:rsidR="00DC2CE4" w:rsidRDefault="00DC2CE4" w:rsidP="00DC2CE4">
            <w:pPr>
              <w:pStyle w:val="XML1"/>
              <w:rPr>
                <w:ins w:id="1421" w:author="Thomas Dietz" w:date="2012-08-10T14:48:00Z"/>
              </w:rPr>
            </w:pPr>
            <w:ins w:id="1422" w:author="Thomas Dietz" w:date="2012-08-10T14:48:00Z">
              <w:r>
                <w:t xml:space="preserve">        &lt;xs:element name="config-version" minOccurs="0"  type="xs:string"&gt;</w:t>
              </w:r>
            </w:ins>
          </w:p>
          <w:p w14:paraId="6C7C7BBB" w14:textId="77777777" w:rsidR="00DC2CE4" w:rsidRDefault="00DC2CE4" w:rsidP="00DC2CE4">
            <w:pPr>
              <w:pStyle w:val="XML1"/>
              <w:rPr>
                <w:ins w:id="1423" w:author="Thomas Dietz" w:date="2012-08-10T14:48:00Z"/>
              </w:rPr>
            </w:pPr>
            <w:ins w:id="1424" w:author="Thomas Dietz" w:date="2012-08-10T14:48:00Z">
              <w:r>
                <w:t xml:space="preserve">          &lt;xs:annotation&gt;</w:t>
              </w:r>
            </w:ins>
          </w:p>
          <w:p w14:paraId="7EA3B296" w14:textId="77777777" w:rsidR="00DC2CE4" w:rsidRDefault="00DC2CE4" w:rsidP="00DC2CE4">
            <w:pPr>
              <w:pStyle w:val="XML1"/>
              <w:rPr>
                <w:ins w:id="1425" w:author="Thomas Dietz" w:date="2012-08-10T14:48:00Z"/>
              </w:rPr>
            </w:pPr>
            <w:ins w:id="1426" w:author="Thomas Dietz" w:date="2012-08-10T14:48:00Z">
              <w:r>
                <w:t xml:space="preserve">            &lt;xs:documentation&gt;</w:t>
              </w:r>
            </w:ins>
          </w:p>
          <w:p w14:paraId="690715DB" w14:textId="77777777" w:rsidR="00DC2CE4" w:rsidRDefault="00DC2CE4" w:rsidP="00DC2CE4">
            <w:pPr>
              <w:pStyle w:val="XML1"/>
              <w:rPr>
                <w:ins w:id="1427" w:author="Thomas Dietz" w:date="2012-08-10T14:48:00Z"/>
              </w:rPr>
            </w:pPr>
            <w:ins w:id="1428" w:author="Thomas Dietz" w:date="2012-08-10T14:48:00Z">
              <w:r>
                <w:t xml:space="preserve">              The maximum supported OF-CONFIG version that is</w:t>
              </w:r>
            </w:ins>
          </w:p>
          <w:p w14:paraId="4FDE6C04" w14:textId="77777777" w:rsidR="00DC2CE4" w:rsidRDefault="00DC2CE4" w:rsidP="00DC2CE4">
            <w:pPr>
              <w:pStyle w:val="XML1"/>
              <w:rPr>
                <w:ins w:id="1429" w:author="Thomas Dietz" w:date="2012-08-10T14:48:00Z"/>
              </w:rPr>
            </w:pPr>
            <w:ins w:id="1430" w:author="Thomas Dietz" w:date="2012-08-10T14:48:00Z">
              <w:r>
                <w:t xml:space="preserve">              supported by the OpenFlow Capable Switch. For switches</w:t>
              </w:r>
            </w:ins>
          </w:p>
          <w:p w14:paraId="22E2C027" w14:textId="77777777" w:rsidR="00DC2CE4" w:rsidRDefault="00DC2CE4" w:rsidP="00DC2CE4">
            <w:pPr>
              <w:pStyle w:val="XML1"/>
              <w:rPr>
                <w:ins w:id="1431" w:author="Thomas Dietz" w:date="2012-08-10T14:48:00Z"/>
              </w:rPr>
            </w:pPr>
            <w:ins w:id="1432" w:author="Thomas Dietz" w:date="2012-08-10T14:48:00Z">
              <w:r>
                <w:t xml:space="preserve">              implementing this version of the OF-CONFIG protocol this</w:t>
              </w:r>
            </w:ins>
          </w:p>
          <w:p w14:paraId="6FF264D1" w14:textId="77777777" w:rsidR="00DC2CE4" w:rsidRDefault="00DC2CE4" w:rsidP="00DC2CE4">
            <w:pPr>
              <w:pStyle w:val="XML1"/>
              <w:rPr>
                <w:ins w:id="1433" w:author="Thomas Dietz" w:date="2012-08-10T14:48:00Z"/>
              </w:rPr>
            </w:pPr>
            <w:ins w:id="1434" w:author="Thomas Dietz" w:date="2012-08-10T14:48:00Z">
              <w:r>
                <w:t xml:space="preserve">              MUST always be 1.1.1.</w:t>
              </w:r>
            </w:ins>
          </w:p>
          <w:p w14:paraId="41129F29" w14:textId="77777777" w:rsidR="00DC2CE4" w:rsidRDefault="00DC2CE4" w:rsidP="00DC2CE4">
            <w:pPr>
              <w:pStyle w:val="XML1"/>
              <w:rPr>
                <w:ins w:id="1435" w:author="Thomas Dietz" w:date="2012-08-10T14:48:00Z"/>
              </w:rPr>
            </w:pPr>
          </w:p>
          <w:p w14:paraId="0270BDB1" w14:textId="77777777" w:rsidR="00DC2CE4" w:rsidRDefault="00DC2CE4" w:rsidP="00DC2CE4">
            <w:pPr>
              <w:pStyle w:val="XML1"/>
              <w:rPr>
                <w:ins w:id="1436" w:author="Thomas Dietz" w:date="2012-08-10T14:48:00Z"/>
              </w:rPr>
            </w:pPr>
            <w:ins w:id="1437" w:author="Thomas Dietz" w:date="2012-08-10T14:48:00Z">
              <w:r>
                <w:t xml:space="preserve">              This object can be used to identify the OF-CONFIG version</w:t>
              </w:r>
            </w:ins>
          </w:p>
          <w:p w14:paraId="3A29E1F4" w14:textId="77777777" w:rsidR="00DC2CE4" w:rsidRDefault="00DC2CE4" w:rsidP="00DC2CE4">
            <w:pPr>
              <w:pStyle w:val="XML1"/>
              <w:rPr>
                <w:ins w:id="1438" w:author="Thomas Dietz" w:date="2012-08-10T14:48:00Z"/>
              </w:rPr>
            </w:pPr>
            <w:ins w:id="1439" w:author="Thomas Dietz" w:date="2012-08-10T14:48:00Z">
              <w:r>
                <w:t xml:space="preserve">              a capable switch supports beginning with version 1.1.1 of </w:t>
              </w:r>
            </w:ins>
          </w:p>
          <w:p w14:paraId="73CE1F63" w14:textId="08E9571C" w:rsidR="00DC2CE4" w:rsidRDefault="00DC2CE4" w:rsidP="00DC2CE4">
            <w:pPr>
              <w:pStyle w:val="XML1"/>
              <w:rPr>
                <w:ins w:id="1440" w:author="Thomas Dietz" w:date="2012-08-10T14:48:00Z"/>
              </w:rPr>
            </w:pPr>
            <w:ins w:id="1441" w:author="Thomas Dietz" w:date="2012-08-10T14:48:00Z">
              <w:r>
                <w:t xml:space="preserve">              OF-CONFIG. In add</w:t>
              </w:r>
            </w:ins>
            <w:ins w:id="1442" w:author="Deepak Bansal (AZURE)" w:date="2012-08-23T15:41:00Z">
              <w:r w:rsidR="00EF7C1F">
                <w:t>i</w:t>
              </w:r>
            </w:ins>
            <w:ins w:id="1443" w:author="Thomas Dietz" w:date="2012-08-10T14:48:00Z">
              <w:r>
                <w:t>tion the supported version can be</w:t>
              </w:r>
            </w:ins>
          </w:p>
          <w:p w14:paraId="45971053" w14:textId="77777777" w:rsidR="00DC2CE4" w:rsidRDefault="00DC2CE4" w:rsidP="00DC2CE4">
            <w:pPr>
              <w:pStyle w:val="XML1"/>
              <w:rPr>
                <w:ins w:id="1444" w:author="Thomas Dietz" w:date="2012-08-10T14:48:00Z"/>
              </w:rPr>
            </w:pPr>
            <w:ins w:id="1445" w:author="Thomas Dietz" w:date="2012-08-10T14:48:00Z">
              <w:r>
                <w:t xml:space="preserve">              determined by the namespace the OpenFlow Capable Switch</w:t>
              </w:r>
            </w:ins>
          </w:p>
          <w:p w14:paraId="4F5A27A1" w14:textId="77777777" w:rsidR="00DC2CE4" w:rsidRDefault="00DC2CE4" w:rsidP="00DC2CE4">
            <w:pPr>
              <w:pStyle w:val="XML1"/>
              <w:rPr>
                <w:ins w:id="1446" w:author="Thomas Dietz" w:date="2012-08-10T14:48:00Z"/>
              </w:rPr>
            </w:pPr>
            <w:ins w:id="1447" w:author="Thomas Dietz" w:date="2012-08-10T14:48:00Z">
              <w:r>
                <w:t xml:space="preserve">              returns to configuration request of an element (like </w:t>
              </w:r>
            </w:ins>
          </w:p>
          <w:p w14:paraId="50AF1F68" w14:textId="77777777" w:rsidR="00DC2CE4" w:rsidRDefault="00DC2CE4" w:rsidP="00DC2CE4">
            <w:pPr>
              <w:pStyle w:val="XML1"/>
              <w:rPr>
                <w:ins w:id="1448" w:author="Thomas Dietz" w:date="2012-08-10T14:48:00Z"/>
              </w:rPr>
            </w:pPr>
            <w:ins w:id="1449" w:author="Thomas Dietz" w:date="2012-08-10T14:48:00Z">
              <w:r>
                <w:t xml:space="preserve">              capable-switch) that is present in all OF-CONFIG versions</w:t>
              </w:r>
            </w:ins>
          </w:p>
          <w:p w14:paraId="6954C367" w14:textId="77777777" w:rsidR="00DC2CE4" w:rsidRDefault="00DC2CE4" w:rsidP="00DC2CE4">
            <w:pPr>
              <w:pStyle w:val="XML1"/>
              <w:rPr>
                <w:ins w:id="1450" w:author="Thomas Dietz" w:date="2012-08-10T14:48:00Z"/>
              </w:rPr>
            </w:pPr>
            <w:ins w:id="1451" w:author="Thomas Dietz" w:date="2012-08-10T14:48:00Z">
              <w:r>
                <w:t xml:space="preserve">              specified so far. This is the only possiblity to identify</w:t>
              </w:r>
            </w:ins>
          </w:p>
          <w:p w14:paraId="73D93276" w14:textId="77777777" w:rsidR="00DC2CE4" w:rsidRDefault="00DC2CE4" w:rsidP="00DC2CE4">
            <w:pPr>
              <w:pStyle w:val="XML1"/>
              <w:rPr>
                <w:ins w:id="1452" w:author="Thomas Dietz" w:date="2012-08-10T14:48:00Z"/>
              </w:rPr>
            </w:pPr>
            <w:ins w:id="1453" w:author="Thomas Dietz" w:date="2012-08-10T14:48:00Z">
              <w:r>
                <w:t xml:space="preserve">              OF-CONFIG versions prior to OF-CONFIG 1.1.1.</w:t>
              </w:r>
            </w:ins>
          </w:p>
          <w:p w14:paraId="6E71D638" w14:textId="77777777" w:rsidR="00DC2CE4" w:rsidRDefault="00DC2CE4" w:rsidP="00DC2CE4">
            <w:pPr>
              <w:pStyle w:val="XML1"/>
              <w:rPr>
                <w:ins w:id="1454" w:author="Thomas Dietz" w:date="2012-08-10T14:48:00Z"/>
              </w:rPr>
            </w:pPr>
            <w:ins w:id="1455" w:author="Thomas Dietz" w:date="2012-08-10T14:48:00Z">
              <w:r>
                <w:t xml:space="preserve">            &lt;/xs:documentation&gt;</w:t>
              </w:r>
            </w:ins>
          </w:p>
          <w:p w14:paraId="20341E34" w14:textId="77777777" w:rsidR="00DC2CE4" w:rsidRDefault="00DC2CE4" w:rsidP="00DC2CE4">
            <w:pPr>
              <w:pStyle w:val="XML1"/>
              <w:rPr>
                <w:ins w:id="1456" w:author="Thomas Dietz" w:date="2012-08-10T14:48:00Z"/>
              </w:rPr>
            </w:pPr>
            <w:ins w:id="1457" w:author="Thomas Dietz" w:date="2012-08-10T14:48:00Z">
              <w:r>
                <w:t xml:space="preserve">          &lt;/xs:annotation&gt;</w:t>
              </w:r>
            </w:ins>
          </w:p>
          <w:p w14:paraId="0A776E1C" w14:textId="77777777" w:rsidR="00DC2CE4" w:rsidRDefault="00DC2CE4" w:rsidP="00DC2CE4">
            <w:pPr>
              <w:pStyle w:val="XML1"/>
              <w:rPr>
                <w:ins w:id="1458" w:author="Thomas Dietz" w:date="2012-08-10T14:48:00Z"/>
              </w:rPr>
            </w:pPr>
            <w:ins w:id="1459" w:author="Thomas Dietz" w:date="2012-08-10T14:48:00Z">
              <w:r>
                <w:t xml:space="preserve">        &lt;/xs:element&gt;</w:t>
              </w:r>
            </w:ins>
          </w:p>
          <w:p w14:paraId="22C7EB03" w14:textId="77777777" w:rsidR="00DC2CE4" w:rsidRDefault="00DC2CE4" w:rsidP="00DC2CE4">
            <w:pPr>
              <w:pStyle w:val="XML1"/>
              <w:rPr>
                <w:ins w:id="1460" w:author="Thomas Dietz" w:date="2012-08-10T14:48:00Z"/>
              </w:rPr>
            </w:pPr>
            <w:ins w:id="1461" w:author="Thomas Dietz" w:date="2012-08-10T14:48:00Z">
              <w:r>
                <w:t xml:space="preserve">        &lt;xs:element name="configuration-points" minOccurs="0"&gt;</w:t>
              </w:r>
            </w:ins>
          </w:p>
          <w:p w14:paraId="6A8F8676" w14:textId="77777777" w:rsidR="00DC2CE4" w:rsidRDefault="00DC2CE4" w:rsidP="00DC2CE4">
            <w:pPr>
              <w:pStyle w:val="XML1"/>
              <w:rPr>
                <w:ins w:id="1462" w:author="Thomas Dietz" w:date="2012-08-10T14:48:00Z"/>
              </w:rPr>
            </w:pPr>
            <w:ins w:id="1463" w:author="Thomas Dietz" w:date="2012-08-10T14:48:00Z">
              <w:r>
                <w:t xml:space="preserve">          &lt;xs:complexType&gt;</w:t>
              </w:r>
            </w:ins>
          </w:p>
          <w:p w14:paraId="1F265BCC" w14:textId="77777777" w:rsidR="00DC2CE4" w:rsidRDefault="00DC2CE4" w:rsidP="00DC2CE4">
            <w:pPr>
              <w:pStyle w:val="XML1"/>
              <w:rPr>
                <w:ins w:id="1464" w:author="Thomas Dietz" w:date="2012-08-10T14:48:00Z"/>
              </w:rPr>
            </w:pPr>
            <w:ins w:id="1465" w:author="Thomas Dietz" w:date="2012-08-10T14:48:00Z">
              <w:r>
                <w:t xml:space="preserve">            &lt;xs:sequence&gt;</w:t>
              </w:r>
            </w:ins>
          </w:p>
          <w:p w14:paraId="1D9C6F69" w14:textId="77777777" w:rsidR="00DC2CE4" w:rsidRDefault="00DC2CE4" w:rsidP="00DC2CE4">
            <w:pPr>
              <w:pStyle w:val="XML1"/>
              <w:rPr>
                <w:ins w:id="1466" w:author="Thomas Dietz" w:date="2012-08-10T14:48:00Z"/>
              </w:rPr>
            </w:pPr>
            <w:ins w:id="1467" w:author="Thomas Dietz" w:date="2012-08-10T14:48:00Z">
              <w:r>
                <w:t xml:space="preserve">              &lt;xs:element name="configuration-point" minOccurs="0" maxOccurs="unbounded"&gt;</w:t>
              </w:r>
            </w:ins>
          </w:p>
          <w:p w14:paraId="156AE1DE" w14:textId="77777777" w:rsidR="00DC2CE4" w:rsidRDefault="00DC2CE4" w:rsidP="00DC2CE4">
            <w:pPr>
              <w:pStyle w:val="XML1"/>
              <w:rPr>
                <w:ins w:id="1468" w:author="Thomas Dietz" w:date="2012-08-10T14:48:00Z"/>
              </w:rPr>
            </w:pPr>
            <w:ins w:id="1469" w:author="Thomas Dietz" w:date="2012-08-10T14:48:00Z">
              <w:r>
                <w:t xml:space="preserve">                &lt;xs:annotation&gt;</w:t>
              </w:r>
            </w:ins>
          </w:p>
          <w:p w14:paraId="4067C981" w14:textId="77777777" w:rsidR="00DC2CE4" w:rsidRDefault="00DC2CE4" w:rsidP="00DC2CE4">
            <w:pPr>
              <w:pStyle w:val="XML1"/>
              <w:rPr>
                <w:ins w:id="1470" w:author="Thomas Dietz" w:date="2012-08-10T14:48:00Z"/>
              </w:rPr>
            </w:pPr>
            <w:ins w:id="1471" w:author="Thomas Dietz" w:date="2012-08-10T14:48:00Z">
              <w:r>
                <w:t xml:space="preserve">                  &lt;xs:documentation&gt;</w:t>
              </w:r>
            </w:ins>
          </w:p>
          <w:p w14:paraId="68AA3B1E" w14:textId="77777777" w:rsidR="00DC2CE4" w:rsidRDefault="00DC2CE4" w:rsidP="00DC2CE4">
            <w:pPr>
              <w:pStyle w:val="XML1"/>
              <w:rPr>
                <w:ins w:id="1472" w:author="Thomas Dietz" w:date="2012-08-10T14:48:00Z"/>
              </w:rPr>
            </w:pPr>
            <w:ins w:id="1473" w:author="Thomas Dietz" w:date="2012-08-10T14:48:00Z">
              <w:r>
                <w:t xml:space="preserve">                    The list of all Configuration Points known to</w:t>
              </w:r>
            </w:ins>
          </w:p>
          <w:p w14:paraId="65AAE542" w14:textId="77777777" w:rsidR="00DC2CE4" w:rsidRDefault="00DC2CE4" w:rsidP="00DC2CE4">
            <w:pPr>
              <w:pStyle w:val="XML1"/>
              <w:rPr>
                <w:ins w:id="1474" w:author="Thomas Dietz" w:date="2012-08-10T14:48:00Z"/>
              </w:rPr>
            </w:pPr>
            <w:ins w:id="1475" w:author="Thomas Dietz" w:date="2012-08-10T14:48:00Z">
              <w:r>
                <w:t xml:space="preserve">                    the OpenFlow Capable Switch that may manage it using</w:t>
              </w:r>
            </w:ins>
          </w:p>
          <w:p w14:paraId="6829FC60" w14:textId="77777777" w:rsidR="00DC2CE4" w:rsidRDefault="00DC2CE4" w:rsidP="00DC2CE4">
            <w:pPr>
              <w:pStyle w:val="XML1"/>
              <w:rPr>
                <w:ins w:id="1476" w:author="Thomas Dietz" w:date="2012-08-10T14:48:00Z"/>
              </w:rPr>
            </w:pPr>
            <w:ins w:id="1477" w:author="Thomas Dietz" w:date="2012-08-10T14:48:00Z">
              <w:r>
                <w:t xml:space="preserve">                    OF-CONFIG.</w:t>
              </w:r>
            </w:ins>
          </w:p>
          <w:p w14:paraId="2DC3E231" w14:textId="77777777" w:rsidR="00DC2CE4" w:rsidRDefault="00DC2CE4" w:rsidP="00DC2CE4">
            <w:pPr>
              <w:pStyle w:val="XML1"/>
              <w:rPr>
                <w:ins w:id="1478" w:author="Thomas Dietz" w:date="2012-08-10T14:48:00Z"/>
              </w:rPr>
            </w:pPr>
          </w:p>
          <w:p w14:paraId="4EC93A2E" w14:textId="77777777" w:rsidR="00DC2CE4" w:rsidRDefault="00DC2CE4" w:rsidP="00DC2CE4">
            <w:pPr>
              <w:pStyle w:val="XML1"/>
              <w:rPr>
                <w:ins w:id="1479" w:author="Thomas Dietz" w:date="2012-08-10T14:48:00Z"/>
              </w:rPr>
            </w:pPr>
            <w:ins w:id="1480" w:author="Thomas Dietz" w:date="2012-08-10T14:48:00Z">
              <w:r>
                <w:t xml:space="preserve">                    The element 'id' of OFConfigurationType MUST be unique</w:t>
              </w:r>
            </w:ins>
          </w:p>
          <w:p w14:paraId="18C9E263" w14:textId="77777777" w:rsidR="00DC2CE4" w:rsidRDefault="00DC2CE4" w:rsidP="00DC2CE4">
            <w:pPr>
              <w:pStyle w:val="XML1"/>
              <w:rPr>
                <w:ins w:id="1481" w:author="Thomas Dietz" w:date="2012-08-10T14:48:00Z"/>
              </w:rPr>
            </w:pPr>
            <w:ins w:id="1482" w:author="Thomas Dietz" w:date="2012-08-10T14:48:00Z">
              <w:r>
                <w:t xml:space="preserve">                    within this list.</w:t>
              </w:r>
            </w:ins>
          </w:p>
          <w:p w14:paraId="13FEA41E" w14:textId="77777777" w:rsidR="00DC2CE4" w:rsidRDefault="00DC2CE4" w:rsidP="00DC2CE4">
            <w:pPr>
              <w:pStyle w:val="XML1"/>
              <w:rPr>
                <w:ins w:id="1483" w:author="Thomas Dietz" w:date="2012-08-10T14:48:00Z"/>
              </w:rPr>
            </w:pPr>
            <w:ins w:id="1484" w:author="Thomas Dietz" w:date="2012-08-10T14:48:00Z">
              <w:r>
                <w:t xml:space="preserve">                  &lt;/xs:documentation&gt;</w:t>
              </w:r>
            </w:ins>
          </w:p>
          <w:p w14:paraId="2AEAD68F" w14:textId="77777777" w:rsidR="00DC2CE4" w:rsidRDefault="00DC2CE4" w:rsidP="00DC2CE4">
            <w:pPr>
              <w:pStyle w:val="XML1"/>
              <w:rPr>
                <w:ins w:id="1485" w:author="Thomas Dietz" w:date="2012-08-10T14:48:00Z"/>
              </w:rPr>
            </w:pPr>
            <w:ins w:id="1486" w:author="Thomas Dietz" w:date="2012-08-10T14:48:00Z">
              <w:r>
                <w:t xml:space="preserve">                &lt;/xs:annotation&gt;</w:t>
              </w:r>
            </w:ins>
          </w:p>
          <w:p w14:paraId="0E36069E" w14:textId="77777777" w:rsidR="00DC2CE4" w:rsidRDefault="00DC2CE4" w:rsidP="00DC2CE4">
            <w:pPr>
              <w:pStyle w:val="XML1"/>
              <w:rPr>
                <w:ins w:id="1487" w:author="Thomas Dietz" w:date="2012-08-10T14:48:00Z"/>
              </w:rPr>
            </w:pPr>
            <w:ins w:id="1488" w:author="Thomas Dietz" w:date="2012-08-10T14:48:00Z">
              <w:r>
                <w:t xml:space="preserve">                &lt;xs:complexType&gt;</w:t>
              </w:r>
            </w:ins>
          </w:p>
          <w:p w14:paraId="49A886A2" w14:textId="77777777" w:rsidR="00DC2CE4" w:rsidRDefault="00DC2CE4" w:rsidP="00DC2CE4">
            <w:pPr>
              <w:pStyle w:val="XML1"/>
              <w:rPr>
                <w:ins w:id="1489" w:author="Thomas Dietz" w:date="2012-08-10T14:48:00Z"/>
              </w:rPr>
            </w:pPr>
            <w:ins w:id="1490" w:author="Thomas Dietz" w:date="2012-08-10T14:48:00Z">
              <w:r>
                <w:t xml:space="preserve">                  &lt;xs:sequence&gt;</w:t>
              </w:r>
            </w:ins>
          </w:p>
          <w:p w14:paraId="6141C745" w14:textId="77777777" w:rsidR="00DC2CE4" w:rsidRDefault="00DC2CE4" w:rsidP="00DC2CE4">
            <w:pPr>
              <w:pStyle w:val="XML1"/>
              <w:rPr>
                <w:ins w:id="1491" w:author="Thomas Dietz" w:date="2012-08-10T14:48:00Z"/>
              </w:rPr>
            </w:pPr>
            <w:ins w:id="1492" w:author="Thomas Dietz" w:date="2012-08-10T14:48:00Z">
              <w:r>
                <w:t xml:space="preserve">                    &lt;xs:group ref="OFConfigurationPointType"/&gt;</w:t>
              </w:r>
            </w:ins>
          </w:p>
          <w:p w14:paraId="33869AC7" w14:textId="77777777" w:rsidR="00DC2CE4" w:rsidRDefault="00DC2CE4" w:rsidP="00DC2CE4">
            <w:pPr>
              <w:pStyle w:val="XML1"/>
              <w:rPr>
                <w:ins w:id="1493" w:author="Thomas Dietz" w:date="2012-08-10T14:48:00Z"/>
              </w:rPr>
            </w:pPr>
            <w:ins w:id="1494" w:author="Thomas Dietz" w:date="2012-08-10T14:48:00Z">
              <w:r>
                <w:t xml:space="preserve">                  &lt;/xs:sequence&gt;</w:t>
              </w:r>
            </w:ins>
          </w:p>
          <w:p w14:paraId="4DEC8FAC" w14:textId="77777777" w:rsidR="00DC2CE4" w:rsidRDefault="00DC2CE4" w:rsidP="00DC2CE4">
            <w:pPr>
              <w:pStyle w:val="XML1"/>
              <w:rPr>
                <w:ins w:id="1495" w:author="Thomas Dietz" w:date="2012-08-10T14:48:00Z"/>
              </w:rPr>
            </w:pPr>
            <w:ins w:id="1496" w:author="Thomas Dietz" w:date="2012-08-10T14:48:00Z">
              <w:r>
                <w:t xml:space="preserve">                &lt;/xs:complexType&gt;</w:t>
              </w:r>
            </w:ins>
          </w:p>
          <w:p w14:paraId="075088FD" w14:textId="77777777" w:rsidR="00DC2CE4" w:rsidRDefault="00DC2CE4" w:rsidP="00DC2CE4">
            <w:pPr>
              <w:pStyle w:val="XML1"/>
              <w:rPr>
                <w:ins w:id="1497" w:author="Thomas Dietz" w:date="2012-08-10T14:48:00Z"/>
              </w:rPr>
            </w:pPr>
            <w:ins w:id="1498" w:author="Thomas Dietz" w:date="2012-08-10T14:48:00Z">
              <w:r>
                <w:t xml:space="preserve">              &lt;/xs:element&gt;</w:t>
              </w:r>
            </w:ins>
          </w:p>
          <w:p w14:paraId="37A3FAAC" w14:textId="77777777" w:rsidR="00DC2CE4" w:rsidRDefault="00DC2CE4" w:rsidP="00DC2CE4">
            <w:pPr>
              <w:pStyle w:val="XML1"/>
              <w:rPr>
                <w:ins w:id="1499" w:author="Thomas Dietz" w:date="2012-08-10T14:48:00Z"/>
              </w:rPr>
            </w:pPr>
            <w:ins w:id="1500" w:author="Thomas Dietz" w:date="2012-08-10T14:48:00Z">
              <w:r>
                <w:t xml:space="preserve">            &lt;/xs:sequence&gt;</w:t>
              </w:r>
            </w:ins>
          </w:p>
          <w:p w14:paraId="28D46B22" w14:textId="77777777" w:rsidR="00DC2CE4" w:rsidRDefault="00DC2CE4" w:rsidP="00DC2CE4">
            <w:pPr>
              <w:pStyle w:val="XML1"/>
              <w:rPr>
                <w:ins w:id="1501" w:author="Thomas Dietz" w:date="2012-08-10T14:48:00Z"/>
              </w:rPr>
            </w:pPr>
            <w:ins w:id="1502" w:author="Thomas Dietz" w:date="2012-08-10T14:48:00Z">
              <w:r>
                <w:t xml:space="preserve">          &lt;/xs:complexType&gt;</w:t>
              </w:r>
            </w:ins>
          </w:p>
          <w:p w14:paraId="781EB83D" w14:textId="77777777" w:rsidR="00DC2CE4" w:rsidRDefault="00DC2CE4" w:rsidP="00DC2CE4">
            <w:pPr>
              <w:pStyle w:val="XML1"/>
              <w:rPr>
                <w:ins w:id="1503" w:author="Thomas Dietz" w:date="2012-08-10T14:48:00Z"/>
              </w:rPr>
            </w:pPr>
            <w:ins w:id="1504" w:author="Thomas Dietz" w:date="2012-08-10T14:48:00Z">
              <w:r>
                <w:t xml:space="preserve">          &lt;xs:key name="key_configuration-points_capable-switch_configuration-point"&gt;</w:t>
              </w:r>
            </w:ins>
          </w:p>
          <w:p w14:paraId="4D8EE18A" w14:textId="77777777" w:rsidR="00DC2CE4" w:rsidRDefault="00DC2CE4" w:rsidP="00DC2CE4">
            <w:pPr>
              <w:pStyle w:val="XML1"/>
              <w:rPr>
                <w:ins w:id="1505" w:author="Thomas Dietz" w:date="2012-08-10T14:48:00Z"/>
              </w:rPr>
            </w:pPr>
            <w:ins w:id="1506" w:author="Thomas Dietz" w:date="2012-08-10T14:48:00Z">
              <w:r>
                <w:t xml:space="preserve">            &lt;xs:selector xpath="of11-config:configuration-point"/&gt;</w:t>
              </w:r>
            </w:ins>
          </w:p>
          <w:p w14:paraId="7D6F3BD4" w14:textId="77777777" w:rsidR="00DC2CE4" w:rsidRDefault="00DC2CE4" w:rsidP="00DC2CE4">
            <w:pPr>
              <w:pStyle w:val="XML1"/>
              <w:rPr>
                <w:ins w:id="1507" w:author="Thomas Dietz" w:date="2012-08-10T14:48:00Z"/>
              </w:rPr>
            </w:pPr>
            <w:ins w:id="1508" w:author="Thomas Dietz" w:date="2012-08-10T14:48:00Z">
              <w:r>
                <w:t xml:space="preserve">            &lt;xs:field xpath="of11-config:id"/&gt;</w:t>
              </w:r>
            </w:ins>
          </w:p>
          <w:p w14:paraId="2F5725E8" w14:textId="77777777" w:rsidR="00DC2CE4" w:rsidRDefault="00DC2CE4" w:rsidP="00DC2CE4">
            <w:pPr>
              <w:pStyle w:val="XML1"/>
              <w:rPr>
                <w:ins w:id="1509" w:author="Thomas Dietz" w:date="2012-08-10T14:48:00Z"/>
              </w:rPr>
            </w:pPr>
            <w:ins w:id="1510" w:author="Thomas Dietz" w:date="2012-08-10T14:48:00Z">
              <w:r>
                <w:t xml:space="preserve">          &lt;/xs:key&gt;</w:t>
              </w:r>
            </w:ins>
          </w:p>
          <w:p w14:paraId="3D5612B8" w14:textId="77777777" w:rsidR="00DC2CE4" w:rsidRDefault="00DC2CE4" w:rsidP="00DC2CE4">
            <w:pPr>
              <w:pStyle w:val="XML1"/>
              <w:rPr>
                <w:ins w:id="1511" w:author="Thomas Dietz" w:date="2012-08-10T14:48:00Z"/>
              </w:rPr>
            </w:pPr>
            <w:ins w:id="1512" w:author="Thomas Dietz" w:date="2012-08-10T14:48:00Z">
              <w:r>
                <w:t xml:space="preserve">        &lt;/xs:element&gt;</w:t>
              </w:r>
            </w:ins>
          </w:p>
          <w:p w14:paraId="2A18E3BA" w14:textId="77777777" w:rsidR="00DC2CE4" w:rsidRDefault="00DC2CE4" w:rsidP="00DC2CE4">
            <w:pPr>
              <w:pStyle w:val="XML1"/>
              <w:rPr>
                <w:ins w:id="1513" w:author="Thomas Dietz" w:date="2012-08-10T14:48:00Z"/>
              </w:rPr>
            </w:pPr>
            <w:ins w:id="1514" w:author="Thomas Dietz" w:date="2012-08-10T14:48:00Z">
              <w:r>
                <w:lastRenderedPageBreak/>
                <w:t xml:space="preserve">        &lt;xs:element name="resources" minOccurs="0"&gt;</w:t>
              </w:r>
            </w:ins>
          </w:p>
          <w:p w14:paraId="17E529F8" w14:textId="77777777" w:rsidR="00DC2CE4" w:rsidRDefault="00DC2CE4" w:rsidP="00DC2CE4">
            <w:pPr>
              <w:pStyle w:val="XML1"/>
              <w:rPr>
                <w:ins w:id="1515" w:author="Thomas Dietz" w:date="2012-08-10T14:48:00Z"/>
              </w:rPr>
            </w:pPr>
            <w:ins w:id="1516" w:author="Thomas Dietz" w:date="2012-08-10T14:48:00Z">
              <w:r>
                <w:t xml:space="preserve">          &lt;xs:annotation&gt;</w:t>
              </w:r>
            </w:ins>
          </w:p>
          <w:p w14:paraId="4D87C8F0" w14:textId="77777777" w:rsidR="00DC2CE4" w:rsidRDefault="00DC2CE4" w:rsidP="00DC2CE4">
            <w:pPr>
              <w:pStyle w:val="XML1"/>
              <w:rPr>
                <w:ins w:id="1517" w:author="Thomas Dietz" w:date="2012-08-10T14:48:00Z"/>
              </w:rPr>
            </w:pPr>
            <w:ins w:id="1518" w:author="Thomas Dietz" w:date="2012-08-10T14:48:00Z">
              <w:r>
                <w:t xml:space="preserve">            &lt;xs:documentation&gt;</w:t>
              </w:r>
            </w:ins>
          </w:p>
          <w:p w14:paraId="6D3481B7" w14:textId="77777777" w:rsidR="00DC2CE4" w:rsidRDefault="00DC2CE4" w:rsidP="00DC2CE4">
            <w:pPr>
              <w:pStyle w:val="XML1"/>
              <w:rPr>
                <w:ins w:id="1519" w:author="Thomas Dietz" w:date="2012-08-10T14:48:00Z"/>
              </w:rPr>
            </w:pPr>
            <w:ins w:id="1520" w:author="Thomas Dietz" w:date="2012-08-10T14:48:00Z">
              <w:r>
                <w:t xml:space="preserve">              A lists containing all resources of the OpenFlow</w:t>
              </w:r>
            </w:ins>
          </w:p>
          <w:p w14:paraId="12614437" w14:textId="77777777" w:rsidR="00DC2CE4" w:rsidRDefault="00DC2CE4" w:rsidP="00DC2CE4">
            <w:pPr>
              <w:pStyle w:val="XML1"/>
              <w:rPr>
                <w:ins w:id="1521" w:author="Thomas Dietz" w:date="2012-08-10T14:48:00Z"/>
              </w:rPr>
            </w:pPr>
            <w:ins w:id="1522" w:author="Thomas Dietz" w:date="2012-08-10T14:48:00Z">
              <w:r>
                <w:t xml:space="preserve">              Capable Switch that can be used by OpenFlow Logical</w:t>
              </w:r>
            </w:ins>
          </w:p>
          <w:p w14:paraId="3882B9B0" w14:textId="77777777" w:rsidR="00DC2CE4" w:rsidRDefault="00DC2CE4" w:rsidP="00DC2CE4">
            <w:pPr>
              <w:pStyle w:val="XML1"/>
              <w:rPr>
                <w:ins w:id="1523" w:author="Thomas Dietz" w:date="2012-08-10T14:48:00Z"/>
              </w:rPr>
            </w:pPr>
            <w:ins w:id="1524" w:author="Thomas Dietz" w:date="2012-08-10T14:48:00Z">
              <w:r>
                <w:t xml:space="preserve">              Switches.  Resources are listed here independent of their</w:t>
              </w:r>
            </w:ins>
          </w:p>
          <w:p w14:paraId="0A1A6843" w14:textId="77777777" w:rsidR="00DC2CE4" w:rsidRDefault="00DC2CE4" w:rsidP="00DC2CE4">
            <w:pPr>
              <w:pStyle w:val="XML1"/>
              <w:rPr>
                <w:ins w:id="1525" w:author="Thomas Dietz" w:date="2012-08-10T14:48:00Z"/>
              </w:rPr>
            </w:pPr>
            <w:ins w:id="1526" w:author="Thomas Dietz" w:date="2012-08-10T14:48:00Z">
              <w:r>
                <w:t xml:space="preserve">              actual assignment to OpenFlow Logical Switches.  They may</w:t>
              </w:r>
            </w:ins>
          </w:p>
          <w:p w14:paraId="321E8538" w14:textId="77777777" w:rsidR="00DC2CE4" w:rsidRDefault="00DC2CE4" w:rsidP="00DC2CE4">
            <w:pPr>
              <w:pStyle w:val="XML1"/>
              <w:rPr>
                <w:ins w:id="1527" w:author="Thomas Dietz" w:date="2012-08-10T14:48:00Z"/>
              </w:rPr>
            </w:pPr>
            <w:ins w:id="1528" w:author="Thomas Dietz" w:date="2012-08-10T14:48:00Z">
              <w:r>
                <w:t xml:space="preserve">              be available to be assigned to an OpenFlow Logical Switch</w:t>
              </w:r>
            </w:ins>
          </w:p>
          <w:p w14:paraId="57E975A2" w14:textId="77777777" w:rsidR="00DC2CE4" w:rsidRDefault="00DC2CE4" w:rsidP="00DC2CE4">
            <w:pPr>
              <w:pStyle w:val="XML1"/>
              <w:rPr>
                <w:ins w:id="1529" w:author="Thomas Dietz" w:date="2012-08-10T14:48:00Z"/>
              </w:rPr>
            </w:pPr>
            <w:ins w:id="1530" w:author="Thomas Dietz" w:date="2012-08-10T14:48:00Z">
              <w:r>
                <w:t xml:space="preserve">              or already in use by an OpenFlow Logical Switch.</w:t>
              </w:r>
            </w:ins>
          </w:p>
          <w:p w14:paraId="32529BD9" w14:textId="77777777" w:rsidR="00DC2CE4" w:rsidRDefault="00DC2CE4" w:rsidP="00DC2CE4">
            <w:pPr>
              <w:pStyle w:val="XML1"/>
              <w:rPr>
                <w:ins w:id="1531" w:author="Thomas Dietz" w:date="2012-08-10T14:48:00Z"/>
              </w:rPr>
            </w:pPr>
            <w:ins w:id="1532" w:author="Thomas Dietz" w:date="2012-08-10T14:48:00Z">
              <w:r>
                <w:t xml:space="preserve">            &lt;/xs:documentation&gt;</w:t>
              </w:r>
            </w:ins>
          </w:p>
          <w:p w14:paraId="26319F10" w14:textId="77777777" w:rsidR="00DC2CE4" w:rsidRDefault="00DC2CE4" w:rsidP="00DC2CE4">
            <w:pPr>
              <w:pStyle w:val="XML1"/>
              <w:rPr>
                <w:ins w:id="1533" w:author="Thomas Dietz" w:date="2012-08-10T14:48:00Z"/>
              </w:rPr>
            </w:pPr>
            <w:ins w:id="1534" w:author="Thomas Dietz" w:date="2012-08-10T14:48:00Z">
              <w:r>
                <w:t xml:space="preserve">          &lt;/xs:annotation&gt;</w:t>
              </w:r>
            </w:ins>
          </w:p>
          <w:p w14:paraId="58AFEA60" w14:textId="77777777" w:rsidR="00DC2CE4" w:rsidRDefault="00DC2CE4" w:rsidP="00DC2CE4">
            <w:pPr>
              <w:pStyle w:val="XML1"/>
              <w:rPr>
                <w:ins w:id="1535" w:author="Thomas Dietz" w:date="2012-08-10T14:48:00Z"/>
              </w:rPr>
            </w:pPr>
            <w:ins w:id="1536" w:author="Thomas Dietz" w:date="2012-08-10T14:48:00Z">
              <w:r>
                <w:t xml:space="preserve">          &lt;xs:complexType&gt;</w:t>
              </w:r>
            </w:ins>
          </w:p>
          <w:p w14:paraId="6FBF3C3D" w14:textId="77777777" w:rsidR="00DC2CE4" w:rsidRDefault="00DC2CE4" w:rsidP="00DC2CE4">
            <w:pPr>
              <w:pStyle w:val="XML1"/>
              <w:rPr>
                <w:ins w:id="1537" w:author="Thomas Dietz" w:date="2012-08-10T14:48:00Z"/>
              </w:rPr>
            </w:pPr>
            <w:ins w:id="1538" w:author="Thomas Dietz" w:date="2012-08-10T14:48:00Z">
              <w:r>
                <w:t xml:space="preserve">            &lt;xs:sequence&gt;</w:t>
              </w:r>
            </w:ins>
          </w:p>
          <w:p w14:paraId="1676E86C" w14:textId="77777777" w:rsidR="00DC2CE4" w:rsidRDefault="00DC2CE4" w:rsidP="00DC2CE4">
            <w:pPr>
              <w:pStyle w:val="XML1"/>
              <w:rPr>
                <w:ins w:id="1539" w:author="Thomas Dietz" w:date="2012-08-10T14:48:00Z"/>
              </w:rPr>
            </w:pPr>
            <w:ins w:id="1540" w:author="Thomas Dietz" w:date="2012-08-10T14:48:00Z">
              <w:r>
                <w:t xml:space="preserve">              &lt;xs:element name="port" minOccurs="0" maxOccurs="unbounded"&gt;</w:t>
              </w:r>
            </w:ins>
          </w:p>
          <w:p w14:paraId="6ABF3F3D" w14:textId="77777777" w:rsidR="00DC2CE4" w:rsidRDefault="00DC2CE4" w:rsidP="00DC2CE4">
            <w:pPr>
              <w:pStyle w:val="XML1"/>
              <w:rPr>
                <w:ins w:id="1541" w:author="Thomas Dietz" w:date="2012-08-10T14:48:00Z"/>
              </w:rPr>
            </w:pPr>
            <w:ins w:id="1542" w:author="Thomas Dietz" w:date="2012-08-10T14:48:00Z">
              <w:r>
                <w:t xml:space="preserve">                &lt;xs:annotation&gt;</w:t>
              </w:r>
            </w:ins>
          </w:p>
          <w:p w14:paraId="45E9F65B" w14:textId="77777777" w:rsidR="00DC2CE4" w:rsidRDefault="00DC2CE4" w:rsidP="00DC2CE4">
            <w:pPr>
              <w:pStyle w:val="XML1"/>
              <w:rPr>
                <w:ins w:id="1543" w:author="Thomas Dietz" w:date="2012-08-10T14:48:00Z"/>
              </w:rPr>
            </w:pPr>
            <w:ins w:id="1544" w:author="Thomas Dietz" w:date="2012-08-10T14:48:00Z">
              <w:r>
                <w:t xml:space="preserve">                  &lt;xs:documentation&gt;</w:t>
              </w:r>
            </w:ins>
          </w:p>
          <w:p w14:paraId="3B9CC9D1" w14:textId="77777777" w:rsidR="00DC2CE4" w:rsidRDefault="00DC2CE4" w:rsidP="00DC2CE4">
            <w:pPr>
              <w:pStyle w:val="XML1"/>
              <w:rPr>
                <w:ins w:id="1545" w:author="Thomas Dietz" w:date="2012-08-10T14:48:00Z"/>
              </w:rPr>
            </w:pPr>
            <w:ins w:id="1546" w:author="Thomas Dietz" w:date="2012-08-10T14:48:00Z">
              <w:r>
                <w:t xml:space="preserve">                    The list contains all port resources of the</w:t>
              </w:r>
            </w:ins>
          </w:p>
          <w:p w14:paraId="08F718B7" w14:textId="77777777" w:rsidR="00DC2CE4" w:rsidRDefault="00DC2CE4" w:rsidP="00DC2CE4">
            <w:pPr>
              <w:pStyle w:val="XML1"/>
              <w:rPr>
                <w:ins w:id="1547" w:author="Thomas Dietz" w:date="2012-08-10T14:48:00Z"/>
              </w:rPr>
            </w:pPr>
            <w:ins w:id="1548" w:author="Thomas Dietz" w:date="2012-08-10T14:48:00Z">
              <w:r>
                <w:t xml:space="preserve">                    OpenFlow Capable Switch.</w:t>
              </w:r>
            </w:ins>
          </w:p>
          <w:p w14:paraId="0A7BEA64" w14:textId="77777777" w:rsidR="00DC2CE4" w:rsidRDefault="00DC2CE4" w:rsidP="00DC2CE4">
            <w:pPr>
              <w:pStyle w:val="XML1"/>
              <w:rPr>
                <w:ins w:id="1549" w:author="Thomas Dietz" w:date="2012-08-10T14:48:00Z"/>
              </w:rPr>
            </w:pPr>
          </w:p>
          <w:p w14:paraId="4EDBC3DC" w14:textId="77777777" w:rsidR="00DC2CE4" w:rsidRDefault="00DC2CE4" w:rsidP="00DC2CE4">
            <w:pPr>
              <w:pStyle w:val="XML1"/>
              <w:rPr>
                <w:ins w:id="1550" w:author="Thomas Dietz" w:date="2012-08-10T14:48:00Z"/>
              </w:rPr>
            </w:pPr>
            <w:ins w:id="1551" w:author="Thomas Dietz" w:date="2012-08-10T14:48:00Z">
              <w:r>
                <w:t xml:space="preserve">                    The element 'resource-id' of OFPortType MUST be unique</w:t>
              </w:r>
            </w:ins>
          </w:p>
          <w:p w14:paraId="5FF5BE57" w14:textId="77777777" w:rsidR="00DC2CE4" w:rsidRDefault="00DC2CE4" w:rsidP="00DC2CE4">
            <w:pPr>
              <w:pStyle w:val="XML1"/>
              <w:rPr>
                <w:ins w:id="1552" w:author="Thomas Dietz" w:date="2012-08-10T14:48:00Z"/>
              </w:rPr>
            </w:pPr>
            <w:ins w:id="1553" w:author="Thomas Dietz" w:date="2012-08-10T14:48:00Z">
              <w:r>
                <w:t xml:space="preserve">                    within this list.</w:t>
              </w:r>
            </w:ins>
          </w:p>
          <w:p w14:paraId="7193ED43" w14:textId="77777777" w:rsidR="00DC2CE4" w:rsidRDefault="00DC2CE4" w:rsidP="00DC2CE4">
            <w:pPr>
              <w:pStyle w:val="XML1"/>
              <w:rPr>
                <w:ins w:id="1554" w:author="Thomas Dietz" w:date="2012-08-10T14:48:00Z"/>
              </w:rPr>
            </w:pPr>
            <w:ins w:id="1555" w:author="Thomas Dietz" w:date="2012-08-10T14:48:00Z">
              <w:r>
                <w:t xml:space="preserve">                  &lt;/xs:documentation&gt;</w:t>
              </w:r>
            </w:ins>
          </w:p>
          <w:p w14:paraId="5302257D" w14:textId="77777777" w:rsidR="00DC2CE4" w:rsidRDefault="00DC2CE4" w:rsidP="00DC2CE4">
            <w:pPr>
              <w:pStyle w:val="XML1"/>
              <w:rPr>
                <w:ins w:id="1556" w:author="Thomas Dietz" w:date="2012-08-10T14:48:00Z"/>
              </w:rPr>
            </w:pPr>
            <w:ins w:id="1557" w:author="Thomas Dietz" w:date="2012-08-10T14:48:00Z">
              <w:r>
                <w:t xml:space="preserve">                &lt;/xs:annotation&gt;</w:t>
              </w:r>
            </w:ins>
          </w:p>
          <w:p w14:paraId="146519E2" w14:textId="77777777" w:rsidR="00DC2CE4" w:rsidRDefault="00DC2CE4" w:rsidP="00DC2CE4">
            <w:pPr>
              <w:pStyle w:val="XML1"/>
              <w:rPr>
                <w:ins w:id="1558" w:author="Thomas Dietz" w:date="2012-08-10T14:48:00Z"/>
              </w:rPr>
            </w:pPr>
            <w:ins w:id="1559" w:author="Thomas Dietz" w:date="2012-08-10T14:48:00Z">
              <w:r>
                <w:t xml:space="preserve">                &lt;xs:complexType&gt;</w:t>
              </w:r>
            </w:ins>
          </w:p>
          <w:p w14:paraId="059EB50B" w14:textId="77777777" w:rsidR="00DC2CE4" w:rsidRDefault="00DC2CE4" w:rsidP="00DC2CE4">
            <w:pPr>
              <w:pStyle w:val="XML1"/>
              <w:rPr>
                <w:ins w:id="1560" w:author="Thomas Dietz" w:date="2012-08-10T14:48:00Z"/>
              </w:rPr>
            </w:pPr>
            <w:ins w:id="1561" w:author="Thomas Dietz" w:date="2012-08-10T14:48:00Z">
              <w:r>
                <w:t xml:space="preserve">                  &lt;xs:sequence&gt;</w:t>
              </w:r>
            </w:ins>
          </w:p>
          <w:p w14:paraId="3494147B" w14:textId="77777777" w:rsidR="00DC2CE4" w:rsidRDefault="00DC2CE4" w:rsidP="00DC2CE4">
            <w:pPr>
              <w:pStyle w:val="XML1"/>
              <w:rPr>
                <w:ins w:id="1562" w:author="Thomas Dietz" w:date="2012-08-10T14:48:00Z"/>
              </w:rPr>
            </w:pPr>
            <w:ins w:id="1563" w:author="Thomas Dietz" w:date="2012-08-10T14:48:00Z">
              <w:r>
                <w:t xml:space="preserve">                    &lt;xs:group ref="OFPortType"/&gt;</w:t>
              </w:r>
            </w:ins>
          </w:p>
          <w:p w14:paraId="2FE26FFA" w14:textId="77777777" w:rsidR="00DC2CE4" w:rsidRDefault="00DC2CE4" w:rsidP="00DC2CE4">
            <w:pPr>
              <w:pStyle w:val="XML1"/>
              <w:rPr>
                <w:ins w:id="1564" w:author="Thomas Dietz" w:date="2012-08-10T14:48:00Z"/>
              </w:rPr>
            </w:pPr>
            <w:ins w:id="1565" w:author="Thomas Dietz" w:date="2012-08-10T14:48:00Z">
              <w:r>
                <w:t xml:space="preserve">                  &lt;/xs:sequence&gt;</w:t>
              </w:r>
            </w:ins>
          </w:p>
          <w:p w14:paraId="1CEE93A1" w14:textId="77777777" w:rsidR="00DC2CE4" w:rsidRDefault="00DC2CE4" w:rsidP="00DC2CE4">
            <w:pPr>
              <w:pStyle w:val="XML1"/>
              <w:rPr>
                <w:ins w:id="1566" w:author="Thomas Dietz" w:date="2012-08-10T14:48:00Z"/>
              </w:rPr>
            </w:pPr>
            <w:ins w:id="1567" w:author="Thomas Dietz" w:date="2012-08-10T14:48:00Z">
              <w:r>
                <w:t xml:space="preserve">                &lt;/xs:complexType&gt;</w:t>
              </w:r>
            </w:ins>
          </w:p>
          <w:p w14:paraId="07A237BF" w14:textId="77777777" w:rsidR="00DC2CE4" w:rsidRDefault="00DC2CE4" w:rsidP="00DC2CE4">
            <w:pPr>
              <w:pStyle w:val="XML1"/>
              <w:rPr>
                <w:ins w:id="1568" w:author="Thomas Dietz" w:date="2012-08-10T14:48:00Z"/>
              </w:rPr>
            </w:pPr>
            <w:ins w:id="1569" w:author="Thomas Dietz" w:date="2012-08-10T14:48:00Z">
              <w:r>
                <w:t xml:space="preserve">              &lt;/xs:element&gt;</w:t>
              </w:r>
            </w:ins>
          </w:p>
          <w:p w14:paraId="75414CF6" w14:textId="77777777" w:rsidR="00DC2CE4" w:rsidRDefault="00DC2CE4" w:rsidP="00DC2CE4">
            <w:pPr>
              <w:pStyle w:val="XML1"/>
              <w:rPr>
                <w:ins w:id="1570" w:author="Thomas Dietz" w:date="2012-08-10T14:48:00Z"/>
              </w:rPr>
            </w:pPr>
            <w:ins w:id="1571" w:author="Thomas Dietz" w:date="2012-08-10T14:48:00Z">
              <w:r>
                <w:t xml:space="preserve">              &lt;xs:element name="queue" minOccurs="0" maxOccurs="unbounded"&gt;</w:t>
              </w:r>
            </w:ins>
          </w:p>
          <w:p w14:paraId="65326A82" w14:textId="77777777" w:rsidR="00DC2CE4" w:rsidRDefault="00DC2CE4" w:rsidP="00DC2CE4">
            <w:pPr>
              <w:pStyle w:val="XML1"/>
              <w:rPr>
                <w:ins w:id="1572" w:author="Thomas Dietz" w:date="2012-08-10T14:48:00Z"/>
              </w:rPr>
            </w:pPr>
            <w:ins w:id="1573" w:author="Thomas Dietz" w:date="2012-08-10T14:48:00Z">
              <w:r>
                <w:t xml:space="preserve">                &lt;xs:annotation&gt;</w:t>
              </w:r>
            </w:ins>
          </w:p>
          <w:p w14:paraId="5A2CE1B4" w14:textId="77777777" w:rsidR="00DC2CE4" w:rsidRDefault="00DC2CE4" w:rsidP="00DC2CE4">
            <w:pPr>
              <w:pStyle w:val="XML1"/>
              <w:rPr>
                <w:ins w:id="1574" w:author="Thomas Dietz" w:date="2012-08-10T14:48:00Z"/>
              </w:rPr>
            </w:pPr>
            <w:ins w:id="1575" w:author="Thomas Dietz" w:date="2012-08-10T14:48:00Z">
              <w:r>
                <w:t xml:space="preserve">                  &lt;xs:documentation&gt;</w:t>
              </w:r>
            </w:ins>
          </w:p>
          <w:p w14:paraId="06DBA67D" w14:textId="77777777" w:rsidR="00DC2CE4" w:rsidRDefault="00DC2CE4" w:rsidP="00DC2CE4">
            <w:pPr>
              <w:pStyle w:val="XML1"/>
              <w:rPr>
                <w:ins w:id="1576" w:author="Thomas Dietz" w:date="2012-08-10T14:48:00Z"/>
              </w:rPr>
            </w:pPr>
            <w:ins w:id="1577" w:author="Thomas Dietz" w:date="2012-08-10T14:48:00Z">
              <w:r>
                <w:t xml:space="preserve">                    The list contains all queue resources of the</w:t>
              </w:r>
            </w:ins>
          </w:p>
          <w:p w14:paraId="338EB2B2" w14:textId="77777777" w:rsidR="00DC2CE4" w:rsidRDefault="00DC2CE4" w:rsidP="00DC2CE4">
            <w:pPr>
              <w:pStyle w:val="XML1"/>
              <w:rPr>
                <w:ins w:id="1578" w:author="Thomas Dietz" w:date="2012-08-10T14:48:00Z"/>
              </w:rPr>
            </w:pPr>
            <w:ins w:id="1579" w:author="Thomas Dietz" w:date="2012-08-10T14:48:00Z">
              <w:r>
                <w:t xml:space="preserve">                    OpenFlow Capable Switch.</w:t>
              </w:r>
            </w:ins>
          </w:p>
          <w:p w14:paraId="046A33BB" w14:textId="77777777" w:rsidR="00DC2CE4" w:rsidRDefault="00DC2CE4" w:rsidP="00DC2CE4">
            <w:pPr>
              <w:pStyle w:val="XML1"/>
              <w:rPr>
                <w:ins w:id="1580" w:author="Thomas Dietz" w:date="2012-08-10T14:48:00Z"/>
              </w:rPr>
            </w:pPr>
          </w:p>
          <w:p w14:paraId="794F30F9" w14:textId="77777777" w:rsidR="00DC2CE4" w:rsidRDefault="00DC2CE4" w:rsidP="00DC2CE4">
            <w:pPr>
              <w:pStyle w:val="XML1"/>
              <w:rPr>
                <w:ins w:id="1581" w:author="Thomas Dietz" w:date="2012-08-10T14:48:00Z"/>
              </w:rPr>
            </w:pPr>
            <w:ins w:id="1582" w:author="Thomas Dietz" w:date="2012-08-10T14:48:00Z">
              <w:r>
                <w:t xml:space="preserve">                    The element 'resource-id' of OFQueueType MUST be unique</w:t>
              </w:r>
            </w:ins>
          </w:p>
          <w:p w14:paraId="6E16A874" w14:textId="77777777" w:rsidR="00DC2CE4" w:rsidRDefault="00DC2CE4" w:rsidP="00DC2CE4">
            <w:pPr>
              <w:pStyle w:val="XML1"/>
              <w:rPr>
                <w:ins w:id="1583" w:author="Thomas Dietz" w:date="2012-08-10T14:48:00Z"/>
              </w:rPr>
            </w:pPr>
            <w:ins w:id="1584" w:author="Thomas Dietz" w:date="2012-08-10T14:48:00Z">
              <w:r>
                <w:t xml:space="preserve">                    within this list.</w:t>
              </w:r>
            </w:ins>
          </w:p>
          <w:p w14:paraId="76496ED6" w14:textId="77777777" w:rsidR="00DC2CE4" w:rsidRDefault="00DC2CE4" w:rsidP="00DC2CE4">
            <w:pPr>
              <w:pStyle w:val="XML1"/>
              <w:rPr>
                <w:ins w:id="1585" w:author="Thomas Dietz" w:date="2012-08-10T14:48:00Z"/>
              </w:rPr>
            </w:pPr>
            <w:ins w:id="1586" w:author="Thomas Dietz" w:date="2012-08-10T14:48:00Z">
              <w:r>
                <w:t xml:space="preserve">                  &lt;/xs:documentation&gt;</w:t>
              </w:r>
            </w:ins>
          </w:p>
          <w:p w14:paraId="7A2DFBF4" w14:textId="77777777" w:rsidR="00DC2CE4" w:rsidRDefault="00DC2CE4" w:rsidP="00DC2CE4">
            <w:pPr>
              <w:pStyle w:val="XML1"/>
              <w:rPr>
                <w:ins w:id="1587" w:author="Thomas Dietz" w:date="2012-08-10T14:48:00Z"/>
              </w:rPr>
            </w:pPr>
            <w:ins w:id="1588" w:author="Thomas Dietz" w:date="2012-08-10T14:48:00Z">
              <w:r>
                <w:t xml:space="preserve">                &lt;/xs:annotation&gt;</w:t>
              </w:r>
            </w:ins>
          </w:p>
          <w:p w14:paraId="5127B55A" w14:textId="77777777" w:rsidR="00DC2CE4" w:rsidRDefault="00DC2CE4" w:rsidP="00DC2CE4">
            <w:pPr>
              <w:pStyle w:val="XML1"/>
              <w:rPr>
                <w:ins w:id="1589" w:author="Thomas Dietz" w:date="2012-08-10T14:48:00Z"/>
              </w:rPr>
            </w:pPr>
            <w:ins w:id="1590" w:author="Thomas Dietz" w:date="2012-08-10T14:48:00Z">
              <w:r>
                <w:t xml:space="preserve">                &lt;xs:complexType&gt;</w:t>
              </w:r>
            </w:ins>
          </w:p>
          <w:p w14:paraId="7B652551" w14:textId="77777777" w:rsidR="00DC2CE4" w:rsidRDefault="00DC2CE4" w:rsidP="00DC2CE4">
            <w:pPr>
              <w:pStyle w:val="XML1"/>
              <w:rPr>
                <w:ins w:id="1591" w:author="Thomas Dietz" w:date="2012-08-10T14:48:00Z"/>
              </w:rPr>
            </w:pPr>
            <w:ins w:id="1592" w:author="Thomas Dietz" w:date="2012-08-10T14:48:00Z">
              <w:r>
                <w:t xml:space="preserve">                  &lt;xs:sequence&gt;</w:t>
              </w:r>
            </w:ins>
          </w:p>
          <w:p w14:paraId="72559CA5" w14:textId="77777777" w:rsidR="00DC2CE4" w:rsidRDefault="00DC2CE4" w:rsidP="00DC2CE4">
            <w:pPr>
              <w:pStyle w:val="XML1"/>
              <w:rPr>
                <w:ins w:id="1593" w:author="Thomas Dietz" w:date="2012-08-10T14:48:00Z"/>
              </w:rPr>
            </w:pPr>
            <w:ins w:id="1594" w:author="Thomas Dietz" w:date="2012-08-10T14:48:00Z">
              <w:r>
                <w:t xml:space="preserve">                    &lt;xs:group ref="OFQueueType"/&gt;</w:t>
              </w:r>
            </w:ins>
          </w:p>
          <w:p w14:paraId="59674852" w14:textId="77777777" w:rsidR="00DC2CE4" w:rsidRDefault="00DC2CE4" w:rsidP="00DC2CE4">
            <w:pPr>
              <w:pStyle w:val="XML1"/>
              <w:rPr>
                <w:ins w:id="1595" w:author="Thomas Dietz" w:date="2012-08-10T14:48:00Z"/>
              </w:rPr>
            </w:pPr>
            <w:ins w:id="1596" w:author="Thomas Dietz" w:date="2012-08-10T14:48:00Z">
              <w:r>
                <w:t xml:space="preserve">                  &lt;/xs:sequence&gt;</w:t>
              </w:r>
            </w:ins>
          </w:p>
          <w:p w14:paraId="6A4E5EA8" w14:textId="77777777" w:rsidR="00DC2CE4" w:rsidRDefault="00DC2CE4" w:rsidP="00DC2CE4">
            <w:pPr>
              <w:pStyle w:val="XML1"/>
              <w:rPr>
                <w:ins w:id="1597" w:author="Thomas Dietz" w:date="2012-08-10T14:48:00Z"/>
              </w:rPr>
            </w:pPr>
            <w:ins w:id="1598" w:author="Thomas Dietz" w:date="2012-08-10T14:48:00Z">
              <w:r>
                <w:t xml:space="preserve">                &lt;/xs:complexType&gt;</w:t>
              </w:r>
            </w:ins>
          </w:p>
          <w:p w14:paraId="5B92504F" w14:textId="77777777" w:rsidR="00DC2CE4" w:rsidRDefault="00DC2CE4" w:rsidP="00DC2CE4">
            <w:pPr>
              <w:pStyle w:val="XML1"/>
              <w:rPr>
                <w:ins w:id="1599" w:author="Thomas Dietz" w:date="2012-08-10T14:48:00Z"/>
              </w:rPr>
            </w:pPr>
            <w:ins w:id="1600" w:author="Thomas Dietz" w:date="2012-08-10T14:48:00Z">
              <w:r>
                <w:t xml:space="preserve">              &lt;/xs:element&gt;</w:t>
              </w:r>
            </w:ins>
          </w:p>
          <w:p w14:paraId="171FDB84" w14:textId="77777777" w:rsidR="00DC2CE4" w:rsidRDefault="00DC2CE4" w:rsidP="00DC2CE4">
            <w:pPr>
              <w:pStyle w:val="XML1"/>
              <w:rPr>
                <w:ins w:id="1601" w:author="Thomas Dietz" w:date="2012-08-10T14:48:00Z"/>
              </w:rPr>
            </w:pPr>
            <w:ins w:id="1602" w:author="Thomas Dietz" w:date="2012-08-10T14:48:00Z">
              <w:r>
                <w:t xml:space="preserve">              &lt;xs:element name="owned-certificate" minOccurs="0" maxOccurs="unbounded"&gt;</w:t>
              </w:r>
            </w:ins>
          </w:p>
          <w:p w14:paraId="3C35113F" w14:textId="77777777" w:rsidR="00DC2CE4" w:rsidRDefault="00DC2CE4" w:rsidP="00DC2CE4">
            <w:pPr>
              <w:pStyle w:val="XML1"/>
              <w:rPr>
                <w:ins w:id="1603" w:author="Thomas Dietz" w:date="2012-08-10T14:48:00Z"/>
              </w:rPr>
            </w:pPr>
            <w:ins w:id="1604" w:author="Thomas Dietz" w:date="2012-08-10T14:48:00Z">
              <w:r>
                <w:t xml:space="preserve">                &lt;xs:annotation&gt;</w:t>
              </w:r>
            </w:ins>
          </w:p>
          <w:p w14:paraId="5AE383DD" w14:textId="77777777" w:rsidR="00DC2CE4" w:rsidRDefault="00DC2CE4" w:rsidP="00DC2CE4">
            <w:pPr>
              <w:pStyle w:val="XML1"/>
              <w:rPr>
                <w:ins w:id="1605" w:author="Thomas Dietz" w:date="2012-08-10T14:48:00Z"/>
              </w:rPr>
            </w:pPr>
            <w:ins w:id="1606" w:author="Thomas Dietz" w:date="2012-08-10T14:48:00Z">
              <w:r>
                <w:t xml:space="preserve">                  &lt;xs:documentation&gt;</w:t>
              </w:r>
            </w:ins>
          </w:p>
          <w:p w14:paraId="6546974A" w14:textId="77777777" w:rsidR="00DC2CE4" w:rsidRDefault="00DC2CE4" w:rsidP="00DC2CE4">
            <w:pPr>
              <w:pStyle w:val="XML1"/>
              <w:rPr>
                <w:ins w:id="1607" w:author="Thomas Dietz" w:date="2012-08-10T14:48:00Z"/>
              </w:rPr>
            </w:pPr>
            <w:ins w:id="1608" w:author="Thomas Dietz" w:date="2012-08-10T14:48:00Z">
              <w:r>
                <w:t xml:space="preserve">                    The list contains all owned certificate</w:t>
              </w:r>
            </w:ins>
          </w:p>
          <w:p w14:paraId="6026E233" w14:textId="77777777" w:rsidR="00DC2CE4" w:rsidRDefault="00DC2CE4" w:rsidP="00DC2CE4">
            <w:pPr>
              <w:pStyle w:val="XML1"/>
              <w:rPr>
                <w:ins w:id="1609" w:author="Thomas Dietz" w:date="2012-08-10T14:48:00Z"/>
              </w:rPr>
            </w:pPr>
            <w:ins w:id="1610" w:author="Thomas Dietz" w:date="2012-08-10T14:48:00Z">
              <w:r>
                <w:t xml:space="preserve">                    resources of the OpenFlow Capable Switch.</w:t>
              </w:r>
            </w:ins>
          </w:p>
          <w:p w14:paraId="4EC0A315" w14:textId="77777777" w:rsidR="00DC2CE4" w:rsidRDefault="00DC2CE4" w:rsidP="00DC2CE4">
            <w:pPr>
              <w:pStyle w:val="XML1"/>
              <w:rPr>
                <w:ins w:id="1611" w:author="Thomas Dietz" w:date="2012-08-10T14:48:00Z"/>
              </w:rPr>
            </w:pPr>
          </w:p>
          <w:p w14:paraId="4F3D2D53" w14:textId="77777777" w:rsidR="00DC2CE4" w:rsidRDefault="00DC2CE4" w:rsidP="00DC2CE4">
            <w:pPr>
              <w:pStyle w:val="XML1"/>
              <w:rPr>
                <w:ins w:id="1612" w:author="Thomas Dietz" w:date="2012-08-10T14:48:00Z"/>
              </w:rPr>
            </w:pPr>
            <w:ins w:id="1613" w:author="Thomas Dietz" w:date="2012-08-10T14:48:00Z">
              <w:r>
                <w:t xml:space="preserve">                    The element 'resource-id' of OFOwnedCertificateType MUST</w:t>
              </w:r>
            </w:ins>
          </w:p>
          <w:p w14:paraId="7900BB0A" w14:textId="77777777" w:rsidR="00DC2CE4" w:rsidRDefault="00DC2CE4" w:rsidP="00DC2CE4">
            <w:pPr>
              <w:pStyle w:val="XML1"/>
              <w:rPr>
                <w:ins w:id="1614" w:author="Thomas Dietz" w:date="2012-08-10T14:48:00Z"/>
              </w:rPr>
            </w:pPr>
            <w:ins w:id="1615" w:author="Thomas Dietz" w:date="2012-08-10T14:48:00Z">
              <w:r>
                <w:t xml:space="preserve">                    be unique within this list.</w:t>
              </w:r>
            </w:ins>
          </w:p>
          <w:p w14:paraId="2C14726F" w14:textId="77777777" w:rsidR="00DC2CE4" w:rsidRDefault="00DC2CE4" w:rsidP="00DC2CE4">
            <w:pPr>
              <w:pStyle w:val="XML1"/>
              <w:rPr>
                <w:ins w:id="1616" w:author="Thomas Dietz" w:date="2012-08-10T14:48:00Z"/>
              </w:rPr>
            </w:pPr>
            <w:ins w:id="1617" w:author="Thomas Dietz" w:date="2012-08-10T14:48:00Z">
              <w:r>
                <w:t xml:space="preserve">                  &lt;/xs:documentation&gt;</w:t>
              </w:r>
            </w:ins>
          </w:p>
          <w:p w14:paraId="2776D348" w14:textId="77777777" w:rsidR="00DC2CE4" w:rsidRDefault="00DC2CE4" w:rsidP="00DC2CE4">
            <w:pPr>
              <w:pStyle w:val="XML1"/>
              <w:rPr>
                <w:ins w:id="1618" w:author="Thomas Dietz" w:date="2012-08-10T14:48:00Z"/>
              </w:rPr>
            </w:pPr>
            <w:ins w:id="1619" w:author="Thomas Dietz" w:date="2012-08-10T14:48:00Z">
              <w:r>
                <w:t xml:space="preserve">                &lt;/xs:annotation&gt;</w:t>
              </w:r>
            </w:ins>
          </w:p>
          <w:p w14:paraId="14944B86" w14:textId="77777777" w:rsidR="00DC2CE4" w:rsidRDefault="00DC2CE4" w:rsidP="00DC2CE4">
            <w:pPr>
              <w:pStyle w:val="XML1"/>
              <w:rPr>
                <w:ins w:id="1620" w:author="Thomas Dietz" w:date="2012-08-10T14:48:00Z"/>
              </w:rPr>
            </w:pPr>
            <w:ins w:id="1621" w:author="Thomas Dietz" w:date="2012-08-10T14:48:00Z">
              <w:r>
                <w:lastRenderedPageBreak/>
                <w:t xml:space="preserve">                &lt;xs:complexType&gt;</w:t>
              </w:r>
            </w:ins>
          </w:p>
          <w:p w14:paraId="18220968" w14:textId="77777777" w:rsidR="00DC2CE4" w:rsidRDefault="00DC2CE4" w:rsidP="00DC2CE4">
            <w:pPr>
              <w:pStyle w:val="XML1"/>
              <w:rPr>
                <w:ins w:id="1622" w:author="Thomas Dietz" w:date="2012-08-10T14:48:00Z"/>
              </w:rPr>
            </w:pPr>
            <w:ins w:id="1623" w:author="Thomas Dietz" w:date="2012-08-10T14:48:00Z">
              <w:r>
                <w:t xml:space="preserve">                  &lt;xs:sequence&gt;</w:t>
              </w:r>
            </w:ins>
          </w:p>
          <w:p w14:paraId="6CCF9752" w14:textId="77777777" w:rsidR="00DC2CE4" w:rsidRDefault="00DC2CE4" w:rsidP="00DC2CE4">
            <w:pPr>
              <w:pStyle w:val="XML1"/>
              <w:rPr>
                <w:ins w:id="1624" w:author="Thomas Dietz" w:date="2012-08-10T14:48:00Z"/>
              </w:rPr>
            </w:pPr>
            <w:ins w:id="1625" w:author="Thomas Dietz" w:date="2012-08-10T14:48:00Z">
              <w:r>
                <w:t xml:space="preserve">                    &lt;xs:group ref="OFOwnedCertificateType"/&gt;</w:t>
              </w:r>
            </w:ins>
          </w:p>
          <w:p w14:paraId="72ED1BFF" w14:textId="77777777" w:rsidR="00DC2CE4" w:rsidRDefault="00DC2CE4" w:rsidP="00DC2CE4">
            <w:pPr>
              <w:pStyle w:val="XML1"/>
              <w:rPr>
                <w:ins w:id="1626" w:author="Thomas Dietz" w:date="2012-08-10T14:48:00Z"/>
              </w:rPr>
            </w:pPr>
            <w:ins w:id="1627" w:author="Thomas Dietz" w:date="2012-08-10T14:48:00Z">
              <w:r>
                <w:t xml:space="preserve">                  &lt;/xs:sequence&gt;</w:t>
              </w:r>
            </w:ins>
          </w:p>
          <w:p w14:paraId="0D58058B" w14:textId="77777777" w:rsidR="00DC2CE4" w:rsidRDefault="00DC2CE4" w:rsidP="00DC2CE4">
            <w:pPr>
              <w:pStyle w:val="XML1"/>
              <w:rPr>
                <w:ins w:id="1628" w:author="Thomas Dietz" w:date="2012-08-10T14:48:00Z"/>
              </w:rPr>
            </w:pPr>
            <w:ins w:id="1629" w:author="Thomas Dietz" w:date="2012-08-10T14:48:00Z">
              <w:r>
                <w:t xml:space="preserve">                &lt;/xs:complexType&gt;</w:t>
              </w:r>
            </w:ins>
          </w:p>
          <w:p w14:paraId="04D95B60" w14:textId="77777777" w:rsidR="00DC2CE4" w:rsidRDefault="00DC2CE4" w:rsidP="00DC2CE4">
            <w:pPr>
              <w:pStyle w:val="XML1"/>
              <w:rPr>
                <w:ins w:id="1630" w:author="Thomas Dietz" w:date="2012-08-10T14:48:00Z"/>
              </w:rPr>
            </w:pPr>
            <w:ins w:id="1631" w:author="Thomas Dietz" w:date="2012-08-10T14:48:00Z">
              <w:r>
                <w:t xml:space="preserve">              &lt;/xs:element&gt;</w:t>
              </w:r>
            </w:ins>
          </w:p>
          <w:p w14:paraId="219315FE" w14:textId="77777777" w:rsidR="00DC2CE4" w:rsidRDefault="00DC2CE4" w:rsidP="00DC2CE4">
            <w:pPr>
              <w:pStyle w:val="XML1"/>
              <w:rPr>
                <w:ins w:id="1632" w:author="Thomas Dietz" w:date="2012-08-10T14:48:00Z"/>
              </w:rPr>
            </w:pPr>
            <w:ins w:id="1633" w:author="Thomas Dietz" w:date="2012-08-10T14:48:00Z">
              <w:r>
                <w:t xml:space="preserve">              &lt;xs:element name="external-certificate" minOccurs="0" maxOccurs="unbounded"&gt;</w:t>
              </w:r>
            </w:ins>
          </w:p>
          <w:p w14:paraId="22BF79E2" w14:textId="77777777" w:rsidR="00DC2CE4" w:rsidRDefault="00DC2CE4" w:rsidP="00DC2CE4">
            <w:pPr>
              <w:pStyle w:val="XML1"/>
              <w:rPr>
                <w:ins w:id="1634" w:author="Thomas Dietz" w:date="2012-08-10T14:48:00Z"/>
              </w:rPr>
            </w:pPr>
            <w:ins w:id="1635" w:author="Thomas Dietz" w:date="2012-08-10T14:48:00Z">
              <w:r>
                <w:t xml:space="preserve">                &lt;xs:annotation&gt;</w:t>
              </w:r>
            </w:ins>
          </w:p>
          <w:p w14:paraId="26B386F4" w14:textId="77777777" w:rsidR="00DC2CE4" w:rsidRDefault="00DC2CE4" w:rsidP="00DC2CE4">
            <w:pPr>
              <w:pStyle w:val="XML1"/>
              <w:rPr>
                <w:ins w:id="1636" w:author="Thomas Dietz" w:date="2012-08-10T14:48:00Z"/>
              </w:rPr>
            </w:pPr>
            <w:ins w:id="1637" w:author="Thomas Dietz" w:date="2012-08-10T14:48:00Z">
              <w:r>
                <w:t xml:space="preserve">                  &lt;xs:documentation&gt;</w:t>
              </w:r>
            </w:ins>
          </w:p>
          <w:p w14:paraId="504D0CCA" w14:textId="77777777" w:rsidR="00DC2CE4" w:rsidRDefault="00DC2CE4" w:rsidP="00DC2CE4">
            <w:pPr>
              <w:pStyle w:val="XML1"/>
              <w:rPr>
                <w:ins w:id="1638" w:author="Thomas Dietz" w:date="2012-08-10T14:48:00Z"/>
              </w:rPr>
            </w:pPr>
            <w:ins w:id="1639" w:author="Thomas Dietz" w:date="2012-08-10T14:48:00Z">
              <w:r>
                <w:t xml:space="preserve">                    The list contains all external certificate</w:t>
              </w:r>
            </w:ins>
          </w:p>
          <w:p w14:paraId="36F08C88" w14:textId="77777777" w:rsidR="00DC2CE4" w:rsidRDefault="00DC2CE4" w:rsidP="00DC2CE4">
            <w:pPr>
              <w:pStyle w:val="XML1"/>
              <w:rPr>
                <w:ins w:id="1640" w:author="Thomas Dietz" w:date="2012-08-10T14:48:00Z"/>
              </w:rPr>
            </w:pPr>
            <w:ins w:id="1641" w:author="Thomas Dietz" w:date="2012-08-10T14:48:00Z">
              <w:r>
                <w:t xml:space="preserve">                    resources of the OpenFlow Capable Switch.</w:t>
              </w:r>
            </w:ins>
          </w:p>
          <w:p w14:paraId="454C0D81" w14:textId="77777777" w:rsidR="00DC2CE4" w:rsidRDefault="00DC2CE4" w:rsidP="00DC2CE4">
            <w:pPr>
              <w:pStyle w:val="XML1"/>
              <w:rPr>
                <w:ins w:id="1642" w:author="Thomas Dietz" w:date="2012-08-10T14:48:00Z"/>
              </w:rPr>
            </w:pPr>
          </w:p>
          <w:p w14:paraId="11AEEE60" w14:textId="77777777" w:rsidR="00DC2CE4" w:rsidRDefault="00DC2CE4" w:rsidP="00DC2CE4">
            <w:pPr>
              <w:pStyle w:val="XML1"/>
              <w:rPr>
                <w:ins w:id="1643" w:author="Thomas Dietz" w:date="2012-08-10T14:48:00Z"/>
              </w:rPr>
            </w:pPr>
            <w:ins w:id="1644" w:author="Thomas Dietz" w:date="2012-08-10T14:48:00Z">
              <w:r>
                <w:t xml:space="preserve">                    The element 'resource-id' of OFExternalCertificateType</w:t>
              </w:r>
            </w:ins>
          </w:p>
          <w:p w14:paraId="7EFB8A8D" w14:textId="77777777" w:rsidR="00DC2CE4" w:rsidRDefault="00DC2CE4" w:rsidP="00DC2CE4">
            <w:pPr>
              <w:pStyle w:val="XML1"/>
              <w:rPr>
                <w:ins w:id="1645" w:author="Thomas Dietz" w:date="2012-08-10T14:48:00Z"/>
              </w:rPr>
            </w:pPr>
            <w:ins w:id="1646" w:author="Thomas Dietz" w:date="2012-08-10T14:48:00Z">
              <w:r>
                <w:t xml:space="preserve">                    MUST be unique within this list.</w:t>
              </w:r>
            </w:ins>
          </w:p>
          <w:p w14:paraId="12FF2D79" w14:textId="77777777" w:rsidR="00DC2CE4" w:rsidRDefault="00DC2CE4" w:rsidP="00DC2CE4">
            <w:pPr>
              <w:pStyle w:val="XML1"/>
              <w:rPr>
                <w:ins w:id="1647" w:author="Thomas Dietz" w:date="2012-08-10T14:48:00Z"/>
              </w:rPr>
            </w:pPr>
            <w:ins w:id="1648" w:author="Thomas Dietz" w:date="2012-08-10T14:48:00Z">
              <w:r>
                <w:t xml:space="preserve">                  &lt;/xs:documentation&gt;</w:t>
              </w:r>
            </w:ins>
          </w:p>
          <w:p w14:paraId="62804429" w14:textId="77777777" w:rsidR="00DC2CE4" w:rsidRDefault="00DC2CE4" w:rsidP="00DC2CE4">
            <w:pPr>
              <w:pStyle w:val="XML1"/>
              <w:rPr>
                <w:ins w:id="1649" w:author="Thomas Dietz" w:date="2012-08-10T14:48:00Z"/>
              </w:rPr>
            </w:pPr>
            <w:ins w:id="1650" w:author="Thomas Dietz" w:date="2012-08-10T14:48:00Z">
              <w:r>
                <w:t xml:space="preserve">                &lt;/xs:annotation&gt;</w:t>
              </w:r>
            </w:ins>
          </w:p>
          <w:p w14:paraId="6DC3C47D" w14:textId="77777777" w:rsidR="00DC2CE4" w:rsidRDefault="00DC2CE4" w:rsidP="00DC2CE4">
            <w:pPr>
              <w:pStyle w:val="XML1"/>
              <w:rPr>
                <w:ins w:id="1651" w:author="Thomas Dietz" w:date="2012-08-10T14:48:00Z"/>
              </w:rPr>
            </w:pPr>
            <w:ins w:id="1652" w:author="Thomas Dietz" w:date="2012-08-10T14:48:00Z">
              <w:r>
                <w:t xml:space="preserve">                &lt;xs:complexType&gt;</w:t>
              </w:r>
            </w:ins>
          </w:p>
          <w:p w14:paraId="0A55E952" w14:textId="77777777" w:rsidR="00DC2CE4" w:rsidRDefault="00DC2CE4" w:rsidP="00DC2CE4">
            <w:pPr>
              <w:pStyle w:val="XML1"/>
              <w:rPr>
                <w:ins w:id="1653" w:author="Thomas Dietz" w:date="2012-08-10T14:48:00Z"/>
              </w:rPr>
            </w:pPr>
            <w:ins w:id="1654" w:author="Thomas Dietz" w:date="2012-08-10T14:48:00Z">
              <w:r>
                <w:t xml:space="preserve">                  &lt;xs:sequence&gt;</w:t>
              </w:r>
            </w:ins>
          </w:p>
          <w:p w14:paraId="1CE4B6A6" w14:textId="77777777" w:rsidR="00DC2CE4" w:rsidRDefault="00DC2CE4" w:rsidP="00DC2CE4">
            <w:pPr>
              <w:pStyle w:val="XML1"/>
              <w:rPr>
                <w:ins w:id="1655" w:author="Thomas Dietz" w:date="2012-08-10T14:48:00Z"/>
              </w:rPr>
            </w:pPr>
            <w:ins w:id="1656" w:author="Thomas Dietz" w:date="2012-08-10T14:48:00Z">
              <w:r>
                <w:t xml:space="preserve">                    &lt;xs:group ref="OFExternalCertificateType"/&gt;</w:t>
              </w:r>
            </w:ins>
          </w:p>
          <w:p w14:paraId="0D3FB934" w14:textId="77777777" w:rsidR="00DC2CE4" w:rsidRDefault="00DC2CE4" w:rsidP="00DC2CE4">
            <w:pPr>
              <w:pStyle w:val="XML1"/>
              <w:rPr>
                <w:ins w:id="1657" w:author="Thomas Dietz" w:date="2012-08-10T14:48:00Z"/>
              </w:rPr>
            </w:pPr>
            <w:ins w:id="1658" w:author="Thomas Dietz" w:date="2012-08-10T14:48:00Z">
              <w:r>
                <w:t xml:space="preserve">                  &lt;/xs:sequence&gt;</w:t>
              </w:r>
            </w:ins>
          </w:p>
          <w:p w14:paraId="60B0AA86" w14:textId="77777777" w:rsidR="00DC2CE4" w:rsidRDefault="00DC2CE4" w:rsidP="00DC2CE4">
            <w:pPr>
              <w:pStyle w:val="XML1"/>
              <w:rPr>
                <w:ins w:id="1659" w:author="Thomas Dietz" w:date="2012-08-10T14:48:00Z"/>
              </w:rPr>
            </w:pPr>
            <w:ins w:id="1660" w:author="Thomas Dietz" w:date="2012-08-10T14:48:00Z">
              <w:r>
                <w:t xml:space="preserve">                &lt;/xs:complexType&gt;</w:t>
              </w:r>
            </w:ins>
          </w:p>
          <w:p w14:paraId="748ABE14" w14:textId="77777777" w:rsidR="00DC2CE4" w:rsidRDefault="00DC2CE4" w:rsidP="00DC2CE4">
            <w:pPr>
              <w:pStyle w:val="XML1"/>
              <w:rPr>
                <w:ins w:id="1661" w:author="Thomas Dietz" w:date="2012-08-10T14:48:00Z"/>
              </w:rPr>
            </w:pPr>
            <w:ins w:id="1662" w:author="Thomas Dietz" w:date="2012-08-10T14:48:00Z">
              <w:r>
                <w:t xml:space="preserve">              &lt;/xs:element&gt;</w:t>
              </w:r>
            </w:ins>
          </w:p>
          <w:p w14:paraId="09AAF895" w14:textId="77777777" w:rsidR="00DC2CE4" w:rsidRDefault="00DC2CE4" w:rsidP="00DC2CE4">
            <w:pPr>
              <w:pStyle w:val="XML1"/>
              <w:rPr>
                <w:ins w:id="1663" w:author="Thomas Dietz" w:date="2012-08-10T14:48:00Z"/>
              </w:rPr>
            </w:pPr>
            <w:ins w:id="1664" w:author="Thomas Dietz" w:date="2012-08-10T14:48:00Z">
              <w:r>
                <w:t xml:space="preserve">              &lt;xs:element name="flow-table" minOccurs="0" maxOccurs="unbounded"&gt;</w:t>
              </w:r>
            </w:ins>
          </w:p>
          <w:p w14:paraId="7F0F3495" w14:textId="77777777" w:rsidR="00DC2CE4" w:rsidRDefault="00DC2CE4" w:rsidP="00DC2CE4">
            <w:pPr>
              <w:pStyle w:val="XML1"/>
              <w:rPr>
                <w:ins w:id="1665" w:author="Thomas Dietz" w:date="2012-08-10T14:48:00Z"/>
              </w:rPr>
            </w:pPr>
            <w:ins w:id="1666" w:author="Thomas Dietz" w:date="2012-08-10T14:48:00Z">
              <w:r>
                <w:t xml:space="preserve">                &lt;xs:annotation&gt;</w:t>
              </w:r>
            </w:ins>
          </w:p>
          <w:p w14:paraId="05612AC6" w14:textId="77777777" w:rsidR="00DC2CE4" w:rsidRDefault="00DC2CE4" w:rsidP="00DC2CE4">
            <w:pPr>
              <w:pStyle w:val="XML1"/>
              <w:rPr>
                <w:ins w:id="1667" w:author="Thomas Dietz" w:date="2012-08-10T14:48:00Z"/>
              </w:rPr>
            </w:pPr>
            <w:ins w:id="1668" w:author="Thomas Dietz" w:date="2012-08-10T14:48:00Z">
              <w:r>
                <w:t xml:space="preserve">                  &lt;xs:documentation&gt;</w:t>
              </w:r>
            </w:ins>
          </w:p>
          <w:p w14:paraId="7BB29DF5" w14:textId="77777777" w:rsidR="00DC2CE4" w:rsidRDefault="00DC2CE4" w:rsidP="00DC2CE4">
            <w:pPr>
              <w:pStyle w:val="XML1"/>
              <w:rPr>
                <w:ins w:id="1669" w:author="Thomas Dietz" w:date="2012-08-10T14:48:00Z"/>
              </w:rPr>
            </w:pPr>
            <w:ins w:id="1670" w:author="Thomas Dietz" w:date="2012-08-10T14:48:00Z">
              <w:r>
                <w:t xml:space="preserve">                    The list contains all flow table resources of</w:t>
              </w:r>
            </w:ins>
          </w:p>
          <w:p w14:paraId="0E62AA68" w14:textId="77777777" w:rsidR="00DC2CE4" w:rsidRDefault="00DC2CE4" w:rsidP="00DC2CE4">
            <w:pPr>
              <w:pStyle w:val="XML1"/>
              <w:rPr>
                <w:ins w:id="1671" w:author="Thomas Dietz" w:date="2012-08-10T14:48:00Z"/>
              </w:rPr>
            </w:pPr>
            <w:ins w:id="1672" w:author="Thomas Dietz" w:date="2012-08-10T14:48:00Z">
              <w:r>
                <w:t xml:space="preserve">                    the OpenFlow Capable Switch.</w:t>
              </w:r>
            </w:ins>
          </w:p>
          <w:p w14:paraId="7A30088E" w14:textId="77777777" w:rsidR="00DC2CE4" w:rsidRDefault="00DC2CE4" w:rsidP="00DC2CE4">
            <w:pPr>
              <w:pStyle w:val="XML1"/>
              <w:rPr>
                <w:ins w:id="1673" w:author="Thomas Dietz" w:date="2012-08-10T14:48:00Z"/>
              </w:rPr>
            </w:pPr>
          </w:p>
          <w:p w14:paraId="1FC5394E" w14:textId="77777777" w:rsidR="00DC2CE4" w:rsidRDefault="00DC2CE4" w:rsidP="00DC2CE4">
            <w:pPr>
              <w:pStyle w:val="XML1"/>
              <w:rPr>
                <w:ins w:id="1674" w:author="Thomas Dietz" w:date="2012-08-10T14:48:00Z"/>
              </w:rPr>
            </w:pPr>
            <w:ins w:id="1675" w:author="Thomas Dietz" w:date="2012-08-10T14:48:00Z">
              <w:r>
                <w:t xml:space="preserve">                    The element 'resource-id' of OFFlowTableType MUST be</w:t>
              </w:r>
            </w:ins>
          </w:p>
          <w:p w14:paraId="6C3439A1" w14:textId="77777777" w:rsidR="00DC2CE4" w:rsidRDefault="00DC2CE4" w:rsidP="00DC2CE4">
            <w:pPr>
              <w:pStyle w:val="XML1"/>
              <w:rPr>
                <w:ins w:id="1676" w:author="Thomas Dietz" w:date="2012-08-10T14:48:00Z"/>
              </w:rPr>
            </w:pPr>
            <w:ins w:id="1677" w:author="Thomas Dietz" w:date="2012-08-10T14:48:00Z">
              <w:r>
                <w:t xml:space="preserve">                    unique within this list.</w:t>
              </w:r>
            </w:ins>
          </w:p>
          <w:p w14:paraId="2A93BC97" w14:textId="77777777" w:rsidR="00DC2CE4" w:rsidRDefault="00DC2CE4" w:rsidP="00DC2CE4">
            <w:pPr>
              <w:pStyle w:val="XML1"/>
              <w:rPr>
                <w:ins w:id="1678" w:author="Thomas Dietz" w:date="2012-08-10T14:48:00Z"/>
              </w:rPr>
            </w:pPr>
            <w:ins w:id="1679" w:author="Thomas Dietz" w:date="2012-08-10T14:48:00Z">
              <w:r>
                <w:t xml:space="preserve">                  &lt;/xs:documentation&gt;</w:t>
              </w:r>
            </w:ins>
          </w:p>
          <w:p w14:paraId="00B6C44D" w14:textId="77777777" w:rsidR="00DC2CE4" w:rsidRDefault="00DC2CE4" w:rsidP="00DC2CE4">
            <w:pPr>
              <w:pStyle w:val="XML1"/>
              <w:rPr>
                <w:ins w:id="1680" w:author="Thomas Dietz" w:date="2012-08-10T14:48:00Z"/>
              </w:rPr>
            </w:pPr>
            <w:ins w:id="1681" w:author="Thomas Dietz" w:date="2012-08-10T14:48:00Z">
              <w:r>
                <w:t xml:space="preserve">                &lt;/xs:annotation&gt;</w:t>
              </w:r>
            </w:ins>
          </w:p>
          <w:p w14:paraId="7E957079" w14:textId="77777777" w:rsidR="00DC2CE4" w:rsidRDefault="00DC2CE4" w:rsidP="00DC2CE4">
            <w:pPr>
              <w:pStyle w:val="XML1"/>
              <w:rPr>
                <w:ins w:id="1682" w:author="Thomas Dietz" w:date="2012-08-10T14:48:00Z"/>
              </w:rPr>
            </w:pPr>
            <w:ins w:id="1683" w:author="Thomas Dietz" w:date="2012-08-10T14:48:00Z">
              <w:r>
                <w:t xml:space="preserve">                &lt;xs:complexType&gt;</w:t>
              </w:r>
            </w:ins>
          </w:p>
          <w:p w14:paraId="4608BC22" w14:textId="77777777" w:rsidR="00DC2CE4" w:rsidRDefault="00DC2CE4" w:rsidP="00DC2CE4">
            <w:pPr>
              <w:pStyle w:val="XML1"/>
              <w:rPr>
                <w:ins w:id="1684" w:author="Thomas Dietz" w:date="2012-08-10T14:48:00Z"/>
              </w:rPr>
            </w:pPr>
            <w:ins w:id="1685" w:author="Thomas Dietz" w:date="2012-08-10T14:48:00Z">
              <w:r>
                <w:t xml:space="preserve">                  &lt;xs:sequence&gt;</w:t>
              </w:r>
            </w:ins>
          </w:p>
          <w:p w14:paraId="5826320D" w14:textId="77777777" w:rsidR="00DC2CE4" w:rsidRDefault="00DC2CE4" w:rsidP="00DC2CE4">
            <w:pPr>
              <w:pStyle w:val="XML1"/>
              <w:rPr>
                <w:ins w:id="1686" w:author="Thomas Dietz" w:date="2012-08-10T14:48:00Z"/>
              </w:rPr>
            </w:pPr>
            <w:ins w:id="1687" w:author="Thomas Dietz" w:date="2012-08-10T14:48:00Z">
              <w:r>
                <w:t xml:space="preserve">                    &lt;xs:group ref="OFFlowTableType"/&gt;</w:t>
              </w:r>
            </w:ins>
          </w:p>
          <w:p w14:paraId="4C5B046C" w14:textId="77777777" w:rsidR="00DC2CE4" w:rsidRDefault="00DC2CE4" w:rsidP="00DC2CE4">
            <w:pPr>
              <w:pStyle w:val="XML1"/>
              <w:rPr>
                <w:ins w:id="1688" w:author="Thomas Dietz" w:date="2012-08-10T14:48:00Z"/>
              </w:rPr>
            </w:pPr>
            <w:ins w:id="1689" w:author="Thomas Dietz" w:date="2012-08-10T14:48:00Z">
              <w:r>
                <w:t xml:space="preserve">                  &lt;/xs:sequence&gt;</w:t>
              </w:r>
            </w:ins>
          </w:p>
          <w:p w14:paraId="5AC58C0F" w14:textId="77777777" w:rsidR="00DC2CE4" w:rsidRDefault="00DC2CE4" w:rsidP="00DC2CE4">
            <w:pPr>
              <w:pStyle w:val="XML1"/>
              <w:rPr>
                <w:ins w:id="1690" w:author="Thomas Dietz" w:date="2012-08-10T14:48:00Z"/>
              </w:rPr>
            </w:pPr>
            <w:ins w:id="1691" w:author="Thomas Dietz" w:date="2012-08-10T14:48:00Z">
              <w:r>
                <w:t xml:space="preserve">                &lt;/xs:complexType&gt;</w:t>
              </w:r>
            </w:ins>
          </w:p>
          <w:p w14:paraId="679AF9B5" w14:textId="77777777" w:rsidR="00DC2CE4" w:rsidRDefault="00DC2CE4" w:rsidP="00DC2CE4">
            <w:pPr>
              <w:pStyle w:val="XML1"/>
              <w:rPr>
                <w:ins w:id="1692" w:author="Thomas Dietz" w:date="2012-08-10T14:48:00Z"/>
              </w:rPr>
            </w:pPr>
            <w:ins w:id="1693" w:author="Thomas Dietz" w:date="2012-08-10T14:48:00Z">
              <w:r>
                <w:t xml:space="preserve">              &lt;/xs:element&gt;</w:t>
              </w:r>
            </w:ins>
          </w:p>
          <w:p w14:paraId="3F6A81ED" w14:textId="77777777" w:rsidR="00DC2CE4" w:rsidRDefault="00DC2CE4" w:rsidP="00DC2CE4">
            <w:pPr>
              <w:pStyle w:val="XML1"/>
              <w:rPr>
                <w:ins w:id="1694" w:author="Thomas Dietz" w:date="2012-08-10T14:48:00Z"/>
              </w:rPr>
            </w:pPr>
            <w:ins w:id="1695" w:author="Thomas Dietz" w:date="2012-08-10T14:48:00Z">
              <w:r>
                <w:t xml:space="preserve">            &lt;/xs:sequence&gt;</w:t>
              </w:r>
            </w:ins>
          </w:p>
          <w:p w14:paraId="74072D86" w14:textId="77777777" w:rsidR="00DC2CE4" w:rsidRDefault="00DC2CE4" w:rsidP="00DC2CE4">
            <w:pPr>
              <w:pStyle w:val="XML1"/>
              <w:rPr>
                <w:ins w:id="1696" w:author="Thomas Dietz" w:date="2012-08-10T14:48:00Z"/>
              </w:rPr>
            </w:pPr>
            <w:ins w:id="1697" w:author="Thomas Dietz" w:date="2012-08-10T14:48:00Z">
              <w:r>
                <w:t xml:space="preserve">          &lt;/xs:complexType&gt;</w:t>
              </w:r>
            </w:ins>
          </w:p>
          <w:p w14:paraId="526A5202" w14:textId="77777777" w:rsidR="00DC2CE4" w:rsidRDefault="00DC2CE4" w:rsidP="00DC2CE4">
            <w:pPr>
              <w:pStyle w:val="XML1"/>
              <w:rPr>
                <w:ins w:id="1698" w:author="Thomas Dietz" w:date="2012-08-10T14:48:00Z"/>
              </w:rPr>
            </w:pPr>
            <w:ins w:id="1699" w:author="Thomas Dietz" w:date="2012-08-10T14:48:00Z">
              <w:r>
                <w:t xml:space="preserve">          &lt;xs:key name="key_resources_capable-switch_port"&gt;</w:t>
              </w:r>
            </w:ins>
          </w:p>
          <w:p w14:paraId="53D8F8F5" w14:textId="77777777" w:rsidR="00DC2CE4" w:rsidRDefault="00DC2CE4" w:rsidP="00DC2CE4">
            <w:pPr>
              <w:pStyle w:val="XML1"/>
              <w:rPr>
                <w:ins w:id="1700" w:author="Thomas Dietz" w:date="2012-08-10T14:48:00Z"/>
              </w:rPr>
            </w:pPr>
            <w:ins w:id="1701" w:author="Thomas Dietz" w:date="2012-08-10T14:48:00Z">
              <w:r>
                <w:t xml:space="preserve">            &lt;xs:selector xpath="of11-config:port"/&gt;</w:t>
              </w:r>
            </w:ins>
          </w:p>
          <w:p w14:paraId="45D3ADDD" w14:textId="77777777" w:rsidR="00DC2CE4" w:rsidRDefault="00DC2CE4" w:rsidP="00DC2CE4">
            <w:pPr>
              <w:pStyle w:val="XML1"/>
              <w:rPr>
                <w:ins w:id="1702" w:author="Thomas Dietz" w:date="2012-08-10T14:48:00Z"/>
              </w:rPr>
            </w:pPr>
            <w:ins w:id="1703" w:author="Thomas Dietz" w:date="2012-08-10T14:48:00Z">
              <w:r>
                <w:t xml:space="preserve">            &lt;xs:field xpath="of11-config:resource-id"/&gt;</w:t>
              </w:r>
            </w:ins>
          </w:p>
          <w:p w14:paraId="64C1CF79" w14:textId="77777777" w:rsidR="00DC2CE4" w:rsidRDefault="00DC2CE4" w:rsidP="00DC2CE4">
            <w:pPr>
              <w:pStyle w:val="XML1"/>
              <w:rPr>
                <w:ins w:id="1704" w:author="Thomas Dietz" w:date="2012-08-10T14:48:00Z"/>
              </w:rPr>
            </w:pPr>
            <w:ins w:id="1705" w:author="Thomas Dietz" w:date="2012-08-10T14:48:00Z">
              <w:r>
                <w:t xml:space="preserve">          &lt;/xs:key&gt;</w:t>
              </w:r>
            </w:ins>
          </w:p>
          <w:p w14:paraId="7A414D24" w14:textId="77777777" w:rsidR="00DC2CE4" w:rsidRDefault="00DC2CE4" w:rsidP="00DC2CE4">
            <w:pPr>
              <w:pStyle w:val="XML1"/>
              <w:rPr>
                <w:ins w:id="1706" w:author="Thomas Dietz" w:date="2012-08-10T14:48:00Z"/>
              </w:rPr>
            </w:pPr>
            <w:ins w:id="1707" w:author="Thomas Dietz" w:date="2012-08-10T14:48:00Z">
              <w:r>
                <w:t xml:space="preserve">          &lt;xs:key name="key_resources_capable-switch_queue"&gt;</w:t>
              </w:r>
            </w:ins>
          </w:p>
          <w:p w14:paraId="36394568" w14:textId="77777777" w:rsidR="00DC2CE4" w:rsidRDefault="00DC2CE4" w:rsidP="00DC2CE4">
            <w:pPr>
              <w:pStyle w:val="XML1"/>
              <w:rPr>
                <w:ins w:id="1708" w:author="Thomas Dietz" w:date="2012-08-10T14:48:00Z"/>
              </w:rPr>
            </w:pPr>
            <w:ins w:id="1709" w:author="Thomas Dietz" w:date="2012-08-10T14:48:00Z">
              <w:r>
                <w:t xml:space="preserve">            &lt;xs:selector xpath="of11-config:queue"/&gt;</w:t>
              </w:r>
            </w:ins>
          </w:p>
          <w:p w14:paraId="4E286CD7" w14:textId="77777777" w:rsidR="00DC2CE4" w:rsidRDefault="00DC2CE4" w:rsidP="00DC2CE4">
            <w:pPr>
              <w:pStyle w:val="XML1"/>
              <w:rPr>
                <w:ins w:id="1710" w:author="Thomas Dietz" w:date="2012-08-10T14:48:00Z"/>
              </w:rPr>
            </w:pPr>
            <w:ins w:id="1711" w:author="Thomas Dietz" w:date="2012-08-10T14:48:00Z">
              <w:r>
                <w:t xml:space="preserve">            &lt;xs:field xpath="of11-config:resource-id"/&gt;</w:t>
              </w:r>
            </w:ins>
          </w:p>
          <w:p w14:paraId="7FE44792" w14:textId="77777777" w:rsidR="00DC2CE4" w:rsidRDefault="00DC2CE4" w:rsidP="00DC2CE4">
            <w:pPr>
              <w:pStyle w:val="XML1"/>
              <w:rPr>
                <w:ins w:id="1712" w:author="Thomas Dietz" w:date="2012-08-10T14:48:00Z"/>
              </w:rPr>
            </w:pPr>
            <w:ins w:id="1713" w:author="Thomas Dietz" w:date="2012-08-10T14:48:00Z">
              <w:r>
                <w:t xml:space="preserve">          &lt;/xs:key&gt;</w:t>
              </w:r>
            </w:ins>
          </w:p>
          <w:p w14:paraId="739AB993" w14:textId="77777777" w:rsidR="00DC2CE4" w:rsidRDefault="00DC2CE4" w:rsidP="00DC2CE4">
            <w:pPr>
              <w:pStyle w:val="XML1"/>
              <w:rPr>
                <w:ins w:id="1714" w:author="Thomas Dietz" w:date="2012-08-10T14:48:00Z"/>
              </w:rPr>
            </w:pPr>
            <w:ins w:id="1715" w:author="Thomas Dietz" w:date="2012-08-10T14:48:00Z">
              <w:r>
                <w:t xml:space="preserve">          &lt;xs:key name="key_resources_capable-switch_owned-certificate"&gt;</w:t>
              </w:r>
            </w:ins>
          </w:p>
          <w:p w14:paraId="11CE4141" w14:textId="77777777" w:rsidR="00DC2CE4" w:rsidRDefault="00DC2CE4" w:rsidP="00DC2CE4">
            <w:pPr>
              <w:pStyle w:val="XML1"/>
              <w:rPr>
                <w:ins w:id="1716" w:author="Thomas Dietz" w:date="2012-08-10T14:48:00Z"/>
              </w:rPr>
            </w:pPr>
            <w:ins w:id="1717" w:author="Thomas Dietz" w:date="2012-08-10T14:48:00Z">
              <w:r>
                <w:t xml:space="preserve">            &lt;xs:selector xpath="of11-config:owned-certificate"/&gt;</w:t>
              </w:r>
            </w:ins>
          </w:p>
          <w:p w14:paraId="30AA100A" w14:textId="77777777" w:rsidR="00DC2CE4" w:rsidRDefault="00DC2CE4" w:rsidP="00DC2CE4">
            <w:pPr>
              <w:pStyle w:val="XML1"/>
              <w:rPr>
                <w:ins w:id="1718" w:author="Thomas Dietz" w:date="2012-08-10T14:48:00Z"/>
              </w:rPr>
            </w:pPr>
            <w:ins w:id="1719" w:author="Thomas Dietz" w:date="2012-08-10T14:48:00Z">
              <w:r>
                <w:t xml:space="preserve">            &lt;xs:field xpath="of11-config:resource-id"/&gt;</w:t>
              </w:r>
            </w:ins>
          </w:p>
          <w:p w14:paraId="073616AB" w14:textId="77777777" w:rsidR="00DC2CE4" w:rsidRDefault="00DC2CE4" w:rsidP="00DC2CE4">
            <w:pPr>
              <w:pStyle w:val="XML1"/>
              <w:rPr>
                <w:ins w:id="1720" w:author="Thomas Dietz" w:date="2012-08-10T14:48:00Z"/>
              </w:rPr>
            </w:pPr>
            <w:ins w:id="1721" w:author="Thomas Dietz" w:date="2012-08-10T14:48:00Z">
              <w:r>
                <w:t xml:space="preserve">          &lt;/xs:key&gt;</w:t>
              </w:r>
            </w:ins>
          </w:p>
          <w:p w14:paraId="41105917" w14:textId="77777777" w:rsidR="00DC2CE4" w:rsidRDefault="00DC2CE4" w:rsidP="00DC2CE4">
            <w:pPr>
              <w:pStyle w:val="XML1"/>
              <w:rPr>
                <w:ins w:id="1722" w:author="Thomas Dietz" w:date="2012-08-10T14:48:00Z"/>
              </w:rPr>
            </w:pPr>
            <w:ins w:id="1723" w:author="Thomas Dietz" w:date="2012-08-10T14:48:00Z">
              <w:r>
                <w:t xml:space="preserve">          &lt;xs:key name="key_resources_capable-switch_external-certificate"&gt;</w:t>
              </w:r>
            </w:ins>
          </w:p>
          <w:p w14:paraId="2B369F53" w14:textId="77777777" w:rsidR="00DC2CE4" w:rsidRDefault="00DC2CE4" w:rsidP="00DC2CE4">
            <w:pPr>
              <w:pStyle w:val="XML1"/>
              <w:rPr>
                <w:ins w:id="1724" w:author="Thomas Dietz" w:date="2012-08-10T14:48:00Z"/>
              </w:rPr>
            </w:pPr>
            <w:ins w:id="1725" w:author="Thomas Dietz" w:date="2012-08-10T14:48:00Z">
              <w:r>
                <w:t xml:space="preserve">            &lt;xs:selector xpath="of11-config:external-certificate"/&gt;</w:t>
              </w:r>
            </w:ins>
          </w:p>
          <w:p w14:paraId="698AF011" w14:textId="77777777" w:rsidR="00DC2CE4" w:rsidRDefault="00DC2CE4" w:rsidP="00DC2CE4">
            <w:pPr>
              <w:pStyle w:val="XML1"/>
              <w:rPr>
                <w:ins w:id="1726" w:author="Thomas Dietz" w:date="2012-08-10T14:48:00Z"/>
              </w:rPr>
            </w:pPr>
            <w:ins w:id="1727" w:author="Thomas Dietz" w:date="2012-08-10T14:48:00Z">
              <w:r>
                <w:lastRenderedPageBreak/>
                <w:t xml:space="preserve">            &lt;xs:field xpath="of11-config:resource-id"/&gt;</w:t>
              </w:r>
            </w:ins>
          </w:p>
          <w:p w14:paraId="1228AFDE" w14:textId="77777777" w:rsidR="00DC2CE4" w:rsidRDefault="00DC2CE4" w:rsidP="00DC2CE4">
            <w:pPr>
              <w:pStyle w:val="XML1"/>
              <w:rPr>
                <w:ins w:id="1728" w:author="Thomas Dietz" w:date="2012-08-10T14:48:00Z"/>
              </w:rPr>
            </w:pPr>
            <w:ins w:id="1729" w:author="Thomas Dietz" w:date="2012-08-10T14:48:00Z">
              <w:r>
                <w:t xml:space="preserve">          &lt;/xs:key&gt;</w:t>
              </w:r>
            </w:ins>
          </w:p>
          <w:p w14:paraId="3DEF9C82" w14:textId="77777777" w:rsidR="00DC2CE4" w:rsidRDefault="00DC2CE4" w:rsidP="00DC2CE4">
            <w:pPr>
              <w:pStyle w:val="XML1"/>
              <w:rPr>
                <w:ins w:id="1730" w:author="Thomas Dietz" w:date="2012-08-10T14:48:00Z"/>
              </w:rPr>
            </w:pPr>
            <w:ins w:id="1731" w:author="Thomas Dietz" w:date="2012-08-10T14:48:00Z">
              <w:r>
                <w:t xml:space="preserve">          &lt;xs:key name="key_resources_capable-switch_flow-table"&gt;</w:t>
              </w:r>
            </w:ins>
          </w:p>
          <w:p w14:paraId="2C53FE4B" w14:textId="77777777" w:rsidR="00DC2CE4" w:rsidRDefault="00DC2CE4" w:rsidP="00DC2CE4">
            <w:pPr>
              <w:pStyle w:val="XML1"/>
              <w:rPr>
                <w:ins w:id="1732" w:author="Thomas Dietz" w:date="2012-08-10T14:48:00Z"/>
              </w:rPr>
            </w:pPr>
            <w:ins w:id="1733" w:author="Thomas Dietz" w:date="2012-08-10T14:48:00Z">
              <w:r>
                <w:t xml:space="preserve">            &lt;xs:selector xpath="of11-config:flow-table"/&gt;</w:t>
              </w:r>
            </w:ins>
          </w:p>
          <w:p w14:paraId="2D4F5FA2" w14:textId="77777777" w:rsidR="00DC2CE4" w:rsidRDefault="00DC2CE4" w:rsidP="00DC2CE4">
            <w:pPr>
              <w:pStyle w:val="XML1"/>
              <w:rPr>
                <w:ins w:id="1734" w:author="Thomas Dietz" w:date="2012-08-10T14:48:00Z"/>
              </w:rPr>
            </w:pPr>
            <w:ins w:id="1735" w:author="Thomas Dietz" w:date="2012-08-10T14:48:00Z">
              <w:r>
                <w:t xml:space="preserve">            &lt;xs:field xpath="of11-config:resource-id"/&gt;</w:t>
              </w:r>
            </w:ins>
          </w:p>
          <w:p w14:paraId="5914A244" w14:textId="77777777" w:rsidR="00DC2CE4" w:rsidRDefault="00DC2CE4" w:rsidP="00DC2CE4">
            <w:pPr>
              <w:pStyle w:val="XML1"/>
              <w:rPr>
                <w:ins w:id="1736" w:author="Thomas Dietz" w:date="2012-08-10T14:48:00Z"/>
              </w:rPr>
            </w:pPr>
            <w:ins w:id="1737" w:author="Thomas Dietz" w:date="2012-08-10T14:48:00Z">
              <w:r>
                <w:t xml:space="preserve">          &lt;/xs:key&gt;</w:t>
              </w:r>
            </w:ins>
          </w:p>
          <w:p w14:paraId="07A1F16F" w14:textId="77777777" w:rsidR="00DC2CE4" w:rsidRDefault="00DC2CE4" w:rsidP="00DC2CE4">
            <w:pPr>
              <w:pStyle w:val="XML1"/>
              <w:rPr>
                <w:ins w:id="1738" w:author="Thomas Dietz" w:date="2012-08-10T14:48:00Z"/>
              </w:rPr>
            </w:pPr>
            <w:ins w:id="1739" w:author="Thomas Dietz" w:date="2012-08-10T14:48:00Z">
              <w:r>
                <w:t xml:space="preserve">        &lt;/xs:element&gt;</w:t>
              </w:r>
            </w:ins>
          </w:p>
          <w:p w14:paraId="6AB7E3EC" w14:textId="77777777" w:rsidR="00DC2CE4" w:rsidRDefault="00DC2CE4" w:rsidP="00DC2CE4">
            <w:pPr>
              <w:pStyle w:val="XML1"/>
              <w:rPr>
                <w:ins w:id="1740" w:author="Thomas Dietz" w:date="2012-08-10T14:48:00Z"/>
              </w:rPr>
            </w:pPr>
            <w:ins w:id="1741" w:author="Thomas Dietz" w:date="2012-08-10T14:48:00Z">
              <w:r>
                <w:t xml:space="preserve">        &lt;xs:element name="logical-switches" minOccurs="0"&gt;</w:t>
              </w:r>
            </w:ins>
          </w:p>
          <w:p w14:paraId="2BAFC235" w14:textId="77777777" w:rsidR="00DC2CE4" w:rsidRDefault="00DC2CE4" w:rsidP="00DC2CE4">
            <w:pPr>
              <w:pStyle w:val="XML1"/>
              <w:rPr>
                <w:ins w:id="1742" w:author="Thomas Dietz" w:date="2012-08-10T14:48:00Z"/>
              </w:rPr>
            </w:pPr>
            <w:ins w:id="1743" w:author="Thomas Dietz" w:date="2012-08-10T14:48:00Z">
              <w:r>
                <w:t xml:space="preserve">          &lt;xs:annotation&gt;</w:t>
              </w:r>
            </w:ins>
          </w:p>
          <w:p w14:paraId="10BA2D32" w14:textId="77777777" w:rsidR="00DC2CE4" w:rsidRDefault="00DC2CE4" w:rsidP="00DC2CE4">
            <w:pPr>
              <w:pStyle w:val="XML1"/>
              <w:rPr>
                <w:ins w:id="1744" w:author="Thomas Dietz" w:date="2012-08-10T14:48:00Z"/>
              </w:rPr>
            </w:pPr>
            <w:ins w:id="1745" w:author="Thomas Dietz" w:date="2012-08-10T14:48:00Z">
              <w:r>
                <w:t xml:space="preserve">            &lt;xs:documentation&gt;</w:t>
              </w:r>
            </w:ins>
          </w:p>
          <w:p w14:paraId="516484A5" w14:textId="77777777" w:rsidR="00DC2CE4" w:rsidRDefault="00DC2CE4" w:rsidP="00DC2CE4">
            <w:pPr>
              <w:pStyle w:val="XML1"/>
              <w:rPr>
                <w:ins w:id="1746" w:author="Thomas Dietz" w:date="2012-08-10T14:48:00Z"/>
              </w:rPr>
            </w:pPr>
            <w:ins w:id="1747" w:author="Thomas Dietz" w:date="2012-08-10T14:48:00Z">
              <w:r>
                <w:t xml:space="preserve">              This element contains a list of all OpenFlow </w:t>
              </w:r>
            </w:ins>
          </w:p>
          <w:p w14:paraId="18419199" w14:textId="77777777" w:rsidR="00DC2CE4" w:rsidRDefault="00DC2CE4" w:rsidP="00DC2CE4">
            <w:pPr>
              <w:pStyle w:val="XML1"/>
              <w:rPr>
                <w:ins w:id="1748" w:author="Thomas Dietz" w:date="2012-08-10T14:48:00Z"/>
              </w:rPr>
            </w:pPr>
            <w:ins w:id="1749" w:author="Thomas Dietz" w:date="2012-08-10T14:48:00Z">
              <w:r>
                <w:t xml:space="preserve">              Logical Switches available at the OpenFlow Capable</w:t>
              </w:r>
            </w:ins>
          </w:p>
          <w:p w14:paraId="267B6463" w14:textId="77777777" w:rsidR="00DC2CE4" w:rsidRDefault="00DC2CE4" w:rsidP="00DC2CE4">
            <w:pPr>
              <w:pStyle w:val="XML1"/>
              <w:rPr>
                <w:ins w:id="1750" w:author="Thomas Dietz" w:date="2012-08-10T14:48:00Z"/>
              </w:rPr>
            </w:pPr>
            <w:ins w:id="1751" w:author="Thomas Dietz" w:date="2012-08-10T14:48:00Z">
              <w:r>
                <w:t xml:space="preserve">              Switch.</w:t>
              </w:r>
            </w:ins>
          </w:p>
          <w:p w14:paraId="66C70094" w14:textId="77777777" w:rsidR="00DC2CE4" w:rsidRDefault="00DC2CE4" w:rsidP="00DC2CE4">
            <w:pPr>
              <w:pStyle w:val="XML1"/>
              <w:rPr>
                <w:ins w:id="1752" w:author="Thomas Dietz" w:date="2012-08-10T14:48:00Z"/>
              </w:rPr>
            </w:pPr>
            <w:ins w:id="1753" w:author="Thomas Dietz" w:date="2012-08-10T14:48:00Z">
              <w:r>
                <w:t xml:space="preserve">            &lt;/xs:documentation&gt;</w:t>
              </w:r>
            </w:ins>
          </w:p>
          <w:p w14:paraId="7B6E2D11" w14:textId="77777777" w:rsidR="00DC2CE4" w:rsidRDefault="00DC2CE4" w:rsidP="00DC2CE4">
            <w:pPr>
              <w:pStyle w:val="XML1"/>
              <w:rPr>
                <w:ins w:id="1754" w:author="Thomas Dietz" w:date="2012-08-10T14:48:00Z"/>
              </w:rPr>
            </w:pPr>
            <w:ins w:id="1755" w:author="Thomas Dietz" w:date="2012-08-10T14:48:00Z">
              <w:r>
                <w:t xml:space="preserve">          &lt;/xs:annotation&gt;</w:t>
              </w:r>
            </w:ins>
          </w:p>
          <w:p w14:paraId="4CC3D651" w14:textId="77777777" w:rsidR="00DC2CE4" w:rsidRDefault="00DC2CE4" w:rsidP="00DC2CE4">
            <w:pPr>
              <w:pStyle w:val="XML1"/>
              <w:rPr>
                <w:ins w:id="1756" w:author="Thomas Dietz" w:date="2012-08-10T14:48:00Z"/>
              </w:rPr>
            </w:pPr>
            <w:ins w:id="1757" w:author="Thomas Dietz" w:date="2012-08-10T14:48:00Z">
              <w:r>
                <w:t xml:space="preserve">          &lt;xs:complexType&gt;</w:t>
              </w:r>
            </w:ins>
          </w:p>
          <w:p w14:paraId="1001C5E8" w14:textId="77777777" w:rsidR="00DC2CE4" w:rsidRDefault="00DC2CE4" w:rsidP="00DC2CE4">
            <w:pPr>
              <w:pStyle w:val="XML1"/>
              <w:rPr>
                <w:ins w:id="1758" w:author="Thomas Dietz" w:date="2012-08-10T14:48:00Z"/>
              </w:rPr>
            </w:pPr>
            <w:ins w:id="1759" w:author="Thomas Dietz" w:date="2012-08-10T14:48:00Z">
              <w:r>
                <w:t xml:space="preserve">            &lt;xs:sequence&gt;</w:t>
              </w:r>
            </w:ins>
          </w:p>
          <w:p w14:paraId="2F121F03" w14:textId="77777777" w:rsidR="00DC2CE4" w:rsidRDefault="00DC2CE4" w:rsidP="00DC2CE4">
            <w:pPr>
              <w:pStyle w:val="XML1"/>
              <w:rPr>
                <w:ins w:id="1760" w:author="Thomas Dietz" w:date="2012-08-10T14:48:00Z"/>
              </w:rPr>
            </w:pPr>
            <w:ins w:id="1761" w:author="Thomas Dietz" w:date="2012-08-10T14:48:00Z">
              <w:r>
                <w:t xml:space="preserve">              &lt;xs:element name="switch" minOccurs="0" maxOccurs="unbounded"&gt;</w:t>
              </w:r>
            </w:ins>
          </w:p>
          <w:p w14:paraId="653C85BD" w14:textId="77777777" w:rsidR="00DC2CE4" w:rsidRDefault="00DC2CE4" w:rsidP="00DC2CE4">
            <w:pPr>
              <w:pStyle w:val="XML1"/>
              <w:rPr>
                <w:ins w:id="1762" w:author="Thomas Dietz" w:date="2012-08-10T14:48:00Z"/>
              </w:rPr>
            </w:pPr>
            <w:ins w:id="1763" w:author="Thomas Dietz" w:date="2012-08-10T14:48:00Z">
              <w:r>
                <w:t xml:space="preserve">                &lt;xs:annotation&gt;</w:t>
              </w:r>
            </w:ins>
          </w:p>
          <w:p w14:paraId="5DE380B8" w14:textId="77777777" w:rsidR="00DC2CE4" w:rsidRDefault="00DC2CE4" w:rsidP="00DC2CE4">
            <w:pPr>
              <w:pStyle w:val="XML1"/>
              <w:rPr>
                <w:ins w:id="1764" w:author="Thomas Dietz" w:date="2012-08-10T14:48:00Z"/>
              </w:rPr>
            </w:pPr>
            <w:ins w:id="1765" w:author="Thomas Dietz" w:date="2012-08-10T14:48:00Z">
              <w:r>
                <w:t xml:space="preserve">                  &lt;xs:documentation&gt;</w:t>
              </w:r>
            </w:ins>
          </w:p>
          <w:p w14:paraId="7BCE039C" w14:textId="77777777" w:rsidR="00DC2CE4" w:rsidRDefault="00DC2CE4" w:rsidP="00DC2CE4">
            <w:pPr>
              <w:pStyle w:val="XML1"/>
              <w:rPr>
                <w:ins w:id="1766" w:author="Thomas Dietz" w:date="2012-08-10T14:48:00Z"/>
              </w:rPr>
            </w:pPr>
            <w:ins w:id="1767" w:author="Thomas Dietz" w:date="2012-08-10T14:48:00Z">
              <w:r>
                <w:t xml:space="preserve">                    The list of all OpenFlow Logical Switches on</w:t>
              </w:r>
            </w:ins>
          </w:p>
          <w:p w14:paraId="296D5FAD" w14:textId="77777777" w:rsidR="00DC2CE4" w:rsidRDefault="00DC2CE4" w:rsidP="00DC2CE4">
            <w:pPr>
              <w:pStyle w:val="XML1"/>
              <w:rPr>
                <w:ins w:id="1768" w:author="Thomas Dietz" w:date="2012-08-10T14:48:00Z"/>
              </w:rPr>
            </w:pPr>
            <w:ins w:id="1769" w:author="Thomas Dietz" w:date="2012-08-10T14:48:00Z">
              <w:r>
                <w:t xml:space="preserve">                    the OpenFlow Capable Switch.</w:t>
              </w:r>
            </w:ins>
          </w:p>
          <w:p w14:paraId="63FC27D1" w14:textId="77777777" w:rsidR="00DC2CE4" w:rsidRDefault="00DC2CE4" w:rsidP="00DC2CE4">
            <w:pPr>
              <w:pStyle w:val="XML1"/>
              <w:rPr>
                <w:ins w:id="1770" w:author="Thomas Dietz" w:date="2012-08-10T14:48:00Z"/>
              </w:rPr>
            </w:pPr>
          </w:p>
          <w:p w14:paraId="5B907110" w14:textId="77777777" w:rsidR="00DC2CE4" w:rsidRDefault="00DC2CE4" w:rsidP="00DC2CE4">
            <w:pPr>
              <w:pStyle w:val="XML1"/>
              <w:rPr>
                <w:ins w:id="1771" w:author="Thomas Dietz" w:date="2012-08-10T14:48:00Z"/>
              </w:rPr>
            </w:pPr>
            <w:ins w:id="1772" w:author="Thomas Dietz" w:date="2012-08-10T14:48:00Z">
              <w:r>
                <w:t xml:space="preserve">                    The element 'resource-id' of OFLogicalSwitchType MUST be</w:t>
              </w:r>
            </w:ins>
          </w:p>
          <w:p w14:paraId="4F4E617B" w14:textId="77777777" w:rsidR="00DC2CE4" w:rsidRDefault="00DC2CE4" w:rsidP="00DC2CE4">
            <w:pPr>
              <w:pStyle w:val="XML1"/>
              <w:rPr>
                <w:ins w:id="1773" w:author="Thomas Dietz" w:date="2012-08-10T14:48:00Z"/>
              </w:rPr>
            </w:pPr>
            <w:ins w:id="1774" w:author="Thomas Dietz" w:date="2012-08-10T14:48:00Z">
              <w:r>
                <w:t xml:space="preserve">                    unique within this list.</w:t>
              </w:r>
            </w:ins>
          </w:p>
          <w:p w14:paraId="0CFE9064" w14:textId="77777777" w:rsidR="00DC2CE4" w:rsidRDefault="00DC2CE4" w:rsidP="00DC2CE4">
            <w:pPr>
              <w:pStyle w:val="XML1"/>
              <w:rPr>
                <w:ins w:id="1775" w:author="Thomas Dietz" w:date="2012-08-10T14:48:00Z"/>
              </w:rPr>
            </w:pPr>
            <w:ins w:id="1776" w:author="Thomas Dietz" w:date="2012-08-10T14:48:00Z">
              <w:r>
                <w:t xml:space="preserve">                  &lt;/xs:documentation&gt;</w:t>
              </w:r>
            </w:ins>
          </w:p>
          <w:p w14:paraId="1CF6049A" w14:textId="77777777" w:rsidR="00DC2CE4" w:rsidRDefault="00DC2CE4" w:rsidP="00DC2CE4">
            <w:pPr>
              <w:pStyle w:val="XML1"/>
              <w:rPr>
                <w:ins w:id="1777" w:author="Thomas Dietz" w:date="2012-08-10T14:48:00Z"/>
              </w:rPr>
            </w:pPr>
            <w:ins w:id="1778" w:author="Thomas Dietz" w:date="2012-08-10T14:48:00Z">
              <w:r>
                <w:t xml:space="preserve">                &lt;/xs:annotation&gt;</w:t>
              </w:r>
            </w:ins>
          </w:p>
          <w:p w14:paraId="251B4B3C" w14:textId="77777777" w:rsidR="00DC2CE4" w:rsidRDefault="00DC2CE4" w:rsidP="00DC2CE4">
            <w:pPr>
              <w:pStyle w:val="XML1"/>
              <w:rPr>
                <w:ins w:id="1779" w:author="Thomas Dietz" w:date="2012-08-10T14:48:00Z"/>
              </w:rPr>
            </w:pPr>
            <w:ins w:id="1780" w:author="Thomas Dietz" w:date="2012-08-10T14:48:00Z">
              <w:r>
                <w:t xml:space="preserve">                &lt;xs:complexType&gt;</w:t>
              </w:r>
            </w:ins>
          </w:p>
          <w:p w14:paraId="2321F49F" w14:textId="77777777" w:rsidR="00DC2CE4" w:rsidRDefault="00DC2CE4" w:rsidP="00DC2CE4">
            <w:pPr>
              <w:pStyle w:val="XML1"/>
              <w:rPr>
                <w:ins w:id="1781" w:author="Thomas Dietz" w:date="2012-08-10T14:48:00Z"/>
              </w:rPr>
            </w:pPr>
            <w:ins w:id="1782" w:author="Thomas Dietz" w:date="2012-08-10T14:48:00Z">
              <w:r>
                <w:t xml:space="preserve">                  &lt;xs:sequence&gt;</w:t>
              </w:r>
            </w:ins>
          </w:p>
          <w:p w14:paraId="68B23799" w14:textId="77777777" w:rsidR="00DC2CE4" w:rsidRDefault="00DC2CE4" w:rsidP="00DC2CE4">
            <w:pPr>
              <w:pStyle w:val="XML1"/>
              <w:rPr>
                <w:ins w:id="1783" w:author="Thomas Dietz" w:date="2012-08-10T14:48:00Z"/>
              </w:rPr>
            </w:pPr>
            <w:ins w:id="1784" w:author="Thomas Dietz" w:date="2012-08-10T14:48:00Z">
              <w:r>
                <w:t xml:space="preserve">                    &lt;xs:group ref="OFLogicalSwitchType"/&gt;</w:t>
              </w:r>
            </w:ins>
          </w:p>
          <w:p w14:paraId="180BDF7F" w14:textId="77777777" w:rsidR="00DC2CE4" w:rsidRDefault="00DC2CE4" w:rsidP="00DC2CE4">
            <w:pPr>
              <w:pStyle w:val="XML1"/>
              <w:rPr>
                <w:ins w:id="1785" w:author="Thomas Dietz" w:date="2012-08-10T14:48:00Z"/>
              </w:rPr>
            </w:pPr>
            <w:ins w:id="1786" w:author="Thomas Dietz" w:date="2012-08-10T14:48:00Z">
              <w:r>
                <w:t xml:space="preserve">                  &lt;/xs:sequence&gt;</w:t>
              </w:r>
            </w:ins>
          </w:p>
          <w:p w14:paraId="1A89C8BB" w14:textId="77777777" w:rsidR="00DC2CE4" w:rsidRDefault="00DC2CE4" w:rsidP="00DC2CE4">
            <w:pPr>
              <w:pStyle w:val="XML1"/>
              <w:rPr>
                <w:ins w:id="1787" w:author="Thomas Dietz" w:date="2012-08-10T14:48:00Z"/>
              </w:rPr>
            </w:pPr>
            <w:ins w:id="1788" w:author="Thomas Dietz" w:date="2012-08-10T14:48:00Z">
              <w:r>
                <w:t xml:space="preserve">                &lt;/xs:complexType&gt;</w:t>
              </w:r>
            </w:ins>
          </w:p>
          <w:p w14:paraId="32E66D40" w14:textId="77777777" w:rsidR="00DC2CE4" w:rsidRDefault="00DC2CE4" w:rsidP="00DC2CE4">
            <w:pPr>
              <w:pStyle w:val="XML1"/>
              <w:rPr>
                <w:ins w:id="1789" w:author="Thomas Dietz" w:date="2012-08-10T14:48:00Z"/>
              </w:rPr>
            </w:pPr>
            <w:ins w:id="1790" w:author="Thomas Dietz" w:date="2012-08-10T14:48:00Z">
              <w:r>
                <w:t xml:space="preserve">              &lt;/xs:element&gt;</w:t>
              </w:r>
            </w:ins>
          </w:p>
          <w:p w14:paraId="4CF9F662" w14:textId="77777777" w:rsidR="00DC2CE4" w:rsidRDefault="00DC2CE4" w:rsidP="00DC2CE4">
            <w:pPr>
              <w:pStyle w:val="XML1"/>
              <w:rPr>
                <w:ins w:id="1791" w:author="Thomas Dietz" w:date="2012-08-10T14:48:00Z"/>
              </w:rPr>
            </w:pPr>
            <w:ins w:id="1792" w:author="Thomas Dietz" w:date="2012-08-10T14:48:00Z">
              <w:r>
                <w:t xml:space="preserve">            &lt;/xs:sequence&gt;</w:t>
              </w:r>
            </w:ins>
          </w:p>
          <w:p w14:paraId="2C6DE80B" w14:textId="77777777" w:rsidR="00DC2CE4" w:rsidRDefault="00DC2CE4" w:rsidP="00DC2CE4">
            <w:pPr>
              <w:pStyle w:val="XML1"/>
              <w:rPr>
                <w:ins w:id="1793" w:author="Thomas Dietz" w:date="2012-08-10T14:48:00Z"/>
              </w:rPr>
            </w:pPr>
            <w:ins w:id="1794" w:author="Thomas Dietz" w:date="2012-08-10T14:48:00Z">
              <w:r>
                <w:t xml:space="preserve">          &lt;/xs:complexType&gt;</w:t>
              </w:r>
            </w:ins>
          </w:p>
          <w:p w14:paraId="0F6BAAB1" w14:textId="77777777" w:rsidR="00DC2CE4" w:rsidRDefault="00DC2CE4" w:rsidP="00DC2CE4">
            <w:pPr>
              <w:pStyle w:val="XML1"/>
              <w:rPr>
                <w:ins w:id="1795" w:author="Thomas Dietz" w:date="2012-08-10T14:48:00Z"/>
              </w:rPr>
            </w:pPr>
            <w:ins w:id="1796" w:author="Thomas Dietz" w:date="2012-08-10T14:48:00Z">
              <w:r>
                <w:t xml:space="preserve">          &lt;xs:key name="key_logical-switches_capable-switch_switch"&gt;</w:t>
              </w:r>
            </w:ins>
          </w:p>
          <w:p w14:paraId="308000B9" w14:textId="77777777" w:rsidR="00DC2CE4" w:rsidRDefault="00DC2CE4" w:rsidP="00DC2CE4">
            <w:pPr>
              <w:pStyle w:val="XML1"/>
              <w:rPr>
                <w:ins w:id="1797" w:author="Thomas Dietz" w:date="2012-08-10T14:48:00Z"/>
              </w:rPr>
            </w:pPr>
            <w:ins w:id="1798" w:author="Thomas Dietz" w:date="2012-08-10T14:48:00Z">
              <w:r>
                <w:t xml:space="preserve">            &lt;xs:selector xpath="of11-config:switch"/&gt;</w:t>
              </w:r>
            </w:ins>
          </w:p>
          <w:p w14:paraId="39A88A6E" w14:textId="77777777" w:rsidR="00DC2CE4" w:rsidRDefault="00DC2CE4" w:rsidP="00DC2CE4">
            <w:pPr>
              <w:pStyle w:val="XML1"/>
              <w:rPr>
                <w:ins w:id="1799" w:author="Thomas Dietz" w:date="2012-08-10T14:48:00Z"/>
              </w:rPr>
            </w:pPr>
            <w:ins w:id="1800" w:author="Thomas Dietz" w:date="2012-08-10T14:48:00Z">
              <w:r>
                <w:t xml:space="preserve">            &lt;xs:field xpath="of11-config:id"/&gt;</w:t>
              </w:r>
            </w:ins>
          </w:p>
          <w:p w14:paraId="11D373E8" w14:textId="77777777" w:rsidR="00DC2CE4" w:rsidRDefault="00DC2CE4" w:rsidP="00DC2CE4">
            <w:pPr>
              <w:pStyle w:val="XML1"/>
              <w:rPr>
                <w:ins w:id="1801" w:author="Thomas Dietz" w:date="2012-08-10T14:48:00Z"/>
              </w:rPr>
            </w:pPr>
            <w:ins w:id="1802" w:author="Thomas Dietz" w:date="2012-08-10T14:48:00Z">
              <w:r>
                <w:t xml:space="preserve">          &lt;/xs:key&gt;</w:t>
              </w:r>
            </w:ins>
          </w:p>
          <w:p w14:paraId="78124BDE" w14:textId="77777777" w:rsidR="00DC2CE4" w:rsidRDefault="00DC2CE4" w:rsidP="00DC2CE4">
            <w:pPr>
              <w:pStyle w:val="XML1"/>
              <w:rPr>
                <w:ins w:id="1803" w:author="Thomas Dietz" w:date="2012-08-10T14:48:00Z"/>
              </w:rPr>
            </w:pPr>
            <w:ins w:id="1804" w:author="Thomas Dietz" w:date="2012-08-10T14:48:00Z">
              <w:r>
                <w:t xml:space="preserve">        &lt;/xs:element&gt;</w:t>
              </w:r>
            </w:ins>
          </w:p>
          <w:p w14:paraId="70F57384" w14:textId="77777777" w:rsidR="00DC2CE4" w:rsidRDefault="00DC2CE4" w:rsidP="00DC2CE4">
            <w:pPr>
              <w:pStyle w:val="XML1"/>
              <w:rPr>
                <w:ins w:id="1805" w:author="Thomas Dietz" w:date="2012-08-10T14:48:00Z"/>
              </w:rPr>
            </w:pPr>
            <w:ins w:id="1806" w:author="Thomas Dietz" w:date="2012-08-10T14:48:00Z">
              <w:r>
                <w:t xml:space="preserve">      &lt;/xs:sequence&gt;</w:t>
              </w:r>
            </w:ins>
          </w:p>
          <w:p w14:paraId="135D7023" w14:textId="77777777" w:rsidR="00DC2CE4" w:rsidRDefault="00DC2CE4" w:rsidP="00DC2CE4">
            <w:pPr>
              <w:pStyle w:val="XML1"/>
              <w:rPr>
                <w:ins w:id="1807" w:author="Thomas Dietz" w:date="2012-08-10T14:48:00Z"/>
              </w:rPr>
            </w:pPr>
            <w:ins w:id="1808" w:author="Thomas Dietz" w:date="2012-08-10T14:48:00Z">
              <w:r>
                <w:t xml:space="preserve">    &lt;/xs:complexType&gt;</w:t>
              </w:r>
            </w:ins>
          </w:p>
          <w:p w14:paraId="0DB109B7" w14:textId="02A3B8D3" w:rsidR="00D84428" w:rsidRPr="009F1B7D" w:rsidRDefault="00DC2CE4" w:rsidP="00DC2CE4">
            <w:pPr>
              <w:pStyle w:val="XML1"/>
            </w:pPr>
            <w:ins w:id="1809" w:author="Thomas Dietz" w:date="2012-08-10T14:48:00Z">
              <w:r>
                <w:t xml:space="preserve">  &lt;/xs:element&gt;</w:t>
              </w:r>
            </w:ins>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1810" w:name="_Toc333403869"/>
      <w:r>
        <w:t>XML Example</w:t>
      </w:r>
      <w:bookmarkEnd w:id="1810"/>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lastRenderedPageBreak/>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45ACFD54" w:rsidR="00D84428" w:rsidDel="00DC2CE4" w:rsidRDefault="00D84428" w:rsidP="00D14D27">
      <w:pPr>
        <w:pStyle w:val="Heading3"/>
        <w:rPr>
          <w:del w:id="1811" w:author="Thomas Dietz" w:date="2012-08-10T14:50:00Z"/>
        </w:rPr>
      </w:pPr>
      <w:bookmarkStart w:id="1812" w:name="_Toc333403870"/>
      <w:del w:id="1813" w:author="Thomas Dietz" w:date="2012-08-10T14:50:00Z">
        <w:r w:rsidDel="00DC2CE4">
          <w:lastRenderedPageBreak/>
          <w:delText>Normative Constraints</w:delText>
        </w:r>
        <w:bookmarkEnd w:id="1812"/>
      </w:del>
    </w:p>
    <w:p w14:paraId="66BA80CF" w14:textId="0149DF7D" w:rsidR="00D84428" w:rsidDel="00DC2CE4" w:rsidRDefault="00D84428" w:rsidP="00D84428">
      <w:pPr>
        <w:rPr>
          <w:del w:id="1814" w:author="Thomas Dietz" w:date="2012-08-10T14:50:00Z"/>
        </w:rPr>
      </w:pPr>
      <w:del w:id="1815" w:author="Thomas Dietz" w:date="2012-08-10T14:50:00Z">
        <w:r w:rsidDel="00DC2CE4">
          <w:delText xml:space="preserve">The OpenFlow Capable Switch is identified by the OpenFlow Configuration Point with identifier </w:delText>
        </w:r>
        <w:r w:rsidRPr="0023288C" w:rsidDel="00DC2CE4">
          <w:rPr>
            <w:rStyle w:val="codeChar"/>
          </w:rPr>
          <w:delText>&lt;id&gt;</w:delText>
        </w:r>
        <w:r w:rsidDel="00DC2CE4">
          <w:delText>. The identifier MUST be unique within the context of potential OpenFlow Configuration Points. It MUST be persistent across reboots of the OpenFlow Capable Switch.</w:delText>
        </w:r>
      </w:del>
    </w:p>
    <w:p w14:paraId="1BEC8135" w14:textId="5E9C1554" w:rsidR="00D84428" w:rsidDel="00DC2CE4" w:rsidRDefault="00D84428" w:rsidP="00D84428">
      <w:pPr>
        <w:rPr>
          <w:del w:id="1816" w:author="Thomas Dietz" w:date="2012-08-10T14:50:00Z"/>
        </w:rPr>
      </w:pPr>
      <w:del w:id="1817" w:author="Thomas Dietz" w:date="2012-08-10T14:50:00Z">
        <w:r w:rsidDel="00DC2CE4">
          <w:delText xml:space="preserve">Element </w:delText>
        </w:r>
        <w:r w:rsidRPr="00ED48AF" w:rsidDel="00DC2CE4">
          <w:rPr>
            <w:rStyle w:val="codeChar"/>
          </w:rPr>
          <w:delText>&lt;configuration-points&gt;</w:delText>
        </w:r>
        <w:r w:rsidDel="00DC2CE4">
          <w:delText>contains a list of all Configuration Points known to the OpenFlow Capable Switch that manage it or have managed it using OF-CONFIG.</w:delText>
        </w:r>
      </w:del>
    </w:p>
    <w:p w14:paraId="5B259955" w14:textId="6020816B" w:rsidR="00D84428" w:rsidDel="00DC2CE4" w:rsidRDefault="00D84428" w:rsidP="00D84428">
      <w:pPr>
        <w:rPr>
          <w:del w:id="1818" w:author="Thomas Dietz" w:date="2012-08-10T14:50:00Z"/>
        </w:rPr>
      </w:pPr>
      <w:del w:id="1819" w:author="Thomas Dietz" w:date="2012-08-10T14:50:00Z">
        <w:r w:rsidDel="00DC2CE4">
          <w:delText xml:space="preserve">Element </w:delText>
        </w:r>
        <w:r w:rsidRPr="00ED48AF" w:rsidDel="00DC2CE4">
          <w:rPr>
            <w:rStyle w:val="codeChar"/>
          </w:rPr>
          <w:delText>&lt;resources&gt;</w:delText>
        </w:r>
        <w:r w:rsidDel="00DC2CE4">
          <w:delTex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delText>
        </w:r>
      </w:del>
    </w:p>
    <w:p w14:paraId="4C782BDE" w14:textId="2D3BA897" w:rsidR="001F476B" w:rsidDel="00DC2CE4" w:rsidRDefault="00D84428" w:rsidP="00D84428">
      <w:pPr>
        <w:rPr>
          <w:del w:id="1820" w:author="Thomas Dietz" w:date="2012-08-10T14:50:00Z"/>
        </w:rPr>
      </w:pPr>
      <w:del w:id="1821" w:author="Thomas Dietz" w:date="2012-08-10T14:50:00Z">
        <w:r w:rsidDel="00DC2CE4">
          <w:delText xml:space="preserve">Element </w:delText>
        </w:r>
        <w:r w:rsidRPr="00ED48AF" w:rsidDel="00DC2CE4">
          <w:rPr>
            <w:rStyle w:val="codeChar"/>
          </w:rPr>
          <w:delText>&lt;logical-switches&gt;</w:delText>
        </w:r>
        <w:r w:rsidDel="00DC2CE4">
          <w:delText xml:space="preserve"> contains a list of all OpenFlow Logical Switches available on the OpenFlow Capable Switch.</w:delText>
        </w:r>
      </w:del>
    </w:p>
    <w:p w14:paraId="3937C342" w14:textId="77777777" w:rsidR="00D84428" w:rsidRPr="009F1B7D" w:rsidRDefault="00D84428" w:rsidP="00D14D27">
      <w:pPr>
        <w:pStyle w:val="Heading3"/>
      </w:pPr>
      <w:bookmarkStart w:id="1822" w:name="_Toc315953987"/>
      <w:bookmarkStart w:id="1823" w:name="_Toc333403871"/>
      <w:r w:rsidRPr="00DB42FD">
        <w:t>YANG Specification</w:t>
      </w:r>
      <w:bookmarkEnd w:id="1822"/>
      <w:bookmarkEnd w:id="1823"/>
    </w:p>
    <w:tbl>
      <w:tblPr>
        <w:tblStyle w:val="TableGrid"/>
        <w:tblW w:w="5000" w:type="pct"/>
        <w:shd w:val="clear" w:color="auto" w:fill="C8FCCD"/>
        <w:tblCellMar>
          <w:left w:w="57" w:type="dxa"/>
          <w:right w:w="57" w:type="dxa"/>
        </w:tblCellMar>
        <w:tblLook w:val="04A0" w:firstRow="1" w:lastRow="0" w:firstColumn="1" w:lastColumn="0" w:noHBand="0" w:noVBand="1"/>
        <w:tblPrChange w:id="1824"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1825">
          <w:tblGrid>
            <w:gridCol w:w="8820"/>
          </w:tblGrid>
        </w:tblGridChange>
      </w:tblGrid>
      <w:tr w:rsidR="00D84428" w:rsidRPr="009F1B7D" w14:paraId="06AF40D9" w14:textId="77777777" w:rsidTr="00DC2CE4">
        <w:tc>
          <w:tcPr>
            <w:tcW w:w="5000" w:type="pct"/>
            <w:shd w:val="clear" w:color="auto" w:fill="C8FCCD"/>
            <w:tcPrChange w:id="1826" w:author="Thomas Dietz" w:date="2012-08-10T15:00:00Z">
              <w:tcPr>
                <w:tcW w:w="8820" w:type="dxa"/>
                <w:shd w:val="clear" w:color="auto" w:fill="C8FCCD"/>
              </w:tcPr>
            </w:tcPrChange>
          </w:tcPr>
          <w:p w14:paraId="2B4A8C20" w14:textId="1D76ACD8" w:rsidR="00D84428" w:rsidRPr="009F1B7D" w:rsidDel="00DC2CE4" w:rsidRDefault="00D84428" w:rsidP="00011096">
            <w:pPr>
              <w:pStyle w:val="XML1"/>
              <w:rPr>
                <w:del w:id="1827" w:author="Thomas Dietz" w:date="2012-08-10T14:52:00Z"/>
              </w:rPr>
            </w:pPr>
            <w:del w:id="1828" w:author="Thomas Dietz" w:date="2012-08-10T14:52:00Z">
              <w:r w:rsidRPr="009F1B7D" w:rsidDel="00DC2CE4">
                <w:delText>container capable-switch {</w:delText>
              </w:r>
            </w:del>
          </w:p>
          <w:p w14:paraId="65EE7699" w14:textId="4A6E1035" w:rsidR="00D84428" w:rsidRPr="009F1B7D" w:rsidDel="00DC2CE4" w:rsidRDefault="00D84428" w:rsidP="00011096">
            <w:pPr>
              <w:pStyle w:val="XML2"/>
              <w:rPr>
                <w:del w:id="1829" w:author="Thomas Dietz" w:date="2012-08-10T14:52:00Z"/>
              </w:rPr>
            </w:pPr>
            <w:del w:id="1830" w:author="Thomas Dietz" w:date="2012-08-10T14:52:00Z">
              <w:r w:rsidRPr="009F1B7D" w:rsidDel="00DC2CE4">
                <w:delText>description "The OpenFlow Capable Switch containing logical switches, and resources that can be assigned to logical switches.";</w:delText>
              </w:r>
            </w:del>
          </w:p>
          <w:p w14:paraId="0848B6A9" w14:textId="2848ACEC" w:rsidR="00D84428" w:rsidRPr="009F1B7D" w:rsidDel="00DC2CE4" w:rsidRDefault="00D84428" w:rsidP="00011096">
            <w:pPr>
              <w:pStyle w:val="XML2"/>
              <w:rPr>
                <w:del w:id="1831" w:author="Thomas Dietz" w:date="2012-08-10T14:52:00Z"/>
              </w:rPr>
            </w:pPr>
            <w:del w:id="1832" w:author="Thomas Dietz" w:date="2012-08-10T14:52:00Z">
              <w:r w:rsidRPr="009F1B7D" w:rsidDel="00DC2CE4">
                <w:delText>leaf id {</w:delText>
              </w:r>
            </w:del>
          </w:p>
          <w:p w14:paraId="68941429" w14:textId="3B529453" w:rsidR="00D84428" w:rsidRPr="009F1B7D" w:rsidDel="00DC2CE4" w:rsidRDefault="00D84428" w:rsidP="00011096">
            <w:pPr>
              <w:pStyle w:val="XML2"/>
              <w:rPr>
                <w:del w:id="1833" w:author="Thomas Dietz" w:date="2012-08-10T14:52:00Z"/>
              </w:rPr>
            </w:pPr>
            <w:del w:id="1834" w:author="Thomas Dietz" w:date="2012-08-10T14:52:00Z">
              <w:r w:rsidRPr="009F1B7D" w:rsidDel="00DC2CE4">
                <w:delText>type inet:uri;</w:delText>
              </w:r>
            </w:del>
          </w:p>
          <w:p w14:paraId="13D64D87" w14:textId="27CC038E" w:rsidR="00D84428" w:rsidRPr="009F1B7D" w:rsidDel="00DC2CE4" w:rsidRDefault="00D84428" w:rsidP="00011096">
            <w:pPr>
              <w:pStyle w:val="XML3"/>
              <w:rPr>
                <w:del w:id="1835" w:author="Thomas Dietz" w:date="2012-08-10T14:52:00Z"/>
              </w:rPr>
            </w:pPr>
            <w:del w:id="1836" w:author="Thomas Dietz" w:date="2012-08-10T14:52:00Z">
              <w:r w:rsidRPr="009F1B7D" w:rsidDel="00DC2CE4">
                <w:delText>mandatory true;</w:delText>
              </w:r>
            </w:del>
          </w:p>
          <w:p w14:paraId="1F68E559" w14:textId="203091E5" w:rsidR="00D84428" w:rsidRPr="009F1B7D" w:rsidDel="00DC2CE4" w:rsidRDefault="00D84428" w:rsidP="00011096">
            <w:pPr>
              <w:pStyle w:val="XML3"/>
              <w:rPr>
                <w:del w:id="1837" w:author="Thomas Dietz" w:date="2012-08-10T14:52:00Z"/>
              </w:rPr>
            </w:pPr>
            <w:del w:id="1838" w:author="Thomas Dietz" w:date="2012-08-10T14:52:00Z">
              <w:r w:rsidRPr="009F1B7D" w:rsidDel="00DC2CE4">
                <w:delText>description "An unique but locally arbitrary identifier that identifies a Capable Switch towards the management system and is persistent across reboots of the system.";</w:delText>
              </w:r>
            </w:del>
          </w:p>
          <w:p w14:paraId="16334EBE" w14:textId="48A26088" w:rsidR="00D84428" w:rsidRPr="009F1B7D" w:rsidDel="00DC2CE4" w:rsidRDefault="00D84428" w:rsidP="00011096">
            <w:pPr>
              <w:pStyle w:val="XML2"/>
              <w:rPr>
                <w:del w:id="1839" w:author="Thomas Dietz" w:date="2012-08-10T14:52:00Z"/>
              </w:rPr>
            </w:pPr>
            <w:del w:id="1840" w:author="Thomas Dietz" w:date="2012-08-10T14:52:00Z">
              <w:r w:rsidRPr="009F1B7D" w:rsidDel="00DC2CE4">
                <w:delText>}</w:delText>
              </w:r>
            </w:del>
          </w:p>
          <w:p w14:paraId="49608678" w14:textId="47617CF2" w:rsidR="00D84428" w:rsidRPr="009F1B7D" w:rsidDel="00DC2CE4" w:rsidRDefault="00D84428" w:rsidP="00011096">
            <w:pPr>
              <w:pStyle w:val="XML2"/>
              <w:rPr>
                <w:del w:id="1841" w:author="Thomas Dietz" w:date="2012-08-10T14:52:00Z"/>
              </w:rPr>
            </w:pPr>
            <w:del w:id="1842" w:author="Thomas Dietz" w:date="2012-08-10T14:52:00Z">
              <w:r w:rsidRPr="009F1B7D" w:rsidDel="00DC2CE4">
                <w:delText>container configuration-points {</w:delText>
              </w:r>
            </w:del>
          </w:p>
          <w:p w14:paraId="17139352" w14:textId="275B28F1" w:rsidR="00D84428" w:rsidRPr="009F1B7D" w:rsidDel="00DC2CE4" w:rsidRDefault="00D84428" w:rsidP="00011096">
            <w:pPr>
              <w:pStyle w:val="XML3"/>
              <w:rPr>
                <w:del w:id="1843" w:author="Thomas Dietz" w:date="2012-08-10T14:52:00Z"/>
              </w:rPr>
            </w:pPr>
            <w:del w:id="1844" w:author="Thomas Dietz" w:date="2012-08-10T14:52:00Z">
              <w:r w:rsidRPr="009F1B7D" w:rsidDel="00DC2CE4">
                <w:delText xml:space="preserve">list </w:delText>
              </w:r>
              <w:r w:rsidRPr="00DB42FD" w:rsidDel="00DC2CE4">
                <w:rPr>
                  <w:rStyle w:val="XML2Char"/>
                </w:rPr>
                <w:delText>con</w:delText>
              </w:r>
              <w:r w:rsidRPr="009F1B7D" w:rsidDel="00DC2CE4">
                <w:delText>figuration-point {</w:delText>
              </w:r>
            </w:del>
          </w:p>
          <w:p w14:paraId="65076F94" w14:textId="48C73DBD" w:rsidR="00D84428" w:rsidRPr="009F1B7D" w:rsidDel="00DC2CE4" w:rsidRDefault="00D84428" w:rsidP="00011096">
            <w:pPr>
              <w:pStyle w:val="XML4"/>
              <w:rPr>
                <w:del w:id="1845" w:author="Thomas Dietz" w:date="2012-08-10T14:52:00Z"/>
              </w:rPr>
            </w:pPr>
            <w:del w:id="1846" w:author="Thomas Dietz" w:date="2012-08-10T14:52:00Z">
              <w:r w:rsidRPr="009F1B7D" w:rsidDel="00DC2CE4">
                <w:delText>key "id";</w:delText>
              </w:r>
            </w:del>
          </w:p>
          <w:p w14:paraId="695062D8" w14:textId="54F262B9" w:rsidR="00D84428" w:rsidRPr="009F1B7D" w:rsidDel="00DC2CE4" w:rsidRDefault="00D84428" w:rsidP="00011096">
            <w:pPr>
              <w:pStyle w:val="XML4"/>
              <w:rPr>
                <w:del w:id="1847" w:author="Thomas Dietz" w:date="2012-08-10T14:52:00Z"/>
              </w:rPr>
            </w:pPr>
            <w:del w:id="1848" w:author="Thomas Dietz" w:date="2012-08-10T14:52:00Z">
              <w:r w:rsidRPr="009F1B7D" w:rsidDel="00DC2CE4">
                <w:delText>unique "id";</w:delText>
              </w:r>
            </w:del>
          </w:p>
          <w:p w14:paraId="4BECEFC1" w14:textId="42DF24AB" w:rsidR="00D84428" w:rsidRPr="009F1B7D" w:rsidDel="00DC2CE4" w:rsidRDefault="00D84428" w:rsidP="00011096">
            <w:pPr>
              <w:pStyle w:val="XML4"/>
              <w:rPr>
                <w:del w:id="1849" w:author="Thomas Dietz" w:date="2012-08-10T14:52:00Z"/>
              </w:rPr>
            </w:pPr>
            <w:del w:id="1850" w:author="Thomas Dietz" w:date="2012-08-10T14:52:00Z">
              <w:r w:rsidRPr="009F1B7D" w:rsidDel="00DC2CE4">
                <w:delText>description "The list of all Configuration Points known to the OpenFlow Capable Switch that may configure it using OF-CONFIG.";</w:delText>
              </w:r>
            </w:del>
          </w:p>
          <w:p w14:paraId="5BB69F8B" w14:textId="4761F9A1" w:rsidR="00D84428" w:rsidRPr="009F1B7D" w:rsidDel="00DC2CE4" w:rsidRDefault="00D84428" w:rsidP="00011096">
            <w:pPr>
              <w:pStyle w:val="XML4"/>
              <w:rPr>
                <w:del w:id="1851" w:author="Thomas Dietz" w:date="2012-08-10T14:52:00Z"/>
              </w:rPr>
            </w:pPr>
            <w:del w:id="1852" w:author="Thomas Dietz" w:date="2012-08-10T14:52:00Z">
              <w:r w:rsidRPr="009F1B7D" w:rsidDel="00DC2CE4">
                <w:delText>uses openflow-configuration-point-grouping;</w:delText>
              </w:r>
            </w:del>
          </w:p>
          <w:p w14:paraId="08138EEF" w14:textId="1A1595D5" w:rsidR="00D84428" w:rsidRPr="009F1B7D" w:rsidDel="00DC2CE4" w:rsidRDefault="00D84428" w:rsidP="00011096">
            <w:pPr>
              <w:pStyle w:val="XML3"/>
              <w:rPr>
                <w:del w:id="1853" w:author="Thomas Dietz" w:date="2012-08-10T14:52:00Z"/>
              </w:rPr>
            </w:pPr>
            <w:del w:id="1854" w:author="Thomas Dietz" w:date="2012-08-10T14:52:00Z">
              <w:r w:rsidRPr="009F1B7D" w:rsidDel="00DC2CE4">
                <w:delText>}</w:delText>
              </w:r>
            </w:del>
          </w:p>
          <w:p w14:paraId="715F2ED4" w14:textId="2F767E79" w:rsidR="00D84428" w:rsidRPr="009F1B7D" w:rsidDel="00DC2CE4" w:rsidRDefault="00D84428" w:rsidP="00011096">
            <w:pPr>
              <w:pStyle w:val="XML2"/>
              <w:rPr>
                <w:del w:id="1855" w:author="Thomas Dietz" w:date="2012-08-10T14:52:00Z"/>
              </w:rPr>
            </w:pPr>
            <w:del w:id="1856" w:author="Thomas Dietz" w:date="2012-08-10T14:52:00Z">
              <w:r w:rsidRPr="009F1B7D" w:rsidDel="00DC2CE4">
                <w:delText>}</w:delText>
              </w:r>
            </w:del>
          </w:p>
          <w:p w14:paraId="6B946A35" w14:textId="67A587A1" w:rsidR="00D84428" w:rsidRPr="009F1B7D" w:rsidDel="00DC2CE4" w:rsidRDefault="00D84428" w:rsidP="00011096">
            <w:pPr>
              <w:pStyle w:val="XML2"/>
              <w:rPr>
                <w:del w:id="1857" w:author="Thomas Dietz" w:date="2012-08-10T14:52:00Z"/>
              </w:rPr>
            </w:pPr>
            <w:del w:id="1858" w:author="Thomas Dietz" w:date="2012-08-10T14:52:00Z">
              <w:r w:rsidRPr="009F1B7D" w:rsidDel="00DC2CE4">
                <w:delText>container resources {</w:delText>
              </w:r>
            </w:del>
          </w:p>
          <w:p w14:paraId="37BB6260" w14:textId="45A4BDE6" w:rsidR="00D84428" w:rsidRPr="009F1B7D" w:rsidDel="00DC2CE4" w:rsidRDefault="00D84428" w:rsidP="00011096">
            <w:pPr>
              <w:pStyle w:val="XML3"/>
              <w:rPr>
                <w:del w:id="1859" w:author="Thomas Dietz" w:date="2012-08-10T14:52:00Z"/>
              </w:rPr>
            </w:pPr>
            <w:del w:id="1860" w:author="Thomas Dietz" w:date="2012-08-10T14:52:00Z">
              <w:r w:rsidRPr="009F1B7D" w:rsidDel="00DC2CE4">
                <w:delText>description "A lists containing all resources of the OpenFlow Capable Switch.";</w:delText>
              </w:r>
            </w:del>
          </w:p>
          <w:p w14:paraId="2AB9BEBD" w14:textId="540E1106" w:rsidR="00D84428" w:rsidRPr="009F1B7D" w:rsidDel="00DC2CE4" w:rsidRDefault="00D84428" w:rsidP="00011096">
            <w:pPr>
              <w:pStyle w:val="XML1"/>
              <w:rPr>
                <w:del w:id="1861" w:author="Thomas Dietz" w:date="2012-08-10T14:52:00Z"/>
              </w:rPr>
            </w:pPr>
            <w:del w:id="1862" w:author="Thomas Dietz" w:date="2012-08-10T14:52:00Z">
              <w:r w:rsidRPr="009F1B7D" w:rsidDel="00DC2CE4">
                <w:delText>...</w:delText>
              </w:r>
            </w:del>
          </w:p>
          <w:p w14:paraId="32D7258A" w14:textId="0BA8B908" w:rsidR="00D84428" w:rsidRPr="009F1B7D" w:rsidDel="00DC2CE4" w:rsidRDefault="00D84428" w:rsidP="00011096">
            <w:pPr>
              <w:pStyle w:val="XML2"/>
              <w:rPr>
                <w:del w:id="1863" w:author="Thomas Dietz" w:date="2012-08-10T14:52:00Z"/>
              </w:rPr>
            </w:pPr>
            <w:del w:id="1864" w:author="Thomas Dietz" w:date="2012-08-10T14:52:00Z">
              <w:r w:rsidRPr="009F1B7D" w:rsidDel="00DC2CE4">
                <w:delText>}</w:delText>
              </w:r>
            </w:del>
          </w:p>
          <w:p w14:paraId="02C7E08D" w14:textId="41261012" w:rsidR="00D84428" w:rsidRPr="009F1B7D" w:rsidDel="00DC2CE4" w:rsidRDefault="00D84428" w:rsidP="00011096">
            <w:pPr>
              <w:pStyle w:val="XML2"/>
              <w:rPr>
                <w:del w:id="1865" w:author="Thomas Dietz" w:date="2012-08-10T14:52:00Z"/>
              </w:rPr>
            </w:pPr>
            <w:del w:id="1866" w:author="Thomas Dietz" w:date="2012-08-10T14:52:00Z">
              <w:r w:rsidRPr="009F1B7D" w:rsidDel="00DC2CE4">
                <w:delText>container logical-switches {</w:delText>
              </w:r>
            </w:del>
          </w:p>
          <w:p w14:paraId="48FE244A" w14:textId="709D5700" w:rsidR="00D84428" w:rsidRPr="009F1B7D" w:rsidDel="00DC2CE4" w:rsidRDefault="00D84428" w:rsidP="00011096">
            <w:pPr>
              <w:pStyle w:val="XML3"/>
              <w:rPr>
                <w:del w:id="1867" w:author="Thomas Dietz" w:date="2012-08-10T14:52:00Z"/>
              </w:rPr>
            </w:pPr>
            <w:del w:id="1868" w:author="Thomas Dietz" w:date="2012-08-10T14:52:00Z">
              <w:r w:rsidRPr="009F1B7D" w:rsidDel="00DC2CE4">
                <w:delText>description "This element contains all OpenFlow Logical Switches on the OpenFlow Capable Switch.";</w:delText>
              </w:r>
            </w:del>
          </w:p>
          <w:p w14:paraId="58C30506" w14:textId="594A3A61" w:rsidR="00D84428" w:rsidRPr="009F1B7D" w:rsidDel="00DC2CE4" w:rsidRDefault="00D84428" w:rsidP="00011096">
            <w:pPr>
              <w:pStyle w:val="XML3"/>
              <w:rPr>
                <w:del w:id="1869" w:author="Thomas Dietz" w:date="2012-08-10T14:52:00Z"/>
              </w:rPr>
            </w:pPr>
            <w:del w:id="1870" w:author="Thomas Dietz" w:date="2012-08-10T14:52:00Z">
              <w:r w:rsidRPr="009F1B7D" w:rsidDel="00DC2CE4">
                <w:delText>list switch {</w:delText>
              </w:r>
            </w:del>
          </w:p>
          <w:p w14:paraId="4CA4955D" w14:textId="35329664" w:rsidR="00D84428" w:rsidRPr="009F1B7D" w:rsidDel="00DC2CE4" w:rsidRDefault="00D84428" w:rsidP="00011096">
            <w:pPr>
              <w:pStyle w:val="XML4"/>
              <w:rPr>
                <w:del w:id="1871" w:author="Thomas Dietz" w:date="2012-08-10T14:52:00Z"/>
              </w:rPr>
            </w:pPr>
            <w:del w:id="1872" w:author="Thomas Dietz" w:date="2012-08-10T14:52:00Z">
              <w:r w:rsidRPr="009F1B7D" w:rsidDel="00DC2CE4">
                <w:delText>key "id";</w:delText>
              </w:r>
            </w:del>
          </w:p>
          <w:p w14:paraId="6102F6FC" w14:textId="1E07E02F" w:rsidR="00D84428" w:rsidRPr="009F1B7D" w:rsidDel="00DC2CE4" w:rsidRDefault="00D84428" w:rsidP="00011096">
            <w:pPr>
              <w:pStyle w:val="XML4"/>
              <w:rPr>
                <w:del w:id="1873" w:author="Thomas Dietz" w:date="2012-08-10T14:52:00Z"/>
              </w:rPr>
            </w:pPr>
            <w:del w:id="1874" w:author="Thomas Dietz" w:date="2012-08-10T14:52:00Z">
              <w:r w:rsidRPr="009F1B7D" w:rsidDel="00DC2CE4">
                <w:delText>unique "id";</w:delText>
              </w:r>
            </w:del>
          </w:p>
          <w:p w14:paraId="49CA1875" w14:textId="64899376" w:rsidR="00D84428" w:rsidRPr="009F1B7D" w:rsidDel="00DC2CE4" w:rsidRDefault="00D84428" w:rsidP="00011096">
            <w:pPr>
              <w:pStyle w:val="XML4"/>
              <w:rPr>
                <w:del w:id="1875" w:author="Thomas Dietz" w:date="2012-08-10T14:52:00Z"/>
              </w:rPr>
            </w:pPr>
            <w:del w:id="1876" w:author="Thomas Dietz" w:date="2012-08-10T14:52:00Z">
              <w:r w:rsidRPr="009F1B7D" w:rsidDel="00DC2CE4">
                <w:delText>description "The list of all OpenFlow Logical Switches the OpenFlow Capable Switch.";</w:delText>
              </w:r>
            </w:del>
          </w:p>
          <w:p w14:paraId="69192475" w14:textId="2EB824DF" w:rsidR="00D84428" w:rsidRPr="009F1B7D" w:rsidDel="00DC2CE4" w:rsidRDefault="00D84428" w:rsidP="00011096">
            <w:pPr>
              <w:pStyle w:val="XML4"/>
              <w:rPr>
                <w:del w:id="1877" w:author="Thomas Dietz" w:date="2012-08-10T14:52:00Z"/>
              </w:rPr>
            </w:pPr>
            <w:del w:id="1878" w:author="Thomas Dietz" w:date="2012-08-10T14:52:00Z">
              <w:r w:rsidRPr="009F1B7D" w:rsidDel="00DC2CE4">
                <w:lastRenderedPageBreak/>
                <w:delText>uses openflow-logical-switch-grouping;</w:delText>
              </w:r>
            </w:del>
          </w:p>
          <w:p w14:paraId="04988230" w14:textId="54F4C39C" w:rsidR="00D84428" w:rsidRPr="009F1B7D" w:rsidDel="00DC2CE4" w:rsidRDefault="00D84428" w:rsidP="00011096">
            <w:pPr>
              <w:pStyle w:val="XML3"/>
              <w:rPr>
                <w:del w:id="1879" w:author="Thomas Dietz" w:date="2012-08-10T14:52:00Z"/>
              </w:rPr>
            </w:pPr>
            <w:del w:id="1880" w:author="Thomas Dietz" w:date="2012-08-10T14:52:00Z">
              <w:r w:rsidRPr="009F1B7D" w:rsidDel="00DC2CE4">
                <w:delText>}</w:delText>
              </w:r>
            </w:del>
          </w:p>
          <w:p w14:paraId="69C70B34" w14:textId="3E6290BE" w:rsidR="00D84428" w:rsidRPr="009F1B7D" w:rsidDel="00DC2CE4" w:rsidRDefault="00D84428" w:rsidP="00011096">
            <w:pPr>
              <w:pStyle w:val="XML2"/>
              <w:rPr>
                <w:del w:id="1881" w:author="Thomas Dietz" w:date="2012-08-10T14:52:00Z"/>
              </w:rPr>
            </w:pPr>
            <w:del w:id="1882" w:author="Thomas Dietz" w:date="2012-08-10T14:52:00Z">
              <w:r w:rsidRPr="009F1B7D" w:rsidDel="00DC2CE4">
                <w:delText>}</w:delText>
              </w:r>
            </w:del>
          </w:p>
          <w:p w14:paraId="1405CAB2" w14:textId="4B9F837E" w:rsidR="00D84428" w:rsidRPr="009F1B7D" w:rsidDel="00DC2CE4" w:rsidRDefault="00D84428" w:rsidP="00011096">
            <w:pPr>
              <w:pStyle w:val="XML1"/>
              <w:rPr>
                <w:del w:id="1883" w:author="Thomas Dietz" w:date="2012-08-10T14:52:00Z"/>
              </w:rPr>
            </w:pPr>
            <w:del w:id="1884" w:author="Thomas Dietz" w:date="2012-08-10T14:52:00Z">
              <w:r w:rsidRPr="009F1B7D" w:rsidDel="00DC2CE4">
                <w:delText>}</w:delText>
              </w:r>
            </w:del>
          </w:p>
          <w:p w14:paraId="074ABEE1" w14:textId="77777777" w:rsidR="00DC2CE4" w:rsidRDefault="00DC2CE4" w:rsidP="00DC2CE4">
            <w:pPr>
              <w:pStyle w:val="XML1"/>
              <w:rPr>
                <w:ins w:id="1885" w:author="Thomas Dietz" w:date="2012-08-10T14:52:00Z"/>
              </w:rPr>
            </w:pPr>
            <w:ins w:id="1886" w:author="Thomas Dietz" w:date="2012-08-10T14:52:00Z">
              <w:r>
                <w:t xml:space="preserve">  container capable-switch {</w:t>
              </w:r>
            </w:ins>
          </w:p>
          <w:p w14:paraId="59898179" w14:textId="77777777" w:rsidR="00DC2CE4" w:rsidRDefault="00DC2CE4" w:rsidP="00DC2CE4">
            <w:pPr>
              <w:pStyle w:val="XML1"/>
              <w:rPr>
                <w:ins w:id="1887" w:author="Thomas Dietz" w:date="2012-08-10T14:52:00Z"/>
              </w:rPr>
            </w:pPr>
            <w:ins w:id="1888" w:author="Thomas Dietz" w:date="2012-08-10T14:52:00Z">
              <w:r>
                <w:t xml:space="preserve">    description "The OpenFlow Capable Switch serves as the root </w:t>
              </w:r>
            </w:ins>
          </w:p>
          <w:p w14:paraId="0B38E098" w14:textId="77777777" w:rsidR="00DC2CE4" w:rsidRDefault="00DC2CE4" w:rsidP="00DC2CE4">
            <w:pPr>
              <w:pStyle w:val="XML1"/>
              <w:rPr>
                <w:ins w:id="1889" w:author="Thomas Dietz" w:date="2012-08-10T14:52:00Z"/>
              </w:rPr>
            </w:pPr>
            <w:ins w:id="1890" w:author="Thomas Dietz" w:date="2012-08-10T14:52:00Z">
              <w:r>
                <w:t xml:space="preserve">      element for an OpenFlow configuration.  It contains logical</w:t>
              </w:r>
            </w:ins>
          </w:p>
          <w:p w14:paraId="200CCE55" w14:textId="77777777" w:rsidR="00DC2CE4" w:rsidRDefault="00DC2CE4" w:rsidP="00DC2CE4">
            <w:pPr>
              <w:pStyle w:val="XML1"/>
              <w:rPr>
                <w:ins w:id="1891" w:author="Thomas Dietz" w:date="2012-08-10T14:52:00Z"/>
              </w:rPr>
            </w:pPr>
            <w:ins w:id="1892" w:author="Thomas Dietz" w:date="2012-08-10T14:52:00Z">
              <w:r>
                <w:t xml:space="preserve">      switches and resources that can be assigned to logical</w:t>
              </w:r>
            </w:ins>
          </w:p>
          <w:p w14:paraId="265465AD" w14:textId="77777777" w:rsidR="00DC2CE4" w:rsidRDefault="00DC2CE4" w:rsidP="00DC2CE4">
            <w:pPr>
              <w:pStyle w:val="XML1"/>
              <w:rPr>
                <w:ins w:id="1893" w:author="Thomas Dietz" w:date="2012-08-10T14:52:00Z"/>
              </w:rPr>
            </w:pPr>
            <w:ins w:id="1894" w:author="Thomas Dietz" w:date="2012-08-10T14:52:00Z">
              <w:r>
                <w:t xml:space="preserve">      switches.  It may have relations to OpenFlow Configuration </w:t>
              </w:r>
            </w:ins>
          </w:p>
          <w:p w14:paraId="0ECD6CAD" w14:textId="77777777" w:rsidR="00DC2CE4" w:rsidRDefault="00DC2CE4" w:rsidP="00DC2CE4">
            <w:pPr>
              <w:pStyle w:val="XML1"/>
              <w:rPr>
                <w:ins w:id="1895" w:author="Thomas Dietz" w:date="2012-08-10T14:52:00Z"/>
              </w:rPr>
            </w:pPr>
            <w:ins w:id="1896" w:author="Thomas Dietz" w:date="2012-08-10T14:52:00Z">
              <w:r>
                <w:t xml:space="preserve">      Points.";</w:t>
              </w:r>
            </w:ins>
          </w:p>
          <w:p w14:paraId="79CEDF9E" w14:textId="77777777" w:rsidR="00DC2CE4" w:rsidRDefault="00DC2CE4" w:rsidP="00DC2CE4">
            <w:pPr>
              <w:pStyle w:val="XML1"/>
              <w:rPr>
                <w:ins w:id="1897" w:author="Thomas Dietz" w:date="2012-08-10T14:52:00Z"/>
              </w:rPr>
            </w:pPr>
            <w:ins w:id="1898" w:author="Thomas Dietz" w:date="2012-08-10T14:52:00Z">
              <w:r>
                <w:t xml:space="preserve">    leaf id {</w:t>
              </w:r>
            </w:ins>
          </w:p>
          <w:p w14:paraId="1065A823" w14:textId="77777777" w:rsidR="00DC2CE4" w:rsidRDefault="00DC2CE4" w:rsidP="00DC2CE4">
            <w:pPr>
              <w:pStyle w:val="XML1"/>
              <w:rPr>
                <w:ins w:id="1899" w:author="Thomas Dietz" w:date="2012-08-10T14:52:00Z"/>
              </w:rPr>
            </w:pPr>
            <w:ins w:id="1900" w:author="Thomas Dietz" w:date="2012-08-10T14:52:00Z">
              <w:r>
                <w:t xml:space="preserve">      type inet:uri;</w:t>
              </w:r>
            </w:ins>
          </w:p>
          <w:p w14:paraId="26F0043C" w14:textId="77777777" w:rsidR="00DC2CE4" w:rsidRDefault="00DC2CE4" w:rsidP="00DC2CE4">
            <w:pPr>
              <w:pStyle w:val="XML1"/>
              <w:rPr>
                <w:ins w:id="1901" w:author="Thomas Dietz" w:date="2012-08-10T14:52:00Z"/>
              </w:rPr>
            </w:pPr>
            <w:ins w:id="1902" w:author="Thomas Dietz" w:date="2012-08-10T14:52:00Z">
              <w:r>
                <w:t xml:space="preserve">      mandatory true;</w:t>
              </w:r>
            </w:ins>
          </w:p>
          <w:p w14:paraId="60DF2A24" w14:textId="77777777" w:rsidR="00DC2CE4" w:rsidRDefault="00DC2CE4" w:rsidP="00DC2CE4">
            <w:pPr>
              <w:pStyle w:val="XML1"/>
              <w:rPr>
                <w:ins w:id="1903" w:author="Thomas Dietz" w:date="2012-08-10T14:52:00Z"/>
              </w:rPr>
            </w:pPr>
            <w:ins w:id="1904" w:author="Thomas Dietz" w:date="2012-08-10T14:52:00Z">
              <w:r>
                <w:t xml:space="preserve">      description "A unique but locally arbitrary identifier that</w:t>
              </w:r>
            </w:ins>
          </w:p>
          <w:p w14:paraId="6C6097B1" w14:textId="77777777" w:rsidR="00DC2CE4" w:rsidRDefault="00DC2CE4" w:rsidP="00DC2CE4">
            <w:pPr>
              <w:pStyle w:val="XML1"/>
              <w:rPr>
                <w:ins w:id="1905" w:author="Thomas Dietz" w:date="2012-08-10T14:52:00Z"/>
              </w:rPr>
            </w:pPr>
            <w:ins w:id="1906" w:author="Thomas Dietz" w:date="2012-08-10T14:52:00Z">
              <w:r>
                <w:t xml:space="preserve">        uniquely identifies a Capable Switch within the context of </w:t>
              </w:r>
            </w:ins>
          </w:p>
          <w:p w14:paraId="50A861BA" w14:textId="77777777" w:rsidR="00DC2CE4" w:rsidRDefault="00DC2CE4" w:rsidP="00DC2CE4">
            <w:pPr>
              <w:pStyle w:val="XML1"/>
              <w:rPr>
                <w:ins w:id="1907" w:author="Thomas Dietz" w:date="2012-08-10T14:52:00Z"/>
              </w:rPr>
            </w:pPr>
            <w:ins w:id="1908" w:author="Thomas Dietz" w:date="2012-08-10T14:52:00Z">
              <w:r>
                <w:t xml:space="preserve">        potential OpenFlow Configuration Points.  It MUST be </w:t>
              </w:r>
            </w:ins>
          </w:p>
          <w:p w14:paraId="66BA0325" w14:textId="77777777" w:rsidR="00DC2CE4" w:rsidRDefault="00DC2CE4" w:rsidP="00DC2CE4">
            <w:pPr>
              <w:pStyle w:val="XML1"/>
              <w:rPr>
                <w:ins w:id="1909" w:author="Thomas Dietz" w:date="2012-08-10T14:52:00Z"/>
              </w:rPr>
            </w:pPr>
            <w:ins w:id="1910" w:author="Thomas Dietz" w:date="2012-08-10T14:52:00Z">
              <w:r>
                <w:t xml:space="preserve">        persistent across reboots of the OpenFlow Capable Switch.</w:t>
              </w:r>
            </w:ins>
          </w:p>
          <w:p w14:paraId="091795D6" w14:textId="77777777" w:rsidR="00DC2CE4" w:rsidRDefault="00DC2CE4" w:rsidP="00DC2CE4">
            <w:pPr>
              <w:pStyle w:val="XML1"/>
              <w:rPr>
                <w:ins w:id="1911" w:author="Thomas Dietz" w:date="2012-08-10T14:52:00Z"/>
              </w:rPr>
            </w:pPr>
          </w:p>
          <w:p w14:paraId="68DBDBBA" w14:textId="77777777" w:rsidR="00DC2CE4" w:rsidRDefault="00DC2CE4" w:rsidP="00DC2CE4">
            <w:pPr>
              <w:pStyle w:val="XML1"/>
              <w:rPr>
                <w:ins w:id="1912" w:author="Thomas Dietz" w:date="2012-08-10T14:52:00Z"/>
              </w:rPr>
            </w:pPr>
            <w:ins w:id="1913" w:author="Thomas Dietz" w:date="2012-08-10T14:52:00Z">
              <w:r>
                <w:t xml:space="preserve">        This element MUST be present in the NETCONF data store.</w:t>
              </w:r>
            </w:ins>
          </w:p>
          <w:p w14:paraId="5589561F" w14:textId="77777777" w:rsidR="00DC2CE4" w:rsidRDefault="00DC2CE4" w:rsidP="00DC2CE4">
            <w:pPr>
              <w:pStyle w:val="XML1"/>
              <w:rPr>
                <w:ins w:id="1914" w:author="Thomas Dietz" w:date="2012-08-10T14:52:00Z"/>
              </w:rPr>
            </w:pPr>
            <w:ins w:id="1915" w:author="Thomas Dietz" w:date="2012-08-10T14:52:00Z">
              <w:r>
                <w:t xml:space="preserve">        If this element is not present in a NETCONF &lt;edit-config&gt;</w:t>
              </w:r>
            </w:ins>
          </w:p>
          <w:p w14:paraId="10B9BE27" w14:textId="77777777" w:rsidR="00DC2CE4" w:rsidRDefault="00DC2CE4" w:rsidP="00DC2CE4">
            <w:pPr>
              <w:pStyle w:val="XML1"/>
              <w:rPr>
                <w:ins w:id="1916" w:author="Thomas Dietz" w:date="2012-08-10T14:52:00Z"/>
              </w:rPr>
            </w:pPr>
            <w:ins w:id="1917" w:author="Thomas Dietz" w:date="2012-08-10T14:52:00Z">
              <w:r>
                <w:t xml:space="preserve">        operation 'create', 'merge' or 'replace' and the parent</w:t>
              </w:r>
            </w:ins>
          </w:p>
          <w:p w14:paraId="40C09E4F" w14:textId="77777777" w:rsidR="00DC2CE4" w:rsidRDefault="00DC2CE4" w:rsidP="00DC2CE4">
            <w:pPr>
              <w:pStyle w:val="XML1"/>
              <w:rPr>
                <w:ins w:id="1918" w:author="Thomas Dietz" w:date="2012-08-10T14:52:00Z"/>
              </w:rPr>
            </w:pPr>
            <w:ins w:id="1919" w:author="Thomas Dietz" w:date="2012-08-10T14:52:00Z">
              <w:r>
                <w:t xml:space="preserve">        element does not exist, a 'data-missing' error is</w:t>
              </w:r>
            </w:ins>
          </w:p>
          <w:p w14:paraId="388602C2" w14:textId="77777777" w:rsidR="00DC2CE4" w:rsidRDefault="00DC2CE4" w:rsidP="00DC2CE4">
            <w:pPr>
              <w:pStyle w:val="XML1"/>
              <w:rPr>
                <w:ins w:id="1920" w:author="Thomas Dietz" w:date="2012-08-10T14:52:00Z"/>
              </w:rPr>
            </w:pPr>
            <w:ins w:id="1921" w:author="Thomas Dietz" w:date="2012-08-10T14:52:00Z">
              <w:r>
                <w:t xml:space="preserve">        returned.";</w:t>
              </w:r>
            </w:ins>
          </w:p>
          <w:p w14:paraId="08249FF3" w14:textId="77777777" w:rsidR="00DC2CE4" w:rsidRDefault="00DC2CE4" w:rsidP="00DC2CE4">
            <w:pPr>
              <w:pStyle w:val="XML1"/>
              <w:rPr>
                <w:ins w:id="1922" w:author="Thomas Dietz" w:date="2012-08-10T14:52:00Z"/>
              </w:rPr>
            </w:pPr>
            <w:ins w:id="1923" w:author="Thomas Dietz" w:date="2012-08-10T14:52:00Z">
              <w:r>
                <w:t xml:space="preserve">    }</w:t>
              </w:r>
            </w:ins>
          </w:p>
          <w:p w14:paraId="0018EE18" w14:textId="77777777" w:rsidR="00DC2CE4" w:rsidRDefault="00DC2CE4" w:rsidP="00DC2CE4">
            <w:pPr>
              <w:pStyle w:val="XML1"/>
              <w:rPr>
                <w:ins w:id="1924" w:author="Thomas Dietz" w:date="2012-08-10T14:52:00Z"/>
              </w:rPr>
            </w:pPr>
            <w:ins w:id="1925" w:author="Thomas Dietz" w:date="2012-08-10T14:52:00Z">
              <w:r>
                <w:t xml:space="preserve">    leaf config-version {</w:t>
              </w:r>
            </w:ins>
          </w:p>
          <w:p w14:paraId="5772C6C4" w14:textId="77777777" w:rsidR="00DC2CE4" w:rsidRDefault="00DC2CE4" w:rsidP="00DC2CE4">
            <w:pPr>
              <w:pStyle w:val="XML1"/>
              <w:rPr>
                <w:ins w:id="1926" w:author="Thomas Dietz" w:date="2012-08-10T14:52:00Z"/>
              </w:rPr>
            </w:pPr>
            <w:ins w:id="1927" w:author="Thomas Dietz" w:date="2012-08-10T14:52:00Z">
              <w:r>
                <w:t xml:space="preserve">      type string;</w:t>
              </w:r>
            </w:ins>
          </w:p>
          <w:p w14:paraId="694021F2" w14:textId="77777777" w:rsidR="00DC2CE4" w:rsidRDefault="00DC2CE4" w:rsidP="00DC2CE4">
            <w:pPr>
              <w:pStyle w:val="XML1"/>
              <w:rPr>
                <w:ins w:id="1928" w:author="Thomas Dietz" w:date="2012-08-10T14:52:00Z"/>
              </w:rPr>
            </w:pPr>
            <w:ins w:id="1929" w:author="Thomas Dietz" w:date="2012-08-10T14:52:00Z">
              <w:r>
                <w:t xml:space="preserve">      config false;</w:t>
              </w:r>
            </w:ins>
          </w:p>
          <w:p w14:paraId="5C633919" w14:textId="77777777" w:rsidR="00DC2CE4" w:rsidRDefault="00DC2CE4" w:rsidP="00DC2CE4">
            <w:pPr>
              <w:pStyle w:val="XML1"/>
              <w:rPr>
                <w:ins w:id="1930" w:author="Thomas Dietz" w:date="2012-08-10T14:52:00Z"/>
              </w:rPr>
            </w:pPr>
            <w:ins w:id="1931" w:author="Thomas Dietz" w:date="2012-08-10T14:52:00Z">
              <w:r>
                <w:t xml:space="preserve">      description "The maximum supported OF-CONFIG version that is</w:t>
              </w:r>
            </w:ins>
          </w:p>
          <w:p w14:paraId="65925B68" w14:textId="77777777" w:rsidR="00DC2CE4" w:rsidRDefault="00DC2CE4" w:rsidP="00DC2CE4">
            <w:pPr>
              <w:pStyle w:val="XML1"/>
              <w:rPr>
                <w:ins w:id="1932" w:author="Thomas Dietz" w:date="2012-08-10T14:52:00Z"/>
              </w:rPr>
            </w:pPr>
            <w:ins w:id="1933" w:author="Thomas Dietz" w:date="2012-08-10T14:52:00Z">
              <w:r>
                <w:t xml:space="preserve">        supported by the OpenFlow Capable Switch. For switches</w:t>
              </w:r>
            </w:ins>
          </w:p>
          <w:p w14:paraId="3AC99121" w14:textId="77777777" w:rsidR="00DC2CE4" w:rsidRDefault="00DC2CE4" w:rsidP="00DC2CE4">
            <w:pPr>
              <w:pStyle w:val="XML1"/>
              <w:rPr>
                <w:ins w:id="1934" w:author="Thomas Dietz" w:date="2012-08-10T14:52:00Z"/>
              </w:rPr>
            </w:pPr>
            <w:ins w:id="1935" w:author="Thomas Dietz" w:date="2012-08-10T14:52:00Z">
              <w:r>
                <w:t xml:space="preserve">        implementing this version of the OF-CONFIG protocol this</w:t>
              </w:r>
            </w:ins>
          </w:p>
          <w:p w14:paraId="61D16B7D" w14:textId="77777777" w:rsidR="00DC2CE4" w:rsidRDefault="00DC2CE4" w:rsidP="00DC2CE4">
            <w:pPr>
              <w:pStyle w:val="XML1"/>
              <w:rPr>
                <w:ins w:id="1936" w:author="Thomas Dietz" w:date="2012-08-10T14:52:00Z"/>
              </w:rPr>
            </w:pPr>
            <w:ins w:id="1937" w:author="Thomas Dietz" w:date="2012-08-10T14:52:00Z">
              <w:r>
                <w:t xml:space="preserve">        MUST always be 1.1.1.</w:t>
              </w:r>
            </w:ins>
          </w:p>
          <w:p w14:paraId="3A1585B5" w14:textId="77777777" w:rsidR="00DC2CE4" w:rsidRDefault="00DC2CE4" w:rsidP="00DC2CE4">
            <w:pPr>
              <w:pStyle w:val="XML1"/>
              <w:rPr>
                <w:ins w:id="1938" w:author="Thomas Dietz" w:date="2012-08-10T14:52:00Z"/>
              </w:rPr>
            </w:pPr>
          </w:p>
          <w:p w14:paraId="66B74EC9" w14:textId="77777777" w:rsidR="00DC2CE4" w:rsidRDefault="00DC2CE4" w:rsidP="00DC2CE4">
            <w:pPr>
              <w:pStyle w:val="XML1"/>
              <w:rPr>
                <w:ins w:id="1939" w:author="Thomas Dietz" w:date="2012-08-10T14:52:00Z"/>
              </w:rPr>
            </w:pPr>
            <w:ins w:id="1940" w:author="Thomas Dietz" w:date="2012-08-10T14:52:00Z">
              <w:r>
                <w:t xml:space="preserve">        This object can be used to identify the OF-CONFIG version</w:t>
              </w:r>
            </w:ins>
          </w:p>
          <w:p w14:paraId="215673A7" w14:textId="77777777" w:rsidR="00DC2CE4" w:rsidRDefault="00DC2CE4" w:rsidP="00DC2CE4">
            <w:pPr>
              <w:pStyle w:val="XML1"/>
              <w:rPr>
                <w:ins w:id="1941" w:author="Thomas Dietz" w:date="2012-08-10T14:52:00Z"/>
              </w:rPr>
            </w:pPr>
            <w:ins w:id="1942" w:author="Thomas Dietz" w:date="2012-08-10T14:52:00Z">
              <w:r>
                <w:t xml:space="preserve">        a capable switch supports beginning with version 1.1.1 of </w:t>
              </w:r>
            </w:ins>
          </w:p>
          <w:p w14:paraId="0C9F8019" w14:textId="77777777" w:rsidR="00DC2CE4" w:rsidRDefault="00DC2CE4" w:rsidP="00DC2CE4">
            <w:pPr>
              <w:pStyle w:val="XML1"/>
              <w:rPr>
                <w:ins w:id="1943" w:author="Thomas Dietz" w:date="2012-08-10T14:52:00Z"/>
              </w:rPr>
            </w:pPr>
            <w:ins w:id="1944" w:author="Thomas Dietz" w:date="2012-08-10T14:52:00Z">
              <w:r>
                <w:t xml:space="preserve">        OF-CONFIG. In addtion the supported version can be</w:t>
              </w:r>
            </w:ins>
          </w:p>
          <w:p w14:paraId="5E01FBEC" w14:textId="77777777" w:rsidR="00DC2CE4" w:rsidRDefault="00DC2CE4" w:rsidP="00DC2CE4">
            <w:pPr>
              <w:pStyle w:val="XML1"/>
              <w:rPr>
                <w:ins w:id="1945" w:author="Thomas Dietz" w:date="2012-08-10T14:52:00Z"/>
              </w:rPr>
            </w:pPr>
            <w:ins w:id="1946" w:author="Thomas Dietz" w:date="2012-08-10T14:52:00Z">
              <w:r>
                <w:t xml:space="preserve">        determined by the namespace the OpenFlow Capable Switch</w:t>
              </w:r>
            </w:ins>
          </w:p>
          <w:p w14:paraId="0D2A7975" w14:textId="77777777" w:rsidR="00DC2CE4" w:rsidRDefault="00DC2CE4" w:rsidP="00DC2CE4">
            <w:pPr>
              <w:pStyle w:val="XML1"/>
              <w:rPr>
                <w:ins w:id="1947" w:author="Thomas Dietz" w:date="2012-08-10T14:52:00Z"/>
              </w:rPr>
            </w:pPr>
            <w:ins w:id="1948" w:author="Thomas Dietz" w:date="2012-08-10T14:52:00Z">
              <w:r>
                <w:t xml:space="preserve">        returns to configuration request of an element (like </w:t>
              </w:r>
            </w:ins>
          </w:p>
          <w:p w14:paraId="3182467C" w14:textId="77777777" w:rsidR="00DC2CE4" w:rsidRDefault="00DC2CE4" w:rsidP="00DC2CE4">
            <w:pPr>
              <w:pStyle w:val="XML1"/>
              <w:rPr>
                <w:ins w:id="1949" w:author="Thomas Dietz" w:date="2012-08-10T14:52:00Z"/>
              </w:rPr>
            </w:pPr>
            <w:ins w:id="1950" w:author="Thomas Dietz" w:date="2012-08-10T14:52:00Z">
              <w:r>
                <w:t xml:space="preserve">        capable-switch) that is present in all OF-CONFIG versions</w:t>
              </w:r>
            </w:ins>
          </w:p>
          <w:p w14:paraId="6DD6D9BD" w14:textId="77777777" w:rsidR="00DC2CE4" w:rsidRDefault="00DC2CE4" w:rsidP="00DC2CE4">
            <w:pPr>
              <w:pStyle w:val="XML1"/>
              <w:rPr>
                <w:ins w:id="1951" w:author="Thomas Dietz" w:date="2012-08-10T14:52:00Z"/>
              </w:rPr>
            </w:pPr>
            <w:ins w:id="1952" w:author="Thomas Dietz" w:date="2012-08-10T14:52:00Z">
              <w:r>
                <w:t xml:space="preserve">        specified so far. This is the only possiblity to identify</w:t>
              </w:r>
            </w:ins>
          </w:p>
          <w:p w14:paraId="666C0791" w14:textId="77777777" w:rsidR="00DC2CE4" w:rsidRDefault="00DC2CE4" w:rsidP="00DC2CE4">
            <w:pPr>
              <w:pStyle w:val="XML1"/>
              <w:rPr>
                <w:ins w:id="1953" w:author="Thomas Dietz" w:date="2012-08-10T14:52:00Z"/>
              </w:rPr>
            </w:pPr>
            <w:ins w:id="1954" w:author="Thomas Dietz" w:date="2012-08-10T14:52:00Z">
              <w:r>
                <w:t xml:space="preserve">        OF-CONFIG versions prior to OF-CONFIG 1.1.1.";</w:t>
              </w:r>
            </w:ins>
          </w:p>
          <w:p w14:paraId="596B32B2" w14:textId="77777777" w:rsidR="00DC2CE4" w:rsidRDefault="00DC2CE4" w:rsidP="00DC2CE4">
            <w:pPr>
              <w:pStyle w:val="XML1"/>
              <w:rPr>
                <w:ins w:id="1955" w:author="Thomas Dietz" w:date="2012-08-10T14:52:00Z"/>
              </w:rPr>
            </w:pPr>
            <w:ins w:id="1956" w:author="Thomas Dietz" w:date="2012-08-10T14:52:00Z">
              <w:r>
                <w:t xml:space="preserve">    }</w:t>
              </w:r>
            </w:ins>
          </w:p>
          <w:p w14:paraId="0084BB86" w14:textId="77777777" w:rsidR="00DC2CE4" w:rsidRDefault="00DC2CE4" w:rsidP="00DC2CE4">
            <w:pPr>
              <w:pStyle w:val="XML1"/>
              <w:rPr>
                <w:ins w:id="1957" w:author="Thomas Dietz" w:date="2012-08-10T14:52:00Z"/>
              </w:rPr>
            </w:pPr>
            <w:ins w:id="1958" w:author="Thomas Dietz" w:date="2012-08-10T14:52:00Z">
              <w:r>
                <w:t xml:space="preserve">    container configuration-points {</w:t>
              </w:r>
            </w:ins>
          </w:p>
          <w:p w14:paraId="7F1AA385" w14:textId="77777777" w:rsidR="00DC2CE4" w:rsidRDefault="00DC2CE4" w:rsidP="00DC2CE4">
            <w:pPr>
              <w:pStyle w:val="XML1"/>
              <w:rPr>
                <w:ins w:id="1959" w:author="Thomas Dietz" w:date="2012-08-10T14:52:00Z"/>
              </w:rPr>
            </w:pPr>
            <w:ins w:id="1960" w:author="Thomas Dietz" w:date="2012-08-10T14:52:00Z">
              <w:r>
                <w:t xml:space="preserve">      list configuration-point {</w:t>
              </w:r>
            </w:ins>
          </w:p>
          <w:p w14:paraId="3C002D17" w14:textId="77777777" w:rsidR="00DC2CE4" w:rsidRDefault="00DC2CE4" w:rsidP="00DC2CE4">
            <w:pPr>
              <w:pStyle w:val="XML1"/>
              <w:rPr>
                <w:ins w:id="1961" w:author="Thomas Dietz" w:date="2012-08-10T14:52:00Z"/>
              </w:rPr>
            </w:pPr>
            <w:ins w:id="1962" w:author="Thomas Dietz" w:date="2012-08-10T14:52:00Z">
              <w:r>
                <w:t xml:space="preserve">        key "id";</w:t>
              </w:r>
            </w:ins>
          </w:p>
          <w:p w14:paraId="6DCE8F76" w14:textId="77777777" w:rsidR="00DC2CE4" w:rsidRDefault="00DC2CE4" w:rsidP="00DC2CE4">
            <w:pPr>
              <w:pStyle w:val="XML1"/>
              <w:rPr>
                <w:ins w:id="1963" w:author="Thomas Dietz" w:date="2012-08-10T14:52:00Z"/>
              </w:rPr>
            </w:pPr>
            <w:ins w:id="1964" w:author="Thomas Dietz" w:date="2012-08-10T14:52:00Z">
              <w:r>
                <w:t xml:space="preserve">        description "The list of all Configuration Points known to</w:t>
              </w:r>
            </w:ins>
          </w:p>
          <w:p w14:paraId="2862A658" w14:textId="77777777" w:rsidR="00DC2CE4" w:rsidRDefault="00DC2CE4" w:rsidP="00DC2CE4">
            <w:pPr>
              <w:pStyle w:val="XML1"/>
              <w:rPr>
                <w:ins w:id="1965" w:author="Thomas Dietz" w:date="2012-08-10T14:52:00Z"/>
              </w:rPr>
            </w:pPr>
            <w:ins w:id="1966" w:author="Thomas Dietz" w:date="2012-08-10T14:52:00Z">
              <w:r>
                <w:t xml:space="preserve">          the OpenFlow Capable Switch that may manage it using</w:t>
              </w:r>
            </w:ins>
          </w:p>
          <w:p w14:paraId="6B9436D6" w14:textId="77777777" w:rsidR="00DC2CE4" w:rsidRDefault="00DC2CE4" w:rsidP="00DC2CE4">
            <w:pPr>
              <w:pStyle w:val="XML1"/>
              <w:rPr>
                <w:ins w:id="1967" w:author="Thomas Dietz" w:date="2012-08-10T14:52:00Z"/>
              </w:rPr>
            </w:pPr>
            <w:ins w:id="1968" w:author="Thomas Dietz" w:date="2012-08-10T14:52:00Z">
              <w:r>
                <w:t xml:space="preserve">          OF-CONFIG.</w:t>
              </w:r>
            </w:ins>
          </w:p>
          <w:p w14:paraId="3008AAC7" w14:textId="77777777" w:rsidR="00DC2CE4" w:rsidRDefault="00DC2CE4" w:rsidP="00DC2CE4">
            <w:pPr>
              <w:pStyle w:val="XML1"/>
              <w:rPr>
                <w:ins w:id="1969" w:author="Thomas Dietz" w:date="2012-08-10T14:52:00Z"/>
              </w:rPr>
            </w:pPr>
          </w:p>
          <w:p w14:paraId="578C5182" w14:textId="77777777" w:rsidR="00DC2CE4" w:rsidRDefault="00DC2CE4" w:rsidP="00DC2CE4">
            <w:pPr>
              <w:pStyle w:val="XML1"/>
              <w:rPr>
                <w:ins w:id="1970" w:author="Thomas Dietz" w:date="2012-08-10T14:52:00Z"/>
              </w:rPr>
            </w:pPr>
            <w:ins w:id="1971" w:author="Thomas Dietz" w:date="2012-08-10T14:52:00Z">
              <w:r>
                <w:t xml:space="preserve">          The element 'id' of OFConfigurationType MUST be unique</w:t>
              </w:r>
            </w:ins>
          </w:p>
          <w:p w14:paraId="3D1FD16D" w14:textId="77777777" w:rsidR="00DC2CE4" w:rsidRDefault="00DC2CE4" w:rsidP="00DC2CE4">
            <w:pPr>
              <w:pStyle w:val="XML1"/>
              <w:rPr>
                <w:ins w:id="1972" w:author="Thomas Dietz" w:date="2012-08-10T14:52:00Z"/>
              </w:rPr>
            </w:pPr>
            <w:ins w:id="1973" w:author="Thomas Dietz" w:date="2012-08-10T14:52:00Z">
              <w:r>
                <w:t xml:space="preserve">          within this list.";</w:t>
              </w:r>
            </w:ins>
          </w:p>
          <w:p w14:paraId="08B21D57" w14:textId="77777777" w:rsidR="00DC2CE4" w:rsidRDefault="00DC2CE4" w:rsidP="00DC2CE4">
            <w:pPr>
              <w:pStyle w:val="XML1"/>
              <w:rPr>
                <w:ins w:id="1974" w:author="Thomas Dietz" w:date="2012-08-10T14:52:00Z"/>
              </w:rPr>
            </w:pPr>
            <w:ins w:id="1975" w:author="Thomas Dietz" w:date="2012-08-10T14:52:00Z">
              <w:r>
                <w:t xml:space="preserve">        uses OFConfigurationPointType;</w:t>
              </w:r>
            </w:ins>
          </w:p>
          <w:p w14:paraId="341C44CF" w14:textId="77777777" w:rsidR="00DC2CE4" w:rsidRDefault="00DC2CE4" w:rsidP="00DC2CE4">
            <w:pPr>
              <w:pStyle w:val="XML1"/>
              <w:rPr>
                <w:ins w:id="1976" w:author="Thomas Dietz" w:date="2012-08-10T14:52:00Z"/>
              </w:rPr>
            </w:pPr>
            <w:ins w:id="1977" w:author="Thomas Dietz" w:date="2012-08-10T14:52:00Z">
              <w:r>
                <w:t xml:space="preserve">      }</w:t>
              </w:r>
            </w:ins>
          </w:p>
          <w:p w14:paraId="3B888780" w14:textId="77777777" w:rsidR="00DC2CE4" w:rsidRDefault="00DC2CE4" w:rsidP="00DC2CE4">
            <w:pPr>
              <w:pStyle w:val="XML1"/>
              <w:rPr>
                <w:ins w:id="1978" w:author="Thomas Dietz" w:date="2012-08-10T14:52:00Z"/>
              </w:rPr>
            </w:pPr>
            <w:ins w:id="1979" w:author="Thomas Dietz" w:date="2012-08-10T14:52:00Z">
              <w:r>
                <w:t xml:space="preserve">    }</w:t>
              </w:r>
            </w:ins>
          </w:p>
          <w:p w14:paraId="7FC30C38" w14:textId="77777777" w:rsidR="00DC2CE4" w:rsidRDefault="00DC2CE4" w:rsidP="00DC2CE4">
            <w:pPr>
              <w:pStyle w:val="XML1"/>
              <w:rPr>
                <w:ins w:id="1980" w:author="Thomas Dietz" w:date="2012-08-10T14:52:00Z"/>
              </w:rPr>
            </w:pPr>
            <w:ins w:id="1981" w:author="Thomas Dietz" w:date="2012-08-10T14:52:00Z">
              <w:r>
                <w:t xml:space="preserve">    container resources {</w:t>
              </w:r>
            </w:ins>
          </w:p>
          <w:p w14:paraId="78B8AE8F" w14:textId="77777777" w:rsidR="00DC2CE4" w:rsidRDefault="00DC2CE4" w:rsidP="00DC2CE4">
            <w:pPr>
              <w:pStyle w:val="XML1"/>
              <w:rPr>
                <w:ins w:id="1982" w:author="Thomas Dietz" w:date="2012-08-10T14:52:00Z"/>
              </w:rPr>
            </w:pPr>
            <w:ins w:id="1983" w:author="Thomas Dietz" w:date="2012-08-10T14:52:00Z">
              <w:r>
                <w:t xml:space="preserve">      description "A lists containing all resources of the OpenFlow</w:t>
              </w:r>
            </w:ins>
          </w:p>
          <w:p w14:paraId="600DABA5" w14:textId="77777777" w:rsidR="00DC2CE4" w:rsidRDefault="00DC2CE4" w:rsidP="00DC2CE4">
            <w:pPr>
              <w:pStyle w:val="XML1"/>
              <w:rPr>
                <w:ins w:id="1984" w:author="Thomas Dietz" w:date="2012-08-10T14:52:00Z"/>
              </w:rPr>
            </w:pPr>
            <w:ins w:id="1985" w:author="Thomas Dietz" w:date="2012-08-10T14:52:00Z">
              <w:r>
                <w:t xml:space="preserve">        Capable Switch that can be used by OpenFlow Logical</w:t>
              </w:r>
            </w:ins>
          </w:p>
          <w:p w14:paraId="077EB0FC" w14:textId="77777777" w:rsidR="00DC2CE4" w:rsidRDefault="00DC2CE4" w:rsidP="00DC2CE4">
            <w:pPr>
              <w:pStyle w:val="XML1"/>
              <w:rPr>
                <w:ins w:id="1986" w:author="Thomas Dietz" w:date="2012-08-10T14:52:00Z"/>
              </w:rPr>
            </w:pPr>
            <w:ins w:id="1987" w:author="Thomas Dietz" w:date="2012-08-10T14:52:00Z">
              <w:r>
                <w:lastRenderedPageBreak/>
                <w:t xml:space="preserve">        Switches.  Resources are listed here independent of their</w:t>
              </w:r>
            </w:ins>
          </w:p>
          <w:p w14:paraId="2258776F" w14:textId="77777777" w:rsidR="00DC2CE4" w:rsidRDefault="00DC2CE4" w:rsidP="00DC2CE4">
            <w:pPr>
              <w:pStyle w:val="XML1"/>
              <w:rPr>
                <w:ins w:id="1988" w:author="Thomas Dietz" w:date="2012-08-10T14:52:00Z"/>
              </w:rPr>
            </w:pPr>
            <w:ins w:id="1989" w:author="Thomas Dietz" w:date="2012-08-10T14:52:00Z">
              <w:r>
                <w:t xml:space="preserve">        actual assignment to OpenFlow Logical Switches.  They may</w:t>
              </w:r>
            </w:ins>
          </w:p>
          <w:p w14:paraId="36EAA688" w14:textId="77777777" w:rsidR="00DC2CE4" w:rsidRDefault="00DC2CE4" w:rsidP="00DC2CE4">
            <w:pPr>
              <w:pStyle w:val="XML1"/>
              <w:rPr>
                <w:ins w:id="1990" w:author="Thomas Dietz" w:date="2012-08-10T14:52:00Z"/>
              </w:rPr>
            </w:pPr>
            <w:ins w:id="1991" w:author="Thomas Dietz" w:date="2012-08-10T14:52:00Z">
              <w:r>
                <w:t xml:space="preserve">        be available to be assigned to an OpenFlow Logical Switch</w:t>
              </w:r>
            </w:ins>
          </w:p>
          <w:p w14:paraId="630374A3" w14:textId="77777777" w:rsidR="00DC2CE4" w:rsidRDefault="00DC2CE4" w:rsidP="00DC2CE4">
            <w:pPr>
              <w:pStyle w:val="XML1"/>
              <w:rPr>
                <w:ins w:id="1992" w:author="Thomas Dietz" w:date="2012-08-10T14:52:00Z"/>
              </w:rPr>
            </w:pPr>
            <w:ins w:id="1993" w:author="Thomas Dietz" w:date="2012-08-10T14:52:00Z">
              <w:r>
                <w:t xml:space="preserve">        or already in use by an OpenFlow Logical Switch.";</w:t>
              </w:r>
            </w:ins>
          </w:p>
          <w:p w14:paraId="169E8B20" w14:textId="77777777" w:rsidR="00DC2CE4" w:rsidRDefault="00DC2CE4" w:rsidP="00DC2CE4">
            <w:pPr>
              <w:pStyle w:val="XML1"/>
              <w:rPr>
                <w:ins w:id="1994" w:author="Thomas Dietz" w:date="2012-08-10T14:52:00Z"/>
              </w:rPr>
            </w:pPr>
            <w:ins w:id="1995" w:author="Thomas Dietz" w:date="2012-08-10T14:52:00Z">
              <w:r>
                <w:t xml:space="preserve">      list port {</w:t>
              </w:r>
            </w:ins>
          </w:p>
          <w:p w14:paraId="5B4C1268" w14:textId="77777777" w:rsidR="00DC2CE4" w:rsidRDefault="00DC2CE4" w:rsidP="00DC2CE4">
            <w:pPr>
              <w:pStyle w:val="XML1"/>
              <w:rPr>
                <w:ins w:id="1996" w:author="Thomas Dietz" w:date="2012-08-10T14:52:00Z"/>
              </w:rPr>
            </w:pPr>
            <w:ins w:id="1997" w:author="Thomas Dietz" w:date="2012-08-10T14:52:00Z">
              <w:r>
                <w:t xml:space="preserve">        must "features/current/rate != 'other' or " +</w:t>
              </w:r>
            </w:ins>
          </w:p>
          <w:p w14:paraId="106AFA13" w14:textId="77777777" w:rsidR="00DC2CE4" w:rsidRDefault="00DC2CE4" w:rsidP="00DC2CE4">
            <w:pPr>
              <w:pStyle w:val="XML1"/>
              <w:rPr>
                <w:ins w:id="1998" w:author="Thomas Dietz" w:date="2012-08-10T14:52:00Z"/>
              </w:rPr>
            </w:pPr>
            <w:ins w:id="1999" w:author="Thomas Dietz" w:date="2012-08-10T14:52:00Z">
              <w:r>
                <w:t xml:space="preserve">          "(count(current-rate) = 1 and count(max-rate) = 1 and " +</w:t>
              </w:r>
            </w:ins>
          </w:p>
          <w:p w14:paraId="730859A8" w14:textId="77777777" w:rsidR="00DC2CE4" w:rsidRDefault="00DC2CE4" w:rsidP="00DC2CE4">
            <w:pPr>
              <w:pStyle w:val="XML1"/>
              <w:rPr>
                <w:ins w:id="2000" w:author="Thomas Dietz" w:date="2012-08-10T14:52:00Z"/>
              </w:rPr>
            </w:pPr>
            <w:ins w:id="2001" w:author="Thomas Dietz" w:date="2012-08-10T14:52:00Z">
              <w:r>
                <w:t xml:space="preserve">          " current-rate &gt; 0 and max-rate &gt; 0)" {</w:t>
              </w:r>
            </w:ins>
          </w:p>
          <w:p w14:paraId="2264690F" w14:textId="77777777" w:rsidR="00DC2CE4" w:rsidRDefault="00DC2CE4" w:rsidP="00DC2CE4">
            <w:pPr>
              <w:pStyle w:val="XML1"/>
              <w:rPr>
                <w:ins w:id="2002" w:author="Thomas Dietz" w:date="2012-08-10T14:52:00Z"/>
              </w:rPr>
            </w:pPr>
            <w:ins w:id="2003" w:author="Thomas Dietz" w:date="2012-08-10T14:52:00Z">
              <w:r>
                <w:t xml:space="preserve">          error-message "current-rate and max-rate must be</w:t>
              </w:r>
            </w:ins>
          </w:p>
          <w:p w14:paraId="011F3500" w14:textId="77777777" w:rsidR="00DC2CE4" w:rsidRDefault="00DC2CE4" w:rsidP="00DC2CE4">
            <w:pPr>
              <w:pStyle w:val="XML1"/>
              <w:rPr>
                <w:ins w:id="2004" w:author="Thomas Dietz" w:date="2012-08-10T14:52:00Z"/>
              </w:rPr>
            </w:pPr>
            <w:ins w:id="2005" w:author="Thomas Dietz" w:date="2012-08-10T14:52:00Z">
              <w:r>
                <w:t xml:space="preserve">            specified and greater than 0 if rate equals 'other'";</w:t>
              </w:r>
            </w:ins>
          </w:p>
          <w:p w14:paraId="2540FE98" w14:textId="77777777" w:rsidR="00DC2CE4" w:rsidRDefault="00DC2CE4" w:rsidP="00DC2CE4">
            <w:pPr>
              <w:pStyle w:val="XML1"/>
              <w:rPr>
                <w:ins w:id="2006" w:author="Thomas Dietz" w:date="2012-08-10T14:52:00Z"/>
              </w:rPr>
            </w:pPr>
            <w:ins w:id="2007" w:author="Thomas Dietz" w:date="2012-08-10T14:52:00Z">
              <w:r>
                <w:t xml:space="preserve">          description "current-rate and max-rate can only be</w:t>
              </w:r>
            </w:ins>
          </w:p>
          <w:p w14:paraId="4973CC89" w14:textId="77777777" w:rsidR="00DC2CE4" w:rsidRDefault="00DC2CE4" w:rsidP="00DC2CE4">
            <w:pPr>
              <w:pStyle w:val="XML1"/>
              <w:rPr>
                <w:ins w:id="2008" w:author="Thomas Dietz" w:date="2012-08-10T14:52:00Z"/>
              </w:rPr>
            </w:pPr>
            <w:ins w:id="2009" w:author="Thomas Dietz" w:date="2012-08-10T14:52:00Z">
              <w:r>
                <w:t xml:space="preserve">            present if rate = 'other', see corresponding leaf</w:t>
              </w:r>
            </w:ins>
          </w:p>
          <w:p w14:paraId="7A7A7567" w14:textId="77777777" w:rsidR="00DC2CE4" w:rsidRDefault="00DC2CE4" w:rsidP="00DC2CE4">
            <w:pPr>
              <w:pStyle w:val="XML1"/>
              <w:rPr>
                <w:ins w:id="2010" w:author="Thomas Dietz" w:date="2012-08-10T14:52:00Z"/>
              </w:rPr>
            </w:pPr>
            <w:ins w:id="2011" w:author="Thomas Dietz" w:date="2012-08-10T14:52:00Z">
              <w:r>
                <w:t xml:space="preserve">            descriptions. If rate = 'other', then both leafs must</w:t>
              </w:r>
            </w:ins>
          </w:p>
          <w:p w14:paraId="46F6D98B" w14:textId="77777777" w:rsidR="00DC2CE4" w:rsidRDefault="00DC2CE4" w:rsidP="00DC2CE4">
            <w:pPr>
              <w:pStyle w:val="XML1"/>
              <w:rPr>
                <w:ins w:id="2012" w:author="Thomas Dietz" w:date="2012-08-10T14:52:00Z"/>
              </w:rPr>
            </w:pPr>
            <w:ins w:id="2013" w:author="Thomas Dietz" w:date="2012-08-10T14:52:00Z">
              <w:r>
                <w:t xml:space="preserve">            be set to values greater than zero.";</w:t>
              </w:r>
            </w:ins>
          </w:p>
          <w:p w14:paraId="07047D58" w14:textId="77777777" w:rsidR="00DC2CE4" w:rsidRDefault="00DC2CE4" w:rsidP="00DC2CE4">
            <w:pPr>
              <w:pStyle w:val="XML1"/>
              <w:rPr>
                <w:ins w:id="2014" w:author="Thomas Dietz" w:date="2012-08-10T14:52:00Z"/>
              </w:rPr>
            </w:pPr>
            <w:ins w:id="2015" w:author="Thomas Dietz" w:date="2012-08-10T14:52:00Z">
              <w:r>
                <w:t xml:space="preserve">        }</w:t>
              </w:r>
            </w:ins>
          </w:p>
          <w:p w14:paraId="52495642" w14:textId="77777777" w:rsidR="00DC2CE4" w:rsidRDefault="00DC2CE4" w:rsidP="00DC2CE4">
            <w:pPr>
              <w:pStyle w:val="XML1"/>
              <w:rPr>
                <w:ins w:id="2016" w:author="Thomas Dietz" w:date="2012-08-10T14:52:00Z"/>
              </w:rPr>
            </w:pPr>
            <w:ins w:id="2017" w:author="Thomas Dietz" w:date="2012-08-10T14:52:00Z">
              <w:r>
                <w:t xml:space="preserve">        key "resource-id";</w:t>
              </w:r>
            </w:ins>
          </w:p>
          <w:p w14:paraId="627F1224" w14:textId="77777777" w:rsidR="00DC2CE4" w:rsidRDefault="00DC2CE4" w:rsidP="00DC2CE4">
            <w:pPr>
              <w:pStyle w:val="XML1"/>
              <w:rPr>
                <w:ins w:id="2018" w:author="Thomas Dietz" w:date="2012-08-10T14:52:00Z"/>
              </w:rPr>
            </w:pPr>
            <w:ins w:id="2019" w:author="Thomas Dietz" w:date="2012-08-10T14:52:00Z">
              <w:r>
                <w:t xml:space="preserve">        description "The list contains all port resources of the</w:t>
              </w:r>
            </w:ins>
          </w:p>
          <w:p w14:paraId="3FE7EC0F" w14:textId="77777777" w:rsidR="00DC2CE4" w:rsidRDefault="00DC2CE4" w:rsidP="00DC2CE4">
            <w:pPr>
              <w:pStyle w:val="XML1"/>
              <w:rPr>
                <w:ins w:id="2020" w:author="Thomas Dietz" w:date="2012-08-10T14:52:00Z"/>
              </w:rPr>
            </w:pPr>
            <w:ins w:id="2021" w:author="Thomas Dietz" w:date="2012-08-10T14:52:00Z">
              <w:r>
                <w:t xml:space="preserve">          OpenFlow Capable Switch.</w:t>
              </w:r>
            </w:ins>
          </w:p>
          <w:p w14:paraId="3F57D464" w14:textId="77777777" w:rsidR="00DC2CE4" w:rsidRDefault="00DC2CE4" w:rsidP="00DC2CE4">
            <w:pPr>
              <w:pStyle w:val="XML1"/>
              <w:rPr>
                <w:ins w:id="2022" w:author="Thomas Dietz" w:date="2012-08-10T14:52:00Z"/>
              </w:rPr>
            </w:pPr>
          </w:p>
          <w:p w14:paraId="277BCB1C" w14:textId="77777777" w:rsidR="00DC2CE4" w:rsidRDefault="00DC2CE4" w:rsidP="00DC2CE4">
            <w:pPr>
              <w:pStyle w:val="XML1"/>
              <w:rPr>
                <w:ins w:id="2023" w:author="Thomas Dietz" w:date="2012-08-10T14:52:00Z"/>
              </w:rPr>
            </w:pPr>
            <w:ins w:id="2024" w:author="Thomas Dietz" w:date="2012-08-10T14:52:00Z">
              <w:r>
                <w:t xml:space="preserve">          The element 'resource-id' of OFPortType MUST be unique</w:t>
              </w:r>
            </w:ins>
          </w:p>
          <w:p w14:paraId="532BAF49" w14:textId="77777777" w:rsidR="00DC2CE4" w:rsidRDefault="00DC2CE4" w:rsidP="00DC2CE4">
            <w:pPr>
              <w:pStyle w:val="XML1"/>
              <w:rPr>
                <w:ins w:id="2025" w:author="Thomas Dietz" w:date="2012-08-10T14:52:00Z"/>
              </w:rPr>
            </w:pPr>
            <w:ins w:id="2026" w:author="Thomas Dietz" w:date="2012-08-10T14:52:00Z">
              <w:r>
                <w:t xml:space="preserve">          within this list.";</w:t>
              </w:r>
            </w:ins>
          </w:p>
          <w:p w14:paraId="4DF0739D" w14:textId="77777777" w:rsidR="00DC2CE4" w:rsidRDefault="00DC2CE4" w:rsidP="00DC2CE4">
            <w:pPr>
              <w:pStyle w:val="XML1"/>
              <w:rPr>
                <w:ins w:id="2027" w:author="Thomas Dietz" w:date="2012-08-10T14:52:00Z"/>
              </w:rPr>
            </w:pPr>
            <w:ins w:id="2028" w:author="Thomas Dietz" w:date="2012-08-10T14:52:00Z">
              <w:r>
                <w:t xml:space="preserve">        uses OFPortType;</w:t>
              </w:r>
            </w:ins>
          </w:p>
          <w:p w14:paraId="1C901DB0" w14:textId="77777777" w:rsidR="00DC2CE4" w:rsidRDefault="00DC2CE4" w:rsidP="00DC2CE4">
            <w:pPr>
              <w:pStyle w:val="XML1"/>
              <w:rPr>
                <w:ins w:id="2029" w:author="Thomas Dietz" w:date="2012-08-10T14:52:00Z"/>
              </w:rPr>
            </w:pPr>
            <w:ins w:id="2030" w:author="Thomas Dietz" w:date="2012-08-10T14:52:00Z">
              <w:r>
                <w:t xml:space="preserve">      }</w:t>
              </w:r>
            </w:ins>
          </w:p>
          <w:p w14:paraId="5FCF9FA2" w14:textId="77777777" w:rsidR="00DC2CE4" w:rsidRDefault="00DC2CE4" w:rsidP="00DC2CE4">
            <w:pPr>
              <w:pStyle w:val="XML1"/>
              <w:rPr>
                <w:ins w:id="2031" w:author="Thomas Dietz" w:date="2012-08-10T14:52:00Z"/>
              </w:rPr>
            </w:pPr>
            <w:ins w:id="2032" w:author="Thomas Dietz" w:date="2012-08-10T14:52:00Z">
              <w:r>
                <w:t xml:space="preserve">      list queue {</w:t>
              </w:r>
            </w:ins>
          </w:p>
          <w:p w14:paraId="3B2BFA9F" w14:textId="77777777" w:rsidR="00DC2CE4" w:rsidRDefault="00DC2CE4" w:rsidP="00DC2CE4">
            <w:pPr>
              <w:pStyle w:val="XML1"/>
              <w:rPr>
                <w:ins w:id="2033" w:author="Thomas Dietz" w:date="2012-08-10T14:52:00Z"/>
              </w:rPr>
            </w:pPr>
            <w:ins w:id="2034" w:author="Thomas Dietz" w:date="2012-08-10T14:52:00Z">
              <w:r>
                <w:t xml:space="preserve">        key "resource-id";</w:t>
              </w:r>
            </w:ins>
          </w:p>
          <w:p w14:paraId="213A6767" w14:textId="77777777" w:rsidR="00DC2CE4" w:rsidRDefault="00DC2CE4" w:rsidP="00DC2CE4">
            <w:pPr>
              <w:pStyle w:val="XML1"/>
              <w:rPr>
                <w:ins w:id="2035" w:author="Thomas Dietz" w:date="2012-08-10T14:52:00Z"/>
              </w:rPr>
            </w:pPr>
            <w:ins w:id="2036" w:author="Thomas Dietz" w:date="2012-08-10T14:52:00Z">
              <w:r>
                <w:t xml:space="preserve">        description "The list contains all queue resources of the</w:t>
              </w:r>
            </w:ins>
          </w:p>
          <w:p w14:paraId="589D9263" w14:textId="77777777" w:rsidR="00DC2CE4" w:rsidRDefault="00DC2CE4" w:rsidP="00DC2CE4">
            <w:pPr>
              <w:pStyle w:val="XML1"/>
              <w:rPr>
                <w:ins w:id="2037" w:author="Thomas Dietz" w:date="2012-08-10T14:52:00Z"/>
              </w:rPr>
            </w:pPr>
            <w:ins w:id="2038" w:author="Thomas Dietz" w:date="2012-08-10T14:52:00Z">
              <w:r>
                <w:t xml:space="preserve">          OpenFlow Capable Switch.</w:t>
              </w:r>
            </w:ins>
          </w:p>
          <w:p w14:paraId="3005D41B" w14:textId="77777777" w:rsidR="00DC2CE4" w:rsidRDefault="00DC2CE4" w:rsidP="00DC2CE4">
            <w:pPr>
              <w:pStyle w:val="XML1"/>
              <w:rPr>
                <w:ins w:id="2039" w:author="Thomas Dietz" w:date="2012-08-10T14:52:00Z"/>
              </w:rPr>
            </w:pPr>
          </w:p>
          <w:p w14:paraId="6AA6D81D" w14:textId="77777777" w:rsidR="00DC2CE4" w:rsidRDefault="00DC2CE4" w:rsidP="00DC2CE4">
            <w:pPr>
              <w:pStyle w:val="XML1"/>
              <w:rPr>
                <w:ins w:id="2040" w:author="Thomas Dietz" w:date="2012-08-10T14:52:00Z"/>
              </w:rPr>
            </w:pPr>
            <w:ins w:id="2041" w:author="Thomas Dietz" w:date="2012-08-10T14:52:00Z">
              <w:r>
                <w:t xml:space="preserve">          The element 'resource-id' of OFQueueType MUST be unique</w:t>
              </w:r>
            </w:ins>
          </w:p>
          <w:p w14:paraId="1DBDB53E" w14:textId="77777777" w:rsidR="00DC2CE4" w:rsidRDefault="00DC2CE4" w:rsidP="00DC2CE4">
            <w:pPr>
              <w:pStyle w:val="XML1"/>
              <w:rPr>
                <w:ins w:id="2042" w:author="Thomas Dietz" w:date="2012-08-10T14:52:00Z"/>
              </w:rPr>
            </w:pPr>
            <w:ins w:id="2043" w:author="Thomas Dietz" w:date="2012-08-10T14:52:00Z">
              <w:r>
                <w:t xml:space="preserve">          within this list.";</w:t>
              </w:r>
            </w:ins>
          </w:p>
          <w:p w14:paraId="11DEC3CC" w14:textId="77777777" w:rsidR="00DC2CE4" w:rsidRDefault="00DC2CE4" w:rsidP="00DC2CE4">
            <w:pPr>
              <w:pStyle w:val="XML1"/>
              <w:rPr>
                <w:ins w:id="2044" w:author="Thomas Dietz" w:date="2012-08-10T14:52:00Z"/>
              </w:rPr>
            </w:pPr>
            <w:ins w:id="2045" w:author="Thomas Dietz" w:date="2012-08-10T14:52:00Z">
              <w:r>
                <w:t xml:space="preserve">        uses OFQueueType;</w:t>
              </w:r>
            </w:ins>
          </w:p>
          <w:p w14:paraId="2A0A2C66" w14:textId="77777777" w:rsidR="00DC2CE4" w:rsidRDefault="00DC2CE4" w:rsidP="00DC2CE4">
            <w:pPr>
              <w:pStyle w:val="XML1"/>
              <w:rPr>
                <w:ins w:id="2046" w:author="Thomas Dietz" w:date="2012-08-10T14:52:00Z"/>
              </w:rPr>
            </w:pPr>
            <w:ins w:id="2047" w:author="Thomas Dietz" w:date="2012-08-10T14:52:00Z">
              <w:r>
                <w:t xml:space="preserve">      }</w:t>
              </w:r>
            </w:ins>
          </w:p>
          <w:p w14:paraId="6355FCE0" w14:textId="77777777" w:rsidR="00DC2CE4" w:rsidRDefault="00DC2CE4" w:rsidP="00DC2CE4">
            <w:pPr>
              <w:pStyle w:val="XML1"/>
              <w:rPr>
                <w:ins w:id="2048" w:author="Thomas Dietz" w:date="2012-08-10T14:52:00Z"/>
              </w:rPr>
            </w:pPr>
            <w:ins w:id="2049" w:author="Thomas Dietz" w:date="2012-08-10T14:52:00Z">
              <w:r>
                <w:t xml:space="preserve">      list owned-certificate {</w:t>
              </w:r>
            </w:ins>
          </w:p>
          <w:p w14:paraId="74D30393" w14:textId="77777777" w:rsidR="00DC2CE4" w:rsidRDefault="00DC2CE4" w:rsidP="00DC2CE4">
            <w:pPr>
              <w:pStyle w:val="XML1"/>
              <w:rPr>
                <w:ins w:id="2050" w:author="Thomas Dietz" w:date="2012-08-10T14:52:00Z"/>
              </w:rPr>
            </w:pPr>
            <w:ins w:id="2051" w:author="Thomas Dietz" w:date="2012-08-10T14:52:00Z">
              <w:r>
                <w:t xml:space="preserve">        key "resource-id";</w:t>
              </w:r>
            </w:ins>
          </w:p>
          <w:p w14:paraId="5E3D1550" w14:textId="77777777" w:rsidR="00DC2CE4" w:rsidRDefault="00DC2CE4" w:rsidP="00DC2CE4">
            <w:pPr>
              <w:pStyle w:val="XML1"/>
              <w:rPr>
                <w:ins w:id="2052" w:author="Thomas Dietz" w:date="2012-08-10T14:52:00Z"/>
              </w:rPr>
            </w:pPr>
            <w:ins w:id="2053" w:author="Thomas Dietz" w:date="2012-08-10T14:52:00Z">
              <w:r>
                <w:t xml:space="preserve">        description "The list contains all owned certificate</w:t>
              </w:r>
            </w:ins>
          </w:p>
          <w:p w14:paraId="68678217" w14:textId="77777777" w:rsidR="00DC2CE4" w:rsidRDefault="00DC2CE4" w:rsidP="00DC2CE4">
            <w:pPr>
              <w:pStyle w:val="XML1"/>
              <w:rPr>
                <w:ins w:id="2054" w:author="Thomas Dietz" w:date="2012-08-10T14:52:00Z"/>
              </w:rPr>
            </w:pPr>
            <w:ins w:id="2055" w:author="Thomas Dietz" w:date="2012-08-10T14:52:00Z">
              <w:r>
                <w:t xml:space="preserve">          resources of the OpenFlow Capable Switch.</w:t>
              </w:r>
            </w:ins>
          </w:p>
          <w:p w14:paraId="65F69900" w14:textId="77777777" w:rsidR="00DC2CE4" w:rsidRDefault="00DC2CE4" w:rsidP="00DC2CE4">
            <w:pPr>
              <w:pStyle w:val="XML1"/>
              <w:rPr>
                <w:ins w:id="2056" w:author="Thomas Dietz" w:date="2012-08-10T14:52:00Z"/>
              </w:rPr>
            </w:pPr>
          </w:p>
          <w:p w14:paraId="40587D60" w14:textId="77777777" w:rsidR="00DC2CE4" w:rsidRDefault="00DC2CE4" w:rsidP="00DC2CE4">
            <w:pPr>
              <w:pStyle w:val="XML1"/>
              <w:rPr>
                <w:ins w:id="2057" w:author="Thomas Dietz" w:date="2012-08-10T14:52:00Z"/>
              </w:rPr>
            </w:pPr>
            <w:ins w:id="2058" w:author="Thomas Dietz" w:date="2012-08-10T14:52:00Z">
              <w:r>
                <w:t xml:space="preserve">          The element 'resource-id' of OFOwnedCertificateType MUST</w:t>
              </w:r>
            </w:ins>
          </w:p>
          <w:p w14:paraId="1DCEA6B1" w14:textId="77777777" w:rsidR="00DC2CE4" w:rsidRDefault="00DC2CE4" w:rsidP="00DC2CE4">
            <w:pPr>
              <w:pStyle w:val="XML1"/>
              <w:rPr>
                <w:ins w:id="2059" w:author="Thomas Dietz" w:date="2012-08-10T14:52:00Z"/>
              </w:rPr>
            </w:pPr>
            <w:ins w:id="2060" w:author="Thomas Dietz" w:date="2012-08-10T14:52:00Z">
              <w:r>
                <w:t xml:space="preserve">          be unique within this list.";</w:t>
              </w:r>
            </w:ins>
          </w:p>
          <w:p w14:paraId="1BDD8D79" w14:textId="77777777" w:rsidR="00DC2CE4" w:rsidRDefault="00DC2CE4" w:rsidP="00DC2CE4">
            <w:pPr>
              <w:pStyle w:val="XML1"/>
              <w:rPr>
                <w:ins w:id="2061" w:author="Thomas Dietz" w:date="2012-08-10T14:52:00Z"/>
              </w:rPr>
            </w:pPr>
            <w:ins w:id="2062" w:author="Thomas Dietz" w:date="2012-08-10T14:52:00Z">
              <w:r>
                <w:t xml:space="preserve">        uses OFOwnedCertificateType;</w:t>
              </w:r>
            </w:ins>
          </w:p>
          <w:p w14:paraId="1D892523" w14:textId="77777777" w:rsidR="00DC2CE4" w:rsidRDefault="00DC2CE4" w:rsidP="00DC2CE4">
            <w:pPr>
              <w:pStyle w:val="XML1"/>
              <w:rPr>
                <w:ins w:id="2063" w:author="Thomas Dietz" w:date="2012-08-10T14:52:00Z"/>
              </w:rPr>
            </w:pPr>
            <w:ins w:id="2064" w:author="Thomas Dietz" w:date="2012-08-10T14:52:00Z">
              <w:r>
                <w:t xml:space="preserve">      }</w:t>
              </w:r>
            </w:ins>
          </w:p>
          <w:p w14:paraId="316282D0" w14:textId="77777777" w:rsidR="00DC2CE4" w:rsidRDefault="00DC2CE4" w:rsidP="00DC2CE4">
            <w:pPr>
              <w:pStyle w:val="XML1"/>
              <w:rPr>
                <w:ins w:id="2065" w:author="Thomas Dietz" w:date="2012-08-10T14:52:00Z"/>
              </w:rPr>
            </w:pPr>
            <w:ins w:id="2066" w:author="Thomas Dietz" w:date="2012-08-10T14:52:00Z">
              <w:r>
                <w:t xml:space="preserve">      list external-certificate {</w:t>
              </w:r>
            </w:ins>
          </w:p>
          <w:p w14:paraId="2B4129E6" w14:textId="77777777" w:rsidR="00DC2CE4" w:rsidRDefault="00DC2CE4" w:rsidP="00DC2CE4">
            <w:pPr>
              <w:pStyle w:val="XML1"/>
              <w:rPr>
                <w:ins w:id="2067" w:author="Thomas Dietz" w:date="2012-08-10T14:52:00Z"/>
              </w:rPr>
            </w:pPr>
            <w:ins w:id="2068" w:author="Thomas Dietz" w:date="2012-08-10T14:52:00Z">
              <w:r>
                <w:t xml:space="preserve">        key "resource-id";</w:t>
              </w:r>
            </w:ins>
          </w:p>
          <w:p w14:paraId="7DF12934" w14:textId="77777777" w:rsidR="00DC2CE4" w:rsidRDefault="00DC2CE4" w:rsidP="00DC2CE4">
            <w:pPr>
              <w:pStyle w:val="XML1"/>
              <w:rPr>
                <w:ins w:id="2069" w:author="Thomas Dietz" w:date="2012-08-10T14:52:00Z"/>
              </w:rPr>
            </w:pPr>
            <w:ins w:id="2070" w:author="Thomas Dietz" w:date="2012-08-10T14:52:00Z">
              <w:r>
                <w:t xml:space="preserve">        description "The list contains all external certificate</w:t>
              </w:r>
            </w:ins>
          </w:p>
          <w:p w14:paraId="27C6A920" w14:textId="77777777" w:rsidR="00DC2CE4" w:rsidRDefault="00DC2CE4" w:rsidP="00DC2CE4">
            <w:pPr>
              <w:pStyle w:val="XML1"/>
              <w:rPr>
                <w:ins w:id="2071" w:author="Thomas Dietz" w:date="2012-08-10T14:52:00Z"/>
              </w:rPr>
            </w:pPr>
            <w:ins w:id="2072" w:author="Thomas Dietz" w:date="2012-08-10T14:52:00Z">
              <w:r>
                <w:t xml:space="preserve">          resources of the OpenFlow Capable Switch.</w:t>
              </w:r>
            </w:ins>
          </w:p>
          <w:p w14:paraId="0B53066C" w14:textId="77777777" w:rsidR="00DC2CE4" w:rsidRDefault="00DC2CE4" w:rsidP="00DC2CE4">
            <w:pPr>
              <w:pStyle w:val="XML1"/>
              <w:rPr>
                <w:ins w:id="2073" w:author="Thomas Dietz" w:date="2012-08-10T14:52:00Z"/>
              </w:rPr>
            </w:pPr>
          </w:p>
          <w:p w14:paraId="0B2A0FE4" w14:textId="77777777" w:rsidR="00DC2CE4" w:rsidRDefault="00DC2CE4" w:rsidP="00DC2CE4">
            <w:pPr>
              <w:pStyle w:val="XML1"/>
              <w:rPr>
                <w:ins w:id="2074" w:author="Thomas Dietz" w:date="2012-08-10T14:52:00Z"/>
              </w:rPr>
            </w:pPr>
            <w:ins w:id="2075" w:author="Thomas Dietz" w:date="2012-08-10T14:52:00Z">
              <w:r>
                <w:t xml:space="preserve">          The element 'resource-id' of OFExternalCertificateType</w:t>
              </w:r>
            </w:ins>
          </w:p>
          <w:p w14:paraId="67B04936" w14:textId="77777777" w:rsidR="00DC2CE4" w:rsidRDefault="00DC2CE4" w:rsidP="00DC2CE4">
            <w:pPr>
              <w:pStyle w:val="XML1"/>
              <w:rPr>
                <w:ins w:id="2076" w:author="Thomas Dietz" w:date="2012-08-10T14:52:00Z"/>
              </w:rPr>
            </w:pPr>
            <w:ins w:id="2077" w:author="Thomas Dietz" w:date="2012-08-10T14:52:00Z">
              <w:r>
                <w:t xml:space="preserve">          MUST be unique within this list.";</w:t>
              </w:r>
            </w:ins>
          </w:p>
          <w:p w14:paraId="70F57CF9" w14:textId="77777777" w:rsidR="00DC2CE4" w:rsidRDefault="00DC2CE4" w:rsidP="00DC2CE4">
            <w:pPr>
              <w:pStyle w:val="XML1"/>
              <w:rPr>
                <w:ins w:id="2078" w:author="Thomas Dietz" w:date="2012-08-10T14:52:00Z"/>
              </w:rPr>
            </w:pPr>
            <w:ins w:id="2079" w:author="Thomas Dietz" w:date="2012-08-10T14:52:00Z">
              <w:r>
                <w:t xml:space="preserve">        uses OFExternalCertificateType;</w:t>
              </w:r>
            </w:ins>
          </w:p>
          <w:p w14:paraId="14C84CED" w14:textId="77777777" w:rsidR="00DC2CE4" w:rsidRDefault="00DC2CE4" w:rsidP="00DC2CE4">
            <w:pPr>
              <w:pStyle w:val="XML1"/>
              <w:rPr>
                <w:ins w:id="2080" w:author="Thomas Dietz" w:date="2012-08-10T14:52:00Z"/>
              </w:rPr>
            </w:pPr>
            <w:ins w:id="2081" w:author="Thomas Dietz" w:date="2012-08-10T14:52:00Z">
              <w:r>
                <w:t xml:space="preserve">      }</w:t>
              </w:r>
            </w:ins>
          </w:p>
          <w:p w14:paraId="633BEC4C" w14:textId="77777777" w:rsidR="00DC2CE4" w:rsidRDefault="00DC2CE4" w:rsidP="00DC2CE4">
            <w:pPr>
              <w:pStyle w:val="XML1"/>
              <w:rPr>
                <w:ins w:id="2082" w:author="Thomas Dietz" w:date="2012-08-10T14:52:00Z"/>
              </w:rPr>
            </w:pPr>
            <w:ins w:id="2083" w:author="Thomas Dietz" w:date="2012-08-10T14:52:00Z">
              <w:r>
                <w:t xml:space="preserve">      list flow-table {</w:t>
              </w:r>
            </w:ins>
          </w:p>
          <w:p w14:paraId="0CE51566" w14:textId="77777777" w:rsidR="00DC2CE4" w:rsidRDefault="00DC2CE4" w:rsidP="00DC2CE4">
            <w:pPr>
              <w:pStyle w:val="XML1"/>
              <w:rPr>
                <w:ins w:id="2084" w:author="Thomas Dietz" w:date="2012-08-10T14:52:00Z"/>
              </w:rPr>
            </w:pPr>
            <w:ins w:id="2085" w:author="Thomas Dietz" w:date="2012-08-10T14:52:00Z">
              <w:r>
                <w:t xml:space="preserve">        key "resource-id";</w:t>
              </w:r>
            </w:ins>
          </w:p>
          <w:p w14:paraId="4B72B236" w14:textId="77777777" w:rsidR="00DC2CE4" w:rsidRDefault="00DC2CE4" w:rsidP="00DC2CE4">
            <w:pPr>
              <w:pStyle w:val="XML1"/>
              <w:rPr>
                <w:ins w:id="2086" w:author="Thomas Dietz" w:date="2012-08-10T14:52:00Z"/>
              </w:rPr>
            </w:pPr>
            <w:ins w:id="2087" w:author="Thomas Dietz" w:date="2012-08-10T14:52:00Z">
              <w:r>
                <w:t xml:space="preserve">        description "The list contains all flow table resources of</w:t>
              </w:r>
            </w:ins>
          </w:p>
          <w:p w14:paraId="0A2B9863" w14:textId="77777777" w:rsidR="00DC2CE4" w:rsidRDefault="00DC2CE4" w:rsidP="00DC2CE4">
            <w:pPr>
              <w:pStyle w:val="XML1"/>
              <w:rPr>
                <w:ins w:id="2088" w:author="Thomas Dietz" w:date="2012-08-10T14:52:00Z"/>
              </w:rPr>
            </w:pPr>
            <w:ins w:id="2089" w:author="Thomas Dietz" w:date="2012-08-10T14:52:00Z">
              <w:r>
                <w:t xml:space="preserve">          the OpenFlow Capable Switch.</w:t>
              </w:r>
            </w:ins>
          </w:p>
          <w:p w14:paraId="4581CE7A" w14:textId="77777777" w:rsidR="00DC2CE4" w:rsidRDefault="00DC2CE4" w:rsidP="00DC2CE4">
            <w:pPr>
              <w:pStyle w:val="XML1"/>
              <w:rPr>
                <w:ins w:id="2090" w:author="Thomas Dietz" w:date="2012-08-10T14:52:00Z"/>
              </w:rPr>
            </w:pPr>
          </w:p>
          <w:p w14:paraId="1FDB0739" w14:textId="77777777" w:rsidR="00DC2CE4" w:rsidRDefault="00DC2CE4" w:rsidP="00DC2CE4">
            <w:pPr>
              <w:pStyle w:val="XML1"/>
              <w:rPr>
                <w:ins w:id="2091" w:author="Thomas Dietz" w:date="2012-08-10T14:52:00Z"/>
              </w:rPr>
            </w:pPr>
            <w:ins w:id="2092" w:author="Thomas Dietz" w:date="2012-08-10T14:52:00Z">
              <w:r>
                <w:t xml:space="preserve">          The element 'resource-id' of OFFlowTableType MUST be</w:t>
              </w:r>
            </w:ins>
          </w:p>
          <w:p w14:paraId="30B0D493" w14:textId="77777777" w:rsidR="00DC2CE4" w:rsidRDefault="00DC2CE4" w:rsidP="00DC2CE4">
            <w:pPr>
              <w:pStyle w:val="XML1"/>
              <w:rPr>
                <w:ins w:id="2093" w:author="Thomas Dietz" w:date="2012-08-10T14:52:00Z"/>
              </w:rPr>
            </w:pPr>
            <w:ins w:id="2094" w:author="Thomas Dietz" w:date="2012-08-10T14:52:00Z">
              <w:r>
                <w:lastRenderedPageBreak/>
                <w:t xml:space="preserve">          unique within this list.";</w:t>
              </w:r>
            </w:ins>
          </w:p>
          <w:p w14:paraId="0AD7CE18" w14:textId="77777777" w:rsidR="00DC2CE4" w:rsidRDefault="00DC2CE4" w:rsidP="00DC2CE4">
            <w:pPr>
              <w:pStyle w:val="XML1"/>
              <w:rPr>
                <w:ins w:id="2095" w:author="Thomas Dietz" w:date="2012-08-10T14:52:00Z"/>
              </w:rPr>
            </w:pPr>
            <w:ins w:id="2096" w:author="Thomas Dietz" w:date="2012-08-10T14:52:00Z">
              <w:r>
                <w:t xml:space="preserve">        uses OFFlowTableType;</w:t>
              </w:r>
            </w:ins>
          </w:p>
          <w:p w14:paraId="140A1529" w14:textId="77777777" w:rsidR="00DC2CE4" w:rsidRDefault="00DC2CE4" w:rsidP="00DC2CE4">
            <w:pPr>
              <w:pStyle w:val="XML1"/>
              <w:rPr>
                <w:ins w:id="2097" w:author="Thomas Dietz" w:date="2012-08-10T14:52:00Z"/>
              </w:rPr>
            </w:pPr>
            <w:ins w:id="2098" w:author="Thomas Dietz" w:date="2012-08-10T14:52:00Z">
              <w:r>
                <w:t xml:space="preserve">      }</w:t>
              </w:r>
            </w:ins>
          </w:p>
          <w:p w14:paraId="61DA8056" w14:textId="77777777" w:rsidR="00DC2CE4" w:rsidRDefault="00DC2CE4" w:rsidP="00DC2CE4">
            <w:pPr>
              <w:pStyle w:val="XML1"/>
              <w:rPr>
                <w:ins w:id="2099" w:author="Thomas Dietz" w:date="2012-08-10T14:52:00Z"/>
              </w:rPr>
            </w:pPr>
            <w:ins w:id="2100" w:author="Thomas Dietz" w:date="2012-08-10T14:52:00Z">
              <w:r>
                <w:t xml:space="preserve">    }</w:t>
              </w:r>
            </w:ins>
          </w:p>
          <w:p w14:paraId="167A5729" w14:textId="77777777" w:rsidR="00DC2CE4" w:rsidRDefault="00DC2CE4" w:rsidP="00DC2CE4">
            <w:pPr>
              <w:pStyle w:val="XML1"/>
              <w:rPr>
                <w:ins w:id="2101" w:author="Thomas Dietz" w:date="2012-08-10T14:52:00Z"/>
              </w:rPr>
            </w:pPr>
            <w:ins w:id="2102" w:author="Thomas Dietz" w:date="2012-08-10T14:52:00Z">
              <w:r>
                <w:t xml:space="preserve">    container logical-switches {</w:t>
              </w:r>
            </w:ins>
          </w:p>
          <w:p w14:paraId="6E6E734B" w14:textId="77777777" w:rsidR="00DC2CE4" w:rsidRDefault="00DC2CE4" w:rsidP="00DC2CE4">
            <w:pPr>
              <w:pStyle w:val="XML1"/>
              <w:rPr>
                <w:ins w:id="2103" w:author="Thomas Dietz" w:date="2012-08-10T14:52:00Z"/>
              </w:rPr>
            </w:pPr>
            <w:ins w:id="2104" w:author="Thomas Dietz" w:date="2012-08-10T14:52:00Z">
              <w:r>
                <w:t xml:space="preserve">      description "This element contains a list of all OpenFlow </w:t>
              </w:r>
            </w:ins>
          </w:p>
          <w:p w14:paraId="1E49F551" w14:textId="77777777" w:rsidR="00DC2CE4" w:rsidRDefault="00DC2CE4" w:rsidP="00DC2CE4">
            <w:pPr>
              <w:pStyle w:val="XML1"/>
              <w:rPr>
                <w:ins w:id="2105" w:author="Thomas Dietz" w:date="2012-08-10T14:52:00Z"/>
              </w:rPr>
            </w:pPr>
            <w:ins w:id="2106" w:author="Thomas Dietz" w:date="2012-08-10T14:52:00Z">
              <w:r>
                <w:t xml:space="preserve">        Logical Switches available at the OpenFlow Capable</w:t>
              </w:r>
            </w:ins>
          </w:p>
          <w:p w14:paraId="1654DBA7" w14:textId="77777777" w:rsidR="00DC2CE4" w:rsidRDefault="00DC2CE4" w:rsidP="00DC2CE4">
            <w:pPr>
              <w:pStyle w:val="XML1"/>
              <w:rPr>
                <w:ins w:id="2107" w:author="Thomas Dietz" w:date="2012-08-10T14:52:00Z"/>
              </w:rPr>
            </w:pPr>
            <w:ins w:id="2108" w:author="Thomas Dietz" w:date="2012-08-10T14:52:00Z">
              <w:r>
                <w:t xml:space="preserve">        Switch.";</w:t>
              </w:r>
            </w:ins>
          </w:p>
          <w:p w14:paraId="507B441F" w14:textId="77777777" w:rsidR="00DC2CE4" w:rsidRDefault="00DC2CE4" w:rsidP="00DC2CE4">
            <w:pPr>
              <w:pStyle w:val="XML1"/>
              <w:rPr>
                <w:ins w:id="2109" w:author="Thomas Dietz" w:date="2012-08-10T14:52:00Z"/>
              </w:rPr>
            </w:pPr>
            <w:ins w:id="2110" w:author="Thomas Dietz" w:date="2012-08-10T14:52:00Z">
              <w:r>
                <w:t xml:space="preserve">      list switch {</w:t>
              </w:r>
            </w:ins>
          </w:p>
          <w:p w14:paraId="23F14AC8" w14:textId="77777777" w:rsidR="00DC2CE4" w:rsidRDefault="00DC2CE4" w:rsidP="00DC2CE4">
            <w:pPr>
              <w:pStyle w:val="XML1"/>
              <w:rPr>
                <w:ins w:id="2111" w:author="Thomas Dietz" w:date="2012-08-10T14:52:00Z"/>
              </w:rPr>
            </w:pPr>
            <w:ins w:id="2112" w:author="Thomas Dietz" w:date="2012-08-10T14:52:00Z">
              <w:r>
                <w:t xml:space="preserve">        key "id";</w:t>
              </w:r>
            </w:ins>
          </w:p>
          <w:p w14:paraId="7ACE953F" w14:textId="77777777" w:rsidR="00DC2CE4" w:rsidRDefault="00DC2CE4" w:rsidP="00DC2CE4">
            <w:pPr>
              <w:pStyle w:val="XML1"/>
              <w:rPr>
                <w:ins w:id="2113" w:author="Thomas Dietz" w:date="2012-08-10T14:52:00Z"/>
              </w:rPr>
            </w:pPr>
            <w:ins w:id="2114" w:author="Thomas Dietz" w:date="2012-08-10T14:52:00Z">
              <w:r>
                <w:t xml:space="preserve">        description "The list of all OpenFlow Logical Switches on</w:t>
              </w:r>
            </w:ins>
          </w:p>
          <w:p w14:paraId="624093BC" w14:textId="77777777" w:rsidR="00DC2CE4" w:rsidRDefault="00DC2CE4" w:rsidP="00DC2CE4">
            <w:pPr>
              <w:pStyle w:val="XML1"/>
              <w:rPr>
                <w:ins w:id="2115" w:author="Thomas Dietz" w:date="2012-08-10T14:52:00Z"/>
              </w:rPr>
            </w:pPr>
            <w:ins w:id="2116" w:author="Thomas Dietz" w:date="2012-08-10T14:52:00Z">
              <w:r>
                <w:t xml:space="preserve">          the OpenFlow Capable Switch.</w:t>
              </w:r>
            </w:ins>
          </w:p>
          <w:p w14:paraId="62708B41" w14:textId="77777777" w:rsidR="00DC2CE4" w:rsidRDefault="00DC2CE4" w:rsidP="00DC2CE4">
            <w:pPr>
              <w:pStyle w:val="XML1"/>
              <w:rPr>
                <w:ins w:id="2117" w:author="Thomas Dietz" w:date="2012-08-10T14:52:00Z"/>
              </w:rPr>
            </w:pPr>
          </w:p>
          <w:p w14:paraId="129B3567" w14:textId="77777777" w:rsidR="00DC2CE4" w:rsidRDefault="00DC2CE4" w:rsidP="00DC2CE4">
            <w:pPr>
              <w:pStyle w:val="XML1"/>
              <w:rPr>
                <w:ins w:id="2118" w:author="Thomas Dietz" w:date="2012-08-10T14:52:00Z"/>
              </w:rPr>
            </w:pPr>
            <w:ins w:id="2119" w:author="Thomas Dietz" w:date="2012-08-10T14:52:00Z">
              <w:r>
                <w:t xml:space="preserve">          The element 'resource-id' of OFLogicalSwitchType MUST be</w:t>
              </w:r>
            </w:ins>
          </w:p>
          <w:p w14:paraId="675C5C66" w14:textId="77777777" w:rsidR="00DC2CE4" w:rsidRDefault="00DC2CE4" w:rsidP="00DC2CE4">
            <w:pPr>
              <w:pStyle w:val="XML1"/>
              <w:rPr>
                <w:ins w:id="2120" w:author="Thomas Dietz" w:date="2012-08-10T14:52:00Z"/>
              </w:rPr>
            </w:pPr>
            <w:ins w:id="2121" w:author="Thomas Dietz" w:date="2012-08-10T14:52:00Z">
              <w:r>
                <w:t xml:space="preserve">          unique within this list.";</w:t>
              </w:r>
            </w:ins>
          </w:p>
          <w:p w14:paraId="5D51A6CB" w14:textId="77777777" w:rsidR="00DC2CE4" w:rsidRDefault="00DC2CE4" w:rsidP="00DC2CE4">
            <w:pPr>
              <w:pStyle w:val="XML1"/>
              <w:rPr>
                <w:ins w:id="2122" w:author="Thomas Dietz" w:date="2012-08-10T14:52:00Z"/>
              </w:rPr>
            </w:pPr>
            <w:ins w:id="2123" w:author="Thomas Dietz" w:date="2012-08-10T14:52:00Z">
              <w:r>
                <w:t xml:space="preserve">        uses OFLogicalSwitchType;</w:t>
              </w:r>
            </w:ins>
          </w:p>
          <w:p w14:paraId="2078AF9C" w14:textId="77777777" w:rsidR="00DC2CE4" w:rsidRDefault="00DC2CE4" w:rsidP="00DC2CE4">
            <w:pPr>
              <w:pStyle w:val="XML1"/>
              <w:rPr>
                <w:ins w:id="2124" w:author="Thomas Dietz" w:date="2012-08-10T14:52:00Z"/>
              </w:rPr>
            </w:pPr>
            <w:ins w:id="2125" w:author="Thomas Dietz" w:date="2012-08-10T14:52:00Z">
              <w:r>
                <w:t xml:space="preserve">      }</w:t>
              </w:r>
            </w:ins>
          </w:p>
          <w:p w14:paraId="50F5C2CC" w14:textId="77777777" w:rsidR="00DC2CE4" w:rsidRDefault="00DC2CE4" w:rsidP="00DC2CE4">
            <w:pPr>
              <w:pStyle w:val="XML1"/>
              <w:rPr>
                <w:ins w:id="2126" w:author="Thomas Dietz" w:date="2012-08-10T14:52:00Z"/>
              </w:rPr>
            </w:pPr>
            <w:ins w:id="2127" w:author="Thomas Dietz" w:date="2012-08-10T14:52:00Z">
              <w:r>
                <w:t xml:space="preserve">    }</w:t>
              </w:r>
            </w:ins>
          </w:p>
          <w:p w14:paraId="3D3DCB5B" w14:textId="7F3EDEC0" w:rsidR="00D84428" w:rsidRPr="009F1B7D" w:rsidRDefault="00DC2CE4" w:rsidP="00DC2CE4">
            <w:pPr>
              <w:pStyle w:val="XML1"/>
            </w:pPr>
            <w:ins w:id="2128" w:author="Thomas Dietz" w:date="2012-08-10T14:52:00Z">
              <w:r>
                <w:t xml:space="preserve">  }</w:t>
              </w:r>
            </w:ins>
          </w:p>
        </w:tc>
      </w:tr>
    </w:tbl>
    <w:p w14:paraId="0C576FB2" w14:textId="77777777" w:rsidR="00D84428" w:rsidRDefault="00D84428" w:rsidP="00D84428"/>
    <w:p w14:paraId="1164AF3F" w14:textId="77777777" w:rsidR="00E366DF" w:rsidRDefault="00E366DF" w:rsidP="00D14D27">
      <w:pPr>
        <w:pStyle w:val="Heading2"/>
      </w:pPr>
      <w:bookmarkStart w:id="2129" w:name="_Toc333403872"/>
      <w:r>
        <w:t>OpenFlow Configuration Point</w:t>
      </w:r>
      <w:bookmarkEnd w:id="2129"/>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2130" w:name="_Toc315953989"/>
      <w:bookmarkStart w:id="2131" w:name="_Toc316542499"/>
      <w:bookmarkStart w:id="2132" w:name="_Toc333403873"/>
      <w:r w:rsidRPr="00DB42FD">
        <w:t>UML Diagram</w:t>
      </w:r>
      <w:bookmarkEnd w:id="2130"/>
      <w:bookmarkEnd w:id="2131"/>
      <w:bookmarkEnd w:id="2132"/>
    </w:p>
    <w:p w14:paraId="55724BE6" w14:textId="679254FF" w:rsidR="00A47610" w:rsidRPr="009F1B7D" w:rsidRDefault="00CA2CAF" w:rsidP="00A47610">
      <w:pPr>
        <w:keepNext/>
        <w:jc w:val="center"/>
      </w:pPr>
      <w:r>
        <w:object w:dxaOrig="3214" w:dyaOrig="2755" w14:anchorId="7EAA552B">
          <v:shape id="_x0000_i1030" type="#_x0000_t75" style="width:160.2pt;height:136.2pt" o:ole="">
            <v:imagedata r:id="rId22" o:title=""/>
          </v:shape>
          <o:OLEObject Type="Embed" ProgID="Visio.Drawing.11" ShapeID="_x0000_i1030" DrawAspect="Content" ObjectID="_1407242430" r:id="rId23"/>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D14D27">
      <w:pPr>
        <w:pStyle w:val="Heading3"/>
      </w:pPr>
      <w:bookmarkStart w:id="2133" w:name="_Toc315953990"/>
      <w:bookmarkStart w:id="2134" w:name="_Toc316542500"/>
      <w:bookmarkStart w:id="2135" w:name="_Toc333403874"/>
      <w:r w:rsidRPr="00DB42FD">
        <w:lastRenderedPageBreak/>
        <w:t>XML Schema</w:t>
      </w:r>
      <w:bookmarkEnd w:id="2133"/>
      <w:bookmarkEnd w:id="2134"/>
      <w:bookmarkEnd w:id="2135"/>
    </w:p>
    <w:tbl>
      <w:tblPr>
        <w:tblStyle w:val="TableGrid"/>
        <w:tblW w:w="5000" w:type="pct"/>
        <w:shd w:val="clear" w:color="auto" w:fill="C8FCCD"/>
        <w:tblCellMar>
          <w:left w:w="57" w:type="dxa"/>
          <w:right w:w="57" w:type="dxa"/>
        </w:tblCellMar>
        <w:tblLook w:val="04A0" w:firstRow="1" w:lastRow="0" w:firstColumn="1" w:lastColumn="0" w:noHBand="0" w:noVBand="1"/>
        <w:tblPrChange w:id="2136"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2137">
          <w:tblGrid>
            <w:gridCol w:w="8820"/>
          </w:tblGrid>
        </w:tblGridChange>
      </w:tblGrid>
      <w:tr w:rsidR="00A47610" w:rsidRPr="009F1B7D" w14:paraId="25A1363B" w14:textId="77777777" w:rsidTr="00DC2CE4">
        <w:tc>
          <w:tcPr>
            <w:tcW w:w="8820" w:type="dxa"/>
            <w:shd w:val="clear" w:color="auto" w:fill="C8FCCD"/>
            <w:tcPrChange w:id="2138" w:author="Thomas Dietz" w:date="2012-08-10T15:00:00Z">
              <w:tcPr>
                <w:tcW w:w="8820" w:type="dxa"/>
                <w:shd w:val="clear" w:color="auto" w:fill="C8FCCD"/>
              </w:tcPr>
            </w:tcPrChange>
          </w:tcPr>
          <w:p w14:paraId="714BDB5B" w14:textId="794A8D1F" w:rsidR="00A47610" w:rsidRPr="009F1B7D" w:rsidDel="00DC2CE4" w:rsidRDefault="00A47610" w:rsidP="00011096">
            <w:pPr>
              <w:pStyle w:val="XML1"/>
              <w:rPr>
                <w:del w:id="2139" w:author="Thomas Dietz" w:date="2012-08-10T14:57:00Z"/>
              </w:rPr>
            </w:pPr>
            <w:del w:id="2140" w:author="Thomas Dietz" w:date="2012-08-10T14:57:00Z">
              <w:r w:rsidRPr="009F1B7D" w:rsidDel="00DC2CE4">
                <w:delText>&lt;xs:complexType name="OFConfigurationPointType"&gt;</w:delText>
              </w:r>
            </w:del>
          </w:p>
          <w:p w14:paraId="062B2095" w14:textId="0684F9F8" w:rsidR="00A47610" w:rsidRPr="009F1B7D" w:rsidDel="00DC2CE4" w:rsidRDefault="00A47610" w:rsidP="00011096">
            <w:pPr>
              <w:pStyle w:val="XML2"/>
              <w:rPr>
                <w:del w:id="2141" w:author="Thomas Dietz" w:date="2012-08-10T14:57:00Z"/>
              </w:rPr>
            </w:pPr>
            <w:del w:id="2142" w:author="Thomas Dietz" w:date="2012-08-10T14:57:00Z">
              <w:r w:rsidRPr="009F1B7D" w:rsidDel="00DC2CE4">
                <w:delText>&lt;xs:sequence&gt;</w:delText>
              </w:r>
            </w:del>
          </w:p>
          <w:p w14:paraId="3F8DA49C" w14:textId="735BE771" w:rsidR="00A47610" w:rsidRPr="009F1B7D" w:rsidDel="00DC2CE4" w:rsidRDefault="00A47610" w:rsidP="00011096">
            <w:pPr>
              <w:pStyle w:val="XML3"/>
              <w:rPr>
                <w:del w:id="2143" w:author="Thomas Dietz" w:date="2012-08-10T14:57:00Z"/>
              </w:rPr>
            </w:pPr>
            <w:del w:id="2144" w:author="Thomas Dietz" w:date="2012-08-10T14:57:00Z">
              <w:r w:rsidRPr="009F1B7D" w:rsidDel="00DC2CE4">
                <w:delText>&lt;xs:element name="id"</w:delText>
              </w:r>
            </w:del>
          </w:p>
          <w:p w14:paraId="37F0BC27" w14:textId="2B96E7A0" w:rsidR="00A47610" w:rsidRPr="009F1B7D" w:rsidDel="00DC2CE4" w:rsidRDefault="00A47610" w:rsidP="00011096">
            <w:pPr>
              <w:pStyle w:val="XML9"/>
              <w:rPr>
                <w:del w:id="2145" w:author="Thomas Dietz" w:date="2012-08-10T14:57:00Z"/>
              </w:rPr>
            </w:pPr>
            <w:del w:id="2146" w:author="Thomas Dietz" w:date="2012-08-10T14:57:00Z">
              <w:r w:rsidRPr="009F1B7D" w:rsidDel="00DC2CE4">
                <w:delText>type="OFConfigID"/&gt;</w:delText>
              </w:r>
            </w:del>
          </w:p>
          <w:p w14:paraId="296F08F3" w14:textId="659DECEF" w:rsidR="00A47610" w:rsidRPr="009F1B7D" w:rsidDel="00DC2CE4" w:rsidRDefault="00A47610" w:rsidP="00011096">
            <w:pPr>
              <w:pStyle w:val="XML3"/>
              <w:rPr>
                <w:del w:id="2147" w:author="Thomas Dietz" w:date="2012-08-10T14:57:00Z"/>
              </w:rPr>
            </w:pPr>
            <w:del w:id="2148" w:author="Thomas Dietz" w:date="2012-08-10T14:57:00Z">
              <w:r w:rsidRPr="009F1B7D" w:rsidDel="00DC2CE4">
                <w:delText>&lt;xs:element name="uri"</w:delText>
              </w:r>
            </w:del>
          </w:p>
          <w:p w14:paraId="23B71185" w14:textId="2A0AF0C4" w:rsidR="00A47610" w:rsidRPr="009F1B7D" w:rsidDel="00DC2CE4" w:rsidRDefault="00A47610" w:rsidP="00011096">
            <w:pPr>
              <w:pStyle w:val="XML9"/>
              <w:rPr>
                <w:del w:id="2149" w:author="Thomas Dietz" w:date="2012-08-10T14:57:00Z"/>
              </w:rPr>
            </w:pPr>
            <w:del w:id="2150" w:author="Thomas Dietz" w:date="2012-08-10T14:57:00Z">
              <w:r w:rsidRPr="009F1B7D" w:rsidDel="00DC2CE4">
                <w:delText>type="inet:uri"/&gt;</w:delText>
              </w:r>
            </w:del>
          </w:p>
          <w:p w14:paraId="4127DA7B" w14:textId="6270EA60" w:rsidR="00A47610" w:rsidRPr="009F1B7D" w:rsidDel="00DC2CE4" w:rsidRDefault="00A47610" w:rsidP="00011096">
            <w:pPr>
              <w:pStyle w:val="XML3"/>
              <w:rPr>
                <w:del w:id="2151" w:author="Thomas Dietz" w:date="2012-08-10T14:57:00Z"/>
              </w:rPr>
            </w:pPr>
            <w:del w:id="2152" w:author="Thomas Dietz" w:date="2012-08-10T14:57:00Z">
              <w:r w:rsidRPr="009F1B7D" w:rsidDel="00DC2CE4">
                <w:delText xml:space="preserve">&lt;xs:element name="protocol" </w:delText>
              </w:r>
            </w:del>
          </w:p>
          <w:p w14:paraId="30F57F3F" w14:textId="511F1CC7" w:rsidR="00A47610" w:rsidRPr="009F1B7D" w:rsidDel="00DC2CE4" w:rsidRDefault="00A47610" w:rsidP="00011096">
            <w:pPr>
              <w:pStyle w:val="XML9"/>
              <w:rPr>
                <w:del w:id="2153" w:author="Thomas Dietz" w:date="2012-08-10T14:57:00Z"/>
              </w:rPr>
            </w:pPr>
            <w:del w:id="2154" w:author="Thomas Dietz" w:date="2012-08-10T14:57:00Z">
              <w:r w:rsidRPr="009F1B7D" w:rsidDel="00DC2CE4">
                <w:delText>type="OFConfigurationPointProtocolType"/&gt;</w:delText>
              </w:r>
            </w:del>
          </w:p>
          <w:p w14:paraId="551F5034" w14:textId="5CFC98F8" w:rsidR="00A47610" w:rsidRPr="009F1B7D" w:rsidDel="00DC2CE4" w:rsidRDefault="00A47610" w:rsidP="00011096">
            <w:pPr>
              <w:pStyle w:val="XML2"/>
              <w:rPr>
                <w:del w:id="2155" w:author="Thomas Dietz" w:date="2012-08-10T14:57:00Z"/>
              </w:rPr>
            </w:pPr>
            <w:del w:id="2156" w:author="Thomas Dietz" w:date="2012-08-10T14:57:00Z">
              <w:r w:rsidRPr="009F1B7D" w:rsidDel="00DC2CE4">
                <w:delText>&lt;/xs:sequence&gt;</w:delText>
              </w:r>
            </w:del>
          </w:p>
          <w:p w14:paraId="2D54BD33" w14:textId="520AF275" w:rsidR="00A47610" w:rsidRPr="009F1B7D" w:rsidDel="00DC2CE4" w:rsidRDefault="00A47610" w:rsidP="00011096">
            <w:pPr>
              <w:pStyle w:val="XML1"/>
              <w:rPr>
                <w:del w:id="2157" w:author="Thomas Dietz" w:date="2012-08-10T14:57:00Z"/>
              </w:rPr>
            </w:pPr>
            <w:del w:id="2158" w:author="Thomas Dietz" w:date="2012-08-10T14:57:00Z">
              <w:r w:rsidRPr="009F1B7D" w:rsidDel="00DC2CE4">
                <w:delText>&lt;/xs:complexType&gt;</w:delText>
              </w:r>
            </w:del>
          </w:p>
          <w:p w14:paraId="26EB0CFE" w14:textId="0904544A" w:rsidR="00A47610" w:rsidRPr="009F1B7D" w:rsidDel="00DC2CE4" w:rsidRDefault="00A47610" w:rsidP="00011096">
            <w:pPr>
              <w:pStyle w:val="XML1"/>
              <w:rPr>
                <w:del w:id="2159" w:author="Thomas Dietz" w:date="2012-08-10T14:57:00Z"/>
              </w:rPr>
            </w:pPr>
          </w:p>
          <w:p w14:paraId="225E4058" w14:textId="6D614E60" w:rsidR="00A47610" w:rsidRPr="009F1B7D" w:rsidDel="00DC2CE4" w:rsidRDefault="00A47610" w:rsidP="00011096">
            <w:pPr>
              <w:pStyle w:val="XML1"/>
              <w:rPr>
                <w:del w:id="2160" w:author="Thomas Dietz" w:date="2012-08-10T14:57:00Z"/>
              </w:rPr>
            </w:pPr>
            <w:del w:id="2161" w:author="Thomas Dietz" w:date="2012-08-10T14:57:00Z">
              <w:r w:rsidRPr="009F1B7D" w:rsidDel="00DC2CE4">
                <w:delText>&lt;xs:simpleType name="OFConfigurationPointProtocolType"&gt;</w:delText>
              </w:r>
            </w:del>
          </w:p>
          <w:p w14:paraId="14D7422B" w14:textId="6D2737A7" w:rsidR="00A47610" w:rsidRPr="009F1B7D" w:rsidDel="00DC2CE4" w:rsidRDefault="00A47610" w:rsidP="00011096">
            <w:pPr>
              <w:pStyle w:val="XML2"/>
              <w:rPr>
                <w:del w:id="2162" w:author="Thomas Dietz" w:date="2012-08-10T14:57:00Z"/>
              </w:rPr>
            </w:pPr>
            <w:del w:id="2163" w:author="Thomas Dietz" w:date="2012-08-10T14:57:00Z">
              <w:r w:rsidRPr="009F1B7D" w:rsidDel="00DC2CE4">
                <w:delText>&lt;xs:restriction base="xs:string"&gt;</w:delText>
              </w:r>
            </w:del>
          </w:p>
          <w:p w14:paraId="21122911" w14:textId="4B958D36" w:rsidR="00A47610" w:rsidRPr="009F1B7D" w:rsidDel="00DC2CE4" w:rsidRDefault="00A47610" w:rsidP="00011096">
            <w:pPr>
              <w:pStyle w:val="XML3"/>
              <w:rPr>
                <w:del w:id="2164" w:author="Thomas Dietz" w:date="2012-08-10T14:57:00Z"/>
              </w:rPr>
            </w:pPr>
            <w:del w:id="2165" w:author="Thomas Dietz" w:date="2012-08-10T14:57:00Z">
              <w:r w:rsidRPr="009F1B7D" w:rsidDel="00DC2CE4">
                <w:delText>&lt;xs:enumeration value="ssh"/&gt;</w:delText>
              </w:r>
            </w:del>
          </w:p>
          <w:p w14:paraId="50BE228E" w14:textId="03382E58" w:rsidR="00A47610" w:rsidRPr="009F1B7D" w:rsidDel="00DC2CE4" w:rsidRDefault="00A47610" w:rsidP="00011096">
            <w:pPr>
              <w:pStyle w:val="XML3"/>
              <w:rPr>
                <w:del w:id="2166" w:author="Thomas Dietz" w:date="2012-08-10T14:57:00Z"/>
              </w:rPr>
            </w:pPr>
            <w:del w:id="2167" w:author="Thomas Dietz" w:date="2012-08-10T14:57:00Z">
              <w:r w:rsidRPr="009F1B7D" w:rsidDel="00DC2CE4">
                <w:delText>&lt;xs:enumeration value="soap"/&gt;</w:delText>
              </w:r>
            </w:del>
          </w:p>
          <w:p w14:paraId="29406FF6" w14:textId="1B60FD96" w:rsidR="00A47610" w:rsidRPr="009F1B7D" w:rsidDel="00DC2CE4" w:rsidRDefault="00A47610" w:rsidP="00011096">
            <w:pPr>
              <w:pStyle w:val="XML3"/>
              <w:rPr>
                <w:del w:id="2168" w:author="Thomas Dietz" w:date="2012-08-10T14:57:00Z"/>
              </w:rPr>
            </w:pPr>
            <w:del w:id="2169" w:author="Thomas Dietz" w:date="2012-08-10T14:57:00Z">
              <w:r w:rsidRPr="009F1B7D" w:rsidDel="00DC2CE4">
                <w:delText>&lt;xs:enumeration value="tls"/&gt;</w:delText>
              </w:r>
            </w:del>
          </w:p>
          <w:p w14:paraId="28140A0F" w14:textId="0CBB8AA3" w:rsidR="00A47610" w:rsidRPr="009F1B7D" w:rsidDel="00DC2CE4" w:rsidRDefault="00A47610" w:rsidP="00011096">
            <w:pPr>
              <w:pStyle w:val="XML3"/>
              <w:rPr>
                <w:del w:id="2170" w:author="Thomas Dietz" w:date="2012-08-10T14:57:00Z"/>
              </w:rPr>
            </w:pPr>
            <w:del w:id="2171" w:author="Thomas Dietz" w:date="2012-08-10T14:57:00Z">
              <w:r w:rsidRPr="009F1B7D" w:rsidDel="00DC2CE4">
                <w:delText>&lt;xs:enumeration value="beep"/&gt;</w:delText>
              </w:r>
            </w:del>
          </w:p>
          <w:p w14:paraId="23D2A530" w14:textId="631282A7" w:rsidR="00A47610" w:rsidRPr="009F1B7D" w:rsidDel="00DC2CE4" w:rsidRDefault="00A47610" w:rsidP="00011096">
            <w:pPr>
              <w:pStyle w:val="XML2"/>
              <w:rPr>
                <w:del w:id="2172" w:author="Thomas Dietz" w:date="2012-08-10T14:57:00Z"/>
              </w:rPr>
            </w:pPr>
            <w:del w:id="2173" w:author="Thomas Dietz" w:date="2012-08-10T14:57:00Z">
              <w:r w:rsidRPr="009F1B7D" w:rsidDel="00DC2CE4">
                <w:delText>&lt;/xs:restriction&gt;</w:delText>
              </w:r>
            </w:del>
          </w:p>
          <w:p w14:paraId="3A8F464F" w14:textId="77777777" w:rsidR="00DC2CE4" w:rsidRDefault="00A47610" w:rsidP="00DC2CE4">
            <w:pPr>
              <w:pStyle w:val="XML1"/>
              <w:rPr>
                <w:ins w:id="2174" w:author="Thomas Dietz" w:date="2012-08-10T14:58:00Z"/>
              </w:rPr>
            </w:pPr>
            <w:del w:id="2175" w:author="Thomas Dietz" w:date="2012-08-10T14:57:00Z">
              <w:r w:rsidRPr="009F1B7D" w:rsidDel="00DC2CE4">
                <w:delText>&lt;/xs:simpleType&gt;</w:delText>
              </w:r>
              <w:r w:rsidRPr="009F1B7D" w:rsidDel="00DC2CE4">
                <w:tab/>
              </w:r>
            </w:del>
            <w:ins w:id="2176" w:author="Thomas Dietz" w:date="2012-08-10T14:58:00Z">
              <w:r w:rsidR="00DC2CE4">
                <w:t xml:space="preserve">  &lt;xs:group name="OFConfigurationPointType"&gt;</w:t>
              </w:r>
            </w:ins>
          </w:p>
          <w:p w14:paraId="25890C8F" w14:textId="77777777" w:rsidR="00DC2CE4" w:rsidRDefault="00DC2CE4" w:rsidP="00DC2CE4">
            <w:pPr>
              <w:pStyle w:val="XML1"/>
              <w:rPr>
                <w:ins w:id="2177" w:author="Thomas Dietz" w:date="2012-08-10T14:58:00Z"/>
              </w:rPr>
            </w:pPr>
            <w:ins w:id="2178" w:author="Thomas Dietz" w:date="2012-08-10T14:58:00Z">
              <w:r>
                <w:t xml:space="preserve">    &lt;xs:annotation&gt;</w:t>
              </w:r>
            </w:ins>
          </w:p>
          <w:p w14:paraId="15B384D9" w14:textId="77777777" w:rsidR="00DC2CE4" w:rsidRDefault="00DC2CE4" w:rsidP="00DC2CE4">
            <w:pPr>
              <w:pStyle w:val="XML1"/>
              <w:rPr>
                <w:ins w:id="2179" w:author="Thomas Dietz" w:date="2012-08-10T14:58:00Z"/>
              </w:rPr>
            </w:pPr>
            <w:ins w:id="2180" w:author="Thomas Dietz" w:date="2012-08-10T14:58:00Z">
              <w:r>
                <w:t xml:space="preserve">      &lt;xs:documentation&gt;</w:t>
              </w:r>
            </w:ins>
          </w:p>
          <w:p w14:paraId="22FC2378" w14:textId="77777777" w:rsidR="00DC2CE4" w:rsidRDefault="00DC2CE4" w:rsidP="00DC2CE4">
            <w:pPr>
              <w:pStyle w:val="XML1"/>
              <w:rPr>
                <w:ins w:id="2181" w:author="Thomas Dietz" w:date="2012-08-10T14:58:00Z"/>
              </w:rPr>
            </w:pPr>
            <w:ins w:id="2182" w:author="Thomas Dietz" w:date="2012-08-10T14:58:00Z">
              <w:r>
                <w:t xml:space="preserve">        Representation of an OpenFlow Configuration Point.</w:t>
              </w:r>
            </w:ins>
          </w:p>
          <w:p w14:paraId="3DE973A2" w14:textId="77777777" w:rsidR="00DC2CE4" w:rsidRDefault="00DC2CE4" w:rsidP="00DC2CE4">
            <w:pPr>
              <w:pStyle w:val="XML1"/>
              <w:rPr>
                <w:ins w:id="2183" w:author="Thomas Dietz" w:date="2012-08-10T14:58:00Z"/>
              </w:rPr>
            </w:pPr>
            <w:ins w:id="2184" w:author="Thomas Dietz" w:date="2012-08-10T14:58:00Z">
              <w:r>
                <w:t xml:space="preserve">        Instances of the Configuration Point class SHOULD be stored </w:t>
              </w:r>
            </w:ins>
          </w:p>
          <w:p w14:paraId="4005DACE" w14:textId="77777777" w:rsidR="00DC2CE4" w:rsidRDefault="00DC2CE4" w:rsidP="00DC2CE4">
            <w:pPr>
              <w:pStyle w:val="XML1"/>
              <w:rPr>
                <w:ins w:id="2185" w:author="Thomas Dietz" w:date="2012-08-10T14:58:00Z"/>
              </w:rPr>
            </w:pPr>
            <w:ins w:id="2186" w:author="Thomas Dietz" w:date="2012-08-10T14:58:00Z">
              <w:r>
                <w:t xml:space="preserve">        persistently across reboots of the OpenFlow Capable Switch.</w:t>
              </w:r>
            </w:ins>
          </w:p>
          <w:p w14:paraId="3BA7D938" w14:textId="77777777" w:rsidR="00DC2CE4" w:rsidRDefault="00DC2CE4" w:rsidP="00DC2CE4">
            <w:pPr>
              <w:pStyle w:val="XML1"/>
              <w:rPr>
                <w:ins w:id="2187" w:author="Thomas Dietz" w:date="2012-08-10T14:58:00Z"/>
              </w:rPr>
            </w:pPr>
            <w:ins w:id="2188" w:author="Thomas Dietz" w:date="2012-08-10T14:58:00Z">
              <w:r>
                <w:t xml:space="preserve">            </w:t>
              </w:r>
            </w:ins>
          </w:p>
          <w:p w14:paraId="3144FEA7" w14:textId="77777777" w:rsidR="00DC2CE4" w:rsidRDefault="00DC2CE4" w:rsidP="00DC2CE4">
            <w:pPr>
              <w:pStyle w:val="XML1"/>
              <w:rPr>
                <w:ins w:id="2189" w:author="Thomas Dietz" w:date="2012-08-10T14:58:00Z"/>
              </w:rPr>
            </w:pPr>
            <w:ins w:id="2190" w:author="Thomas Dietz" w:date="2012-08-10T14:58:00Z">
              <w:r>
                <w:t xml:space="preserve">        When a connection is established between an OpenFlow Capable </w:t>
              </w:r>
            </w:ins>
          </w:p>
          <w:p w14:paraId="3EEA272F" w14:textId="77777777" w:rsidR="00DC2CE4" w:rsidRDefault="00DC2CE4" w:rsidP="00DC2CE4">
            <w:pPr>
              <w:pStyle w:val="XML1"/>
              <w:rPr>
                <w:ins w:id="2191" w:author="Thomas Dietz" w:date="2012-08-10T14:58:00Z"/>
              </w:rPr>
            </w:pPr>
            <w:ins w:id="2192" w:author="Thomas Dietz" w:date="2012-08-10T14:58:00Z">
              <w:r>
                <w:t xml:space="preserve">        Switch and a Configuration Point the switch  MUST store the </w:t>
              </w:r>
            </w:ins>
          </w:p>
          <w:p w14:paraId="37EDF9BC" w14:textId="77777777" w:rsidR="00DC2CE4" w:rsidRDefault="00DC2CE4" w:rsidP="00DC2CE4">
            <w:pPr>
              <w:pStyle w:val="XML1"/>
              <w:rPr>
                <w:ins w:id="2193" w:author="Thomas Dietz" w:date="2012-08-10T14:58:00Z"/>
              </w:rPr>
            </w:pPr>
            <w:ins w:id="2194" w:author="Thomas Dietz" w:date="2012-08-10T14:58:00Z">
              <w:r>
                <w:t xml:space="preserve">        connection information in an instance of the Configuration </w:t>
              </w:r>
            </w:ins>
          </w:p>
          <w:p w14:paraId="3F927BF6" w14:textId="77777777" w:rsidR="00DC2CE4" w:rsidRDefault="00DC2CE4" w:rsidP="00DC2CE4">
            <w:pPr>
              <w:pStyle w:val="XML1"/>
              <w:rPr>
                <w:ins w:id="2195" w:author="Thomas Dietz" w:date="2012-08-10T14:58:00Z"/>
              </w:rPr>
            </w:pPr>
            <w:ins w:id="2196" w:author="Thomas Dietz" w:date="2012-08-10T14:58:00Z">
              <w:r>
                <w:t xml:space="preserve">        Point class. If such an instance does not exist, the OpenFlow</w:t>
              </w:r>
            </w:ins>
          </w:p>
          <w:p w14:paraId="71AA5DF6" w14:textId="77777777" w:rsidR="00DC2CE4" w:rsidRDefault="00DC2CE4" w:rsidP="00DC2CE4">
            <w:pPr>
              <w:pStyle w:val="XML1"/>
              <w:rPr>
                <w:ins w:id="2197" w:author="Thomas Dietz" w:date="2012-08-10T14:58:00Z"/>
              </w:rPr>
            </w:pPr>
            <w:ins w:id="2198" w:author="Thomas Dietz" w:date="2012-08-10T14:58:00Z">
              <w:r>
                <w:t xml:space="preserve">        Capable Switch MUST create an instance where it then stores </w:t>
              </w:r>
            </w:ins>
          </w:p>
          <w:p w14:paraId="2FE39F27" w14:textId="77777777" w:rsidR="00DC2CE4" w:rsidRDefault="00DC2CE4" w:rsidP="00DC2CE4">
            <w:pPr>
              <w:pStyle w:val="XML1"/>
              <w:rPr>
                <w:ins w:id="2199" w:author="Thomas Dietz" w:date="2012-08-10T14:58:00Z"/>
              </w:rPr>
            </w:pPr>
            <w:ins w:id="2200" w:author="Thomas Dietz" w:date="2012-08-10T14:58:00Z">
              <w:r>
                <w:t xml:space="preserve">        the connection information.</w:t>
              </w:r>
            </w:ins>
          </w:p>
          <w:p w14:paraId="4A5D6D84" w14:textId="77777777" w:rsidR="00DC2CE4" w:rsidRDefault="00DC2CE4" w:rsidP="00DC2CE4">
            <w:pPr>
              <w:pStyle w:val="XML1"/>
              <w:rPr>
                <w:ins w:id="2201" w:author="Thomas Dietz" w:date="2012-08-10T14:58:00Z"/>
              </w:rPr>
            </w:pPr>
            <w:ins w:id="2202" w:author="Thomas Dietz" w:date="2012-08-10T14:58:00Z">
              <w:r>
                <w:t xml:space="preserve">            </w:t>
              </w:r>
            </w:ins>
          </w:p>
          <w:p w14:paraId="7D3F2C54" w14:textId="77777777" w:rsidR="00DC2CE4" w:rsidRDefault="00DC2CE4" w:rsidP="00DC2CE4">
            <w:pPr>
              <w:pStyle w:val="XML1"/>
              <w:rPr>
                <w:ins w:id="2203" w:author="Thomas Dietz" w:date="2012-08-10T14:58:00Z"/>
              </w:rPr>
            </w:pPr>
            <w:ins w:id="2204" w:author="Thomas Dietz" w:date="2012-08-10T14:58:00Z">
              <w:r>
                <w:t xml:space="preserve">        An OpenFlow Capable Switch that cannot initiate a connection </w:t>
              </w:r>
            </w:ins>
          </w:p>
          <w:p w14:paraId="7B948860" w14:textId="77777777" w:rsidR="00DC2CE4" w:rsidRDefault="00DC2CE4" w:rsidP="00DC2CE4">
            <w:pPr>
              <w:pStyle w:val="XML1"/>
              <w:rPr>
                <w:ins w:id="2205" w:author="Thomas Dietz" w:date="2012-08-10T14:58:00Z"/>
              </w:rPr>
            </w:pPr>
            <w:ins w:id="2206" w:author="Thomas Dietz" w:date="2012-08-10T14:58:00Z">
              <w:r>
                <w:t xml:space="preserve">        to a configuration point does not have to implement the </w:t>
              </w:r>
            </w:ins>
          </w:p>
          <w:p w14:paraId="0C40C071" w14:textId="77777777" w:rsidR="00DC2CE4" w:rsidRDefault="00DC2CE4" w:rsidP="00DC2CE4">
            <w:pPr>
              <w:pStyle w:val="XML1"/>
              <w:rPr>
                <w:ins w:id="2207" w:author="Thomas Dietz" w:date="2012-08-10T14:58:00Z"/>
              </w:rPr>
            </w:pPr>
            <w:ins w:id="2208" w:author="Thomas Dietz" w:date="2012-08-10T14:58:00Z">
              <w:r>
                <w:t xml:space="preserve">        Configuration Point class. It SHOULD block attempts to write</w:t>
              </w:r>
            </w:ins>
          </w:p>
          <w:p w14:paraId="2B236261" w14:textId="77777777" w:rsidR="00DC2CE4" w:rsidRDefault="00DC2CE4" w:rsidP="00DC2CE4">
            <w:pPr>
              <w:pStyle w:val="XML1"/>
              <w:rPr>
                <w:ins w:id="2209" w:author="Thomas Dietz" w:date="2012-08-10T14:58:00Z"/>
              </w:rPr>
            </w:pPr>
            <w:ins w:id="2210" w:author="Thomas Dietz" w:date="2012-08-10T14:58:00Z">
              <w:r>
                <w:t xml:space="preserve">        to instances of the Configuration Point class with NETCONF </w:t>
              </w:r>
            </w:ins>
          </w:p>
          <w:p w14:paraId="0781E6FA" w14:textId="77777777" w:rsidR="00DC2CE4" w:rsidRDefault="00DC2CE4" w:rsidP="00DC2CE4">
            <w:pPr>
              <w:pStyle w:val="XML1"/>
              <w:rPr>
                <w:ins w:id="2211" w:author="Thomas Dietz" w:date="2012-08-10T14:58:00Z"/>
              </w:rPr>
            </w:pPr>
            <w:ins w:id="2212" w:author="Thomas Dietz" w:date="2012-08-10T14:58:00Z">
              <w:r>
                <w:t xml:space="preserve">        &amp;lt;edit-config&amp;gt; operations.</w:t>
              </w:r>
            </w:ins>
          </w:p>
          <w:p w14:paraId="1D86C017" w14:textId="77777777" w:rsidR="00DC2CE4" w:rsidRDefault="00DC2CE4" w:rsidP="00DC2CE4">
            <w:pPr>
              <w:pStyle w:val="XML1"/>
              <w:rPr>
                <w:ins w:id="2213" w:author="Thomas Dietz" w:date="2012-08-10T14:58:00Z"/>
              </w:rPr>
            </w:pPr>
          </w:p>
          <w:p w14:paraId="5583FFD5" w14:textId="77777777" w:rsidR="00DC2CE4" w:rsidRDefault="00DC2CE4" w:rsidP="00DC2CE4">
            <w:pPr>
              <w:pStyle w:val="XML1"/>
              <w:rPr>
                <w:ins w:id="2214" w:author="Thomas Dietz" w:date="2012-08-10T14:58:00Z"/>
              </w:rPr>
            </w:pPr>
            <w:ins w:id="2215" w:author="Thomas Dietz" w:date="2012-08-10T14:58:00Z">
              <w:r>
                <w:t xml:space="preserve">        NETCONF &amp;lt;edit-config&amp;gt; operations MUST be implemented as </w:t>
              </w:r>
            </w:ins>
          </w:p>
          <w:p w14:paraId="43FA612D" w14:textId="77777777" w:rsidR="00DC2CE4" w:rsidRDefault="00DC2CE4" w:rsidP="00DC2CE4">
            <w:pPr>
              <w:pStyle w:val="XML1"/>
              <w:rPr>
                <w:ins w:id="2216" w:author="Thomas Dietz" w:date="2012-08-10T14:58:00Z"/>
              </w:rPr>
            </w:pPr>
            <w:ins w:id="2217" w:author="Thomas Dietz" w:date="2012-08-10T14:58:00Z">
              <w:r>
                <w:t xml:space="preserve">        follows: </w:t>
              </w:r>
            </w:ins>
          </w:p>
          <w:p w14:paraId="776ECA2B" w14:textId="77777777" w:rsidR="00DC2CE4" w:rsidRDefault="00DC2CE4" w:rsidP="00DC2CE4">
            <w:pPr>
              <w:pStyle w:val="XML1"/>
              <w:rPr>
                <w:ins w:id="2218" w:author="Thomas Dietz" w:date="2012-08-10T14:58:00Z"/>
              </w:rPr>
            </w:pPr>
          </w:p>
          <w:p w14:paraId="704ED71E" w14:textId="77777777" w:rsidR="00DC2CE4" w:rsidRDefault="00DC2CE4" w:rsidP="00DC2CE4">
            <w:pPr>
              <w:pStyle w:val="XML1"/>
              <w:rPr>
                <w:ins w:id="2219" w:author="Thomas Dietz" w:date="2012-08-10T14:58:00Z"/>
              </w:rPr>
            </w:pPr>
            <w:ins w:id="2220" w:author="Thomas Dietz" w:date="2012-08-10T14:58:00Z">
              <w:r>
                <w:t xml:space="preserve">        * The 'id' element MUST be present at all &amp;lt;edit-config&amp;gt;</w:t>
              </w:r>
            </w:ins>
          </w:p>
          <w:p w14:paraId="1B9F91B6" w14:textId="77777777" w:rsidR="00DC2CE4" w:rsidRDefault="00DC2CE4" w:rsidP="00DC2CE4">
            <w:pPr>
              <w:pStyle w:val="XML1"/>
              <w:rPr>
                <w:ins w:id="2221" w:author="Thomas Dietz" w:date="2012-08-10T14:58:00Z"/>
              </w:rPr>
            </w:pPr>
            <w:ins w:id="2222" w:author="Thomas Dietz" w:date="2012-08-10T14:58:00Z">
              <w:r>
                <w:t xml:space="preserve">        operations to identify the configuration point.</w:t>
              </w:r>
            </w:ins>
          </w:p>
          <w:p w14:paraId="53A5B7AD" w14:textId="77777777" w:rsidR="00DC2CE4" w:rsidRDefault="00DC2CE4" w:rsidP="00DC2CE4">
            <w:pPr>
              <w:pStyle w:val="XML1"/>
              <w:rPr>
                <w:ins w:id="2223" w:author="Thomas Dietz" w:date="2012-08-10T14:58:00Z"/>
              </w:rPr>
            </w:pPr>
            <w:ins w:id="2224" w:author="Thomas Dietz" w:date="2012-08-10T14:58:00Z">
              <w:r>
                <w:t xml:space="preserve">        * If the operation is 'merge' or 'replace', the element is</w:t>
              </w:r>
            </w:ins>
          </w:p>
          <w:p w14:paraId="17844968" w14:textId="77777777" w:rsidR="00DC2CE4" w:rsidRDefault="00DC2CE4" w:rsidP="00DC2CE4">
            <w:pPr>
              <w:pStyle w:val="XML1"/>
              <w:rPr>
                <w:ins w:id="2225" w:author="Thomas Dietz" w:date="2012-08-10T14:58:00Z"/>
              </w:rPr>
            </w:pPr>
            <w:ins w:id="2226" w:author="Thomas Dietz" w:date="2012-08-10T14:58:00Z">
              <w:r>
                <w:t xml:space="preserve">        created if it does not exist, and its value is set to the</w:t>
              </w:r>
            </w:ins>
          </w:p>
          <w:p w14:paraId="4900E14A" w14:textId="77777777" w:rsidR="00DC2CE4" w:rsidRDefault="00DC2CE4" w:rsidP="00DC2CE4">
            <w:pPr>
              <w:pStyle w:val="XML1"/>
              <w:rPr>
                <w:ins w:id="2227" w:author="Thomas Dietz" w:date="2012-08-10T14:58:00Z"/>
              </w:rPr>
            </w:pPr>
            <w:ins w:id="2228" w:author="Thomas Dietz" w:date="2012-08-10T14:58:00Z">
              <w:r>
                <w:t xml:space="preserve">        value found in the XML RPC data.</w:t>
              </w:r>
            </w:ins>
          </w:p>
          <w:p w14:paraId="41CFAACD" w14:textId="77777777" w:rsidR="00DC2CE4" w:rsidRDefault="00DC2CE4" w:rsidP="00DC2CE4">
            <w:pPr>
              <w:pStyle w:val="XML1"/>
              <w:rPr>
                <w:ins w:id="2229" w:author="Thomas Dietz" w:date="2012-08-10T14:58:00Z"/>
              </w:rPr>
            </w:pPr>
            <w:ins w:id="2230" w:author="Thomas Dietz" w:date="2012-08-10T14:58:00Z">
              <w:r>
                <w:t xml:space="preserve">        * If the operation is 'create', the element is created if it</w:t>
              </w:r>
            </w:ins>
          </w:p>
          <w:p w14:paraId="56D848EC" w14:textId="77777777" w:rsidR="00DC2CE4" w:rsidRDefault="00DC2CE4" w:rsidP="00DC2CE4">
            <w:pPr>
              <w:pStyle w:val="XML1"/>
              <w:rPr>
                <w:ins w:id="2231" w:author="Thomas Dietz" w:date="2012-08-10T14:58:00Z"/>
              </w:rPr>
            </w:pPr>
            <w:ins w:id="2232" w:author="Thomas Dietz" w:date="2012-08-10T14:58:00Z">
              <w:r>
                <w:t xml:space="preserve">        does not exist. If the element already exists, a</w:t>
              </w:r>
            </w:ins>
          </w:p>
          <w:p w14:paraId="42726664" w14:textId="77777777" w:rsidR="00DC2CE4" w:rsidRDefault="00DC2CE4" w:rsidP="00DC2CE4">
            <w:pPr>
              <w:pStyle w:val="XML1"/>
              <w:rPr>
                <w:ins w:id="2233" w:author="Thomas Dietz" w:date="2012-08-10T14:58:00Z"/>
              </w:rPr>
            </w:pPr>
            <w:ins w:id="2234" w:author="Thomas Dietz" w:date="2012-08-10T14:58:00Z">
              <w:r>
                <w:t xml:space="preserve">        'data</w:t>
              </w:r>
              <w:r>
                <w:rPr>
                  <w:rFonts w:ascii="MS Mincho" w:eastAsia="MS Mincho" w:hAnsi="MS Mincho" w:cs="MS Mincho" w:hint="eastAsia"/>
                </w:rPr>
                <w:t>‑</w:t>
              </w:r>
              <w:r>
                <w:t>exists' error is returned.</w:t>
              </w:r>
            </w:ins>
          </w:p>
          <w:p w14:paraId="39CEF04E" w14:textId="77777777" w:rsidR="00DC2CE4" w:rsidRDefault="00DC2CE4" w:rsidP="00DC2CE4">
            <w:pPr>
              <w:pStyle w:val="XML1"/>
              <w:rPr>
                <w:ins w:id="2235" w:author="Thomas Dietz" w:date="2012-08-10T14:58:00Z"/>
              </w:rPr>
            </w:pPr>
            <w:ins w:id="2236" w:author="Thomas Dietz" w:date="2012-08-10T14:58:00Z">
              <w:r>
                <w:t xml:space="preserve">        * If the operation is 'delete', the element is deleted if it</w:t>
              </w:r>
            </w:ins>
          </w:p>
          <w:p w14:paraId="52E5C257" w14:textId="77777777" w:rsidR="00DC2CE4" w:rsidRDefault="00DC2CE4" w:rsidP="00DC2CE4">
            <w:pPr>
              <w:pStyle w:val="XML1"/>
              <w:rPr>
                <w:ins w:id="2237" w:author="Thomas Dietz" w:date="2012-08-10T14:58:00Z"/>
              </w:rPr>
            </w:pPr>
            <w:ins w:id="2238" w:author="Thomas Dietz" w:date="2012-08-10T14:58:00Z">
              <w:r>
                <w:t xml:space="preserve">        exists. If the element does not exist, a 'data</w:t>
              </w:r>
              <w:r>
                <w:rPr>
                  <w:rFonts w:ascii="MS Mincho" w:eastAsia="MS Mincho" w:hAnsi="MS Mincho" w:cs="MS Mincho" w:hint="eastAsia"/>
                </w:rPr>
                <w:t>‑</w:t>
              </w:r>
              <w:r>
                <w:t>missing'</w:t>
              </w:r>
            </w:ins>
          </w:p>
          <w:p w14:paraId="535D73EC" w14:textId="77777777" w:rsidR="00DC2CE4" w:rsidRDefault="00DC2CE4" w:rsidP="00DC2CE4">
            <w:pPr>
              <w:pStyle w:val="XML1"/>
              <w:rPr>
                <w:ins w:id="2239" w:author="Thomas Dietz" w:date="2012-08-10T14:58:00Z"/>
              </w:rPr>
            </w:pPr>
            <w:ins w:id="2240" w:author="Thomas Dietz" w:date="2012-08-10T14:58:00Z">
              <w:r>
                <w:t xml:space="preserve">        error is returned.</w:t>
              </w:r>
            </w:ins>
          </w:p>
          <w:p w14:paraId="4335094A" w14:textId="77777777" w:rsidR="00DC2CE4" w:rsidRDefault="00DC2CE4" w:rsidP="00DC2CE4">
            <w:pPr>
              <w:pStyle w:val="XML1"/>
              <w:rPr>
                <w:ins w:id="2241" w:author="Thomas Dietz" w:date="2012-08-10T14:58:00Z"/>
              </w:rPr>
            </w:pPr>
            <w:ins w:id="2242" w:author="Thomas Dietz" w:date="2012-08-10T14:58:00Z">
              <w:r>
                <w:t xml:space="preserve">      &lt;/xs:documentation&gt;</w:t>
              </w:r>
            </w:ins>
          </w:p>
          <w:p w14:paraId="64B22C94" w14:textId="77777777" w:rsidR="00DC2CE4" w:rsidRDefault="00DC2CE4" w:rsidP="00DC2CE4">
            <w:pPr>
              <w:pStyle w:val="XML1"/>
              <w:rPr>
                <w:ins w:id="2243" w:author="Thomas Dietz" w:date="2012-08-10T14:58:00Z"/>
              </w:rPr>
            </w:pPr>
            <w:ins w:id="2244" w:author="Thomas Dietz" w:date="2012-08-10T14:58:00Z">
              <w:r>
                <w:t xml:space="preserve">    &lt;/xs:annotation&gt;</w:t>
              </w:r>
            </w:ins>
          </w:p>
          <w:p w14:paraId="22651BA9" w14:textId="77777777" w:rsidR="00DC2CE4" w:rsidRDefault="00DC2CE4" w:rsidP="00DC2CE4">
            <w:pPr>
              <w:pStyle w:val="XML1"/>
              <w:rPr>
                <w:ins w:id="2245" w:author="Thomas Dietz" w:date="2012-08-10T14:58:00Z"/>
              </w:rPr>
            </w:pPr>
          </w:p>
          <w:p w14:paraId="1BE2D978" w14:textId="77777777" w:rsidR="00DC2CE4" w:rsidRDefault="00DC2CE4" w:rsidP="00DC2CE4">
            <w:pPr>
              <w:pStyle w:val="XML1"/>
              <w:rPr>
                <w:ins w:id="2246" w:author="Thomas Dietz" w:date="2012-08-10T14:58:00Z"/>
              </w:rPr>
            </w:pPr>
            <w:ins w:id="2247" w:author="Thomas Dietz" w:date="2012-08-10T14:58:00Z">
              <w:r>
                <w:t xml:space="preserve">    &lt;xs:sequence&gt;</w:t>
              </w:r>
            </w:ins>
          </w:p>
          <w:p w14:paraId="68BD9779" w14:textId="77777777" w:rsidR="00DC2CE4" w:rsidRDefault="00DC2CE4" w:rsidP="00DC2CE4">
            <w:pPr>
              <w:pStyle w:val="XML1"/>
              <w:rPr>
                <w:ins w:id="2248" w:author="Thomas Dietz" w:date="2012-08-10T14:58:00Z"/>
              </w:rPr>
            </w:pPr>
            <w:ins w:id="2249" w:author="Thomas Dietz" w:date="2012-08-10T14:58:00Z">
              <w:r>
                <w:t xml:space="preserve">      &lt;xs:element name="id"  type="OFConfigId"&gt;</w:t>
              </w:r>
            </w:ins>
          </w:p>
          <w:p w14:paraId="4C68F6B7" w14:textId="77777777" w:rsidR="00DC2CE4" w:rsidRDefault="00DC2CE4" w:rsidP="00DC2CE4">
            <w:pPr>
              <w:pStyle w:val="XML1"/>
              <w:rPr>
                <w:ins w:id="2250" w:author="Thomas Dietz" w:date="2012-08-10T14:58:00Z"/>
              </w:rPr>
            </w:pPr>
            <w:ins w:id="2251" w:author="Thomas Dietz" w:date="2012-08-10T14:58:00Z">
              <w:r>
                <w:t xml:space="preserve">        &lt;xs:annotation&gt;</w:t>
              </w:r>
            </w:ins>
          </w:p>
          <w:p w14:paraId="71CDAAB0" w14:textId="77777777" w:rsidR="00DC2CE4" w:rsidRDefault="00DC2CE4" w:rsidP="00DC2CE4">
            <w:pPr>
              <w:pStyle w:val="XML1"/>
              <w:rPr>
                <w:ins w:id="2252" w:author="Thomas Dietz" w:date="2012-08-10T14:58:00Z"/>
              </w:rPr>
            </w:pPr>
            <w:ins w:id="2253" w:author="Thomas Dietz" w:date="2012-08-10T14:58:00Z">
              <w:r>
                <w:t xml:space="preserve">          &lt;xs:documentation&gt;</w:t>
              </w:r>
            </w:ins>
          </w:p>
          <w:p w14:paraId="7A1A0477" w14:textId="77777777" w:rsidR="00DC2CE4" w:rsidRDefault="00DC2CE4" w:rsidP="00DC2CE4">
            <w:pPr>
              <w:pStyle w:val="XML1"/>
              <w:rPr>
                <w:ins w:id="2254" w:author="Thomas Dietz" w:date="2012-08-10T14:58:00Z"/>
              </w:rPr>
            </w:pPr>
            <w:ins w:id="2255" w:author="Thomas Dietz" w:date="2012-08-10T14:58:00Z">
              <w:r>
                <w:t xml:space="preserve">            A unique but locally arbitrary identifier that</w:t>
              </w:r>
            </w:ins>
          </w:p>
          <w:p w14:paraId="532A4409" w14:textId="77777777" w:rsidR="00DC2CE4" w:rsidRDefault="00DC2CE4" w:rsidP="00DC2CE4">
            <w:pPr>
              <w:pStyle w:val="XML1"/>
              <w:rPr>
                <w:ins w:id="2256" w:author="Thomas Dietz" w:date="2012-08-10T14:58:00Z"/>
              </w:rPr>
            </w:pPr>
            <w:ins w:id="2257" w:author="Thomas Dietz" w:date="2012-08-10T14:58:00Z">
              <w:r>
                <w:t xml:space="preserve">            identifies a Configuration Point within the context of an </w:t>
              </w:r>
            </w:ins>
          </w:p>
          <w:p w14:paraId="17810263" w14:textId="77777777" w:rsidR="00DC2CE4" w:rsidRDefault="00DC2CE4" w:rsidP="00DC2CE4">
            <w:pPr>
              <w:pStyle w:val="XML1"/>
              <w:rPr>
                <w:ins w:id="2258" w:author="Thomas Dietz" w:date="2012-08-10T14:58:00Z"/>
              </w:rPr>
            </w:pPr>
            <w:ins w:id="2259" w:author="Thomas Dietz" w:date="2012-08-10T14:58:00Z">
              <w:r>
                <w:t xml:space="preserve">            OpenFlow Capable Switch.</w:t>
              </w:r>
            </w:ins>
          </w:p>
          <w:p w14:paraId="4B453FC5" w14:textId="77777777" w:rsidR="00DC2CE4" w:rsidRDefault="00DC2CE4" w:rsidP="00DC2CE4">
            <w:pPr>
              <w:pStyle w:val="XML1"/>
              <w:rPr>
                <w:ins w:id="2260" w:author="Thomas Dietz" w:date="2012-08-10T14:58:00Z"/>
              </w:rPr>
            </w:pPr>
          </w:p>
          <w:p w14:paraId="3AAC3E0F" w14:textId="77777777" w:rsidR="00DC2CE4" w:rsidRDefault="00DC2CE4" w:rsidP="00DC2CE4">
            <w:pPr>
              <w:pStyle w:val="XML1"/>
              <w:rPr>
                <w:ins w:id="2261" w:author="Thomas Dietz" w:date="2012-08-10T14:58:00Z"/>
              </w:rPr>
            </w:pPr>
            <w:ins w:id="2262" w:author="Thomas Dietz" w:date="2012-08-10T14:58:00Z">
              <w:r>
                <w:t xml:space="preserve">            This element MUST be present to identify the configuration</w:t>
              </w:r>
            </w:ins>
          </w:p>
          <w:p w14:paraId="7CD5A8F3" w14:textId="77777777" w:rsidR="00DC2CE4" w:rsidRDefault="00DC2CE4" w:rsidP="00DC2CE4">
            <w:pPr>
              <w:pStyle w:val="XML1"/>
              <w:rPr>
                <w:ins w:id="2263" w:author="Thomas Dietz" w:date="2012-08-10T14:58:00Z"/>
              </w:rPr>
            </w:pPr>
            <w:ins w:id="2264" w:author="Thomas Dietz" w:date="2012-08-10T14:58:00Z">
              <w:r>
                <w:t xml:space="preserve">            point.</w:t>
              </w:r>
            </w:ins>
          </w:p>
          <w:p w14:paraId="2BBF7AE0" w14:textId="77777777" w:rsidR="00DC2CE4" w:rsidRDefault="00DC2CE4" w:rsidP="00DC2CE4">
            <w:pPr>
              <w:pStyle w:val="XML1"/>
              <w:rPr>
                <w:ins w:id="2265" w:author="Thomas Dietz" w:date="2012-08-10T14:58:00Z"/>
              </w:rPr>
            </w:pPr>
            <w:ins w:id="2266" w:author="Thomas Dietz" w:date="2012-08-10T14:58:00Z">
              <w:r>
                <w:t xml:space="preserve">          &lt;/xs:documentation&gt;</w:t>
              </w:r>
            </w:ins>
          </w:p>
          <w:p w14:paraId="6BD99BF2" w14:textId="77777777" w:rsidR="00DC2CE4" w:rsidRDefault="00DC2CE4" w:rsidP="00DC2CE4">
            <w:pPr>
              <w:pStyle w:val="XML1"/>
              <w:rPr>
                <w:ins w:id="2267" w:author="Thomas Dietz" w:date="2012-08-10T14:58:00Z"/>
              </w:rPr>
            </w:pPr>
            <w:ins w:id="2268" w:author="Thomas Dietz" w:date="2012-08-10T14:58:00Z">
              <w:r>
                <w:t xml:space="preserve">        &lt;/xs:annotation&gt;</w:t>
              </w:r>
            </w:ins>
          </w:p>
          <w:p w14:paraId="16407213" w14:textId="77777777" w:rsidR="00DC2CE4" w:rsidRDefault="00DC2CE4" w:rsidP="00DC2CE4">
            <w:pPr>
              <w:pStyle w:val="XML1"/>
              <w:rPr>
                <w:ins w:id="2269" w:author="Thomas Dietz" w:date="2012-08-10T14:58:00Z"/>
              </w:rPr>
            </w:pPr>
            <w:ins w:id="2270" w:author="Thomas Dietz" w:date="2012-08-10T14:58:00Z">
              <w:r>
                <w:t xml:space="preserve">      &lt;/xs:element&gt;</w:t>
              </w:r>
            </w:ins>
          </w:p>
          <w:p w14:paraId="4165109A" w14:textId="77777777" w:rsidR="00DC2CE4" w:rsidRDefault="00DC2CE4" w:rsidP="00DC2CE4">
            <w:pPr>
              <w:pStyle w:val="XML1"/>
              <w:rPr>
                <w:ins w:id="2271" w:author="Thomas Dietz" w:date="2012-08-10T14:58:00Z"/>
              </w:rPr>
            </w:pPr>
            <w:ins w:id="2272" w:author="Thomas Dietz" w:date="2012-08-10T14:58:00Z">
              <w:r>
                <w:t xml:space="preserve">      &lt;xs:element name="uri"  type="inet:uri"&gt;</w:t>
              </w:r>
            </w:ins>
          </w:p>
          <w:p w14:paraId="5D3ACBA5" w14:textId="77777777" w:rsidR="00DC2CE4" w:rsidRDefault="00DC2CE4" w:rsidP="00DC2CE4">
            <w:pPr>
              <w:pStyle w:val="XML1"/>
              <w:rPr>
                <w:ins w:id="2273" w:author="Thomas Dietz" w:date="2012-08-10T14:58:00Z"/>
              </w:rPr>
            </w:pPr>
            <w:ins w:id="2274" w:author="Thomas Dietz" w:date="2012-08-10T14:58:00Z">
              <w:r>
                <w:t xml:space="preserve">        &lt;xs:annotation&gt;</w:t>
              </w:r>
            </w:ins>
          </w:p>
          <w:p w14:paraId="33A361C4" w14:textId="77777777" w:rsidR="00DC2CE4" w:rsidRDefault="00DC2CE4" w:rsidP="00DC2CE4">
            <w:pPr>
              <w:pStyle w:val="XML1"/>
              <w:rPr>
                <w:ins w:id="2275" w:author="Thomas Dietz" w:date="2012-08-10T14:58:00Z"/>
              </w:rPr>
            </w:pPr>
            <w:ins w:id="2276" w:author="Thomas Dietz" w:date="2012-08-10T14:58:00Z">
              <w:r>
                <w:t xml:space="preserve">          &lt;xs:documentation&gt;</w:t>
              </w:r>
            </w:ins>
          </w:p>
          <w:p w14:paraId="1DEA7A77" w14:textId="77777777" w:rsidR="00DC2CE4" w:rsidRDefault="00DC2CE4" w:rsidP="00DC2CE4">
            <w:pPr>
              <w:pStyle w:val="XML1"/>
              <w:rPr>
                <w:ins w:id="2277" w:author="Thomas Dietz" w:date="2012-08-10T14:58:00Z"/>
              </w:rPr>
            </w:pPr>
            <w:ins w:id="2278" w:author="Thomas Dietz" w:date="2012-08-10T14:58:00Z">
              <w:r>
                <w:t xml:space="preserve">            A locator of the Configuration Point.  It </w:t>
              </w:r>
            </w:ins>
          </w:p>
          <w:p w14:paraId="4768EE0A" w14:textId="77777777" w:rsidR="00DC2CE4" w:rsidRDefault="00DC2CE4" w:rsidP="00DC2CE4">
            <w:pPr>
              <w:pStyle w:val="XML1"/>
              <w:rPr>
                <w:ins w:id="2279" w:author="Thomas Dietz" w:date="2012-08-10T14:58:00Z"/>
              </w:rPr>
            </w:pPr>
            <w:ins w:id="2280" w:author="Thomas Dietz" w:date="2012-08-10T14:58:00Z">
              <w:r>
                <w:t xml:space="preserve">            identifies the location of the Configuration Point as a </w:t>
              </w:r>
            </w:ins>
          </w:p>
          <w:p w14:paraId="1F80C210" w14:textId="77777777" w:rsidR="00DC2CE4" w:rsidRDefault="00DC2CE4" w:rsidP="00DC2CE4">
            <w:pPr>
              <w:pStyle w:val="XML1"/>
              <w:rPr>
                <w:ins w:id="2281" w:author="Thomas Dietz" w:date="2012-08-10T14:58:00Z"/>
              </w:rPr>
            </w:pPr>
            <w:ins w:id="2282" w:author="Thomas Dietz" w:date="2012-08-10T14:58:00Z">
              <w:r>
                <w:t xml:space="preserve">            service resource and MUST include all information necessary</w:t>
              </w:r>
            </w:ins>
          </w:p>
          <w:p w14:paraId="29A19DC8" w14:textId="77777777" w:rsidR="00DC2CE4" w:rsidRDefault="00DC2CE4" w:rsidP="00DC2CE4">
            <w:pPr>
              <w:pStyle w:val="XML1"/>
              <w:rPr>
                <w:ins w:id="2283" w:author="Thomas Dietz" w:date="2012-08-10T14:58:00Z"/>
              </w:rPr>
            </w:pPr>
            <w:ins w:id="2284" w:author="Thomas Dietz" w:date="2012-08-10T14:58:00Z">
              <w:r>
                <w:t xml:space="preserve">            for the OpenFlow Capable Switch to connect to the </w:t>
              </w:r>
            </w:ins>
          </w:p>
          <w:p w14:paraId="382EBD73" w14:textId="77777777" w:rsidR="00DC2CE4" w:rsidRDefault="00DC2CE4" w:rsidP="00DC2CE4">
            <w:pPr>
              <w:pStyle w:val="XML1"/>
              <w:rPr>
                <w:ins w:id="2285" w:author="Thomas Dietz" w:date="2012-08-10T14:58:00Z"/>
              </w:rPr>
            </w:pPr>
            <w:ins w:id="2286" w:author="Thomas Dietz" w:date="2012-08-10T14:58:00Z">
              <w:r>
                <w:t xml:space="preserve">            Configuration Point or re-connect to it should it become </w:t>
              </w:r>
            </w:ins>
          </w:p>
          <w:p w14:paraId="7426BCAA" w14:textId="77777777" w:rsidR="00DC2CE4" w:rsidRDefault="00DC2CE4" w:rsidP="00DC2CE4">
            <w:pPr>
              <w:pStyle w:val="XML1"/>
              <w:rPr>
                <w:ins w:id="2287" w:author="Thomas Dietz" w:date="2012-08-10T14:58:00Z"/>
              </w:rPr>
            </w:pPr>
            <w:ins w:id="2288" w:author="Thomas Dietz" w:date="2012-08-10T14:58:00Z">
              <w:r>
                <w:t xml:space="preserve">            disconnected.  Such information MAY include, for example, </w:t>
              </w:r>
            </w:ins>
          </w:p>
          <w:p w14:paraId="0D20C870" w14:textId="77777777" w:rsidR="00DC2CE4" w:rsidRDefault="00DC2CE4" w:rsidP="00DC2CE4">
            <w:pPr>
              <w:pStyle w:val="XML1"/>
              <w:rPr>
                <w:ins w:id="2289" w:author="Thomas Dietz" w:date="2012-08-10T14:58:00Z"/>
              </w:rPr>
            </w:pPr>
            <w:ins w:id="2290" w:author="Thomas Dietz" w:date="2012-08-10T14:58:00Z">
              <w:r>
                <w:t xml:space="preserve">            protocol, fully qualified domain name, IP address, port </w:t>
              </w:r>
            </w:ins>
          </w:p>
          <w:p w14:paraId="3DB61BC6" w14:textId="77777777" w:rsidR="00DC2CE4" w:rsidRDefault="00DC2CE4" w:rsidP="00DC2CE4">
            <w:pPr>
              <w:pStyle w:val="XML1"/>
              <w:rPr>
                <w:ins w:id="2291" w:author="Thomas Dietz" w:date="2012-08-10T14:58:00Z"/>
              </w:rPr>
            </w:pPr>
            <w:ins w:id="2292" w:author="Thomas Dietz" w:date="2012-08-10T14:58:00Z">
              <w:r>
                <w:t xml:space="preserve">            number, etc.</w:t>
              </w:r>
            </w:ins>
          </w:p>
          <w:p w14:paraId="0E543F6B" w14:textId="77777777" w:rsidR="00DC2CE4" w:rsidRDefault="00DC2CE4" w:rsidP="00DC2CE4">
            <w:pPr>
              <w:pStyle w:val="XML1"/>
              <w:rPr>
                <w:ins w:id="2293" w:author="Thomas Dietz" w:date="2012-08-10T14:58:00Z"/>
              </w:rPr>
            </w:pPr>
          </w:p>
          <w:p w14:paraId="5111A018" w14:textId="77777777" w:rsidR="00DC2CE4" w:rsidRDefault="00DC2CE4" w:rsidP="00DC2CE4">
            <w:pPr>
              <w:pStyle w:val="XML1"/>
              <w:rPr>
                <w:ins w:id="2294" w:author="Thomas Dietz" w:date="2012-08-10T14:58:00Z"/>
              </w:rPr>
            </w:pPr>
            <w:ins w:id="2295" w:author="Thomas Dietz" w:date="2012-08-10T14:58:00Z">
              <w:r>
                <w:t xml:space="preserve">            This element MUST be present in the NETCONF data store.</w:t>
              </w:r>
            </w:ins>
          </w:p>
          <w:p w14:paraId="2C37A9B6" w14:textId="77777777" w:rsidR="00DC2CE4" w:rsidRDefault="00DC2CE4" w:rsidP="00DC2CE4">
            <w:pPr>
              <w:pStyle w:val="XML1"/>
              <w:rPr>
                <w:ins w:id="2296" w:author="Thomas Dietz" w:date="2012-08-10T14:58:00Z"/>
              </w:rPr>
            </w:pPr>
            <w:ins w:id="2297" w:author="Thomas Dietz" w:date="2012-08-10T14:58:00Z">
              <w:r>
                <w:t xml:space="preserve">            If this element is not present in a NETCONF &amp;lt;edit-config&amp;gt;</w:t>
              </w:r>
            </w:ins>
          </w:p>
          <w:p w14:paraId="6E7681A8" w14:textId="77777777" w:rsidR="00DC2CE4" w:rsidRDefault="00DC2CE4" w:rsidP="00DC2CE4">
            <w:pPr>
              <w:pStyle w:val="XML1"/>
              <w:rPr>
                <w:ins w:id="2298" w:author="Thomas Dietz" w:date="2012-08-10T14:58:00Z"/>
              </w:rPr>
            </w:pPr>
            <w:ins w:id="2299" w:author="Thomas Dietz" w:date="2012-08-10T14:58:00Z">
              <w:r>
                <w:t xml:space="preserve">            operation 'create', 'merge' or 'replace' and the parent</w:t>
              </w:r>
            </w:ins>
          </w:p>
          <w:p w14:paraId="5359025D" w14:textId="77777777" w:rsidR="00DC2CE4" w:rsidRDefault="00DC2CE4" w:rsidP="00DC2CE4">
            <w:pPr>
              <w:pStyle w:val="XML1"/>
              <w:rPr>
                <w:ins w:id="2300" w:author="Thomas Dietz" w:date="2012-08-10T14:58:00Z"/>
              </w:rPr>
            </w:pPr>
            <w:ins w:id="2301" w:author="Thomas Dietz" w:date="2012-08-10T14:58:00Z">
              <w:r>
                <w:t xml:space="preserve">            element does not exist, a 'data-missing' error is</w:t>
              </w:r>
            </w:ins>
          </w:p>
          <w:p w14:paraId="18BC9F0D" w14:textId="77777777" w:rsidR="00DC2CE4" w:rsidRDefault="00DC2CE4" w:rsidP="00DC2CE4">
            <w:pPr>
              <w:pStyle w:val="XML1"/>
              <w:rPr>
                <w:ins w:id="2302" w:author="Thomas Dietz" w:date="2012-08-10T14:58:00Z"/>
              </w:rPr>
            </w:pPr>
            <w:ins w:id="2303" w:author="Thomas Dietz" w:date="2012-08-10T14:58:00Z">
              <w:r>
                <w:t xml:space="preserve">            returned.</w:t>
              </w:r>
            </w:ins>
          </w:p>
          <w:p w14:paraId="172E7377" w14:textId="77777777" w:rsidR="00DC2CE4" w:rsidRDefault="00DC2CE4" w:rsidP="00DC2CE4">
            <w:pPr>
              <w:pStyle w:val="XML1"/>
              <w:rPr>
                <w:ins w:id="2304" w:author="Thomas Dietz" w:date="2012-08-10T14:58:00Z"/>
              </w:rPr>
            </w:pPr>
            <w:ins w:id="2305" w:author="Thomas Dietz" w:date="2012-08-10T14:58:00Z">
              <w:r>
                <w:t xml:space="preserve">          &lt;/xs:documentation&gt;</w:t>
              </w:r>
            </w:ins>
          </w:p>
          <w:p w14:paraId="6C10697B" w14:textId="77777777" w:rsidR="00DC2CE4" w:rsidRDefault="00DC2CE4" w:rsidP="00DC2CE4">
            <w:pPr>
              <w:pStyle w:val="XML1"/>
              <w:rPr>
                <w:ins w:id="2306" w:author="Thomas Dietz" w:date="2012-08-10T14:58:00Z"/>
              </w:rPr>
            </w:pPr>
            <w:ins w:id="2307" w:author="Thomas Dietz" w:date="2012-08-10T14:58:00Z">
              <w:r>
                <w:t xml:space="preserve">        &lt;/xs:annotation&gt;</w:t>
              </w:r>
            </w:ins>
          </w:p>
          <w:p w14:paraId="4CAB77F0" w14:textId="77777777" w:rsidR="00DC2CE4" w:rsidRDefault="00DC2CE4" w:rsidP="00DC2CE4">
            <w:pPr>
              <w:pStyle w:val="XML1"/>
              <w:rPr>
                <w:ins w:id="2308" w:author="Thomas Dietz" w:date="2012-08-10T14:58:00Z"/>
              </w:rPr>
            </w:pPr>
            <w:ins w:id="2309" w:author="Thomas Dietz" w:date="2012-08-10T14:58:00Z">
              <w:r>
                <w:t xml:space="preserve">      &lt;/xs:element&gt;</w:t>
              </w:r>
            </w:ins>
          </w:p>
          <w:p w14:paraId="69250D5F" w14:textId="77777777" w:rsidR="00DC2CE4" w:rsidRDefault="00DC2CE4" w:rsidP="00DC2CE4">
            <w:pPr>
              <w:pStyle w:val="XML1"/>
              <w:rPr>
                <w:ins w:id="2310" w:author="Thomas Dietz" w:date="2012-08-10T14:58:00Z"/>
              </w:rPr>
            </w:pPr>
            <w:ins w:id="2311" w:author="Thomas Dietz" w:date="2012-08-10T14:58:00Z">
              <w:r>
                <w:t xml:space="preserve">      &lt;xs:element name="protocol"  type="OFConfigurationPointProtocolType"&gt;</w:t>
              </w:r>
            </w:ins>
          </w:p>
          <w:p w14:paraId="4D7EF7E3" w14:textId="77777777" w:rsidR="00DC2CE4" w:rsidRDefault="00DC2CE4" w:rsidP="00DC2CE4">
            <w:pPr>
              <w:pStyle w:val="XML1"/>
              <w:rPr>
                <w:ins w:id="2312" w:author="Thomas Dietz" w:date="2012-08-10T14:58:00Z"/>
              </w:rPr>
            </w:pPr>
            <w:ins w:id="2313" w:author="Thomas Dietz" w:date="2012-08-10T14:58:00Z">
              <w:r>
                <w:t xml:space="preserve">        &lt;xs:annotation&gt;</w:t>
              </w:r>
            </w:ins>
          </w:p>
          <w:p w14:paraId="1AF89B68" w14:textId="77777777" w:rsidR="00DC2CE4" w:rsidRDefault="00DC2CE4" w:rsidP="00DC2CE4">
            <w:pPr>
              <w:pStyle w:val="XML1"/>
              <w:rPr>
                <w:ins w:id="2314" w:author="Thomas Dietz" w:date="2012-08-10T14:58:00Z"/>
              </w:rPr>
            </w:pPr>
            <w:ins w:id="2315" w:author="Thomas Dietz" w:date="2012-08-10T14:58:00Z">
              <w:r>
                <w:t xml:space="preserve">          &lt;xs:documentation&gt;</w:t>
              </w:r>
            </w:ins>
          </w:p>
          <w:p w14:paraId="4E6E9363" w14:textId="77777777" w:rsidR="00DC2CE4" w:rsidRDefault="00DC2CE4" w:rsidP="00DC2CE4">
            <w:pPr>
              <w:pStyle w:val="XML1"/>
              <w:rPr>
                <w:ins w:id="2316" w:author="Thomas Dietz" w:date="2012-08-10T14:58:00Z"/>
              </w:rPr>
            </w:pPr>
            <w:ins w:id="2317" w:author="Thomas Dietz" w:date="2012-08-10T14:58:00Z">
              <w:r>
                <w:t xml:space="preserve">            The transport protocol that the Configuration</w:t>
              </w:r>
            </w:ins>
          </w:p>
          <w:p w14:paraId="0319160F" w14:textId="77777777" w:rsidR="00DC2CE4" w:rsidRDefault="00DC2CE4" w:rsidP="00DC2CE4">
            <w:pPr>
              <w:pStyle w:val="XML1"/>
              <w:rPr>
                <w:ins w:id="2318" w:author="Thomas Dietz" w:date="2012-08-10T14:58:00Z"/>
              </w:rPr>
            </w:pPr>
            <w:ins w:id="2319" w:author="Thomas Dietz" w:date="2012-08-10T14:58:00Z">
              <w:r>
                <w:t xml:space="preserve">            Point uses when communicating via NETCONF with the OpenFlow</w:t>
              </w:r>
            </w:ins>
          </w:p>
          <w:p w14:paraId="746FEFCC" w14:textId="77777777" w:rsidR="00DC2CE4" w:rsidRDefault="00DC2CE4" w:rsidP="00DC2CE4">
            <w:pPr>
              <w:pStyle w:val="XML1"/>
              <w:rPr>
                <w:ins w:id="2320" w:author="Thomas Dietz" w:date="2012-08-10T14:58:00Z"/>
              </w:rPr>
            </w:pPr>
            <w:ins w:id="2321" w:author="Thomas Dietz" w:date="2012-08-10T14:58:00Z">
              <w:r>
                <w:t xml:space="preserve">            Capable Switch.</w:t>
              </w:r>
            </w:ins>
          </w:p>
          <w:p w14:paraId="054F67B7" w14:textId="77777777" w:rsidR="00DC2CE4" w:rsidRDefault="00DC2CE4" w:rsidP="00DC2CE4">
            <w:pPr>
              <w:pStyle w:val="XML1"/>
              <w:rPr>
                <w:ins w:id="2322" w:author="Thomas Dietz" w:date="2012-08-10T14:58:00Z"/>
              </w:rPr>
            </w:pPr>
          </w:p>
          <w:p w14:paraId="524A9299" w14:textId="77777777" w:rsidR="00DC2CE4" w:rsidRDefault="00DC2CE4" w:rsidP="00DC2CE4">
            <w:pPr>
              <w:pStyle w:val="XML1"/>
              <w:rPr>
                <w:ins w:id="2323" w:author="Thomas Dietz" w:date="2012-08-10T14:58:00Z"/>
              </w:rPr>
            </w:pPr>
            <w:ins w:id="2324" w:author="Thomas Dietz" w:date="2012-08-10T14:58:00Z">
              <w:r>
                <w:t xml:space="preserve">            This element is optional. If it is not present its value </w:t>
              </w:r>
            </w:ins>
          </w:p>
          <w:p w14:paraId="11E6DD7D" w14:textId="77777777" w:rsidR="00DC2CE4" w:rsidRDefault="00DC2CE4" w:rsidP="00DC2CE4">
            <w:pPr>
              <w:pStyle w:val="XML1"/>
              <w:rPr>
                <w:ins w:id="2325" w:author="Thomas Dietz" w:date="2012-08-10T14:58:00Z"/>
              </w:rPr>
            </w:pPr>
            <w:ins w:id="2326" w:author="Thomas Dietz" w:date="2012-08-10T14:58:00Z">
              <w:r>
                <w:t xml:space="preserve">            defaults to 'ssh'.</w:t>
              </w:r>
            </w:ins>
          </w:p>
          <w:p w14:paraId="60CBB915" w14:textId="77777777" w:rsidR="00DC2CE4" w:rsidRDefault="00DC2CE4" w:rsidP="00DC2CE4">
            <w:pPr>
              <w:pStyle w:val="XML1"/>
              <w:rPr>
                <w:ins w:id="2327" w:author="Thomas Dietz" w:date="2012-08-10T14:58:00Z"/>
              </w:rPr>
            </w:pPr>
            <w:ins w:id="2328" w:author="Thomas Dietz" w:date="2012-08-10T14:58:00Z">
              <w:r>
                <w:t xml:space="preserve">          &lt;/xs:documentation&gt;</w:t>
              </w:r>
            </w:ins>
          </w:p>
          <w:p w14:paraId="02884F12" w14:textId="77777777" w:rsidR="00DC2CE4" w:rsidRDefault="00DC2CE4" w:rsidP="00DC2CE4">
            <w:pPr>
              <w:pStyle w:val="XML1"/>
              <w:rPr>
                <w:ins w:id="2329" w:author="Thomas Dietz" w:date="2012-08-10T14:58:00Z"/>
              </w:rPr>
            </w:pPr>
            <w:ins w:id="2330" w:author="Thomas Dietz" w:date="2012-08-10T14:58:00Z">
              <w:r>
                <w:t xml:space="preserve">        &lt;/xs:annotation&gt;</w:t>
              </w:r>
            </w:ins>
          </w:p>
          <w:p w14:paraId="424E235B" w14:textId="77777777" w:rsidR="00DC2CE4" w:rsidRDefault="00DC2CE4" w:rsidP="00DC2CE4">
            <w:pPr>
              <w:pStyle w:val="XML1"/>
              <w:rPr>
                <w:ins w:id="2331" w:author="Thomas Dietz" w:date="2012-08-10T14:58:00Z"/>
              </w:rPr>
            </w:pPr>
            <w:ins w:id="2332" w:author="Thomas Dietz" w:date="2012-08-10T14:58:00Z">
              <w:r>
                <w:t xml:space="preserve">      &lt;/xs:element&gt;</w:t>
              </w:r>
            </w:ins>
          </w:p>
          <w:p w14:paraId="4AAF2E48" w14:textId="77777777" w:rsidR="00DC2CE4" w:rsidRDefault="00DC2CE4" w:rsidP="00DC2CE4">
            <w:pPr>
              <w:pStyle w:val="XML1"/>
              <w:rPr>
                <w:ins w:id="2333" w:author="Thomas Dietz" w:date="2012-08-10T14:58:00Z"/>
              </w:rPr>
            </w:pPr>
            <w:ins w:id="2334" w:author="Thomas Dietz" w:date="2012-08-10T14:58:00Z">
              <w:r>
                <w:t xml:space="preserve">    &lt;/xs:sequence&gt;</w:t>
              </w:r>
            </w:ins>
          </w:p>
          <w:p w14:paraId="7EA67D49" w14:textId="77777777" w:rsidR="0004515F" w:rsidRDefault="00DC2CE4" w:rsidP="0004515F">
            <w:pPr>
              <w:pStyle w:val="XML1"/>
              <w:rPr>
                <w:ins w:id="2335" w:author="Thomas Dietz" w:date="2012-08-13T14:54:00Z"/>
              </w:rPr>
            </w:pPr>
            <w:ins w:id="2336" w:author="Thomas Dietz" w:date="2012-08-10T14:58:00Z">
              <w:r>
                <w:t xml:space="preserve">  &lt;/xs:group&gt;</w:t>
              </w:r>
            </w:ins>
          </w:p>
          <w:p w14:paraId="1E9E5E67" w14:textId="77777777" w:rsidR="0004515F" w:rsidRDefault="0004515F" w:rsidP="0004515F">
            <w:pPr>
              <w:pStyle w:val="XML1"/>
              <w:rPr>
                <w:ins w:id="2337" w:author="Thomas Dietz" w:date="2012-08-13T14:54:00Z"/>
              </w:rPr>
            </w:pPr>
          </w:p>
          <w:p w14:paraId="0FC425FC" w14:textId="54215A9F" w:rsidR="0004515F" w:rsidRDefault="0004515F" w:rsidP="0004515F">
            <w:pPr>
              <w:pStyle w:val="XML1"/>
              <w:rPr>
                <w:ins w:id="2338" w:author="Thomas Dietz" w:date="2012-08-13T14:54:00Z"/>
              </w:rPr>
            </w:pPr>
            <w:ins w:id="2339" w:author="Thomas Dietz" w:date="2012-08-13T14:54:00Z">
              <w:r>
                <w:t xml:space="preserve">  &lt;xs:simpleType name="OFConfigurationPointProtocolType"&gt;</w:t>
              </w:r>
            </w:ins>
          </w:p>
          <w:p w14:paraId="72F1F236" w14:textId="77777777" w:rsidR="0004515F" w:rsidRDefault="0004515F" w:rsidP="0004515F">
            <w:pPr>
              <w:pStyle w:val="XML1"/>
              <w:rPr>
                <w:ins w:id="2340" w:author="Thomas Dietz" w:date="2012-08-13T14:54:00Z"/>
              </w:rPr>
            </w:pPr>
            <w:ins w:id="2341" w:author="Thomas Dietz" w:date="2012-08-13T14:54:00Z">
              <w:r>
                <w:t xml:space="preserve">    &lt;xs:annotation&gt;</w:t>
              </w:r>
            </w:ins>
          </w:p>
          <w:p w14:paraId="46E5EE43" w14:textId="77777777" w:rsidR="0004515F" w:rsidRDefault="0004515F" w:rsidP="0004515F">
            <w:pPr>
              <w:pStyle w:val="XML1"/>
              <w:rPr>
                <w:ins w:id="2342" w:author="Thomas Dietz" w:date="2012-08-13T14:54:00Z"/>
              </w:rPr>
            </w:pPr>
            <w:ins w:id="2343" w:author="Thomas Dietz" w:date="2012-08-13T14:54:00Z">
              <w:r>
                <w:t xml:space="preserve">      &lt;xs:documentation&gt;</w:t>
              </w:r>
            </w:ins>
          </w:p>
          <w:p w14:paraId="7DF268B6" w14:textId="77777777" w:rsidR="0004515F" w:rsidRDefault="0004515F" w:rsidP="0004515F">
            <w:pPr>
              <w:pStyle w:val="XML1"/>
              <w:rPr>
                <w:ins w:id="2344" w:author="Thomas Dietz" w:date="2012-08-13T14:54:00Z"/>
              </w:rPr>
            </w:pPr>
            <w:ins w:id="2345" w:author="Thomas Dietz" w:date="2012-08-13T14:54:00Z">
              <w:r>
                <w:t xml:space="preserve">        Possible protocols to connect ot an OF</w:t>
              </w:r>
            </w:ins>
          </w:p>
          <w:p w14:paraId="57A80F4B" w14:textId="77777777" w:rsidR="0004515F" w:rsidRDefault="0004515F" w:rsidP="0004515F">
            <w:pPr>
              <w:pStyle w:val="XML1"/>
              <w:rPr>
                <w:ins w:id="2346" w:author="Thomas Dietz" w:date="2012-08-13T14:54:00Z"/>
              </w:rPr>
            </w:pPr>
            <w:ins w:id="2347" w:author="Thomas Dietz" w:date="2012-08-13T14:54:00Z">
              <w:r>
                <w:t xml:space="preserve">        Configuration Point</w:t>
              </w:r>
            </w:ins>
          </w:p>
          <w:p w14:paraId="655F8FC7" w14:textId="77777777" w:rsidR="0004515F" w:rsidRDefault="0004515F" w:rsidP="0004515F">
            <w:pPr>
              <w:pStyle w:val="XML1"/>
              <w:rPr>
                <w:ins w:id="2348" w:author="Thomas Dietz" w:date="2012-08-13T14:54:00Z"/>
              </w:rPr>
            </w:pPr>
            <w:ins w:id="2349" w:author="Thomas Dietz" w:date="2012-08-13T14:54:00Z">
              <w:r>
                <w:t xml:space="preserve">      &lt;/xs:documentation&gt;</w:t>
              </w:r>
            </w:ins>
          </w:p>
          <w:p w14:paraId="1E1BB5D6" w14:textId="77777777" w:rsidR="0004515F" w:rsidRDefault="0004515F" w:rsidP="0004515F">
            <w:pPr>
              <w:pStyle w:val="XML1"/>
              <w:rPr>
                <w:ins w:id="2350" w:author="Thomas Dietz" w:date="2012-08-13T14:54:00Z"/>
              </w:rPr>
            </w:pPr>
            <w:ins w:id="2351" w:author="Thomas Dietz" w:date="2012-08-13T14:54:00Z">
              <w:r>
                <w:t xml:space="preserve">    &lt;/xs:annotation&gt;</w:t>
              </w:r>
            </w:ins>
          </w:p>
          <w:p w14:paraId="281BA5D7" w14:textId="77777777" w:rsidR="0004515F" w:rsidRDefault="0004515F" w:rsidP="0004515F">
            <w:pPr>
              <w:pStyle w:val="XML1"/>
              <w:rPr>
                <w:ins w:id="2352" w:author="Thomas Dietz" w:date="2012-08-13T14:54:00Z"/>
              </w:rPr>
            </w:pPr>
          </w:p>
          <w:p w14:paraId="47B5ED71" w14:textId="77777777" w:rsidR="0004515F" w:rsidRDefault="0004515F" w:rsidP="0004515F">
            <w:pPr>
              <w:pStyle w:val="XML1"/>
              <w:rPr>
                <w:ins w:id="2353" w:author="Thomas Dietz" w:date="2012-08-13T14:54:00Z"/>
              </w:rPr>
            </w:pPr>
            <w:ins w:id="2354" w:author="Thomas Dietz" w:date="2012-08-13T14:54:00Z">
              <w:r>
                <w:t xml:space="preserve">    &lt;xs:restriction base="xs:string"&gt;</w:t>
              </w:r>
            </w:ins>
          </w:p>
          <w:p w14:paraId="2962D4B4" w14:textId="77777777" w:rsidR="0004515F" w:rsidRDefault="0004515F" w:rsidP="0004515F">
            <w:pPr>
              <w:pStyle w:val="XML1"/>
              <w:rPr>
                <w:ins w:id="2355" w:author="Thomas Dietz" w:date="2012-08-13T14:54:00Z"/>
              </w:rPr>
            </w:pPr>
            <w:ins w:id="2356" w:author="Thomas Dietz" w:date="2012-08-13T14:54:00Z">
              <w:r>
                <w:t xml:space="preserve">      &lt;xs:enumeration value="ssh"/&gt;</w:t>
              </w:r>
            </w:ins>
          </w:p>
          <w:p w14:paraId="4F86D043" w14:textId="77777777" w:rsidR="0004515F" w:rsidRDefault="0004515F" w:rsidP="0004515F">
            <w:pPr>
              <w:pStyle w:val="XML1"/>
              <w:rPr>
                <w:ins w:id="2357" w:author="Thomas Dietz" w:date="2012-08-13T14:54:00Z"/>
              </w:rPr>
            </w:pPr>
            <w:ins w:id="2358" w:author="Thomas Dietz" w:date="2012-08-13T14:54:00Z">
              <w:r>
                <w:t xml:space="preserve">      &lt;xs:enumeration value="soap"/&gt;</w:t>
              </w:r>
            </w:ins>
          </w:p>
          <w:p w14:paraId="01F07023" w14:textId="77777777" w:rsidR="0004515F" w:rsidRDefault="0004515F" w:rsidP="0004515F">
            <w:pPr>
              <w:pStyle w:val="XML1"/>
              <w:rPr>
                <w:ins w:id="2359" w:author="Thomas Dietz" w:date="2012-08-13T14:54:00Z"/>
              </w:rPr>
            </w:pPr>
            <w:ins w:id="2360" w:author="Thomas Dietz" w:date="2012-08-13T14:54:00Z">
              <w:r>
                <w:t xml:space="preserve">      &lt;xs:enumeration value="tls"/&gt;</w:t>
              </w:r>
            </w:ins>
          </w:p>
          <w:p w14:paraId="000AA15F" w14:textId="77777777" w:rsidR="0004515F" w:rsidRDefault="0004515F" w:rsidP="0004515F">
            <w:pPr>
              <w:pStyle w:val="XML1"/>
              <w:rPr>
                <w:ins w:id="2361" w:author="Thomas Dietz" w:date="2012-08-13T14:54:00Z"/>
              </w:rPr>
            </w:pPr>
            <w:ins w:id="2362" w:author="Thomas Dietz" w:date="2012-08-13T14:54:00Z">
              <w:r>
                <w:t xml:space="preserve">      &lt;xs:enumeration value="beep"/&gt;</w:t>
              </w:r>
            </w:ins>
          </w:p>
          <w:p w14:paraId="32DD64E6" w14:textId="77777777" w:rsidR="0004515F" w:rsidRDefault="0004515F" w:rsidP="0004515F">
            <w:pPr>
              <w:pStyle w:val="XML1"/>
              <w:rPr>
                <w:ins w:id="2363" w:author="Thomas Dietz" w:date="2012-08-13T14:54:00Z"/>
              </w:rPr>
            </w:pPr>
            <w:ins w:id="2364" w:author="Thomas Dietz" w:date="2012-08-13T14:54:00Z">
              <w:r>
                <w:t xml:space="preserve">    &lt;/xs:restriction&gt;</w:t>
              </w:r>
            </w:ins>
          </w:p>
          <w:p w14:paraId="6317DDB4" w14:textId="72749C8B" w:rsidR="00A47610" w:rsidRPr="009F1B7D" w:rsidRDefault="0004515F" w:rsidP="0004515F">
            <w:pPr>
              <w:pStyle w:val="XML1"/>
              <w:rPr>
                <w:b/>
              </w:rPr>
            </w:pPr>
            <w:ins w:id="2365" w:author="Thomas Dietz" w:date="2012-08-13T14:54:00Z">
              <w:r>
                <w:t xml:space="preserve">  &lt;/xs:simpleType&gt;</w:t>
              </w:r>
            </w:ins>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2366" w:name="_Toc315953991"/>
      <w:bookmarkStart w:id="2367" w:name="_Toc316542501"/>
      <w:bookmarkStart w:id="2368" w:name="_Toc333403875"/>
      <w:r w:rsidRPr="00DB42FD">
        <w:t>XML Example</w:t>
      </w:r>
      <w:bookmarkEnd w:id="2366"/>
      <w:bookmarkEnd w:id="2367"/>
      <w:bookmarkEnd w:id="2368"/>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40F935C" w:rsidR="00A47610" w:rsidDel="00DC2CE4" w:rsidRDefault="00A47610" w:rsidP="00D14D27">
      <w:pPr>
        <w:pStyle w:val="Heading3"/>
        <w:rPr>
          <w:del w:id="2369" w:author="Thomas Dietz" w:date="2012-08-10T14:56:00Z"/>
        </w:rPr>
      </w:pPr>
      <w:bookmarkStart w:id="2370" w:name="_Toc333403876"/>
      <w:del w:id="2371" w:author="Thomas Dietz" w:date="2012-08-10T14:56:00Z">
        <w:r w:rsidDel="00DC2CE4">
          <w:delText>Normative Constraints</w:delText>
        </w:r>
        <w:bookmarkEnd w:id="2370"/>
      </w:del>
    </w:p>
    <w:p w14:paraId="5CF20AFA" w14:textId="55574255" w:rsidR="00A47610" w:rsidDel="00DC2CE4" w:rsidRDefault="00A47610" w:rsidP="00A47610">
      <w:pPr>
        <w:rPr>
          <w:del w:id="2372" w:author="Thomas Dietz" w:date="2012-08-10T14:56:00Z"/>
        </w:rPr>
      </w:pPr>
      <w:del w:id="2373" w:author="Thomas Dietz" w:date="2012-08-10T14:56:00Z">
        <w:r w:rsidDel="00DC2CE4">
          <w:delText xml:space="preserve">OF-CONFIG uses the NETCONF protocol as described in Section 8. NETCONF can use four different transport protocols: SSH, BEEP, SOAP, and TLS. Element </w:delText>
        </w:r>
        <w:r w:rsidRPr="00ED48AF" w:rsidDel="00DC2CE4">
          <w:rPr>
            <w:rStyle w:val="codeChar"/>
          </w:rPr>
          <w:delText>&lt;protocol&gt;</w:delText>
        </w:r>
        <w:r w:rsidDel="00DC2CE4">
          <w:delText xml:space="preserve"> defines the transport protocol that the Configuration Point used last when communicating via NETCONF with the OpenFlow Capable Switch. If this element is missing, then the default protocol is SSH.</w:delText>
        </w:r>
      </w:del>
    </w:p>
    <w:p w14:paraId="4C9C1247" w14:textId="59A4E222" w:rsidR="00A47610" w:rsidDel="00DC2CE4" w:rsidRDefault="00A47610" w:rsidP="00A47610">
      <w:pPr>
        <w:rPr>
          <w:del w:id="2374" w:author="Thomas Dietz" w:date="2012-08-10T14:56:00Z"/>
        </w:rPr>
      </w:pPr>
      <w:del w:id="2375" w:author="Thomas Dietz" w:date="2012-08-10T14:56:00Z">
        <w:r w:rsidDel="00DC2CE4">
          <w:delText>When a</w:delText>
        </w:r>
        <w:r w:rsidR="00F47EAD" w:rsidDel="00DC2CE4">
          <w:delText xml:space="preserve"> connection</w:delText>
        </w:r>
        <w:r w:rsidDel="00DC2CE4">
          <w:delText xml:space="preserve"> </w:delText>
        </w:r>
        <w:r w:rsidR="00F47EAD" w:rsidDel="00DC2CE4">
          <w:delText xml:space="preserve">is established between an </w:delText>
        </w:r>
        <w:r w:rsidDel="00DC2CE4">
          <w:delText xml:space="preserve">OpenFlow Capable Switch </w:delText>
        </w:r>
        <w:r w:rsidR="00F47EAD" w:rsidDel="00DC2CE4">
          <w:delText>and</w:delText>
        </w:r>
        <w:r w:rsidDel="00DC2CE4">
          <w:delText xml:space="preserve"> a </w:delText>
        </w:r>
        <w:r w:rsidR="00F47EAD" w:rsidDel="00DC2CE4">
          <w:delText>C</w:delText>
        </w:r>
        <w:r w:rsidDel="00DC2CE4">
          <w:delText xml:space="preserve">onfiguration </w:delText>
        </w:r>
        <w:r w:rsidR="00F47EAD" w:rsidDel="00DC2CE4">
          <w:delText>P</w:delText>
        </w:r>
        <w:r w:rsidDel="00DC2CE4">
          <w:delText xml:space="preserve">oint </w:delText>
        </w:r>
        <w:r w:rsidR="00F47EAD" w:rsidDel="00DC2CE4">
          <w:delText xml:space="preserve">the switch </w:delText>
        </w:r>
        <w:r w:rsidDel="00DC2CE4">
          <w:delText xml:space="preserve"> must </w:delText>
        </w:r>
        <w:r w:rsidR="00F47EAD" w:rsidDel="00DC2CE4">
          <w:delText xml:space="preserve">store </w:delText>
        </w:r>
        <w:r w:rsidDel="00DC2CE4">
          <w:delText xml:space="preserve">the connection information in an instance of the Configuration Point class. If such an instance does not exist, the OpenFlow Capable Switch MUST create an instance </w:delText>
        </w:r>
        <w:r w:rsidR="00F47EAD" w:rsidDel="00DC2CE4">
          <w:delText xml:space="preserve">where it then stores the </w:delText>
        </w:r>
        <w:r w:rsidDel="00DC2CE4">
          <w:delText>connection information.</w:delText>
        </w:r>
      </w:del>
    </w:p>
    <w:p w14:paraId="1A76187E" w14:textId="51131AD9" w:rsidR="00A47610" w:rsidDel="00DC2CE4" w:rsidRDefault="00A47610" w:rsidP="00A47610">
      <w:pPr>
        <w:rPr>
          <w:del w:id="2376" w:author="Thomas Dietz" w:date="2012-08-10T14:56:00Z"/>
        </w:rPr>
      </w:pPr>
      <w:del w:id="2377" w:author="Thomas Dietz" w:date="2012-08-10T14:56:00Z">
        <w:r w:rsidDel="00DC2CE4">
          <w:delText xml:space="preserve">An OpenFlow Capable Switch that cannot initiate a connection to a configuration point does not have to implement the Configuration Point class. It SHOULD block attempts to write to instances of the Configuration Point class with NETCONF </w:delText>
        </w:r>
        <w:r w:rsidRPr="00ED48AF" w:rsidDel="00DC2CE4">
          <w:rPr>
            <w:rStyle w:val="codeChar"/>
          </w:rPr>
          <w:delText>&lt;edit-config&gt;</w:delText>
        </w:r>
        <w:r w:rsidDel="00DC2CE4">
          <w:delText>operations.</w:delText>
        </w:r>
      </w:del>
    </w:p>
    <w:p w14:paraId="3F96666D" w14:textId="5F4B6235" w:rsidR="00A47610" w:rsidDel="00DC2CE4" w:rsidRDefault="00A47610" w:rsidP="00A47610">
      <w:pPr>
        <w:rPr>
          <w:del w:id="2378" w:author="Thomas Dietz" w:date="2012-08-10T14:56:00Z"/>
        </w:rPr>
      </w:pPr>
      <w:del w:id="2379" w:author="Thomas Dietz" w:date="2012-08-10T14:56:00Z">
        <w:r w:rsidDel="00DC2CE4">
          <w:delText>Instances of the Configuration Point class SHOULD be stored persistently across reboots of the OpenFlow Capable Switch.</w:delText>
        </w:r>
      </w:del>
    </w:p>
    <w:p w14:paraId="07E43679" w14:textId="18A471FB" w:rsidR="00A47610" w:rsidDel="00DC2CE4" w:rsidRDefault="00A47610" w:rsidP="00A47610">
      <w:pPr>
        <w:rPr>
          <w:del w:id="2380" w:author="Thomas Dietz" w:date="2012-08-10T14:56:00Z"/>
        </w:rPr>
      </w:pPr>
      <w:del w:id="2381" w:author="Thomas Dietz" w:date="2012-08-10T14:56:00Z">
        <w:r w:rsidDel="00DC2CE4">
          <w:delText xml:space="preserve">A Configuration Point is identified by OpenFlow Capable Switches with identifier </w:delText>
        </w:r>
        <w:r w:rsidRPr="00ED48AF" w:rsidDel="00DC2CE4">
          <w:rPr>
            <w:rStyle w:val="codeChar"/>
          </w:rPr>
          <w:delText>&lt;id&gt;</w:delText>
        </w:r>
        <w:r w:rsidRPr="00294BFA" w:rsidDel="00DC2CE4">
          <w:delText>.</w:delText>
        </w:r>
        <w:r w:rsidDel="00DC2CE4">
          <w:delText xml:space="preserve"> The identifier MUST be unique within the context of potential OpenFlow Capable Switches. </w:delText>
        </w:r>
      </w:del>
    </w:p>
    <w:p w14:paraId="590A6F63" w14:textId="6C0DE1D3" w:rsidR="00A47610" w:rsidDel="00DC2CE4" w:rsidRDefault="00A47610" w:rsidP="00A47610">
      <w:pPr>
        <w:rPr>
          <w:del w:id="2382" w:author="Thomas Dietz" w:date="2012-08-10T14:56:00Z"/>
        </w:rPr>
      </w:pPr>
      <w:del w:id="2383" w:author="Thomas Dietz" w:date="2012-08-10T14:56:00Z">
        <w:r w:rsidDel="00DC2CE4">
          <w:delText xml:space="preserve">Element </w:delText>
        </w:r>
        <w:r w:rsidRPr="00ED48AF" w:rsidDel="00DC2CE4">
          <w:rPr>
            <w:rStyle w:val="codeChar"/>
          </w:rPr>
          <w:delText>&lt;uri&gt;</w:delText>
        </w:r>
        <w:r w:rsidDel="00DC2CE4">
          <w:delTex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delText>
        </w:r>
      </w:del>
    </w:p>
    <w:p w14:paraId="006001FC" w14:textId="7680F530" w:rsidR="00A47610" w:rsidRPr="00294BFA" w:rsidDel="00DC2CE4" w:rsidRDefault="00A47610" w:rsidP="00A47610">
      <w:pPr>
        <w:rPr>
          <w:del w:id="2384" w:author="Thomas Dietz" w:date="2012-08-10T14:56:00Z"/>
        </w:rPr>
      </w:pPr>
      <w:del w:id="2385" w:author="Thomas Dietz" w:date="2012-08-10T14:56:00Z">
        <w:r w:rsidDel="00DC2CE4">
          <w:delText xml:space="preserve">The following elements of the Configuration Point can be modified by a NETCONF edit-config request or retrieved by a NETCONF </w:delText>
        </w:r>
        <w:r w:rsidRPr="00ED48AF" w:rsidDel="00DC2CE4">
          <w:rPr>
            <w:rStyle w:val="codeChar"/>
          </w:rPr>
          <w:delText>get-config</w:delText>
        </w:r>
        <w:r w:rsidDel="00DC2CE4">
          <w:delText xml:space="preserve"> request: </w:delText>
        </w:r>
        <w:r w:rsidRPr="00ED48AF" w:rsidDel="00DC2CE4">
          <w:rPr>
            <w:rStyle w:val="codeChar"/>
          </w:rPr>
          <w:delText>&lt;id&gt;</w:delText>
        </w:r>
        <w:r w:rsidRPr="00294BFA" w:rsidDel="00DC2CE4">
          <w:delText xml:space="preserve">, </w:delText>
        </w:r>
        <w:r w:rsidRPr="00ED48AF" w:rsidDel="00DC2CE4">
          <w:rPr>
            <w:rStyle w:val="codeChar"/>
          </w:rPr>
          <w:delText>&lt;uri&gt;</w:delText>
        </w:r>
        <w:r w:rsidRPr="00294BFA" w:rsidDel="00DC2CE4">
          <w:delText xml:space="preserve">, </w:delText>
        </w:r>
        <w:r w:rsidRPr="00ED48AF" w:rsidDel="00DC2CE4">
          <w:rPr>
            <w:rStyle w:val="codeChar"/>
          </w:rPr>
          <w:delText>&lt;protocol&gt;</w:delText>
        </w:r>
        <w:r w:rsidRPr="00294BFA" w:rsidDel="00DC2CE4">
          <w:delText>.</w:delText>
        </w:r>
      </w:del>
    </w:p>
    <w:p w14:paraId="7E38CBED" w14:textId="77777777" w:rsidR="00C805D1" w:rsidRPr="009F1B7D" w:rsidRDefault="00C805D1" w:rsidP="00D14D27">
      <w:pPr>
        <w:pStyle w:val="Heading3"/>
      </w:pPr>
      <w:bookmarkStart w:id="2386" w:name="_Toc315953993"/>
      <w:bookmarkStart w:id="2387" w:name="_Toc316542503"/>
      <w:bookmarkStart w:id="2388" w:name="_Toc333403877"/>
      <w:r w:rsidRPr="00DB42FD">
        <w:t>YANG Specification</w:t>
      </w:r>
      <w:bookmarkEnd w:id="2386"/>
      <w:bookmarkEnd w:id="2387"/>
      <w:bookmarkEnd w:id="2388"/>
    </w:p>
    <w:tbl>
      <w:tblPr>
        <w:tblStyle w:val="TableGrid"/>
        <w:tblW w:w="5000" w:type="pct"/>
        <w:shd w:val="clear" w:color="auto" w:fill="C8FCCD"/>
        <w:tblCellMar>
          <w:left w:w="57" w:type="dxa"/>
          <w:right w:w="57" w:type="dxa"/>
        </w:tblCellMar>
        <w:tblLook w:val="04A0" w:firstRow="1" w:lastRow="0" w:firstColumn="1" w:lastColumn="0" w:noHBand="0" w:noVBand="1"/>
        <w:tblPrChange w:id="2389" w:author="Thomas Dietz" w:date="2012-08-10T14:59:00Z">
          <w:tblPr>
            <w:tblStyle w:val="TableGrid"/>
            <w:tblW w:w="0" w:type="auto"/>
            <w:tblInd w:w="378" w:type="dxa"/>
            <w:shd w:val="clear" w:color="auto" w:fill="C8FCCD"/>
            <w:tblLook w:val="04A0" w:firstRow="1" w:lastRow="0" w:firstColumn="1" w:lastColumn="0" w:noHBand="0" w:noVBand="1"/>
          </w:tblPr>
        </w:tblPrChange>
      </w:tblPr>
      <w:tblGrid>
        <w:gridCol w:w="9474"/>
        <w:tblGridChange w:id="2390">
          <w:tblGrid>
            <w:gridCol w:w="8820"/>
          </w:tblGrid>
        </w:tblGridChange>
      </w:tblGrid>
      <w:tr w:rsidR="00C805D1" w:rsidRPr="009F1B7D" w14:paraId="56D16770" w14:textId="77777777" w:rsidTr="00DC2CE4">
        <w:tc>
          <w:tcPr>
            <w:tcW w:w="5000" w:type="pct"/>
            <w:shd w:val="clear" w:color="auto" w:fill="C8FCCD"/>
            <w:tcPrChange w:id="2391" w:author="Thomas Dietz" w:date="2012-08-10T14:59:00Z">
              <w:tcPr>
                <w:tcW w:w="8820" w:type="dxa"/>
                <w:shd w:val="clear" w:color="auto" w:fill="C8FCCD"/>
              </w:tcPr>
            </w:tcPrChange>
          </w:tcPr>
          <w:p w14:paraId="63F449D1" w14:textId="22E0CA2A" w:rsidR="00C805D1" w:rsidRPr="009F1B7D" w:rsidDel="00DC2CE4" w:rsidRDefault="00C805D1" w:rsidP="00011096">
            <w:pPr>
              <w:pStyle w:val="XML1"/>
              <w:rPr>
                <w:del w:id="2392" w:author="Thomas Dietz" w:date="2012-08-10T14:55:00Z"/>
              </w:rPr>
            </w:pPr>
            <w:del w:id="2393" w:author="Thomas Dietz" w:date="2012-08-10T14:55:00Z">
              <w:r w:rsidRPr="009F1B7D" w:rsidDel="00DC2CE4">
                <w:delText>grouping openflow-configuration-point-grouping {</w:delText>
              </w:r>
            </w:del>
          </w:p>
          <w:p w14:paraId="2DC0D5C8" w14:textId="54C20BA9" w:rsidR="00C805D1" w:rsidRPr="009F1B7D" w:rsidDel="00DC2CE4" w:rsidRDefault="00C805D1" w:rsidP="00011096">
            <w:pPr>
              <w:pStyle w:val="XML1"/>
              <w:rPr>
                <w:del w:id="2394" w:author="Thomas Dietz" w:date="2012-08-10T14:55:00Z"/>
              </w:rPr>
            </w:pPr>
            <w:del w:id="2395" w:author="Thomas Dietz" w:date="2012-08-10T14:55:00Z">
              <w:r w:rsidRPr="009F1B7D" w:rsidDel="00DC2CE4">
                <w:delText>description "Representation of an OpenFlow Configuration Point.";</w:delText>
              </w:r>
            </w:del>
          </w:p>
          <w:p w14:paraId="59D620FD" w14:textId="2743DE26" w:rsidR="00C805D1" w:rsidRPr="009F1B7D" w:rsidDel="00DC2CE4" w:rsidRDefault="00C805D1" w:rsidP="00011096">
            <w:pPr>
              <w:pStyle w:val="XML2"/>
              <w:rPr>
                <w:del w:id="2396" w:author="Thomas Dietz" w:date="2012-08-10T14:55:00Z"/>
              </w:rPr>
            </w:pPr>
            <w:del w:id="2397" w:author="Thomas Dietz" w:date="2012-08-10T14:55:00Z">
              <w:r w:rsidRPr="009F1B7D" w:rsidDel="00DC2CE4">
                <w:delText>leaf id {</w:delText>
              </w:r>
            </w:del>
          </w:p>
          <w:p w14:paraId="06BC60C2" w14:textId="42433DA8" w:rsidR="00C805D1" w:rsidRPr="009F1B7D" w:rsidDel="00DC2CE4" w:rsidRDefault="00C805D1" w:rsidP="00011096">
            <w:pPr>
              <w:pStyle w:val="XML3"/>
              <w:rPr>
                <w:del w:id="2398" w:author="Thomas Dietz" w:date="2012-08-10T14:55:00Z"/>
              </w:rPr>
            </w:pPr>
            <w:del w:id="2399" w:author="Thomas Dietz" w:date="2012-08-10T14:55:00Z">
              <w:r w:rsidRPr="009F1B7D" w:rsidDel="00DC2CE4">
                <w:delText>type inet:uri;</w:delText>
              </w:r>
            </w:del>
          </w:p>
          <w:p w14:paraId="03D89399" w14:textId="7069D3E7" w:rsidR="00C805D1" w:rsidRPr="009F1B7D" w:rsidDel="00DC2CE4" w:rsidRDefault="00C805D1" w:rsidP="00011096">
            <w:pPr>
              <w:pStyle w:val="XML3"/>
              <w:rPr>
                <w:del w:id="2400" w:author="Thomas Dietz" w:date="2012-08-10T14:55:00Z"/>
              </w:rPr>
            </w:pPr>
            <w:del w:id="2401" w:author="Thomas Dietz" w:date="2012-08-10T14:55:00Z">
              <w:r w:rsidRPr="009F1B7D" w:rsidDel="00DC2CE4">
                <w:lastRenderedPageBreak/>
                <w:delText>description "An identifier that identifies a Configuration Point of the OpenFlow Capable Switch.";</w:delText>
              </w:r>
            </w:del>
          </w:p>
          <w:p w14:paraId="26A31300" w14:textId="5B5C82B4" w:rsidR="00C805D1" w:rsidRPr="009F1B7D" w:rsidDel="00DC2CE4" w:rsidRDefault="00C805D1" w:rsidP="00011096">
            <w:pPr>
              <w:pStyle w:val="XML2"/>
              <w:rPr>
                <w:del w:id="2402" w:author="Thomas Dietz" w:date="2012-08-10T14:55:00Z"/>
              </w:rPr>
            </w:pPr>
            <w:del w:id="2403" w:author="Thomas Dietz" w:date="2012-08-10T14:55:00Z">
              <w:r w:rsidRPr="009F1B7D" w:rsidDel="00DC2CE4">
                <w:delText>}</w:delText>
              </w:r>
            </w:del>
          </w:p>
          <w:p w14:paraId="591CA63D" w14:textId="68C5F33B" w:rsidR="00C805D1" w:rsidRPr="009F1B7D" w:rsidDel="00DC2CE4" w:rsidRDefault="00C805D1" w:rsidP="00011096">
            <w:pPr>
              <w:pStyle w:val="XML2"/>
              <w:rPr>
                <w:del w:id="2404" w:author="Thomas Dietz" w:date="2012-08-10T14:55:00Z"/>
              </w:rPr>
            </w:pPr>
            <w:del w:id="2405" w:author="Thomas Dietz" w:date="2012-08-10T14:55:00Z">
              <w:r w:rsidRPr="009F1B7D" w:rsidDel="00DC2CE4">
                <w:delText>leaf uri {</w:delText>
              </w:r>
            </w:del>
          </w:p>
          <w:p w14:paraId="3B2257B0" w14:textId="62B79D12" w:rsidR="00C805D1" w:rsidRPr="009F1B7D" w:rsidDel="00DC2CE4" w:rsidRDefault="00C805D1" w:rsidP="00011096">
            <w:pPr>
              <w:pStyle w:val="XML3"/>
              <w:rPr>
                <w:del w:id="2406" w:author="Thomas Dietz" w:date="2012-08-10T14:55:00Z"/>
              </w:rPr>
            </w:pPr>
            <w:del w:id="2407" w:author="Thomas Dietz" w:date="2012-08-10T14:55:00Z">
              <w:r w:rsidRPr="009F1B7D" w:rsidDel="00DC2CE4">
                <w:delText>type inet:uri;</w:delText>
              </w:r>
            </w:del>
          </w:p>
          <w:p w14:paraId="2F8AD980" w14:textId="730C96DD" w:rsidR="00C805D1" w:rsidRPr="009F1B7D" w:rsidDel="00DC2CE4" w:rsidRDefault="00C805D1" w:rsidP="00011096">
            <w:pPr>
              <w:pStyle w:val="XML3"/>
              <w:rPr>
                <w:del w:id="2408" w:author="Thomas Dietz" w:date="2012-08-10T14:55:00Z"/>
              </w:rPr>
            </w:pPr>
            <w:del w:id="2409" w:author="Thomas Dietz" w:date="2012-08-10T14:55:00Z">
              <w:r w:rsidRPr="009F1B7D" w:rsidDel="00DC2CE4">
                <w:delText>description "A locator of the Configuration Point. This element MAY contain a locator of the Configuration Point including, for example, an IP address and a port number.";</w:delText>
              </w:r>
            </w:del>
          </w:p>
          <w:p w14:paraId="7CC6BFD0" w14:textId="5BCC2667" w:rsidR="00C805D1" w:rsidRPr="009F1B7D" w:rsidDel="00DC2CE4" w:rsidRDefault="00C805D1" w:rsidP="00011096">
            <w:pPr>
              <w:pStyle w:val="XML2"/>
              <w:rPr>
                <w:del w:id="2410" w:author="Thomas Dietz" w:date="2012-08-10T14:55:00Z"/>
              </w:rPr>
            </w:pPr>
            <w:del w:id="2411" w:author="Thomas Dietz" w:date="2012-08-10T14:55:00Z">
              <w:r w:rsidRPr="009F1B7D" w:rsidDel="00DC2CE4">
                <w:delText>}</w:delText>
              </w:r>
            </w:del>
          </w:p>
          <w:p w14:paraId="6FB9973B" w14:textId="4CD8AD28" w:rsidR="00C805D1" w:rsidRPr="009F1B7D" w:rsidDel="00DC2CE4" w:rsidRDefault="00C805D1" w:rsidP="00011096">
            <w:pPr>
              <w:pStyle w:val="XML2"/>
              <w:rPr>
                <w:del w:id="2412" w:author="Thomas Dietz" w:date="2012-08-10T14:55:00Z"/>
              </w:rPr>
            </w:pPr>
            <w:del w:id="2413" w:author="Thomas Dietz" w:date="2012-08-10T14:55:00Z">
              <w:r w:rsidRPr="009F1B7D" w:rsidDel="00DC2CE4">
                <w:delText>leaf protocol {</w:delText>
              </w:r>
            </w:del>
          </w:p>
          <w:p w14:paraId="3DEB9843" w14:textId="1E5DB55E" w:rsidR="00C805D1" w:rsidRPr="009F1B7D" w:rsidDel="00DC2CE4" w:rsidRDefault="00C805D1" w:rsidP="00011096">
            <w:pPr>
              <w:pStyle w:val="XML3"/>
              <w:rPr>
                <w:del w:id="2414" w:author="Thomas Dietz" w:date="2012-08-10T14:55:00Z"/>
              </w:rPr>
            </w:pPr>
            <w:del w:id="2415" w:author="Thomas Dietz" w:date="2012-08-10T14:55:00Z">
              <w:r w:rsidRPr="009F1B7D" w:rsidDel="00DC2CE4">
                <w:delText>type enumeration {</w:delText>
              </w:r>
            </w:del>
          </w:p>
          <w:p w14:paraId="123D167D" w14:textId="770F31DC" w:rsidR="00C805D1" w:rsidRPr="009F1B7D" w:rsidDel="00DC2CE4" w:rsidRDefault="00C805D1" w:rsidP="00011096">
            <w:pPr>
              <w:pStyle w:val="XML4"/>
              <w:rPr>
                <w:del w:id="2416" w:author="Thomas Dietz" w:date="2012-08-10T14:55:00Z"/>
              </w:rPr>
            </w:pPr>
            <w:del w:id="2417" w:author="Thomas Dietz" w:date="2012-08-10T14:55:00Z">
              <w:r w:rsidRPr="009F1B7D" w:rsidDel="00DC2CE4">
                <w:delText>enum "ssh";</w:delText>
              </w:r>
            </w:del>
          </w:p>
          <w:p w14:paraId="4C946C36" w14:textId="0BA1518D" w:rsidR="00C805D1" w:rsidRPr="009F1B7D" w:rsidDel="00DC2CE4" w:rsidRDefault="00C805D1" w:rsidP="00011096">
            <w:pPr>
              <w:pStyle w:val="XML4"/>
              <w:rPr>
                <w:del w:id="2418" w:author="Thomas Dietz" w:date="2012-08-10T14:55:00Z"/>
              </w:rPr>
            </w:pPr>
            <w:del w:id="2419" w:author="Thomas Dietz" w:date="2012-08-10T14:55:00Z">
              <w:r w:rsidRPr="009F1B7D" w:rsidDel="00DC2CE4">
                <w:delText>enum "soap";</w:delText>
              </w:r>
            </w:del>
          </w:p>
          <w:p w14:paraId="7508334C" w14:textId="279B47F7" w:rsidR="00C805D1" w:rsidRPr="009F1B7D" w:rsidDel="00DC2CE4" w:rsidRDefault="00C805D1" w:rsidP="00011096">
            <w:pPr>
              <w:pStyle w:val="XML4"/>
              <w:rPr>
                <w:del w:id="2420" w:author="Thomas Dietz" w:date="2012-08-10T14:55:00Z"/>
              </w:rPr>
            </w:pPr>
            <w:del w:id="2421" w:author="Thomas Dietz" w:date="2012-08-10T14:55:00Z">
              <w:r w:rsidRPr="009F1B7D" w:rsidDel="00DC2CE4">
                <w:delText>enum "tls";</w:delText>
              </w:r>
            </w:del>
          </w:p>
          <w:p w14:paraId="56A4E916" w14:textId="1627B473" w:rsidR="00C805D1" w:rsidRPr="009F1B7D" w:rsidDel="00DC2CE4" w:rsidRDefault="00C805D1" w:rsidP="00011096">
            <w:pPr>
              <w:pStyle w:val="XML4"/>
              <w:rPr>
                <w:del w:id="2422" w:author="Thomas Dietz" w:date="2012-08-10T14:55:00Z"/>
              </w:rPr>
            </w:pPr>
            <w:del w:id="2423" w:author="Thomas Dietz" w:date="2012-08-10T14:55:00Z">
              <w:r w:rsidRPr="009F1B7D" w:rsidDel="00DC2CE4">
                <w:delText>enum "beep";</w:delText>
              </w:r>
            </w:del>
          </w:p>
          <w:p w14:paraId="0F8EE236" w14:textId="699A3E19" w:rsidR="00C805D1" w:rsidRPr="009F1B7D" w:rsidDel="00DC2CE4" w:rsidRDefault="00C805D1" w:rsidP="00011096">
            <w:pPr>
              <w:pStyle w:val="XML3"/>
              <w:rPr>
                <w:del w:id="2424" w:author="Thomas Dietz" w:date="2012-08-10T14:55:00Z"/>
              </w:rPr>
            </w:pPr>
            <w:del w:id="2425" w:author="Thomas Dietz" w:date="2012-08-10T14:55:00Z">
              <w:r w:rsidRPr="009F1B7D" w:rsidDel="00DC2CE4">
                <w:delText>}</w:delText>
              </w:r>
            </w:del>
          </w:p>
          <w:p w14:paraId="7788F6B3" w14:textId="77D539C9" w:rsidR="00C805D1" w:rsidRPr="009F1B7D" w:rsidDel="00DC2CE4" w:rsidRDefault="00C805D1" w:rsidP="00011096">
            <w:pPr>
              <w:pStyle w:val="XML3"/>
              <w:rPr>
                <w:del w:id="2426" w:author="Thomas Dietz" w:date="2012-08-10T14:55:00Z"/>
              </w:rPr>
            </w:pPr>
            <w:del w:id="2427" w:author="Thomas Dietz" w:date="2012-08-10T14:55:00Z">
              <w:r w:rsidRPr="009F1B7D" w:rsidDel="00DC2CE4">
                <w:delText>default "ssh";</w:delText>
              </w:r>
            </w:del>
          </w:p>
          <w:p w14:paraId="5C6D1CFF" w14:textId="65C7A3AF" w:rsidR="00C805D1" w:rsidRPr="009F1B7D" w:rsidDel="00DC2CE4" w:rsidRDefault="00C805D1" w:rsidP="00011096">
            <w:pPr>
              <w:pStyle w:val="XML3"/>
              <w:rPr>
                <w:del w:id="2428" w:author="Thomas Dietz" w:date="2012-08-10T14:55:00Z"/>
              </w:rPr>
            </w:pPr>
            <w:del w:id="2429" w:author="Thomas Dietz" w:date="2012-08-10T14:55:00Z">
              <w:r w:rsidRPr="009F1B7D" w:rsidDel="00DC2CE4">
                <w:delText>description "The transport protocol that the Configuration Point uses when communicating via NETCONF with the OpenFlow Capable Switch.";</w:delText>
              </w:r>
            </w:del>
          </w:p>
          <w:p w14:paraId="60FE5919" w14:textId="3674D480" w:rsidR="00C805D1" w:rsidRPr="009F1B7D" w:rsidDel="00DC2CE4" w:rsidRDefault="00C805D1" w:rsidP="00011096">
            <w:pPr>
              <w:pStyle w:val="XML3"/>
              <w:rPr>
                <w:del w:id="2430" w:author="Thomas Dietz" w:date="2012-08-10T14:55:00Z"/>
              </w:rPr>
            </w:pPr>
            <w:del w:id="2431" w:author="Thomas Dietz" w:date="2012-08-10T14:55:00Z">
              <w:r w:rsidRPr="009F1B7D" w:rsidDel="00DC2CE4">
                <w:delText>reference "The mappings of NETCONF to different transport protocols are defined in RFC 6242 for SSH, RFC 4743 for SOAP, RFC 4744 for BEEP, and RFC 5539 for TLS";</w:delText>
              </w:r>
            </w:del>
          </w:p>
          <w:p w14:paraId="18ACF498" w14:textId="60F827A5" w:rsidR="00C805D1" w:rsidRPr="009F1B7D" w:rsidDel="00DC2CE4" w:rsidRDefault="00C805D1" w:rsidP="00011096">
            <w:pPr>
              <w:pStyle w:val="XML2"/>
              <w:rPr>
                <w:del w:id="2432" w:author="Thomas Dietz" w:date="2012-08-10T14:55:00Z"/>
              </w:rPr>
            </w:pPr>
            <w:del w:id="2433" w:author="Thomas Dietz" w:date="2012-08-10T14:55:00Z">
              <w:r w:rsidRPr="009F1B7D" w:rsidDel="00DC2CE4">
                <w:delText>}</w:delText>
              </w:r>
            </w:del>
          </w:p>
          <w:p w14:paraId="3EB34D83" w14:textId="77777777" w:rsidR="00DC2CE4" w:rsidRDefault="00C805D1" w:rsidP="00DC2CE4">
            <w:pPr>
              <w:pStyle w:val="XML1"/>
              <w:rPr>
                <w:ins w:id="2434" w:author="Thomas Dietz" w:date="2012-08-10T14:55:00Z"/>
              </w:rPr>
            </w:pPr>
            <w:del w:id="2435" w:author="Thomas Dietz" w:date="2012-08-10T14:55:00Z">
              <w:r w:rsidRPr="009F1B7D" w:rsidDel="00DC2CE4">
                <w:delText>}</w:delText>
              </w:r>
            </w:del>
            <w:ins w:id="2436" w:author="Thomas Dietz" w:date="2012-08-10T14:55:00Z">
              <w:r w:rsidR="00DC2CE4">
                <w:t xml:space="preserve">  grouping OFConfigurationPointType {</w:t>
              </w:r>
            </w:ins>
          </w:p>
          <w:p w14:paraId="7FB161FE" w14:textId="77777777" w:rsidR="00DC2CE4" w:rsidRDefault="00DC2CE4" w:rsidP="00DC2CE4">
            <w:pPr>
              <w:pStyle w:val="XML1"/>
              <w:rPr>
                <w:ins w:id="2437" w:author="Thomas Dietz" w:date="2012-08-10T14:55:00Z"/>
              </w:rPr>
            </w:pPr>
            <w:ins w:id="2438" w:author="Thomas Dietz" w:date="2012-08-10T14:55:00Z">
              <w:r>
                <w:t xml:space="preserve">    description "Representation of an OpenFlow Configuration Point.</w:t>
              </w:r>
            </w:ins>
          </w:p>
          <w:p w14:paraId="53095172" w14:textId="77777777" w:rsidR="00DC2CE4" w:rsidRDefault="00DC2CE4" w:rsidP="00DC2CE4">
            <w:pPr>
              <w:pStyle w:val="XML1"/>
              <w:rPr>
                <w:ins w:id="2439" w:author="Thomas Dietz" w:date="2012-08-10T14:55:00Z"/>
              </w:rPr>
            </w:pPr>
            <w:ins w:id="2440" w:author="Thomas Dietz" w:date="2012-08-10T14:55:00Z">
              <w:r>
                <w:t xml:space="preserve">      Instances of the Configuration Point class SHOULD be stored </w:t>
              </w:r>
            </w:ins>
          </w:p>
          <w:p w14:paraId="27866C24" w14:textId="77777777" w:rsidR="00DC2CE4" w:rsidRDefault="00DC2CE4" w:rsidP="00DC2CE4">
            <w:pPr>
              <w:pStyle w:val="XML1"/>
              <w:rPr>
                <w:ins w:id="2441" w:author="Thomas Dietz" w:date="2012-08-10T14:55:00Z"/>
              </w:rPr>
            </w:pPr>
            <w:ins w:id="2442" w:author="Thomas Dietz" w:date="2012-08-10T14:55:00Z">
              <w:r>
                <w:t xml:space="preserve">      persistently across reboots of the OpenFlow Capable Switch.</w:t>
              </w:r>
            </w:ins>
          </w:p>
          <w:p w14:paraId="6AEF5FDE" w14:textId="77777777" w:rsidR="00DC2CE4" w:rsidRDefault="00DC2CE4" w:rsidP="00DC2CE4">
            <w:pPr>
              <w:pStyle w:val="XML1"/>
              <w:rPr>
                <w:ins w:id="2443" w:author="Thomas Dietz" w:date="2012-08-10T14:55:00Z"/>
              </w:rPr>
            </w:pPr>
            <w:ins w:id="2444" w:author="Thomas Dietz" w:date="2012-08-10T14:55:00Z">
              <w:r>
                <w:t xml:space="preserve">    </w:t>
              </w:r>
            </w:ins>
          </w:p>
          <w:p w14:paraId="7C3DA9BA" w14:textId="77777777" w:rsidR="00DC2CE4" w:rsidRDefault="00DC2CE4" w:rsidP="00DC2CE4">
            <w:pPr>
              <w:pStyle w:val="XML1"/>
              <w:rPr>
                <w:ins w:id="2445" w:author="Thomas Dietz" w:date="2012-08-10T14:55:00Z"/>
              </w:rPr>
            </w:pPr>
            <w:ins w:id="2446" w:author="Thomas Dietz" w:date="2012-08-10T14:55:00Z">
              <w:r>
                <w:t xml:space="preserve">      When a connection is established between an OpenFlow Capable </w:t>
              </w:r>
            </w:ins>
          </w:p>
          <w:p w14:paraId="64A53BEE" w14:textId="77777777" w:rsidR="00DC2CE4" w:rsidRDefault="00DC2CE4" w:rsidP="00DC2CE4">
            <w:pPr>
              <w:pStyle w:val="XML1"/>
              <w:rPr>
                <w:ins w:id="2447" w:author="Thomas Dietz" w:date="2012-08-10T14:55:00Z"/>
              </w:rPr>
            </w:pPr>
            <w:ins w:id="2448" w:author="Thomas Dietz" w:date="2012-08-10T14:55:00Z">
              <w:r>
                <w:t xml:space="preserve">      Switch and a Configuration Point the switch  MUST store the </w:t>
              </w:r>
            </w:ins>
          </w:p>
          <w:p w14:paraId="31F900F0" w14:textId="77777777" w:rsidR="00DC2CE4" w:rsidRDefault="00DC2CE4" w:rsidP="00DC2CE4">
            <w:pPr>
              <w:pStyle w:val="XML1"/>
              <w:rPr>
                <w:ins w:id="2449" w:author="Thomas Dietz" w:date="2012-08-10T14:55:00Z"/>
              </w:rPr>
            </w:pPr>
            <w:ins w:id="2450" w:author="Thomas Dietz" w:date="2012-08-10T14:55:00Z">
              <w:r>
                <w:t xml:space="preserve">      connection information in an instance of the Configuration </w:t>
              </w:r>
            </w:ins>
          </w:p>
          <w:p w14:paraId="38A5CB1C" w14:textId="77777777" w:rsidR="00DC2CE4" w:rsidRDefault="00DC2CE4" w:rsidP="00DC2CE4">
            <w:pPr>
              <w:pStyle w:val="XML1"/>
              <w:rPr>
                <w:ins w:id="2451" w:author="Thomas Dietz" w:date="2012-08-10T14:55:00Z"/>
              </w:rPr>
            </w:pPr>
            <w:ins w:id="2452" w:author="Thomas Dietz" w:date="2012-08-10T14:55:00Z">
              <w:r>
                <w:t xml:space="preserve">      Point class. If such an instance does not exist, the OpenFlow</w:t>
              </w:r>
            </w:ins>
          </w:p>
          <w:p w14:paraId="4B6DB56E" w14:textId="77777777" w:rsidR="00DC2CE4" w:rsidRDefault="00DC2CE4" w:rsidP="00DC2CE4">
            <w:pPr>
              <w:pStyle w:val="XML1"/>
              <w:rPr>
                <w:ins w:id="2453" w:author="Thomas Dietz" w:date="2012-08-10T14:55:00Z"/>
              </w:rPr>
            </w:pPr>
            <w:ins w:id="2454" w:author="Thomas Dietz" w:date="2012-08-10T14:55:00Z">
              <w:r>
                <w:t xml:space="preserve">      Capable Switch MUST create an instance where it then stores </w:t>
              </w:r>
            </w:ins>
          </w:p>
          <w:p w14:paraId="4AD62902" w14:textId="77777777" w:rsidR="00DC2CE4" w:rsidRDefault="00DC2CE4" w:rsidP="00DC2CE4">
            <w:pPr>
              <w:pStyle w:val="XML1"/>
              <w:rPr>
                <w:ins w:id="2455" w:author="Thomas Dietz" w:date="2012-08-10T14:55:00Z"/>
              </w:rPr>
            </w:pPr>
            <w:ins w:id="2456" w:author="Thomas Dietz" w:date="2012-08-10T14:55:00Z">
              <w:r>
                <w:t xml:space="preserve">      the connection information.</w:t>
              </w:r>
            </w:ins>
          </w:p>
          <w:p w14:paraId="14F008B9" w14:textId="77777777" w:rsidR="00DC2CE4" w:rsidRDefault="00DC2CE4" w:rsidP="00DC2CE4">
            <w:pPr>
              <w:pStyle w:val="XML1"/>
              <w:rPr>
                <w:ins w:id="2457" w:author="Thomas Dietz" w:date="2012-08-10T14:55:00Z"/>
              </w:rPr>
            </w:pPr>
            <w:ins w:id="2458" w:author="Thomas Dietz" w:date="2012-08-10T14:55:00Z">
              <w:r>
                <w:t xml:space="preserve">    </w:t>
              </w:r>
            </w:ins>
          </w:p>
          <w:p w14:paraId="578B5043" w14:textId="77777777" w:rsidR="00DC2CE4" w:rsidRDefault="00DC2CE4" w:rsidP="00DC2CE4">
            <w:pPr>
              <w:pStyle w:val="XML1"/>
              <w:rPr>
                <w:ins w:id="2459" w:author="Thomas Dietz" w:date="2012-08-10T14:55:00Z"/>
              </w:rPr>
            </w:pPr>
            <w:ins w:id="2460" w:author="Thomas Dietz" w:date="2012-08-10T14:55:00Z">
              <w:r>
                <w:t xml:space="preserve">      An OpenFlow Capable Switch that cannot initiate a connection </w:t>
              </w:r>
            </w:ins>
          </w:p>
          <w:p w14:paraId="1692F6E1" w14:textId="77777777" w:rsidR="00DC2CE4" w:rsidRDefault="00DC2CE4" w:rsidP="00DC2CE4">
            <w:pPr>
              <w:pStyle w:val="XML1"/>
              <w:rPr>
                <w:ins w:id="2461" w:author="Thomas Dietz" w:date="2012-08-10T14:55:00Z"/>
              </w:rPr>
            </w:pPr>
            <w:ins w:id="2462" w:author="Thomas Dietz" w:date="2012-08-10T14:55:00Z">
              <w:r>
                <w:t xml:space="preserve">      to a configuration point does not have to implement the </w:t>
              </w:r>
            </w:ins>
          </w:p>
          <w:p w14:paraId="1F15D5BB" w14:textId="77777777" w:rsidR="00DC2CE4" w:rsidRDefault="00DC2CE4" w:rsidP="00DC2CE4">
            <w:pPr>
              <w:pStyle w:val="XML1"/>
              <w:rPr>
                <w:ins w:id="2463" w:author="Thomas Dietz" w:date="2012-08-10T14:55:00Z"/>
              </w:rPr>
            </w:pPr>
            <w:ins w:id="2464" w:author="Thomas Dietz" w:date="2012-08-10T14:55:00Z">
              <w:r>
                <w:t xml:space="preserve">      Configuration Point class. It SHOULD block attempts to write</w:t>
              </w:r>
            </w:ins>
          </w:p>
          <w:p w14:paraId="23B51F0F" w14:textId="77777777" w:rsidR="00DC2CE4" w:rsidRDefault="00DC2CE4" w:rsidP="00DC2CE4">
            <w:pPr>
              <w:pStyle w:val="XML1"/>
              <w:rPr>
                <w:ins w:id="2465" w:author="Thomas Dietz" w:date="2012-08-10T14:55:00Z"/>
              </w:rPr>
            </w:pPr>
            <w:ins w:id="2466" w:author="Thomas Dietz" w:date="2012-08-10T14:55:00Z">
              <w:r>
                <w:t xml:space="preserve">      to instances of the Configuration Point class with NETCONF </w:t>
              </w:r>
            </w:ins>
          </w:p>
          <w:p w14:paraId="767537CC" w14:textId="77777777" w:rsidR="00DC2CE4" w:rsidRDefault="00DC2CE4" w:rsidP="00DC2CE4">
            <w:pPr>
              <w:pStyle w:val="XML1"/>
              <w:rPr>
                <w:ins w:id="2467" w:author="Thomas Dietz" w:date="2012-08-10T14:55:00Z"/>
              </w:rPr>
            </w:pPr>
            <w:ins w:id="2468" w:author="Thomas Dietz" w:date="2012-08-10T14:55:00Z">
              <w:r>
                <w:t xml:space="preserve">      &lt;edit-config&gt; operations.</w:t>
              </w:r>
            </w:ins>
          </w:p>
          <w:p w14:paraId="09EA738A" w14:textId="77777777" w:rsidR="00DC2CE4" w:rsidRDefault="00DC2CE4" w:rsidP="00DC2CE4">
            <w:pPr>
              <w:pStyle w:val="XML1"/>
              <w:rPr>
                <w:ins w:id="2469" w:author="Thomas Dietz" w:date="2012-08-10T14:55:00Z"/>
              </w:rPr>
            </w:pPr>
          </w:p>
          <w:p w14:paraId="025F344D" w14:textId="77777777" w:rsidR="00DC2CE4" w:rsidRDefault="00DC2CE4" w:rsidP="00DC2CE4">
            <w:pPr>
              <w:pStyle w:val="XML1"/>
              <w:rPr>
                <w:ins w:id="2470" w:author="Thomas Dietz" w:date="2012-08-10T14:55:00Z"/>
              </w:rPr>
            </w:pPr>
            <w:ins w:id="2471" w:author="Thomas Dietz" w:date="2012-08-10T14:55:00Z">
              <w:r>
                <w:t xml:space="preserve">      NETCONF &lt;edit-config&gt; operations MUST be implemented as </w:t>
              </w:r>
            </w:ins>
          </w:p>
          <w:p w14:paraId="1966262C" w14:textId="77777777" w:rsidR="00DC2CE4" w:rsidRDefault="00DC2CE4" w:rsidP="00DC2CE4">
            <w:pPr>
              <w:pStyle w:val="XML1"/>
              <w:rPr>
                <w:ins w:id="2472" w:author="Thomas Dietz" w:date="2012-08-10T14:55:00Z"/>
              </w:rPr>
            </w:pPr>
            <w:ins w:id="2473" w:author="Thomas Dietz" w:date="2012-08-10T14:55:00Z">
              <w:r>
                <w:t xml:space="preserve">      follows: </w:t>
              </w:r>
            </w:ins>
          </w:p>
          <w:p w14:paraId="7ED3224D" w14:textId="77777777" w:rsidR="00DC2CE4" w:rsidRDefault="00DC2CE4" w:rsidP="00DC2CE4">
            <w:pPr>
              <w:pStyle w:val="XML1"/>
              <w:rPr>
                <w:ins w:id="2474" w:author="Thomas Dietz" w:date="2012-08-10T14:55:00Z"/>
              </w:rPr>
            </w:pPr>
          </w:p>
          <w:p w14:paraId="04D7DD49" w14:textId="77777777" w:rsidR="00DC2CE4" w:rsidRDefault="00DC2CE4" w:rsidP="00DC2CE4">
            <w:pPr>
              <w:pStyle w:val="XML1"/>
              <w:rPr>
                <w:ins w:id="2475" w:author="Thomas Dietz" w:date="2012-08-10T14:55:00Z"/>
              </w:rPr>
            </w:pPr>
            <w:ins w:id="2476" w:author="Thomas Dietz" w:date="2012-08-10T14:55:00Z">
              <w:r>
                <w:t xml:space="preserve">      * The 'id' element MUST be present at all &lt;edit-config&gt;</w:t>
              </w:r>
            </w:ins>
          </w:p>
          <w:p w14:paraId="6850EFFE" w14:textId="77777777" w:rsidR="00DC2CE4" w:rsidRDefault="00DC2CE4" w:rsidP="00DC2CE4">
            <w:pPr>
              <w:pStyle w:val="XML1"/>
              <w:rPr>
                <w:ins w:id="2477" w:author="Thomas Dietz" w:date="2012-08-10T14:55:00Z"/>
              </w:rPr>
            </w:pPr>
            <w:ins w:id="2478" w:author="Thomas Dietz" w:date="2012-08-10T14:55:00Z">
              <w:r>
                <w:t xml:space="preserve">        operations to identify the configuration point.</w:t>
              </w:r>
            </w:ins>
          </w:p>
          <w:p w14:paraId="0413BF24" w14:textId="77777777" w:rsidR="00DC2CE4" w:rsidRDefault="00DC2CE4" w:rsidP="00DC2CE4">
            <w:pPr>
              <w:pStyle w:val="XML1"/>
              <w:rPr>
                <w:ins w:id="2479" w:author="Thomas Dietz" w:date="2012-08-10T14:55:00Z"/>
              </w:rPr>
            </w:pPr>
            <w:ins w:id="2480" w:author="Thomas Dietz" w:date="2012-08-10T14:55:00Z">
              <w:r>
                <w:t xml:space="preserve">      * If the operation is 'merge' or 'replace', the element is</w:t>
              </w:r>
            </w:ins>
          </w:p>
          <w:p w14:paraId="04986FB8" w14:textId="77777777" w:rsidR="00DC2CE4" w:rsidRDefault="00DC2CE4" w:rsidP="00DC2CE4">
            <w:pPr>
              <w:pStyle w:val="XML1"/>
              <w:rPr>
                <w:ins w:id="2481" w:author="Thomas Dietz" w:date="2012-08-10T14:55:00Z"/>
              </w:rPr>
            </w:pPr>
            <w:ins w:id="2482" w:author="Thomas Dietz" w:date="2012-08-10T14:55:00Z">
              <w:r>
                <w:t xml:space="preserve">        created if it does not exist, and its value is set to the</w:t>
              </w:r>
            </w:ins>
          </w:p>
          <w:p w14:paraId="67029CB0" w14:textId="77777777" w:rsidR="00DC2CE4" w:rsidRDefault="00DC2CE4" w:rsidP="00DC2CE4">
            <w:pPr>
              <w:pStyle w:val="XML1"/>
              <w:rPr>
                <w:ins w:id="2483" w:author="Thomas Dietz" w:date="2012-08-10T14:55:00Z"/>
              </w:rPr>
            </w:pPr>
            <w:ins w:id="2484" w:author="Thomas Dietz" w:date="2012-08-10T14:55:00Z">
              <w:r>
                <w:t xml:space="preserve">        value found in the XML RPC data.</w:t>
              </w:r>
            </w:ins>
          </w:p>
          <w:p w14:paraId="6A420AA4" w14:textId="77777777" w:rsidR="00DC2CE4" w:rsidRDefault="00DC2CE4" w:rsidP="00DC2CE4">
            <w:pPr>
              <w:pStyle w:val="XML1"/>
              <w:rPr>
                <w:ins w:id="2485" w:author="Thomas Dietz" w:date="2012-08-10T14:55:00Z"/>
              </w:rPr>
            </w:pPr>
            <w:ins w:id="2486" w:author="Thomas Dietz" w:date="2012-08-10T14:55:00Z">
              <w:r>
                <w:t xml:space="preserve">      * If the operation is 'create', the element is created if it</w:t>
              </w:r>
            </w:ins>
          </w:p>
          <w:p w14:paraId="029F1557" w14:textId="77777777" w:rsidR="00DC2CE4" w:rsidRDefault="00DC2CE4" w:rsidP="00DC2CE4">
            <w:pPr>
              <w:pStyle w:val="XML1"/>
              <w:rPr>
                <w:ins w:id="2487" w:author="Thomas Dietz" w:date="2012-08-10T14:55:00Z"/>
              </w:rPr>
            </w:pPr>
            <w:ins w:id="2488" w:author="Thomas Dietz" w:date="2012-08-10T14:55:00Z">
              <w:r>
                <w:t xml:space="preserve">        does not exist. If the element already exists, a</w:t>
              </w:r>
            </w:ins>
          </w:p>
          <w:p w14:paraId="2C026354" w14:textId="77777777" w:rsidR="00DC2CE4" w:rsidRDefault="00DC2CE4" w:rsidP="00DC2CE4">
            <w:pPr>
              <w:pStyle w:val="XML1"/>
              <w:rPr>
                <w:ins w:id="2489" w:author="Thomas Dietz" w:date="2012-08-10T14:55:00Z"/>
              </w:rPr>
            </w:pPr>
            <w:ins w:id="2490" w:author="Thomas Dietz" w:date="2012-08-10T14:55:00Z">
              <w:r>
                <w:t xml:space="preserve">        'data</w:t>
              </w:r>
              <w:r>
                <w:rPr>
                  <w:rFonts w:ascii="MS Mincho" w:eastAsia="MS Mincho" w:hAnsi="MS Mincho" w:cs="MS Mincho" w:hint="eastAsia"/>
                </w:rPr>
                <w:t>‑</w:t>
              </w:r>
              <w:r>
                <w:t>exists' error is returned.</w:t>
              </w:r>
            </w:ins>
          </w:p>
          <w:p w14:paraId="72A9543F" w14:textId="77777777" w:rsidR="00DC2CE4" w:rsidRDefault="00DC2CE4" w:rsidP="00DC2CE4">
            <w:pPr>
              <w:pStyle w:val="XML1"/>
              <w:rPr>
                <w:ins w:id="2491" w:author="Thomas Dietz" w:date="2012-08-10T14:55:00Z"/>
              </w:rPr>
            </w:pPr>
            <w:ins w:id="2492" w:author="Thomas Dietz" w:date="2012-08-10T14:55:00Z">
              <w:r>
                <w:t xml:space="preserve">      * If the operation is 'delete', the element is deleted if it</w:t>
              </w:r>
            </w:ins>
          </w:p>
          <w:p w14:paraId="6511F7B6" w14:textId="77777777" w:rsidR="00DC2CE4" w:rsidRDefault="00DC2CE4" w:rsidP="00DC2CE4">
            <w:pPr>
              <w:pStyle w:val="XML1"/>
              <w:rPr>
                <w:ins w:id="2493" w:author="Thomas Dietz" w:date="2012-08-10T14:55:00Z"/>
              </w:rPr>
            </w:pPr>
            <w:ins w:id="2494" w:author="Thomas Dietz" w:date="2012-08-10T14:55:00Z">
              <w:r>
                <w:t xml:space="preserve">        exists. If the element does not exist, a 'data</w:t>
              </w:r>
              <w:r>
                <w:rPr>
                  <w:rFonts w:ascii="MS Mincho" w:eastAsia="MS Mincho" w:hAnsi="MS Mincho" w:cs="MS Mincho" w:hint="eastAsia"/>
                </w:rPr>
                <w:t>‑</w:t>
              </w:r>
              <w:r>
                <w:t>missing'</w:t>
              </w:r>
            </w:ins>
          </w:p>
          <w:p w14:paraId="7D58E07F" w14:textId="77777777" w:rsidR="00DC2CE4" w:rsidRDefault="00DC2CE4" w:rsidP="00DC2CE4">
            <w:pPr>
              <w:pStyle w:val="XML1"/>
              <w:rPr>
                <w:ins w:id="2495" w:author="Thomas Dietz" w:date="2012-08-10T14:55:00Z"/>
              </w:rPr>
            </w:pPr>
            <w:ins w:id="2496" w:author="Thomas Dietz" w:date="2012-08-10T14:55:00Z">
              <w:r>
                <w:t xml:space="preserve">        error is returned.";</w:t>
              </w:r>
            </w:ins>
          </w:p>
          <w:p w14:paraId="55A9711B" w14:textId="77777777" w:rsidR="00DC2CE4" w:rsidRDefault="00DC2CE4" w:rsidP="00DC2CE4">
            <w:pPr>
              <w:pStyle w:val="XML1"/>
              <w:rPr>
                <w:ins w:id="2497" w:author="Thomas Dietz" w:date="2012-08-10T14:55:00Z"/>
              </w:rPr>
            </w:pPr>
            <w:ins w:id="2498" w:author="Thomas Dietz" w:date="2012-08-10T14:55:00Z">
              <w:r>
                <w:t xml:space="preserve">    leaf id {</w:t>
              </w:r>
            </w:ins>
          </w:p>
          <w:p w14:paraId="6064F425" w14:textId="77777777" w:rsidR="00DC2CE4" w:rsidRDefault="00DC2CE4" w:rsidP="00DC2CE4">
            <w:pPr>
              <w:pStyle w:val="XML1"/>
              <w:rPr>
                <w:ins w:id="2499" w:author="Thomas Dietz" w:date="2012-08-10T14:55:00Z"/>
              </w:rPr>
            </w:pPr>
            <w:ins w:id="2500" w:author="Thomas Dietz" w:date="2012-08-10T14:55:00Z">
              <w:r>
                <w:lastRenderedPageBreak/>
                <w:t xml:space="preserve">      type OFConfigId;</w:t>
              </w:r>
            </w:ins>
          </w:p>
          <w:p w14:paraId="1BF71964" w14:textId="77777777" w:rsidR="00DC2CE4" w:rsidRDefault="00DC2CE4" w:rsidP="00DC2CE4">
            <w:pPr>
              <w:pStyle w:val="XML1"/>
              <w:rPr>
                <w:ins w:id="2501" w:author="Thomas Dietz" w:date="2012-08-10T14:55:00Z"/>
              </w:rPr>
            </w:pPr>
            <w:ins w:id="2502" w:author="Thomas Dietz" w:date="2012-08-10T14:55:00Z">
              <w:r>
                <w:t xml:space="preserve">      mandatory true;</w:t>
              </w:r>
            </w:ins>
          </w:p>
          <w:p w14:paraId="7195E505" w14:textId="77777777" w:rsidR="00DC2CE4" w:rsidRDefault="00DC2CE4" w:rsidP="00DC2CE4">
            <w:pPr>
              <w:pStyle w:val="XML1"/>
              <w:rPr>
                <w:ins w:id="2503" w:author="Thomas Dietz" w:date="2012-08-10T14:55:00Z"/>
              </w:rPr>
            </w:pPr>
            <w:ins w:id="2504" w:author="Thomas Dietz" w:date="2012-08-10T14:55:00Z">
              <w:r>
                <w:t xml:space="preserve">      description "A unique but locally arbitrary identifier that</w:t>
              </w:r>
            </w:ins>
          </w:p>
          <w:p w14:paraId="1E7FECE6" w14:textId="77777777" w:rsidR="00DC2CE4" w:rsidRDefault="00DC2CE4" w:rsidP="00DC2CE4">
            <w:pPr>
              <w:pStyle w:val="XML1"/>
              <w:rPr>
                <w:ins w:id="2505" w:author="Thomas Dietz" w:date="2012-08-10T14:55:00Z"/>
              </w:rPr>
            </w:pPr>
            <w:ins w:id="2506" w:author="Thomas Dietz" w:date="2012-08-10T14:55:00Z">
              <w:r>
                <w:t xml:space="preserve">        identifies a Configuration Point within the context of an </w:t>
              </w:r>
            </w:ins>
          </w:p>
          <w:p w14:paraId="2CB0059A" w14:textId="77777777" w:rsidR="00DC2CE4" w:rsidRDefault="00DC2CE4" w:rsidP="00DC2CE4">
            <w:pPr>
              <w:pStyle w:val="XML1"/>
              <w:rPr>
                <w:ins w:id="2507" w:author="Thomas Dietz" w:date="2012-08-10T14:55:00Z"/>
              </w:rPr>
            </w:pPr>
            <w:ins w:id="2508" w:author="Thomas Dietz" w:date="2012-08-10T14:55:00Z">
              <w:r>
                <w:t xml:space="preserve">        OpenFlow Capable Switch.</w:t>
              </w:r>
            </w:ins>
          </w:p>
          <w:p w14:paraId="77D3BACF" w14:textId="77777777" w:rsidR="00DC2CE4" w:rsidRDefault="00DC2CE4" w:rsidP="00DC2CE4">
            <w:pPr>
              <w:pStyle w:val="XML1"/>
              <w:rPr>
                <w:ins w:id="2509" w:author="Thomas Dietz" w:date="2012-08-10T14:55:00Z"/>
              </w:rPr>
            </w:pPr>
          </w:p>
          <w:p w14:paraId="10B29D8D" w14:textId="77777777" w:rsidR="00DC2CE4" w:rsidRDefault="00DC2CE4" w:rsidP="00DC2CE4">
            <w:pPr>
              <w:pStyle w:val="XML1"/>
              <w:rPr>
                <w:ins w:id="2510" w:author="Thomas Dietz" w:date="2012-08-10T14:55:00Z"/>
              </w:rPr>
            </w:pPr>
            <w:ins w:id="2511" w:author="Thomas Dietz" w:date="2012-08-10T14:55:00Z">
              <w:r>
                <w:t xml:space="preserve">        This element MUST be present to identify the configuration</w:t>
              </w:r>
            </w:ins>
          </w:p>
          <w:p w14:paraId="2F52D190" w14:textId="77777777" w:rsidR="00DC2CE4" w:rsidRDefault="00DC2CE4" w:rsidP="00DC2CE4">
            <w:pPr>
              <w:pStyle w:val="XML1"/>
              <w:rPr>
                <w:ins w:id="2512" w:author="Thomas Dietz" w:date="2012-08-10T14:55:00Z"/>
              </w:rPr>
            </w:pPr>
            <w:ins w:id="2513" w:author="Thomas Dietz" w:date="2012-08-10T14:55:00Z">
              <w:r>
                <w:t xml:space="preserve">        point.";</w:t>
              </w:r>
            </w:ins>
          </w:p>
          <w:p w14:paraId="173E42A7" w14:textId="77777777" w:rsidR="00DC2CE4" w:rsidRDefault="00DC2CE4" w:rsidP="00DC2CE4">
            <w:pPr>
              <w:pStyle w:val="XML1"/>
              <w:rPr>
                <w:ins w:id="2514" w:author="Thomas Dietz" w:date="2012-08-10T14:55:00Z"/>
              </w:rPr>
            </w:pPr>
            <w:ins w:id="2515" w:author="Thomas Dietz" w:date="2012-08-10T14:55:00Z">
              <w:r>
                <w:t xml:space="preserve">    }</w:t>
              </w:r>
            </w:ins>
          </w:p>
          <w:p w14:paraId="4A8FC321" w14:textId="77777777" w:rsidR="00DC2CE4" w:rsidRDefault="00DC2CE4" w:rsidP="00DC2CE4">
            <w:pPr>
              <w:pStyle w:val="XML1"/>
              <w:rPr>
                <w:ins w:id="2516" w:author="Thomas Dietz" w:date="2012-08-10T14:55:00Z"/>
              </w:rPr>
            </w:pPr>
            <w:ins w:id="2517" w:author="Thomas Dietz" w:date="2012-08-10T14:55:00Z">
              <w:r>
                <w:t xml:space="preserve">    leaf uri {</w:t>
              </w:r>
            </w:ins>
          </w:p>
          <w:p w14:paraId="083DA740" w14:textId="77777777" w:rsidR="00DC2CE4" w:rsidRDefault="00DC2CE4" w:rsidP="00DC2CE4">
            <w:pPr>
              <w:pStyle w:val="XML1"/>
              <w:rPr>
                <w:ins w:id="2518" w:author="Thomas Dietz" w:date="2012-08-10T14:55:00Z"/>
              </w:rPr>
            </w:pPr>
            <w:ins w:id="2519" w:author="Thomas Dietz" w:date="2012-08-10T14:55:00Z">
              <w:r>
                <w:t xml:space="preserve">      type inet:uri;</w:t>
              </w:r>
            </w:ins>
          </w:p>
          <w:p w14:paraId="4046090F" w14:textId="77777777" w:rsidR="00DC2CE4" w:rsidRDefault="00DC2CE4" w:rsidP="00DC2CE4">
            <w:pPr>
              <w:pStyle w:val="XML1"/>
              <w:rPr>
                <w:ins w:id="2520" w:author="Thomas Dietz" w:date="2012-08-10T14:55:00Z"/>
              </w:rPr>
            </w:pPr>
            <w:ins w:id="2521" w:author="Thomas Dietz" w:date="2012-08-10T14:55:00Z">
              <w:r>
                <w:t xml:space="preserve">      mandatory true;</w:t>
              </w:r>
            </w:ins>
          </w:p>
          <w:p w14:paraId="59D650E0" w14:textId="77777777" w:rsidR="00DC2CE4" w:rsidRDefault="00DC2CE4" w:rsidP="00DC2CE4">
            <w:pPr>
              <w:pStyle w:val="XML1"/>
              <w:rPr>
                <w:ins w:id="2522" w:author="Thomas Dietz" w:date="2012-08-10T14:55:00Z"/>
              </w:rPr>
            </w:pPr>
            <w:ins w:id="2523" w:author="Thomas Dietz" w:date="2012-08-10T14:55:00Z">
              <w:r>
                <w:t xml:space="preserve">      description "A locator of the Configuration Point.  It </w:t>
              </w:r>
            </w:ins>
          </w:p>
          <w:p w14:paraId="0DE985B5" w14:textId="77777777" w:rsidR="00DC2CE4" w:rsidRDefault="00DC2CE4" w:rsidP="00DC2CE4">
            <w:pPr>
              <w:pStyle w:val="XML1"/>
              <w:rPr>
                <w:ins w:id="2524" w:author="Thomas Dietz" w:date="2012-08-10T14:55:00Z"/>
              </w:rPr>
            </w:pPr>
            <w:ins w:id="2525" w:author="Thomas Dietz" w:date="2012-08-10T14:55:00Z">
              <w:r>
                <w:t xml:space="preserve">        identifies the location of the Configuration Point as a </w:t>
              </w:r>
            </w:ins>
          </w:p>
          <w:p w14:paraId="52BB2C8C" w14:textId="77777777" w:rsidR="00DC2CE4" w:rsidRDefault="00DC2CE4" w:rsidP="00DC2CE4">
            <w:pPr>
              <w:pStyle w:val="XML1"/>
              <w:rPr>
                <w:ins w:id="2526" w:author="Thomas Dietz" w:date="2012-08-10T14:55:00Z"/>
              </w:rPr>
            </w:pPr>
            <w:ins w:id="2527" w:author="Thomas Dietz" w:date="2012-08-10T14:55:00Z">
              <w:r>
                <w:t xml:space="preserve">        service resource and MUST include all information necessary</w:t>
              </w:r>
            </w:ins>
          </w:p>
          <w:p w14:paraId="71A8CEBF" w14:textId="77777777" w:rsidR="00DC2CE4" w:rsidRDefault="00DC2CE4" w:rsidP="00DC2CE4">
            <w:pPr>
              <w:pStyle w:val="XML1"/>
              <w:rPr>
                <w:ins w:id="2528" w:author="Thomas Dietz" w:date="2012-08-10T14:55:00Z"/>
              </w:rPr>
            </w:pPr>
            <w:ins w:id="2529" w:author="Thomas Dietz" w:date="2012-08-10T14:55:00Z">
              <w:r>
                <w:t xml:space="preserve">        for the OpenFlow Capable Switch to connect to the </w:t>
              </w:r>
            </w:ins>
          </w:p>
          <w:p w14:paraId="7410780F" w14:textId="77777777" w:rsidR="00DC2CE4" w:rsidRDefault="00DC2CE4" w:rsidP="00DC2CE4">
            <w:pPr>
              <w:pStyle w:val="XML1"/>
              <w:rPr>
                <w:ins w:id="2530" w:author="Thomas Dietz" w:date="2012-08-10T14:55:00Z"/>
              </w:rPr>
            </w:pPr>
            <w:ins w:id="2531" w:author="Thomas Dietz" w:date="2012-08-10T14:55:00Z">
              <w:r>
                <w:t xml:space="preserve">        Configuration Point or re-connect to it should it become </w:t>
              </w:r>
            </w:ins>
          </w:p>
          <w:p w14:paraId="36DACF43" w14:textId="77777777" w:rsidR="00DC2CE4" w:rsidRDefault="00DC2CE4" w:rsidP="00DC2CE4">
            <w:pPr>
              <w:pStyle w:val="XML1"/>
              <w:rPr>
                <w:ins w:id="2532" w:author="Thomas Dietz" w:date="2012-08-10T14:55:00Z"/>
              </w:rPr>
            </w:pPr>
            <w:ins w:id="2533" w:author="Thomas Dietz" w:date="2012-08-10T14:55:00Z">
              <w:r>
                <w:t xml:space="preserve">        disconnected.  Such information MAY include, for example, </w:t>
              </w:r>
            </w:ins>
          </w:p>
          <w:p w14:paraId="034E01E7" w14:textId="77777777" w:rsidR="00DC2CE4" w:rsidRDefault="00DC2CE4" w:rsidP="00DC2CE4">
            <w:pPr>
              <w:pStyle w:val="XML1"/>
              <w:rPr>
                <w:ins w:id="2534" w:author="Thomas Dietz" w:date="2012-08-10T14:55:00Z"/>
              </w:rPr>
            </w:pPr>
            <w:ins w:id="2535" w:author="Thomas Dietz" w:date="2012-08-10T14:55:00Z">
              <w:r>
                <w:t xml:space="preserve">        protocol, fully qualified domain name, IP address, port </w:t>
              </w:r>
            </w:ins>
          </w:p>
          <w:p w14:paraId="62ABB61C" w14:textId="77777777" w:rsidR="00DC2CE4" w:rsidRDefault="00DC2CE4" w:rsidP="00DC2CE4">
            <w:pPr>
              <w:pStyle w:val="XML1"/>
              <w:rPr>
                <w:ins w:id="2536" w:author="Thomas Dietz" w:date="2012-08-10T14:55:00Z"/>
              </w:rPr>
            </w:pPr>
            <w:ins w:id="2537" w:author="Thomas Dietz" w:date="2012-08-10T14:55:00Z">
              <w:r>
                <w:t xml:space="preserve">        number, etc.</w:t>
              </w:r>
            </w:ins>
          </w:p>
          <w:p w14:paraId="70763D0B" w14:textId="77777777" w:rsidR="00DC2CE4" w:rsidRDefault="00DC2CE4" w:rsidP="00DC2CE4">
            <w:pPr>
              <w:pStyle w:val="XML1"/>
              <w:rPr>
                <w:ins w:id="2538" w:author="Thomas Dietz" w:date="2012-08-10T14:55:00Z"/>
              </w:rPr>
            </w:pPr>
          </w:p>
          <w:p w14:paraId="0310BCEC" w14:textId="77777777" w:rsidR="00DC2CE4" w:rsidRDefault="00DC2CE4" w:rsidP="00DC2CE4">
            <w:pPr>
              <w:pStyle w:val="XML1"/>
              <w:rPr>
                <w:ins w:id="2539" w:author="Thomas Dietz" w:date="2012-08-10T14:55:00Z"/>
              </w:rPr>
            </w:pPr>
            <w:ins w:id="2540" w:author="Thomas Dietz" w:date="2012-08-10T14:55:00Z">
              <w:r>
                <w:t xml:space="preserve">        This element MUST be present in the NETCONF data store.</w:t>
              </w:r>
            </w:ins>
          </w:p>
          <w:p w14:paraId="342C48D5" w14:textId="77777777" w:rsidR="00DC2CE4" w:rsidRDefault="00DC2CE4" w:rsidP="00DC2CE4">
            <w:pPr>
              <w:pStyle w:val="XML1"/>
              <w:rPr>
                <w:ins w:id="2541" w:author="Thomas Dietz" w:date="2012-08-10T14:55:00Z"/>
              </w:rPr>
            </w:pPr>
            <w:ins w:id="2542" w:author="Thomas Dietz" w:date="2012-08-10T14:55:00Z">
              <w:r>
                <w:t xml:space="preserve">        If this element is not present in a NETCONF &lt;edit-config&gt;</w:t>
              </w:r>
            </w:ins>
          </w:p>
          <w:p w14:paraId="21F2D578" w14:textId="77777777" w:rsidR="00DC2CE4" w:rsidRDefault="00DC2CE4" w:rsidP="00DC2CE4">
            <w:pPr>
              <w:pStyle w:val="XML1"/>
              <w:rPr>
                <w:ins w:id="2543" w:author="Thomas Dietz" w:date="2012-08-10T14:55:00Z"/>
              </w:rPr>
            </w:pPr>
            <w:ins w:id="2544" w:author="Thomas Dietz" w:date="2012-08-10T14:55:00Z">
              <w:r>
                <w:t xml:space="preserve">        operation 'create', 'merge' or 'replace' and the parent</w:t>
              </w:r>
            </w:ins>
          </w:p>
          <w:p w14:paraId="7BF42F03" w14:textId="77777777" w:rsidR="00DC2CE4" w:rsidRDefault="00DC2CE4" w:rsidP="00DC2CE4">
            <w:pPr>
              <w:pStyle w:val="XML1"/>
              <w:rPr>
                <w:ins w:id="2545" w:author="Thomas Dietz" w:date="2012-08-10T14:55:00Z"/>
              </w:rPr>
            </w:pPr>
            <w:ins w:id="2546" w:author="Thomas Dietz" w:date="2012-08-10T14:55:00Z">
              <w:r>
                <w:t xml:space="preserve">        element does not exist, a 'data-missing' error is</w:t>
              </w:r>
            </w:ins>
          </w:p>
          <w:p w14:paraId="61BC7ECC" w14:textId="77777777" w:rsidR="00DC2CE4" w:rsidRDefault="00DC2CE4" w:rsidP="00DC2CE4">
            <w:pPr>
              <w:pStyle w:val="XML1"/>
              <w:rPr>
                <w:ins w:id="2547" w:author="Thomas Dietz" w:date="2012-08-10T14:55:00Z"/>
              </w:rPr>
            </w:pPr>
            <w:ins w:id="2548" w:author="Thomas Dietz" w:date="2012-08-10T14:55:00Z">
              <w:r>
                <w:t xml:space="preserve">        returned.";</w:t>
              </w:r>
            </w:ins>
          </w:p>
          <w:p w14:paraId="175949EE" w14:textId="77777777" w:rsidR="00DC2CE4" w:rsidRDefault="00DC2CE4" w:rsidP="00DC2CE4">
            <w:pPr>
              <w:pStyle w:val="XML1"/>
              <w:rPr>
                <w:ins w:id="2549" w:author="Thomas Dietz" w:date="2012-08-10T14:55:00Z"/>
              </w:rPr>
            </w:pPr>
            <w:ins w:id="2550" w:author="Thomas Dietz" w:date="2012-08-10T14:55:00Z">
              <w:r>
                <w:t xml:space="preserve">    }</w:t>
              </w:r>
            </w:ins>
          </w:p>
          <w:p w14:paraId="5775DF90" w14:textId="77777777" w:rsidR="00DC2CE4" w:rsidRDefault="00DC2CE4" w:rsidP="00DC2CE4">
            <w:pPr>
              <w:pStyle w:val="XML1"/>
              <w:rPr>
                <w:ins w:id="2551" w:author="Thomas Dietz" w:date="2012-08-10T14:55:00Z"/>
              </w:rPr>
            </w:pPr>
            <w:ins w:id="2552" w:author="Thomas Dietz" w:date="2012-08-10T14:55:00Z">
              <w:r>
                <w:t xml:space="preserve">    leaf protocol {</w:t>
              </w:r>
            </w:ins>
          </w:p>
          <w:p w14:paraId="600E88AD" w14:textId="77777777" w:rsidR="00DC2CE4" w:rsidRDefault="00DC2CE4" w:rsidP="00DC2CE4">
            <w:pPr>
              <w:pStyle w:val="XML1"/>
              <w:rPr>
                <w:ins w:id="2553" w:author="Thomas Dietz" w:date="2012-08-10T14:55:00Z"/>
              </w:rPr>
            </w:pPr>
            <w:ins w:id="2554" w:author="Thomas Dietz" w:date="2012-08-10T14:55:00Z">
              <w:r>
                <w:t xml:space="preserve">      type OFConfigurationPointProtocolType;</w:t>
              </w:r>
            </w:ins>
          </w:p>
          <w:p w14:paraId="289E4E3C" w14:textId="77777777" w:rsidR="00DC2CE4" w:rsidRDefault="00DC2CE4" w:rsidP="00DC2CE4">
            <w:pPr>
              <w:pStyle w:val="XML1"/>
              <w:rPr>
                <w:ins w:id="2555" w:author="Thomas Dietz" w:date="2012-08-10T14:55:00Z"/>
              </w:rPr>
            </w:pPr>
            <w:ins w:id="2556" w:author="Thomas Dietz" w:date="2012-08-10T14:55:00Z">
              <w:r>
                <w:t xml:space="preserve">      default "ssh";</w:t>
              </w:r>
            </w:ins>
          </w:p>
          <w:p w14:paraId="5C2C1129" w14:textId="77777777" w:rsidR="00DC2CE4" w:rsidRDefault="00DC2CE4" w:rsidP="00DC2CE4">
            <w:pPr>
              <w:pStyle w:val="XML1"/>
              <w:rPr>
                <w:ins w:id="2557" w:author="Thomas Dietz" w:date="2012-08-10T14:55:00Z"/>
              </w:rPr>
            </w:pPr>
            <w:ins w:id="2558" w:author="Thomas Dietz" w:date="2012-08-10T14:55:00Z">
              <w:r>
                <w:t xml:space="preserve">      description "The transport protocol that the Configuration</w:t>
              </w:r>
            </w:ins>
          </w:p>
          <w:p w14:paraId="219B4908" w14:textId="77777777" w:rsidR="00DC2CE4" w:rsidRDefault="00DC2CE4" w:rsidP="00DC2CE4">
            <w:pPr>
              <w:pStyle w:val="XML1"/>
              <w:rPr>
                <w:ins w:id="2559" w:author="Thomas Dietz" w:date="2012-08-10T14:55:00Z"/>
              </w:rPr>
            </w:pPr>
            <w:ins w:id="2560" w:author="Thomas Dietz" w:date="2012-08-10T14:55:00Z">
              <w:r>
                <w:t xml:space="preserve">        Point uses when communicating via NETCONF with the OpenFlow</w:t>
              </w:r>
            </w:ins>
          </w:p>
          <w:p w14:paraId="5D4D8A67" w14:textId="77777777" w:rsidR="00DC2CE4" w:rsidRDefault="00DC2CE4" w:rsidP="00DC2CE4">
            <w:pPr>
              <w:pStyle w:val="XML1"/>
              <w:rPr>
                <w:ins w:id="2561" w:author="Thomas Dietz" w:date="2012-08-10T14:55:00Z"/>
              </w:rPr>
            </w:pPr>
            <w:ins w:id="2562" w:author="Thomas Dietz" w:date="2012-08-10T14:55:00Z">
              <w:r>
                <w:t xml:space="preserve">        Capable Switch.</w:t>
              </w:r>
            </w:ins>
          </w:p>
          <w:p w14:paraId="02C36ABD" w14:textId="77777777" w:rsidR="00DC2CE4" w:rsidRDefault="00DC2CE4" w:rsidP="00DC2CE4">
            <w:pPr>
              <w:pStyle w:val="XML1"/>
              <w:rPr>
                <w:ins w:id="2563" w:author="Thomas Dietz" w:date="2012-08-10T14:55:00Z"/>
              </w:rPr>
            </w:pPr>
          </w:p>
          <w:p w14:paraId="1DE2758E" w14:textId="77777777" w:rsidR="00DC2CE4" w:rsidRDefault="00DC2CE4" w:rsidP="00DC2CE4">
            <w:pPr>
              <w:pStyle w:val="XML1"/>
              <w:rPr>
                <w:ins w:id="2564" w:author="Thomas Dietz" w:date="2012-08-10T14:55:00Z"/>
              </w:rPr>
            </w:pPr>
            <w:ins w:id="2565" w:author="Thomas Dietz" w:date="2012-08-10T14:55:00Z">
              <w:r>
                <w:t xml:space="preserve">        This element is optional. If it is not present its value </w:t>
              </w:r>
            </w:ins>
          </w:p>
          <w:p w14:paraId="13C49877" w14:textId="77777777" w:rsidR="00DC2CE4" w:rsidRDefault="00DC2CE4" w:rsidP="00DC2CE4">
            <w:pPr>
              <w:pStyle w:val="XML1"/>
              <w:rPr>
                <w:ins w:id="2566" w:author="Thomas Dietz" w:date="2012-08-10T14:55:00Z"/>
              </w:rPr>
            </w:pPr>
            <w:ins w:id="2567" w:author="Thomas Dietz" w:date="2012-08-10T14:55:00Z">
              <w:r>
                <w:t xml:space="preserve">        defaults to 'ssh'.";</w:t>
              </w:r>
            </w:ins>
          </w:p>
          <w:p w14:paraId="7819C978" w14:textId="77777777" w:rsidR="00DC2CE4" w:rsidRDefault="00DC2CE4" w:rsidP="00DC2CE4">
            <w:pPr>
              <w:pStyle w:val="XML1"/>
              <w:rPr>
                <w:ins w:id="2568" w:author="Thomas Dietz" w:date="2012-08-10T14:55:00Z"/>
              </w:rPr>
            </w:pPr>
            <w:ins w:id="2569" w:author="Thomas Dietz" w:date="2012-08-10T14:55:00Z">
              <w:r>
                <w:t xml:space="preserve">      reference "The mappings of NETCONF to different transport</w:t>
              </w:r>
            </w:ins>
          </w:p>
          <w:p w14:paraId="1053024C" w14:textId="77777777" w:rsidR="00DC2CE4" w:rsidRDefault="00DC2CE4" w:rsidP="00DC2CE4">
            <w:pPr>
              <w:pStyle w:val="XML1"/>
              <w:rPr>
                <w:ins w:id="2570" w:author="Thomas Dietz" w:date="2012-08-10T14:55:00Z"/>
              </w:rPr>
            </w:pPr>
            <w:ins w:id="2571" w:author="Thomas Dietz" w:date="2012-08-10T14:55:00Z">
              <w:r>
                <w:t xml:space="preserve">        protocols are defined in RFC 6242 for SSH, RFC 4743 for</w:t>
              </w:r>
            </w:ins>
          </w:p>
          <w:p w14:paraId="5B8BE145" w14:textId="77777777" w:rsidR="00DC2CE4" w:rsidRDefault="00DC2CE4" w:rsidP="00DC2CE4">
            <w:pPr>
              <w:pStyle w:val="XML1"/>
              <w:rPr>
                <w:ins w:id="2572" w:author="Thomas Dietz" w:date="2012-08-10T14:55:00Z"/>
              </w:rPr>
            </w:pPr>
            <w:ins w:id="2573" w:author="Thomas Dietz" w:date="2012-08-10T14:55:00Z">
              <w:r>
                <w:t xml:space="preserve">        SOAP, RFC 4744 for BEEP, and RFC 5539 for TLS";</w:t>
              </w:r>
            </w:ins>
          </w:p>
          <w:p w14:paraId="204DEEBB" w14:textId="77777777" w:rsidR="00DC2CE4" w:rsidRDefault="00DC2CE4" w:rsidP="00DC2CE4">
            <w:pPr>
              <w:pStyle w:val="XML1"/>
              <w:rPr>
                <w:ins w:id="2574" w:author="Thomas Dietz" w:date="2012-08-10T14:55:00Z"/>
              </w:rPr>
            </w:pPr>
            <w:ins w:id="2575" w:author="Thomas Dietz" w:date="2012-08-10T14:55:00Z">
              <w:r>
                <w:t xml:space="preserve">    }</w:t>
              </w:r>
            </w:ins>
          </w:p>
          <w:p w14:paraId="30C7E7A1" w14:textId="77777777" w:rsidR="00C805D1" w:rsidRDefault="00DC2CE4" w:rsidP="00DC2CE4">
            <w:pPr>
              <w:pStyle w:val="XML1"/>
              <w:rPr>
                <w:ins w:id="2576" w:author="Thomas Dietz" w:date="2012-08-13T14:54:00Z"/>
              </w:rPr>
            </w:pPr>
            <w:ins w:id="2577" w:author="Thomas Dietz" w:date="2012-08-10T14:55:00Z">
              <w:r>
                <w:t xml:space="preserve">  }</w:t>
              </w:r>
            </w:ins>
          </w:p>
          <w:p w14:paraId="000DDA8B" w14:textId="77777777" w:rsidR="0004515F" w:rsidRDefault="0004515F" w:rsidP="00DC2CE4">
            <w:pPr>
              <w:pStyle w:val="XML1"/>
              <w:rPr>
                <w:ins w:id="2578" w:author="Thomas Dietz" w:date="2012-08-13T14:54:00Z"/>
              </w:rPr>
            </w:pPr>
          </w:p>
          <w:p w14:paraId="12B68450" w14:textId="77777777" w:rsidR="0004515F" w:rsidRDefault="0004515F" w:rsidP="0004515F">
            <w:pPr>
              <w:pStyle w:val="XML1"/>
              <w:rPr>
                <w:ins w:id="2579" w:author="Thomas Dietz" w:date="2012-08-13T14:54:00Z"/>
              </w:rPr>
            </w:pPr>
            <w:ins w:id="2580" w:author="Thomas Dietz" w:date="2012-08-13T14:54:00Z">
              <w:r>
                <w:t xml:space="preserve">  typedef OFConfigurationPointProtocolType {</w:t>
              </w:r>
            </w:ins>
          </w:p>
          <w:p w14:paraId="7EFEA8CE" w14:textId="77777777" w:rsidR="0004515F" w:rsidRDefault="0004515F" w:rsidP="0004515F">
            <w:pPr>
              <w:pStyle w:val="XML1"/>
              <w:rPr>
                <w:ins w:id="2581" w:author="Thomas Dietz" w:date="2012-08-13T14:54:00Z"/>
              </w:rPr>
            </w:pPr>
            <w:ins w:id="2582" w:author="Thomas Dietz" w:date="2012-08-13T14:54:00Z">
              <w:r>
                <w:t xml:space="preserve">    type enumeration {</w:t>
              </w:r>
            </w:ins>
          </w:p>
          <w:p w14:paraId="0A9EEC70" w14:textId="77777777" w:rsidR="0004515F" w:rsidRDefault="0004515F" w:rsidP="0004515F">
            <w:pPr>
              <w:pStyle w:val="XML1"/>
              <w:rPr>
                <w:ins w:id="2583" w:author="Thomas Dietz" w:date="2012-08-13T14:54:00Z"/>
              </w:rPr>
            </w:pPr>
            <w:ins w:id="2584" w:author="Thomas Dietz" w:date="2012-08-13T14:54:00Z">
              <w:r>
                <w:t xml:space="preserve">      enum "ssh";</w:t>
              </w:r>
            </w:ins>
          </w:p>
          <w:p w14:paraId="0DE13312" w14:textId="77777777" w:rsidR="0004515F" w:rsidRDefault="0004515F" w:rsidP="0004515F">
            <w:pPr>
              <w:pStyle w:val="XML1"/>
              <w:rPr>
                <w:ins w:id="2585" w:author="Thomas Dietz" w:date="2012-08-13T14:54:00Z"/>
              </w:rPr>
            </w:pPr>
            <w:ins w:id="2586" w:author="Thomas Dietz" w:date="2012-08-13T14:54:00Z">
              <w:r>
                <w:t xml:space="preserve">      enum "soap";</w:t>
              </w:r>
            </w:ins>
          </w:p>
          <w:p w14:paraId="1370FDBA" w14:textId="77777777" w:rsidR="0004515F" w:rsidRDefault="0004515F" w:rsidP="0004515F">
            <w:pPr>
              <w:pStyle w:val="XML1"/>
              <w:rPr>
                <w:ins w:id="2587" w:author="Thomas Dietz" w:date="2012-08-13T14:54:00Z"/>
              </w:rPr>
            </w:pPr>
            <w:ins w:id="2588" w:author="Thomas Dietz" w:date="2012-08-13T14:54:00Z">
              <w:r>
                <w:t xml:space="preserve">      enum "tls";</w:t>
              </w:r>
            </w:ins>
          </w:p>
          <w:p w14:paraId="70C28748" w14:textId="77777777" w:rsidR="0004515F" w:rsidRDefault="0004515F" w:rsidP="0004515F">
            <w:pPr>
              <w:pStyle w:val="XML1"/>
              <w:rPr>
                <w:ins w:id="2589" w:author="Thomas Dietz" w:date="2012-08-13T14:54:00Z"/>
              </w:rPr>
            </w:pPr>
            <w:ins w:id="2590" w:author="Thomas Dietz" w:date="2012-08-13T14:54:00Z">
              <w:r>
                <w:t xml:space="preserve">      enum "beep";</w:t>
              </w:r>
            </w:ins>
          </w:p>
          <w:p w14:paraId="71CCD6A1" w14:textId="77777777" w:rsidR="0004515F" w:rsidRDefault="0004515F" w:rsidP="0004515F">
            <w:pPr>
              <w:pStyle w:val="XML1"/>
              <w:rPr>
                <w:ins w:id="2591" w:author="Thomas Dietz" w:date="2012-08-13T14:54:00Z"/>
              </w:rPr>
            </w:pPr>
            <w:ins w:id="2592" w:author="Thomas Dietz" w:date="2012-08-13T14:54:00Z">
              <w:r>
                <w:t xml:space="preserve">    }</w:t>
              </w:r>
            </w:ins>
          </w:p>
          <w:p w14:paraId="5A52D9E5" w14:textId="77777777" w:rsidR="0004515F" w:rsidRDefault="0004515F" w:rsidP="0004515F">
            <w:pPr>
              <w:pStyle w:val="XML1"/>
              <w:rPr>
                <w:ins w:id="2593" w:author="Thomas Dietz" w:date="2012-08-13T14:54:00Z"/>
              </w:rPr>
            </w:pPr>
            <w:ins w:id="2594" w:author="Thomas Dietz" w:date="2012-08-13T14:54:00Z">
              <w:r>
                <w:t xml:space="preserve">    description "Possible protocols to connect ot an OF</w:t>
              </w:r>
            </w:ins>
          </w:p>
          <w:p w14:paraId="377E0653" w14:textId="77777777" w:rsidR="0004515F" w:rsidRDefault="0004515F" w:rsidP="0004515F">
            <w:pPr>
              <w:pStyle w:val="XML1"/>
              <w:rPr>
                <w:ins w:id="2595" w:author="Thomas Dietz" w:date="2012-08-13T14:54:00Z"/>
              </w:rPr>
            </w:pPr>
            <w:ins w:id="2596" w:author="Thomas Dietz" w:date="2012-08-13T14:54:00Z">
              <w:r>
                <w:t xml:space="preserve">      Configuration Point";</w:t>
              </w:r>
            </w:ins>
          </w:p>
          <w:p w14:paraId="3E301CE6" w14:textId="78C579B6" w:rsidR="0004515F" w:rsidRPr="009F1B7D" w:rsidRDefault="0004515F" w:rsidP="0004515F">
            <w:pPr>
              <w:pStyle w:val="XML1"/>
            </w:pPr>
            <w:ins w:id="2597" w:author="Thomas Dietz" w:date="2012-08-13T14:54:00Z">
              <w:r>
                <w:t xml:space="preserve">  }</w:t>
              </w:r>
            </w:ins>
          </w:p>
        </w:tc>
      </w:tr>
    </w:tbl>
    <w:p w14:paraId="3A7A2342" w14:textId="77777777" w:rsidR="00C4487B" w:rsidRDefault="00C4487B" w:rsidP="00A47610"/>
    <w:p w14:paraId="7AA76035" w14:textId="77777777" w:rsidR="00C805D1" w:rsidRDefault="00C805D1" w:rsidP="00D14D27">
      <w:pPr>
        <w:pStyle w:val="Heading2"/>
      </w:pPr>
      <w:bookmarkStart w:id="2598" w:name="_Toc333403878"/>
      <w:r>
        <w:lastRenderedPageBreak/>
        <w:t>OpenFlow Logical Switch</w:t>
      </w:r>
      <w:bookmarkEnd w:id="2598"/>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2599" w:name="_Toc315953995"/>
      <w:bookmarkStart w:id="2600" w:name="_Toc316542505"/>
      <w:bookmarkStart w:id="2601" w:name="_Toc333403879"/>
      <w:r w:rsidRPr="00DB42FD">
        <w:t>UML Diagram</w:t>
      </w:r>
      <w:bookmarkEnd w:id="2599"/>
      <w:bookmarkEnd w:id="2600"/>
      <w:bookmarkEnd w:id="2601"/>
    </w:p>
    <w:p w14:paraId="1C1F23C0" w14:textId="19B7D0FB" w:rsidR="00C805D1" w:rsidRPr="009F1B7D" w:rsidRDefault="00056F2B" w:rsidP="00C805D1">
      <w:pPr>
        <w:keepNext/>
        <w:jc w:val="center"/>
      </w:pPr>
      <w:r>
        <w:object w:dxaOrig="7209" w:dyaOrig="5365" w14:anchorId="6ED26D4B">
          <v:shape id="_x0000_i1031" type="#_x0000_t75" style="width:5in;height:268.8pt" o:ole="">
            <v:imagedata r:id="rId24" o:title=""/>
          </v:shape>
          <o:OLEObject Type="Embed" ProgID="Visio.Drawing.11" ShapeID="_x0000_i1031" DrawAspect="Content" ObjectID="_1407242431" r:id="rId25"/>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D14D27">
      <w:pPr>
        <w:pStyle w:val="Heading3"/>
      </w:pPr>
      <w:bookmarkStart w:id="2602" w:name="_Toc315953996"/>
      <w:bookmarkStart w:id="2603" w:name="_Toc316542506"/>
      <w:bookmarkStart w:id="2604" w:name="_Toc333403880"/>
      <w:r w:rsidRPr="00DB42FD">
        <w:t>XML Schema</w:t>
      </w:r>
      <w:bookmarkEnd w:id="2602"/>
      <w:bookmarkEnd w:id="2603"/>
      <w:bookmarkEnd w:id="2604"/>
    </w:p>
    <w:tbl>
      <w:tblPr>
        <w:tblStyle w:val="XMLtable"/>
        <w:tblW w:w="5000" w:type="pct"/>
        <w:tblLook w:val="04A0" w:firstRow="1" w:lastRow="0" w:firstColumn="1" w:lastColumn="0" w:noHBand="0" w:noVBand="1"/>
        <w:tblPrChange w:id="2605" w:author="Thomas Dietz" w:date="2012-08-13T14:53:00Z">
          <w:tblPr>
            <w:tblStyle w:val="TableGrid"/>
            <w:tblW w:w="0" w:type="auto"/>
            <w:tblInd w:w="378" w:type="dxa"/>
            <w:shd w:val="clear" w:color="auto" w:fill="C8FCCD"/>
            <w:tblLook w:val="04A0" w:firstRow="1" w:lastRow="0" w:firstColumn="1" w:lastColumn="0" w:noHBand="0" w:noVBand="1"/>
          </w:tblPr>
        </w:tblPrChange>
      </w:tblPr>
      <w:tblGrid>
        <w:gridCol w:w="9474"/>
        <w:tblGridChange w:id="2606">
          <w:tblGrid>
            <w:gridCol w:w="8820"/>
          </w:tblGrid>
        </w:tblGridChange>
      </w:tblGrid>
      <w:tr w:rsidR="00C805D1" w:rsidRPr="009F1B7D" w14:paraId="4E1DC8D1" w14:textId="77777777" w:rsidTr="0004515F">
        <w:tc>
          <w:tcPr>
            <w:tcW w:w="5000" w:type="pct"/>
            <w:tcPrChange w:id="2607" w:author="Thomas Dietz" w:date="2012-08-13T14:53:00Z">
              <w:tcPr>
                <w:tcW w:w="8820" w:type="dxa"/>
                <w:shd w:val="clear" w:color="auto" w:fill="C8FCCD"/>
              </w:tcPr>
            </w:tcPrChange>
          </w:tcPr>
          <w:p w14:paraId="422C055C" w14:textId="01464D73" w:rsidR="00D8113B" w:rsidRPr="009F1B7D" w:rsidDel="00257D58" w:rsidRDefault="00D8113B" w:rsidP="00D8113B">
            <w:pPr>
              <w:pStyle w:val="XML1"/>
              <w:rPr>
                <w:del w:id="2608" w:author="Thomas Dietz" w:date="2012-08-13T13:32:00Z"/>
              </w:rPr>
            </w:pPr>
            <w:del w:id="2609" w:author="Thomas Dietz" w:date="2012-08-13T13:32:00Z">
              <w:r w:rsidRPr="009F1B7D" w:rsidDel="00257D58">
                <w:delText>&lt;xs:complexType name="OFLogicalSwitchType"&gt;</w:delText>
              </w:r>
            </w:del>
          </w:p>
          <w:p w14:paraId="2DD66726" w14:textId="42E8BB5A" w:rsidR="00D8113B" w:rsidRPr="009F1B7D" w:rsidDel="00257D58" w:rsidRDefault="00D8113B" w:rsidP="00D8113B">
            <w:pPr>
              <w:pStyle w:val="XML2"/>
              <w:rPr>
                <w:del w:id="2610" w:author="Thomas Dietz" w:date="2012-08-13T13:32:00Z"/>
              </w:rPr>
            </w:pPr>
            <w:del w:id="2611" w:author="Thomas Dietz" w:date="2012-08-13T13:32:00Z">
              <w:r w:rsidRPr="009F1B7D" w:rsidDel="00257D58">
                <w:delText>&lt;xs:sequence&gt;</w:delText>
              </w:r>
            </w:del>
          </w:p>
          <w:p w14:paraId="153FF6A6" w14:textId="3CBD5DDA" w:rsidR="00D8113B" w:rsidRPr="009F1B7D" w:rsidDel="00257D58" w:rsidRDefault="00D8113B" w:rsidP="00D8113B">
            <w:pPr>
              <w:pStyle w:val="XML3"/>
              <w:rPr>
                <w:del w:id="2612" w:author="Thomas Dietz" w:date="2012-08-13T13:32:00Z"/>
              </w:rPr>
            </w:pPr>
            <w:del w:id="2613" w:author="Thomas Dietz" w:date="2012-08-13T13:32:00Z">
              <w:r w:rsidRPr="009F1B7D" w:rsidDel="00257D58">
                <w:delText xml:space="preserve">&lt;xs:element name="id" </w:delText>
              </w:r>
            </w:del>
          </w:p>
          <w:p w14:paraId="51E5E99D" w14:textId="1BA1587B" w:rsidR="00D8113B" w:rsidDel="00257D58" w:rsidRDefault="00D8113B" w:rsidP="00D8113B">
            <w:pPr>
              <w:pStyle w:val="XML9"/>
              <w:rPr>
                <w:del w:id="2614" w:author="Thomas Dietz" w:date="2012-08-13T13:32:00Z"/>
              </w:rPr>
            </w:pPr>
            <w:del w:id="2615" w:author="Thomas Dietz" w:date="2012-08-13T13:32:00Z">
              <w:r w:rsidRPr="009F1B7D" w:rsidDel="00257D58">
                <w:delText>type="OFConfigID"/&gt;</w:delText>
              </w:r>
            </w:del>
          </w:p>
          <w:p w14:paraId="7C40056C" w14:textId="69E685E3" w:rsidR="00D8113B" w:rsidDel="00257D58" w:rsidRDefault="00D8113B" w:rsidP="00D8113B">
            <w:pPr>
              <w:pStyle w:val="XML3"/>
              <w:rPr>
                <w:del w:id="2616" w:author="Thomas Dietz" w:date="2012-08-13T13:32:00Z"/>
                <w:color w:val="F5844C"/>
              </w:rPr>
            </w:pPr>
            <w:del w:id="2617" w:author="Thomas Dietz" w:date="2012-08-13T13:32:00Z">
              <w:r w:rsidRPr="00825EF4" w:rsidDel="00257D58">
                <w:delText>&lt;xs:elementname=</w:delText>
              </w:r>
              <w:r w:rsidDel="00257D58">
                <w:delText>"capabilities"</w:delText>
              </w:r>
            </w:del>
          </w:p>
          <w:p w14:paraId="3F1CF4D3" w14:textId="5C27688B" w:rsidR="00D8113B" w:rsidRPr="00825EF4" w:rsidDel="00257D58" w:rsidRDefault="00D8113B" w:rsidP="00D8113B">
            <w:pPr>
              <w:pStyle w:val="XML9"/>
              <w:rPr>
                <w:del w:id="2618" w:author="Thomas Dietz" w:date="2012-08-13T13:32:00Z"/>
              </w:rPr>
            </w:pPr>
            <w:del w:id="2619" w:author="Thomas Dietz" w:date="2012-08-13T13:32:00Z">
              <w:r w:rsidRPr="00825EF4" w:rsidDel="00257D58">
                <w:delText>type=</w:delText>
              </w:r>
              <w:r w:rsidDel="00257D58">
                <w:delText>"OFLogicalSwitchCapabilitiesType"</w:delText>
              </w:r>
              <w:r w:rsidDel="00257D58">
                <w:rPr>
                  <w:color w:val="000096"/>
                </w:rPr>
                <w:delText>/&gt;</w:delText>
              </w:r>
            </w:del>
          </w:p>
          <w:p w14:paraId="54E90E67" w14:textId="04CAE5EA" w:rsidR="00D8113B" w:rsidRPr="009F1B7D" w:rsidDel="00257D58" w:rsidRDefault="00D8113B" w:rsidP="00D8113B">
            <w:pPr>
              <w:pStyle w:val="XML3"/>
              <w:rPr>
                <w:del w:id="2620" w:author="Thomas Dietz" w:date="2012-08-13T13:32:00Z"/>
              </w:rPr>
            </w:pPr>
            <w:del w:id="2621" w:author="Thomas Dietz" w:date="2012-08-13T13:32:00Z">
              <w:r w:rsidRPr="009F1B7D" w:rsidDel="00257D58">
                <w:delText xml:space="preserve">&lt;xs:element name="datapath-id" </w:delText>
              </w:r>
            </w:del>
          </w:p>
          <w:p w14:paraId="0BDA77C3" w14:textId="79ABC1D7" w:rsidR="00D8113B" w:rsidRPr="009F1B7D" w:rsidDel="00257D58" w:rsidRDefault="00D8113B" w:rsidP="00D8113B">
            <w:pPr>
              <w:pStyle w:val="XML9"/>
              <w:rPr>
                <w:del w:id="2622" w:author="Thomas Dietz" w:date="2012-08-13T13:32:00Z"/>
              </w:rPr>
            </w:pPr>
            <w:del w:id="2623" w:author="Thomas Dietz" w:date="2012-08-13T13:32:00Z">
              <w:r w:rsidRPr="009F1B7D" w:rsidDel="00257D58">
                <w:delText>type="OFConfigID"/&gt;</w:delText>
              </w:r>
            </w:del>
          </w:p>
          <w:p w14:paraId="57312E5C" w14:textId="03619E24" w:rsidR="00D8113B" w:rsidRPr="009F1B7D" w:rsidDel="00257D58" w:rsidRDefault="00D8113B" w:rsidP="00D8113B">
            <w:pPr>
              <w:pStyle w:val="XML3"/>
              <w:rPr>
                <w:del w:id="2624" w:author="Thomas Dietz" w:date="2012-08-13T13:32:00Z"/>
              </w:rPr>
            </w:pPr>
            <w:del w:id="2625" w:author="Thomas Dietz" w:date="2012-08-13T13:32:00Z">
              <w:r w:rsidRPr="009F1B7D" w:rsidDel="00257D58">
                <w:delText>&lt;xs:element name="enabled"</w:delText>
              </w:r>
            </w:del>
          </w:p>
          <w:p w14:paraId="14CC53F2" w14:textId="3D9DE797" w:rsidR="00D8113B" w:rsidDel="00257D58" w:rsidRDefault="00D8113B" w:rsidP="00D8113B">
            <w:pPr>
              <w:pStyle w:val="XML9"/>
              <w:rPr>
                <w:del w:id="2626" w:author="Thomas Dietz" w:date="2012-08-13T13:32:00Z"/>
              </w:rPr>
            </w:pPr>
            <w:del w:id="2627" w:author="Thomas Dietz" w:date="2012-08-13T13:32:00Z">
              <w:r w:rsidRPr="009F1B7D" w:rsidDel="00257D58">
                <w:delText>type="xs:boolean"/&gt;</w:delText>
              </w:r>
            </w:del>
          </w:p>
          <w:p w14:paraId="718D97A0" w14:textId="3F308A45" w:rsidR="009423A9" w:rsidDel="00257D58" w:rsidRDefault="009423A9" w:rsidP="009767AE">
            <w:pPr>
              <w:pStyle w:val="XML3"/>
              <w:rPr>
                <w:del w:id="2628" w:author="Thomas Dietz" w:date="2012-08-13T13:32:00Z"/>
              </w:rPr>
            </w:pPr>
            <w:del w:id="2629" w:author="Thomas Dietz" w:date="2012-08-13T13:32:00Z">
              <w:r w:rsidDel="00257D58">
                <w:delText>&lt;xs:element name=</w:delText>
              </w:r>
              <w:r w:rsidRPr="009F1B7D" w:rsidDel="00257D58">
                <w:delText>"</w:delText>
              </w:r>
              <w:r w:rsidDel="00257D58">
                <w:delText>check-controller-certificate</w:delText>
              </w:r>
              <w:r w:rsidRPr="009F1B7D" w:rsidDel="00257D58">
                <w:delText>"</w:delText>
              </w:r>
            </w:del>
          </w:p>
          <w:p w14:paraId="5C45EBE2" w14:textId="6487E196" w:rsidR="009423A9" w:rsidRPr="009423A9" w:rsidDel="00257D58" w:rsidRDefault="009423A9" w:rsidP="009423A9">
            <w:pPr>
              <w:pStyle w:val="XML9"/>
              <w:rPr>
                <w:del w:id="2630" w:author="Thomas Dietz" w:date="2012-08-13T13:32:00Z"/>
              </w:rPr>
            </w:pPr>
            <w:del w:id="2631" w:author="Thomas Dietz" w:date="2012-08-13T13:32:00Z">
              <w:r w:rsidDel="00257D58">
                <w:lastRenderedPageBreak/>
                <w:delText>type=</w:delText>
              </w:r>
              <w:r w:rsidRPr="009F1B7D" w:rsidDel="00257D58">
                <w:delText>"</w:delText>
              </w:r>
              <w:r w:rsidDel="00257D58">
                <w:delText>xs:boolean</w:delText>
              </w:r>
              <w:r w:rsidRPr="009F1B7D" w:rsidDel="00257D58">
                <w:delText>"</w:delText>
              </w:r>
              <w:r w:rsidDel="00257D58">
                <w:delText>/&gt;</w:delText>
              </w:r>
            </w:del>
          </w:p>
          <w:p w14:paraId="7DBD1A31" w14:textId="5C1E0A7B" w:rsidR="00D8113B" w:rsidRPr="009F1B7D" w:rsidDel="00257D58" w:rsidRDefault="00D8113B" w:rsidP="00D8113B">
            <w:pPr>
              <w:pStyle w:val="XML3"/>
              <w:rPr>
                <w:del w:id="2632" w:author="Thomas Dietz" w:date="2012-08-13T13:32:00Z"/>
              </w:rPr>
            </w:pPr>
            <w:del w:id="2633" w:author="Thomas Dietz" w:date="2012-08-13T13:32:00Z">
              <w:r w:rsidRPr="009F1B7D" w:rsidDel="00257D58">
                <w:delText>&lt;xs:element name="</w:delText>
              </w:r>
              <w:r w:rsidDel="00257D58">
                <w:delText>lost-connection-behavior</w:delText>
              </w:r>
              <w:r w:rsidRPr="009F1B7D" w:rsidDel="00257D58">
                <w:delText xml:space="preserve">" </w:delText>
              </w:r>
            </w:del>
          </w:p>
          <w:p w14:paraId="5AA2BB3E" w14:textId="4F8EDE3A" w:rsidR="00D8113B" w:rsidRPr="009F1B7D" w:rsidDel="00257D58" w:rsidRDefault="00D8113B" w:rsidP="00D8113B">
            <w:pPr>
              <w:pStyle w:val="XML9"/>
              <w:rPr>
                <w:del w:id="2634" w:author="Thomas Dietz" w:date="2012-08-13T13:32:00Z"/>
              </w:rPr>
            </w:pPr>
            <w:del w:id="2635" w:author="Thomas Dietz" w:date="2012-08-13T13:32:00Z">
              <w:r w:rsidRPr="009F1B7D" w:rsidDel="00257D58">
                <w:delText>type="OF</w:delText>
              </w:r>
              <w:r w:rsidDel="00257D58">
                <w:delText>LogicalSwitchLostConnnectionBehavior</w:delText>
              </w:r>
              <w:r w:rsidRPr="009F1B7D" w:rsidDel="00257D58">
                <w:delText>"/&gt;</w:delText>
              </w:r>
            </w:del>
          </w:p>
          <w:p w14:paraId="2FF613AA" w14:textId="37D62937" w:rsidR="00D8113B" w:rsidRPr="009F1B7D" w:rsidDel="00257D58" w:rsidRDefault="00D8113B" w:rsidP="00D8113B">
            <w:pPr>
              <w:pStyle w:val="XML3"/>
              <w:rPr>
                <w:del w:id="2636" w:author="Thomas Dietz" w:date="2012-08-13T13:32:00Z"/>
              </w:rPr>
            </w:pPr>
            <w:del w:id="2637" w:author="Thomas Dietz" w:date="2012-08-13T13:32:00Z">
              <w:r w:rsidRPr="009F1B7D" w:rsidDel="00257D58">
                <w:delText xml:space="preserve">&lt;xs:element name="controllers" </w:delText>
              </w:r>
            </w:del>
          </w:p>
          <w:p w14:paraId="0E5D27F1" w14:textId="1A46BD05" w:rsidR="00D8113B" w:rsidRPr="009F1B7D" w:rsidDel="00257D58" w:rsidRDefault="00D8113B" w:rsidP="00D8113B">
            <w:pPr>
              <w:pStyle w:val="XML9"/>
              <w:rPr>
                <w:del w:id="2638" w:author="Thomas Dietz" w:date="2012-08-13T13:32:00Z"/>
              </w:rPr>
            </w:pPr>
            <w:del w:id="2639" w:author="Thomas Dietz" w:date="2012-08-13T13:32:00Z">
              <w:r w:rsidRPr="009F1B7D" w:rsidDel="00257D58">
                <w:delText>type="OFControllerListType"/&gt;</w:delText>
              </w:r>
            </w:del>
          </w:p>
          <w:p w14:paraId="26D21175" w14:textId="4E989E77" w:rsidR="00D8113B" w:rsidRPr="009F1B7D" w:rsidDel="00257D58" w:rsidRDefault="00D8113B" w:rsidP="00D8113B">
            <w:pPr>
              <w:pStyle w:val="XML3"/>
              <w:rPr>
                <w:del w:id="2640" w:author="Thomas Dietz" w:date="2012-08-13T13:32:00Z"/>
              </w:rPr>
            </w:pPr>
            <w:del w:id="2641" w:author="Thomas Dietz" w:date="2012-08-13T13:32:00Z">
              <w:r w:rsidRPr="009F1B7D" w:rsidDel="00257D58">
                <w:delText>&lt;xs:element name="resources"</w:delText>
              </w:r>
            </w:del>
          </w:p>
          <w:p w14:paraId="63F4853A" w14:textId="49B44DAC" w:rsidR="00D8113B" w:rsidRPr="009F1B7D" w:rsidDel="00257D58" w:rsidRDefault="00D8113B" w:rsidP="00D8113B">
            <w:pPr>
              <w:pStyle w:val="XML9"/>
              <w:rPr>
                <w:del w:id="2642" w:author="Thomas Dietz" w:date="2012-08-13T13:32:00Z"/>
              </w:rPr>
            </w:pPr>
            <w:del w:id="2643" w:author="Thomas Dietz" w:date="2012-08-13T13:32:00Z">
              <w:r w:rsidRPr="009F1B7D" w:rsidDel="00257D58">
                <w:delText>type="OFLogicalSwitchResourceListType"/&gt;</w:delText>
              </w:r>
            </w:del>
          </w:p>
          <w:p w14:paraId="36A7E61A" w14:textId="24CEB9DB" w:rsidR="00D8113B" w:rsidRPr="009F1B7D" w:rsidDel="00257D58" w:rsidRDefault="00D8113B" w:rsidP="00D8113B">
            <w:pPr>
              <w:pStyle w:val="XML2"/>
              <w:rPr>
                <w:del w:id="2644" w:author="Thomas Dietz" w:date="2012-08-13T13:32:00Z"/>
              </w:rPr>
            </w:pPr>
            <w:del w:id="2645" w:author="Thomas Dietz" w:date="2012-08-13T13:32:00Z">
              <w:r w:rsidRPr="009F1B7D" w:rsidDel="00257D58">
                <w:delText>&lt;/xs:sequence&gt;</w:delText>
              </w:r>
            </w:del>
          </w:p>
          <w:p w14:paraId="623339BA" w14:textId="4D8C3FA4" w:rsidR="00D8113B" w:rsidRPr="009F1B7D" w:rsidDel="00257D58" w:rsidRDefault="00D8113B" w:rsidP="00D8113B">
            <w:pPr>
              <w:pStyle w:val="XML1"/>
              <w:rPr>
                <w:del w:id="2646" w:author="Thomas Dietz" w:date="2012-08-13T13:32:00Z"/>
              </w:rPr>
            </w:pPr>
            <w:del w:id="2647" w:author="Thomas Dietz" w:date="2012-08-13T13:32:00Z">
              <w:r w:rsidRPr="009F1B7D" w:rsidDel="00257D58">
                <w:delText>&lt;/xs:complexType&gt;</w:delText>
              </w:r>
            </w:del>
          </w:p>
          <w:p w14:paraId="623A7CF2" w14:textId="1872531E" w:rsidR="00D8113B" w:rsidRPr="009F1B7D" w:rsidDel="00257D58" w:rsidRDefault="00D8113B" w:rsidP="00D8113B">
            <w:pPr>
              <w:pStyle w:val="XML1"/>
              <w:rPr>
                <w:del w:id="2648" w:author="Thomas Dietz" w:date="2012-08-13T13:32:00Z"/>
              </w:rPr>
            </w:pPr>
          </w:p>
          <w:p w14:paraId="78D82AB9" w14:textId="4D842C35" w:rsidR="00D8113B" w:rsidRPr="009F1B7D" w:rsidDel="00257D58" w:rsidRDefault="00D8113B" w:rsidP="00D8113B">
            <w:pPr>
              <w:pStyle w:val="XML1"/>
              <w:rPr>
                <w:del w:id="2649" w:author="Thomas Dietz" w:date="2012-08-13T13:32:00Z"/>
              </w:rPr>
            </w:pPr>
            <w:del w:id="2650" w:author="Thomas Dietz" w:date="2012-08-13T13:32:00Z">
              <w:r w:rsidRPr="009F1B7D" w:rsidDel="00257D58">
                <w:delText>&lt;xs:simpleType name="OF</w:delText>
              </w:r>
              <w:r w:rsidDel="00257D58">
                <w:delText>LogicalSwitchLostConnnectionBehavior</w:delText>
              </w:r>
              <w:r w:rsidRPr="009F1B7D" w:rsidDel="00257D58">
                <w:delText>"&gt;</w:delText>
              </w:r>
            </w:del>
          </w:p>
          <w:p w14:paraId="17EC011B" w14:textId="4E222875" w:rsidR="00D8113B" w:rsidRPr="009F1B7D" w:rsidDel="00257D58" w:rsidRDefault="00D8113B" w:rsidP="00D8113B">
            <w:pPr>
              <w:pStyle w:val="XML2"/>
              <w:rPr>
                <w:del w:id="2651" w:author="Thomas Dietz" w:date="2012-08-13T13:32:00Z"/>
              </w:rPr>
            </w:pPr>
            <w:del w:id="2652" w:author="Thomas Dietz" w:date="2012-08-13T13:32:00Z">
              <w:r w:rsidRPr="009F1B7D" w:rsidDel="00257D58">
                <w:delText>&lt;xs:restriction base="xs:string"&gt;</w:delText>
              </w:r>
            </w:del>
          </w:p>
          <w:p w14:paraId="53F33310" w14:textId="70AC08DD" w:rsidR="00D8113B" w:rsidRPr="009F1B7D" w:rsidDel="00257D58" w:rsidRDefault="00D8113B" w:rsidP="00D8113B">
            <w:pPr>
              <w:pStyle w:val="XML3"/>
              <w:rPr>
                <w:del w:id="2653" w:author="Thomas Dietz" w:date="2012-08-13T13:32:00Z"/>
              </w:rPr>
            </w:pPr>
            <w:del w:id="2654" w:author="Thomas Dietz" w:date="2012-08-13T13:32:00Z">
              <w:r w:rsidRPr="009F1B7D" w:rsidDel="00257D58">
                <w:delText>&lt;xs:enumeration value="</w:delText>
              </w:r>
              <w:r w:rsidDel="00257D58">
                <w:delText>failSecureMode</w:delText>
              </w:r>
              <w:r w:rsidRPr="009F1B7D" w:rsidDel="00257D58">
                <w:delText>"/&gt;</w:delText>
              </w:r>
            </w:del>
          </w:p>
          <w:p w14:paraId="33FAC6E1" w14:textId="750014D3" w:rsidR="00D8113B" w:rsidRPr="009F1B7D" w:rsidDel="00257D58" w:rsidRDefault="00D8113B" w:rsidP="00D8113B">
            <w:pPr>
              <w:pStyle w:val="XML3"/>
              <w:rPr>
                <w:del w:id="2655" w:author="Thomas Dietz" w:date="2012-08-13T13:32:00Z"/>
              </w:rPr>
            </w:pPr>
            <w:del w:id="2656" w:author="Thomas Dietz" w:date="2012-08-13T13:32:00Z">
              <w:r w:rsidRPr="009F1B7D" w:rsidDel="00257D58">
                <w:delText>&lt;xs:enumeration value="</w:delText>
              </w:r>
              <w:r w:rsidDel="00257D58">
                <w:delText>failStandaloneMode</w:delText>
              </w:r>
              <w:r w:rsidRPr="009F1B7D" w:rsidDel="00257D58">
                <w:delText>"/&gt;</w:delText>
              </w:r>
            </w:del>
          </w:p>
          <w:p w14:paraId="36AC65F4" w14:textId="6EEA7CEA" w:rsidR="00D8113B" w:rsidRPr="009F1B7D" w:rsidDel="00257D58" w:rsidRDefault="00D8113B" w:rsidP="00D8113B">
            <w:pPr>
              <w:pStyle w:val="XML2"/>
              <w:rPr>
                <w:del w:id="2657" w:author="Thomas Dietz" w:date="2012-08-13T13:32:00Z"/>
              </w:rPr>
            </w:pPr>
            <w:del w:id="2658" w:author="Thomas Dietz" w:date="2012-08-13T13:32:00Z">
              <w:r w:rsidRPr="009F1B7D" w:rsidDel="00257D58">
                <w:delText>&lt;/xs:restriction&gt;</w:delText>
              </w:r>
            </w:del>
          </w:p>
          <w:p w14:paraId="0ED00EAC" w14:textId="51BC0033" w:rsidR="00D8113B" w:rsidDel="00257D58" w:rsidRDefault="00D8113B" w:rsidP="00D8113B">
            <w:pPr>
              <w:pStyle w:val="XML1"/>
              <w:rPr>
                <w:del w:id="2659" w:author="Thomas Dietz" w:date="2012-08-13T13:32:00Z"/>
              </w:rPr>
            </w:pPr>
            <w:del w:id="2660" w:author="Thomas Dietz" w:date="2012-08-13T13:32:00Z">
              <w:r w:rsidRPr="009F1B7D" w:rsidDel="00257D58">
                <w:delText>&lt;/xs:simpleType&gt;</w:delText>
              </w:r>
              <w:r w:rsidRPr="009F1B7D" w:rsidDel="00257D58">
                <w:tab/>
              </w:r>
            </w:del>
          </w:p>
          <w:p w14:paraId="5ECF8578" w14:textId="34608316" w:rsidR="00D8113B" w:rsidDel="00257D58" w:rsidRDefault="00D8113B" w:rsidP="00D8113B">
            <w:pPr>
              <w:pStyle w:val="XML1"/>
              <w:rPr>
                <w:del w:id="2661" w:author="Thomas Dietz" w:date="2012-08-13T13:32:00Z"/>
              </w:rPr>
            </w:pPr>
          </w:p>
          <w:p w14:paraId="5A403425" w14:textId="745939CA" w:rsidR="00D8113B" w:rsidRPr="009F1B7D" w:rsidDel="00257D58" w:rsidRDefault="00D8113B" w:rsidP="00D8113B">
            <w:pPr>
              <w:pStyle w:val="XML1"/>
              <w:rPr>
                <w:del w:id="2662" w:author="Thomas Dietz" w:date="2012-08-13T13:32:00Z"/>
              </w:rPr>
            </w:pPr>
            <w:del w:id="2663" w:author="Thomas Dietz" w:date="2012-08-13T13:32:00Z">
              <w:r w:rsidRPr="009F1B7D" w:rsidDel="00257D58">
                <w:delText>&lt;xs:complexType name="OFControllerListType"&gt;</w:delText>
              </w:r>
            </w:del>
          </w:p>
          <w:p w14:paraId="6C1D4A54" w14:textId="22484BC4" w:rsidR="00D8113B" w:rsidRPr="009F1B7D" w:rsidDel="00257D58" w:rsidRDefault="00D8113B" w:rsidP="00D8113B">
            <w:pPr>
              <w:pStyle w:val="XML2"/>
              <w:rPr>
                <w:del w:id="2664" w:author="Thomas Dietz" w:date="2012-08-13T13:32:00Z"/>
              </w:rPr>
            </w:pPr>
            <w:del w:id="2665" w:author="Thomas Dietz" w:date="2012-08-13T13:32:00Z">
              <w:r w:rsidRPr="009F1B7D" w:rsidDel="00257D58">
                <w:delText>&lt;xs:sequence&gt;</w:delText>
              </w:r>
            </w:del>
          </w:p>
          <w:p w14:paraId="3AB95F05" w14:textId="26016B7A" w:rsidR="00D8113B" w:rsidRPr="009F1B7D" w:rsidDel="00257D58" w:rsidRDefault="00D8113B" w:rsidP="00D8113B">
            <w:pPr>
              <w:pStyle w:val="XML3"/>
              <w:rPr>
                <w:del w:id="2666" w:author="Thomas Dietz" w:date="2012-08-13T13:32:00Z"/>
              </w:rPr>
            </w:pPr>
            <w:del w:id="2667" w:author="Thomas Dietz" w:date="2012-08-13T13:32:00Z">
              <w:r w:rsidRPr="009F1B7D" w:rsidDel="00257D58">
                <w:delText>&lt;xs:element name="controller"</w:delText>
              </w:r>
            </w:del>
          </w:p>
          <w:p w14:paraId="747F08DF" w14:textId="4A4B6D6E" w:rsidR="00D8113B" w:rsidRPr="009F1B7D" w:rsidDel="00257D58" w:rsidRDefault="00D8113B" w:rsidP="00D8113B">
            <w:pPr>
              <w:pStyle w:val="XML9"/>
              <w:rPr>
                <w:del w:id="2668" w:author="Thomas Dietz" w:date="2012-08-13T13:32:00Z"/>
              </w:rPr>
            </w:pPr>
            <w:del w:id="2669" w:author="Thomas Dietz" w:date="2012-08-13T13:32:00Z">
              <w:r w:rsidRPr="009F1B7D" w:rsidDel="00257D58">
                <w:delText xml:space="preserve">type="OFControllerType" </w:delText>
              </w:r>
            </w:del>
          </w:p>
          <w:p w14:paraId="48844CD8" w14:textId="43597E5F" w:rsidR="00D8113B" w:rsidRPr="009F1B7D" w:rsidDel="00257D58" w:rsidRDefault="00D8113B" w:rsidP="00D8113B">
            <w:pPr>
              <w:pStyle w:val="XML9"/>
              <w:rPr>
                <w:del w:id="2670" w:author="Thomas Dietz" w:date="2012-08-13T13:32:00Z"/>
              </w:rPr>
            </w:pPr>
            <w:del w:id="2671" w:author="Thomas Dietz" w:date="2012-08-13T13:32:00Z">
              <w:r w:rsidRPr="009F1B7D" w:rsidDel="00257D58">
                <w:rPr>
                  <w:rStyle w:val="XML3Char"/>
                  <w:rFonts w:eastAsiaTheme="minorEastAsia"/>
                </w:rPr>
                <w:delText>maxOccurs="unbounded</w:delText>
              </w:r>
              <w:r w:rsidRPr="009F1B7D" w:rsidDel="00257D58">
                <w:delText>"/&gt;</w:delText>
              </w:r>
            </w:del>
          </w:p>
          <w:p w14:paraId="1684E1CC" w14:textId="6ED8565B" w:rsidR="00D8113B" w:rsidRPr="009F1B7D" w:rsidDel="00257D58" w:rsidRDefault="00D8113B" w:rsidP="00D8113B">
            <w:pPr>
              <w:pStyle w:val="XML2"/>
              <w:rPr>
                <w:del w:id="2672" w:author="Thomas Dietz" w:date="2012-08-13T13:32:00Z"/>
              </w:rPr>
            </w:pPr>
            <w:del w:id="2673" w:author="Thomas Dietz" w:date="2012-08-13T13:32:00Z">
              <w:r w:rsidRPr="009F1B7D" w:rsidDel="00257D58">
                <w:delText>&lt;/xs:sequence&gt;</w:delText>
              </w:r>
            </w:del>
          </w:p>
          <w:p w14:paraId="02D71519" w14:textId="4F588FA5" w:rsidR="00D8113B" w:rsidRPr="009F1B7D" w:rsidDel="00257D58" w:rsidRDefault="00D8113B" w:rsidP="00D8113B">
            <w:pPr>
              <w:pStyle w:val="XML1"/>
              <w:rPr>
                <w:del w:id="2674" w:author="Thomas Dietz" w:date="2012-08-13T13:32:00Z"/>
              </w:rPr>
            </w:pPr>
            <w:del w:id="2675" w:author="Thomas Dietz" w:date="2012-08-13T13:32:00Z">
              <w:r w:rsidRPr="009F1B7D" w:rsidDel="00257D58">
                <w:delText>&lt;/xs:complexType&gt;</w:delText>
              </w:r>
            </w:del>
          </w:p>
          <w:p w14:paraId="10510639" w14:textId="138B7EB1" w:rsidR="00D8113B" w:rsidRPr="009F1B7D" w:rsidDel="00257D58" w:rsidRDefault="00D8113B" w:rsidP="00D8113B">
            <w:pPr>
              <w:pStyle w:val="XML1"/>
              <w:rPr>
                <w:del w:id="2676" w:author="Thomas Dietz" w:date="2012-08-13T13:32:00Z"/>
              </w:rPr>
            </w:pPr>
          </w:p>
          <w:p w14:paraId="0F687DA6" w14:textId="22665BB7" w:rsidR="00D8113B" w:rsidRPr="009F1B7D" w:rsidDel="00257D58" w:rsidRDefault="00D8113B" w:rsidP="00D8113B">
            <w:pPr>
              <w:pStyle w:val="XML1"/>
              <w:rPr>
                <w:del w:id="2677" w:author="Thomas Dietz" w:date="2012-08-13T13:32:00Z"/>
              </w:rPr>
            </w:pPr>
            <w:del w:id="2678" w:author="Thomas Dietz" w:date="2012-08-13T13:32:00Z">
              <w:r w:rsidRPr="009F1B7D" w:rsidDel="00257D58">
                <w:delText>&lt;xs:complexType name="OFLogicalSwitchResourceListType"&gt;</w:delText>
              </w:r>
            </w:del>
          </w:p>
          <w:p w14:paraId="36A8F19E" w14:textId="699CF420" w:rsidR="00D8113B" w:rsidRPr="009F1B7D" w:rsidDel="00257D58" w:rsidRDefault="00D8113B" w:rsidP="00D8113B">
            <w:pPr>
              <w:pStyle w:val="XML2"/>
              <w:rPr>
                <w:del w:id="2679" w:author="Thomas Dietz" w:date="2012-08-13T13:32:00Z"/>
              </w:rPr>
            </w:pPr>
            <w:del w:id="2680" w:author="Thomas Dietz" w:date="2012-08-13T13:32:00Z">
              <w:r w:rsidRPr="009F1B7D" w:rsidDel="00257D58">
                <w:delText>&lt;xs:sequence&gt;</w:delText>
              </w:r>
            </w:del>
          </w:p>
          <w:p w14:paraId="0A4A099A" w14:textId="6B1CA118" w:rsidR="00D8113B" w:rsidRPr="009F1B7D" w:rsidDel="00257D58" w:rsidRDefault="00D8113B" w:rsidP="00D8113B">
            <w:pPr>
              <w:pStyle w:val="XML3"/>
              <w:rPr>
                <w:del w:id="2681" w:author="Thomas Dietz" w:date="2012-08-13T13:32:00Z"/>
              </w:rPr>
            </w:pPr>
            <w:del w:id="2682" w:author="Thomas Dietz" w:date="2012-08-13T13:32:00Z">
              <w:r w:rsidRPr="009F1B7D" w:rsidDel="00257D58">
                <w:delText xml:space="preserve">&lt;xs:element name="port" </w:delText>
              </w:r>
            </w:del>
          </w:p>
          <w:p w14:paraId="555F0C32" w14:textId="3EDA560A" w:rsidR="00D8113B" w:rsidRPr="009F1B7D" w:rsidDel="00257D58" w:rsidRDefault="00D8113B" w:rsidP="00D8113B">
            <w:pPr>
              <w:pStyle w:val="XML9"/>
              <w:rPr>
                <w:del w:id="2683" w:author="Thomas Dietz" w:date="2012-08-13T13:32:00Z"/>
              </w:rPr>
            </w:pPr>
            <w:del w:id="2684" w:author="Thomas Dietz" w:date="2012-08-13T13:32:00Z">
              <w:r w:rsidRPr="009F1B7D" w:rsidDel="00257D58">
                <w:delText>type="OFConfigID" maxOccurs="unbounded"/&gt;</w:delText>
              </w:r>
            </w:del>
          </w:p>
          <w:p w14:paraId="3A63BD4B" w14:textId="2ED057FE" w:rsidR="00D8113B" w:rsidRPr="009F1B7D" w:rsidDel="00257D58" w:rsidRDefault="00D8113B" w:rsidP="00D8113B">
            <w:pPr>
              <w:pStyle w:val="XML3"/>
              <w:rPr>
                <w:del w:id="2685" w:author="Thomas Dietz" w:date="2012-08-13T13:32:00Z"/>
              </w:rPr>
            </w:pPr>
            <w:del w:id="2686" w:author="Thomas Dietz" w:date="2012-08-13T13:32:00Z">
              <w:r w:rsidRPr="009F1B7D" w:rsidDel="00257D58">
                <w:delText xml:space="preserve">&lt;xs:element name="queue" </w:delText>
              </w:r>
            </w:del>
          </w:p>
          <w:p w14:paraId="1F61CC00" w14:textId="05BF7F59" w:rsidR="00D8113B" w:rsidRPr="009F1B7D" w:rsidDel="00257D58" w:rsidRDefault="00D8113B" w:rsidP="00D8113B">
            <w:pPr>
              <w:pStyle w:val="XML9"/>
              <w:rPr>
                <w:del w:id="2687" w:author="Thomas Dietz" w:date="2012-08-13T13:32:00Z"/>
              </w:rPr>
            </w:pPr>
            <w:del w:id="2688" w:author="Thomas Dietz" w:date="2012-08-13T13:32:00Z">
              <w:r w:rsidRPr="009F1B7D" w:rsidDel="00257D58">
                <w:delText xml:space="preserve">type="OFConfigID" </w:delText>
              </w:r>
            </w:del>
          </w:p>
          <w:p w14:paraId="05DBE91B" w14:textId="788776AD" w:rsidR="00D8113B" w:rsidDel="00257D58" w:rsidRDefault="00D8113B" w:rsidP="00D8113B">
            <w:pPr>
              <w:pStyle w:val="XML9"/>
              <w:rPr>
                <w:del w:id="2689" w:author="Thomas Dietz" w:date="2012-08-13T13:32:00Z"/>
              </w:rPr>
            </w:pPr>
            <w:del w:id="2690" w:author="Thomas Dietz" w:date="2012-08-13T13:32:00Z">
              <w:r w:rsidRPr="009F1B7D" w:rsidDel="00257D58">
                <w:delText>maxOccurs="unbounded"/&gt;</w:delText>
              </w:r>
            </w:del>
          </w:p>
          <w:p w14:paraId="2AC9F77A" w14:textId="5808D418" w:rsidR="009423A9" w:rsidDel="00257D58" w:rsidRDefault="009423A9" w:rsidP="009767AE">
            <w:pPr>
              <w:pStyle w:val="XML3"/>
              <w:rPr>
                <w:del w:id="2691" w:author="Thomas Dietz" w:date="2012-08-13T13:32:00Z"/>
              </w:rPr>
            </w:pPr>
            <w:del w:id="2692" w:author="Thomas Dietz" w:date="2012-08-13T13:32:00Z">
              <w:r w:rsidDel="00257D58">
                <w:delText>&lt;xs:element name=</w:delText>
              </w:r>
              <w:r w:rsidRPr="009F1B7D" w:rsidDel="00257D58">
                <w:delText>"</w:delText>
              </w:r>
              <w:r w:rsidDel="00257D58">
                <w:delText>certificate</w:delText>
              </w:r>
              <w:r w:rsidRPr="009F1B7D" w:rsidDel="00257D58">
                <w:delText>"</w:delText>
              </w:r>
            </w:del>
          </w:p>
          <w:p w14:paraId="0CF7B083" w14:textId="34E28EA1" w:rsidR="009423A9" w:rsidDel="00257D58" w:rsidRDefault="009423A9" w:rsidP="009423A9">
            <w:pPr>
              <w:pStyle w:val="XML9"/>
              <w:rPr>
                <w:del w:id="2693" w:author="Thomas Dietz" w:date="2012-08-13T13:32:00Z"/>
              </w:rPr>
            </w:pPr>
            <w:del w:id="2694" w:author="Thomas Dietz" w:date="2012-08-13T13:32:00Z">
              <w:r w:rsidDel="00257D58">
                <w:delText>type=</w:delText>
              </w:r>
              <w:r w:rsidRPr="009F1B7D" w:rsidDel="00257D58">
                <w:delText>"</w:delText>
              </w:r>
              <w:r w:rsidDel="00257D58">
                <w:delText>OFConfigID</w:delText>
              </w:r>
              <w:r w:rsidRPr="009F1B7D" w:rsidDel="00257D58">
                <w:delText>"</w:delText>
              </w:r>
              <w:r w:rsidDel="00257D58">
                <w:delText xml:space="preserve"> minOccurs=</w:delText>
              </w:r>
              <w:r w:rsidRPr="009F1B7D" w:rsidDel="00257D58">
                <w:delText>"</w:delText>
              </w:r>
              <w:r w:rsidDel="00257D58">
                <w:delText>0</w:delText>
              </w:r>
              <w:r w:rsidRPr="009F1B7D" w:rsidDel="00257D58">
                <w:delText>"</w:delText>
              </w:r>
              <w:r w:rsidDel="00257D58">
                <w:delText xml:space="preserve"> maxOccurs=</w:delText>
              </w:r>
              <w:r w:rsidRPr="009F1B7D" w:rsidDel="00257D58">
                <w:delText>"</w:delText>
              </w:r>
              <w:r w:rsidDel="00257D58">
                <w:delText>1</w:delText>
              </w:r>
              <w:r w:rsidRPr="009F1B7D" w:rsidDel="00257D58">
                <w:delText>"</w:delText>
              </w:r>
              <w:r w:rsidDel="00257D58">
                <w:delText>/&gt;</w:delText>
              </w:r>
            </w:del>
          </w:p>
          <w:p w14:paraId="1108235E" w14:textId="3F820813" w:rsidR="00FB2D28" w:rsidRPr="009F1B7D" w:rsidDel="00257D58" w:rsidRDefault="00FB2D28" w:rsidP="00FB2D28">
            <w:pPr>
              <w:pStyle w:val="XML3"/>
              <w:rPr>
                <w:del w:id="2695" w:author="Thomas Dietz" w:date="2012-08-13T13:32:00Z"/>
              </w:rPr>
            </w:pPr>
            <w:del w:id="2696" w:author="Thomas Dietz" w:date="2012-08-13T13:32:00Z">
              <w:r w:rsidDel="00257D58">
                <w:delText>&lt;xs:element name="flow-table</w:delText>
              </w:r>
              <w:r w:rsidRPr="009F1B7D" w:rsidDel="00257D58">
                <w:delText xml:space="preserve">" </w:delText>
              </w:r>
            </w:del>
          </w:p>
          <w:p w14:paraId="00418F77" w14:textId="1A998D91" w:rsidR="00FB2D28" w:rsidRPr="009F1B7D" w:rsidDel="00257D58" w:rsidRDefault="00FB2D28" w:rsidP="00FB2D28">
            <w:pPr>
              <w:pStyle w:val="XML9"/>
              <w:rPr>
                <w:del w:id="2697" w:author="Thomas Dietz" w:date="2012-08-13T13:32:00Z"/>
              </w:rPr>
            </w:pPr>
            <w:del w:id="2698" w:author="Thomas Dietz" w:date="2012-08-13T13:32:00Z">
              <w:r w:rsidRPr="009F1B7D" w:rsidDel="00257D58">
                <w:delText xml:space="preserve">type="OFConfigID" </w:delText>
              </w:r>
            </w:del>
          </w:p>
          <w:p w14:paraId="70DE08E5" w14:textId="07FE38E9" w:rsidR="00FB2D28" w:rsidRPr="009F1B7D" w:rsidDel="00257D58" w:rsidRDefault="00FB2D28" w:rsidP="00FB2D28">
            <w:pPr>
              <w:pStyle w:val="XML9"/>
              <w:rPr>
                <w:del w:id="2699" w:author="Thomas Dietz" w:date="2012-08-13T13:32:00Z"/>
              </w:rPr>
            </w:pPr>
            <w:del w:id="2700" w:author="Thomas Dietz" w:date="2012-08-13T13:32:00Z">
              <w:r w:rsidRPr="009F1B7D" w:rsidDel="00257D58">
                <w:delText>maxOccurs="unbounded"/&gt;</w:delText>
              </w:r>
            </w:del>
          </w:p>
          <w:p w14:paraId="608A60C3" w14:textId="4987A329" w:rsidR="00D8113B" w:rsidRPr="009F1B7D" w:rsidDel="00257D58" w:rsidRDefault="00D8113B" w:rsidP="00D8113B">
            <w:pPr>
              <w:pStyle w:val="XML2"/>
              <w:rPr>
                <w:del w:id="2701" w:author="Thomas Dietz" w:date="2012-08-13T13:32:00Z"/>
              </w:rPr>
            </w:pPr>
            <w:del w:id="2702" w:author="Thomas Dietz" w:date="2012-08-13T13:32:00Z">
              <w:r w:rsidRPr="009F1B7D" w:rsidDel="00257D58">
                <w:delText>&lt;/xs:sequence&gt;</w:delText>
              </w:r>
            </w:del>
          </w:p>
          <w:p w14:paraId="79770154" w14:textId="77777777" w:rsidR="00257D58" w:rsidRDefault="00D8113B" w:rsidP="00257D58">
            <w:pPr>
              <w:pStyle w:val="XML1"/>
              <w:rPr>
                <w:ins w:id="2703" w:author="Thomas Dietz" w:date="2012-08-13T13:32:00Z"/>
              </w:rPr>
            </w:pPr>
            <w:del w:id="2704" w:author="Thomas Dietz" w:date="2012-08-13T13:32:00Z">
              <w:r w:rsidRPr="009F1B7D" w:rsidDel="00257D58">
                <w:delText>&lt;/xs:complexType&gt;</w:delText>
              </w:r>
            </w:del>
            <w:ins w:id="2705" w:author="Thomas Dietz" w:date="2012-08-13T13:32:00Z">
              <w:r w:rsidR="00257D58">
                <w:t xml:space="preserve">  &lt;xs:group name="OFLogicalSwitchType"&gt;</w:t>
              </w:r>
            </w:ins>
          </w:p>
          <w:p w14:paraId="657AF930" w14:textId="77777777" w:rsidR="00257D58" w:rsidRDefault="00257D58" w:rsidP="00257D58">
            <w:pPr>
              <w:pStyle w:val="XML1"/>
              <w:rPr>
                <w:ins w:id="2706" w:author="Thomas Dietz" w:date="2012-08-13T13:32:00Z"/>
              </w:rPr>
            </w:pPr>
            <w:ins w:id="2707" w:author="Thomas Dietz" w:date="2012-08-13T13:32:00Z">
              <w:r>
                <w:t xml:space="preserve">    &lt;xs:annotation&gt;</w:t>
              </w:r>
            </w:ins>
          </w:p>
          <w:p w14:paraId="39B68213" w14:textId="77777777" w:rsidR="00257D58" w:rsidRDefault="00257D58" w:rsidP="00257D58">
            <w:pPr>
              <w:pStyle w:val="XML1"/>
              <w:rPr>
                <w:ins w:id="2708" w:author="Thomas Dietz" w:date="2012-08-13T13:32:00Z"/>
              </w:rPr>
            </w:pPr>
            <w:ins w:id="2709" w:author="Thomas Dietz" w:date="2012-08-13T13:32:00Z">
              <w:r>
                <w:t xml:space="preserve">      &lt;xs:documentation&gt;</w:t>
              </w:r>
            </w:ins>
          </w:p>
          <w:p w14:paraId="29A8F25D" w14:textId="77777777" w:rsidR="00257D58" w:rsidRDefault="00257D58" w:rsidP="00257D58">
            <w:pPr>
              <w:pStyle w:val="XML1"/>
              <w:rPr>
                <w:ins w:id="2710" w:author="Thomas Dietz" w:date="2012-08-13T13:32:00Z"/>
              </w:rPr>
            </w:pPr>
            <w:ins w:id="2711" w:author="Thomas Dietz" w:date="2012-08-13T13:32:00Z">
              <w:r>
                <w:t xml:space="preserve">        This grouping specifies all properties of an</w:t>
              </w:r>
            </w:ins>
          </w:p>
          <w:p w14:paraId="51669CFF" w14:textId="77777777" w:rsidR="00257D58" w:rsidRDefault="00257D58" w:rsidP="00257D58">
            <w:pPr>
              <w:pStyle w:val="XML1"/>
              <w:rPr>
                <w:ins w:id="2712" w:author="Thomas Dietz" w:date="2012-08-13T13:32:00Z"/>
              </w:rPr>
            </w:pPr>
            <w:ins w:id="2713" w:author="Thomas Dietz" w:date="2012-08-13T13:32:00Z">
              <w:r>
                <w:t xml:space="preserve">        OpenFlow Logical Switch.</w:t>
              </w:r>
            </w:ins>
          </w:p>
          <w:p w14:paraId="68A1B9DA" w14:textId="77777777" w:rsidR="00257D58" w:rsidRDefault="00257D58" w:rsidP="00257D58">
            <w:pPr>
              <w:pStyle w:val="XML1"/>
              <w:rPr>
                <w:ins w:id="2714" w:author="Thomas Dietz" w:date="2012-08-13T13:32:00Z"/>
              </w:rPr>
            </w:pPr>
          </w:p>
          <w:p w14:paraId="1F63CA85" w14:textId="77777777" w:rsidR="00257D58" w:rsidRDefault="00257D58" w:rsidP="00257D58">
            <w:pPr>
              <w:pStyle w:val="XML1"/>
              <w:rPr>
                <w:ins w:id="2715" w:author="Thomas Dietz" w:date="2012-08-13T13:32:00Z"/>
              </w:rPr>
            </w:pPr>
            <w:ins w:id="2716" w:author="Thomas Dietz" w:date="2012-08-13T13:32:00Z">
              <w:r>
                <w:t xml:space="preserve">        Elements of type OFLogicalSwitchType cannot be created or</w:t>
              </w:r>
            </w:ins>
          </w:p>
          <w:p w14:paraId="525D207D" w14:textId="77777777" w:rsidR="00257D58" w:rsidRDefault="00257D58" w:rsidP="00257D58">
            <w:pPr>
              <w:pStyle w:val="XML1"/>
              <w:rPr>
                <w:ins w:id="2717" w:author="Thomas Dietz" w:date="2012-08-13T13:32:00Z"/>
              </w:rPr>
            </w:pPr>
            <w:ins w:id="2718" w:author="Thomas Dietz" w:date="2012-08-13T13:32:00Z">
              <w:r>
                <w:t xml:space="preserve">        deleted with NETCONF &amp;lt;edit-config&amp;gt; operations 'create' or</w:t>
              </w:r>
            </w:ins>
          </w:p>
          <w:p w14:paraId="59B442E3" w14:textId="77777777" w:rsidR="00257D58" w:rsidRDefault="00257D58" w:rsidP="00257D58">
            <w:pPr>
              <w:pStyle w:val="XML1"/>
              <w:rPr>
                <w:ins w:id="2719" w:author="Thomas Dietz" w:date="2012-08-13T13:32:00Z"/>
              </w:rPr>
            </w:pPr>
            <w:ins w:id="2720" w:author="Thomas Dietz" w:date="2012-08-13T13:32:00Z">
              <w:r>
                <w:t xml:space="preserve">        'delete'. The other NETCONF &amp;lt;edit-config&amp;gt; operations MUST be</w:t>
              </w:r>
            </w:ins>
          </w:p>
          <w:p w14:paraId="7376D262" w14:textId="77777777" w:rsidR="00257D58" w:rsidRDefault="00257D58" w:rsidP="00257D58">
            <w:pPr>
              <w:pStyle w:val="XML1"/>
              <w:rPr>
                <w:ins w:id="2721" w:author="Thomas Dietz" w:date="2012-08-13T13:32:00Z"/>
              </w:rPr>
            </w:pPr>
            <w:ins w:id="2722" w:author="Thomas Dietz" w:date="2012-08-13T13:32:00Z">
              <w:r>
                <w:t xml:space="preserve">        implemented as follows: </w:t>
              </w:r>
            </w:ins>
          </w:p>
          <w:p w14:paraId="3071E43A" w14:textId="77777777" w:rsidR="00257D58" w:rsidRDefault="00257D58" w:rsidP="00257D58">
            <w:pPr>
              <w:pStyle w:val="XML1"/>
              <w:rPr>
                <w:ins w:id="2723" w:author="Thomas Dietz" w:date="2012-08-13T13:32:00Z"/>
              </w:rPr>
            </w:pPr>
          </w:p>
          <w:p w14:paraId="1C4D4AD5" w14:textId="77777777" w:rsidR="00257D58" w:rsidRDefault="00257D58" w:rsidP="00257D58">
            <w:pPr>
              <w:pStyle w:val="XML1"/>
              <w:rPr>
                <w:ins w:id="2724" w:author="Thomas Dietz" w:date="2012-08-13T13:32:00Z"/>
              </w:rPr>
            </w:pPr>
            <w:ins w:id="2725" w:author="Thomas Dietz" w:date="2012-08-13T13:32:00Z">
              <w:r>
                <w:t xml:space="preserve">        * The 'id' element MUST be present at all &amp;lt;edit-config&amp;gt;</w:t>
              </w:r>
            </w:ins>
          </w:p>
          <w:p w14:paraId="5C3C84F9" w14:textId="77777777" w:rsidR="00257D58" w:rsidRDefault="00257D58" w:rsidP="00257D58">
            <w:pPr>
              <w:pStyle w:val="XML1"/>
              <w:rPr>
                <w:ins w:id="2726" w:author="Thomas Dietz" w:date="2012-08-13T13:32:00Z"/>
              </w:rPr>
            </w:pPr>
            <w:ins w:id="2727" w:author="Thomas Dietz" w:date="2012-08-13T13:32:00Z">
              <w:r>
                <w:t xml:space="preserve">        operations to identify the OpenFlow Logical Switch.</w:t>
              </w:r>
            </w:ins>
          </w:p>
          <w:p w14:paraId="18C63C1F" w14:textId="77777777" w:rsidR="00257D58" w:rsidRDefault="00257D58" w:rsidP="00257D58">
            <w:pPr>
              <w:pStyle w:val="XML1"/>
              <w:rPr>
                <w:ins w:id="2728" w:author="Thomas Dietz" w:date="2012-08-13T13:32:00Z"/>
              </w:rPr>
            </w:pPr>
            <w:ins w:id="2729" w:author="Thomas Dietz" w:date="2012-08-13T13:32:00Z">
              <w:r>
                <w:t xml:space="preserve">        * If the operation is 'merge' or 'replace', and the element</w:t>
              </w:r>
            </w:ins>
          </w:p>
          <w:p w14:paraId="07FD27D0" w14:textId="77777777" w:rsidR="00257D58" w:rsidRDefault="00257D58" w:rsidP="00257D58">
            <w:pPr>
              <w:pStyle w:val="XML1"/>
              <w:rPr>
                <w:ins w:id="2730" w:author="Thomas Dietz" w:date="2012-08-13T13:32:00Z"/>
              </w:rPr>
            </w:pPr>
            <w:ins w:id="2731" w:author="Thomas Dietz" w:date="2012-08-13T13:32:00Z">
              <w:r>
                <w:t xml:space="preserve">        does not exist, a 'data-missing' error is returned. If the</w:t>
              </w:r>
            </w:ins>
          </w:p>
          <w:p w14:paraId="15ED1308" w14:textId="77777777" w:rsidR="00257D58" w:rsidRDefault="00257D58" w:rsidP="00257D58">
            <w:pPr>
              <w:pStyle w:val="XML1"/>
              <w:rPr>
                <w:ins w:id="2732" w:author="Thomas Dietz" w:date="2012-08-13T13:32:00Z"/>
              </w:rPr>
            </w:pPr>
            <w:ins w:id="2733" w:author="Thomas Dietz" w:date="2012-08-13T13:32:00Z">
              <w:r>
                <w:t xml:space="preserve">        element exists its value is set to the value found in the</w:t>
              </w:r>
            </w:ins>
          </w:p>
          <w:p w14:paraId="42FFE3C9" w14:textId="77777777" w:rsidR="00257D58" w:rsidRDefault="00257D58" w:rsidP="00257D58">
            <w:pPr>
              <w:pStyle w:val="XML1"/>
              <w:rPr>
                <w:ins w:id="2734" w:author="Thomas Dietz" w:date="2012-08-13T13:32:00Z"/>
              </w:rPr>
            </w:pPr>
            <w:ins w:id="2735" w:author="Thomas Dietz" w:date="2012-08-13T13:32:00Z">
              <w:r>
                <w:t xml:space="preserve">        XML RPC data.</w:t>
              </w:r>
            </w:ins>
          </w:p>
          <w:p w14:paraId="6DD2739A" w14:textId="77777777" w:rsidR="00257D58" w:rsidRDefault="00257D58" w:rsidP="00257D58">
            <w:pPr>
              <w:pStyle w:val="XML1"/>
              <w:rPr>
                <w:ins w:id="2736" w:author="Thomas Dietz" w:date="2012-08-13T13:32:00Z"/>
              </w:rPr>
            </w:pPr>
            <w:ins w:id="2737" w:author="Thomas Dietz" w:date="2012-08-13T13:32:00Z">
              <w:r>
                <w:t xml:space="preserve">        * If the operation is 'create', a 'operation-not-supported'</w:t>
              </w:r>
            </w:ins>
          </w:p>
          <w:p w14:paraId="3DA9D621" w14:textId="77777777" w:rsidR="00257D58" w:rsidRDefault="00257D58" w:rsidP="00257D58">
            <w:pPr>
              <w:pStyle w:val="XML1"/>
              <w:rPr>
                <w:ins w:id="2738" w:author="Thomas Dietz" w:date="2012-08-13T13:32:00Z"/>
              </w:rPr>
            </w:pPr>
            <w:ins w:id="2739" w:author="Thomas Dietz" w:date="2012-08-13T13:32:00Z">
              <w:r>
                <w:lastRenderedPageBreak/>
                <w:t xml:space="preserve">        error with type 'application' is returned.</w:t>
              </w:r>
            </w:ins>
          </w:p>
          <w:p w14:paraId="37887B24" w14:textId="77777777" w:rsidR="00257D58" w:rsidRDefault="00257D58" w:rsidP="00257D58">
            <w:pPr>
              <w:pStyle w:val="XML1"/>
              <w:rPr>
                <w:ins w:id="2740" w:author="Thomas Dietz" w:date="2012-08-13T13:32:00Z"/>
              </w:rPr>
            </w:pPr>
            <w:ins w:id="2741" w:author="Thomas Dietz" w:date="2012-08-13T13:32:00Z">
              <w:r>
                <w:t xml:space="preserve">        * If the operation is 'delete', 'operation-not-supported'</w:t>
              </w:r>
            </w:ins>
          </w:p>
          <w:p w14:paraId="09E8F50A" w14:textId="77777777" w:rsidR="00257D58" w:rsidRDefault="00257D58" w:rsidP="00257D58">
            <w:pPr>
              <w:pStyle w:val="XML1"/>
              <w:rPr>
                <w:ins w:id="2742" w:author="Thomas Dietz" w:date="2012-08-13T13:32:00Z"/>
              </w:rPr>
            </w:pPr>
            <w:ins w:id="2743" w:author="Thomas Dietz" w:date="2012-08-13T13:32:00Z">
              <w:r>
                <w:t xml:space="preserve">        error with type 'application' is returned.</w:t>
              </w:r>
            </w:ins>
          </w:p>
          <w:p w14:paraId="490D35C2" w14:textId="77777777" w:rsidR="00257D58" w:rsidRDefault="00257D58" w:rsidP="00257D58">
            <w:pPr>
              <w:pStyle w:val="XML1"/>
              <w:rPr>
                <w:ins w:id="2744" w:author="Thomas Dietz" w:date="2012-08-13T13:32:00Z"/>
              </w:rPr>
            </w:pPr>
            <w:ins w:id="2745" w:author="Thomas Dietz" w:date="2012-08-13T13:32:00Z">
              <w:r>
                <w:t xml:space="preserve">      &lt;/xs:documentation&gt;</w:t>
              </w:r>
            </w:ins>
          </w:p>
          <w:p w14:paraId="1AD42500" w14:textId="77777777" w:rsidR="00257D58" w:rsidRDefault="00257D58" w:rsidP="00257D58">
            <w:pPr>
              <w:pStyle w:val="XML1"/>
              <w:rPr>
                <w:ins w:id="2746" w:author="Thomas Dietz" w:date="2012-08-13T13:32:00Z"/>
              </w:rPr>
            </w:pPr>
            <w:ins w:id="2747" w:author="Thomas Dietz" w:date="2012-08-13T13:32:00Z">
              <w:r>
                <w:t xml:space="preserve">    &lt;/xs:annotation&gt;</w:t>
              </w:r>
            </w:ins>
          </w:p>
          <w:p w14:paraId="579C3C74" w14:textId="77777777" w:rsidR="00257D58" w:rsidRDefault="00257D58" w:rsidP="00257D58">
            <w:pPr>
              <w:pStyle w:val="XML1"/>
              <w:rPr>
                <w:ins w:id="2748" w:author="Thomas Dietz" w:date="2012-08-13T13:32:00Z"/>
              </w:rPr>
            </w:pPr>
          </w:p>
          <w:p w14:paraId="1FC8049C" w14:textId="77777777" w:rsidR="00257D58" w:rsidRDefault="00257D58" w:rsidP="00257D58">
            <w:pPr>
              <w:pStyle w:val="XML1"/>
              <w:rPr>
                <w:ins w:id="2749" w:author="Thomas Dietz" w:date="2012-08-13T13:32:00Z"/>
              </w:rPr>
            </w:pPr>
            <w:ins w:id="2750" w:author="Thomas Dietz" w:date="2012-08-13T13:32:00Z">
              <w:r>
                <w:t xml:space="preserve">    &lt;xs:sequence&gt;</w:t>
              </w:r>
            </w:ins>
          </w:p>
          <w:p w14:paraId="57659FAD" w14:textId="77777777" w:rsidR="00257D58" w:rsidRDefault="00257D58" w:rsidP="00257D58">
            <w:pPr>
              <w:pStyle w:val="XML1"/>
              <w:rPr>
                <w:ins w:id="2751" w:author="Thomas Dietz" w:date="2012-08-13T13:32:00Z"/>
              </w:rPr>
            </w:pPr>
            <w:ins w:id="2752" w:author="Thomas Dietz" w:date="2012-08-13T13:32:00Z">
              <w:r>
                <w:t xml:space="preserve">      &lt;xs:element name="id"  type="OFConfigId"&gt;</w:t>
              </w:r>
            </w:ins>
          </w:p>
          <w:p w14:paraId="70AB82DE" w14:textId="77777777" w:rsidR="00257D58" w:rsidRDefault="00257D58" w:rsidP="00257D58">
            <w:pPr>
              <w:pStyle w:val="XML1"/>
              <w:rPr>
                <w:ins w:id="2753" w:author="Thomas Dietz" w:date="2012-08-13T13:32:00Z"/>
              </w:rPr>
            </w:pPr>
            <w:ins w:id="2754" w:author="Thomas Dietz" w:date="2012-08-13T13:32:00Z">
              <w:r>
                <w:t xml:space="preserve">        &lt;xs:annotation&gt;</w:t>
              </w:r>
            </w:ins>
          </w:p>
          <w:p w14:paraId="7EC86260" w14:textId="77777777" w:rsidR="00257D58" w:rsidRDefault="00257D58" w:rsidP="00257D58">
            <w:pPr>
              <w:pStyle w:val="XML1"/>
              <w:rPr>
                <w:ins w:id="2755" w:author="Thomas Dietz" w:date="2012-08-13T13:32:00Z"/>
              </w:rPr>
            </w:pPr>
            <w:ins w:id="2756" w:author="Thomas Dietz" w:date="2012-08-13T13:32:00Z">
              <w:r>
                <w:t xml:space="preserve">          &lt;xs:documentation&gt;</w:t>
              </w:r>
            </w:ins>
          </w:p>
          <w:p w14:paraId="6872F415" w14:textId="77777777" w:rsidR="00257D58" w:rsidRDefault="00257D58" w:rsidP="00257D58">
            <w:pPr>
              <w:pStyle w:val="XML1"/>
              <w:rPr>
                <w:ins w:id="2757" w:author="Thomas Dietz" w:date="2012-08-13T13:32:00Z"/>
              </w:rPr>
            </w:pPr>
            <w:ins w:id="2758" w:author="Thomas Dietz" w:date="2012-08-13T13:32:00Z">
              <w:r>
                <w:t xml:space="preserve">            A unique but locally arbitrary identifier that</w:t>
              </w:r>
            </w:ins>
          </w:p>
          <w:p w14:paraId="1D0AC989" w14:textId="77777777" w:rsidR="00257D58" w:rsidRDefault="00257D58" w:rsidP="00257D58">
            <w:pPr>
              <w:pStyle w:val="XML1"/>
              <w:rPr>
                <w:ins w:id="2759" w:author="Thomas Dietz" w:date="2012-08-13T13:32:00Z"/>
              </w:rPr>
            </w:pPr>
            <w:ins w:id="2760" w:author="Thomas Dietz" w:date="2012-08-13T13:32:00Z">
              <w:r>
                <w:t xml:space="preserve">            identifies a Logical Switch within the context of an</w:t>
              </w:r>
            </w:ins>
          </w:p>
          <w:p w14:paraId="41E24291" w14:textId="77777777" w:rsidR="00257D58" w:rsidRDefault="00257D58" w:rsidP="00257D58">
            <w:pPr>
              <w:pStyle w:val="XML1"/>
              <w:rPr>
                <w:ins w:id="2761" w:author="Thomas Dietz" w:date="2012-08-13T13:32:00Z"/>
              </w:rPr>
            </w:pPr>
            <w:ins w:id="2762" w:author="Thomas Dietz" w:date="2012-08-13T13:32:00Z">
              <w:r>
                <w:t xml:space="preserve">            OpenFlow Capable Switch. It MUST be persistent across</w:t>
              </w:r>
            </w:ins>
          </w:p>
          <w:p w14:paraId="20209E8D" w14:textId="77777777" w:rsidR="00257D58" w:rsidRDefault="00257D58" w:rsidP="00257D58">
            <w:pPr>
              <w:pStyle w:val="XML1"/>
              <w:rPr>
                <w:ins w:id="2763" w:author="Thomas Dietz" w:date="2012-08-13T13:32:00Z"/>
              </w:rPr>
            </w:pPr>
            <w:ins w:id="2764" w:author="Thomas Dietz" w:date="2012-08-13T13:32:00Z">
              <w:r>
                <w:t xml:space="preserve">            reboots of the OpenFlow Capable Switch.</w:t>
              </w:r>
            </w:ins>
          </w:p>
          <w:p w14:paraId="1E6F53F4" w14:textId="77777777" w:rsidR="00257D58" w:rsidRDefault="00257D58" w:rsidP="00257D58">
            <w:pPr>
              <w:pStyle w:val="XML1"/>
              <w:rPr>
                <w:ins w:id="2765" w:author="Thomas Dietz" w:date="2012-08-13T13:32:00Z"/>
              </w:rPr>
            </w:pPr>
          </w:p>
          <w:p w14:paraId="2FF46B1E" w14:textId="77777777" w:rsidR="00257D58" w:rsidRDefault="00257D58" w:rsidP="00257D58">
            <w:pPr>
              <w:pStyle w:val="XML1"/>
              <w:rPr>
                <w:ins w:id="2766" w:author="Thomas Dietz" w:date="2012-08-13T13:32:00Z"/>
              </w:rPr>
            </w:pPr>
            <w:ins w:id="2767" w:author="Thomas Dietz" w:date="2012-08-13T13:32:00Z">
              <w:r>
                <w:t xml:space="preserve">            This element MUST be present to identify the OpenFlow</w:t>
              </w:r>
            </w:ins>
          </w:p>
          <w:p w14:paraId="4EBE2F92" w14:textId="77777777" w:rsidR="00257D58" w:rsidRDefault="00257D58" w:rsidP="00257D58">
            <w:pPr>
              <w:pStyle w:val="XML1"/>
              <w:rPr>
                <w:ins w:id="2768" w:author="Thomas Dietz" w:date="2012-08-13T13:32:00Z"/>
              </w:rPr>
            </w:pPr>
            <w:ins w:id="2769" w:author="Thomas Dietz" w:date="2012-08-13T13:32:00Z">
              <w:r>
                <w:t xml:space="preserve">            Logical Switch.</w:t>
              </w:r>
            </w:ins>
          </w:p>
          <w:p w14:paraId="7133CD6D" w14:textId="77777777" w:rsidR="00257D58" w:rsidRDefault="00257D58" w:rsidP="00257D58">
            <w:pPr>
              <w:pStyle w:val="XML1"/>
              <w:rPr>
                <w:ins w:id="2770" w:author="Thomas Dietz" w:date="2012-08-13T13:32:00Z"/>
              </w:rPr>
            </w:pPr>
            <w:ins w:id="2771" w:author="Thomas Dietz" w:date="2012-08-13T13:32:00Z">
              <w:r>
                <w:t xml:space="preserve">          &lt;/xs:documentation&gt;</w:t>
              </w:r>
            </w:ins>
          </w:p>
          <w:p w14:paraId="6B5CC32F" w14:textId="77777777" w:rsidR="00257D58" w:rsidRDefault="00257D58" w:rsidP="00257D58">
            <w:pPr>
              <w:pStyle w:val="XML1"/>
              <w:rPr>
                <w:ins w:id="2772" w:author="Thomas Dietz" w:date="2012-08-13T13:32:00Z"/>
              </w:rPr>
            </w:pPr>
            <w:ins w:id="2773" w:author="Thomas Dietz" w:date="2012-08-13T13:32:00Z">
              <w:r>
                <w:t xml:space="preserve">        &lt;/xs:annotation&gt;</w:t>
              </w:r>
            </w:ins>
          </w:p>
          <w:p w14:paraId="60B8D430" w14:textId="77777777" w:rsidR="00257D58" w:rsidRDefault="00257D58" w:rsidP="00257D58">
            <w:pPr>
              <w:pStyle w:val="XML1"/>
              <w:rPr>
                <w:ins w:id="2774" w:author="Thomas Dietz" w:date="2012-08-13T13:32:00Z"/>
              </w:rPr>
            </w:pPr>
            <w:ins w:id="2775" w:author="Thomas Dietz" w:date="2012-08-13T13:32:00Z">
              <w:r>
                <w:t xml:space="preserve">      &lt;/xs:element&gt;</w:t>
              </w:r>
            </w:ins>
          </w:p>
          <w:p w14:paraId="2DB127DB" w14:textId="77777777" w:rsidR="00257D58" w:rsidRDefault="00257D58" w:rsidP="00257D58">
            <w:pPr>
              <w:pStyle w:val="XML1"/>
              <w:rPr>
                <w:ins w:id="2776" w:author="Thomas Dietz" w:date="2012-08-13T13:32:00Z"/>
              </w:rPr>
            </w:pPr>
            <w:ins w:id="2777" w:author="Thomas Dietz" w:date="2012-08-13T13:32:00Z">
              <w:r>
                <w:t xml:space="preserve">      &lt;xs:element name="capabilities"&gt;</w:t>
              </w:r>
            </w:ins>
          </w:p>
          <w:p w14:paraId="0052BE0D" w14:textId="77777777" w:rsidR="00257D58" w:rsidRDefault="00257D58" w:rsidP="00257D58">
            <w:pPr>
              <w:pStyle w:val="XML1"/>
              <w:rPr>
                <w:ins w:id="2778" w:author="Thomas Dietz" w:date="2012-08-13T13:32:00Z"/>
              </w:rPr>
            </w:pPr>
            <w:ins w:id="2779" w:author="Thomas Dietz" w:date="2012-08-13T13:32:00Z">
              <w:r>
                <w:t xml:space="preserve">        &lt;xs:annotation&gt;</w:t>
              </w:r>
            </w:ins>
          </w:p>
          <w:p w14:paraId="0151A2C3" w14:textId="77777777" w:rsidR="00257D58" w:rsidRDefault="00257D58" w:rsidP="00257D58">
            <w:pPr>
              <w:pStyle w:val="XML1"/>
              <w:rPr>
                <w:ins w:id="2780" w:author="Thomas Dietz" w:date="2012-08-13T13:32:00Z"/>
              </w:rPr>
            </w:pPr>
            <w:ins w:id="2781" w:author="Thomas Dietz" w:date="2012-08-13T13:32:00Z">
              <w:r>
                <w:t xml:space="preserve">          &lt;xs:documentation&gt;</w:t>
              </w:r>
            </w:ins>
          </w:p>
          <w:p w14:paraId="33DDC27F" w14:textId="77777777" w:rsidR="00257D58" w:rsidRDefault="00257D58" w:rsidP="00257D58">
            <w:pPr>
              <w:pStyle w:val="XML1"/>
              <w:rPr>
                <w:ins w:id="2782" w:author="Thomas Dietz" w:date="2012-08-13T13:32:00Z"/>
              </w:rPr>
            </w:pPr>
            <w:ins w:id="2783" w:author="Thomas Dietz" w:date="2012-08-13T13:32:00Z">
              <w:r>
                <w:t xml:space="preserve">            This element contains all capability items that</w:t>
              </w:r>
            </w:ins>
          </w:p>
          <w:p w14:paraId="5D7B5811" w14:textId="77777777" w:rsidR="00257D58" w:rsidRDefault="00257D58" w:rsidP="00257D58">
            <w:pPr>
              <w:pStyle w:val="XML1"/>
              <w:rPr>
                <w:ins w:id="2784" w:author="Thomas Dietz" w:date="2012-08-13T13:32:00Z"/>
              </w:rPr>
            </w:pPr>
            <w:ins w:id="2785" w:author="Thomas Dietz" w:date="2012-08-13T13:32:00Z">
              <w:r>
                <w:t xml:space="preserve">            an OpenFlow Logical Switch MAY implement.</w:t>
              </w:r>
            </w:ins>
          </w:p>
          <w:p w14:paraId="5FEE5FBD" w14:textId="77777777" w:rsidR="00257D58" w:rsidRDefault="00257D58" w:rsidP="00257D58">
            <w:pPr>
              <w:pStyle w:val="XML1"/>
              <w:rPr>
                <w:ins w:id="2786" w:author="Thomas Dietz" w:date="2012-08-13T13:32:00Z"/>
              </w:rPr>
            </w:pPr>
          </w:p>
          <w:p w14:paraId="56DBAE26" w14:textId="77777777" w:rsidR="00257D58" w:rsidRDefault="00257D58" w:rsidP="00257D58">
            <w:pPr>
              <w:pStyle w:val="XML1"/>
              <w:rPr>
                <w:ins w:id="2787" w:author="Thomas Dietz" w:date="2012-08-13T13:32:00Z"/>
              </w:rPr>
            </w:pPr>
            <w:ins w:id="2788" w:author="Thomas Dietz" w:date="2012-08-13T13:32:00Z">
              <w:r>
                <w:t xml:space="preserve">            This element and its children can only be retrieved by</w:t>
              </w:r>
            </w:ins>
          </w:p>
          <w:p w14:paraId="44B4D580" w14:textId="77777777" w:rsidR="00257D58" w:rsidRDefault="00257D58" w:rsidP="00257D58">
            <w:pPr>
              <w:pStyle w:val="XML1"/>
              <w:rPr>
                <w:ins w:id="2789" w:author="Thomas Dietz" w:date="2012-08-13T13:32:00Z"/>
              </w:rPr>
            </w:pPr>
            <w:ins w:id="2790" w:author="Thomas Dietz" w:date="2012-08-13T13:32:00Z">
              <w:r>
                <w:t xml:space="preserve">            NETCONF &amp;lt;get&amp;gt; operation since it contain no configuration</w:t>
              </w:r>
            </w:ins>
          </w:p>
          <w:p w14:paraId="686F6657" w14:textId="77777777" w:rsidR="00257D58" w:rsidRDefault="00257D58" w:rsidP="00257D58">
            <w:pPr>
              <w:pStyle w:val="XML1"/>
              <w:rPr>
                <w:ins w:id="2791" w:author="Thomas Dietz" w:date="2012-08-13T13:32:00Z"/>
              </w:rPr>
            </w:pPr>
            <w:ins w:id="2792" w:author="Thomas Dietz" w:date="2012-08-13T13:32:00Z">
              <w:r>
                <w:t xml:space="preserve">            data.</w:t>
              </w:r>
            </w:ins>
          </w:p>
          <w:p w14:paraId="14B60574" w14:textId="77777777" w:rsidR="00257D58" w:rsidRDefault="00257D58" w:rsidP="00257D58">
            <w:pPr>
              <w:pStyle w:val="XML1"/>
              <w:rPr>
                <w:ins w:id="2793" w:author="Thomas Dietz" w:date="2012-08-13T13:32:00Z"/>
              </w:rPr>
            </w:pPr>
            <w:ins w:id="2794" w:author="Thomas Dietz" w:date="2012-08-13T13:32:00Z">
              <w:r>
                <w:t xml:space="preserve">          &lt;/xs:documentation&gt;</w:t>
              </w:r>
            </w:ins>
          </w:p>
          <w:p w14:paraId="25FBF18F" w14:textId="77777777" w:rsidR="00257D58" w:rsidRDefault="00257D58" w:rsidP="00257D58">
            <w:pPr>
              <w:pStyle w:val="XML1"/>
              <w:rPr>
                <w:ins w:id="2795" w:author="Thomas Dietz" w:date="2012-08-13T13:32:00Z"/>
              </w:rPr>
            </w:pPr>
            <w:ins w:id="2796" w:author="Thomas Dietz" w:date="2012-08-13T13:32:00Z">
              <w:r>
                <w:t xml:space="preserve">        &lt;/xs:annotation&gt;</w:t>
              </w:r>
            </w:ins>
          </w:p>
          <w:p w14:paraId="4D6EBA30" w14:textId="77777777" w:rsidR="00257D58" w:rsidRDefault="00257D58" w:rsidP="00257D58">
            <w:pPr>
              <w:pStyle w:val="XML1"/>
              <w:rPr>
                <w:ins w:id="2797" w:author="Thomas Dietz" w:date="2012-08-13T13:32:00Z"/>
              </w:rPr>
            </w:pPr>
            <w:ins w:id="2798" w:author="Thomas Dietz" w:date="2012-08-13T13:32:00Z">
              <w:r>
                <w:t xml:space="preserve">        &lt;xs:complexType&gt;</w:t>
              </w:r>
            </w:ins>
          </w:p>
          <w:p w14:paraId="2BE9A8F8" w14:textId="77777777" w:rsidR="00257D58" w:rsidRDefault="00257D58" w:rsidP="00257D58">
            <w:pPr>
              <w:pStyle w:val="XML1"/>
              <w:rPr>
                <w:ins w:id="2799" w:author="Thomas Dietz" w:date="2012-08-13T13:32:00Z"/>
              </w:rPr>
            </w:pPr>
            <w:ins w:id="2800" w:author="Thomas Dietz" w:date="2012-08-13T13:32:00Z">
              <w:r>
                <w:t xml:space="preserve">          &lt;xs:sequence&gt;</w:t>
              </w:r>
            </w:ins>
          </w:p>
          <w:p w14:paraId="3E03EA4A" w14:textId="77777777" w:rsidR="00257D58" w:rsidRDefault="00257D58" w:rsidP="00257D58">
            <w:pPr>
              <w:pStyle w:val="XML1"/>
              <w:rPr>
                <w:ins w:id="2801" w:author="Thomas Dietz" w:date="2012-08-13T13:32:00Z"/>
              </w:rPr>
            </w:pPr>
            <w:ins w:id="2802" w:author="Thomas Dietz" w:date="2012-08-13T13:32:00Z">
              <w:r>
                <w:t xml:space="preserve">            &lt;xs:group ref="OFLogicalSwitchCapabilitiesType"/&gt;</w:t>
              </w:r>
            </w:ins>
          </w:p>
          <w:p w14:paraId="373FFB90" w14:textId="77777777" w:rsidR="00257D58" w:rsidRDefault="00257D58" w:rsidP="00257D58">
            <w:pPr>
              <w:pStyle w:val="XML1"/>
              <w:rPr>
                <w:ins w:id="2803" w:author="Thomas Dietz" w:date="2012-08-13T13:32:00Z"/>
              </w:rPr>
            </w:pPr>
            <w:ins w:id="2804" w:author="Thomas Dietz" w:date="2012-08-13T13:32:00Z">
              <w:r>
                <w:t xml:space="preserve">          &lt;/xs:sequence&gt;</w:t>
              </w:r>
            </w:ins>
          </w:p>
          <w:p w14:paraId="2CA2A59F" w14:textId="77777777" w:rsidR="00257D58" w:rsidRDefault="00257D58" w:rsidP="00257D58">
            <w:pPr>
              <w:pStyle w:val="XML1"/>
              <w:rPr>
                <w:ins w:id="2805" w:author="Thomas Dietz" w:date="2012-08-13T13:32:00Z"/>
              </w:rPr>
            </w:pPr>
            <w:ins w:id="2806" w:author="Thomas Dietz" w:date="2012-08-13T13:32:00Z">
              <w:r>
                <w:t xml:space="preserve">        &lt;/xs:complexType&gt;</w:t>
              </w:r>
            </w:ins>
          </w:p>
          <w:p w14:paraId="76B88439" w14:textId="77777777" w:rsidR="00257D58" w:rsidRDefault="00257D58" w:rsidP="00257D58">
            <w:pPr>
              <w:pStyle w:val="XML1"/>
              <w:rPr>
                <w:ins w:id="2807" w:author="Thomas Dietz" w:date="2012-08-13T13:32:00Z"/>
              </w:rPr>
            </w:pPr>
            <w:ins w:id="2808" w:author="Thomas Dietz" w:date="2012-08-13T13:32:00Z">
              <w:r>
                <w:t xml:space="preserve">      &lt;/xs:element&gt;</w:t>
              </w:r>
            </w:ins>
          </w:p>
          <w:p w14:paraId="1FB57924" w14:textId="77777777" w:rsidR="00257D58" w:rsidRDefault="00257D58" w:rsidP="00257D58">
            <w:pPr>
              <w:pStyle w:val="XML1"/>
              <w:rPr>
                <w:ins w:id="2809" w:author="Thomas Dietz" w:date="2012-08-13T13:32:00Z"/>
              </w:rPr>
            </w:pPr>
            <w:ins w:id="2810" w:author="Thomas Dietz" w:date="2012-08-13T13:32:00Z">
              <w:r>
                <w:t xml:space="preserve">      &lt;xs:element name="datapath-id"  type="datapath-id-type"&gt;</w:t>
              </w:r>
            </w:ins>
          </w:p>
          <w:p w14:paraId="0FF52C47" w14:textId="77777777" w:rsidR="00257D58" w:rsidRDefault="00257D58" w:rsidP="00257D58">
            <w:pPr>
              <w:pStyle w:val="XML1"/>
              <w:rPr>
                <w:ins w:id="2811" w:author="Thomas Dietz" w:date="2012-08-13T13:32:00Z"/>
              </w:rPr>
            </w:pPr>
            <w:ins w:id="2812" w:author="Thomas Dietz" w:date="2012-08-13T13:32:00Z">
              <w:r>
                <w:t xml:space="preserve">        &lt;xs:annotation&gt;</w:t>
              </w:r>
            </w:ins>
          </w:p>
          <w:p w14:paraId="4BB05D3C" w14:textId="77777777" w:rsidR="00257D58" w:rsidRDefault="00257D58" w:rsidP="00257D58">
            <w:pPr>
              <w:pStyle w:val="XML1"/>
              <w:rPr>
                <w:ins w:id="2813" w:author="Thomas Dietz" w:date="2012-08-13T13:32:00Z"/>
              </w:rPr>
            </w:pPr>
            <w:ins w:id="2814" w:author="Thomas Dietz" w:date="2012-08-13T13:32:00Z">
              <w:r>
                <w:t xml:space="preserve">          &lt;xs:documentation&gt;</w:t>
              </w:r>
            </w:ins>
          </w:p>
          <w:p w14:paraId="47F59E8A" w14:textId="77777777" w:rsidR="00257D58" w:rsidRDefault="00257D58" w:rsidP="00257D58">
            <w:pPr>
              <w:pStyle w:val="XML1"/>
              <w:rPr>
                <w:ins w:id="2815" w:author="Thomas Dietz" w:date="2012-08-13T13:32:00Z"/>
              </w:rPr>
            </w:pPr>
            <w:ins w:id="2816" w:author="Thomas Dietz" w:date="2012-08-13T13:32:00Z">
              <w:r>
                <w:t xml:space="preserve">            The datapath identifier of the Logical Switch</w:t>
              </w:r>
            </w:ins>
          </w:p>
          <w:p w14:paraId="34CFE282" w14:textId="77777777" w:rsidR="00257D58" w:rsidRDefault="00257D58" w:rsidP="00257D58">
            <w:pPr>
              <w:pStyle w:val="XML1"/>
              <w:rPr>
                <w:ins w:id="2817" w:author="Thomas Dietz" w:date="2012-08-13T13:32:00Z"/>
              </w:rPr>
            </w:pPr>
            <w:ins w:id="2818" w:author="Thomas Dietz" w:date="2012-08-13T13:32:00Z">
              <w:r>
                <w:t xml:space="preserve">            that uniquely identifies this Logical Switch within the</w:t>
              </w:r>
            </w:ins>
          </w:p>
          <w:p w14:paraId="26316EEB" w14:textId="77777777" w:rsidR="00257D58" w:rsidRDefault="00257D58" w:rsidP="00257D58">
            <w:pPr>
              <w:pStyle w:val="XML1"/>
              <w:rPr>
                <w:ins w:id="2819" w:author="Thomas Dietz" w:date="2012-08-13T13:32:00Z"/>
              </w:rPr>
            </w:pPr>
            <w:ins w:id="2820" w:author="Thomas Dietz" w:date="2012-08-13T13:32:00Z">
              <w:r>
                <w:t xml:space="preserve">            context of all OpenFlow Controllers associated with the</w:t>
              </w:r>
            </w:ins>
          </w:p>
          <w:p w14:paraId="5178F11B" w14:textId="77777777" w:rsidR="00257D58" w:rsidRDefault="00257D58" w:rsidP="00257D58">
            <w:pPr>
              <w:pStyle w:val="XML1"/>
              <w:rPr>
                <w:ins w:id="2821" w:author="Thomas Dietz" w:date="2012-08-13T13:32:00Z"/>
              </w:rPr>
            </w:pPr>
            <w:ins w:id="2822" w:author="Thomas Dietz" w:date="2012-08-13T13:32:00Z">
              <w:r>
                <w:t xml:space="preserve">            OpenFlow Logical Switch.  The datapath identifier is a</w:t>
              </w:r>
            </w:ins>
          </w:p>
          <w:p w14:paraId="27C67A71" w14:textId="77777777" w:rsidR="00257D58" w:rsidRDefault="00257D58" w:rsidP="00257D58">
            <w:pPr>
              <w:pStyle w:val="XML1"/>
              <w:rPr>
                <w:ins w:id="2823" w:author="Thomas Dietz" w:date="2012-08-13T13:32:00Z"/>
              </w:rPr>
            </w:pPr>
            <w:ins w:id="2824" w:author="Thomas Dietz" w:date="2012-08-13T13:32:00Z">
              <w:r>
                <w:t xml:space="preserve">            string value that MUST be formatted as a sequence of 8</w:t>
              </w:r>
            </w:ins>
          </w:p>
          <w:p w14:paraId="04540E88" w14:textId="77777777" w:rsidR="00257D58" w:rsidRDefault="00257D58" w:rsidP="00257D58">
            <w:pPr>
              <w:pStyle w:val="XML1"/>
              <w:rPr>
                <w:ins w:id="2825" w:author="Thomas Dietz" w:date="2012-08-13T13:32:00Z"/>
              </w:rPr>
            </w:pPr>
            <w:ins w:id="2826" w:author="Thomas Dietz" w:date="2012-08-13T13:32:00Z">
              <w:r>
                <w:t xml:space="preserve">            2-digit hexadecimal numbers that are separated by colons,</w:t>
              </w:r>
            </w:ins>
          </w:p>
          <w:p w14:paraId="27BE23D7" w14:textId="77777777" w:rsidR="00257D58" w:rsidRDefault="00257D58" w:rsidP="00257D58">
            <w:pPr>
              <w:pStyle w:val="XML1"/>
              <w:rPr>
                <w:ins w:id="2827" w:author="Thomas Dietz" w:date="2012-08-13T13:32:00Z"/>
              </w:rPr>
            </w:pPr>
            <w:ins w:id="2828" w:author="Thomas Dietz" w:date="2012-08-13T13:32:00Z">
              <w:r>
                <w:t xml:space="preserve">            for example, '01:23:45:67:89:ab:cd:ef'.  When processing a</w:t>
              </w:r>
            </w:ins>
          </w:p>
          <w:p w14:paraId="4471BDEE" w14:textId="77777777" w:rsidR="00257D58" w:rsidRDefault="00257D58" w:rsidP="00257D58">
            <w:pPr>
              <w:pStyle w:val="XML1"/>
              <w:rPr>
                <w:ins w:id="2829" w:author="Thomas Dietz" w:date="2012-08-13T13:32:00Z"/>
              </w:rPr>
            </w:pPr>
            <w:ins w:id="2830" w:author="Thomas Dietz" w:date="2012-08-13T13:32:00Z">
              <w:r>
                <w:t xml:space="preserve">            datapath identifier, the case of the decimal digits MUST be</w:t>
              </w:r>
            </w:ins>
          </w:p>
          <w:p w14:paraId="5A903098" w14:textId="77777777" w:rsidR="00257D58" w:rsidRDefault="00257D58" w:rsidP="00257D58">
            <w:pPr>
              <w:pStyle w:val="XML1"/>
              <w:rPr>
                <w:ins w:id="2831" w:author="Thomas Dietz" w:date="2012-08-13T13:32:00Z"/>
              </w:rPr>
            </w:pPr>
            <w:ins w:id="2832" w:author="Thomas Dietz" w:date="2012-08-13T13:32:00Z">
              <w:r>
                <w:t xml:space="preserve">            ignored.</w:t>
              </w:r>
            </w:ins>
          </w:p>
          <w:p w14:paraId="68A52EF4" w14:textId="77777777" w:rsidR="00257D58" w:rsidRDefault="00257D58" w:rsidP="00257D58">
            <w:pPr>
              <w:pStyle w:val="XML1"/>
              <w:rPr>
                <w:ins w:id="2833" w:author="Thomas Dietz" w:date="2012-08-13T13:32:00Z"/>
              </w:rPr>
            </w:pPr>
          </w:p>
          <w:p w14:paraId="24072A86" w14:textId="77777777" w:rsidR="00257D58" w:rsidRDefault="00257D58" w:rsidP="00257D58">
            <w:pPr>
              <w:pStyle w:val="XML1"/>
              <w:rPr>
                <w:ins w:id="2834" w:author="Thomas Dietz" w:date="2012-08-13T13:32:00Z"/>
              </w:rPr>
            </w:pPr>
            <w:ins w:id="2835" w:author="Thomas Dietz" w:date="2012-08-13T13:32:00Z">
              <w:r>
                <w:t xml:space="preserve">            This element MUST be present in the NETCONF data store.</w:t>
              </w:r>
            </w:ins>
          </w:p>
          <w:p w14:paraId="41F70F07" w14:textId="77777777" w:rsidR="00257D58" w:rsidRDefault="00257D58" w:rsidP="00257D58">
            <w:pPr>
              <w:pStyle w:val="XML1"/>
              <w:rPr>
                <w:ins w:id="2836" w:author="Thomas Dietz" w:date="2012-08-13T13:32:00Z"/>
              </w:rPr>
            </w:pPr>
            <w:ins w:id="2837" w:author="Thomas Dietz" w:date="2012-08-13T13:32:00Z">
              <w:r>
                <w:t xml:space="preserve">            If this element is not present in a NETCONF &amp;lt;edit-config&amp;gt;</w:t>
              </w:r>
            </w:ins>
          </w:p>
          <w:p w14:paraId="3E0849CC" w14:textId="77777777" w:rsidR="00257D58" w:rsidRDefault="00257D58" w:rsidP="00257D58">
            <w:pPr>
              <w:pStyle w:val="XML1"/>
              <w:rPr>
                <w:ins w:id="2838" w:author="Thomas Dietz" w:date="2012-08-13T13:32:00Z"/>
              </w:rPr>
            </w:pPr>
            <w:ins w:id="2839" w:author="Thomas Dietz" w:date="2012-08-13T13:32:00Z">
              <w:r>
                <w:t xml:space="preserve">            operation 'create', 'merge' or 'replace' and the parent</w:t>
              </w:r>
            </w:ins>
          </w:p>
          <w:p w14:paraId="5F03F12C" w14:textId="77777777" w:rsidR="00257D58" w:rsidRDefault="00257D58" w:rsidP="00257D58">
            <w:pPr>
              <w:pStyle w:val="XML1"/>
              <w:rPr>
                <w:ins w:id="2840" w:author="Thomas Dietz" w:date="2012-08-13T13:32:00Z"/>
              </w:rPr>
            </w:pPr>
            <w:ins w:id="2841" w:author="Thomas Dietz" w:date="2012-08-13T13:32:00Z">
              <w:r>
                <w:t xml:space="preserve">            element does not exist, a 'data-missing' error is</w:t>
              </w:r>
            </w:ins>
          </w:p>
          <w:p w14:paraId="35480B90" w14:textId="77777777" w:rsidR="00257D58" w:rsidRDefault="00257D58" w:rsidP="00257D58">
            <w:pPr>
              <w:pStyle w:val="XML1"/>
              <w:rPr>
                <w:ins w:id="2842" w:author="Thomas Dietz" w:date="2012-08-13T13:32:00Z"/>
              </w:rPr>
            </w:pPr>
            <w:ins w:id="2843" w:author="Thomas Dietz" w:date="2012-08-13T13:32:00Z">
              <w:r>
                <w:t xml:space="preserve">            returned.</w:t>
              </w:r>
            </w:ins>
          </w:p>
          <w:p w14:paraId="27F06057" w14:textId="77777777" w:rsidR="00257D58" w:rsidRDefault="00257D58" w:rsidP="00257D58">
            <w:pPr>
              <w:pStyle w:val="XML1"/>
              <w:rPr>
                <w:ins w:id="2844" w:author="Thomas Dietz" w:date="2012-08-13T13:32:00Z"/>
              </w:rPr>
            </w:pPr>
            <w:ins w:id="2845" w:author="Thomas Dietz" w:date="2012-08-13T13:32:00Z">
              <w:r>
                <w:t xml:space="preserve">          &lt;/xs:documentation&gt;</w:t>
              </w:r>
            </w:ins>
          </w:p>
          <w:p w14:paraId="4BACB8F4" w14:textId="77777777" w:rsidR="00257D58" w:rsidRDefault="00257D58" w:rsidP="00257D58">
            <w:pPr>
              <w:pStyle w:val="XML1"/>
              <w:rPr>
                <w:ins w:id="2846" w:author="Thomas Dietz" w:date="2012-08-13T13:32:00Z"/>
              </w:rPr>
            </w:pPr>
            <w:ins w:id="2847" w:author="Thomas Dietz" w:date="2012-08-13T13:32:00Z">
              <w:r>
                <w:lastRenderedPageBreak/>
                <w:t xml:space="preserve">        &lt;/xs:annotation&gt;</w:t>
              </w:r>
            </w:ins>
          </w:p>
          <w:p w14:paraId="3C405031" w14:textId="77777777" w:rsidR="00257D58" w:rsidRDefault="00257D58" w:rsidP="00257D58">
            <w:pPr>
              <w:pStyle w:val="XML1"/>
              <w:rPr>
                <w:ins w:id="2848" w:author="Thomas Dietz" w:date="2012-08-13T13:32:00Z"/>
              </w:rPr>
            </w:pPr>
            <w:ins w:id="2849" w:author="Thomas Dietz" w:date="2012-08-13T13:32:00Z">
              <w:r>
                <w:t xml:space="preserve">      &lt;/xs:element&gt;</w:t>
              </w:r>
            </w:ins>
          </w:p>
          <w:p w14:paraId="0A5142B1" w14:textId="77777777" w:rsidR="00257D58" w:rsidRDefault="00257D58" w:rsidP="00257D58">
            <w:pPr>
              <w:pStyle w:val="XML1"/>
              <w:rPr>
                <w:ins w:id="2850" w:author="Thomas Dietz" w:date="2012-08-13T13:32:00Z"/>
              </w:rPr>
            </w:pPr>
            <w:ins w:id="2851" w:author="Thomas Dietz" w:date="2012-08-13T13:32:00Z">
              <w:r>
                <w:t xml:space="preserve">      &lt;xs:element name="enabled"  type="xs:boolean"&gt;</w:t>
              </w:r>
            </w:ins>
          </w:p>
          <w:p w14:paraId="6A784070" w14:textId="77777777" w:rsidR="00257D58" w:rsidRDefault="00257D58" w:rsidP="00257D58">
            <w:pPr>
              <w:pStyle w:val="XML1"/>
              <w:rPr>
                <w:ins w:id="2852" w:author="Thomas Dietz" w:date="2012-08-13T13:32:00Z"/>
              </w:rPr>
            </w:pPr>
            <w:ins w:id="2853" w:author="Thomas Dietz" w:date="2012-08-13T13:32:00Z">
              <w:r>
                <w:t xml:space="preserve">        &lt;xs:annotation&gt;</w:t>
              </w:r>
            </w:ins>
          </w:p>
          <w:p w14:paraId="224CF51C" w14:textId="77777777" w:rsidR="00257D58" w:rsidRDefault="00257D58" w:rsidP="00257D58">
            <w:pPr>
              <w:pStyle w:val="XML1"/>
              <w:rPr>
                <w:ins w:id="2854" w:author="Thomas Dietz" w:date="2012-08-13T13:32:00Z"/>
              </w:rPr>
            </w:pPr>
            <w:ins w:id="2855" w:author="Thomas Dietz" w:date="2012-08-13T13:32:00Z">
              <w:r>
                <w:t xml:space="preserve">          &lt;xs:documentation&gt;</w:t>
              </w:r>
            </w:ins>
          </w:p>
          <w:p w14:paraId="7D6406A3" w14:textId="77777777" w:rsidR="00257D58" w:rsidRDefault="00257D58" w:rsidP="00257D58">
            <w:pPr>
              <w:pStyle w:val="XML1"/>
              <w:rPr>
                <w:ins w:id="2856" w:author="Thomas Dietz" w:date="2012-08-13T13:32:00Z"/>
              </w:rPr>
            </w:pPr>
            <w:ins w:id="2857" w:author="Thomas Dietz" w:date="2012-08-13T13:32:00Z">
              <w:r>
                <w:t xml:space="preserve">            This element indicates the administrative state</w:t>
              </w:r>
            </w:ins>
          </w:p>
          <w:p w14:paraId="015FA8C2" w14:textId="77777777" w:rsidR="00257D58" w:rsidRDefault="00257D58" w:rsidP="00257D58">
            <w:pPr>
              <w:pStyle w:val="XML1"/>
              <w:rPr>
                <w:ins w:id="2858" w:author="Thomas Dietz" w:date="2012-08-13T13:32:00Z"/>
              </w:rPr>
            </w:pPr>
            <w:ins w:id="2859" w:author="Thomas Dietz" w:date="2012-08-13T13:32:00Z">
              <w:r>
                <w:t xml:space="preserve">            of the OpenFlow Logical Switch.  A value of 'false' means</w:t>
              </w:r>
            </w:ins>
          </w:p>
          <w:p w14:paraId="4DD9D299" w14:textId="77777777" w:rsidR="00257D58" w:rsidRDefault="00257D58" w:rsidP="00257D58">
            <w:pPr>
              <w:pStyle w:val="XML1"/>
              <w:rPr>
                <w:ins w:id="2860" w:author="Thomas Dietz" w:date="2012-08-13T13:32:00Z"/>
              </w:rPr>
            </w:pPr>
            <w:ins w:id="2861" w:author="Thomas Dietz" w:date="2012-08-13T13:32:00Z">
              <w:r>
                <w:t xml:space="preserve">            the OpenFlow Logical Switch MUST NOT communicate with any </w:t>
              </w:r>
            </w:ins>
          </w:p>
          <w:p w14:paraId="3871134C" w14:textId="77777777" w:rsidR="00257D58" w:rsidRDefault="00257D58" w:rsidP="00257D58">
            <w:pPr>
              <w:pStyle w:val="XML1"/>
              <w:rPr>
                <w:ins w:id="2862" w:author="Thomas Dietz" w:date="2012-08-13T13:32:00Z"/>
              </w:rPr>
            </w:pPr>
            <w:ins w:id="2863" w:author="Thomas Dietz" w:date="2012-08-13T13:32:00Z">
              <w:r>
                <w:t xml:space="preserve">            OpenFlow Controllers, MUST NOT conduct any OpenFlow </w:t>
              </w:r>
            </w:ins>
          </w:p>
          <w:p w14:paraId="64FE1623" w14:textId="77777777" w:rsidR="00257D58" w:rsidRDefault="00257D58" w:rsidP="00257D58">
            <w:pPr>
              <w:pStyle w:val="XML1"/>
              <w:rPr>
                <w:ins w:id="2864" w:author="Thomas Dietz" w:date="2012-08-13T13:32:00Z"/>
              </w:rPr>
            </w:pPr>
            <w:ins w:id="2865" w:author="Thomas Dietz" w:date="2012-08-13T13:32:00Z">
              <w:r>
                <w:t xml:space="preserve">            processing, and SHOULD NOT be utilizing computational or </w:t>
              </w:r>
            </w:ins>
          </w:p>
          <w:p w14:paraId="02A41A28" w14:textId="77777777" w:rsidR="00257D58" w:rsidRDefault="00257D58" w:rsidP="00257D58">
            <w:pPr>
              <w:pStyle w:val="XML1"/>
              <w:rPr>
                <w:ins w:id="2866" w:author="Thomas Dietz" w:date="2012-08-13T13:32:00Z"/>
              </w:rPr>
            </w:pPr>
            <w:ins w:id="2867" w:author="Thomas Dietz" w:date="2012-08-13T13:32:00Z">
              <w:r>
                <w:t xml:space="preserve">            network resources of the underlying platform.</w:t>
              </w:r>
            </w:ins>
          </w:p>
          <w:p w14:paraId="6C8C110C" w14:textId="77777777" w:rsidR="00257D58" w:rsidRDefault="00257D58" w:rsidP="00257D58">
            <w:pPr>
              <w:pStyle w:val="XML1"/>
              <w:rPr>
                <w:ins w:id="2868" w:author="Thomas Dietz" w:date="2012-08-13T13:32:00Z"/>
              </w:rPr>
            </w:pPr>
          </w:p>
          <w:p w14:paraId="5476F31F" w14:textId="77777777" w:rsidR="00257D58" w:rsidRDefault="00257D58" w:rsidP="00257D58">
            <w:pPr>
              <w:pStyle w:val="XML1"/>
              <w:rPr>
                <w:ins w:id="2869" w:author="Thomas Dietz" w:date="2012-08-13T13:32:00Z"/>
              </w:rPr>
            </w:pPr>
            <w:ins w:id="2870" w:author="Thomas Dietz" w:date="2012-08-13T13:32:00Z">
              <w:r>
                <w:t xml:space="preserve">            This element is optional. If this element is not present it</w:t>
              </w:r>
            </w:ins>
          </w:p>
          <w:p w14:paraId="7259BD1B" w14:textId="77777777" w:rsidR="00257D58" w:rsidRDefault="00257D58" w:rsidP="00257D58">
            <w:pPr>
              <w:pStyle w:val="XML1"/>
              <w:rPr>
                <w:ins w:id="2871" w:author="Thomas Dietz" w:date="2012-08-13T13:32:00Z"/>
              </w:rPr>
            </w:pPr>
            <w:ins w:id="2872" w:author="Thomas Dietz" w:date="2012-08-13T13:32:00Z">
              <w:r>
                <w:t xml:space="preserve">            defaults to 'false'.</w:t>
              </w:r>
            </w:ins>
          </w:p>
          <w:p w14:paraId="77B8B4A2" w14:textId="77777777" w:rsidR="00257D58" w:rsidRDefault="00257D58" w:rsidP="00257D58">
            <w:pPr>
              <w:pStyle w:val="XML1"/>
              <w:rPr>
                <w:ins w:id="2873" w:author="Thomas Dietz" w:date="2012-08-13T13:32:00Z"/>
              </w:rPr>
            </w:pPr>
            <w:ins w:id="2874" w:author="Thomas Dietz" w:date="2012-08-13T13:32:00Z">
              <w:r>
                <w:t xml:space="preserve">          &lt;/xs:documentation&gt;</w:t>
              </w:r>
            </w:ins>
          </w:p>
          <w:p w14:paraId="03F6A66A" w14:textId="77777777" w:rsidR="00257D58" w:rsidRDefault="00257D58" w:rsidP="00257D58">
            <w:pPr>
              <w:pStyle w:val="XML1"/>
              <w:rPr>
                <w:ins w:id="2875" w:author="Thomas Dietz" w:date="2012-08-13T13:32:00Z"/>
              </w:rPr>
            </w:pPr>
            <w:ins w:id="2876" w:author="Thomas Dietz" w:date="2012-08-13T13:32:00Z">
              <w:r>
                <w:t xml:space="preserve">        &lt;/xs:annotation&gt;</w:t>
              </w:r>
            </w:ins>
          </w:p>
          <w:p w14:paraId="285AD1DA" w14:textId="77777777" w:rsidR="00257D58" w:rsidRDefault="00257D58" w:rsidP="00257D58">
            <w:pPr>
              <w:pStyle w:val="XML1"/>
              <w:rPr>
                <w:ins w:id="2877" w:author="Thomas Dietz" w:date="2012-08-13T13:32:00Z"/>
              </w:rPr>
            </w:pPr>
            <w:ins w:id="2878" w:author="Thomas Dietz" w:date="2012-08-13T13:32:00Z">
              <w:r>
                <w:t xml:space="preserve">      &lt;/xs:element&gt;</w:t>
              </w:r>
            </w:ins>
          </w:p>
          <w:p w14:paraId="3F316B84" w14:textId="77777777" w:rsidR="00257D58" w:rsidRDefault="00257D58" w:rsidP="00257D58">
            <w:pPr>
              <w:pStyle w:val="XML1"/>
              <w:rPr>
                <w:ins w:id="2879" w:author="Thomas Dietz" w:date="2012-08-13T13:32:00Z"/>
              </w:rPr>
            </w:pPr>
            <w:ins w:id="2880" w:author="Thomas Dietz" w:date="2012-08-13T13:32:00Z">
              <w:r>
                <w:t xml:space="preserve">      &lt;xs:element name="check-controller-certificate"  type="xs:boolean"&gt;</w:t>
              </w:r>
            </w:ins>
          </w:p>
          <w:p w14:paraId="65F68031" w14:textId="77777777" w:rsidR="00257D58" w:rsidRDefault="00257D58" w:rsidP="00257D58">
            <w:pPr>
              <w:pStyle w:val="XML1"/>
              <w:rPr>
                <w:ins w:id="2881" w:author="Thomas Dietz" w:date="2012-08-13T13:32:00Z"/>
              </w:rPr>
            </w:pPr>
            <w:ins w:id="2882" w:author="Thomas Dietz" w:date="2012-08-13T13:32:00Z">
              <w:r>
                <w:t xml:space="preserve">        &lt;xs:annotation&gt;</w:t>
              </w:r>
            </w:ins>
          </w:p>
          <w:p w14:paraId="3CA0BE74" w14:textId="77777777" w:rsidR="00257D58" w:rsidRDefault="00257D58" w:rsidP="00257D58">
            <w:pPr>
              <w:pStyle w:val="XML1"/>
              <w:rPr>
                <w:ins w:id="2883" w:author="Thomas Dietz" w:date="2012-08-13T13:32:00Z"/>
              </w:rPr>
            </w:pPr>
            <w:ins w:id="2884" w:author="Thomas Dietz" w:date="2012-08-13T13:32:00Z">
              <w:r>
                <w:t xml:space="preserve">          &lt;xs:documentation&gt;</w:t>
              </w:r>
            </w:ins>
          </w:p>
          <w:p w14:paraId="7DB73C22" w14:textId="77777777" w:rsidR="00257D58" w:rsidRDefault="00257D58" w:rsidP="00257D58">
            <w:pPr>
              <w:pStyle w:val="XML1"/>
              <w:rPr>
                <w:ins w:id="2885" w:author="Thomas Dietz" w:date="2012-08-13T13:32:00Z"/>
              </w:rPr>
            </w:pPr>
            <w:ins w:id="2886" w:author="Thomas Dietz" w:date="2012-08-13T13:32:00Z">
              <w:r>
                <w:t xml:space="preserve">            This element indicates the behavior of the </w:t>
              </w:r>
            </w:ins>
          </w:p>
          <w:p w14:paraId="798AD5F1" w14:textId="77777777" w:rsidR="00257D58" w:rsidRDefault="00257D58" w:rsidP="00257D58">
            <w:pPr>
              <w:pStyle w:val="XML1"/>
              <w:rPr>
                <w:ins w:id="2887" w:author="Thomas Dietz" w:date="2012-08-13T13:32:00Z"/>
              </w:rPr>
            </w:pPr>
            <w:ins w:id="2888" w:author="Thomas Dietz" w:date="2012-08-13T13:32:00Z">
              <w:r>
                <w:t xml:space="preserve">            OpenFlow Logical Switch when connecting to an OpenFlow</w:t>
              </w:r>
            </w:ins>
          </w:p>
          <w:p w14:paraId="5E3E667A" w14:textId="77777777" w:rsidR="00257D58" w:rsidRDefault="00257D58" w:rsidP="00257D58">
            <w:pPr>
              <w:pStyle w:val="XML1"/>
              <w:rPr>
                <w:ins w:id="2889" w:author="Thomas Dietz" w:date="2012-08-13T13:32:00Z"/>
              </w:rPr>
            </w:pPr>
            <w:ins w:id="2890" w:author="Thomas Dietz" w:date="2012-08-13T13:32:00Z">
              <w:r>
                <w:t xml:space="preserve">            Controller.  </w:t>
              </w:r>
            </w:ins>
          </w:p>
          <w:p w14:paraId="1AEE2DC4" w14:textId="77777777" w:rsidR="00257D58" w:rsidRDefault="00257D58" w:rsidP="00257D58">
            <w:pPr>
              <w:pStyle w:val="XML1"/>
              <w:rPr>
                <w:ins w:id="2891" w:author="Thomas Dietz" w:date="2012-08-13T13:32:00Z"/>
              </w:rPr>
            </w:pPr>
            <w:ins w:id="2892" w:author="Thomas Dietz" w:date="2012-08-13T13:32:00Z">
              <w:r>
                <w:t xml:space="preserve">                  </w:t>
              </w:r>
            </w:ins>
          </w:p>
          <w:p w14:paraId="3E5E6AB5" w14:textId="77777777" w:rsidR="00257D58" w:rsidRDefault="00257D58" w:rsidP="00257D58">
            <w:pPr>
              <w:pStyle w:val="XML1"/>
              <w:rPr>
                <w:ins w:id="2893" w:author="Thomas Dietz" w:date="2012-08-13T13:32:00Z"/>
              </w:rPr>
            </w:pPr>
            <w:ins w:id="2894" w:author="Thomas Dietz" w:date="2012-08-13T13:32:00Z">
              <w:r>
                <w:t xml:space="preserve">            If set to value 'false', the logical switch will connect to</w:t>
              </w:r>
            </w:ins>
          </w:p>
          <w:p w14:paraId="47306590" w14:textId="77777777" w:rsidR="00257D58" w:rsidRDefault="00257D58" w:rsidP="00257D58">
            <w:pPr>
              <w:pStyle w:val="XML1"/>
              <w:rPr>
                <w:ins w:id="2895" w:author="Thomas Dietz" w:date="2012-08-13T13:32:00Z"/>
              </w:rPr>
            </w:pPr>
            <w:ins w:id="2896" w:author="Thomas Dietz" w:date="2012-08-13T13:32:00Z">
              <w:r>
                <w:t xml:space="preserve">            a controller without checking any controller certificate.  </w:t>
              </w:r>
            </w:ins>
          </w:p>
          <w:p w14:paraId="26B52DEA" w14:textId="77777777" w:rsidR="00257D58" w:rsidRDefault="00257D58" w:rsidP="00257D58">
            <w:pPr>
              <w:pStyle w:val="XML1"/>
              <w:rPr>
                <w:ins w:id="2897" w:author="Thomas Dietz" w:date="2012-08-13T13:32:00Z"/>
              </w:rPr>
            </w:pPr>
            <w:ins w:id="2898" w:author="Thomas Dietz" w:date="2012-08-13T13:32:00Z">
              <w:r>
                <w:t xml:space="preserve">                  </w:t>
              </w:r>
            </w:ins>
          </w:p>
          <w:p w14:paraId="0FAF335E" w14:textId="77777777" w:rsidR="00257D58" w:rsidRDefault="00257D58" w:rsidP="00257D58">
            <w:pPr>
              <w:pStyle w:val="XML1"/>
              <w:rPr>
                <w:ins w:id="2899" w:author="Thomas Dietz" w:date="2012-08-13T13:32:00Z"/>
              </w:rPr>
            </w:pPr>
            <w:ins w:id="2900" w:author="Thomas Dietz" w:date="2012-08-13T13:32:00Z">
              <w:r>
                <w:t xml:space="preserve">            If set to value 'true', then the logical switch will</w:t>
              </w:r>
            </w:ins>
          </w:p>
          <w:p w14:paraId="4F5249F4" w14:textId="77777777" w:rsidR="00257D58" w:rsidRDefault="00257D58" w:rsidP="00257D58">
            <w:pPr>
              <w:pStyle w:val="XML1"/>
              <w:rPr>
                <w:ins w:id="2901" w:author="Thomas Dietz" w:date="2012-08-13T13:32:00Z"/>
              </w:rPr>
            </w:pPr>
            <w:ins w:id="2902" w:author="Thomas Dietz" w:date="2012-08-13T13:32:00Z">
              <w:r>
                <w:t xml:space="preserve">            connect to a controller with element &amp;lt;protocol&amp;gt; set to</w:t>
              </w:r>
            </w:ins>
          </w:p>
          <w:p w14:paraId="22EC074F" w14:textId="77777777" w:rsidR="00257D58" w:rsidRDefault="00257D58" w:rsidP="00257D58">
            <w:pPr>
              <w:pStyle w:val="XML1"/>
              <w:rPr>
                <w:ins w:id="2903" w:author="Thomas Dietz" w:date="2012-08-13T13:32:00Z"/>
              </w:rPr>
            </w:pPr>
            <w:ins w:id="2904" w:author="Thomas Dietz" w:date="2012-08-13T13:32:00Z">
              <w:r>
                <w:t xml:space="preserve">            'TLS', only if the controller provides a certificate that</w:t>
              </w:r>
            </w:ins>
          </w:p>
          <w:p w14:paraId="53E12A3B" w14:textId="77777777" w:rsidR="00257D58" w:rsidRDefault="00257D58" w:rsidP="00257D58">
            <w:pPr>
              <w:pStyle w:val="XML1"/>
              <w:rPr>
                <w:ins w:id="2905" w:author="Thomas Dietz" w:date="2012-08-13T13:32:00Z"/>
              </w:rPr>
            </w:pPr>
            <w:ins w:id="2906" w:author="Thomas Dietz" w:date="2012-08-13T13:32:00Z">
              <w:r>
                <w:t xml:space="preserve">            can be verified with one of the certificates stored in the</w:t>
              </w:r>
            </w:ins>
          </w:p>
          <w:p w14:paraId="001DECAF" w14:textId="77777777" w:rsidR="00257D58" w:rsidRDefault="00257D58" w:rsidP="00257D58">
            <w:pPr>
              <w:pStyle w:val="XML1"/>
              <w:rPr>
                <w:ins w:id="2907" w:author="Thomas Dietz" w:date="2012-08-13T13:32:00Z"/>
              </w:rPr>
            </w:pPr>
            <w:ins w:id="2908" w:author="Thomas Dietz" w:date="2012-08-13T13:32:00Z">
              <w:r>
                <w:t xml:space="preserve">            list called external-certificates in the OpenFlow Capable</w:t>
              </w:r>
            </w:ins>
          </w:p>
          <w:p w14:paraId="170DA17C" w14:textId="77777777" w:rsidR="00257D58" w:rsidRDefault="00257D58" w:rsidP="00257D58">
            <w:pPr>
              <w:pStyle w:val="XML1"/>
              <w:rPr>
                <w:ins w:id="2909" w:author="Thomas Dietz" w:date="2012-08-13T13:32:00Z"/>
              </w:rPr>
            </w:pPr>
            <w:ins w:id="2910" w:author="Thomas Dietz" w:date="2012-08-13T13:32:00Z">
              <w:r>
                <w:t xml:space="preserve">            Switch.  </w:t>
              </w:r>
            </w:ins>
          </w:p>
          <w:p w14:paraId="00F8D676" w14:textId="77777777" w:rsidR="00257D58" w:rsidRDefault="00257D58" w:rsidP="00257D58">
            <w:pPr>
              <w:pStyle w:val="XML1"/>
              <w:rPr>
                <w:ins w:id="2911" w:author="Thomas Dietz" w:date="2012-08-13T13:32:00Z"/>
              </w:rPr>
            </w:pPr>
            <w:ins w:id="2912" w:author="Thomas Dietz" w:date="2012-08-13T13:32:00Z">
              <w:r>
                <w:t xml:space="preserve">                  </w:t>
              </w:r>
            </w:ins>
          </w:p>
          <w:p w14:paraId="6548287D" w14:textId="77777777" w:rsidR="00257D58" w:rsidRDefault="00257D58" w:rsidP="00257D58">
            <w:pPr>
              <w:pStyle w:val="XML1"/>
              <w:rPr>
                <w:ins w:id="2913" w:author="Thomas Dietz" w:date="2012-08-13T13:32:00Z"/>
              </w:rPr>
            </w:pPr>
            <w:ins w:id="2914" w:author="Thomas Dietz" w:date="2012-08-13T13:32:00Z">
              <w:r>
                <w:t xml:space="preserve">            If a certificate cannot be validated, the OpenFlow Logical </w:t>
              </w:r>
            </w:ins>
          </w:p>
          <w:p w14:paraId="1C463B94" w14:textId="77777777" w:rsidR="00257D58" w:rsidRDefault="00257D58" w:rsidP="00257D58">
            <w:pPr>
              <w:pStyle w:val="XML1"/>
              <w:rPr>
                <w:ins w:id="2915" w:author="Thomas Dietz" w:date="2012-08-13T13:32:00Z"/>
              </w:rPr>
            </w:pPr>
            <w:ins w:id="2916" w:author="Thomas Dietz" w:date="2012-08-13T13:32:00Z">
              <w:r>
                <w:t xml:space="preserve">            Switch MUST terminate communication with the corresponding</w:t>
              </w:r>
            </w:ins>
          </w:p>
          <w:p w14:paraId="4D68710F" w14:textId="77777777" w:rsidR="00257D58" w:rsidRDefault="00257D58" w:rsidP="00257D58">
            <w:pPr>
              <w:pStyle w:val="XML1"/>
              <w:rPr>
                <w:ins w:id="2917" w:author="Thomas Dietz" w:date="2012-08-13T13:32:00Z"/>
              </w:rPr>
            </w:pPr>
            <w:ins w:id="2918" w:author="Thomas Dietz" w:date="2012-08-13T13:32:00Z">
              <w:r>
                <w:t xml:space="preserve">            OpenFlow Controller, MUST NOT conduct any OpenFlow</w:t>
              </w:r>
            </w:ins>
          </w:p>
          <w:p w14:paraId="3AC6338D" w14:textId="77777777" w:rsidR="00257D58" w:rsidRDefault="00257D58" w:rsidP="00257D58">
            <w:pPr>
              <w:pStyle w:val="XML1"/>
              <w:rPr>
                <w:ins w:id="2919" w:author="Thomas Dietz" w:date="2012-08-13T13:32:00Z"/>
              </w:rPr>
            </w:pPr>
            <w:ins w:id="2920" w:author="Thomas Dietz" w:date="2012-08-13T13:32:00Z">
              <w:r>
                <w:t xml:space="preserve">            processing on requests of this OpenFlow controller, and </w:t>
              </w:r>
            </w:ins>
          </w:p>
          <w:p w14:paraId="60B47FAA" w14:textId="77777777" w:rsidR="00257D58" w:rsidRDefault="00257D58" w:rsidP="00257D58">
            <w:pPr>
              <w:pStyle w:val="XML1"/>
              <w:rPr>
                <w:ins w:id="2921" w:author="Thomas Dietz" w:date="2012-08-13T13:32:00Z"/>
              </w:rPr>
            </w:pPr>
            <w:ins w:id="2922" w:author="Thomas Dietz" w:date="2012-08-13T13:32:00Z">
              <w:r>
                <w:t xml:space="preserve">            SHOULD NOT further utilize any computational or network </w:t>
              </w:r>
            </w:ins>
          </w:p>
          <w:p w14:paraId="079275A0" w14:textId="77777777" w:rsidR="00257D58" w:rsidRDefault="00257D58" w:rsidP="00257D58">
            <w:pPr>
              <w:pStyle w:val="XML1"/>
              <w:rPr>
                <w:ins w:id="2923" w:author="Thomas Dietz" w:date="2012-08-13T13:32:00Z"/>
              </w:rPr>
            </w:pPr>
            <w:ins w:id="2924" w:author="Thomas Dietz" w:date="2012-08-13T13:32:00Z">
              <w:r>
                <w:t xml:space="preserve">            resources of for dealing with this connection.</w:t>
              </w:r>
            </w:ins>
          </w:p>
          <w:p w14:paraId="18B73EF0" w14:textId="77777777" w:rsidR="00257D58" w:rsidRDefault="00257D58" w:rsidP="00257D58">
            <w:pPr>
              <w:pStyle w:val="XML1"/>
              <w:rPr>
                <w:ins w:id="2925" w:author="Thomas Dietz" w:date="2012-08-13T13:32:00Z"/>
              </w:rPr>
            </w:pPr>
            <w:ins w:id="2926" w:author="Thomas Dietz" w:date="2012-08-13T13:32:00Z">
              <w:r>
                <w:t xml:space="preserve">                  </w:t>
              </w:r>
            </w:ins>
          </w:p>
          <w:p w14:paraId="48F63F6D" w14:textId="77777777" w:rsidR="00257D58" w:rsidRDefault="00257D58" w:rsidP="00257D58">
            <w:pPr>
              <w:pStyle w:val="XML1"/>
              <w:rPr>
                <w:ins w:id="2927" w:author="Thomas Dietz" w:date="2012-08-13T13:32:00Z"/>
              </w:rPr>
            </w:pPr>
            <w:ins w:id="2928" w:author="Thomas Dietz" w:date="2012-08-13T13:32:00Z">
              <w:r>
                <w:t xml:space="preserve">            If set to value 'true', the OpenFlow Logical Switch MUST</w:t>
              </w:r>
            </w:ins>
          </w:p>
          <w:p w14:paraId="29EC01F4" w14:textId="77777777" w:rsidR="00257D58" w:rsidRDefault="00257D58" w:rsidP="00257D58">
            <w:pPr>
              <w:pStyle w:val="XML1"/>
              <w:rPr>
                <w:ins w:id="2929" w:author="Thomas Dietz" w:date="2012-08-13T13:32:00Z"/>
              </w:rPr>
            </w:pPr>
            <w:ins w:id="2930" w:author="Thomas Dietz" w:date="2012-08-13T13:32:00Z">
              <w:r>
                <w:t xml:space="preserve">            NOT connect to any OpenFlow Controller that does not</w:t>
              </w:r>
            </w:ins>
          </w:p>
          <w:p w14:paraId="5E13C0CF" w14:textId="77777777" w:rsidR="00257D58" w:rsidRDefault="00257D58" w:rsidP="00257D58">
            <w:pPr>
              <w:pStyle w:val="XML1"/>
              <w:rPr>
                <w:ins w:id="2931" w:author="Thomas Dietz" w:date="2012-08-13T13:32:00Z"/>
              </w:rPr>
            </w:pPr>
            <w:ins w:id="2932" w:author="Thomas Dietz" w:date="2012-08-13T13:32:00Z">
              <w:r>
                <w:t xml:space="preserve">            provide a certificate. This implies that it cannot connect</w:t>
              </w:r>
            </w:ins>
          </w:p>
          <w:p w14:paraId="36D8B6DE" w14:textId="77777777" w:rsidR="00257D58" w:rsidRDefault="00257D58" w:rsidP="00257D58">
            <w:pPr>
              <w:pStyle w:val="XML1"/>
              <w:rPr>
                <w:ins w:id="2933" w:author="Thomas Dietz" w:date="2012-08-13T13:32:00Z"/>
              </w:rPr>
            </w:pPr>
            <w:ins w:id="2934" w:author="Thomas Dietz" w:date="2012-08-13T13:32:00Z">
              <w:r>
                <w:t xml:space="preserve">            to an OpenFlow controller that has the value of element</w:t>
              </w:r>
            </w:ins>
          </w:p>
          <w:p w14:paraId="32EC2B2E" w14:textId="77777777" w:rsidR="00257D58" w:rsidRDefault="00257D58" w:rsidP="00257D58">
            <w:pPr>
              <w:pStyle w:val="XML1"/>
              <w:rPr>
                <w:ins w:id="2935" w:author="Thomas Dietz" w:date="2012-08-13T13:32:00Z"/>
              </w:rPr>
            </w:pPr>
            <w:ins w:id="2936" w:author="Thomas Dietz" w:date="2012-08-13T13:32:00Z">
              <w:r>
                <w:t xml:space="preserve">            protocol set to 'TCP'. Only connections with protocol 'TLS'</w:t>
              </w:r>
            </w:ins>
          </w:p>
          <w:p w14:paraId="294156F5" w14:textId="77777777" w:rsidR="00257D58" w:rsidRDefault="00257D58" w:rsidP="00257D58">
            <w:pPr>
              <w:pStyle w:val="XML1"/>
              <w:rPr>
                <w:ins w:id="2937" w:author="Thomas Dietz" w:date="2012-08-13T13:32:00Z"/>
              </w:rPr>
            </w:pPr>
            <w:ins w:id="2938" w:author="Thomas Dietz" w:date="2012-08-13T13:32:00Z">
              <w:r>
                <w:t xml:space="preserve">            are possible in this case.</w:t>
              </w:r>
            </w:ins>
          </w:p>
          <w:p w14:paraId="4AB1C746" w14:textId="77777777" w:rsidR="00257D58" w:rsidRDefault="00257D58" w:rsidP="00257D58">
            <w:pPr>
              <w:pStyle w:val="XML1"/>
              <w:rPr>
                <w:ins w:id="2939" w:author="Thomas Dietz" w:date="2012-08-13T13:32:00Z"/>
              </w:rPr>
            </w:pPr>
          </w:p>
          <w:p w14:paraId="2136B334" w14:textId="77777777" w:rsidR="00257D58" w:rsidRDefault="00257D58" w:rsidP="00257D58">
            <w:pPr>
              <w:pStyle w:val="XML1"/>
              <w:rPr>
                <w:ins w:id="2940" w:author="Thomas Dietz" w:date="2012-08-13T13:32:00Z"/>
              </w:rPr>
            </w:pPr>
            <w:ins w:id="2941" w:author="Thomas Dietz" w:date="2012-08-13T13:32:00Z">
              <w:r>
                <w:t xml:space="preserve">            This element is optional. If this element is not present it</w:t>
              </w:r>
            </w:ins>
          </w:p>
          <w:p w14:paraId="4A85A583" w14:textId="77777777" w:rsidR="00257D58" w:rsidRDefault="00257D58" w:rsidP="00257D58">
            <w:pPr>
              <w:pStyle w:val="XML1"/>
              <w:rPr>
                <w:ins w:id="2942" w:author="Thomas Dietz" w:date="2012-08-13T13:32:00Z"/>
              </w:rPr>
            </w:pPr>
            <w:ins w:id="2943" w:author="Thomas Dietz" w:date="2012-08-13T13:32:00Z">
              <w:r>
                <w:t xml:space="preserve">            defaults to 'false'.</w:t>
              </w:r>
            </w:ins>
          </w:p>
          <w:p w14:paraId="042B6158" w14:textId="77777777" w:rsidR="00257D58" w:rsidRDefault="00257D58" w:rsidP="00257D58">
            <w:pPr>
              <w:pStyle w:val="XML1"/>
              <w:rPr>
                <w:ins w:id="2944" w:author="Thomas Dietz" w:date="2012-08-13T13:32:00Z"/>
              </w:rPr>
            </w:pPr>
            <w:ins w:id="2945" w:author="Thomas Dietz" w:date="2012-08-13T13:32:00Z">
              <w:r>
                <w:t xml:space="preserve">          &lt;/xs:documentation&gt;</w:t>
              </w:r>
            </w:ins>
          </w:p>
          <w:p w14:paraId="0F421CC7" w14:textId="77777777" w:rsidR="00257D58" w:rsidRDefault="00257D58" w:rsidP="00257D58">
            <w:pPr>
              <w:pStyle w:val="XML1"/>
              <w:rPr>
                <w:ins w:id="2946" w:author="Thomas Dietz" w:date="2012-08-13T13:32:00Z"/>
              </w:rPr>
            </w:pPr>
            <w:ins w:id="2947" w:author="Thomas Dietz" w:date="2012-08-13T13:32:00Z">
              <w:r>
                <w:t xml:space="preserve">        &lt;/xs:annotation&gt;</w:t>
              </w:r>
            </w:ins>
          </w:p>
          <w:p w14:paraId="7656AD6B" w14:textId="77777777" w:rsidR="00257D58" w:rsidRDefault="00257D58" w:rsidP="00257D58">
            <w:pPr>
              <w:pStyle w:val="XML1"/>
              <w:rPr>
                <w:ins w:id="2948" w:author="Thomas Dietz" w:date="2012-08-13T13:32:00Z"/>
              </w:rPr>
            </w:pPr>
            <w:ins w:id="2949" w:author="Thomas Dietz" w:date="2012-08-13T13:32:00Z">
              <w:r>
                <w:t xml:space="preserve">      &lt;/xs:element&gt;</w:t>
              </w:r>
            </w:ins>
          </w:p>
          <w:p w14:paraId="7647EBBC" w14:textId="77777777" w:rsidR="00257D58" w:rsidRDefault="00257D58" w:rsidP="00257D58">
            <w:pPr>
              <w:pStyle w:val="XML1"/>
              <w:rPr>
                <w:ins w:id="2950" w:author="Thomas Dietz" w:date="2012-08-13T13:32:00Z"/>
              </w:rPr>
            </w:pPr>
            <w:ins w:id="2951" w:author="Thomas Dietz" w:date="2012-08-13T13:32:00Z">
              <w:r>
                <w:t xml:space="preserve">      &lt;xs:element name="lost-connection-behavior"&gt;</w:t>
              </w:r>
            </w:ins>
          </w:p>
          <w:p w14:paraId="402B93E4" w14:textId="77777777" w:rsidR="00257D58" w:rsidRDefault="00257D58" w:rsidP="00257D58">
            <w:pPr>
              <w:pStyle w:val="XML1"/>
              <w:rPr>
                <w:ins w:id="2952" w:author="Thomas Dietz" w:date="2012-08-13T13:32:00Z"/>
              </w:rPr>
            </w:pPr>
            <w:ins w:id="2953" w:author="Thomas Dietz" w:date="2012-08-13T13:32:00Z">
              <w:r>
                <w:t xml:space="preserve">        &lt;xs:annotation&gt;</w:t>
              </w:r>
            </w:ins>
          </w:p>
          <w:p w14:paraId="62D570C3" w14:textId="77777777" w:rsidR="00257D58" w:rsidRDefault="00257D58" w:rsidP="00257D58">
            <w:pPr>
              <w:pStyle w:val="XML1"/>
              <w:rPr>
                <w:ins w:id="2954" w:author="Thomas Dietz" w:date="2012-08-13T13:32:00Z"/>
              </w:rPr>
            </w:pPr>
            <w:ins w:id="2955" w:author="Thomas Dietz" w:date="2012-08-13T13:32:00Z">
              <w:r>
                <w:t xml:space="preserve">          &lt;xs:documentation&gt;</w:t>
              </w:r>
            </w:ins>
          </w:p>
          <w:p w14:paraId="3153C800" w14:textId="77777777" w:rsidR="00257D58" w:rsidRDefault="00257D58" w:rsidP="00257D58">
            <w:pPr>
              <w:pStyle w:val="XML1"/>
              <w:rPr>
                <w:ins w:id="2956" w:author="Thomas Dietz" w:date="2012-08-13T13:32:00Z"/>
              </w:rPr>
            </w:pPr>
            <w:ins w:id="2957" w:author="Thomas Dietz" w:date="2012-08-13T13:32:00Z">
              <w:r>
                <w:lastRenderedPageBreak/>
                <w:t xml:space="preserve">            This element indicates the the behavior of the </w:t>
              </w:r>
            </w:ins>
          </w:p>
          <w:p w14:paraId="762C75B3" w14:textId="77777777" w:rsidR="00257D58" w:rsidRDefault="00257D58" w:rsidP="00257D58">
            <w:pPr>
              <w:pStyle w:val="XML1"/>
              <w:rPr>
                <w:ins w:id="2958" w:author="Thomas Dietz" w:date="2012-08-13T13:32:00Z"/>
              </w:rPr>
            </w:pPr>
            <w:ins w:id="2959" w:author="Thomas Dietz" w:date="2012-08-13T13:32:00Z">
              <w:r>
                <w:t xml:space="preserve">            OpenFlow Logical Switch in case it loses contact with all </w:t>
              </w:r>
            </w:ins>
          </w:p>
          <w:p w14:paraId="22AC3BBB" w14:textId="77777777" w:rsidR="00257D58" w:rsidRDefault="00257D58" w:rsidP="00257D58">
            <w:pPr>
              <w:pStyle w:val="XML1"/>
              <w:rPr>
                <w:ins w:id="2960" w:author="Thomas Dietz" w:date="2012-08-13T13:32:00Z"/>
              </w:rPr>
            </w:pPr>
            <w:ins w:id="2961" w:author="Thomas Dietz" w:date="2012-08-13T13:32:00Z">
              <w:r>
                <w:t xml:space="preserve">            OpenFlow Controllers.  There are two alternative modes in</w:t>
              </w:r>
            </w:ins>
          </w:p>
          <w:p w14:paraId="447C3765" w14:textId="77777777" w:rsidR="00257D58" w:rsidRDefault="00257D58" w:rsidP="00257D58">
            <w:pPr>
              <w:pStyle w:val="XML1"/>
              <w:rPr>
                <w:ins w:id="2962" w:author="Thomas Dietz" w:date="2012-08-13T13:32:00Z"/>
              </w:rPr>
            </w:pPr>
            <w:ins w:id="2963" w:author="Thomas Dietz" w:date="2012-08-13T13:32:00Z">
              <w:r>
                <w:t xml:space="preserve">            such a case: fails secure mode and fail standalone mode as</w:t>
              </w:r>
            </w:ins>
          </w:p>
          <w:p w14:paraId="6C65FBF3" w14:textId="77777777" w:rsidR="00257D58" w:rsidRDefault="00257D58" w:rsidP="00257D58">
            <w:pPr>
              <w:pStyle w:val="XML1"/>
              <w:rPr>
                <w:ins w:id="2964" w:author="Thomas Dietz" w:date="2012-08-13T13:32:00Z"/>
              </w:rPr>
            </w:pPr>
            <w:ins w:id="2965" w:author="Thomas Dietz" w:date="2012-08-13T13:32:00Z">
              <w:r>
                <w:t xml:space="preserve">            defined by the OpenFlow protocol specification version 1.2,</w:t>
              </w:r>
            </w:ins>
          </w:p>
          <w:p w14:paraId="1F7F8673" w14:textId="77777777" w:rsidR="00257D58" w:rsidRDefault="00257D58" w:rsidP="00257D58">
            <w:pPr>
              <w:pStyle w:val="XML1"/>
              <w:rPr>
                <w:ins w:id="2966" w:author="Thomas Dietz" w:date="2012-08-13T13:32:00Z"/>
              </w:rPr>
            </w:pPr>
            <w:ins w:id="2967" w:author="Thomas Dietz" w:date="2012-08-13T13:32:00Z">
              <w:r>
                <w:t xml:space="preserve">            section 6.4.  These are the only allowed values for this</w:t>
              </w:r>
            </w:ins>
          </w:p>
          <w:p w14:paraId="7A55B647" w14:textId="77777777" w:rsidR="00257D58" w:rsidRDefault="00257D58" w:rsidP="00257D58">
            <w:pPr>
              <w:pStyle w:val="XML1"/>
              <w:rPr>
                <w:ins w:id="2968" w:author="Thomas Dietz" w:date="2012-08-13T13:32:00Z"/>
              </w:rPr>
            </w:pPr>
            <w:ins w:id="2969" w:author="Thomas Dietz" w:date="2012-08-13T13:32:00Z">
              <w:r>
                <w:t xml:space="preserve">            element. Default is the fail secure mode.</w:t>
              </w:r>
            </w:ins>
          </w:p>
          <w:p w14:paraId="453EAD17" w14:textId="77777777" w:rsidR="00257D58" w:rsidRDefault="00257D58" w:rsidP="00257D58">
            <w:pPr>
              <w:pStyle w:val="XML1"/>
              <w:rPr>
                <w:ins w:id="2970" w:author="Thomas Dietz" w:date="2012-08-13T13:32:00Z"/>
              </w:rPr>
            </w:pPr>
          </w:p>
          <w:p w14:paraId="10832965" w14:textId="77777777" w:rsidR="00257D58" w:rsidRDefault="00257D58" w:rsidP="00257D58">
            <w:pPr>
              <w:pStyle w:val="XML1"/>
              <w:rPr>
                <w:ins w:id="2971" w:author="Thomas Dietz" w:date="2012-08-13T13:32:00Z"/>
              </w:rPr>
            </w:pPr>
            <w:ins w:id="2972" w:author="Thomas Dietz" w:date="2012-08-13T13:32:00Z">
              <w:r>
                <w:t xml:space="preserve">            This element is optional. If this element is not present it</w:t>
              </w:r>
            </w:ins>
          </w:p>
          <w:p w14:paraId="12D7B999" w14:textId="77777777" w:rsidR="00257D58" w:rsidRDefault="00257D58" w:rsidP="00257D58">
            <w:pPr>
              <w:pStyle w:val="XML1"/>
              <w:rPr>
                <w:ins w:id="2973" w:author="Thomas Dietz" w:date="2012-08-13T13:32:00Z"/>
              </w:rPr>
            </w:pPr>
            <w:ins w:id="2974" w:author="Thomas Dietz" w:date="2012-08-13T13:32:00Z">
              <w:r>
                <w:t xml:space="preserve">            defaults to 'failSecureMode'.</w:t>
              </w:r>
            </w:ins>
          </w:p>
          <w:p w14:paraId="78F7D501" w14:textId="77777777" w:rsidR="00257D58" w:rsidRDefault="00257D58" w:rsidP="00257D58">
            <w:pPr>
              <w:pStyle w:val="XML1"/>
              <w:rPr>
                <w:ins w:id="2975" w:author="Thomas Dietz" w:date="2012-08-13T13:32:00Z"/>
              </w:rPr>
            </w:pPr>
            <w:ins w:id="2976" w:author="Thomas Dietz" w:date="2012-08-13T13:32:00Z">
              <w:r>
                <w:t xml:space="preserve">          &lt;/xs:documentation&gt;</w:t>
              </w:r>
            </w:ins>
          </w:p>
          <w:p w14:paraId="56B390EE" w14:textId="77777777" w:rsidR="00257D58" w:rsidRDefault="00257D58" w:rsidP="00257D58">
            <w:pPr>
              <w:pStyle w:val="XML1"/>
              <w:rPr>
                <w:ins w:id="2977" w:author="Thomas Dietz" w:date="2012-08-13T13:32:00Z"/>
              </w:rPr>
            </w:pPr>
            <w:ins w:id="2978" w:author="Thomas Dietz" w:date="2012-08-13T13:32:00Z">
              <w:r>
                <w:t xml:space="preserve">        &lt;/xs:annotation&gt;</w:t>
              </w:r>
            </w:ins>
          </w:p>
          <w:p w14:paraId="41CBE72F" w14:textId="77777777" w:rsidR="00257D58" w:rsidRDefault="00257D58" w:rsidP="00257D58">
            <w:pPr>
              <w:pStyle w:val="XML1"/>
              <w:rPr>
                <w:ins w:id="2979" w:author="Thomas Dietz" w:date="2012-08-13T13:32:00Z"/>
              </w:rPr>
            </w:pPr>
            <w:ins w:id="2980" w:author="Thomas Dietz" w:date="2012-08-13T13:32:00Z">
              <w:r>
                <w:t xml:space="preserve">        &lt;xs:simpleType&gt;</w:t>
              </w:r>
            </w:ins>
          </w:p>
          <w:p w14:paraId="4670BF0E" w14:textId="77777777" w:rsidR="00257D58" w:rsidRDefault="00257D58" w:rsidP="00257D58">
            <w:pPr>
              <w:pStyle w:val="XML1"/>
              <w:rPr>
                <w:ins w:id="2981" w:author="Thomas Dietz" w:date="2012-08-13T13:32:00Z"/>
              </w:rPr>
            </w:pPr>
            <w:ins w:id="2982" w:author="Thomas Dietz" w:date="2012-08-13T13:32:00Z">
              <w:r>
                <w:t xml:space="preserve">          &lt;xs:restriction base="xs:string"&gt;</w:t>
              </w:r>
            </w:ins>
          </w:p>
          <w:p w14:paraId="6E5E52C7" w14:textId="77777777" w:rsidR="00257D58" w:rsidRDefault="00257D58" w:rsidP="00257D58">
            <w:pPr>
              <w:pStyle w:val="XML1"/>
              <w:rPr>
                <w:ins w:id="2983" w:author="Thomas Dietz" w:date="2012-08-13T13:32:00Z"/>
              </w:rPr>
            </w:pPr>
            <w:ins w:id="2984" w:author="Thomas Dietz" w:date="2012-08-13T13:32:00Z">
              <w:r>
                <w:t xml:space="preserve">            &lt;xs:enumeration value="failSecureMode"/&gt;</w:t>
              </w:r>
            </w:ins>
          </w:p>
          <w:p w14:paraId="339A7C34" w14:textId="77777777" w:rsidR="00257D58" w:rsidRDefault="00257D58" w:rsidP="00257D58">
            <w:pPr>
              <w:pStyle w:val="XML1"/>
              <w:rPr>
                <w:ins w:id="2985" w:author="Thomas Dietz" w:date="2012-08-13T13:32:00Z"/>
              </w:rPr>
            </w:pPr>
            <w:ins w:id="2986" w:author="Thomas Dietz" w:date="2012-08-13T13:32:00Z">
              <w:r>
                <w:t xml:space="preserve">            &lt;xs:enumeration value="failStandaloneMode"/&gt;</w:t>
              </w:r>
            </w:ins>
          </w:p>
          <w:p w14:paraId="489B9D8C" w14:textId="77777777" w:rsidR="00257D58" w:rsidRDefault="00257D58" w:rsidP="00257D58">
            <w:pPr>
              <w:pStyle w:val="XML1"/>
              <w:rPr>
                <w:ins w:id="2987" w:author="Thomas Dietz" w:date="2012-08-13T13:32:00Z"/>
              </w:rPr>
            </w:pPr>
            <w:ins w:id="2988" w:author="Thomas Dietz" w:date="2012-08-13T13:32:00Z">
              <w:r>
                <w:t xml:space="preserve">          &lt;/xs:restriction&gt;</w:t>
              </w:r>
            </w:ins>
          </w:p>
          <w:p w14:paraId="14F7E8B7" w14:textId="77777777" w:rsidR="00257D58" w:rsidRDefault="00257D58" w:rsidP="00257D58">
            <w:pPr>
              <w:pStyle w:val="XML1"/>
              <w:rPr>
                <w:ins w:id="2989" w:author="Thomas Dietz" w:date="2012-08-13T13:32:00Z"/>
              </w:rPr>
            </w:pPr>
            <w:ins w:id="2990" w:author="Thomas Dietz" w:date="2012-08-13T13:32:00Z">
              <w:r>
                <w:t xml:space="preserve">        &lt;/xs:simpleType&gt;</w:t>
              </w:r>
            </w:ins>
          </w:p>
          <w:p w14:paraId="05A77AB1" w14:textId="77777777" w:rsidR="00257D58" w:rsidRDefault="00257D58" w:rsidP="00257D58">
            <w:pPr>
              <w:pStyle w:val="XML1"/>
              <w:rPr>
                <w:ins w:id="2991" w:author="Thomas Dietz" w:date="2012-08-13T13:32:00Z"/>
              </w:rPr>
            </w:pPr>
            <w:ins w:id="2992" w:author="Thomas Dietz" w:date="2012-08-13T13:32:00Z">
              <w:r>
                <w:t xml:space="preserve">      &lt;/xs:element&gt;</w:t>
              </w:r>
            </w:ins>
          </w:p>
          <w:p w14:paraId="051A9359" w14:textId="77777777" w:rsidR="00257D58" w:rsidRDefault="00257D58" w:rsidP="00257D58">
            <w:pPr>
              <w:pStyle w:val="XML1"/>
              <w:rPr>
                <w:ins w:id="2993" w:author="Thomas Dietz" w:date="2012-08-13T13:32:00Z"/>
              </w:rPr>
            </w:pPr>
            <w:ins w:id="2994" w:author="Thomas Dietz" w:date="2012-08-13T13:32:00Z">
              <w:r>
                <w:t xml:space="preserve">      &lt;xs:element name="controllers"&gt;</w:t>
              </w:r>
            </w:ins>
          </w:p>
          <w:p w14:paraId="679375E7" w14:textId="77777777" w:rsidR="00257D58" w:rsidRDefault="00257D58" w:rsidP="00257D58">
            <w:pPr>
              <w:pStyle w:val="XML1"/>
              <w:rPr>
                <w:ins w:id="2995" w:author="Thomas Dietz" w:date="2012-08-13T13:32:00Z"/>
              </w:rPr>
            </w:pPr>
            <w:ins w:id="2996" w:author="Thomas Dietz" w:date="2012-08-13T13:32:00Z">
              <w:r>
                <w:t xml:space="preserve">        &lt;xs:annotation&gt;</w:t>
              </w:r>
            </w:ins>
          </w:p>
          <w:p w14:paraId="1F1EFE14" w14:textId="77777777" w:rsidR="00257D58" w:rsidRDefault="00257D58" w:rsidP="00257D58">
            <w:pPr>
              <w:pStyle w:val="XML1"/>
              <w:rPr>
                <w:ins w:id="2997" w:author="Thomas Dietz" w:date="2012-08-13T13:32:00Z"/>
              </w:rPr>
            </w:pPr>
            <w:ins w:id="2998" w:author="Thomas Dietz" w:date="2012-08-13T13:32:00Z">
              <w:r>
                <w:t xml:space="preserve">          &lt;xs:documentation&gt;</w:t>
              </w:r>
            </w:ins>
          </w:p>
          <w:p w14:paraId="030612F8" w14:textId="77777777" w:rsidR="00257D58" w:rsidRDefault="00257D58" w:rsidP="00257D58">
            <w:pPr>
              <w:pStyle w:val="XML1"/>
              <w:rPr>
                <w:ins w:id="2999" w:author="Thomas Dietz" w:date="2012-08-13T13:32:00Z"/>
              </w:rPr>
            </w:pPr>
            <w:ins w:id="3000" w:author="Thomas Dietz" w:date="2012-08-13T13:32:00Z">
              <w:r>
                <w:t xml:space="preserve">            The list of controllers for this Logical switch.</w:t>
              </w:r>
            </w:ins>
          </w:p>
          <w:p w14:paraId="1B12756F" w14:textId="77777777" w:rsidR="00257D58" w:rsidRDefault="00257D58" w:rsidP="00257D58">
            <w:pPr>
              <w:pStyle w:val="XML1"/>
              <w:rPr>
                <w:ins w:id="3001" w:author="Thomas Dietz" w:date="2012-08-13T13:32:00Z"/>
              </w:rPr>
            </w:pPr>
          </w:p>
          <w:p w14:paraId="2E2FE5CA" w14:textId="77777777" w:rsidR="00257D58" w:rsidRDefault="00257D58" w:rsidP="00257D58">
            <w:pPr>
              <w:pStyle w:val="XML1"/>
              <w:rPr>
                <w:ins w:id="3002" w:author="Thomas Dietz" w:date="2012-08-13T13:32:00Z"/>
              </w:rPr>
            </w:pPr>
            <w:ins w:id="3003" w:author="Thomas Dietz" w:date="2012-08-13T13:32:00Z">
              <w:r>
                <w:t xml:space="preserve">            The element 'id' of OFControllerType MUST be unique within</w:t>
              </w:r>
            </w:ins>
          </w:p>
          <w:p w14:paraId="7E8F4547" w14:textId="77777777" w:rsidR="00257D58" w:rsidRDefault="00257D58" w:rsidP="00257D58">
            <w:pPr>
              <w:pStyle w:val="XML1"/>
              <w:rPr>
                <w:ins w:id="3004" w:author="Thomas Dietz" w:date="2012-08-13T13:32:00Z"/>
              </w:rPr>
            </w:pPr>
            <w:ins w:id="3005" w:author="Thomas Dietz" w:date="2012-08-13T13:32:00Z">
              <w:r>
                <w:t xml:space="preserve">            this list.</w:t>
              </w:r>
            </w:ins>
          </w:p>
          <w:p w14:paraId="5961BF42" w14:textId="77777777" w:rsidR="00257D58" w:rsidRDefault="00257D58" w:rsidP="00257D58">
            <w:pPr>
              <w:pStyle w:val="XML1"/>
              <w:rPr>
                <w:ins w:id="3006" w:author="Thomas Dietz" w:date="2012-08-13T13:32:00Z"/>
              </w:rPr>
            </w:pPr>
            <w:ins w:id="3007" w:author="Thomas Dietz" w:date="2012-08-13T13:32:00Z">
              <w:r>
                <w:t xml:space="preserve">          &lt;/xs:documentation&gt;</w:t>
              </w:r>
            </w:ins>
          </w:p>
          <w:p w14:paraId="15F33A98" w14:textId="77777777" w:rsidR="00257D58" w:rsidRDefault="00257D58" w:rsidP="00257D58">
            <w:pPr>
              <w:pStyle w:val="XML1"/>
              <w:rPr>
                <w:ins w:id="3008" w:author="Thomas Dietz" w:date="2012-08-13T13:32:00Z"/>
              </w:rPr>
            </w:pPr>
            <w:ins w:id="3009" w:author="Thomas Dietz" w:date="2012-08-13T13:32:00Z">
              <w:r>
                <w:t xml:space="preserve">        &lt;/xs:annotation&gt;</w:t>
              </w:r>
            </w:ins>
          </w:p>
          <w:p w14:paraId="2F1B971C" w14:textId="77777777" w:rsidR="00257D58" w:rsidRDefault="00257D58" w:rsidP="00257D58">
            <w:pPr>
              <w:pStyle w:val="XML1"/>
              <w:rPr>
                <w:ins w:id="3010" w:author="Thomas Dietz" w:date="2012-08-13T13:32:00Z"/>
              </w:rPr>
            </w:pPr>
            <w:ins w:id="3011" w:author="Thomas Dietz" w:date="2012-08-13T13:32:00Z">
              <w:r>
                <w:t xml:space="preserve">        &lt;xs:complexType&gt;</w:t>
              </w:r>
            </w:ins>
          </w:p>
          <w:p w14:paraId="5080E85C" w14:textId="77777777" w:rsidR="00257D58" w:rsidRDefault="00257D58" w:rsidP="00257D58">
            <w:pPr>
              <w:pStyle w:val="XML1"/>
              <w:rPr>
                <w:ins w:id="3012" w:author="Thomas Dietz" w:date="2012-08-13T13:32:00Z"/>
              </w:rPr>
            </w:pPr>
            <w:ins w:id="3013" w:author="Thomas Dietz" w:date="2012-08-13T13:32:00Z">
              <w:r>
                <w:t xml:space="preserve">          &lt;xs:sequence&gt;</w:t>
              </w:r>
            </w:ins>
          </w:p>
          <w:p w14:paraId="7C5EED6E" w14:textId="77777777" w:rsidR="00257D58" w:rsidRDefault="00257D58" w:rsidP="00257D58">
            <w:pPr>
              <w:pStyle w:val="XML1"/>
              <w:rPr>
                <w:ins w:id="3014" w:author="Thomas Dietz" w:date="2012-08-13T13:32:00Z"/>
              </w:rPr>
            </w:pPr>
            <w:ins w:id="3015" w:author="Thomas Dietz" w:date="2012-08-13T13:32:00Z">
              <w:r>
                <w:t xml:space="preserve">            &lt;xs:element name="controller" minOccurs="0" maxOccurs="unbounded"&gt;</w:t>
              </w:r>
            </w:ins>
          </w:p>
          <w:p w14:paraId="60C79742" w14:textId="77777777" w:rsidR="00257D58" w:rsidRDefault="00257D58" w:rsidP="00257D58">
            <w:pPr>
              <w:pStyle w:val="XML1"/>
              <w:rPr>
                <w:ins w:id="3016" w:author="Thomas Dietz" w:date="2012-08-13T13:32:00Z"/>
              </w:rPr>
            </w:pPr>
            <w:ins w:id="3017" w:author="Thomas Dietz" w:date="2012-08-13T13:32:00Z">
              <w:r>
                <w:t xml:space="preserve">              &lt;xs:annotation&gt;</w:t>
              </w:r>
            </w:ins>
          </w:p>
          <w:p w14:paraId="6402BA62" w14:textId="77777777" w:rsidR="00257D58" w:rsidRDefault="00257D58" w:rsidP="00257D58">
            <w:pPr>
              <w:pStyle w:val="XML1"/>
              <w:rPr>
                <w:ins w:id="3018" w:author="Thomas Dietz" w:date="2012-08-13T13:32:00Z"/>
              </w:rPr>
            </w:pPr>
            <w:ins w:id="3019" w:author="Thomas Dietz" w:date="2012-08-13T13:32:00Z">
              <w:r>
                <w:t xml:space="preserve">                &lt;xs:documentation&gt;</w:t>
              </w:r>
            </w:ins>
          </w:p>
          <w:p w14:paraId="57B521A9" w14:textId="77777777" w:rsidR="00257D58" w:rsidRDefault="00257D58" w:rsidP="00257D58">
            <w:pPr>
              <w:pStyle w:val="XML1"/>
              <w:rPr>
                <w:ins w:id="3020" w:author="Thomas Dietz" w:date="2012-08-13T13:32:00Z"/>
              </w:rPr>
            </w:pPr>
            <w:ins w:id="3021" w:author="Thomas Dietz" w:date="2012-08-13T13:32:00Z">
              <w:r>
                <w:t xml:space="preserve">                  The list of OpenFlow Controllers that are </w:t>
              </w:r>
            </w:ins>
          </w:p>
          <w:p w14:paraId="5AD924FD" w14:textId="77777777" w:rsidR="00257D58" w:rsidRDefault="00257D58" w:rsidP="00257D58">
            <w:pPr>
              <w:pStyle w:val="XML1"/>
              <w:rPr>
                <w:ins w:id="3022" w:author="Thomas Dietz" w:date="2012-08-13T13:32:00Z"/>
              </w:rPr>
            </w:pPr>
            <w:ins w:id="3023" w:author="Thomas Dietz" w:date="2012-08-13T13:32:00Z">
              <w:r>
                <w:t xml:space="preserve">                  assigned to the OpenFlow Logical Switch.  The switch MUST</w:t>
              </w:r>
            </w:ins>
          </w:p>
          <w:p w14:paraId="576CDA85" w14:textId="77777777" w:rsidR="00257D58" w:rsidRDefault="00257D58" w:rsidP="00257D58">
            <w:pPr>
              <w:pStyle w:val="XML1"/>
              <w:rPr>
                <w:ins w:id="3024" w:author="Thomas Dietz" w:date="2012-08-13T13:32:00Z"/>
              </w:rPr>
            </w:pPr>
            <w:ins w:id="3025" w:author="Thomas Dietz" w:date="2012-08-13T13:32:00Z">
              <w:r>
                <w:t xml:space="preserve">                  NOT connect to any OpenFlow Controller that is not</w:t>
              </w:r>
            </w:ins>
          </w:p>
          <w:p w14:paraId="06080DA4" w14:textId="77777777" w:rsidR="00257D58" w:rsidRDefault="00257D58" w:rsidP="00257D58">
            <w:pPr>
              <w:pStyle w:val="XML1"/>
              <w:rPr>
                <w:ins w:id="3026" w:author="Thomas Dietz" w:date="2012-08-13T13:32:00Z"/>
              </w:rPr>
            </w:pPr>
            <w:ins w:id="3027" w:author="Thomas Dietz" w:date="2012-08-13T13:32:00Z">
              <w:r>
                <w:t xml:space="preserve">                  contained in this list.</w:t>
              </w:r>
            </w:ins>
          </w:p>
          <w:p w14:paraId="7E000093" w14:textId="77777777" w:rsidR="00257D58" w:rsidRDefault="00257D58" w:rsidP="00257D58">
            <w:pPr>
              <w:pStyle w:val="XML1"/>
              <w:rPr>
                <w:ins w:id="3028" w:author="Thomas Dietz" w:date="2012-08-13T13:32:00Z"/>
              </w:rPr>
            </w:pPr>
          </w:p>
          <w:p w14:paraId="612309DA" w14:textId="77777777" w:rsidR="00257D58" w:rsidRDefault="00257D58" w:rsidP="00257D58">
            <w:pPr>
              <w:pStyle w:val="XML1"/>
              <w:rPr>
                <w:ins w:id="3029" w:author="Thomas Dietz" w:date="2012-08-13T13:32:00Z"/>
              </w:rPr>
            </w:pPr>
            <w:ins w:id="3030" w:author="Thomas Dietz" w:date="2012-08-13T13:32:00Z">
              <w:r>
                <w:t xml:space="preserve">                  NETCONF &amp;lt;edit-config&amp;gt; operations MUST be implemented as </w:t>
              </w:r>
            </w:ins>
          </w:p>
          <w:p w14:paraId="183DD32E" w14:textId="77777777" w:rsidR="00257D58" w:rsidRDefault="00257D58" w:rsidP="00257D58">
            <w:pPr>
              <w:pStyle w:val="XML1"/>
              <w:rPr>
                <w:ins w:id="3031" w:author="Thomas Dietz" w:date="2012-08-13T13:32:00Z"/>
              </w:rPr>
            </w:pPr>
            <w:ins w:id="3032" w:author="Thomas Dietz" w:date="2012-08-13T13:32:00Z">
              <w:r>
                <w:t xml:space="preserve">                  follows: </w:t>
              </w:r>
            </w:ins>
          </w:p>
          <w:p w14:paraId="16DB3D2B" w14:textId="77777777" w:rsidR="00257D58" w:rsidRDefault="00257D58" w:rsidP="00257D58">
            <w:pPr>
              <w:pStyle w:val="XML1"/>
              <w:rPr>
                <w:ins w:id="3033" w:author="Thomas Dietz" w:date="2012-08-13T13:32:00Z"/>
              </w:rPr>
            </w:pPr>
          </w:p>
          <w:p w14:paraId="73C64999" w14:textId="77777777" w:rsidR="00257D58" w:rsidRDefault="00257D58" w:rsidP="00257D58">
            <w:pPr>
              <w:pStyle w:val="XML1"/>
              <w:rPr>
                <w:ins w:id="3034" w:author="Thomas Dietz" w:date="2012-08-13T13:32:00Z"/>
              </w:rPr>
            </w:pPr>
            <w:ins w:id="3035" w:author="Thomas Dietz" w:date="2012-08-13T13:32:00Z">
              <w:r>
                <w:t xml:space="preserve">                  * The 'id' element MUST be present at all &amp;lt;edit-config&amp;gt;</w:t>
              </w:r>
            </w:ins>
          </w:p>
          <w:p w14:paraId="19026E84" w14:textId="77777777" w:rsidR="00257D58" w:rsidRDefault="00257D58" w:rsidP="00257D58">
            <w:pPr>
              <w:pStyle w:val="XML1"/>
              <w:rPr>
                <w:ins w:id="3036" w:author="Thomas Dietz" w:date="2012-08-13T13:32:00Z"/>
              </w:rPr>
            </w:pPr>
            <w:ins w:id="3037" w:author="Thomas Dietz" w:date="2012-08-13T13:32:00Z">
              <w:r>
                <w:t xml:space="preserve">                  operations to identify the controller.</w:t>
              </w:r>
            </w:ins>
          </w:p>
          <w:p w14:paraId="0D568211" w14:textId="77777777" w:rsidR="00257D58" w:rsidRDefault="00257D58" w:rsidP="00257D58">
            <w:pPr>
              <w:pStyle w:val="XML1"/>
              <w:rPr>
                <w:ins w:id="3038" w:author="Thomas Dietz" w:date="2012-08-13T13:32:00Z"/>
              </w:rPr>
            </w:pPr>
            <w:ins w:id="3039" w:author="Thomas Dietz" w:date="2012-08-13T13:32:00Z">
              <w:r>
                <w:t xml:space="preserve">                  * If the operation is 'merge' or 'replace', the element</w:t>
              </w:r>
            </w:ins>
          </w:p>
          <w:p w14:paraId="4AC87DEC" w14:textId="77777777" w:rsidR="00257D58" w:rsidRDefault="00257D58" w:rsidP="00257D58">
            <w:pPr>
              <w:pStyle w:val="XML1"/>
              <w:rPr>
                <w:ins w:id="3040" w:author="Thomas Dietz" w:date="2012-08-13T13:32:00Z"/>
              </w:rPr>
            </w:pPr>
            <w:ins w:id="3041" w:author="Thomas Dietz" w:date="2012-08-13T13:32:00Z">
              <w:r>
                <w:t xml:space="preserve">                  is created if it does not exist, and its value is set</w:t>
              </w:r>
            </w:ins>
          </w:p>
          <w:p w14:paraId="0893A5F9" w14:textId="77777777" w:rsidR="00257D58" w:rsidRDefault="00257D58" w:rsidP="00257D58">
            <w:pPr>
              <w:pStyle w:val="XML1"/>
              <w:rPr>
                <w:ins w:id="3042" w:author="Thomas Dietz" w:date="2012-08-13T13:32:00Z"/>
              </w:rPr>
            </w:pPr>
            <w:ins w:id="3043" w:author="Thomas Dietz" w:date="2012-08-13T13:32:00Z">
              <w:r>
                <w:t xml:space="preserve">                  to the value found in the XML RPC data.</w:t>
              </w:r>
            </w:ins>
          </w:p>
          <w:p w14:paraId="2352EFC4" w14:textId="77777777" w:rsidR="00257D58" w:rsidRDefault="00257D58" w:rsidP="00257D58">
            <w:pPr>
              <w:pStyle w:val="XML1"/>
              <w:rPr>
                <w:ins w:id="3044" w:author="Thomas Dietz" w:date="2012-08-13T13:32:00Z"/>
              </w:rPr>
            </w:pPr>
            <w:ins w:id="3045" w:author="Thomas Dietz" w:date="2012-08-13T13:32:00Z">
              <w:r>
                <w:t xml:space="preserve">                  * If the operation is 'create', the element is created if</w:t>
              </w:r>
            </w:ins>
          </w:p>
          <w:p w14:paraId="3FC4EF6B" w14:textId="77777777" w:rsidR="00257D58" w:rsidRDefault="00257D58" w:rsidP="00257D58">
            <w:pPr>
              <w:pStyle w:val="XML1"/>
              <w:rPr>
                <w:ins w:id="3046" w:author="Thomas Dietz" w:date="2012-08-13T13:32:00Z"/>
              </w:rPr>
            </w:pPr>
            <w:ins w:id="3047" w:author="Thomas Dietz" w:date="2012-08-13T13:32:00Z">
              <w:r>
                <w:t xml:space="preserve">                  it does not exist. If the element already exists, a</w:t>
              </w:r>
            </w:ins>
          </w:p>
          <w:p w14:paraId="0121C513" w14:textId="77777777" w:rsidR="00257D58" w:rsidRDefault="00257D58" w:rsidP="00257D58">
            <w:pPr>
              <w:pStyle w:val="XML1"/>
              <w:rPr>
                <w:ins w:id="3048" w:author="Thomas Dietz" w:date="2012-08-13T13:32:00Z"/>
              </w:rPr>
            </w:pPr>
            <w:ins w:id="3049" w:author="Thomas Dietz" w:date="2012-08-13T13:32:00Z">
              <w:r>
                <w:t xml:space="preserve">                  'data</w:t>
              </w:r>
              <w:r>
                <w:rPr>
                  <w:rFonts w:ascii="MS Mincho" w:eastAsia="MS Mincho" w:hAnsi="MS Mincho" w:cs="MS Mincho" w:hint="eastAsia"/>
                </w:rPr>
                <w:t>‑</w:t>
              </w:r>
              <w:r>
                <w:t>exists' error is returned.</w:t>
              </w:r>
            </w:ins>
          </w:p>
          <w:p w14:paraId="07921E48" w14:textId="77777777" w:rsidR="00257D58" w:rsidRDefault="00257D58" w:rsidP="00257D58">
            <w:pPr>
              <w:pStyle w:val="XML1"/>
              <w:rPr>
                <w:ins w:id="3050" w:author="Thomas Dietz" w:date="2012-08-13T13:32:00Z"/>
              </w:rPr>
            </w:pPr>
            <w:ins w:id="3051" w:author="Thomas Dietz" w:date="2012-08-13T13:32:00Z">
              <w:r>
                <w:t xml:space="preserve">                  * If the operation is 'delete', the element is deleted if</w:t>
              </w:r>
            </w:ins>
          </w:p>
          <w:p w14:paraId="0BA0625D" w14:textId="77777777" w:rsidR="00257D58" w:rsidRDefault="00257D58" w:rsidP="00257D58">
            <w:pPr>
              <w:pStyle w:val="XML1"/>
              <w:rPr>
                <w:ins w:id="3052" w:author="Thomas Dietz" w:date="2012-08-13T13:32:00Z"/>
              </w:rPr>
            </w:pPr>
            <w:ins w:id="3053" w:author="Thomas Dietz" w:date="2012-08-13T13:32:00Z">
              <w:r>
                <w:t xml:space="preserve">                  it exists. If the element does not exist, a </w:t>
              </w:r>
            </w:ins>
          </w:p>
          <w:p w14:paraId="22EA3D3A" w14:textId="77777777" w:rsidR="00257D58" w:rsidRDefault="00257D58" w:rsidP="00257D58">
            <w:pPr>
              <w:pStyle w:val="XML1"/>
              <w:rPr>
                <w:ins w:id="3054" w:author="Thomas Dietz" w:date="2012-08-13T13:32:00Z"/>
              </w:rPr>
            </w:pPr>
            <w:ins w:id="3055" w:author="Thomas Dietz" w:date="2012-08-13T13:32:00Z">
              <w:r>
                <w:t xml:space="preserve">                  'data</w:t>
              </w:r>
              <w:r>
                <w:rPr>
                  <w:rFonts w:ascii="MS Mincho" w:eastAsia="MS Mincho" w:hAnsi="MS Mincho" w:cs="MS Mincho" w:hint="eastAsia"/>
                </w:rPr>
                <w:t>‑</w:t>
              </w:r>
              <w:r>
                <w:t>missing' error is returned.</w:t>
              </w:r>
            </w:ins>
          </w:p>
          <w:p w14:paraId="0F3B9514" w14:textId="77777777" w:rsidR="00257D58" w:rsidRDefault="00257D58" w:rsidP="00257D58">
            <w:pPr>
              <w:pStyle w:val="XML1"/>
              <w:rPr>
                <w:ins w:id="3056" w:author="Thomas Dietz" w:date="2012-08-13T13:32:00Z"/>
              </w:rPr>
            </w:pPr>
            <w:ins w:id="3057" w:author="Thomas Dietz" w:date="2012-08-13T13:32:00Z">
              <w:r>
                <w:t xml:space="preserve">                &lt;/xs:documentation&gt;</w:t>
              </w:r>
            </w:ins>
          </w:p>
          <w:p w14:paraId="7BD2E888" w14:textId="77777777" w:rsidR="00257D58" w:rsidRDefault="00257D58" w:rsidP="00257D58">
            <w:pPr>
              <w:pStyle w:val="XML1"/>
              <w:rPr>
                <w:ins w:id="3058" w:author="Thomas Dietz" w:date="2012-08-13T13:32:00Z"/>
              </w:rPr>
            </w:pPr>
            <w:ins w:id="3059" w:author="Thomas Dietz" w:date="2012-08-13T13:32:00Z">
              <w:r>
                <w:lastRenderedPageBreak/>
                <w:t xml:space="preserve">              &lt;/xs:annotation&gt;</w:t>
              </w:r>
            </w:ins>
          </w:p>
          <w:p w14:paraId="652F9DCE" w14:textId="77777777" w:rsidR="00257D58" w:rsidRDefault="00257D58" w:rsidP="00257D58">
            <w:pPr>
              <w:pStyle w:val="XML1"/>
              <w:rPr>
                <w:ins w:id="3060" w:author="Thomas Dietz" w:date="2012-08-13T13:32:00Z"/>
              </w:rPr>
            </w:pPr>
            <w:ins w:id="3061" w:author="Thomas Dietz" w:date="2012-08-13T13:32:00Z">
              <w:r>
                <w:t xml:space="preserve">              &lt;xs:complexType&gt;</w:t>
              </w:r>
            </w:ins>
          </w:p>
          <w:p w14:paraId="6EC5DBBF" w14:textId="77777777" w:rsidR="00257D58" w:rsidRDefault="00257D58" w:rsidP="00257D58">
            <w:pPr>
              <w:pStyle w:val="XML1"/>
              <w:rPr>
                <w:ins w:id="3062" w:author="Thomas Dietz" w:date="2012-08-13T13:32:00Z"/>
              </w:rPr>
            </w:pPr>
            <w:ins w:id="3063" w:author="Thomas Dietz" w:date="2012-08-13T13:32:00Z">
              <w:r>
                <w:t xml:space="preserve">                &lt;xs:sequence&gt;</w:t>
              </w:r>
            </w:ins>
          </w:p>
          <w:p w14:paraId="378C2E84" w14:textId="77777777" w:rsidR="00257D58" w:rsidRDefault="00257D58" w:rsidP="00257D58">
            <w:pPr>
              <w:pStyle w:val="XML1"/>
              <w:rPr>
                <w:ins w:id="3064" w:author="Thomas Dietz" w:date="2012-08-13T13:32:00Z"/>
              </w:rPr>
            </w:pPr>
            <w:ins w:id="3065" w:author="Thomas Dietz" w:date="2012-08-13T13:32:00Z">
              <w:r>
                <w:t xml:space="preserve">                  &lt;xs:group ref="OFControllerType"/&gt;</w:t>
              </w:r>
            </w:ins>
          </w:p>
          <w:p w14:paraId="17E148A9" w14:textId="77777777" w:rsidR="00257D58" w:rsidRDefault="00257D58" w:rsidP="00257D58">
            <w:pPr>
              <w:pStyle w:val="XML1"/>
              <w:rPr>
                <w:ins w:id="3066" w:author="Thomas Dietz" w:date="2012-08-13T13:32:00Z"/>
              </w:rPr>
            </w:pPr>
            <w:ins w:id="3067" w:author="Thomas Dietz" w:date="2012-08-13T13:32:00Z">
              <w:r>
                <w:t xml:space="preserve">                &lt;/xs:sequence&gt;</w:t>
              </w:r>
            </w:ins>
          </w:p>
          <w:p w14:paraId="38AD328B" w14:textId="77777777" w:rsidR="00257D58" w:rsidRDefault="00257D58" w:rsidP="00257D58">
            <w:pPr>
              <w:pStyle w:val="XML1"/>
              <w:rPr>
                <w:ins w:id="3068" w:author="Thomas Dietz" w:date="2012-08-13T13:32:00Z"/>
              </w:rPr>
            </w:pPr>
            <w:ins w:id="3069" w:author="Thomas Dietz" w:date="2012-08-13T13:32:00Z">
              <w:r>
                <w:t xml:space="preserve">              &lt;/xs:complexType&gt;</w:t>
              </w:r>
            </w:ins>
          </w:p>
          <w:p w14:paraId="6778CC58" w14:textId="77777777" w:rsidR="00257D58" w:rsidRDefault="00257D58" w:rsidP="00257D58">
            <w:pPr>
              <w:pStyle w:val="XML1"/>
              <w:rPr>
                <w:ins w:id="3070" w:author="Thomas Dietz" w:date="2012-08-13T13:32:00Z"/>
              </w:rPr>
            </w:pPr>
            <w:ins w:id="3071" w:author="Thomas Dietz" w:date="2012-08-13T13:32:00Z">
              <w:r>
                <w:t xml:space="preserve">            &lt;/xs:element&gt;</w:t>
              </w:r>
            </w:ins>
          </w:p>
          <w:p w14:paraId="2044419C" w14:textId="77777777" w:rsidR="00257D58" w:rsidRDefault="00257D58" w:rsidP="00257D58">
            <w:pPr>
              <w:pStyle w:val="XML1"/>
              <w:rPr>
                <w:ins w:id="3072" w:author="Thomas Dietz" w:date="2012-08-13T13:32:00Z"/>
              </w:rPr>
            </w:pPr>
            <w:ins w:id="3073" w:author="Thomas Dietz" w:date="2012-08-13T13:32:00Z">
              <w:r>
                <w:t xml:space="preserve">          &lt;/xs:sequence&gt;</w:t>
              </w:r>
            </w:ins>
          </w:p>
          <w:p w14:paraId="7595B7E3" w14:textId="77777777" w:rsidR="00257D58" w:rsidRDefault="00257D58" w:rsidP="00257D58">
            <w:pPr>
              <w:pStyle w:val="XML1"/>
              <w:rPr>
                <w:ins w:id="3074" w:author="Thomas Dietz" w:date="2012-08-13T13:32:00Z"/>
              </w:rPr>
            </w:pPr>
            <w:ins w:id="3075" w:author="Thomas Dietz" w:date="2012-08-13T13:32:00Z">
              <w:r>
                <w:t xml:space="preserve">        &lt;/xs:complexType&gt;</w:t>
              </w:r>
            </w:ins>
          </w:p>
          <w:p w14:paraId="0BBC84D7" w14:textId="77777777" w:rsidR="00257D58" w:rsidRDefault="00257D58" w:rsidP="00257D58">
            <w:pPr>
              <w:pStyle w:val="XML1"/>
              <w:rPr>
                <w:ins w:id="3076" w:author="Thomas Dietz" w:date="2012-08-13T13:32:00Z"/>
              </w:rPr>
            </w:pPr>
            <w:ins w:id="3077" w:author="Thomas Dietz" w:date="2012-08-13T13:32:00Z">
              <w:r>
                <w:t xml:space="preserve">        &lt;xs:key name="key_controllers_controller"&gt;</w:t>
              </w:r>
            </w:ins>
          </w:p>
          <w:p w14:paraId="5A40EBDE" w14:textId="77777777" w:rsidR="00257D58" w:rsidRDefault="00257D58" w:rsidP="00257D58">
            <w:pPr>
              <w:pStyle w:val="XML1"/>
              <w:rPr>
                <w:ins w:id="3078" w:author="Thomas Dietz" w:date="2012-08-13T13:32:00Z"/>
              </w:rPr>
            </w:pPr>
            <w:ins w:id="3079" w:author="Thomas Dietz" w:date="2012-08-13T13:32:00Z">
              <w:r>
                <w:t xml:space="preserve">          &lt;xs:selector xpath="of11-config:controller"/&gt;</w:t>
              </w:r>
            </w:ins>
          </w:p>
          <w:p w14:paraId="07A59398" w14:textId="77777777" w:rsidR="00257D58" w:rsidRDefault="00257D58" w:rsidP="00257D58">
            <w:pPr>
              <w:pStyle w:val="XML1"/>
              <w:rPr>
                <w:ins w:id="3080" w:author="Thomas Dietz" w:date="2012-08-13T13:32:00Z"/>
              </w:rPr>
            </w:pPr>
            <w:ins w:id="3081" w:author="Thomas Dietz" w:date="2012-08-13T13:32:00Z">
              <w:r>
                <w:t xml:space="preserve">          &lt;xs:field xpath="of11-config:id"/&gt;</w:t>
              </w:r>
            </w:ins>
          </w:p>
          <w:p w14:paraId="761BEFEE" w14:textId="77777777" w:rsidR="00257D58" w:rsidRDefault="00257D58" w:rsidP="00257D58">
            <w:pPr>
              <w:pStyle w:val="XML1"/>
              <w:rPr>
                <w:ins w:id="3082" w:author="Thomas Dietz" w:date="2012-08-13T13:32:00Z"/>
              </w:rPr>
            </w:pPr>
            <w:ins w:id="3083" w:author="Thomas Dietz" w:date="2012-08-13T13:32:00Z">
              <w:r>
                <w:t xml:space="preserve">        &lt;/xs:key&gt;</w:t>
              </w:r>
            </w:ins>
          </w:p>
          <w:p w14:paraId="28D062C4" w14:textId="77777777" w:rsidR="00257D58" w:rsidRDefault="00257D58" w:rsidP="00257D58">
            <w:pPr>
              <w:pStyle w:val="XML1"/>
              <w:rPr>
                <w:ins w:id="3084" w:author="Thomas Dietz" w:date="2012-08-13T13:32:00Z"/>
              </w:rPr>
            </w:pPr>
            <w:ins w:id="3085" w:author="Thomas Dietz" w:date="2012-08-13T13:32:00Z">
              <w:r>
                <w:t xml:space="preserve">      &lt;/xs:element&gt;</w:t>
              </w:r>
            </w:ins>
          </w:p>
          <w:p w14:paraId="5D69C2DB" w14:textId="77777777" w:rsidR="00257D58" w:rsidRDefault="00257D58" w:rsidP="00257D58">
            <w:pPr>
              <w:pStyle w:val="XML1"/>
              <w:rPr>
                <w:ins w:id="3086" w:author="Thomas Dietz" w:date="2012-08-13T13:32:00Z"/>
              </w:rPr>
            </w:pPr>
            <w:ins w:id="3087" w:author="Thomas Dietz" w:date="2012-08-13T13:32:00Z">
              <w:r>
                <w:t xml:space="preserve">      &lt;xs:element name="resources"&gt;</w:t>
              </w:r>
            </w:ins>
          </w:p>
          <w:p w14:paraId="3D653A9A" w14:textId="77777777" w:rsidR="00257D58" w:rsidRDefault="00257D58" w:rsidP="00257D58">
            <w:pPr>
              <w:pStyle w:val="XML1"/>
              <w:rPr>
                <w:ins w:id="3088" w:author="Thomas Dietz" w:date="2012-08-13T13:32:00Z"/>
              </w:rPr>
            </w:pPr>
            <w:ins w:id="3089" w:author="Thomas Dietz" w:date="2012-08-13T13:32:00Z">
              <w:r>
                <w:t xml:space="preserve">        &lt;xs:annotation&gt;</w:t>
              </w:r>
            </w:ins>
          </w:p>
          <w:p w14:paraId="6F860720" w14:textId="77777777" w:rsidR="00257D58" w:rsidRDefault="00257D58" w:rsidP="00257D58">
            <w:pPr>
              <w:pStyle w:val="XML1"/>
              <w:rPr>
                <w:ins w:id="3090" w:author="Thomas Dietz" w:date="2012-08-13T13:32:00Z"/>
              </w:rPr>
            </w:pPr>
            <w:ins w:id="3091" w:author="Thomas Dietz" w:date="2012-08-13T13:32:00Z">
              <w:r>
                <w:t xml:space="preserve">          &lt;xs:documentation&gt;</w:t>
              </w:r>
            </w:ins>
          </w:p>
          <w:p w14:paraId="03CC4705" w14:textId="77777777" w:rsidR="00257D58" w:rsidRDefault="00257D58" w:rsidP="00257D58">
            <w:pPr>
              <w:pStyle w:val="XML1"/>
              <w:rPr>
                <w:ins w:id="3092" w:author="Thomas Dietz" w:date="2012-08-13T13:32:00Z"/>
              </w:rPr>
            </w:pPr>
            <w:ins w:id="3093" w:author="Thomas Dietz" w:date="2012-08-13T13:32:00Z">
              <w:r>
                <w:t xml:space="preserve">            The list of identifiers of all resources of the</w:t>
              </w:r>
            </w:ins>
          </w:p>
          <w:p w14:paraId="4ECD4FFA" w14:textId="77777777" w:rsidR="00257D58" w:rsidRDefault="00257D58" w:rsidP="00257D58">
            <w:pPr>
              <w:pStyle w:val="XML1"/>
              <w:rPr>
                <w:ins w:id="3094" w:author="Thomas Dietz" w:date="2012-08-13T13:32:00Z"/>
              </w:rPr>
            </w:pPr>
            <w:ins w:id="3095" w:author="Thomas Dietz" w:date="2012-08-13T13:32:00Z">
              <w:r>
                <w:t xml:space="preserve">            OpenFlow Capable Switch that the OpenFlow Logical Switch</w:t>
              </w:r>
            </w:ins>
          </w:p>
          <w:p w14:paraId="3581F666" w14:textId="77777777" w:rsidR="00257D58" w:rsidRDefault="00257D58" w:rsidP="00257D58">
            <w:pPr>
              <w:pStyle w:val="XML1"/>
              <w:rPr>
                <w:ins w:id="3096" w:author="Thomas Dietz" w:date="2012-08-13T13:32:00Z"/>
              </w:rPr>
            </w:pPr>
            <w:ins w:id="3097" w:author="Thomas Dietz" w:date="2012-08-13T13:32:00Z">
              <w:r>
                <w:t xml:space="preserve">            has exclusive or non-exclusive access to.  A resource is </w:t>
              </w:r>
            </w:ins>
          </w:p>
          <w:p w14:paraId="55D672F5" w14:textId="77777777" w:rsidR="00257D58" w:rsidRDefault="00257D58" w:rsidP="00257D58">
            <w:pPr>
              <w:pStyle w:val="XML1"/>
              <w:rPr>
                <w:ins w:id="3098" w:author="Thomas Dietz" w:date="2012-08-13T13:32:00Z"/>
              </w:rPr>
            </w:pPr>
            <w:ins w:id="3099" w:author="Thomas Dietz" w:date="2012-08-13T13:32:00Z">
              <w:r>
                <w:t xml:space="preserve">            identified by the value of its resource-identifier element.</w:t>
              </w:r>
            </w:ins>
          </w:p>
          <w:p w14:paraId="1F04FAEC" w14:textId="77777777" w:rsidR="00257D58" w:rsidRDefault="00257D58" w:rsidP="00257D58">
            <w:pPr>
              <w:pStyle w:val="XML1"/>
              <w:rPr>
                <w:ins w:id="3100" w:author="Thomas Dietz" w:date="2012-08-13T13:32:00Z"/>
              </w:rPr>
            </w:pPr>
            <w:ins w:id="3101" w:author="Thomas Dietz" w:date="2012-08-13T13:32:00Z">
              <w:r>
                <w:t xml:space="preserve">            For each resource identifier value in this list, there MUST</w:t>
              </w:r>
            </w:ins>
          </w:p>
          <w:p w14:paraId="1D1AE204" w14:textId="77777777" w:rsidR="00257D58" w:rsidRDefault="00257D58" w:rsidP="00257D58">
            <w:pPr>
              <w:pStyle w:val="XML1"/>
              <w:rPr>
                <w:ins w:id="3102" w:author="Thomas Dietz" w:date="2012-08-13T13:32:00Z"/>
              </w:rPr>
            </w:pPr>
            <w:ins w:id="3103" w:author="Thomas Dietz" w:date="2012-08-13T13:32:00Z">
              <w:r>
                <w:t xml:space="preserve">            be an element with a matching resource identifier value in </w:t>
              </w:r>
            </w:ins>
          </w:p>
          <w:p w14:paraId="2B5D625C" w14:textId="77777777" w:rsidR="00257D58" w:rsidRDefault="00257D58" w:rsidP="00257D58">
            <w:pPr>
              <w:pStyle w:val="XML1"/>
              <w:rPr>
                <w:ins w:id="3104" w:author="Thomas Dietz" w:date="2012-08-13T13:32:00Z"/>
              </w:rPr>
            </w:pPr>
            <w:ins w:id="3105" w:author="Thomas Dietz" w:date="2012-08-13T13:32:00Z">
              <w:r>
                <w:t xml:space="preserve">            the resources list of the OpenFlow Capable Switch.</w:t>
              </w:r>
            </w:ins>
          </w:p>
          <w:p w14:paraId="38933206" w14:textId="77777777" w:rsidR="00257D58" w:rsidRDefault="00257D58" w:rsidP="00257D58">
            <w:pPr>
              <w:pStyle w:val="XML1"/>
              <w:rPr>
                <w:ins w:id="3106" w:author="Thomas Dietz" w:date="2012-08-13T13:32:00Z"/>
              </w:rPr>
            </w:pPr>
            <w:ins w:id="3107" w:author="Thomas Dietz" w:date="2012-08-13T13:32:00Z">
              <w:r>
                <w:t xml:space="preserve">                  </w:t>
              </w:r>
            </w:ins>
          </w:p>
          <w:p w14:paraId="01F2D86A" w14:textId="77777777" w:rsidR="00257D58" w:rsidRDefault="00257D58" w:rsidP="00257D58">
            <w:pPr>
              <w:pStyle w:val="XML1"/>
              <w:rPr>
                <w:ins w:id="3108" w:author="Thomas Dietz" w:date="2012-08-13T13:32:00Z"/>
              </w:rPr>
            </w:pPr>
            <w:ins w:id="3109" w:author="Thomas Dietz" w:date="2012-08-13T13:32:00Z">
              <w:r>
                <w:t xml:space="preserve">            Identifiers of this list are contained in elements</w:t>
              </w:r>
            </w:ins>
          </w:p>
          <w:p w14:paraId="5C6511E1" w14:textId="77777777" w:rsidR="00257D58" w:rsidRDefault="00257D58" w:rsidP="00257D58">
            <w:pPr>
              <w:pStyle w:val="XML1"/>
              <w:rPr>
                <w:ins w:id="3110" w:author="Thomas Dietz" w:date="2012-08-13T13:32:00Z"/>
              </w:rPr>
            </w:pPr>
            <w:ins w:id="3111" w:author="Thomas Dietz" w:date="2012-08-13T13:32:00Z">
              <w:r>
                <w:t xml:space="preserve">            indicating the type of resource: 'port', 'queue',</w:t>
              </w:r>
            </w:ins>
          </w:p>
          <w:p w14:paraId="2C6BC77F" w14:textId="77777777" w:rsidR="00257D58" w:rsidRDefault="00257D58" w:rsidP="00257D58">
            <w:pPr>
              <w:pStyle w:val="XML1"/>
              <w:rPr>
                <w:ins w:id="3112" w:author="Thomas Dietz" w:date="2012-08-13T13:32:00Z"/>
              </w:rPr>
            </w:pPr>
            <w:ins w:id="3113" w:author="Thomas Dietz" w:date="2012-08-13T13:32:00Z">
              <w:r>
                <w:t xml:space="preserve">            'certificate', or 'flow-table'.  Depending on the type,</w:t>
              </w:r>
            </w:ins>
          </w:p>
          <w:p w14:paraId="3DD12D0D" w14:textId="77777777" w:rsidR="00257D58" w:rsidRDefault="00257D58" w:rsidP="00257D58">
            <w:pPr>
              <w:pStyle w:val="XML1"/>
              <w:rPr>
                <w:ins w:id="3114" w:author="Thomas Dietz" w:date="2012-08-13T13:32:00Z"/>
              </w:rPr>
            </w:pPr>
            <w:ins w:id="3115" w:author="Thomas Dietz" w:date="2012-08-13T13:32:00Z">
              <w:r>
                <w:t xml:space="preserve">            different constraints apply.  These are specified in</w:t>
              </w:r>
            </w:ins>
          </w:p>
          <w:p w14:paraId="1CBA245E" w14:textId="77777777" w:rsidR="00257D58" w:rsidRDefault="00257D58" w:rsidP="00257D58">
            <w:pPr>
              <w:pStyle w:val="XML1"/>
              <w:rPr>
                <w:ins w:id="3116" w:author="Thomas Dietz" w:date="2012-08-13T13:32:00Z"/>
              </w:rPr>
            </w:pPr>
            <w:ins w:id="3117" w:author="Thomas Dietz" w:date="2012-08-13T13:32:00Z">
              <w:r>
                <w:t xml:space="preserve">            separate descriptions per type.</w:t>
              </w:r>
            </w:ins>
          </w:p>
          <w:p w14:paraId="2C11D90E" w14:textId="77777777" w:rsidR="00257D58" w:rsidRDefault="00257D58" w:rsidP="00257D58">
            <w:pPr>
              <w:pStyle w:val="XML1"/>
              <w:rPr>
                <w:ins w:id="3118" w:author="Thomas Dietz" w:date="2012-08-13T13:32:00Z"/>
              </w:rPr>
            </w:pPr>
          </w:p>
          <w:p w14:paraId="43C0BCB0" w14:textId="77777777" w:rsidR="00257D58" w:rsidRDefault="00257D58" w:rsidP="00257D58">
            <w:pPr>
              <w:pStyle w:val="XML1"/>
              <w:rPr>
                <w:ins w:id="3119" w:author="Thomas Dietz" w:date="2012-08-13T13:32:00Z"/>
              </w:rPr>
            </w:pPr>
            <w:ins w:id="3120" w:author="Thomas Dietz" w:date="2012-08-13T13:32:00Z">
              <w:r>
                <w:t xml:space="preserve">            At present the elements in this lists are not configurable</w:t>
              </w:r>
            </w:ins>
          </w:p>
          <w:p w14:paraId="5413742B" w14:textId="77777777" w:rsidR="00257D58" w:rsidRDefault="00257D58" w:rsidP="00257D58">
            <w:pPr>
              <w:pStyle w:val="XML1"/>
              <w:rPr>
                <w:ins w:id="3121" w:author="Thomas Dietz" w:date="2012-08-13T13:32:00Z"/>
              </w:rPr>
            </w:pPr>
            <w:ins w:id="3122" w:author="Thomas Dietz" w:date="2012-08-13T13:32:00Z">
              <w:r>
                <w:t xml:space="preserve">            and can only be retrieved by NETCONF &amp;lt;get&amp;gt; or &amp;lt;get-config&amp;gt;</w:t>
              </w:r>
            </w:ins>
          </w:p>
          <w:p w14:paraId="095C735C" w14:textId="77777777" w:rsidR="00257D58" w:rsidRDefault="00257D58" w:rsidP="00257D58">
            <w:pPr>
              <w:pStyle w:val="XML1"/>
              <w:rPr>
                <w:ins w:id="3123" w:author="Thomas Dietz" w:date="2012-08-13T13:32:00Z"/>
              </w:rPr>
            </w:pPr>
            <w:ins w:id="3124" w:author="Thomas Dietz" w:date="2012-08-13T13:32:00Z">
              <w:r>
                <w:t xml:space="preserve">            operations. Attemps to modify this element and its children</w:t>
              </w:r>
            </w:ins>
          </w:p>
          <w:p w14:paraId="3AC24CD1" w14:textId="77777777" w:rsidR="00257D58" w:rsidRDefault="00257D58" w:rsidP="00257D58">
            <w:pPr>
              <w:pStyle w:val="XML1"/>
              <w:rPr>
                <w:ins w:id="3125" w:author="Thomas Dietz" w:date="2012-08-13T13:32:00Z"/>
              </w:rPr>
            </w:pPr>
            <w:ins w:id="3126" w:author="Thomas Dietz" w:date="2012-08-13T13:32:00Z">
              <w:r>
                <w:t xml:space="preserve">            with a NETCONF &amp;lt;edit-config&amp;gt; operation MUST result in an </w:t>
              </w:r>
            </w:ins>
          </w:p>
          <w:p w14:paraId="4B09B0D6" w14:textId="77777777" w:rsidR="00257D58" w:rsidRDefault="00257D58" w:rsidP="00257D58">
            <w:pPr>
              <w:pStyle w:val="XML1"/>
              <w:rPr>
                <w:ins w:id="3127" w:author="Thomas Dietz" w:date="2012-08-13T13:32:00Z"/>
              </w:rPr>
            </w:pPr>
            <w:ins w:id="3128" w:author="Thomas Dietz" w:date="2012-08-13T13:32:00Z">
              <w:r>
                <w:t xml:space="preserve">            'operation-not-supported' error with type 'application'.</w:t>
              </w:r>
            </w:ins>
          </w:p>
          <w:p w14:paraId="4DD1E373" w14:textId="77777777" w:rsidR="00257D58" w:rsidRDefault="00257D58" w:rsidP="00257D58">
            <w:pPr>
              <w:pStyle w:val="XML1"/>
              <w:rPr>
                <w:ins w:id="3129" w:author="Thomas Dietz" w:date="2012-08-13T13:32:00Z"/>
              </w:rPr>
            </w:pPr>
            <w:ins w:id="3130" w:author="Thomas Dietz" w:date="2012-08-13T13:32:00Z">
              <w:r>
                <w:t xml:space="preserve">          &lt;/xs:documentation&gt;</w:t>
              </w:r>
            </w:ins>
          </w:p>
          <w:p w14:paraId="080F873A" w14:textId="77777777" w:rsidR="00257D58" w:rsidRDefault="00257D58" w:rsidP="00257D58">
            <w:pPr>
              <w:pStyle w:val="XML1"/>
              <w:rPr>
                <w:ins w:id="3131" w:author="Thomas Dietz" w:date="2012-08-13T13:32:00Z"/>
              </w:rPr>
            </w:pPr>
            <w:ins w:id="3132" w:author="Thomas Dietz" w:date="2012-08-13T13:32:00Z">
              <w:r>
                <w:t xml:space="preserve">        &lt;/xs:annotation&gt;</w:t>
              </w:r>
            </w:ins>
          </w:p>
          <w:p w14:paraId="56C36461" w14:textId="77777777" w:rsidR="00257D58" w:rsidRDefault="00257D58" w:rsidP="00257D58">
            <w:pPr>
              <w:pStyle w:val="XML1"/>
              <w:rPr>
                <w:ins w:id="3133" w:author="Thomas Dietz" w:date="2012-08-13T13:32:00Z"/>
              </w:rPr>
            </w:pPr>
            <w:ins w:id="3134" w:author="Thomas Dietz" w:date="2012-08-13T13:32:00Z">
              <w:r>
                <w:t xml:space="preserve">        &lt;xs:complexType&gt;</w:t>
              </w:r>
            </w:ins>
          </w:p>
          <w:p w14:paraId="20EED2CE" w14:textId="77777777" w:rsidR="00257D58" w:rsidRDefault="00257D58" w:rsidP="00257D58">
            <w:pPr>
              <w:pStyle w:val="XML1"/>
              <w:rPr>
                <w:ins w:id="3135" w:author="Thomas Dietz" w:date="2012-08-13T13:32:00Z"/>
              </w:rPr>
            </w:pPr>
            <w:ins w:id="3136" w:author="Thomas Dietz" w:date="2012-08-13T13:32:00Z">
              <w:r>
                <w:t xml:space="preserve">          &lt;xs:sequence&gt;</w:t>
              </w:r>
            </w:ins>
          </w:p>
          <w:p w14:paraId="0519DC17" w14:textId="77777777" w:rsidR="00257D58" w:rsidRDefault="00257D58" w:rsidP="00257D58">
            <w:pPr>
              <w:pStyle w:val="XML1"/>
              <w:rPr>
                <w:ins w:id="3137" w:author="Thomas Dietz" w:date="2012-08-13T13:32:00Z"/>
              </w:rPr>
            </w:pPr>
            <w:ins w:id="3138" w:author="Thomas Dietz" w:date="2012-08-13T13:32:00Z">
              <w:r>
                <w:t xml:space="preserve">            &lt;xs:element name="port" minOccurs="0" maxOccurs="unbounded"&gt;</w:t>
              </w:r>
            </w:ins>
          </w:p>
          <w:p w14:paraId="4C1D1B1F" w14:textId="77777777" w:rsidR="00257D58" w:rsidRDefault="00257D58" w:rsidP="00257D58">
            <w:pPr>
              <w:pStyle w:val="XML1"/>
              <w:rPr>
                <w:ins w:id="3139" w:author="Thomas Dietz" w:date="2012-08-13T13:32:00Z"/>
              </w:rPr>
            </w:pPr>
            <w:ins w:id="3140" w:author="Thomas Dietz" w:date="2012-08-13T13:32:00Z">
              <w:r>
                <w:t xml:space="preserve">              &lt;xs:annotation&gt;</w:t>
              </w:r>
            </w:ins>
          </w:p>
          <w:p w14:paraId="13A65A04" w14:textId="77777777" w:rsidR="00257D58" w:rsidRDefault="00257D58" w:rsidP="00257D58">
            <w:pPr>
              <w:pStyle w:val="XML1"/>
              <w:rPr>
                <w:ins w:id="3141" w:author="Thomas Dietz" w:date="2012-08-13T13:32:00Z"/>
              </w:rPr>
            </w:pPr>
            <w:ins w:id="3142" w:author="Thomas Dietz" w:date="2012-08-13T13:32:00Z">
              <w:r>
                <w:t xml:space="preserve">                &lt;xs:documentation&gt;</w:t>
              </w:r>
            </w:ins>
          </w:p>
          <w:p w14:paraId="6FD8188D" w14:textId="77777777" w:rsidR="00257D58" w:rsidRDefault="00257D58" w:rsidP="00257D58">
            <w:pPr>
              <w:pStyle w:val="XML1"/>
              <w:rPr>
                <w:ins w:id="3143" w:author="Thomas Dietz" w:date="2012-08-13T13:32:00Z"/>
              </w:rPr>
            </w:pPr>
            <w:ins w:id="3144" w:author="Thomas Dietz" w:date="2012-08-13T13:32:00Z">
              <w:r>
                <w:t xml:space="preserve">                  A resource identifier of a port of the </w:t>
              </w:r>
            </w:ins>
          </w:p>
          <w:p w14:paraId="5032D5E7" w14:textId="77777777" w:rsidR="00257D58" w:rsidRDefault="00257D58" w:rsidP="00257D58">
            <w:pPr>
              <w:pStyle w:val="XML1"/>
              <w:rPr>
                <w:ins w:id="3145" w:author="Thomas Dietz" w:date="2012-08-13T13:32:00Z"/>
              </w:rPr>
            </w:pPr>
            <w:ins w:id="3146" w:author="Thomas Dietz" w:date="2012-08-13T13:32:00Z">
              <w:r>
                <w:t xml:space="preserve">                  OpenFlow Capable Switch that the OpenFlow Logical Switch</w:t>
              </w:r>
            </w:ins>
          </w:p>
          <w:p w14:paraId="4944E259" w14:textId="77777777" w:rsidR="00257D58" w:rsidRDefault="00257D58" w:rsidP="00257D58">
            <w:pPr>
              <w:pStyle w:val="XML1"/>
              <w:rPr>
                <w:ins w:id="3147" w:author="Thomas Dietz" w:date="2012-08-13T13:32:00Z"/>
              </w:rPr>
            </w:pPr>
            <w:ins w:id="3148" w:author="Thomas Dietz" w:date="2012-08-13T13:32:00Z">
              <w:r>
                <w:t xml:space="preserve">                  has exclusive access to.</w:t>
              </w:r>
            </w:ins>
          </w:p>
          <w:p w14:paraId="72AC4B98" w14:textId="77777777" w:rsidR="00257D58" w:rsidRDefault="00257D58" w:rsidP="00257D58">
            <w:pPr>
              <w:pStyle w:val="XML1"/>
              <w:rPr>
                <w:ins w:id="3149" w:author="Thomas Dietz" w:date="2012-08-13T13:32:00Z"/>
              </w:rPr>
            </w:pPr>
          </w:p>
          <w:p w14:paraId="56DCE933" w14:textId="77777777" w:rsidR="00257D58" w:rsidRDefault="00257D58" w:rsidP="00257D58">
            <w:pPr>
              <w:pStyle w:val="XML1"/>
              <w:rPr>
                <w:ins w:id="3150" w:author="Thomas Dietz" w:date="2012-08-13T13:32:00Z"/>
              </w:rPr>
            </w:pPr>
            <w:ins w:id="3151" w:author="Thomas Dietz" w:date="2012-08-13T13:32:00Z">
              <w:r>
                <w:t xml:space="preserve">                  The elements in this list MUST refer to elements at the</w:t>
              </w:r>
            </w:ins>
          </w:p>
          <w:p w14:paraId="73EB216A" w14:textId="77777777" w:rsidR="00257D58" w:rsidRDefault="00257D58" w:rsidP="00257D58">
            <w:pPr>
              <w:pStyle w:val="XML1"/>
              <w:rPr>
                <w:ins w:id="3152" w:author="Thomas Dietz" w:date="2012-08-13T13:32:00Z"/>
              </w:rPr>
            </w:pPr>
            <w:ins w:id="3153" w:author="Thomas Dietz" w:date="2012-08-13T13:32:00Z">
              <w:r>
                <w:t xml:space="preserve">                  following path:</w:t>
              </w:r>
            </w:ins>
          </w:p>
          <w:p w14:paraId="1E6DE22F" w14:textId="77777777" w:rsidR="00257D58" w:rsidRDefault="00257D58" w:rsidP="00257D58">
            <w:pPr>
              <w:pStyle w:val="XML1"/>
              <w:rPr>
                <w:ins w:id="3154" w:author="Thomas Dietz" w:date="2012-08-13T13:32:00Z"/>
              </w:rPr>
            </w:pPr>
            <w:ins w:id="3155" w:author="Thomas Dietz" w:date="2012-08-13T13:32:00Z">
              <w:r>
                <w:t xml:space="preserve">                  /capable-switch/resources/port/resource-id</w:t>
              </w:r>
            </w:ins>
          </w:p>
          <w:p w14:paraId="788AF685" w14:textId="77777777" w:rsidR="00257D58" w:rsidRDefault="00257D58" w:rsidP="00257D58">
            <w:pPr>
              <w:pStyle w:val="XML1"/>
              <w:rPr>
                <w:ins w:id="3156" w:author="Thomas Dietz" w:date="2012-08-13T13:32:00Z"/>
              </w:rPr>
            </w:pPr>
          </w:p>
          <w:p w14:paraId="0620372B" w14:textId="77777777" w:rsidR="00257D58" w:rsidRDefault="00257D58" w:rsidP="00257D58">
            <w:pPr>
              <w:pStyle w:val="XML1"/>
              <w:rPr>
                <w:ins w:id="3157" w:author="Thomas Dietz" w:date="2012-08-13T13:32:00Z"/>
              </w:rPr>
            </w:pPr>
            <w:ins w:id="3158" w:author="Thomas Dietz" w:date="2012-08-13T13:32:00Z">
              <w:r>
                <w:t xml:space="preserve">                  Elements in this list MUST be unique. This means each</w:t>
              </w:r>
            </w:ins>
          </w:p>
          <w:p w14:paraId="1CF120D9" w14:textId="77777777" w:rsidR="00257D58" w:rsidRDefault="00257D58" w:rsidP="00257D58">
            <w:pPr>
              <w:pStyle w:val="XML1"/>
              <w:rPr>
                <w:ins w:id="3159" w:author="Thomas Dietz" w:date="2012-08-13T13:32:00Z"/>
              </w:rPr>
            </w:pPr>
            <w:ins w:id="3160" w:author="Thomas Dietz" w:date="2012-08-13T13:32:00Z">
              <w:r>
                <w:t xml:space="preserve">                  port element can only be referenced once.</w:t>
              </w:r>
            </w:ins>
          </w:p>
          <w:p w14:paraId="6985EF75" w14:textId="77777777" w:rsidR="00257D58" w:rsidRDefault="00257D58" w:rsidP="00257D58">
            <w:pPr>
              <w:pStyle w:val="XML1"/>
              <w:rPr>
                <w:ins w:id="3161" w:author="Thomas Dietz" w:date="2012-08-13T13:32:00Z"/>
              </w:rPr>
            </w:pPr>
            <w:ins w:id="3162" w:author="Thomas Dietz" w:date="2012-08-13T13:32:00Z">
              <w:r>
                <w:t xml:space="preserve">                &lt;/xs:documentation&gt;</w:t>
              </w:r>
            </w:ins>
          </w:p>
          <w:p w14:paraId="52405869" w14:textId="77777777" w:rsidR="00257D58" w:rsidRDefault="00257D58" w:rsidP="00257D58">
            <w:pPr>
              <w:pStyle w:val="XML1"/>
              <w:rPr>
                <w:ins w:id="3163" w:author="Thomas Dietz" w:date="2012-08-13T13:32:00Z"/>
              </w:rPr>
            </w:pPr>
            <w:ins w:id="3164" w:author="Thomas Dietz" w:date="2012-08-13T13:32:00Z">
              <w:r>
                <w:t xml:space="preserve">              &lt;/xs:annotation&gt;</w:t>
              </w:r>
            </w:ins>
          </w:p>
          <w:p w14:paraId="098C861F" w14:textId="77777777" w:rsidR="00257D58" w:rsidRDefault="00257D58" w:rsidP="00257D58">
            <w:pPr>
              <w:pStyle w:val="XML1"/>
              <w:rPr>
                <w:ins w:id="3165" w:author="Thomas Dietz" w:date="2012-08-13T13:32:00Z"/>
              </w:rPr>
            </w:pPr>
            <w:ins w:id="3166" w:author="Thomas Dietz" w:date="2012-08-13T13:32:00Z">
              <w:r>
                <w:lastRenderedPageBreak/>
                <w:t xml:space="preserve">              &lt;xs:simpleType&gt;</w:t>
              </w:r>
            </w:ins>
          </w:p>
          <w:p w14:paraId="6F01FBCC" w14:textId="77777777" w:rsidR="00257D58" w:rsidRDefault="00257D58" w:rsidP="00257D58">
            <w:pPr>
              <w:pStyle w:val="XML1"/>
              <w:rPr>
                <w:ins w:id="3167" w:author="Thomas Dietz" w:date="2012-08-13T13:32:00Z"/>
              </w:rPr>
            </w:pPr>
            <w:ins w:id="3168" w:author="Thomas Dietz" w:date="2012-08-13T13:32:00Z">
              <w:r>
                <w:t xml:space="preserve">                &lt;xs:restriction base="inet:uri"&gt;</w:t>
              </w:r>
            </w:ins>
          </w:p>
          <w:p w14:paraId="3A25A537" w14:textId="77777777" w:rsidR="00257D58" w:rsidRDefault="00257D58" w:rsidP="00257D58">
            <w:pPr>
              <w:pStyle w:val="XML1"/>
              <w:rPr>
                <w:ins w:id="3169" w:author="Thomas Dietz" w:date="2012-08-13T13:32:00Z"/>
              </w:rPr>
            </w:pPr>
            <w:ins w:id="3170" w:author="Thomas Dietz" w:date="2012-08-13T13:32:00Z">
              <w:r>
                <w:t xml:space="preserve">                &lt;/xs:restriction&gt;</w:t>
              </w:r>
            </w:ins>
          </w:p>
          <w:p w14:paraId="513FFC3B" w14:textId="77777777" w:rsidR="00257D58" w:rsidRDefault="00257D58" w:rsidP="00257D58">
            <w:pPr>
              <w:pStyle w:val="XML1"/>
              <w:rPr>
                <w:ins w:id="3171" w:author="Thomas Dietz" w:date="2012-08-13T13:32:00Z"/>
              </w:rPr>
            </w:pPr>
            <w:ins w:id="3172" w:author="Thomas Dietz" w:date="2012-08-13T13:32:00Z">
              <w:r>
                <w:t xml:space="preserve">              &lt;/xs:simpleType&gt;</w:t>
              </w:r>
            </w:ins>
          </w:p>
          <w:p w14:paraId="1EBC47B1" w14:textId="77777777" w:rsidR="00257D58" w:rsidRDefault="00257D58" w:rsidP="00257D58">
            <w:pPr>
              <w:pStyle w:val="XML1"/>
              <w:rPr>
                <w:ins w:id="3173" w:author="Thomas Dietz" w:date="2012-08-13T13:32:00Z"/>
              </w:rPr>
            </w:pPr>
            <w:ins w:id="3174" w:author="Thomas Dietz" w:date="2012-08-13T13:32:00Z">
              <w:r>
                <w:t xml:space="preserve">            &lt;/xs:element&gt;</w:t>
              </w:r>
            </w:ins>
          </w:p>
          <w:p w14:paraId="38170620" w14:textId="77777777" w:rsidR="00257D58" w:rsidRDefault="00257D58" w:rsidP="00257D58">
            <w:pPr>
              <w:pStyle w:val="XML1"/>
              <w:rPr>
                <w:ins w:id="3175" w:author="Thomas Dietz" w:date="2012-08-13T13:32:00Z"/>
              </w:rPr>
            </w:pPr>
            <w:ins w:id="3176" w:author="Thomas Dietz" w:date="2012-08-13T13:32:00Z">
              <w:r>
                <w:t xml:space="preserve">            &lt;xs:element name="queue" minOccurs="0" maxOccurs="unbounded"&gt;</w:t>
              </w:r>
            </w:ins>
          </w:p>
          <w:p w14:paraId="6652D5A3" w14:textId="77777777" w:rsidR="00257D58" w:rsidRDefault="00257D58" w:rsidP="00257D58">
            <w:pPr>
              <w:pStyle w:val="XML1"/>
              <w:rPr>
                <w:ins w:id="3177" w:author="Thomas Dietz" w:date="2012-08-13T13:32:00Z"/>
              </w:rPr>
            </w:pPr>
            <w:ins w:id="3178" w:author="Thomas Dietz" w:date="2012-08-13T13:32:00Z">
              <w:r>
                <w:t xml:space="preserve">              &lt;xs:annotation&gt;</w:t>
              </w:r>
            </w:ins>
          </w:p>
          <w:p w14:paraId="12DAAA28" w14:textId="77777777" w:rsidR="00257D58" w:rsidRDefault="00257D58" w:rsidP="00257D58">
            <w:pPr>
              <w:pStyle w:val="XML1"/>
              <w:rPr>
                <w:ins w:id="3179" w:author="Thomas Dietz" w:date="2012-08-13T13:32:00Z"/>
              </w:rPr>
            </w:pPr>
            <w:ins w:id="3180" w:author="Thomas Dietz" w:date="2012-08-13T13:32:00Z">
              <w:r>
                <w:t xml:space="preserve">                &lt;xs:documentation&gt;</w:t>
              </w:r>
            </w:ins>
          </w:p>
          <w:p w14:paraId="69BE6F22" w14:textId="77777777" w:rsidR="00257D58" w:rsidRDefault="00257D58" w:rsidP="00257D58">
            <w:pPr>
              <w:pStyle w:val="XML1"/>
              <w:rPr>
                <w:ins w:id="3181" w:author="Thomas Dietz" w:date="2012-08-13T13:32:00Z"/>
              </w:rPr>
            </w:pPr>
            <w:ins w:id="3182" w:author="Thomas Dietz" w:date="2012-08-13T13:32:00Z">
              <w:r>
                <w:t xml:space="preserve">                  A resource identifier of a queue of the</w:t>
              </w:r>
            </w:ins>
          </w:p>
          <w:p w14:paraId="49BA6ACE" w14:textId="77777777" w:rsidR="00257D58" w:rsidRDefault="00257D58" w:rsidP="00257D58">
            <w:pPr>
              <w:pStyle w:val="XML1"/>
              <w:rPr>
                <w:ins w:id="3183" w:author="Thomas Dietz" w:date="2012-08-13T13:32:00Z"/>
              </w:rPr>
            </w:pPr>
            <w:ins w:id="3184" w:author="Thomas Dietz" w:date="2012-08-13T13:32:00Z">
              <w:r>
                <w:t xml:space="preserve">                  OpenFlow Capable Switch that the OpenFlow Logical Switch</w:t>
              </w:r>
            </w:ins>
          </w:p>
          <w:p w14:paraId="0FA0398E" w14:textId="77777777" w:rsidR="00257D58" w:rsidRDefault="00257D58" w:rsidP="00257D58">
            <w:pPr>
              <w:pStyle w:val="XML1"/>
              <w:rPr>
                <w:ins w:id="3185" w:author="Thomas Dietz" w:date="2012-08-13T13:32:00Z"/>
              </w:rPr>
            </w:pPr>
            <w:ins w:id="3186" w:author="Thomas Dietz" w:date="2012-08-13T13:32:00Z">
              <w:r>
                <w:t xml:space="preserve">                  has exclusive access to.</w:t>
              </w:r>
            </w:ins>
          </w:p>
          <w:p w14:paraId="10CCB276" w14:textId="77777777" w:rsidR="00257D58" w:rsidRDefault="00257D58" w:rsidP="00257D58">
            <w:pPr>
              <w:pStyle w:val="XML1"/>
              <w:rPr>
                <w:ins w:id="3187" w:author="Thomas Dietz" w:date="2012-08-13T13:32:00Z"/>
              </w:rPr>
            </w:pPr>
          </w:p>
          <w:p w14:paraId="17E72359" w14:textId="77777777" w:rsidR="00257D58" w:rsidRDefault="00257D58" w:rsidP="00257D58">
            <w:pPr>
              <w:pStyle w:val="XML1"/>
              <w:rPr>
                <w:ins w:id="3188" w:author="Thomas Dietz" w:date="2012-08-13T13:32:00Z"/>
              </w:rPr>
            </w:pPr>
            <w:ins w:id="3189" w:author="Thomas Dietz" w:date="2012-08-13T13:32:00Z">
              <w:r>
                <w:t xml:space="preserve">                  The elements in this list MUST refer to elements at the</w:t>
              </w:r>
            </w:ins>
          </w:p>
          <w:p w14:paraId="1943D5F1" w14:textId="77777777" w:rsidR="00257D58" w:rsidRDefault="00257D58" w:rsidP="00257D58">
            <w:pPr>
              <w:pStyle w:val="XML1"/>
              <w:rPr>
                <w:ins w:id="3190" w:author="Thomas Dietz" w:date="2012-08-13T13:32:00Z"/>
              </w:rPr>
            </w:pPr>
            <w:ins w:id="3191" w:author="Thomas Dietz" w:date="2012-08-13T13:32:00Z">
              <w:r>
                <w:t xml:space="preserve">                  following path:</w:t>
              </w:r>
            </w:ins>
          </w:p>
          <w:p w14:paraId="5A733266" w14:textId="77777777" w:rsidR="00257D58" w:rsidRDefault="00257D58" w:rsidP="00257D58">
            <w:pPr>
              <w:pStyle w:val="XML1"/>
              <w:rPr>
                <w:ins w:id="3192" w:author="Thomas Dietz" w:date="2012-08-13T13:32:00Z"/>
              </w:rPr>
            </w:pPr>
            <w:ins w:id="3193" w:author="Thomas Dietz" w:date="2012-08-13T13:32:00Z">
              <w:r>
                <w:t xml:space="preserve">                  /capable-switch/resources/queue/resource-id</w:t>
              </w:r>
            </w:ins>
          </w:p>
          <w:p w14:paraId="10616792" w14:textId="77777777" w:rsidR="00257D58" w:rsidRDefault="00257D58" w:rsidP="00257D58">
            <w:pPr>
              <w:pStyle w:val="XML1"/>
              <w:rPr>
                <w:ins w:id="3194" w:author="Thomas Dietz" w:date="2012-08-13T13:32:00Z"/>
              </w:rPr>
            </w:pPr>
          </w:p>
          <w:p w14:paraId="03CF10D4" w14:textId="77777777" w:rsidR="00257D58" w:rsidRDefault="00257D58" w:rsidP="00257D58">
            <w:pPr>
              <w:pStyle w:val="XML1"/>
              <w:rPr>
                <w:ins w:id="3195" w:author="Thomas Dietz" w:date="2012-08-13T13:32:00Z"/>
              </w:rPr>
            </w:pPr>
            <w:ins w:id="3196" w:author="Thomas Dietz" w:date="2012-08-13T13:32:00Z">
              <w:r>
                <w:t xml:space="preserve">                  Elements in this list MUST be unique. This means each</w:t>
              </w:r>
            </w:ins>
          </w:p>
          <w:p w14:paraId="39C53EC0" w14:textId="77777777" w:rsidR="00257D58" w:rsidRDefault="00257D58" w:rsidP="00257D58">
            <w:pPr>
              <w:pStyle w:val="XML1"/>
              <w:rPr>
                <w:ins w:id="3197" w:author="Thomas Dietz" w:date="2012-08-13T13:32:00Z"/>
              </w:rPr>
            </w:pPr>
            <w:ins w:id="3198" w:author="Thomas Dietz" w:date="2012-08-13T13:32:00Z">
              <w:r>
                <w:t xml:space="preserve">                  queue element can only be referenced once.</w:t>
              </w:r>
            </w:ins>
          </w:p>
          <w:p w14:paraId="5F052C42" w14:textId="77777777" w:rsidR="00257D58" w:rsidRDefault="00257D58" w:rsidP="00257D58">
            <w:pPr>
              <w:pStyle w:val="XML1"/>
              <w:rPr>
                <w:ins w:id="3199" w:author="Thomas Dietz" w:date="2012-08-13T13:32:00Z"/>
              </w:rPr>
            </w:pPr>
            <w:ins w:id="3200" w:author="Thomas Dietz" w:date="2012-08-13T13:32:00Z">
              <w:r>
                <w:t xml:space="preserve">                &lt;/xs:documentation&gt;</w:t>
              </w:r>
            </w:ins>
          </w:p>
          <w:p w14:paraId="647FB804" w14:textId="77777777" w:rsidR="00257D58" w:rsidRDefault="00257D58" w:rsidP="00257D58">
            <w:pPr>
              <w:pStyle w:val="XML1"/>
              <w:rPr>
                <w:ins w:id="3201" w:author="Thomas Dietz" w:date="2012-08-13T13:32:00Z"/>
              </w:rPr>
            </w:pPr>
            <w:ins w:id="3202" w:author="Thomas Dietz" w:date="2012-08-13T13:32:00Z">
              <w:r>
                <w:t xml:space="preserve">              &lt;/xs:annotation&gt;</w:t>
              </w:r>
            </w:ins>
          </w:p>
          <w:p w14:paraId="12C35BB4" w14:textId="77777777" w:rsidR="00257D58" w:rsidRDefault="00257D58" w:rsidP="00257D58">
            <w:pPr>
              <w:pStyle w:val="XML1"/>
              <w:rPr>
                <w:ins w:id="3203" w:author="Thomas Dietz" w:date="2012-08-13T13:32:00Z"/>
              </w:rPr>
            </w:pPr>
            <w:ins w:id="3204" w:author="Thomas Dietz" w:date="2012-08-13T13:32:00Z">
              <w:r>
                <w:t xml:space="preserve">              &lt;xs:simpleType&gt;</w:t>
              </w:r>
            </w:ins>
          </w:p>
          <w:p w14:paraId="6BA1D198" w14:textId="77777777" w:rsidR="00257D58" w:rsidRDefault="00257D58" w:rsidP="00257D58">
            <w:pPr>
              <w:pStyle w:val="XML1"/>
              <w:rPr>
                <w:ins w:id="3205" w:author="Thomas Dietz" w:date="2012-08-13T13:32:00Z"/>
              </w:rPr>
            </w:pPr>
            <w:ins w:id="3206" w:author="Thomas Dietz" w:date="2012-08-13T13:32:00Z">
              <w:r>
                <w:t xml:space="preserve">                &lt;xs:restriction base="inet:uri"&gt;</w:t>
              </w:r>
            </w:ins>
          </w:p>
          <w:p w14:paraId="39F29FD1" w14:textId="77777777" w:rsidR="00257D58" w:rsidRDefault="00257D58" w:rsidP="00257D58">
            <w:pPr>
              <w:pStyle w:val="XML1"/>
              <w:rPr>
                <w:ins w:id="3207" w:author="Thomas Dietz" w:date="2012-08-13T13:32:00Z"/>
              </w:rPr>
            </w:pPr>
            <w:ins w:id="3208" w:author="Thomas Dietz" w:date="2012-08-13T13:32:00Z">
              <w:r>
                <w:t xml:space="preserve">                &lt;/xs:restriction&gt;</w:t>
              </w:r>
            </w:ins>
          </w:p>
          <w:p w14:paraId="2BE9E879" w14:textId="77777777" w:rsidR="00257D58" w:rsidRDefault="00257D58" w:rsidP="00257D58">
            <w:pPr>
              <w:pStyle w:val="XML1"/>
              <w:rPr>
                <w:ins w:id="3209" w:author="Thomas Dietz" w:date="2012-08-13T13:32:00Z"/>
              </w:rPr>
            </w:pPr>
            <w:ins w:id="3210" w:author="Thomas Dietz" w:date="2012-08-13T13:32:00Z">
              <w:r>
                <w:t xml:space="preserve">              &lt;/xs:simpleType&gt;</w:t>
              </w:r>
            </w:ins>
          </w:p>
          <w:p w14:paraId="478831BD" w14:textId="77777777" w:rsidR="00257D58" w:rsidRDefault="00257D58" w:rsidP="00257D58">
            <w:pPr>
              <w:pStyle w:val="XML1"/>
              <w:rPr>
                <w:ins w:id="3211" w:author="Thomas Dietz" w:date="2012-08-13T13:32:00Z"/>
              </w:rPr>
            </w:pPr>
            <w:ins w:id="3212" w:author="Thomas Dietz" w:date="2012-08-13T13:32:00Z">
              <w:r>
                <w:t xml:space="preserve">            &lt;/xs:element&gt;</w:t>
              </w:r>
            </w:ins>
          </w:p>
          <w:p w14:paraId="4EE8F9F3" w14:textId="77777777" w:rsidR="00257D58" w:rsidRDefault="00257D58" w:rsidP="00257D58">
            <w:pPr>
              <w:pStyle w:val="XML1"/>
              <w:rPr>
                <w:ins w:id="3213" w:author="Thomas Dietz" w:date="2012-08-13T13:32:00Z"/>
              </w:rPr>
            </w:pPr>
            <w:ins w:id="3214" w:author="Thomas Dietz" w:date="2012-08-13T13:32:00Z">
              <w:r>
                <w:t xml:space="preserve">            &lt;xs:element name="certificate" minOccurs="0"&gt;</w:t>
              </w:r>
            </w:ins>
          </w:p>
          <w:p w14:paraId="5AC9B465" w14:textId="77777777" w:rsidR="00257D58" w:rsidRDefault="00257D58" w:rsidP="00257D58">
            <w:pPr>
              <w:pStyle w:val="XML1"/>
              <w:rPr>
                <w:ins w:id="3215" w:author="Thomas Dietz" w:date="2012-08-13T13:32:00Z"/>
              </w:rPr>
            </w:pPr>
            <w:ins w:id="3216" w:author="Thomas Dietz" w:date="2012-08-13T13:32:00Z">
              <w:r>
                <w:t xml:space="preserve">              &lt;xs:annotation&gt;</w:t>
              </w:r>
            </w:ins>
          </w:p>
          <w:p w14:paraId="071A6DB9" w14:textId="77777777" w:rsidR="00257D58" w:rsidRDefault="00257D58" w:rsidP="00257D58">
            <w:pPr>
              <w:pStyle w:val="XML1"/>
              <w:rPr>
                <w:ins w:id="3217" w:author="Thomas Dietz" w:date="2012-08-13T13:32:00Z"/>
              </w:rPr>
            </w:pPr>
            <w:ins w:id="3218" w:author="Thomas Dietz" w:date="2012-08-13T13:32:00Z">
              <w:r>
                <w:t xml:space="preserve">                &lt;xs:documentation&gt;</w:t>
              </w:r>
            </w:ins>
          </w:p>
          <w:p w14:paraId="1BEFFC52" w14:textId="77777777" w:rsidR="00257D58" w:rsidRDefault="00257D58" w:rsidP="00257D58">
            <w:pPr>
              <w:pStyle w:val="XML1"/>
              <w:rPr>
                <w:ins w:id="3219" w:author="Thomas Dietz" w:date="2012-08-13T13:32:00Z"/>
              </w:rPr>
            </w:pPr>
            <w:ins w:id="3220" w:author="Thomas Dietz" w:date="2012-08-13T13:32:00Z">
              <w:r>
                <w:t xml:space="preserve">                  The resource identifier of the owned</w:t>
              </w:r>
            </w:ins>
          </w:p>
          <w:p w14:paraId="60AF8C69" w14:textId="77777777" w:rsidR="00257D58" w:rsidRDefault="00257D58" w:rsidP="00257D58">
            <w:pPr>
              <w:pStyle w:val="XML1"/>
              <w:rPr>
                <w:ins w:id="3221" w:author="Thomas Dietz" w:date="2012-08-13T13:32:00Z"/>
              </w:rPr>
            </w:pPr>
            <w:ins w:id="3222" w:author="Thomas Dietz" w:date="2012-08-13T13:32:00Z">
              <w:r>
                <w:t xml:space="preserve">                  certificate in the OpenFlow Capable Switch that the</w:t>
              </w:r>
            </w:ins>
          </w:p>
          <w:p w14:paraId="49AA81F1" w14:textId="77777777" w:rsidR="00257D58" w:rsidRDefault="00257D58" w:rsidP="00257D58">
            <w:pPr>
              <w:pStyle w:val="XML1"/>
              <w:rPr>
                <w:ins w:id="3223" w:author="Thomas Dietz" w:date="2012-08-13T13:32:00Z"/>
              </w:rPr>
            </w:pPr>
            <w:ins w:id="3224" w:author="Thomas Dietz" w:date="2012-08-13T13:32:00Z">
              <w:r>
                <w:t xml:space="preserve">                  OpenFlow Logical Switch uses to identify itself.  This</w:t>
              </w:r>
            </w:ins>
          </w:p>
          <w:p w14:paraId="2D47E6AC" w14:textId="77777777" w:rsidR="00257D58" w:rsidRDefault="00257D58" w:rsidP="00257D58">
            <w:pPr>
              <w:pStyle w:val="XML1"/>
              <w:rPr>
                <w:ins w:id="3225" w:author="Thomas Dietz" w:date="2012-08-13T13:32:00Z"/>
              </w:rPr>
            </w:pPr>
            <w:ins w:id="3226" w:author="Thomas Dietz" w:date="2012-08-13T13:32:00Z">
              <w:r>
                <w:t xml:space="preserve">                  element MUST NOT occur more than once in an OpenFlow</w:t>
              </w:r>
            </w:ins>
          </w:p>
          <w:p w14:paraId="3A693272" w14:textId="77777777" w:rsidR="00257D58" w:rsidRDefault="00257D58" w:rsidP="00257D58">
            <w:pPr>
              <w:pStyle w:val="XML1"/>
              <w:rPr>
                <w:ins w:id="3227" w:author="Thomas Dietz" w:date="2012-08-13T13:32:00Z"/>
              </w:rPr>
            </w:pPr>
            <w:ins w:id="3228" w:author="Thomas Dietz" w:date="2012-08-13T13:32:00Z">
              <w:r>
                <w:t xml:space="preserve">                  Logical Switch's resource list.  </w:t>
              </w:r>
            </w:ins>
          </w:p>
          <w:p w14:paraId="70C110B5" w14:textId="77777777" w:rsidR="00257D58" w:rsidRDefault="00257D58" w:rsidP="00257D58">
            <w:pPr>
              <w:pStyle w:val="XML1"/>
              <w:rPr>
                <w:ins w:id="3229" w:author="Thomas Dietz" w:date="2012-08-13T13:32:00Z"/>
              </w:rPr>
            </w:pPr>
            <w:ins w:id="3230" w:author="Thomas Dietz" w:date="2012-08-13T13:32:00Z">
              <w:r>
                <w:t xml:space="preserve">                          </w:t>
              </w:r>
            </w:ins>
          </w:p>
          <w:p w14:paraId="39AAF307" w14:textId="77777777" w:rsidR="00257D58" w:rsidRDefault="00257D58" w:rsidP="00257D58">
            <w:pPr>
              <w:pStyle w:val="XML1"/>
              <w:rPr>
                <w:ins w:id="3231" w:author="Thomas Dietz" w:date="2012-08-13T13:32:00Z"/>
              </w:rPr>
            </w:pPr>
            <w:ins w:id="3232" w:author="Thomas Dietz" w:date="2012-08-13T13:32:00Z">
              <w:r>
                <w:t xml:space="preserve">                  If no such element is in an OpenFlow Logical Switch's </w:t>
              </w:r>
            </w:ins>
          </w:p>
          <w:p w14:paraId="6E3A365F" w14:textId="77777777" w:rsidR="00257D58" w:rsidRDefault="00257D58" w:rsidP="00257D58">
            <w:pPr>
              <w:pStyle w:val="XML1"/>
              <w:rPr>
                <w:ins w:id="3233" w:author="Thomas Dietz" w:date="2012-08-13T13:32:00Z"/>
              </w:rPr>
            </w:pPr>
            <w:ins w:id="3234" w:author="Thomas Dietz" w:date="2012-08-13T13:32:00Z">
              <w:r>
                <w:t xml:space="preserve">                  resource list, then the OpenFlow Logical Switch does not </w:t>
              </w:r>
            </w:ins>
          </w:p>
          <w:p w14:paraId="4A44CAC1" w14:textId="77777777" w:rsidR="00257D58" w:rsidRDefault="00257D58" w:rsidP="00257D58">
            <w:pPr>
              <w:pStyle w:val="XML1"/>
              <w:rPr>
                <w:ins w:id="3235" w:author="Thomas Dietz" w:date="2012-08-13T13:32:00Z"/>
              </w:rPr>
            </w:pPr>
            <w:ins w:id="3236" w:author="Thomas Dietz" w:date="2012-08-13T13:32:00Z">
              <w:r>
                <w:t xml:space="preserve">                  authenticate itself towards an OpenFloe Controller with a</w:t>
              </w:r>
            </w:ins>
          </w:p>
          <w:p w14:paraId="4C232BB3" w14:textId="77777777" w:rsidR="00257D58" w:rsidRDefault="00257D58" w:rsidP="00257D58">
            <w:pPr>
              <w:pStyle w:val="XML1"/>
              <w:rPr>
                <w:ins w:id="3237" w:author="Thomas Dietz" w:date="2012-08-13T13:32:00Z"/>
              </w:rPr>
            </w:pPr>
            <w:ins w:id="3238" w:author="Thomas Dietz" w:date="2012-08-13T13:32:00Z">
              <w:r>
                <w:t xml:space="preserve">                  certificate.  If this element is present, then the</w:t>
              </w:r>
            </w:ins>
          </w:p>
          <w:p w14:paraId="7C5046D8" w14:textId="77777777" w:rsidR="00257D58" w:rsidRDefault="00257D58" w:rsidP="00257D58">
            <w:pPr>
              <w:pStyle w:val="XML1"/>
              <w:rPr>
                <w:ins w:id="3239" w:author="Thomas Dietz" w:date="2012-08-13T13:32:00Z"/>
              </w:rPr>
            </w:pPr>
            <w:ins w:id="3240" w:author="Thomas Dietz" w:date="2012-08-13T13:32:00Z">
              <w:r>
                <w:t xml:space="preserve">                  OpenFlow Logical Switch MUST provide this certificate for</w:t>
              </w:r>
            </w:ins>
          </w:p>
          <w:p w14:paraId="2EBABDFD" w14:textId="77777777" w:rsidR="00257D58" w:rsidRDefault="00257D58" w:rsidP="00257D58">
            <w:pPr>
              <w:pStyle w:val="XML1"/>
              <w:rPr>
                <w:ins w:id="3241" w:author="Thomas Dietz" w:date="2012-08-13T13:32:00Z"/>
              </w:rPr>
            </w:pPr>
            <w:ins w:id="3242" w:author="Thomas Dietz" w:date="2012-08-13T13:32:00Z">
              <w:r>
                <w:t xml:space="preserve">                  authentication to an OpenFlow Controller when setting up</w:t>
              </w:r>
            </w:ins>
          </w:p>
          <w:p w14:paraId="4D174D94" w14:textId="77777777" w:rsidR="00257D58" w:rsidRDefault="00257D58" w:rsidP="00257D58">
            <w:pPr>
              <w:pStyle w:val="XML1"/>
              <w:rPr>
                <w:ins w:id="3243" w:author="Thomas Dietz" w:date="2012-08-13T13:32:00Z"/>
              </w:rPr>
            </w:pPr>
            <w:ins w:id="3244" w:author="Thomas Dietz" w:date="2012-08-13T13:32:00Z">
              <w:r>
                <w:t xml:space="preserve">                  a TLS connection.  </w:t>
              </w:r>
            </w:ins>
          </w:p>
          <w:p w14:paraId="12080939" w14:textId="77777777" w:rsidR="00257D58" w:rsidRDefault="00257D58" w:rsidP="00257D58">
            <w:pPr>
              <w:pStyle w:val="XML1"/>
              <w:rPr>
                <w:ins w:id="3245" w:author="Thomas Dietz" w:date="2012-08-13T13:32:00Z"/>
              </w:rPr>
            </w:pPr>
            <w:ins w:id="3246" w:author="Thomas Dietz" w:date="2012-08-13T13:32:00Z">
              <w:r>
                <w:t xml:space="preserve">                          </w:t>
              </w:r>
            </w:ins>
          </w:p>
          <w:p w14:paraId="59569D1B" w14:textId="77777777" w:rsidR="00257D58" w:rsidRDefault="00257D58" w:rsidP="00257D58">
            <w:pPr>
              <w:pStyle w:val="XML1"/>
              <w:rPr>
                <w:ins w:id="3247" w:author="Thomas Dietz" w:date="2012-08-13T13:32:00Z"/>
              </w:rPr>
            </w:pPr>
            <w:ins w:id="3248" w:author="Thomas Dietz" w:date="2012-08-13T13:32:00Z">
              <w:r>
                <w:t xml:space="preserve">                  For TCP connections this element is irrelevant.</w:t>
              </w:r>
            </w:ins>
          </w:p>
          <w:p w14:paraId="6AD606FF" w14:textId="77777777" w:rsidR="00257D58" w:rsidRDefault="00257D58" w:rsidP="00257D58">
            <w:pPr>
              <w:pStyle w:val="XML1"/>
              <w:rPr>
                <w:ins w:id="3249" w:author="Thomas Dietz" w:date="2012-08-13T13:32:00Z"/>
              </w:rPr>
            </w:pPr>
          </w:p>
          <w:p w14:paraId="2FD75DF2" w14:textId="77777777" w:rsidR="00257D58" w:rsidRDefault="00257D58" w:rsidP="00257D58">
            <w:pPr>
              <w:pStyle w:val="XML1"/>
              <w:rPr>
                <w:ins w:id="3250" w:author="Thomas Dietz" w:date="2012-08-13T13:32:00Z"/>
              </w:rPr>
            </w:pPr>
            <w:ins w:id="3251" w:author="Thomas Dietz" w:date="2012-08-13T13:32:00Z">
              <w:r>
                <w:t xml:space="preserve">                  The element MUST refer to an element at the following</w:t>
              </w:r>
            </w:ins>
          </w:p>
          <w:p w14:paraId="743BE9BF" w14:textId="77777777" w:rsidR="00257D58" w:rsidRDefault="00257D58" w:rsidP="00257D58">
            <w:pPr>
              <w:pStyle w:val="XML1"/>
              <w:rPr>
                <w:ins w:id="3252" w:author="Thomas Dietz" w:date="2012-08-13T13:32:00Z"/>
              </w:rPr>
            </w:pPr>
            <w:ins w:id="3253" w:author="Thomas Dietz" w:date="2012-08-13T13:32:00Z">
              <w:r>
                <w:t xml:space="preserve">                  path:</w:t>
              </w:r>
            </w:ins>
          </w:p>
          <w:p w14:paraId="3983469D" w14:textId="77777777" w:rsidR="00257D58" w:rsidRDefault="00257D58" w:rsidP="00257D58">
            <w:pPr>
              <w:pStyle w:val="XML1"/>
              <w:rPr>
                <w:ins w:id="3254" w:author="Thomas Dietz" w:date="2012-08-13T13:32:00Z"/>
              </w:rPr>
            </w:pPr>
            <w:ins w:id="3255" w:author="Thomas Dietz" w:date="2012-08-13T13:32:00Z">
              <w:r>
                <w:t xml:space="preserve">                  /capable-switch/resources/owned-certificate/resource-id</w:t>
              </w:r>
            </w:ins>
          </w:p>
          <w:p w14:paraId="7C38C308" w14:textId="77777777" w:rsidR="00257D58" w:rsidRDefault="00257D58" w:rsidP="00257D58">
            <w:pPr>
              <w:pStyle w:val="XML1"/>
              <w:rPr>
                <w:ins w:id="3256" w:author="Thomas Dietz" w:date="2012-08-13T13:32:00Z"/>
              </w:rPr>
            </w:pPr>
          </w:p>
          <w:p w14:paraId="289F0D7B" w14:textId="77777777" w:rsidR="00257D58" w:rsidRDefault="00257D58" w:rsidP="00257D58">
            <w:pPr>
              <w:pStyle w:val="XML1"/>
              <w:rPr>
                <w:ins w:id="3257" w:author="Thomas Dietz" w:date="2012-08-13T13:32:00Z"/>
              </w:rPr>
            </w:pPr>
            <w:ins w:id="3258" w:author="Thomas Dietz" w:date="2012-08-13T13:32:00Z">
              <w:r>
                <w:t xml:space="preserve">                &lt;/xs:documentation&gt;</w:t>
              </w:r>
            </w:ins>
          </w:p>
          <w:p w14:paraId="78D50005" w14:textId="77777777" w:rsidR="00257D58" w:rsidRDefault="00257D58" w:rsidP="00257D58">
            <w:pPr>
              <w:pStyle w:val="XML1"/>
              <w:rPr>
                <w:ins w:id="3259" w:author="Thomas Dietz" w:date="2012-08-13T13:32:00Z"/>
              </w:rPr>
            </w:pPr>
            <w:ins w:id="3260" w:author="Thomas Dietz" w:date="2012-08-13T13:32:00Z">
              <w:r>
                <w:t xml:space="preserve">              &lt;/xs:annotation&gt;</w:t>
              </w:r>
            </w:ins>
          </w:p>
          <w:p w14:paraId="1E6EC5F1" w14:textId="77777777" w:rsidR="00257D58" w:rsidRDefault="00257D58" w:rsidP="00257D58">
            <w:pPr>
              <w:pStyle w:val="XML1"/>
              <w:rPr>
                <w:ins w:id="3261" w:author="Thomas Dietz" w:date="2012-08-13T13:32:00Z"/>
              </w:rPr>
            </w:pPr>
            <w:ins w:id="3262" w:author="Thomas Dietz" w:date="2012-08-13T13:32:00Z">
              <w:r>
                <w:t xml:space="preserve">              &lt;xs:simpleType&gt;</w:t>
              </w:r>
            </w:ins>
          </w:p>
          <w:p w14:paraId="1AAC6746" w14:textId="77777777" w:rsidR="00257D58" w:rsidRDefault="00257D58" w:rsidP="00257D58">
            <w:pPr>
              <w:pStyle w:val="XML1"/>
              <w:rPr>
                <w:ins w:id="3263" w:author="Thomas Dietz" w:date="2012-08-13T13:32:00Z"/>
              </w:rPr>
            </w:pPr>
            <w:ins w:id="3264" w:author="Thomas Dietz" w:date="2012-08-13T13:32:00Z">
              <w:r>
                <w:t xml:space="preserve">                &lt;xs:restriction base="inet:uri"&gt;</w:t>
              </w:r>
            </w:ins>
          </w:p>
          <w:p w14:paraId="6302AF29" w14:textId="77777777" w:rsidR="00257D58" w:rsidRDefault="00257D58" w:rsidP="00257D58">
            <w:pPr>
              <w:pStyle w:val="XML1"/>
              <w:rPr>
                <w:ins w:id="3265" w:author="Thomas Dietz" w:date="2012-08-13T13:32:00Z"/>
              </w:rPr>
            </w:pPr>
            <w:ins w:id="3266" w:author="Thomas Dietz" w:date="2012-08-13T13:32:00Z">
              <w:r>
                <w:t xml:space="preserve">                &lt;/xs:restriction&gt;</w:t>
              </w:r>
            </w:ins>
          </w:p>
          <w:p w14:paraId="7906A3B7" w14:textId="77777777" w:rsidR="00257D58" w:rsidRDefault="00257D58" w:rsidP="00257D58">
            <w:pPr>
              <w:pStyle w:val="XML1"/>
              <w:rPr>
                <w:ins w:id="3267" w:author="Thomas Dietz" w:date="2012-08-13T13:32:00Z"/>
              </w:rPr>
            </w:pPr>
            <w:ins w:id="3268" w:author="Thomas Dietz" w:date="2012-08-13T13:32:00Z">
              <w:r>
                <w:t xml:space="preserve">              &lt;/xs:simpleType&gt;</w:t>
              </w:r>
            </w:ins>
          </w:p>
          <w:p w14:paraId="0EC38BEF" w14:textId="77777777" w:rsidR="00257D58" w:rsidRDefault="00257D58" w:rsidP="00257D58">
            <w:pPr>
              <w:pStyle w:val="XML1"/>
              <w:rPr>
                <w:ins w:id="3269" w:author="Thomas Dietz" w:date="2012-08-13T13:32:00Z"/>
              </w:rPr>
            </w:pPr>
            <w:ins w:id="3270" w:author="Thomas Dietz" w:date="2012-08-13T13:32:00Z">
              <w:r>
                <w:t xml:space="preserve">            &lt;/xs:element&gt;</w:t>
              </w:r>
            </w:ins>
          </w:p>
          <w:p w14:paraId="7EDC0B3D" w14:textId="77777777" w:rsidR="00257D58" w:rsidRDefault="00257D58" w:rsidP="00257D58">
            <w:pPr>
              <w:pStyle w:val="XML1"/>
              <w:rPr>
                <w:ins w:id="3271" w:author="Thomas Dietz" w:date="2012-08-13T13:32:00Z"/>
              </w:rPr>
            </w:pPr>
            <w:ins w:id="3272" w:author="Thomas Dietz" w:date="2012-08-13T13:32:00Z">
              <w:r>
                <w:t xml:space="preserve">            &lt;xs:element name="flow-table" minOccurs="0" </w:t>
              </w:r>
              <w:r>
                <w:lastRenderedPageBreak/>
                <w:t>maxOccurs="unbounded"&gt;</w:t>
              </w:r>
            </w:ins>
          </w:p>
          <w:p w14:paraId="5AA824EF" w14:textId="77777777" w:rsidR="00257D58" w:rsidRDefault="00257D58" w:rsidP="00257D58">
            <w:pPr>
              <w:pStyle w:val="XML1"/>
              <w:rPr>
                <w:ins w:id="3273" w:author="Thomas Dietz" w:date="2012-08-13T13:32:00Z"/>
              </w:rPr>
            </w:pPr>
            <w:ins w:id="3274" w:author="Thomas Dietz" w:date="2012-08-13T13:32:00Z">
              <w:r>
                <w:t xml:space="preserve">              &lt;xs:annotation&gt;</w:t>
              </w:r>
            </w:ins>
          </w:p>
          <w:p w14:paraId="7F9DD5BD" w14:textId="77777777" w:rsidR="00257D58" w:rsidRDefault="00257D58" w:rsidP="00257D58">
            <w:pPr>
              <w:pStyle w:val="XML1"/>
              <w:rPr>
                <w:ins w:id="3275" w:author="Thomas Dietz" w:date="2012-08-13T13:32:00Z"/>
              </w:rPr>
            </w:pPr>
            <w:ins w:id="3276" w:author="Thomas Dietz" w:date="2012-08-13T13:32:00Z">
              <w:r>
                <w:t xml:space="preserve">                &lt;xs:documentation&gt;</w:t>
              </w:r>
            </w:ins>
          </w:p>
          <w:p w14:paraId="651DA998" w14:textId="77777777" w:rsidR="00257D58" w:rsidRDefault="00257D58" w:rsidP="00257D58">
            <w:pPr>
              <w:pStyle w:val="XML1"/>
              <w:rPr>
                <w:ins w:id="3277" w:author="Thomas Dietz" w:date="2012-08-13T13:32:00Z"/>
              </w:rPr>
            </w:pPr>
            <w:ins w:id="3278" w:author="Thomas Dietz" w:date="2012-08-13T13:32:00Z">
              <w:r>
                <w:t xml:space="preserve">                  A resource identifier of a flow table of the </w:t>
              </w:r>
            </w:ins>
          </w:p>
          <w:p w14:paraId="3E0028AD" w14:textId="77777777" w:rsidR="00257D58" w:rsidRDefault="00257D58" w:rsidP="00257D58">
            <w:pPr>
              <w:pStyle w:val="XML1"/>
              <w:rPr>
                <w:ins w:id="3279" w:author="Thomas Dietz" w:date="2012-08-13T13:32:00Z"/>
              </w:rPr>
            </w:pPr>
            <w:ins w:id="3280" w:author="Thomas Dietz" w:date="2012-08-13T13:32:00Z">
              <w:r>
                <w:t xml:space="preserve">                  OpenFlow Capable Switch that the OpenFlow Logical Switch </w:t>
              </w:r>
            </w:ins>
          </w:p>
          <w:p w14:paraId="27254360" w14:textId="77777777" w:rsidR="00257D58" w:rsidRDefault="00257D58" w:rsidP="00257D58">
            <w:pPr>
              <w:pStyle w:val="XML1"/>
              <w:rPr>
                <w:ins w:id="3281" w:author="Thomas Dietz" w:date="2012-08-13T13:32:00Z"/>
              </w:rPr>
            </w:pPr>
            <w:ins w:id="3282" w:author="Thomas Dietz" w:date="2012-08-13T13:32:00Z">
              <w:r>
                <w:t xml:space="preserve">                  has exclusive access to.</w:t>
              </w:r>
            </w:ins>
          </w:p>
          <w:p w14:paraId="5B967B23" w14:textId="77777777" w:rsidR="00257D58" w:rsidRDefault="00257D58" w:rsidP="00257D58">
            <w:pPr>
              <w:pStyle w:val="XML1"/>
              <w:rPr>
                <w:ins w:id="3283" w:author="Thomas Dietz" w:date="2012-08-13T13:32:00Z"/>
              </w:rPr>
            </w:pPr>
          </w:p>
          <w:p w14:paraId="36FECF92" w14:textId="77777777" w:rsidR="00257D58" w:rsidRDefault="00257D58" w:rsidP="00257D58">
            <w:pPr>
              <w:pStyle w:val="XML1"/>
              <w:rPr>
                <w:ins w:id="3284" w:author="Thomas Dietz" w:date="2012-08-13T13:32:00Z"/>
              </w:rPr>
            </w:pPr>
            <w:ins w:id="3285" w:author="Thomas Dietz" w:date="2012-08-13T13:32:00Z">
              <w:r>
                <w:t xml:space="preserve">                  The elements in this list MUST refer to elements at the</w:t>
              </w:r>
            </w:ins>
          </w:p>
          <w:p w14:paraId="686DF66B" w14:textId="77777777" w:rsidR="00257D58" w:rsidRDefault="00257D58" w:rsidP="00257D58">
            <w:pPr>
              <w:pStyle w:val="XML1"/>
              <w:rPr>
                <w:ins w:id="3286" w:author="Thomas Dietz" w:date="2012-08-13T13:32:00Z"/>
              </w:rPr>
            </w:pPr>
            <w:ins w:id="3287" w:author="Thomas Dietz" w:date="2012-08-13T13:32:00Z">
              <w:r>
                <w:t xml:space="preserve">                  following path:</w:t>
              </w:r>
            </w:ins>
          </w:p>
          <w:p w14:paraId="5D9353AA" w14:textId="77777777" w:rsidR="00257D58" w:rsidRDefault="00257D58" w:rsidP="00257D58">
            <w:pPr>
              <w:pStyle w:val="XML1"/>
              <w:rPr>
                <w:ins w:id="3288" w:author="Thomas Dietz" w:date="2012-08-13T13:32:00Z"/>
              </w:rPr>
            </w:pPr>
            <w:ins w:id="3289" w:author="Thomas Dietz" w:date="2012-08-13T13:32:00Z">
              <w:r>
                <w:t xml:space="preserve">                  /capable-switch/resources/flow-table/resource-id</w:t>
              </w:r>
            </w:ins>
          </w:p>
          <w:p w14:paraId="77FD9711" w14:textId="77777777" w:rsidR="00257D58" w:rsidRDefault="00257D58" w:rsidP="00257D58">
            <w:pPr>
              <w:pStyle w:val="XML1"/>
              <w:rPr>
                <w:ins w:id="3290" w:author="Thomas Dietz" w:date="2012-08-13T13:32:00Z"/>
              </w:rPr>
            </w:pPr>
          </w:p>
          <w:p w14:paraId="5699601C" w14:textId="77777777" w:rsidR="00257D58" w:rsidRDefault="00257D58" w:rsidP="00257D58">
            <w:pPr>
              <w:pStyle w:val="XML1"/>
              <w:rPr>
                <w:ins w:id="3291" w:author="Thomas Dietz" w:date="2012-08-13T13:32:00Z"/>
              </w:rPr>
            </w:pPr>
            <w:ins w:id="3292" w:author="Thomas Dietz" w:date="2012-08-13T13:32:00Z">
              <w:r>
                <w:t xml:space="preserve">                  Elements in this list MUST be unique. This means each</w:t>
              </w:r>
            </w:ins>
          </w:p>
          <w:p w14:paraId="5508F274" w14:textId="77777777" w:rsidR="00257D58" w:rsidRDefault="00257D58" w:rsidP="00257D58">
            <w:pPr>
              <w:pStyle w:val="XML1"/>
              <w:rPr>
                <w:ins w:id="3293" w:author="Thomas Dietz" w:date="2012-08-13T13:32:00Z"/>
              </w:rPr>
            </w:pPr>
            <w:ins w:id="3294" w:author="Thomas Dietz" w:date="2012-08-13T13:32:00Z">
              <w:r>
                <w:t xml:space="preserve">                  flow-table element can only be referenced once.</w:t>
              </w:r>
            </w:ins>
          </w:p>
          <w:p w14:paraId="534A35A4" w14:textId="77777777" w:rsidR="00257D58" w:rsidRDefault="00257D58" w:rsidP="00257D58">
            <w:pPr>
              <w:pStyle w:val="XML1"/>
              <w:rPr>
                <w:ins w:id="3295" w:author="Thomas Dietz" w:date="2012-08-13T13:32:00Z"/>
              </w:rPr>
            </w:pPr>
            <w:ins w:id="3296" w:author="Thomas Dietz" w:date="2012-08-13T13:32:00Z">
              <w:r>
                <w:t xml:space="preserve">                &lt;/xs:documentation&gt;</w:t>
              </w:r>
            </w:ins>
          </w:p>
          <w:p w14:paraId="60F8A4D3" w14:textId="77777777" w:rsidR="00257D58" w:rsidRDefault="00257D58" w:rsidP="00257D58">
            <w:pPr>
              <w:pStyle w:val="XML1"/>
              <w:rPr>
                <w:ins w:id="3297" w:author="Thomas Dietz" w:date="2012-08-13T13:32:00Z"/>
              </w:rPr>
            </w:pPr>
            <w:ins w:id="3298" w:author="Thomas Dietz" w:date="2012-08-13T13:32:00Z">
              <w:r>
                <w:t xml:space="preserve">              &lt;/xs:annotation&gt;</w:t>
              </w:r>
            </w:ins>
          </w:p>
          <w:p w14:paraId="3DD82119" w14:textId="77777777" w:rsidR="00257D58" w:rsidRDefault="00257D58" w:rsidP="00257D58">
            <w:pPr>
              <w:pStyle w:val="XML1"/>
              <w:rPr>
                <w:ins w:id="3299" w:author="Thomas Dietz" w:date="2012-08-13T13:32:00Z"/>
              </w:rPr>
            </w:pPr>
            <w:ins w:id="3300" w:author="Thomas Dietz" w:date="2012-08-13T13:32:00Z">
              <w:r>
                <w:t xml:space="preserve">              &lt;xs:simpleType&gt;</w:t>
              </w:r>
            </w:ins>
          </w:p>
          <w:p w14:paraId="277A8BE2" w14:textId="77777777" w:rsidR="00257D58" w:rsidRDefault="00257D58" w:rsidP="00257D58">
            <w:pPr>
              <w:pStyle w:val="XML1"/>
              <w:rPr>
                <w:ins w:id="3301" w:author="Thomas Dietz" w:date="2012-08-13T13:32:00Z"/>
              </w:rPr>
            </w:pPr>
            <w:ins w:id="3302" w:author="Thomas Dietz" w:date="2012-08-13T13:32:00Z">
              <w:r>
                <w:t xml:space="preserve">                &lt;xs:restriction base="inet:uri"&gt;</w:t>
              </w:r>
            </w:ins>
          </w:p>
          <w:p w14:paraId="235521BD" w14:textId="77777777" w:rsidR="00257D58" w:rsidRDefault="00257D58" w:rsidP="00257D58">
            <w:pPr>
              <w:pStyle w:val="XML1"/>
              <w:rPr>
                <w:ins w:id="3303" w:author="Thomas Dietz" w:date="2012-08-13T13:32:00Z"/>
              </w:rPr>
            </w:pPr>
            <w:ins w:id="3304" w:author="Thomas Dietz" w:date="2012-08-13T13:32:00Z">
              <w:r>
                <w:t xml:space="preserve">                &lt;/xs:restriction&gt;</w:t>
              </w:r>
            </w:ins>
          </w:p>
          <w:p w14:paraId="13FC11D3" w14:textId="77777777" w:rsidR="00257D58" w:rsidRDefault="00257D58" w:rsidP="00257D58">
            <w:pPr>
              <w:pStyle w:val="XML1"/>
              <w:rPr>
                <w:ins w:id="3305" w:author="Thomas Dietz" w:date="2012-08-13T13:32:00Z"/>
              </w:rPr>
            </w:pPr>
            <w:ins w:id="3306" w:author="Thomas Dietz" w:date="2012-08-13T13:32:00Z">
              <w:r>
                <w:t xml:space="preserve">              &lt;/xs:simpleType&gt;</w:t>
              </w:r>
            </w:ins>
          </w:p>
          <w:p w14:paraId="48448E0A" w14:textId="77777777" w:rsidR="00257D58" w:rsidRDefault="00257D58" w:rsidP="00257D58">
            <w:pPr>
              <w:pStyle w:val="XML1"/>
              <w:rPr>
                <w:ins w:id="3307" w:author="Thomas Dietz" w:date="2012-08-13T13:32:00Z"/>
              </w:rPr>
            </w:pPr>
            <w:ins w:id="3308" w:author="Thomas Dietz" w:date="2012-08-13T13:32:00Z">
              <w:r>
                <w:t xml:space="preserve">            &lt;/xs:element&gt;</w:t>
              </w:r>
            </w:ins>
          </w:p>
          <w:p w14:paraId="0909ECEE" w14:textId="77777777" w:rsidR="00257D58" w:rsidRDefault="00257D58" w:rsidP="00257D58">
            <w:pPr>
              <w:pStyle w:val="XML1"/>
              <w:rPr>
                <w:ins w:id="3309" w:author="Thomas Dietz" w:date="2012-08-13T13:32:00Z"/>
              </w:rPr>
            </w:pPr>
            <w:ins w:id="3310" w:author="Thomas Dietz" w:date="2012-08-13T13:32:00Z">
              <w:r>
                <w:t xml:space="preserve">          &lt;/xs:sequence&gt;</w:t>
              </w:r>
            </w:ins>
          </w:p>
          <w:p w14:paraId="5CD30B06" w14:textId="77777777" w:rsidR="00257D58" w:rsidRDefault="00257D58" w:rsidP="00257D58">
            <w:pPr>
              <w:pStyle w:val="XML1"/>
              <w:rPr>
                <w:ins w:id="3311" w:author="Thomas Dietz" w:date="2012-08-13T13:32:00Z"/>
              </w:rPr>
            </w:pPr>
            <w:ins w:id="3312" w:author="Thomas Dietz" w:date="2012-08-13T13:32:00Z">
              <w:r>
                <w:t xml:space="preserve">        &lt;/xs:complexType&gt;</w:t>
              </w:r>
            </w:ins>
          </w:p>
          <w:p w14:paraId="275AD799" w14:textId="77777777" w:rsidR="00257D58" w:rsidRDefault="00257D58" w:rsidP="00257D58">
            <w:pPr>
              <w:pStyle w:val="XML1"/>
              <w:rPr>
                <w:ins w:id="3313" w:author="Thomas Dietz" w:date="2012-08-13T13:32:00Z"/>
              </w:rPr>
            </w:pPr>
            <w:ins w:id="3314" w:author="Thomas Dietz" w:date="2012-08-13T13:32:00Z">
              <w:r>
                <w:t xml:space="preserve">      &lt;/xs:element&gt;</w:t>
              </w:r>
            </w:ins>
          </w:p>
          <w:p w14:paraId="630DCA11" w14:textId="77777777" w:rsidR="00257D58" w:rsidRDefault="00257D58" w:rsidP="00257D58">
            <w:pPr>
              <w:pStyle w:val="XML1"/>
              <w:rPr>
                <w:ins w:id="3315" w:author="Thomas Dietz" w:date="2012-08-13T13:32:00Z"/>
              </w:rPr>
            </w:pPr>
            <w:ins w:id="3316" w:author="Thomas Dietz" w:date="2012-08-13T13:32:00Z">
              <w:r>
                <w:t xml:space="preserve">    &lt;/xs:sequence&gt;</w:t>
              </w:r>
            </w:ins>
          </w:p>
          <w:p w14:paraId="6A0600B3" w14:textId="77777777" w:rsidR="00C805D1" w:rsidRDefault="00257D58" w:rsidP="00257D58">
            <w:pPr>
              <w:pStyle w:val="XML1"/>
              <w:rPr>
                <w:ins w:id="3317" w:author="Thomas Dietz" w:date="2012-08-13T14:52:00Z"/>
              </w:rPr>
            </w:pPr>
            <w:ins w:id="3318" w:author="Thomas Dietz" w:date="2012-08-13T13:32:00Z">
              <w:r>
                <w:t xml:space="preserve">  &lt;/xs:group&gt;</w:t>
              </w:r>
            </w:ins>
          </w:p>
          <w:p w14:paraId="0355D029" w14:textId="77777777" w:rsidR="0004515F" w:rsidRPr="001D1E49" w:rsidRDefault="0004515F" w:rsidP="00257D58">
            <w:pPr>
              <w:pStyle w:val="XML1"/>
              <w:rPr>
                <w:ins w:id="3319" w:author="Thomas Dietz" w:date="2012-08-13T14:52:00Z"/>
              </w:rPr>
            </w:pPr>
          </w:p>
          <w:p w14:paraId="558AFEAE" w14:textId="77777777" w:rsidR="0004515F" w:rsidRPr="0004515F" w:rsidRDefault="0004515F" w:rsidP="0004515F">
            <w:pPr>
              <w:pStyle w:val="XML1"/>
              <w:rPr>
                <w:ins w:id="3320" w:author="Thomas Dietz" w:date="2012-08-13T14:52:00Z"/>
                <w:rPrChange w:id="3321" w:author="Thomas Dietz" w:date="2012-08-13T14:52:00Z">
                  <w:rPr>
                    <w:ins w:id="3322" w:author="Thomas Dietz" w:date="2012-08-13T14:52:00Z"/>
                    <w:b/>
                  </w:rPr>
                </w:rPrChange>
              </w:rPr>
            </w:pPr>
            <w:ins w:id="3323" w:author="Thomas Dietz" w:date="2012-08-13T14:52:00Z">
              <w:r w:rsidRPr="0004515F">
                <w:rPr>
                  <w:rPrChange w:id="3324" w:author="Thomas Dietz" w:date="2012-08-13T14:52:00Z">
                    <w:rPr>
                      <w:b/>
                    </w:rPr>
                  </w:rPrChange>
                </w:rPr>
                <w:t xml:space="preserve">  &lt;xs:simpleType name="datapath-id-type"&gt;</w:t>
              </w:r>
            </w:ins>
          </w:p>
          <w:p w14:paraId="50594495" w14:textId="77777777" w:rsidR="0004515F" w:rsidRPr="0004515F" w:rsidRDefault="0004515F" w:rsidP="0004515F">
            <w:pPr>
              <w:pStyle w:val="XML1"/>
              <w:rPr>
                <w:ins w:id="3325" w:author="Thomas Dietz" w:date="2012-08-13T14:52:00Z"/>
                <w:rPrChange w:id="3326" w:author="Thomas Dietz" w:date="2012-08-13T14:52:00Z">
                  <w:rPr>
                    <w:ins w:id="3327" w:author="Thomas Dietz" w:date="2012-08-13T14:52:00Z"/>
                    <w:b/>
                  </w:rPr>
                </w:rPrChange>
              </w:rPr>
            </w:pPr>
            <w:ins w:id="3328" w:author="Thomas Dietz" w:date="2012-08-13T14:52:00Z">
              <w:r w:rsidRPr="0004515F">
                <w:rPr>
                  <w:rPrChange w:id="3329" w:author="Thomas Dietz" w:date="2012-08-13T14:52:00Z">
                    <w:rPr>
                      <w:b/>
                    </w:rPr>
                  </w:rPrChange>
                </w:rPr>
                <w:t xml:space="preserve">    &lt;xs:annotation&gt;</w:t>
              </w:r>
            </w:ins>
          </w:p>
          <w:p w14:paraId="0BA8ED23" w14:textId="77777777" w:rsidR="0004515F" w:rsidRPr="0004515F" w:rsidRDefault="0004515F" w:rsidP="0004515F">
            <w:pPr>
              <w:pStyle w:val="XML1"/>
              <w:rPr>
                <w:ins w:id="3330" w:author="Thomas Dietz" w:date="2012-08-13T14:52:00Z"/>
                <w:rPrChange w:id="3331" w:author="Thomas Dietz" w:date="2012-08-13T14:52:00Z">
                  <w:rPr>
                    <w:ins w:id="3332" w:author="Thomas Dietz" w:date="2012-08-13T14:52:00Z"/>
                    <w:b/>
                  </w:rPr>
                </w:rPrChange>
              </w:rPr>
            </w:pPr>
            <w:ins w:id="3333" w:author="Thomas Dietz" w:date="2012-08-13T14:52:00Z">
              <w:r w:rsidRPr="0004515F">
                <w:rPr>
                  <w:rPrChange w:id="3334" w:author="Thomas Dietz" w:date="2012-08-13T14:52:00Z">
                    <w:rPr>
                      <w:b/>
                    </w:rPr>
                  </w:rPrChange>
                </w:rPr>
                <w:t xml:space="preserve">      &lt;xs:documentation&gt;</w:t>
              </w:r>
            </w:ins>
          </w:p>
          <w:p w14:paraId="6A9E057E" w14:textId="77777777" w:rsidR="0004515F" w:rsidRPr="0004515F" w:rsidRDefault="0004515F" w:rsidP="0004515F">
            <w:pPr>
              <w:pStyle w:val="XML1"/>
              <w:rPr>
                <w:ins w:id="3335" w:author="Thomas Dietz" w:date="2012-08-13T14:52:00Z"/>
                <w:rPrChange w:id="3336" w:author="Thomas Dietz" w:date="2012-08-13T14:52:00Z">
                  <w:rPr>
                    <w:ins w:id="3337" w:author="Thomas Dietz" w:date="2012-08-13T14:52:00Z"/>
                    <w:b/>
                  </w:rPr>
                </w:rPrChange>
              </w:rPr>
            </w:pPr>
            <w:ins w:id="3338" w:author="Thomas Dietz" w:date="2012-08-13T14:52:00Z">
              <w:r w:rsidRPr="0004515F">
                <w:rPr>
                  <w:rPrChange w:id="3339" w:author="Thomas Dietz" w:date="2012-08-13T14:52:00Z">
                    <w:rPr>
                      <w:b/>
                    </w:rPr>
                  </w:rPrChange>
                </w:rPr>
                <w:t xml:space="preserve">        The datapath-id type represents an OpenFlow</w:t>
              </w:r>
            </w:ins>
          </w:p>
          <w:p w14:paraId="4B45B24D" w14:textId="77777777" w:rsidR="0004515F" w:rsidRPr="0004515F" w:rsidRDefault="0004515F" w:rsidP="0004515F">
            <w:pPr>
              <w:pStyle w:val="XML1"/>
              <w:rPr>
                <w:ins w:id="3340" w:author="Thomas Dietz" w:date="2012-08-13T14:52:00Z"/>
                <w:rPrChange w:id="3341" w:author="Thomas Dietz" w:date="2012-08-13T14:52:00Z">
                  <w:rPr>
                    <w:ins w:id="3342" w:author="Thomas Dietz" w:date="2012-08-13T14:52:00Z"/>
                    <w:b/>
                  </w:rPr>
                </w:rPrChange>
              </w:rPr>
            </w:pPr>
            <w:ins w:id="3343" w:author="Thomas Dietz" w:date="2012-08-13T14:52:00Z">
              <w:r w:rsidRPr="0004515F">
                <w:rPr>
                  <w:rPrChange w:id="3344" w:author="Thomas Dietz" w:date="2012-08-13T14:52:00Z">
                    <w:rPr>
                      <w:b/>
                    </w:rPr>
                  </w:rPrChange>
                </w:rPr>
                <w:t xml:space="preserve">        datapath identifier.</w:t>
              </w:r>
            </w:ins>
          </w:p>
          <w:p w14:paraId="4BD613A8" w14:textId="77777777" w:rsidR="0004515F" w:rsidRPr="0004515F" w:rsidRDefault="0004515F" w:rsidP="0004515F">
            <w:pPr>
              <w:pStyle w:val="XML1"/>
              <w:rPr>
                <w:ins w:id="3345" w:author="Thomas Dietz" w:date="2012-08-13T14:52:00Z"/>
                <w:rPrChange w:id="3346" w:author="Thomas Dietz" w:date="2012-08-13T14:52:00Z">
                  <w:rPr>
                    <w:ins w:id="3347" w:author="Thomas Dietz" w:date="2012-08-13T14:52:00Z"/>
                    <w:b/>
                  </w:rPr>
                </w:rPrChange>
              </w:rPr>
            </w:pPr>
            <w:ins w:id="3348" w:author="Thomas Dietz" w:date="2012-08-13T14:52:00Z">
              <w:r w:rsidRPr="0004515F">
                <w:rPr>
                  <w:rPrChange w:id="3349" w:author="Thomas Dietz" w:date="2012-08-13T14:52:00Z">
                    <w:rPr>
                      <w:b/>
                    </w:rPr>
                  </w:rPrChange>
                </w:rPr>
                <w:t xml:space="preserve">      &lt;/xs:documentation&gt;</w:t>
              </w:r>
            </w:ins>
          </w:p>
          <w:p w14:paraId="6EBCEC25" w14:textId="77777777" w:rsidR="0004515F" w:rsidRPr="0004515F" w:rsidRDefault="0004515F" w:rsidP="0004515F">
            <w:pPr>
              <w:pStyle w:val="XML1"/>
              <w:rPr>
                <w:ins w:id="3350" w:author="Thomas Dietz" w:date="2012-08-13T14:52:00Z"/>
                <w:rPrChange w:id="3351" w:author="Thomas Dietz" w:date="2012-08-13T14:52:00Z">
                  <w:rPr>
                    <w:ins w:id="3352" w:author="Thomas Dietz" w:date="2012-08-13T14:52:00Z"/>
                    <w:b/>
                  </w:rPr>
                </w:rPrChange>
              </w:rPr>
            </w:pPr>
            <w:ins w:id="3353" w:author="Thomas Dietz" w:date="2012-08-13T14:52:00Z">
              <w:r w:rsidRPr="0004515F">
                <w:rPr>
                  <w:rPrChange w:id="3354" w:author="Thomas Dietz" w:date="2012-08-13T14:52:00Z">
                    <w:rPr>
                      <w:b/>
                    </w:rPr>
                  </w:rPrChange>
                </w:rPr>
                <w:t xml:space="preserve">    &lt;/xs:annotation&gt;</w:t>
              </w:r>
            </w:ins>
          </w:p>
          <w:p w14:paraId="60BC38A8" w14:textId="77777777" w:rsidR="0004515F" w:rsidRPr="0004515F" w:rsidRDefault="0004515F" w:rsidP="0004515F">
            <w:pPr>
              <w:pStyle w:val="XML1"/>
              <w:rPr>
                <w:ins w:id="3355" w:author="Thomas Dietz" w:date="2012-08-13T14:52:00Z"/>
                <w:rPrChange w:id="3356" w:author="Thomas Dietz" w:date="2012-08-13T14:52:00Z">
                  <w:rPr>
                    <w:ins w:id="3357" w:author="Thomas Dietz" w:date="2012-08-13T14:52:00Z"/>
                    <w:b/>
                  </w:rPr>
                </w:rPrChange>
              </w:rPr>
            </w:pPr>
          </w:p>
          <w:p w14:paraId="2FD6708E" w14:textId="77777777" w:rsidR="0004515F" w:rsidRPr="0004515F" w:rsidRDefault="0004515F" w:rsidP="0004515F">
            <w:pPr>
              <w:pStyle w:val="XML1"/>
              <w:rPr>
                <w:ins w:id="3358" w:author="Thomas Dietz" w:date="2012-08-13T14:52:00Z"/>
                <w:rPrChange w:id="3359" w:author="Thomas Dietz" w:date="2012-08-13T14:52:00Z">
                  <w:rPr>
                    <w:ins w:id="3360" w:author="Thomas Dietz" w:date="2012-08-13T14:52:00Z"/>
                    <w:b/>
                  </w:rPr>
                </w:rPrChange>
              </w:rPr>
            </w:pPr>
            <w:ins w:id="3361" w:author="Thomas Dietz" w:date="2012-08-13T14:52:00Z">
              <w:r w:rsidRPr="0004515F">
                <w:rPr>
                  <w:rPrChange w:id="3362" w:author="Thomas Dietz" w:date="2012-08-13T14:52:00Z">
                    <w:rPr>
                      <w:b/>
                    </w:rPr>
                  </w:rPrChange>
                </w:rPr>
                <w:t xml:space="preserve">    &lt;xs:restriction base="xs:string"&gt;</w:t>
              </w:r>
            </w:ins>
          </w:p>
          <w:p w14:paraId="50A8C429" w14:textId="77777777" w:rsidR="0004515F" w:rsidRPr="0004515F" w:rsidRDefault="0004515F" w:rsidP="0004515F">
            <w:pPr>
              <w:pStyle w:val="XML1"/>
              <w:rPr>
                <w:ins w:id="3363" w:author="Thomas Dietz" w:date="2012-08-13T14:52:00Z"/>
                <w:rPrChange w:id="3364" w:author="Thomas Dietz" w:date="2012-08-13T14:52:00Z">
                  <w:rPr>
                    <w:ins w:id="3365" w:author="Thomas Dietz" w:date="2012-08-13T14:52:00Z"/>
                    <w:b/>
                  </w:rPr>
                </w:rPrChange>
              </w:rPr>
            </w:pPr>
            <w:ins w:id="3366" w:author="Thomas Dietz" w:date="2012-08-13T14:52:00Z">
              <w:r w:rsidRPr="0004515F">
                <w:rPr>
                  <w:rPrChange w:id="3367" w:author="Thomas Dietz" w:date="2012-08-13T14:52:00Z">
                    <w:rPr>
                      <w:b/>
                    </w:rPr>
                  </w:rPrChange>
                </w:rPr>
                <w:t xml:space="preserve">    &lt;xs:pattern value="[0-9a-fA-F]{2}(:[0-9a-fA-F]{2}){7}"/&gt;</w:t>
              </w:r>
            </w:ins>
          </w:p>
          <w:p w14:paraId="757A4B28" w14:textId="77777777" w:rsidR="0004515F" w:rsidRPr="0004515F" w:rsidRDefault="0004515F" w:rsidP="0004515F">
            <w:pPr>
              <w:pStyle w:val="XML1"/>
              <w:rPr>
                <w:ins w:id="3368" w:author="Thomas Dietz" w:date="2012-08-13T14:52:00Z"/>
                <w:rPrChange w:id="3369" w:author="Thomas Dietz" w:date="2012-08-13T14:52:00Z">
                  <w:rPr>
                    <w:ins w:id="3370" w:author="Thomas Dietz" w:date="2012-08-13T14:52:00Z"/>
                    <w:b/>
                  </w:rPr>
                </w:rPrChange>
              </w:rPr>
            </w:pPr>
            <w:ins w:id="3371" w:author="Thomas Dietz" w:date="2012-08-13T14:52:00Z">
              <w:r w:rsidRPr="0004515F">
                <w:rPr>
                  <w:rPrChange w:id="3372" w:author="Thomas Dietz" w:date="2012-08-13T14:52:00Z">
                    <w:rPr>
                      <w:b/>
                    </w:rPr>
                  </w:rPrChange>
                </w:rPr>
                <w:t xml:space="preserve">    &lt;/xs:restriction&gt;</w:t>
              </w:r>
            </w:ins>
          </w:p>
          <w:p w14:paraId="3581C2E0" w14:textId="6FA23DCE" w:rsidR="0004515F" w:rsidRPr="009F1B7D" w:rsidRDefault="0004515F" w:rsidP="0004515F">
            <w:pPr>
              <w:pStyle w:val="XML1"/>
              <w:rPr>
                <w:b/>
              </w:rPr>
            </w:pPr>
            <w:ins w:id="3373" w:author="Thomas Dietz" w:date="2012-08-13T14:52:00Z">
              <w:r w:rsidRPr="0004515F">
                <w:rPr>
                  <w:rPrChange w:id="3374" w:author="Thomas Dietz" w:date="2012-08-13T14:52:00Z">
                    <w:rPr>
                      <w:b/>
                    </w:rPr>
                  </w:rPrChange>
                </w:rPr>
                <w:t xml:space="preserve">  &lt;/xs:simpleType&gt;</w:t>
              </w:r>
            </w:ins>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3375" w:name="_Toc315953997"/>
      <w:bookmarkStart w:id="3376" w:name="_Toc316542507"/>
      <w:bookmarkStart w:id="3377" w:name="_Toc333403881"/>
      <w:r w:rsidRPr="00DB42FD">
        <w:t>XML Example</w:t>
      </w:r>
      <w:bookmarkEnd w:id="3375"/>
      <w:bookmarkEnd w:id="3376"/>
      <w:bookmarkEnd w:id="3377"/>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lastRenderedPageBreak/>
              <w:t>&lt;port&gt;port2&lt;/port&gt;</w:t>
            </w:r>
          </w:p>
          <w:p w14:paraId="369EFBF8" w14:textId="77777777" w:rsidR="00C805D1" w:rsidRPr="004238F6" w:rsidRDefault="00C805D1" w:rsidP="00011096">
            <w:pPr>
              <w:pStyle w:val="XML3"/>
              <w:rPr>
                <w:lang w:val="de-DE"/>
                <w:rPrChange w:id="3378" w:author="Thomas Dietz" w:date="2012-08-08T14:23:00Z">
                  <w:rPr/>
                </w:rPrChange>
              </w:rPr>
            </w:pPr>
            <w:r w:rsidRPr="004238F6">
              <w:rPr>
                <w:rFonts w:eastAsiaTheme="minorEastAsia"/>
                <w:lang w:val="de-DE"/>
                <w:rPrChange w:id="3379" w:author="Thomas Dietz" w:date="2012-08-08T14:23:00Z">
                  <w:rPr>
                    <w:rFonts w:eastAsiaTheme="minorEastAsia"/>
                  </w:rPr>
                </w:rPrChange>
              </w:rPr>
              <w:t>&lt;port&gt;port3&lt;/port&gt;</w:t>
            </w:r>
          </w:p>
          <w:p w14:paraId="0C352766" w14:textId="77777777" w:rsidR="00C805D1" w:rsidRPr="004238F6" w:rsidRDefault="00C805D1" w:rsidP="00011096">
            <w:pPr>
              <w:pStyle w:val="XML3"/>
              <w:rPr>
                <w:lang w:val="de-DE"/>
                <w:rPrChange w:id="3380" w:author="Thomas Dietz" w:date="2012-08-08T14:23:00Z">
                  <w:rPr/>
                </w:rPrChange>
              </w:rPr>
            </w:pPr>
            <w:r w:rsidRPr="004238F6">
              <w:rPr>
                <w:rFonts w:eastAsiaTheme="minorEastAsia"/>
                <w:lang w:val="de-DE"/>
                <w:rPrChange w:id="3381" w:author="Thomas Dietz" w:date="2012-08-08T14:23:00Z">
                  <w:rPr>
                    <w:rFonts w:eastAsiaTheme="minorEastAsia"/>
                  </w:rPr>
                </w:rPrChang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0A117C38" w:rsidR="00C805D1" w:rsidDel="00E9588E" w:rsidRDefault="00C805D1" w:rsidP="00D14D27">
      <w:pPr>
        <w:pStyle w:val="Heading3"/>
        <w:rPr>
          <w:del w:id="3382" w:author="Thomas Dietz" w:date="2012-08-13T13:39:00Z"/>
        </w:rPr>
      </w:pPr>
      <w:bookmarkStart w:id="3383" w:name="_Toc333403882"/>
      <w:del w:id="3384" w:author="Thomas Dietz" w:date="2012-08-13T13:39:00Z">
        <w:r w:rsidDel="00E9588E">
          <w:delText>Normative Constraints</w:delText>
        </w:r>
        <w:bookmarkEnd w:id="3383"/>
      </w:del>
    </w:p>
    <w:p w14:paraId="45147AD9" w14:textId="1B4F691D" w:rsidR="00C805D1" w:rsidDel="00E9588E" w:rsidRDefault="00C805D1" w:rsidP="00C805D1">
      <w:pPr>
        <w:rPr>
          <w:del w:id="3385" w:author="Thomas Dietz" w:date="2012-08-13T13:39:00Z"/>
        </w:rPr>
      </w:pPr>
      <w:del w:id="3386" w:author="Thomas Dietz" w:date="2012-08-13T13:39:00Z">
        <w:r w:rsidDel="00E9588E">
          <w:delText xml:space="preserve">An OpenFlow Logical Switch is identified by identifier </w:delText>
        </w:r>
        <w:r w:rsidRPr="00F542E2" w:rsidDel="00E9588E">
          <w:rPr>
            <w:rStyle w:val="codeChar"/>
          </w:rPr>
          <w:delText>&lt;id&gt;.</w:delText>
        </w:r>
        <w:r w:rsidRPr="00294BFA" w:rsidDel="00E9588E">
          <w:delText xml:space="preserve"> </w:delText>
        </w:r>
        <w:r w:rsidDel="00E9588E">
          <w:delText>The identifier MUST be unique within the context of the OpenFlow Capable Switch. It MUST be persistent across reboots of the OpenFlow Capable Switch.</w:delText>
        </w:r>
      </w:del>
    </w:p>
    <w:p w14:paraId="5AC03E98" w14:textId="1845EA04" w:rsidR="00B11D9A" w:rsidDel="00E9588E" w:rsidRDefault="00193BF1" w:rsidP="00C805D1">
      <w:pPr>
        <w:rPr>
          <w:del w:id="3387" w:author="Thomas Dietz" w:date="2012-08-13T13:39:00Z"/>
        </w:rPr>
      </w:pPr>
      <w:del w:id="3388" w:author="Thomas Dietz" w:date="2012-08-13T13:39:00Z">
        <w:r w:rsidDel="00E9588E">
          <w:delText>Element</w:delText>
        </w:r>
        <w:r w:rsidR="00B11D9A" w:rsidDel="00E9588E">
          <w:delText xml:space="preserve"> </w:delText>
        </w:r>
        <w:r w:rsidR="00B11D9A" w:rsidRPr="00C91C8C" w:rsidDel="00E9588E">
          <w:rPr>
            <w:rStyle w:val="codeChar"/>
          </w:rPr>
          <w:delText>&lt;capabilities&gt;</w:delText>
        </w:r>
        <w:r w:rsidR="00B11D9A" w:rsidDel="00E9588E">
          <w:delText xml:space="preserve"> </w:delText>
        </w:r>
        <w:r w:rsidDel="00E9588E">
          <w:delText>contains the capability items the OpenFlow Logical Switch MAY implement. Configuration of these capability items are out of scope of OF-CONFIG1.1. These OpenFlow Logical Switch items MAY</w:delText>
        </w:r>
        <w:r w:rsidR="00E76726" w:rsidDel="00E9588E">
          <w:delText xml:space="preserve"> be discovered</w:delText>
        </w:r>
        <w:r w:rsidDel="00E9588E">
          <w:delText xml:space="preserve"> by the configuration point</w:delText>
        </w:r>
        <w:r w:rsidR="00E76726" w:rsidDel="00E9588E">
          <w:delText xml:space="preserve"> using a NETCONF </w:delText>
        </w:r>
        <w:r w:rsidR="00E76726" w:rsidRPr="00C91C8C" w:rsidDel="00E9588E">
          <w:rPr>
            <w:rStyle w:val="codeChar"/>
          </w:rPr>
          <w:delText>get-config</w:delText>
        </w:r>
        <w:r w:rsidR="00E76726" w:rsidDel="00E9588E">
          <w:delText xml:space="preserve"> request.</w:delText>
        </w:r>
        <w:r w:rsidR="00AD2548" w:rsidDel="00E9588E">
          <w:delText xml:space="preserve"> C</w:delText>
        </w:r>
        <w:r w:rsidR="00E76726" w:rsidDel="00E9588E">
          <w:delText>apability item definition details</w:delText>
        </w:r>
        <w:r w:rsidR="00AD2548" w:rsidDel="00E9588E">
          <w:delText xml:space="preserve"> are included in section </w:delText>
        </w:r>
        <w:r w:rsidR="00C91C8C" w:rsidDel="00E9588E">
          <w:fldChar w:fldCharType="begin"/>
        </w:r>
        <w:r w:rsidR="00C91C8C" w:rsidDel="00E9588E">
          <w:delInstrText xml:space="preserve"> REF _Ref320556201 \r \h </w:delInstrText>
        </w:r>
        <w:r w:rsidR="00C91C8C" w:rsidDel="00E9588E">
          <w:fldChar w:fldCharType="separate"/>
        </w:r>
        <w:r w:rsidR="00C91C8C" w:rsidDel="00E9588E">
          <w:delText>7.4</w:delText>
        </w:r>
        <w:r w:rsidR="00C91C8C" w:rsidDel="00E9588E">
          <w:fldChar w:fldCharType="end"/>
        </w:r>
        <w:r w:rsidR="00E76726" w:rsidDel="00E9588E">
          <w:delText>.</w:delText>
        </w:r>
        <w:r w:rsidDel="00E9588E">
          <w:delText xml:space="preserve"> </w:delText>
        </w:r>
      </w:del>
    </w:p>
    <w:p w14:paraId="3DB9BA30" w14:textId="4A1BD76F" w:rsidR="00C805D1" w:rsidDel="00E9588E" w:rsidRDefault="00C805D1" w:rsidP="00C805D1">
      <w:pPr>
        <w:rPr>
          <w:del w:id="3389" w:author="Thomas Dietz" w:date="2012-08-13T13:39:00Z"/>
        </w:rPr>
      </w:pPr>
      <w:del w:id="3390" w:author="Thomas Dietz" w:date="2012-08-13T13:39:00Z">
        <w:r w:rsidDel="00E9588E">
          <w:delText xml:space="preserve">Element </w:delText>
        </w:r>
        <w:r w:rsidRPr="00F542E2" w:rsidDel="00E9588E">
          <w:rPr>
            <w:rStyle w:val="codeChar"/>
          </w:rPr>
          <w:delText>&lt;datapath-id&gt;</w:delText>
        </w:r>
        <w:r w:rsidDel="00E9588E">
          <w:delText xml:space="preserve"> identifies the OpenFlow Logical Switch to the OpenFlow controllers that has been assigned to the OpenFlow Logical Switch. The </w:delText>
        </w:r>
        <w:r w:rsidRPr="00F542E2" w:rsidDel="00E9588E">
          <w:rPr>
            <w:rStyle w:val="codeChar"/>
          </w:rPr>
          <w:delText>&lt;datapath-id&gt;</w:delText>
        </w:r>
        <w:r w:rsidDel="00E9588E">
          <w:delText xml:space="preserve"> MUST be unique within the context of OpenFlow Controllers associated with OpenFlow Logical Switch. The </w:delText>
        </w:r>
        <w:r w:rsidRPr="00884102" w:rsidDel="00E9588E">
          <w:rPr>
            <w:rStyle w:val="codeChar"/>
          </w:rPr>
          <w:delText>&lt;datapath-id&gt;</w:delText>
        </w:r>
        <w:r w:rsidDel="00E9588E">
          <w:delText>is a string value that MUST be formatted as a sequence of 10 2-digit hexadecimal numbers that are separated by colons, e.g.,01:23:45:67:89:ab:cd:ef:01:23. The case of the hexadecimal digits MUST be ignored.</w:delText>
        </w:r>
      </w:del>
    </w:p>
    <w:p w14:paraId="192897BC" w14:textId="17EDF1A5" w:rsidR="00C805D1" w:rsidDel="00E9588E" w:rsidRDefault="00C805D1" w:rsidP="00C805D1">
      <w:pPr>
        <w:rPr>
          <w:del w:id="3391" w:author="Thomas Dietz" w:date="2012-08-13T13:39:00Z"/>
        </w:rPr>
      </w:pPr>
      <w:del w:id="3392" w:author="Thomas Dietz" w:date="2012-08-13T13:39:00Z">
        <w:r w:rsidDel="00E9588E">
          <w:delText xml:space="preserve">Element </w:delText>
        </w:r>
        <w:r w:rsidRPr="00F542E2" w:rsidDel="00E9588E">
          <w:rPr>
            <w:rStyle w:val="codeChar"/>
          </w:rPr>
          <w:delText>&lt;enabled&gt;</w:delText>
        </w:r>
        <w:r w:rsidDel="00E9588E">
          <w:delText xml:space="preserve"> denotes the administrative state of the OpenFlow Logical Switch. A value of </w:delText>
        </w:r>
        <w:r w:rsidR="00884102" w:rsidDel="00E9588E">
          <w:delText>“</w:delText>
        </w:r>
        <w:r w:rsidDel="00E9588E">
          <w:delText>false</w:delText>
        </w:r>
        <w:r w:rsidR="00884102" w:rsidDel="00E9588E">
          <w:delText>”</w:delText>
        </w:r>
        <w:r w:rsidDel="00E9588E">
          <w:delText xml:space="preserve"> means the OpenFlow Logical Switch MUST NOT communicate with any OpenFlow Controllers, MUST NOT conduct any OpenFlow processing, and SHOULD NOT be utilizing computational or network resources of the underlying platform.</w:delText>
        </w:r>
      </w:del>
    </w:p>
    <w:p w14:paraId="4551C809" w14:textId="52F1FFC0" w:rsidR="003A1761" w:rsidDel="00E9588E" w:rsidRDefault="003A1761" w:rsidP="00C805D1">
      <w:pPr>
        <w:rPr>
          <w:del w:id="3393" w:author="Thomas Dietz" w:date="2012-08-13T13:39:00Z"/>
        </w:rPr>
      </w:pPr>
      <w:del w:id="3394" w:author="Thomas Dietz" w:date="2012-08-13T13:39:00Z">
        <w:r w:rsidDel="00E9588E">
          <w:delText xml:space="preserve">Element </w:delText>
        </w:r>
        <w:r w:rsidRPr="00F542E2" w:rsidDel="00E9588E">
          <w:rPr>
            <w:rStyle w:val="codeChar"/>
          </w:rPr>
          <w:delText>&lt;check-controller-certificate&gt;</w:delText>
        </w:r>
        <w:r w:rsidDel="00E9588E">
          <w:delText xml:space="preserve"> defines the behavior of the OpenFlow Logical Switch when establishing a connection to a controller. If set to value </w:delText>
        </w:r>
        <w:r w:rsidR="00294BFA" w:rsidDel="00E9588E">
          <w:delText>“</w:delText>
        </w:r>
        <w:r w:rsidRPr="00294BFA" w:rsidDel="00E9588E">
          <w:delText>false</w:delText>
        </w:r>
        <w:r w:rsidR="00294BFA" w:rsidDel="00E9588E">
          <w:delText>”</w:delText>
        </w:r>
        <w:r w:rsidDel="00E9588E">
          <w:delText xml:space="preserve">, the logical switch will connect to a controller without checking any controller certificate. If set to value </w:delText>
        </w:r>
        <w:r w:rsidR="00294BFA" w:rsidDel="00E9588E">
          <w:delText>“</w:delText>
        </w:r>
        <w:r w:rsidRPr="00294BFA" w:rsidDel="00E9588E">
          <w:delText>true</w:delText>
        </w:r>
        <w:r w:rsidR="00294BFA" w:rsidDel="00E9588E">
          <w:delText>”</w:delText>
        </w:r>
        <w:r w:rsidDel="00E9588E">
          <w:delText xml:space="preserve">, </w:delText>
        </w:r>
        <w:r w:rsidR="00E159CE" w:rsidDel="00E9588E">
          <w:delText xml:space="preserve">then </w:delText>
        </w:r>
        <w:r w:rsidDel="00E9588E">
          <w:delText>the logical swit</w:delText>
        </w:r>
        <w:r w:rsidR="00E159CE" w:rsidDel="00E9588E">
          <w:delText xml:space="preserve">ch will connect to a </w:delText>
        </w:r>
        <w:r w:rsidDel="00E9588E">
          <w:delText xml:space="preserve">controller </w:delText>
        </w:r>
        <w:r w:rsidR="00E159CE" w:rsidDel="00E9588E">
          <w:delText xml:space="preserve">with element </w:delText>
        </w:r>
        <w:r w:rsidR="00E159CE" w:rsidRPr="00C91C8C" w:rsidDel="00E9588E">
          <w:rPr>
            <w:rStyle w:val="codeChar"/>
          </w:rPr>
          <w:delText>&lt;protocol&gt;</w:delText>
        </w:r>
        <w:r w:rsidR="00E159CE" w:rsidDel="00E9588E">
          <w:delText xml:space="preserve"> set to </w:delText>
        </w:r>
        <w:r w:rsidR="003F39C5" w:rsidDel="00E9588E">
          <w:delText>“</w:delText>
        </w:r>
        <w:r w:rsidR="00E159CE" w:rsidRPr="003F39C5" w:rsidDel="00E9588E">
          <w:delText>TLS</w:delText>
        </w:r>
        <w:r w:rsidR="003F39C5" w:rsidDel="00E9588E">
          <w:delText>”</w:delText>
        </w:r>
        <w:r w:rsidR="00E159CE" w:rsidDel="00E9588E">
          <w:delText xml:space="preserve">, only </w:delText>
        </w:r>
        <w:r w:rsidDel="00E9588E">
          <w:delText xml:space="preserve">if the controller provides a certificate that can be verified with one of the certificates stored in the list </w:delText>
        </w:r>
        <w:r w:rsidRPr="00C91C8C" w:rsidDel="00E9588E">
          <w:delText xml:space="preserve">of </w:delText>
        </w:r>
        <w:r w:rsidRPr="00C91C8C" w:rsidDel="00E9588E">
          <w:rPr>
            <w:rStyle w:val="codeChar"/>
          </w:rPr>
          <w:delText>&lt;external-certificates&gt;</w:delText>
        </w:r>
        <w:r w:rsidDel="00E9588E">
          <w:delText xml:space="preserve"> in the OpenFlow Capable Switch.</w:delText>
        </w:r>
      </w:del>
    </w:p>
    <w:p w14:paraId="6D73D8B5" w14:textId="5EA43D87" w:rsidR="00C805D1" w:rsidDel="00E9588E" w:rsidRDefault="00C805D1" w:rsidP="00C805D1">
      <w:pPr>
        <w:rPr>
          <w:del w:id="3395" w:author="Thomas Dietz" w:date="2012-08-13T13:39:00Z"/>
        </w:rPr>
      </w:pPr>
      <w:del w:id="3396" w:author="Thomas Dietz" w:date="2012-08-13T13:39:00Z">
        <w:r w:rsidDel="00E9588E">
          <w:delText xml:space="preserve">Element </w:delText>
        </w:r>
        <w:r w:rsidRPr="00E751F5" w:rsidDel="00E9588E">
          <w:rPr>
            <w:rStyle w:val="codeChar"/>
          </w:rPr>
          <w:delText>&lt;</w:delText>
        </w:r>
        <w:r w:rsidRPr="00F542E2" w:rsidDel="00E9588E">
          <w:rPr>
            <w:rStyle w:val="codeChar"/>
          </w:rPr>
          <w:delText>lost-connection-behavior</w:delText>
        </w:r>
        <w:r w:rsidRPr="00E751F5" w:rsidDel="00E9588E">
          <w:rPr>
            <w:rStyle w:val="codeChar"/>
          </w:rPr>
          <w:delText>&gt;</w:delText>
        </w:r>
        <w:r w:rsidDel="00E9588E">
          <w:delText xml:space="preserve"> defines the behavior of the OpenFlow Logical Switch in case it </w:delText>
        </w:r>
        <w:r w:rsidR="00920140" w:rsidDel="00E9588E">
          <w:delText>loses</w:delText>
        </w:r>
        <w:r w:rsidDel="00E9588E">
          <w:delText xml:space="preserve"> contact with all controllers. Section 6.4 of the OpenFlow specification 1.</w:delText>
        </w:r>
      </w:del>
      <w:ins w:id="3397" w:author="Deepak Bansal (AZURE)" w:date="2012-07-09T16:41:00Z">
        <w:del w:id="3398" w:author="Thomas Dietz" w:date="2012-08-13T13:39:00Z">
          <w:r w:rsidR="00956990" w:rsidDel="00E9588E">
            <w:delText>3</w:delText>
          </w:r>
        </w:del>
      </w:ins>
      <w:del w:id="3399" w:author="Thomas Dietz" w:date="2012-08-13T13:39:00Z">
        <w:r w:rsidDel="00E9588E">
          <w:delText xml:space="preserve">2 defines two </w:delText>
        </w:r>
        <w:r w:rsidR="00920140" w:rsidDel="00E9588E">
          <w:delText>alternative</w:delText>
        </w:r>
        <w:r w:rsidDel="00E9588E">
          <w:delText xml:space="preserve"> modes in such a case: fails secure mode and fail standalone mode. These are the only</w:delText>
        </w:r>
        <w:r w:rsidR="00202B9D" w:rsidDel="00E9588E">
          <w:delText xml:space="preserve"> a</w:delText>
        </w:r>
        <w:r w:rsidDel="00E9588E">
          <w:delText>llowed values for this element. Default is the fail secure mode.</w:delText>
        </w:r>
      </w:del>
    </w:p>
    <w:p w14:paraId="33E46F3D" w14:textId="196FFCB5" w:rsidR="006E7866" w:rsidDel="00E9588E" w:rsidRDefault="00C805D1" w:rsidP="00C805D1">
      <w:pPr>
        <w:rPr>
          <w:del w:id="3400" w:author="Thomas Dietz" w:date="2012-08-13T13:39:00Z"/>
        </w:rPr>
      </w:pPr>
      <w:del w:id="3401" w:author="Thomas Dietz" w:date="2012-08-13T13:39:00Z">
        <w:r w:rsidDel="00E9588E">
          <w:delText xml:space="preserve">Element </w:delText>
        </w:r>
        <w:r w:rsidRPr="00F542E2" w:rsidDel="00E9588E">
          <w:rPr>
            <w:rStyle w:val="codeChar"/>
          </w:rPr>
          <w:delText>&lt;resources&gt;</w:delText>
        </w:r>
        <w:r w:rsidDel="00E9588E">
          <w:delText xml:space="preserve"> contains the list of all resources of the OpenFlow Capable Switch that the OpenFlow Logical Switch has exclusive access to. Any resource identified in the </w:delText>
        </w:r>
        <w:r w:rsidRPr="007E551E" w:rsidDel="00E9588E">
          <w:rPr>
            <w:rStyle w:val="codeChar"/>
          </w:rPr>
          <w:delText>&lt;resources&gt;</w:delText>
        </w:r>
        <w:r w:rsidDel="00E9588E">
          <w:delText xml:space="preserve">list of a </w:delText>
        </w:r>
        <w:r w:rsidDel="00E9588E">
          <w:lastRenderedPageBreak/>
          <w:delText xml:space="preserve">Logical Switch MUST be present in the </w:delText>
        </w:r>
        <w:r w:rsidRPr="00C91C8C" w:rsidDel="00E9588E">
          <w:rPr>
            <w:rStyle w:val="codeChar"/>
          </w:rPr>
          <w:delText>&lt;resources&gt;</w:delText>
        </w:r>
        <w:r w:rsidDel="00E9588E">
          <w:delText xml:space="preserve"> list of the OpenFlow Capable Switch containing the OpenFlow Logical Switch. Resources are identified by a </w:delText>
        </w:r>
        <w:r w:rsidRPr="00F542E2" w:rsidDel="00E9588E">
          <w:rPr>
            <w:rStyle w:val="codeChar"/>
          </w:rPr>
          <w:delText>&lt;port&gt;</w:delText>
        </w:r>
        <w:r w:rsidDel="00E9588E">
          <w:delText xml:space="preserve"> element</w:delText>
        </w:r>
        <w:r w:rsidR="006E7866" w:rsidDel="00E9588E">
          <w:delText>,</w:delText>
        </w:r>
        <w:r w:rsidDel="00E9588E">
          <w:delText xml:space="preserve"> a </w:delText>
        </w:r>
        <w:r w:rsidRPr="007E551E" w:rsidDel="00E9588E">
          <w:rPr>
            <w:rStyle w:val="codeChar"/>
          </w:rPr>
          <w:delText>&lt;queue&gt;</w:delText>
        </w:r>
        <w:r w:rsidDel="00E9588E">
          <w:delText xml:space="preserve"> element</w:delText>
        </w:r>
        <w:r w:rsidR="006E7866" w:rsidDel="00E9588E">
          <w:delText xml:space="preserve">, a </w:delText>
        </w:r>
        <w:r w:rsidR="006E7866" w:rsidRPr="00F542E2" w:rsidDel="00E9588E">
          <w:rPr>
            <w:rStyle w:val="codeChar"/>
          </w:rPr>
          <w:delText>&lt;certificate&gt;</w:delText>
        </w:r>
        <w:r w:rsidR="006E7866" w:rsidDel="00E9588E">
          <w:delText xml:space="preserve"> element</w:delText>
        </w:r>
        <w:r w:rsidR="000548DA" w:rsidDel="00E9588E">
          <w:delText xml:space="preserve">, or a </w:delText>
        </w:r>
        <w:r w:rsidR="000548DA" w:rsidRPr="00E8414C" w:rsidDel="00E9588E">
          <w:rPr>
            <w:rStyle w:val="codeChar"/>
          </w:rPr>
          <w:delText>&lt;flow-table&gt;</w:delText>
        </w:r>
        <w:r w:rsidR="000548DA" w:rsidDel="00E9588E">
          <w:delText xml:space="preserve"> element</w:delText>
        </w:r>
        <w:r w:rsidDel="00E9588E">
          <w:delText xml:space="preserve">. Values of these elements MUST match a value of an </w:delText>
        </w:r>
        <w:r w:rsidR="00884102" w:rsidDel="00E9588E">
          <w:delText xml:space="preserve">element </w:delText>
        </w:r>
        <w:r w:rsidRPr="00E8414C" w:rsidDel="00E9588E">
          <w:rPr>
            <w:rStyle w:val="codeChar"/>
          </w:rPr>
          <w:delText>&lt;resource-id&gt;</w:delText>
        </w:r>
        <w:r w:rsidDel="00E9588E">
          <w:delText xml:space="preserve"> of a resource of the </w:delText>
        </w:r>
        <w:r w:rsidR="00920140" w:rsidDel="00E9588E">
          <w:delText>OpenFlow</w:delText>
        </w:r>
        <w:r w:rsidDel="00E9588E">
          <w:delText xml:space="preserve"> Capable Switch. </w:delText>
        </w:r>
      </w:del>
    </w:p>
    <w:p w14:paraId="104D96FC" w14:textId="4D030327" w:rsidR="00C805D1" w:rsidDel="00E9588E" w:rsidRDefault="00C805D1" w:rsidP="00C805D1">
      <w:pPr>
        <w:rPr>
          <w:del w:id="3402" w:author="Thomas Dietz" w:date="2012-08-13T13:39:00Z"/>
        </w:rPr>
      </w:pPr>
      <w:del w:id="3403" w:author="Thomas Dietz" w:date="2012-08-13T13:39:00Z">
        <w:r w:rsidDel="00E9588E">
          <w:delText xml:space="preserve">Any </w:delText>
        </w:r>
        <w:r w:rsidR="006E7866" w:rsidRPr="00E8414C" w:rsidDel="00E9588E">
          <w:rPr>
            <w:rStyle w:val="codeChar"/>
          </w:rPr>
          <w:delText>&lt;port&gt;</w:delText>
        </w:r>
        <w:r w:rsidR="00E8414C" w:rsidDel="00E9588E">
          <w:delText>,</w:delText>
        </w:r>
        <w:r w:rsidR="00E8414C" w:rsidRPr="00E8414C" w:rsidDel="00E9588E">
          <w:rPr>
            <w:rStyle w:val="codeChar"/>
          </w:rPr>
          <w:delText xml:space="preserve"> &lt;</w:delText>
        </w:r>
        <w:r w:rsidR="006E7866" w:rsidRPr="00E8414C" w:rsidDel="00E9588E">
          <w:rPr>
            <w:rStyle w:val="codeChar"/>
          </w:rPr>
          <w:delText>queue&gt;</w:delText>
        </w:r>
        <w:r w:rsidR="00A972D9" w:rsidRPr="00E751F5" w:rsidDel="00E9588E">
          <w:delText xml:space="preserve"> or </w:delText>
        </w:r>
        <w:r w:rsidR="00A972D9" w:rsidRPr="00E8414C" w:rsidDel="00E9588E">
          <w:rPr>
            <w:rStyle w:val="codeChar"/>
          </w:rPr>
          <w:delText>&lt;flow-table&gt;</w:delText>
        </w:r>
        <w:r w:rsidR="006E7866" w:rsidDel="00E9588E">
          <w:delText xml:space="preserve"> </w:delText>
        </w:r>
        <w:r w:rsidDel="00E9588E">
          <w:delText xml:space="preserve">resource identified in the </w:delText>
        </w:r>
        <w:r w:rsidRPr="00F542E2" w:rsidDel="00E9588E">
          <w:rPr>
            <w:rStyle w:val="codeChar"/>
          </w:rPr>
          <w:delText>&lt;resources&gt;</w:delText>
        </w:r>
        <w:r w:rsidDel="00E9588E">
          <w:delText xml:space="preserve"> list of an</w:delText>
        </w:r>
        <w:r w:rsidR="008C3B6E" w:rsidDel="00E9588E">
          <w:delText xml:space="preserve"> </w:delText>
        </w:r>
        <w:r w:rsidDel="00E9588E">
          <w:delText xml:space="preserve">OpenFlow Logical Switch MUST NOT be identified in the </w:delText>
        </w:r>
        <w:r w:rsidRPr="00F542E2" w:rsidDel="00E9588E">
          <w:rPr>
            <w:rStyle w:val="codeChar"/>
          </w:rPr>
          <w:delText>&lt;resources&gt;</w:delText>
        </w:r>
        <w:r w:rsidDel="00E9588E">
          <w:delText xml:space="preserve"> list of any other OpenFlow Logical Switch.</w:delText>
        </w:r>
      </w:del>
    </w:p>
    <w:p w14:paraId="6A03CA91" w14:textId="2C017911" w:rsidR="006E7866" w:rsidDel="00E9588E" w:rsidRDefault="006E7866" w:rsidP="00C805D1">
      <w:pPr>
        <w:rPr>
          <w:del w:id="3404" w:author="Thomas Dietz" w:date="2012-08-13T13:39:00Z"/>
        </w:rPr>
      </w:pPr>
      <w:del w:id="3405" w:author="Thomas Dietz" w:date="2012-08-13T13:39:00Z">
        <w:r w:rsidDel="00E9588E">
          <w:delText xml:space="preserve">If there is a </w:delText>
        </w:r>
        <w:r w:rsidR="00E159CE" w:rsidRPr="00E751F5" w:rsidDel="00E9588E">
          <w:rPr>
            <w:rStyle w:val="codeChar"/>
          </w:rPr>
          <w:delText>&lt;</w:delText>
        </w:r>
        <w:r w:rsidR="00E159CE" w:rsidRPr="00F542E2" w:rsidDel="00E9588E">
          <w:rPr>
            <w:rStyle w:val="codeChar"/>
          </w:rPr>
          <w:delText>certificate&gt;</w:delText>
        </w:r>
        <w:r w:rsidR="00E159CE" w:rsidDel="00E9588E">
          <w:delText xml:space="preserve"> element present, the logical switch MUST provide the identified certificate when connecting to a controller that has its element </w:delText>
        </w:r>
        <w:r w:rsidR="00E159CE" w:rsidRPr="00F542E2" w:rsidDel="00E9588E">
          <w:rPr>
            <w:rStyle w:val="codeChar"/>
          </w:rPr>
          <w:delText>&lt;protocol&gt;</w:delText>
        </w:r>
        <w:r w:rsidR="00E159CE" w:rsidDel="00E9588E">
          <w:delText xml:space="preserve"> set to </w:delText>
        </w:r>
        <w:r w:rsidR="00E159CE" w:rsidRPr="00F542E2" w:rsidDel="00E9588E">
          <w:rPr>
            <w:rStyle w:val="codeChar"/>
          </w:rPr>
          <w:delText>TLS</w:delText>
        </w:r>
        <w:r w:rsidR="00E159CE" w:rsidDel="00E9588E">
          <w:delText>.</w:delText>
        </w:r>
      </w:del>
    </w:p>
    <w:p w14:paraId="0BA60583" w14:textId="646FA622" w:rsidR="00C805D1" w:rsidDel="00E9588E" w:rsidRDefault="00C805D1" w:rsidP="00C805D1">
      <w:pPr>
        <w:rPr>
          <w:del w:id="3406" w:author="Thomas Dietz" w:date="2012-08-13T13:39:00Z"/>
        </w:rPr>
      </w:pPr>
      <w:del w:id="3407" w:author="Thomas Dietz" w:date="2012-08-13T13:39:00Z">
        <w:r w:rsidDel="00E9588E">
          <w:delText>The following elements of the OpenFlow Logical Switch can be</w:delText>
        </w:r>
        <w:r w:rsidR="006E7866" w:rsidDel="00E9588E">
          <w:delText xml:space="preserve"> </w:delText>
        </w:r>
        <w:r w:rsidDel="00E9588E">
          <w:delText xml:space="preserve">modified by a </w:delText>
        </w:r>
        <w:r w:rsidRPr="001A73E6" w:rsidDel="00E9588E">
          <w:rPr>
            <w:rStyle w:val="codeChar"/>
          </w:rPr>
          <w:delText>NETCONF edit-config</w:delText>
        </w:r>
        <w:r w:rsidDel="00E9588E">
          <w:delText xml:space="preserve"> request or retrieved by a </w:delText>
        </w:r>
        <w:r w:rsidRPr="00E8414C" w:rsidDel="00E9588E">
          <w:rPr>
            <w:rStyle w:val="codeChar"/>
          </w:rPr>
          <w:delText>NETCONF get-config</w:delText>
        </w:r>
        <w:r w:rsidDel="00E9588E">
          <w:delText xml:space="preserve"> request: </w:delText>
        </w:r>
        <w:r w:rsidRPr="00F542E2" w:rsidDel="00E9588E">
          <w:rPr>
            <w:rStyle w:val="codeChar"/>
          </w:rPr>
          <w:delText>&lt;id&gt;, &lt;datapath-id&gt;,</w:delText>
        </w:r>
        <w:r w:rsidRPr="00E8414C" w:rsidDel="00E9588E">
          <w:rPr>
            <w:rStyle w:val="codeChar"/>
          </w:rPr>
          <w:delText xml:space="preserve"> </w:delText>
        </w:r>
        <w:r w:rsidRPr="00F542E2" w:rsidDel="00E9588E">
          <w:rPr>
            <w:rStyle w:val="codeChar"/>
          </w:rPr>
          <w:delText>&lt;enabled&gt;</w:delText>
        </w:r>
        <w:r w:rsidDel="00E9588E">
          <w:delText xml:space="preserve">. Elements in the </w:delText>
        </w:r>
        <w:r w:rsidRPr="00E8414C" w:rsidDel="00E9588E">
          <w:rPr>
            <w:rStyle w:val="codeChar"/>
          </w:rPr>
          <w:delText>&lt;resources&gt;</w:delText>
        </w:r>
        <w:r w:rsidDel="00E9588E">
          <w:delText xml:space="preserve"> list can also be modified and retrieved by those commands.</w:delText>
        </w:r>
      </w:del>
    </w:p>
    <w:p w14:paraId="7B2E1C66" w14:textId="77777777" w:rsidR="00F86237" w:rsidRPr="009F1B7D" w:rsidRDefault="00F86237" w:rsidP="00D14D27">
      <w:pPr>
        <w:pStyle w:val="Heading3"/>
      </w:pPr>
      <w:bookmarkStart w:id="3408" w:name="_Toc315953999"/>
      <w:bookmarkStart w:id="3409" w:name="_Toc316542509"/>
      <w:bookmarkStart w:id="3410" w:name="_Toc333403883"/>
      <w:r w:rsidRPr="00DB42FD">
        <w:t>YANG Specification</w:t>
      </w:r>
      <w:bookmarkEnd w:id="3408"/>
      <w:bookmarkEnd w:id="3409"/>
      <w:bookmarkEnd w:id="3410"/>
    </w:p>
    <w:tbl>
      <w:tblPr>
        <w:tblStyle w:val="TableGrid"/>
        <w:tblW w:w="5000" w:type="pct"/>
        <w:shd w:val="clear" w:color="auto" w:fill="C8FCCD"/>
        <w:tblCellMar>
          <w:left w:w="57" w:type="dxa"/>
          <w:right w:w="57" w:type="dxa"/>
        </w:tblCellMar>
        <w:tblLook w:val="04A0" w:firstRow="1" w:lastRow="0" w:firstColumn="1" w:lastColumn="0" w:noHBand="0" w:noVBand="1"/>
        <w:tblPrChange w:id="3411" w:author="Thomas Dietz" w:date="2012-08-13T13:38:00Z">
          <w:tblPr>
            <w:tblStyle w:val="TableGrid"/>
            <w:tblW w:w="0" w:type="auto"/>
            <w:tblInd w:w="378" w:type="dxa"/>
            <w:shd w:val="clear" w:color="auto" w:fill="C8FCCD"/>
            <w:tblLook w:val="04A0" w:firstRow="1" w:lastRow="0" w:firstColumn="1" w:lastColumn="0" w:noHBand="0" w:noVBand="1"/>
          </w:tblPr>
        </w:tblPrChange>
      </w:tblPr>
      <w:tblGrid>
        <w:gridCol w:w="9474"/>
        <w:tblGridChange w:id="3412">
          <w:tblGrid>
            <w:gridCol w:w="8820"/>
          </w:tblGrid>
        </w:tblGridChange>
      </w:tblGrid>
      <w:tr w:rsidR="00F86237" w:rsidRPr="009F1B7D" w14:paraId="248A5AD8" w14:textId="77777777" w:rsidTr="00257D58">
        <w:tc>
          <w:tcPr>
            <w:tcW w:w="5000" w:type="pct"/>
            <w:shd w:val="clear" w:color="auto" w:fill="C8FCCD"/>
            <w:tcPrChange w:id="3413" w:author="Thomas Dietz" w:date="2012-08-13T13:38:00Z">
              <w:tcPr>
                <w:tcW w:w="8820" w:type="dxa"/>
                <w:shd w:val="clear" w:color="auto" w:fill="C8FCCD"/>
              </w:tcPr>
            </w:tcPrChange>
          </w:tcPr>
          <w:p w14:paraId="33045C88" w14:textId="1D7935D0" w:rsidR="00F86237" w:rsidRPr="009F1B7D" w:rsidDel="00257D58" w:rsidRDefault="00F86237" w:rsidP="00011096">
            <w:pPr>
              <w:pStyle w:val="XML1"/>
              <w:rPr>
                <w:del w:id="3414" w:author="Thomas Dietz" w:date="2012-08-13T13:38:00Z"/>
              </w:rPr>
            </w:pPr>
            <w:del w:id="3415" w:author="Thomas Dietz" w:date="2012-08-13T13:38:00Z">
              <w:r w:rsidRPr="009F1B7D" w:rsidDel="00257D58">
                <w:delText>typedef datapath-id-type {</w:delText>
              </w:r>
            </w:del>
          </w:p>
          <w:p w14:paraId="495EA167" w14:textId="2B12F266" w:rsidR="00F86237" w:rsidRPr="009F1B7D" w:rsidDel="00257D58" w:rsidRDefault="00F86237" w:rsidP="00011096">
            <w:pPr>
              <w:pStyle w:val="XML2"/>
              <w:rPr>
                <w:del w:id="3416" w:author="Thomas Dietz" w:date="2012-08-13T13:38:00Z"/>
              </w:rPr>
            </w:pPr>
            <w:del w:id="3417" w:author="Thomas Dietz" w:date="2012-08-13T13:38:00Z">
              <w:r w:rsidRPr="009F1B7D" w:rsidDel="00257D58">
                <w:delText>type string {</w:delText>
              </w:r>
            </w:del>
          </w:p>
          <w:p w14:paraId="4E62B7A5" w14:textId="7A0C8C41" w:rsidR="00F86237" w:rsidRPr="009F1B7D" w:rsidDel="00257D58" w:rsidRDefault="00F86237" w:rsidP="00011096">
            <w:pPr>
              <w:pStyle w:val="XML3"/>
              <w:rPr>
                <w:del w:id="3418" w:author="Thomas Dietz" w:date="2012-08-13T13:38:00Z"/>
              </w:rPr>
            </w:pPr>
            <w:del w:id="3419" w:author="Thomas Dietz" w:date="2012-08-13T13:38:00Z">
              <w:r w:rsidRPr="009F1B7D" w:rsidDel="00257D58">
                <w:delText>pattern</w:delText>
              </w:r>
            </w:del>
          </w:p>
          <w:p w14:paraId="3C2C1CDE" w14:textId="5BEF6CE7" w:rsidR="00F86237" w:rsidRPr="009F1B7D" w:rsidDel="00257D58" w:rsidRDefault="00F86237" w:rsidP="00011096">
            <w:pPr>
              <w:pStyle w:val="XML4"/>
              <w:rPr>
                <w:del w:id="3420" w:author="Thomas Dietz" w:date="2012-08-13T13:38:00Z"/>
              </w:rPr>
            </w:pPr>
            <w:del w:id="3421" w:author="Thomas Dietz" w:date="2012-08-13T13:38:00Z">
              <w:r w:rsidRPr="009F1B7D" w:rsidDel="00257D58">
                <w:delText>'[0-9a-fA-F]{2}(:[0-9a-fA-F]{2}){7}';</w:delText>
              </w:r>
            </w:del>
          </w:p>
          <w:p w14:paraId="035C4805" w14:textId="0BF254DA" w:rsidR="00F86237" w:rsidRPr="009F1B7D" w:rsidDel="00257D58" w:rsidRDefault="00F86237" w:rsidP="00011096">
            <w:pPr>
              <w:pStyle w:val="XML2"/>
              <w:rPr>
                <w:del w:id="3422" w:author="Thomas Dietz" w:date="2012-08-13T13:38:00Z"/>
              </w:rPr>
            </w:pPr>
            <w:del w:id="3423" w:author="Thomas Dietz" w:date="2012-08-13T13:38:00Z">
              <w:r w:rsidRPr="009F1B7D" w:rsidDel="00257D58">
                <w:delText>}</w:delText>
              </w:r>
            </w:del>
          </w:p>
          <w:p w14:paraId="0643935B" w14:textId="2C1FCF2F" w:rsidR="00F86237" w:rsidRPr="009F1B7D" w:rsidDel="00257D58" w:rsidRDefault="00F86237" w:rsidP="00011096">
            <w:pPr>
              <w:pStyle w:val="XML2"/>
              <w:rPr>
                <w:del w:id="3424" w:author="Thomas Dietz" w:date="2012-08-13T13:38:00Z"/>
              </w:rPr>
            </w:pPr>
            <w:del w:id="3425" w:author="Thomas Dietz" w:date="2012-08-13T13:38:00Z">
              <w:r w:rsidRPr="009F1B7D" w:rsidDel="00257D58">
                <w:delText>description "The datapath-id type represents an OpenFlow datapath identifier.";</w:delText>
              </w:r>
            </w:del>
          </w:p>
          <w:p w14:paraId="6978ABA0" w14:textId="74483D9F" w:rsidR="00F86237" w:rsidRPr="009F1B7D" w:rsidDel="00257D58" w:rsidRDefault="00F86237" w:rsidP="00011096">
            <w:pPr>
              <w:pStyle w:val="XML1"/>
              <w:rPr>
                <w:del w:id="3426" w:author="Thomas Dietz" w:date="2012-08-13T13:38:00Z"/>
              </w:rPr>
            </w:pPr>
            <w:del w:id="3427" w:author="Thomas Dietz" w:date="2012-08-13T13:38:00Z">
              <w:r w:rsidRPr="009F1B7D" w:rsidDel="00257D58">
                <w:delText>}</w:delText>
              </w:r>
            </w:del>
          </w:p>
          <w:p w14:paraId="555D0159" w14:textId="1270EA9C" w:rsidR="00F86237" w:rsidRPr="009F1B7D" w:rsidDel="00257D58" w:rsidRDefault="00F86237" w:rsidP="00011096">
            <w:pPr>
              <w:pStyle w:val="XML3"/>
              <w:rPr>
                <w:del w:id="3428" w:author="Thomas Dietz" w:date="2012-08-13T13:38:00Z"/>
              </w:rPr>
            </w:pPr>
          </w:p>
          <w:p w14:paraId="6C09A692" w14:textId="638F62BF" w:rsidR="00F86237" w:rsidRPr="009F1B7D" w:rsidDel="00257D58" w:rsidRDefault="00F86237" w:rsidP="00011096">
            <w:pPr>
              <w:pStyle w:val="XML1"/>
              <w:rPr>
                <w:del w:id="3429" w:author="Thomas Dietz" w:date="2012-08-13T13:38:00Z"/>
              </w:rPr>
            </w:pPr>
            <w:del w:id="3430" w:author="Thomas Dietz" w:date="2012-08-13T13:38:00Z">
              <w:r w:rsidRPr="009F1B7D" w:rsidDel="00257D58">
                <w:delText>grouping openflow-logical-switch-grouping {</w:delText>
              </w:r>
            </w:del>
          </w:p>
          <w:p w14:paraId="494816D1" w14:textId="46BF8198" w:rsidR="00F86237" w:rsidRPr="009F1B7D" w:rsidDel="00257D58" w:rsidRDefault="00F86237" w:rsidP="00011096">
            <w:pPr>
              <w:pStyle w:val="XML2"/>
              <w:rPr>
                <w:del w:id="3431" w:author="Thomas Dietz" w:date="2012-08-13T13:38:00Z"/>
              </w:rPr>
            </w:pPr>
            <w:del w:id="3432" w:author="Thomas Dietz" w:date="2012-08-13T13:38:00Z">
              <w:r w:rsidRPr="009F1B7D" w:rsidDel="00257D58">
                <w:delText>description "This grouping specifies all properties of an OpenFlow Logical Switch.";</w:delText>
              </w:r>
            </w:del>
          </w:p>
          <w:p w14:paraId="6DA0196E" w14:textId="6FC4A881" w:rsidR="00F86237" w:rsidRPr="009F1B7D" w:rsidDel="00257D58" w:rsidRDefault="00F86237" w:rsidP="00011096">
            <w:pPr>
              <w:pStyle w:val="XML2"/>
              <w:rPr>
                <w:del w:id="3433" w:author="Thomas Dietz" w:date="2012-08-13T13:38:00Z"/>
              </w:rPr>
            </w:pPr>
            <w:del w:id="3434" w:author="Thomas Dietz" w:date="2012-08-13T13:38:00Z">
              <w:r w:rsidRPr="009F1B7D" w:rsidDel="00257D58">
                <w:delText>leaf id {</w:delText>
              </w:r>
            </w:del>
          </w:p>
          <w:p w14:paraId="31FC7212" w14:textId="0AFED0CF" w:rsidR="00F86237" w:rsidRPr="009F1B7D" w:rsidDel="00257D58" w:rsidRDefault="00F86237" w:rsidP="00011096">
            <w:pPr>
              <w:pStyle w:val="XML3"/>
              <w:rPr>
                <w:del w:id="3435" w:author="Thomas Dietz" w:date="2012-08-13T13:38:00Z"/>
              </w:rPr>
            </w:pPr>
            <w:del w:id="3436" w:author="Thomas Dietz" w:date="2012-08-13T13:38:00Z">
              <w:r w:rsidRPr="009F1B7D" w:rsidDel="00257D58">
                <w:delText>type inet:uri;</w:delText>
              </w:r>
            </w:del>
          </w:p>
          <w:p w14:paraId="3CB0DF9A" w14:textId="6A783551" w:rsidR="00F86237" w:rsidRPr="009F1B7D" w:rsidDel="00257D58" w:rsidRDefault="00F86237" w:rsidP="00011096">
            <w:pPr>
              <w:pStyle w:val="XML3"/>
              <w:rPr>
                <w:del w:id="3437" w:author="Thomas Dietz" w:date="2012-08-13T13:38:00Z"/>
              </w:rPr>
            </w:pPr>
            <w:del w:id="3438" w:author="Thomas Dietz" w:date="2012-08-13T13:38:00Z">
              <w:r w:rsidRPr="009F1B7D" w:rsidDel="00257D58">
                <w:delText>mandatory true;</w:delText>
              </w:r>
            </w:del>
          </w:p>
          <w:p w14:paraId="687EE039" w14:textId="18F08CE8" w:rsidR="00F86237" w:rsidRPr="009F1B7D" w:rsidDel="00257D58" w:rsidRDefault="00F86237" w:rsidP="00011096">
            <w:pPr>
              <w:pStyle w:val="XML3"/>
              <w:rPr>
                <w:del w:id="3439" w:author="Thomas Dietz" w:date="2012-08-13T13:38:00Z"/>
              </w:rPr>
            </w:pPr>
            <w:del w:id="3440" w:author="Thomas Dietz" w:date="2012-08-13T13:38:00Z">
              <w:r w:rsidRPr="009F1B7D" w:rsidDel="00257D58">
                <w:delText>description "An unique but locally arbitrary identifier that identifies a Logical Switch within a Capable Switch and is persistent across reboots of the system.";</w:delText>
              </w:r>
            </w:del>
          </w:p>
          <w:p w14:paraId="666CDD45" w14:textId="28855D0E" w:rsidR="00F86237" w:rsidDel="00257D58" w:rsidRDefault="00F86237" w:rsidP="00011096">
            <w:pPr>
              <w:pStyle w:val="XML2"/>
              <w:rPr>
                <w:del w:id="3441" w:author="Thomas Dietz" w:date="2012-08-13T13:38:00Z"/>
              </w:rPr>
            </w:pPr>
            <w:del w:id="3442" w:author="Thomas Dietz" w:date="2012-08-13T13:38:00Z">
              <w:r w:rsidRPr="009F1B7D" w:rsidDel="00257D58">
                <w:delText>}</w:delText>
              </w:r>
            </w:del>
          </w:p>
          <w:p w14:paraId="01B6B62D" w14:textId="4CC4947E" w:rsidR="00BC0B19" w:rsidDel="00257D58" w:rsidRDefault="00BC0B19" w:rsidP="00011096">
            <w:pPr>
              <w:pStyle w:val="XML2"/>
              <w:rPr>
                <w:del w:id="3443" w:author="Thomas Dietz" w:date="2012-08-13T13:38:00Z"/>
              </w:rPr>
            </w:pPr>
            <w:del w:id="3444" w:author="Thomas Dietz" w:date="2012-08-13T13:38:00Z">
              <w:r w:rsidDel="00257D58">
                <w:delText>container capabilities {</w:delText>
              </w:r>
            </w:del>
          </w:p>
          <w:p w14:paraId="4473F1EE" w14:textId="69BF13F8" w:rsidR="0017507E" w:rsidDel="00257D58" w:rsidRDefault="0017507E" w:rsidP="001A73E6">
            <w:pPr>
              <w:pStyle w:val="XML3"/>
              <w:rPr>
                <w:del w:id="3445" w:author="Thomas Dietz" w:date="2012-08-13T13:38:00Z"/>
              </w:rPr>
            </w:pPr>
            <w:del w:id="3446" w:author="Thomas Dietz" w:date="2012-08-13T13:38:00Z">
              <w:r w:rsidRPr="009F1B7D" w:rsidDel="00257D58">
                <w:delText xml:space="preserve">description "This </w:delText>
              </w:r>
              <w:r w:rsidDel="00257D58">
                <w:delText xml:space="preserve">container </w:delText>
              </w:r>
              <w:r w:rsidRPr="009F1B7D" w:rsidDel="00257D58">
                <w:delText xml:space="preserve">specifies all </w:delText>
              </w:r>
              <w:r w:rsidDel="00257D58">
                <w:delText>capability items</w:delText>
              </w:r>
              <w:r w:rsidRPr="009F1B7D" w:rsidDel="00257D58">
                <w:delText xml:space="preserve"> o</w:delText>
              </w:r>
              <w:r w:rsidDel="00257D58">
                <w:delText>f an OpenFlow Logical Switch.";</w:delText>
              </w:r>
            </w:del>
          </w:p>
          <w:p w14:paraId="6E39CFCD" w14:textId="32A04D89" w:rsidR="00BC0B19" w:rsidDel="00257D58" w:rsidRDefault="00BC0B19" w:rsidP="001A73E6">
            <w:pPr>
              <w:pStyle w:val="XML3"/>
              <w:rPr>
                <w:del w:id="3447" w:author="Thomas Dietz" w:date="2012-08-13T13:38:00Z"/>
              </w:rPr>
            </w:pPr>
            <w:del w:id="3448" w:author="Thomas Dietz" w:date="2012-08-13T13:38:00Z">
              <w:r w:rsidDel="00257D58">
                <w:delText>uses openflow-logical-switch-capabilities-grouping;</w:delText>
              </w:r>
            </w:del>
          </w:p>
          <w:p w14:paraId="1CD2142C" w14:textId="728BB071" w:rsidR="00BC0B19" w:rsidRPr="009F1B7D" w:rsidDel="00257D58" w:rsidRDefault="00BC0B19" w:rsidP="00011096">
            <w:pPr>
              <w:pStyle w:val="XML2"/>
              <w:rPr>
                <w:del w:id="3449" w:author="Thomas Dietz" w:date="2012-08-13T13:38:00Z"/>
              </w:rPr>
            </w:pPr>
            <w:del w:id="3450" w:author="Thomas Dietz" w:date="2012-08-13T13:38:00Z">
              <w:r w:rsidDel="00257D58">
                <w:delText>}</w:delText>
              </w:r>
            </w:del>
          </w:p>
          <w:p w14:paraId="797195DA" w14:textId="44DD0B81" w:rsidR="00F86237" w:rsidRPr="009F1B7D" w:rsidDel="00257D58" w:rsidRDefault="00F86237" w:rsidP="00011096">
            <w:pPr>
              <w:pStyle w:val="XML2"/>
              <w:rPr>
                <w:del w:id="3451" w:author="Thomas Dietz" w:date="2012-08-13T13:38:00Z"/>
              </w:rPr>
            </w:pPr>
            <w:del w:id="3452" w:author="Thomas Dietz" w:date="2012-08-13T13:38:00Z">
              <w:r w:rsidRPr="009F1B7D" w:rsidDel="00257D58">
                <w:delText>leaf datapath-id {</w:delText>
              </w:r>
            </w:del>
          </w:p>
          <w:p w14:paraId="158EBAB8" w14:textId="33FD2834" w:rsidR="00F86237" w:rsidRPr="009F1B7D" w:rsidDel="00257D58" w:rsidRDefault="00F86237" w:rsidP="00011096">
            <w:pPr>
              <w:pStyle w:val="XML3"/>
              <w:rPr>
                <w:del w:id="3453" w:author="Thomas Dietz" w:date="2012-08-13T13:38:00Z"/>
              </w:rPr>
            </w:pPr>
            <w:del w:id="3454" w:author="Thomas Dietz" w:date="2012-08-13T13:38:00Z">
              <w:r w:rsidRPr="009F1B7D" w:rsidDel="00257D58">
                <w:delText>type datapath-id-type;</w:delText>
              </w:r>
            </w:del>
          </w:p>
          <w:p w14:paraId="1F9DD553" w14:textId="0EFFB9A1" w:rsidR="00F86237" w:rsidRPr="009F1B7D" w:rsidDel="00257D58" w:rsidRDefault="00F86237" w:rsidP="00011096">
            <w:pPr>
              <w:pStyle w:val="XML3"/>
              <w:rPr>
                <w:del w:id="3455" w:author="Thomas Dietz" w:date="2012-08-13T13:38:00Z"/>
              </w:rPr>
            </w:pPr>
            <w:del w:id="3456" w:author="Thomas Dietz" w:date="2012-08-13T13:38:00Z">
              <w:r w:rsidRPr="009F1B7D" w:rsidDel="00257D58">
                <w:delText>mandatory true;</w:delText>
              </w:r>
            </w:del>
          </w:p>
          <w:p w14:paraId="050D98A3" w14:textId="0B8917A5" w:rsidR="00F86237" w:rsidRPr="009F1B7D" w:rsidDel="00257D58" w:rsidRDefault="00F86237" w:rsidP="00011096">
            <w:pPr>
              <w:pStyle w:val="XML3"/>
              <w:rPr>
                <w:del w:id="3457" w:author="Thomas Dietz" w:date="2012-08-13T13:38:00Z"/>
              </w:rPr>
            </w:pPr>
            <w:del w:id="3458" w:author="Thomas Dietz" w:date="2012-08-13T13:38:00Z">
              <w:r w:rsidRPr="009F1B7D" w:rsidDel="00257D58">
                <w:delText>description "The datapath identifier of the Logical Switch that uniquely identifies this Logical Switch in the controller.";</w:delText>
              </w:r>
            </w:del>
          </w:p>
          <w:p w14:paraId="75A563A1" w14:textId="7153DBA1" w:rsidR="00F86237" w:rsidRPr="009F1B7D" w:rsidDel="00257D58" w:rsidRDefault="00F86237" w:rsidP="00011096">
            <w:pPr>
              <w:pStyle w:val="XML2"/>
              <w:rPr>
                <w:del w:id="3459" w:author="Thomas Dietz" w:date="2012-08-13T13:38:00Z"/>
              </w:rPr>
            </w:pPr>
            <w:del w:id="3460" w:author="Thomas Dietz" w:date="2012-08-13T13:38:00Z">
              <w:r w:rsidRPr="009F1B7D" w:rsidDel="00257D58">
                <w:delText>}</w:delText>
              </w:r>
            </w:del>
          </w:p>
          <w:p w14:paraId="64EBFD17" w14:textId="3AB6A557" w:rsidR="00F86237" w:rsidRPr="009F1B7D" w:rsidDel="00257D58" w:rsidRDefault="00F86237" w:rsidP="00011096">
            <w:pPr>
              <w:pStyle w:val="XML3"/>
              <w:rPr>
                <w:del w:id="3461" w:author="Thomas Dietz" w:date="2012-08-13T13:38:00Z"/>
              </w:rPr>
            </w:pPr>
            <w:del w:id="3462" w:author="Thomas Dietz" w:date="2012-08-13T13:38:00Z">
              <w:r w:rsidRPr="009F1B7D" w:rsidDel="00257D58">
                <w:delText>leaf enabled {</w:delText>
              </w:r>
            </w:del>
          </w:p>
          <w:p w14:paraId="4C5940E2" w14:textId="55E33CEF" w:rsidR="00F86237" w:rsidRPr="009F1B7D" w:rsidDel="00257D58" w:rsidRDefault="00F86237" w:rsidP="00011096">
            <w:pPr>
              <w:pStyle w:val="XML3"/>
              <w:rPr>
                <w:del w:id="3463" w:author="Thomas Dietz" w:date="2012-08-13T13:38:00Z"/>
              </w:rPr>
            </w:pPr>
            <w:del w:id="3464" w:author="Thomas Dietz" w:date="2012-08-13T13:38:00Z">
              <w:r w:rsidRPr="009F1B7D" w:rsidDel="00257D58">
                <w:delText>type boolean;</w:delText>
              </w:r>
            </w:del>
          </w:p>
          <w:p w14:paraId="171AFCAA" w14:textId="2AB235D9" w:rsidR="00F86237" w:rsidRPr="009F1B7D" w:rsidDel="00257D58" w:rsidRDefault="00F86237" w:rsidP="00011096">
            <w:pPr>
              <w:pStyle w:val="XML3"/>
              <w:rPr>
                <w:del w:id="3465" w:author="Thomas Dietz" w:date="2012-08-13T13:38:00Z"/>
              </w:rPr>
            </w:pPr>
            <w:del w:id="3466" w:author="Thomas Dietz" w:date="2012-08-13T13:38:00Z">
              <w:r w:rsidRPr="009F1B7D" w:rsidDel="00257D58">
                <w:delText>mandatory true;</w:delText>
              </w:r>
            </w:del>
          </w:p>
          <w:p w14:paraId="015BC214" w14:textId="549D4974" w:rsidR="00F86237" w:rsidRPr="009F1B7D" w:rsidDel="00257D58" w:rsidRDefault="00F86237" w:rsidP="00011096">
            <w:pPr>
              <w:pStyle w:val="XML3"/>
              <w:rPr>
                <w:del w:id="3467" w:author="Thomas Dietz" w:date="2012-08-13T13:38:00Z"/>
              </w:rPr>
            </w:pPr>
            <w:del w:id="3468" w:author="Thomas Dietz" w:date="2012-08-13T13:38:00Z">
              <w:r w:rsidRPr="009F1B7D" w:rsidDel="00257D58">
                <w:delText>description "Specifies if the Logical Switch is enabled.";</w:delText>
              </w:r>
            </w:del>
          </w:p>
          <w:p w14:paraId="38313536" w14:textId="79E2915E" w:rsidR="00F86237" w:rsidRPr="009F1B7D" w:rsidDel="00257D58" w:rsidRDefault="00F86237" w:rsidP="00011096">
            <w:pPr>
              <w:pStyle w:val="XML2"/>
              <w:rPr>
                <w:del w:id="3469" w:author="Thomas Dietz" w:date="2012-08-13T13:38:00Z"/>
              </w:rPr>
            </w:pPr>
            <w:del w:id="3470" w:author="Thomas Dietz" w:date="2012-08-13T13:38:00Z">
              <w:r w:rsidRPr="009F1B7D" w:rsidDel="00257D58">
                <w:delText>}</w:delText>
              </w:r>
            </w:del>
          </w:p>
          <w:p w14:paraId="52D31815" w14:textId="1D4086D0" w:rsidR="00F86237" w:rsidRPr="009F1B7D" w:rsidDel="00257D58" w:rsidRDefault="00F86237" w:rsidP="00011096">
            <w:pPr>
              <w:pStyle w:val="XML2"/>
              <w:rPr>
                <w:del w:id="3471" w:author="Thomas Dietz" w:date="2012-08-13T13:38:00Z"/>
              </w:rPr>
            </w:pPr>
            <w:del w:id="3472" w:author="Thomas Dietz" w:date="2012-08-13T13:38:00Z">
              <w:r w:rsidRPr="009F1B7D" w:rsidDel="00257D58">
                <w:delText>container controllers {</w:delText>
              </w:r>
            </w:del>
          </w:p>
          <w:p w14:paraId="074FBD2B" w14:textId="1105F1F0" w:rsidR="00F86237" w:rsidRPr="009F1B7D" w:rsidDel="00257D58" w:rsidRDefault="00F86237" w:rsidP="00011096">
            <w:pPr>
              <w:pStyle w:val="XML3"/>
              <w:rPr>
                <w:del w:id="3473" w:author="Thomas Dietz" w:date="2012-08-13T13:38:00Z"/>
              </w:rPr>
            </w:pPr>
            <w:del w:id="3474" w:author="Thomas Dietz" w:date="2012-08-13T13:38:00Z">
              <w:r w:rsidRPr="009F1B7D" w:rsidDel="00257D58">
                <w:delText>description "The list of controllers for this Logical switch.";</w:delText>
              </w:r>
            </w:del>
          </w:p>
          <w:p w14:paraId="1918BE71" w14:textId="468750D5" w:rsidR="00F86237" w:rsidRPr="009F1B7D" w:rsidDel="00257D58" w:rsidRDefault="00F86237" w:rsidP="00011096">
            <w:pPr>
              <w:pStyle w:val="XML3"/>
              <w:rPr>
                <w:del w:id="3475" w:author="Thomas Dietz" w:date="2012-08-13T13:38:00Z"/>
              </w:rPr>
            </w:pPr>
            <w:del w:id="3476" w:author="Thomas Dietz" w:date="2012-08-13T13:38:00Z">
              <w:r w:rsidRPr="009F1B7D" w:rsidDel="00257D58">
                <w:delText>list controller {</w:delText>
              </w:r>
            </w:del>
          </w:p>
          <w:p w14:paraId="654EA1C8" w14:textId="162C73C9" w:rsidR="00F86237" w:rsidRPr="009F1B7D" w:rsidDel="00257D58" w:rsidRDefault="00F86237" w:rsidP="00011096">
            <w:pPr>
              <w:pStyle w:val="XML4"/>
              <w:rPr>
                <w:del w:id="3477" w:author="Thomas Dietz" w:date="2012-08-13T13:38:00Z"/>
              </w:rPr>
            </w:pPr>
            <w:del w:id="3478" w:author="Thomas Dietz" w:date="2012-08-13T13:38:00Z">
              <w:r w:rsidRPr="009F1B7D" w:rsidDel="00257D58">
                <w:lastRenderedPageBreak/>
                <w:delText>key "id";</w:delText>
              </w:r>
            </w:del>
          </w:p>
          <w:p w14:paraId="14A1605B" w14:textId="5D64FAC3" w:rsidR="00F86237" w:rsidRPr="009F1B7D" w:rsidDel="00257D58" w:rsidRDefault="00F86237" w:rsidP="00011096">
            <w:pPr>
              <w:pStyle w:val="XML4"/>
              <w:rPr>
                <w:del w:id="3479" w:author="Thomas Dietz" w:date="2012-08-13T13:38:00Z"/>
              </w:rPr>
            </w:pPr>
            <w:del w:id="3480" w:author="Thomas Dietz" w:date="2012-08-13T13:38:00Z">
              <w:r w:rsidRPr="009F1B7D" w:rsidDel="00257D58">
                <w:delText>unique "id";</w:delText>
              </w:r>
            </w:del>
          </w:p>
          <w:p w14:paraId="0DFA4FB7" w14:textId="59581E93" w:rsidR="00F86237" w:rsidRPr="009F1B7D" w:rsidDel="00257D58" w:rsidRDefault="00F86237" w:rsidP="00011096">
            <w:pPr>
              <w:pStyle w:val="XML4"/>
              <w:rPr>
                <w:del w:id="3481" w:author="Thomas Dietz" w:date="2012-08-13T13:38:00Z"/>
              </w:rPr>
            </w:pPr>
            <w:del w:id="3482" w:author="Thomas Dietz" w:date="2012-08-13T13:38:00Z">
              <w:r w:rsidRPr="009F1B7D" w:rsidDel="00257D58">
                <w:delText>description "The list of controllers that are assigned to the OpenFlow Logical Switch.";</w:delText>
              </w:r>
            </w:del>
          </w:p>
          <w:p w14:paraId="56D0CBFD" w14:textId="3CB68D97" w:rsidR="00F86237" w:rsidRPr="009F1B7D" w:rsidDel="00257D58" w:rsidRDefault="00F86237" w:rsidP="00011096">
            <w:pPr>
              <w:pStyle w:val="XML4"/>
              <w:rPr>
                <w:del w:id="3483" w:author="Thomas Dietz" w:date="2012-08-13T13:38:00Z"/>
              </w:rPr>
            </w:pPr>
            <w:del w:id="3484" w:author="Thomas Dietz" w:date="2012-08-13T13:38:00Z">
              <w:r w:rsidRPr="009F1B7D" w:rsidDel="00257D58">
                <w:delText>uses openflow-controller-grouping;</w:delText>
              </w:r>
            </w:del>
          </w:p>
          <w:p w14:paraId="232E7EB5" w14:textId="5DF697F5" w:rsidR="00F86237" w:rsidRPr="009F1B7D" w:rsidDel="00257D58" w:rsidRDefault="00F86237" w:rsidP="00011096">
            <w:pPr>
              <w:pStyle w:val="XML3"/>
              <w:rPr>
                <w:del w:id="3485" w:author="Thomas Dietz" w:date="2012-08-13T13:38:00Z"/>
              </w:rPr>
            </w:pPr>
            <w:del w:id="3486" w:author="Thomas Dietz" w:date="2012-08-13T13:38:00Z">
              <w:r w:rsidRPr="009F1B7D" w:rsidDel="00257D58">
                <w:delText>}</w:delText>
              </w:r>
            </w:del>
          </w:p>
          <w:p w14:paraId="49BF9868" w14:textId="5746B0E1" w:rsidR="00F86237" w:rsidRPr="009F1B7D" w:rsidDel="00257D58" w:rsidRDefault="00F86237" w:rsidP="00011096">
            <w:pPr>
              <w:pStyle w:val="XML2"/>
              <w:rPr>
                <w:del w:id="3487" w:author="Thomas Dietz" w:date="2012-08-13T13:38:00Z"/>
              </w:rPr>
            </w:pPr>
            <w:del w:id="3488" w:author="Thomas Dietz" w:date="2012-08-13T13:38:00Z">
              <w:r w:rsidRPr="009F1B7D" w:rsidDel="00257D58">
                <w:delText>}</w:delText>
              </w:r>
            </w:del>
          </w:p>
          <w:p w14:paraId="56469F87" w14:textId="6A296644" w:rsidR="00F86237" w:rsidRPr="009F1B7D" w:rsidDel="00257D58" w:rsidRDefault="00F86237" w:rsidP="00011096">
            <w:pPr>
              <w:pStyle w:val="XML2"/>
              <w:rPr>
                <w:del w:id="3489" w:author="Thomas Dietz" w:date="2012-08-13T13:38:00Z"/>
              </w:rPr>
            </w:pPr>
            <w:del w:id="3490" w:author="Thomas Dietz" w:date="2012-08-13T13:38:00Z">
              <w:r w:rsidRPr="009F1B7D" w:rsidDel="00257D58">
                <w:delText>container resources {</w:delText>
              </w:r>
            </w:del>
          </w:p>
          <w:p w14:paraId="6E62DE66" w14:textId="485CB47B" w:rsidR="00F86237" w:rsidRPr="009F1B7D" w:rsidDel="00257D58" w:rsidRDefault="00F86237" w:rsidP="00011096">
            <w:pPr>
              <w:pStyle w:val="XML3"/>
              <w:rPr>
                <w:del w:id="3491" w:author="Thomas Dietz" w:date="2012-08-13T13:38:00Z"/>
              </w:rPr>
            </w:pPr>
            <w:del w:id="3492" w:author="Thomas Dietz" w:date="2012-08-13T13:38:00Z">
              <w:r w:rsidRPr="009F1B7D" w:rsidDel="00257D58">
                <w:delText>description "The following lists reference to all resources of the OpenFlow Capable Switch that the OpenFlow Logical Switch has exclusive access to.";</w:delText>
              </w:r>
            </w:del>
          </w:p>
          <w:p w14:paraId="61FADF85" w14:textId="2A7EE3F6" w:rsidR="00F86237" w:rsidRPr="009F1B7D" w:rsidDel="00257D58" w:rsidRDefault="00F86237" w:rsidP="00011096">
            <w:pPr>
              <w:pStyle w:val="XML3"/>
              <w:rPr>
                <w:del w:id="3493" w:author="Thomas Dietz" w:date="2012-08-13T13:38:00Z"/>
              </w:rPr>
            </w:pPr>
            <w:del w:id="3494" w:author="Thomas Dietz" w:date="2012-08-13T13:38:00Z">
              <w:r w:rsidRPr="009F1B7D" w:rsidDel="00257D58">
                <w:delText>leaf-list port {</w:delText>
              </w:r>
            </w:del>
          </w:p>
          <w:p w14:paraId="705DE3E1" w14:textId="440CE9DE" w:rsidR="00F86237" w:rsidRPr="009F1B7D" w:rsidDel="00257D58" w:rsidRDefault="00F86237" w:rsidP="00011096">
            <w:pPr>
              <w:pStyle w:val="XML4"/>
              <w:rPr>
                <w:del w:id="3495" w:author="Thomas Dietz" w:date="2012-08-13T13:38:00Z"/>
              </w:rPr>
            </w:pPr>
            <w:del w:id="3496" w:author="Thomas Dietz" w:date="2012-08-13T13:38:00Z">
              <w:r w:rsidRPr="009F1B7D" w:rsidDel="00257D58">
                <w:delText>type leafref {</w:delText>
              </w:r>
            </w:del>
          </w:p>
          <w:p w14:paraId="5CFC2486" w14:textId="20D58013" w:rsidR="00F86237" w:rsidRPr="009F1B7D" w:rsidDel="00257D58" w:rsidRDefault="00F86237" w:rsidP="00011096">
            <w:pPr>
              <w:pStyle w:val="XML5"/>
              <w:rPr>
                <w:del w:id="3497" w:author="Thomas Dietz" w:date="2012-08-13T13:38:00Z"/>
              </w:rPr>
            </w:pPr>
            <w:del w:id="3498" w:author="Thomas Dietz" w:date="2012-08-13T13:38:00Z">
              <w:r w:rsidRPr="009F1B7D" w:rsidDel="00257D58">
                <w:delText>path "/capable-switch/resources/port/resource-id";</w:delText>
              </w:r>
            </w:del>
          </w:p>
          <w:p w14:paraId="50121733" w14:textId="29736B54" w:rsidR="00F86237" w:rsidRPr="009F1B7D" w:rsidDel="00257D58" w:rsidRDefault="00F86237" w:rsidP="00011096">
            <w:pPr>
              <w:pStyle w:val="XML4"/>
              <w:rPr>
                <w:del w:id="3499" w:author="Thomas Dietz" w:date="2012-08-13T13:38:00Z"/>
              </w:rPr>
            </w:pPr>
            <w:del w:id="3500" w:author="Thomas Dietz" w:date="2012-08-13T13:38:00Z">
              <w:r w:rsidRPr="009F1B7D" w:rsidDel="00257D58">
                <w:delText>}</w:delText>
              </w:r>
            </w:del>
          </w:p>
          <w:p w14:paraId="6110D64B" w14:textId="3783F43E" w:rsidR="00F86237" w:rsidRPr="009F1B7D" w:rsidDel="00257D58" w:rsidRDefault="00F86237" w:rsidP="00011096">
            <w:pPr>
              <w:pStyle w:val="XML4"/>
              <w:rPr>
                <w:del w:id="3501" w:author="Thomas Dietz" w:date="2012-08-13T13:38:00Z"/>
              </w:rPr>
            </w:pPr>
            <w:del w:id="3502" w:author="Thomas Dietz" w:date="2012-08-13T13:38:00Z">
              <w:r w:rsidRPr="009F1B7D" w:rsidDel="00257D58">
                <w:delText>description "The list references to all port resources of the OpenFlow Capable Switch that the OpenFlow Logical Switch has exclusive access to.";</w:delText>
              </w:r>
            </w:del>
          </w:p>
          <w:p w14:paraId="5DF9E21F" w14:textId="472001C5" w:rsidR="00F86237" w:rsidRPr="009F1B7D" w:rsidDel="00257D58" w:rsidRDefault="00F86237" w:rsidP="00011096">
            <w:pPr>
              <w:pStyle w:val="XML3"/>
              <w:rPr>
                <w:del w:id="3503" w:author="Thomas Dietz" w:date="2012-08-13T13:38:00Z"/>
              </w:rPr>
            </w:pPr>
            <w:del w:id="3504" w:author="Thomas Dietz" w:date="2012-08-13T13:38:00Z">
              <w:r w:rsidRPr="009F1B7D" w:rsidDel="00257D58">
                <w:delText>}</w:delText>
              </w:r>
            </w:del>
          </w:p>
          <w:p w14:paraId="5664A829" w14:textId="7C86E74B" w:rsidR="00F86237" w:rsidRPr="009F1B7D" w:rsidDel="00257D58" w:rsidRDefault="00F86237" w:rsidP="00011096">
            <w:pPr>
              <w:pStyle w:val="XML3"/>
              <w:rPr>
                <w:del w:id="3505" w:author="Thomas Dietz" w:date="2012-08-13T13:38:00Z"/>
              </w:rPr>
            </w:pPr>
            <w:del w:id="3506" w:author="Thomas Dietz" w:date="2012-08-13T13:38:00Z">
              <w:r w:rsidRPr="009F1B7D" w:rsidDel="00257D58">
                <w:delText>leaf-list queue {</w:delText>
              </w:r>
            </w:del>
          </w:p>
          <w:p w14:paraId="6E94121F" w14:textId="42CF9CC4" w:rsidR="00F86237" w:rsidRPr="009F1B7D" w:rsidDel="00257D58" w:rsidRDefault="00F86237" w:rsidP="00011096">
            <w:pPr>
              <w:pStyle w:val="XML4"/>
              <w:rPr>
                <w:del w:id="3507" w:author="Thomas Dietz" w:date="2012-08-13T13:38:00Z"/>
              </w:rPr>
            </w:pPr>
            <w:del w:id="3508" w:author="Thomas Dietz" w:date="2012-08-13T13:38:00Z">
              <w:r w:rsidRPr="009F1B7D" w:rsidDel="00257D58">
                <w:delText>type leafref {</w:delText>
              </w:r>
            </w:del>
          </w:p>
          <w:p w14:paraId="41881850" w14:textId="5E19BC61" w:rsidR="00F86237" w:rsidRPr="009F1B7D" w:rsidDel="00257D58" w:rsidRDefault="00F86237" w:rsidP="00011096">
            <w:pPr>
              <w:pStyle w:val="XML5"/>
              <w:rPr>
                <w:del w:id="3509" w:author="Thomas Dietz" w:date="2012-08-13T13:38:00Z"/>
              </w:rPr>
            </w:pPr>
            <w:del w:id="3510" w:author="Thomas Dietz" w:date="2012-08-13T13:38:00Z">
              <w:r w:rsidRPr="009F1B7D" w:rsidDel="00257D58">
                <w:delText>path "/capable-switch/resources/queue/resource-id";</w:delText>
              </w:r>
            </w:del>
          </w:p>
          <w:p w14:paraId="1D198204" w14:textId="2F361014" w:rsidR="00F86237" w:rsidRPr="009F1B7D" w:rsidDel="00257D58" w:rsidRDefault="00F86237" w:rsidP="00011096">
            <w:pPr>
              <w:pStyle w:val="XML4"/>
              <w:rPr>
                <w:del w:id="3511" w:author="Thomas Dietz" w:date="2012-08-13T13:38:00Z"/>
              </w:rPr>
            </w:pPr>
            <w:del w:id="3512" w:author="Thomas Dietz" w:date="2012-08-13T13:38:00Z">
              <w:r w:rsidRPr="009F1B7D" w:rsidDel="00257D58">
                <w:delText>}</w:delText>
              </w:r>
            </w:del>
          </w:p>
          <w:p w14:paraId="769D9BD5" w14:textId="34C9E84D" w:rsidR="00F86237" w:rsidRPr="009F1B7D" w:rsidDel="00257D58" w:rsidRDefault="00F86237" w:rsidP="00011096">
            <w:pPr>
              <w:pStyle w:val="XML4"/>
              <w:rPr>
                <w:del w:id="3513" w:author="Thomas Dietz" w:date="2012-08-13T13:38:00Z"/>
              </w:rPr>
            </w:pPr>
            <w:del w:id="3514" w:author="Thomas Dietz" w:date="2012-08-13T13:38:00Z">
              <w:r w:rsidRPr="009F1B7D" w:rsidDel="00257D58">
                <w:delText>description "The list references to all queue resources of the OpenFlow Capable Switch that the OpenFlow Logical Switch has exclusive access to.";</w:delText>
              </w:r>
            </w:del>
          </w:p>
          <w:p w14:paraId="1770260E" w14:textId="2B838801" w:rsidR="00F86237" w:rsidDel="00257D58" w:rsidRDefault="00F86237" w:rsidP="00011096">
            <w:pPr>
              <w:pStyle w:val="XML3"/>
              <w:rPr>
                <w:del w:id="3515" w:author="Thomas Dietz" w:date="2012-08-13T13:38:00Z"/>
              </w:rPr>
            </w:pPr>
            <w:del w:id="3516" w:author="Thomas Dietz" w:date="2012-08-13T13:38:00Z">
              <w:r w:rsidRPr="009F1B7D" w:rsidDel="00257D58">
                <w:delText>}</w:delText>
              </w:r>
            </w:del>
          </w:p>
          <w:p w14:paraId="3472EDE8" w14:textId="6B85B501" w:rsidR="00D65422" w:rsidDel="00257D58" w:rsidRDefault="00D65422" w:rsidP="00D65422">
            <w:pPr>
              <w:pStyle w:val="XML3"/>
              <w:rPr>
                <w:del w:id="3517" w:author="Thomas Dietz" w:date="2012-08-13T13:38:00Z"/>
              </w:rPr>
            </w:pPr>
            <w:del w:id="3518" w:author="Thomas Dietz" w:date="2012-08-13T13:38:00Z">
              <w:r w:rsidDel="00257D58">
                <w:delText>leaf certificate {</w:delText>
              </w:r>
            </w:del>
          </w:p>
          <w:p w14:paraId="381DB818" w14:textId="0E6BEB65" w:rsidR="00D65422" w:rsidDel="00257D58" w:rsidRDefault="00D65422" w:rsidP="004165BB">
            <w:pPr>
              <w:pStyle w:val="XML4"/>
              <w:rPr>
                <w:del w:id="3519" w:author="Thomas Dietz" w:date="2012-08-13T13:38:00Z"/>
              </w:rPr>
            </w:pPr>
            <w:del w:id="3520" w:author="Thomas Dietz" w:date="2012-08-13T13:38:00Z">
              <w:r w:rsidDel="00257D58">
                <w:delText>type leafref {</w:delText>
              </w:r>
            </w:del>
          </w:p>
          <w:p w14:paraId="672C5040" w14:textId="6DDA7A00" w:rsidR="00D65422" w:rsidDel="00257D58" w:rsidRDefault="00D65422" w:rsidP="004165BB">
            <w:pPr>
              <w:pStyle w:val="XML5"/>
              <w:rPr>
                <w:del w:id="3521" w:author="Thomas Dietz" w:date="2012-08-13T13:38:00Z"/>
              </w:rPr>
            </w:pPr>
            <w:del w:id="3522" w:author="Thomas Dietz" w:date="2012-08-13T13:38:00Z">
              <w:r w:rsidDel="00257D58">
                <w:delText>path "/capable-switch/resources/owned-certificate/resource-id";</w:delText>
              </w:r>
            </w:del>
          </w:p>
          <w:p w14:paraId="2A0F97CB" w14:textId="6E9D4FBE" w:rsidR="00D65422" w:rsidDel="00257D58" w:rsidRDefault="00D65422" w:rsidP="004165BB">
            <w:pPr>
              <w:pStyle w:val="XML4"/>
              <w:rPr>
                <w:del w:id="3523" w:author="Thomas Dietz" w:date="2012-08-13T13:38:00Z"/>
              </w:rPr>
            </w:pPr>
            <w:del w:id="3524" w:author="Thomas Dietz" w:date="2012-08-13T13:38:00Z">
              <w:r w:rsidDel="00257D58">
                <w:delText>}</w:delText>
              </w:r>
            </w:del>
          </w:p>
          <w:p w14:paraId="333F19D8" w14:textId="0CBF182B" w:rsidR="00D65422" w:rsidDel="00257D58" w:rsidRDefault="00D65422" w:rsidP="004165BB">
            <w:pPr>
              <w:pStyle w:val="XML4"/>
              <w:rPr>
                <w:del w:id="3525" w:author="Thomas Dietz" w:date="2012-08-13T13:38:00Z"/>
              </w:rPr>
            </w:pPr>
            <w:del w:id="3526" w:author="Thomas Dietz" w:date="2012-08-13T13:38:00Z">
              <w:r w:rsidDel="00257D58">
                <w:delText xml:space="preserve">description "The reference to the owned certificate in </w:delText>
              </w:r>
            </w:del>
          </w:p>
          <w:p w14:paraId="16CF37CE" w14:textId="488F6AE2" w:rsidR="00D65422" w:rsidDel="00257D58" w:rsidRDefault="00D65422" w:rsidP="004165BB">
            <w:pPr>
              <w:pStyle w:val="XML5"/>
              <w:rPr>
                <w:del w:id="3527" w:author="Thomas Dietz" w:date="2012-08-13T13:38:00Z"/>
              </w:rPr>
            </w:pPr>
            <w:del w:id="3528" w:author="Thomas Dietz" w:date="2012-08-13T13:38:00Z">
              <w:r w:rsidDel="00257D58">
                <w:delText>the OpenFlow Capable Switch that the OpenFlow Logical</w:delText>
              </w:r>
            </w:del>
          </w:p>
          <w:p w14:paraId="269CA67D" w14:textId="58161C68" w:rsidR="00D65422" w:rsidDel="00257D58" w:rsidRDefault="00D65422" w:rsidP="004165BB">
            <w:pPr>
              <w:pStyle w:val="XML5"/>
              <w:rPr>
                <w:del w:id="3529" w:author="Thomas Dietz" w:date="2012-08-13T13:38:00Z"/>
              </w:rPr>
            </w:pPr>
            <w:del w:id="3530" w:author="Thomas Dietz" w:date="2012-08-13T13:38:00Z">
              <w:r w:rsidDel="00257D58">
                <w:delText>Switch used to identify itself.";</w:delText>
              </w:r>
            </w:del>
          </w:p>
          <w:p w14:paraId="7EEE22ED" w14:textId="0D6B0F65" w:rsidR="00D65422" w:rsidDel="00257D58" w:rsidRDefault="00D65422" w:rsidP="00D65422">
            <w:pPr>
              <w:pStyle w:val="XML3"/>
              <w:rPr>
                <w:del w:id="3531" w:author="Thomas Dietz" w:date="2012-08-13T13:38:00Z"/>
              </w:rPr>
            </w:pPr>
            <w:del w:id="3532" w:author="Thomas Dietz" w:date="2012-08-13T13:38:00Z">
              <w:r w:rsidDel="00257D58">
                <w:delText>}</w:delText>
              </w:r>
            </w:del>
          </w:p>
          <w:p w14:paraId="34FC769E" w14:textId="3A36FC8E" w:rsidR="00A972D9" w:rsidRPr="009F1B7D" w:rsidDel="00257D58" w:rsidRDefault="00A972D9" w:rsidP="00D65422">
            <w:pPr>
              <w:pStyle w:val="XML3"/>
              <w:rPr>
                <w:del w:id="3533" w:author="Thomas Dietz" w:date="2012-08-13T13:38:00Z"/>
              </w:rPr>
            </w:pPr>
            <w:del w:id="3534" w:author="Thomas Dietz" w:date="2012-08-13T13:38:00Z">
              <w:r w:rsidDel="00257D58">
                <w:delText>leaf-list flow-table</w:delText>
              </w:r>
              <w:r w:rsidRPr="009F1B7D" w:rsidDel="00257D58">
                <w:delText xml:space="preserve"> {</w:delText>
              </w:r>
            </w:del>
          </w:p>
          <w:p w14:paraId="545F6490" w14:textId="59225A73" w:rsidR="00A972D9" w:rsidRPr="009F1B7D" w:rsidDel="00257D58" w:rsidRDefault="00A972D9" w:rsidP="00A972D9">
            <w:pPr>
              <w:pStyle w:val="XML4"/>
              <w:rPr>
                <w:del w:id="3535" w:author="Thomas Dietz" w:date="2012-08-13T13:38:00Z"/>
              </w:rPr>
            </w:pPr>
            <w:del w:id="3536" w:author="Thomas Dietz" w:date="2012-08-13T13:38:00Z">
              <w:r w:rsidRPr="009F1B7D" w:rsidDel="00257D58">
                <w:delText>type leafref {</w:delText>
              </w:r>
            </w:del>
          </w:p>
          <w:p w14:paraId="6AA1C7FE" w14:textId="73AF51B4" w:rsidR="00A972D9" w:rsidRPr="009F1B7D" w:rsidDel="00257D58" w:rsidRDefault="00A972D9" w:rsidP="00A972D9">
            <w:pPr>
              <w:pStyle w:val="XML5"/>
              <w:rPr>
                <w:del w:id="3537" w:author="Thomas Dietz" w:date="2012-08-13T13:38:00Z"/>
              </w:rPr>
            </w:pPr>
            <w:del w:id="3538" w:author="Thomas Dietz" w:date="2012-08-13T13:38:00Z">
              <w:r w:rsidRPr="009F1B7D" w:rsidDel="00257D58">
                <w:delText xml:space="preserve">path </w:delText>
              </w:r>
              <w:r w:rsidDel="00257D58">
                <w:delText>"/capable-switch/resources/flow-table</w:delText>
              </w:r>
              <w:r w:rsidRPr="009F1B7D" w:rsidDel="00257D58">
                <w:delText>/resource-id";</w:delText>
              </w:r>
            </w:del>
          </w:p>
          <w:p w14:paraId="5B8259C0" w14:textId="16836FE4" w:rsidR="00A972D9" w:rsidRPr="009F1B7D" w:rsidDel="00257D58" w:rsidRDefault="00A972D9" w:rsidP="00A972D9">
            <w:pPr>
              <w:pStyle w:val="XML4"/>
              <w:rPr>
                <w:del w:id="3539" w:author="Thomas Dietz" w:date="2012-08-13T13:38:00Z"/>
              </w:rPr>
            </w:pPr>
            <w:del w:id="3540" w:author="Thomas Dietz" w:date="2012-08-13T13:38:00Z">
              <w:r w:rsidRPr="009F1B7D" w:rsidDel="00257D58">
                <w:delText>}</w:delText>
              </w:r>
            </w:del>
          </w:p>
          <w:p w14:paraId="32BA0BF8" w14:textId="4647B662" w:rsidR="00A972D9" w:rsidRPr="009F1B7D" w:rsidDel="00257D58" w:rsidRDefault="00A972D9" w:rsidP="00A972D9">
            <w:pPr>
              <w:pStyle w:val="XML4"/>
              <w:rPr>
                <w:del w:id="3541" w:author="Thomas Dietz" w:date="2012-08-13T13:38:00Z"/>
              </w:rPr>
            </w:pPr>
            <w:del w:id="3542" w:author="Thomas Dietz" w:date="2012-08-13T13:38:00Z">
              <w:r w:rsidRPr="009F1B7D" w:rsidDel="00257D58">
                <w:delText>description "</w:delText>
              </w:r>
              <w:r w:rsidDel="00257D58">
                <w:delText>The list references to all flow table</w:delText>
              </w:r>
              <w:r w:rsidRPr="009F1B7D" w:rsidDel="00257D58">
                <w:delText xml:space="preserve"> resources of the OpenFlow Capable Switch that the OpenFlow Logical Switch has exclusive access to.";</w:delText>
              </w:r>
            </w:del>
          </w:p>
          <w:p w14:paraId="2669EE2E" w14:textId="726E5F40" w:rsidR="00A972D9" w:rsidRPr="009F1B7D" w:rsidDel="00257D58" w:rsidRDefault="00A972D9" w:rsidP="00A972D9">
            <w:pPr>
              <w:pStyle w:val="XML3"/>
              <w:rPr>
                <w:del w:id="3543" w:author="Thomas Dietz" w:date="2012-08-13T13:38:00Z"/>
              </w:rPr>
            </w:pPr>
            <w:del w:id="3544" w:author="Thomas Dietz" w:date="2012-08-13T13:38:00Z">
              <w:r w:rsidRPr="009F1B7D" w:rsidDel="00257D58">
                <w:delText>}</w:delText>
              </w:r>
            </w:del>
          </w:p>
          <w:p w14:paraId="44709B50" w14:textId="7DFC7A30" w:rsidR="00F86237" w:rsidRPr="009F1B7D" w:rsidDel="00257D58" w:rsidRDefault="00F86237" w:rsidP="00011096">
            <w:pPr>
              <w:pStyle w:val="XML2"/>
              <w:rPr>
                <w:del w:id="3545" w:author="Thomas Dietz" w:date="2012-08-13T13:38:00Z"/>
              </w:rPr>
            </w:pPr>
            <w:del w:id="3546" w:author="Thomas Dietz" w:date="2012-08-13T13:38:00Z">
              <w:r w:rsidRPr="009F1B7D" w:rsidDel="00257D58">
                <w:delText>}</w:delText>
              </w:r>
            </w:del>
          </w:p>
          <w:p w14:paraId="179FFBF6" w14:textId="77777777" w:rsidR="00257D58" w:rsidRDefault="00F86237" w:rsidP="00257D58">
            <w:pPr>
              <w:pStyle w:val="XML1"/>
              <w:rPr>
                <w:ins w:id="3547" w:author="Thomas Dietz" w:date="2012-08-13T13:38:00Z"/>
              </w:rPr>
            </w:pPr>
            <w:del w:id="3548" w:author="Thomas Dietz" w:date="2012-08-13T13:38:00Z">
              <w:r w:rsidRPr="009F1B7D" w:rsidDel="00257D58">
                <w:delText>}</w:delText>
              </w:r>
            </w:del>
            <w:ins w:id="3549" w:author="Thomas Dietz" w:date="2012-08-13T13:38:00Z">
              <w:r w:rsidR="00257D58">
                <w:t xml:space="preserve">  grouping OFLogicalSwitchType {</w:t>
              </w:r>
            </w:ins>
          </w:p>
          <w:p w14:paraId="6F91C5FC" w14:textId="77777777" w:rsidR="00257D58" w:rsidRDefault="00257D58" w:rsidP="00257D58">
            <w:pPr>
              <w:pStyle w:val="XML1"/>
              <w:rPr>
                <w:ins w:id="3550" w:author="Thomas Dietz" w:date="2012-08-13T13:38:00Z"/>
              </w:rPr>
            </w:pPr>
            <w:ins w:id="3551" w:author="Thomas Dietz" w:date="2012-08-13T13:38:00Z">
              <w:r>
                <w:t xml:space="preserve">    description "This grouping specifies all properties of an</w:t>
              </w:r>
            </w:ins>
          </w:p>
          <w:p w14:paraId="46654889" w14:textId="77777777" w:rsidR="00257D58" w:rsidRDefault="00257D58" w:rsidP="00257D58">
            <w:pPr>
              <w:pStyle w:val="XML1"/>
              <w:rPr>
                <w:ins w:id="3552" w:author="Thomas Dietz" w:date="2012-08-13T13:38:00Z"/>
              </w:rPr>
            </w:pPr>
            <w:ins w:id="3553" w:author="Thomas Dietz" w:date="2012-08-13T13:38:00Z">
              <w:r>
                <w:t xml:space="preserve">      OpenFlow Logical Switch.</w:t>
              </w:r>
            </w:ins>
          </w:p>
          <w:p w14:paraId="369C9081" w14:textId="77777777" w:rsidR="00257D58" w:rsidRDefault="00257D58" w:rsidP="00257D58">
            <w:pPr>
              <w:pStyle w:val="XML1"/>
              <w:rPr>
                <w:ins w:id="3554" w:author="Thomas Dietz" w:date="2012-08-13T13:38:00Z"/>
              </w:rPr>
            </w:pPr>
          </w:p>
          <w:p w14:paraId="2F606B72" w14:textId="77777777" w:rsidR="00257D58" w:rsidRDefault="00257D58" w:rsidP="00257D58">
            <w:pPr>
              <w:pStyle w:val="XML1"/>
              <w:rPr>
                <w:ins w:id="3555" w:author="Thomas Dietz" w:date="2012-08-13T13:38:00Z"/>
              </w:rPr>
            </w:pPr>
            <w:ins w:id="3556" w:author="Thomas Dietz" w:date="2012-08-13T13:38:00Z">
              <w:r>
                <w:t xml:space="preserve">      Elements of type OFLogicalSwitchType cannot be created or</w:t>
              </w:r>
            </w:ins>
          </w:p>
          <w:p w14:paraId="2106D24D" w14:textId="77777777" w:rsidR="00257D58" w:rsidRDefault="00257D58" w:rsidP="00257D58">
            <w:pPr>
              <w:pStyle w:val="XML1"/>
              <w:rPr>
                <w:ins w:id="3557" w:author="Thomas Dietz" w:date="2012-08-13T13:38:00Z"/>
              </w:rPr>
            </w:pPr>
            <w:ins w:id="3558" w:author="Thomas Dietz" w:date="2012-08-13T13:38:00Z">
              <w:r>
                <w:t xml:space="preserve">      deleted with NETCONF &lt;edit-config&gt; operations 'create' or</w:t>
              </w:r>
            </w:ins>
          </w:p>
          <w:p w14:paraId="1DBE9E4E" w14:textId="77777777" w:rsidR="00257D58" w:rsidRDefault="00257D58" w:rsidP="00257D58">
            <w:pPr>
              <w:pStyle w:val="XML1"/>
              <w:rPr>
                <w:ins w:id="3559" w:author="Thomas Dietz" w:date="2012-08-13T13:38:00Z"/>
              </w:rPr>
            </w:pPr>
            <w:ins w:id="3560" w:author="Thomas Dietz" w:date="2012-08-13T13:38:00Z">
              <w:r>
                <w:t xml:space="preserve">      'delete'. The other NETCONF &lt;edit-config&gt; operations MUST be</w:t>
              </w:r>
            </w:ins>
          </w:p>
          <w:p w14:paraId="34CBD101" w14:textId="77777777" w:rsidR="00257D58" w:rsidRDefault="00257D58" w:rsidP="00257D58">
            <w:pPr>
              <w:pStyle w:val="XML1"/>
              <w:rPr>
                <w:ins w:id="3561" w:author="Thomas Dietz" w:date="2012-08-13T13:38:00Z"/>
              </w:rPr>
            </w:pPr>
            <w:ins w:id="3562" w:author="Thomas Dietz" w:date="2012-08-13T13:38:00Z">
              <w:r>
                <w:t xml:space="preserve">      implemented as follows: </w:t>
              </w:r>
            </w:ins>
          </w:p>
          <w:p w14:paraId="0A1DF5D3" w14:textId="77777777" w:rsidR="00257D58" w:rsidRDefault="00257D58" w:rsidP="00257D58">
            <w:pPr>
              <w:pStyle w:val="XML1"/>
              <w:rPr>
                <w:ins w:id="3563" w:author="Thomas Dietz" w:date="2012-08-13T13:38:00Z"/>
              </w:rPr>
            </w:pPr>
          </w:p>
          <w:p w14:paraId="3A6C46B1" w14:textId="77777777" w:rsidR="00257D58" w:rsidRDefault="00257D58" w:rsidP="00257D58">
            <w:pPr>
              <w:pStyle w:val="XML1"/>
              <w:rPr>
                <w:ins w:id="3564" w:author="Thomas Dietz" w:date="2012-08-13T13:38:00Z"/>
              </w:rPr>
            </w:pPr>
            <w:ins w:id="3565" w:author="Thomas Dietz" w:date="2012-08-13T13:38:00Z">
              <w:r>
                <w:t xml:space="preserve">      * The 'id' element MUST be present at all &lt;edit-config&gt;</w:t>
              </w:r>
            </w:ins>
          </w:p>
          <w:p w14:paraId="66E0C020" w14:textId="77777777" w:rsidR="00257D58" w:rsidRDefault="00257D58" w:rsidP="00257D58">
            <w:pPr>
              <w:pStyle w:val="XML1"/>
              <w:rPr>
                <w:ins w:id="3566" w:author="Thomas Dietz" w:date="2012-08-13T13:38:00Z"/>
              </w:rPr>
            </w:pPr>
            <w:ins w:id="3567" w:author="Thomas Dietz" w:date="2012-08-13T13:38:00Z">
              <w:r>
                <w:t xml:space="preserve">        operations to identify the OpenFlow Logical Switch.</w:t>
              </w:r>
            </w:ins>
          </w:p>
          <w:p w14:paraId="573784EF" w14:textId="77777777" w:rsidR="00257D58" w:rsidRDefault="00257D58" w:rsidP="00257D58">
            <w:pPr>
              <w:pStyle w:val="XML1"/>
              <w:rPr>
                <w:ins w:id="3568" w:author="Thomas Dietz" w:date="2012-08-13T13:38:00Z"/>
              </w:rPr>
            </w:pPr>
            <w:ins w:id="3569" w:author="Thomas Dietz" w:date="2012-08-13T13:38:00Z">
              <w:r>
                <w:t xml:space="preserve">      * If the operation is 'merge' or 'replace', and the element</w:t>
              </w:r>
            </w:ins>
          </w:p>
          <w:p w14:paraId="07F3A197" w14:textId="77777777" w:rsidR="00257D58" w:rsidRDefault="00257D58" w:rsidP="00257D58">
            <w:pPr>
              <w:pStyle w:val="XML1"/>
              <w:rPr>
                <w:ins w:id="3570" w:author="Thomas Dietz" w:date="2012-08-13T13:38:00Z"/>
              </w:rPr>
            </w:pPr>
            <w:ins w:id="3571" w:author="Thomas Dietz" w:date="2012-08-13T13:38:00Z">
              <w:r>
                <w:lastRenderedPageBreak/>
                <w:t xml:space="preserve">        does not exist, a 'data-missing' error is returned. If the</w:t>
              </w:r>
            </w:ins>
          </w:p>
          <w:p w14:paraId="288ACC63" w14:textId="77777777" w:rsidR="00257D58" w:rsidRDefault="00257D58" w:rsidP="00257D58">
            <w:pPr>
              <w:pStyle w:val="XML1"/>
              <w:rPr>
                <w:ins w:id="3572" w:author="Thomas Dietz" w:date="2012-08-13T13:38:00Z"/>
              </w:rPr>
            </w:pPr>
            <w:ins w:id="3573" w:author="Thomas Dietz" w:date="2012-08-13T13:38:00Z">
              <w:r>
                <w:t xml:space="preserve">        element exists its value is set to the value found in the</w:t>
              </w:r>
            </w:ins>
          </w:p>
          <w:p w14:paraId="6FCFC415" w14:textId="77777777" w:rsidR="00257D58" w:rsidRDefault="00257D58" w:rsidP="00257D58">
            <w:pPr>
              <w:pStyle w:val="XML1"/>
              <w:rPr>
                <w:ins w:id="3574" w:author="Thomas Dietz" w:date="2012-08-13T13:38:00Z"/>
              </w:rPr>
            </w:pPr>
            <w:ins w:id="3575" w:author="Thomas Dietz" w:date="2012-08-13T13:38:00Z">
              <w:r>
                <w:t xml:space="preserve">        XML RPC data.</w:t>
              </w:r>
            </w:ins>
          </w:p>
          <w:p w14:paraId="10A25CD5" w14:textId="77777777" w:rsidR="00257D58" w:rsidRDefault="00257D58" w:rsidP="00257D58">
            <w:pPr>
              <w:pStyle w:val="XML1"/>
              <w:rPr>
                <w:ins w:id="3576" w:author="Thomas Dietz" w:date="2012-08-13T13:38:00Z"/>
              </w:rPr>
            </w:pPr>
            <w:ins w:id="3577" w:author="Thomas Dietz" w:date="2012-08-13T13:38:00Z">
              <w:r>
                <w:t xml:space="preserve">      * If the operation is 'create', a 'operation-not-supported'</w:t>
              </w:r>
            </w:ins>
          </w:p>
          <w:p w14:paraId="3FD00CF4" w14:textId="77777777" w:rsidR="00257D58" w:rsidRDefault="00257D58" w:rsidP="00257D58">
            <w:pPr>
              <w:pStyle w:val="XML1"/>
              <w:rPr>
                <w:ins w:id="3578" w:author="Thomas Dietz" w:date="2012-08-13T13:38:00Z"/>
              </w:rPr>
            </w:pPr>
            <w:ins w:id="3579" w:author="Thomas Dietz" w:date="2012-08-13T13:38:00Z">
              <w:r>
                <w:t xml:space="preserve">        error with type 'application' is returned.</w:t>
              </w:r>
            </w:ins>
          </w:p>
          <w:p w14:paraId="2B8DC19C" w14:textId="77777777" w:rsidR="00257D58" w:rsidRDefault="00257D58" w:rsidP="00257D58">
            <w:pPr>
              <w:pStyle w:val="XML1"/>
              <w:rPr>
                <w:ins w:id="3580" w:author="Thomas Dietz" w:date="2012-08-13T13:38:00Z"/>
              </w:rPr>
            </w:pPr>
            <w:ins w:id="3581" w:author="Thomas Dietz" w:date="2012-08-13T13:38:00Z">
              <w:r>
                <w:t xml:space="preserve">      * If the operation is 'delete', 'operation-not-supported'</w:t>
              </w:r>
            </w:ins>
          </w:p>
          <w:p w14:paraId="784956C2" w14:textId="77777777" w:rsidR="00257D58" w:rsidRDefault="00257D58" w:rsidP="00257D58">
            <w:pPr>
              <w:pStyle w:val="XML1"/>
              <w:rPr>
                <w:ins w:id="3582" w:author="Thomas Dietz" w:date="2012-08-13T13:38:00Z"/>
              </w:rPr>
            </w:pPr>
            <w:ins w:id="3583" w:author="Thomas Dietz" w:date="2012-08-13T13:38:00Z">
              <w:r>
                <w:t xml:space="preserve">        error with type 'application' is returned.";</w:t>
              </w:r>
            </w:ins>
          </w:p>
          <w:p w14:paraId="30924F8E" w14:textId="77777777" w:rsidR="00257D58" w:rsidRDefault="00257D58" w:rsidP="00257D58">
            <w:pPr>
              <w:pStyle w:val="XML1"/>
              <w:rPr>
                <w:ins w:id="3584" w:author="Thomas Dietz" w:date="2012-08-13T13:38:00Z"/>
              </w:rPr>
            </w:pPr>
            <w:ins w:id="3585" w:author="Thomas Dietz" w:date="2012-08-13T13:38:00Z">
              <w:r>
                <w:t xml:space="preserve">    leaf id {</w:t>
              </w:r>
            </w:ins>
          </w:p>
          <w:p w14:paraId="7802D6D2" w14:textId="77777777" w:rsidR="00257D58" w:rsidRDefault="00257D58" w:rsidP="00257D58">
            <w:pPr>
              <w:pStyle w:val="XML1"/>
              <w:rPr>
                <w:ins w:id="3586" w:author="Thomas Dietz" w:date="2012-08-13T13:38:00Z"/>
              </w:rPr>
            </w:pPr>
            <w:ins w:id="3587" w:author="Thomas Dietz" w:date="2012-08-13T13:38:00Z">
              <w:r>
                <w:t xml:space="preserve">      type OFConfigId;</w:t>
              </w:r>
            </w:ins>
          </w:p>
          <w:p w14:paraId="1FF82722" w14:textId="77777777" w:rsidR="00257D58" w:rsidRDefault="00257D58" w:rsidP="00257D58">
            <w:pPr>
              <w:pStyle w:val="XML1"/>
              <w:rPr>
                <w:ins w:id="3588" w:author="Thomas Dietz" w:date="2012-08-13T13:38:00Z"/>
              </w:rPr>
            </w:pPr>
            <w:ins w:id="3589" w:author="Thomas Dietz" w:date="2012-08-13T13:38:00Z">
              <w:r>
                <w:t xml:space="preserve">      mandatory true;</w:t>
              </w:r>
            </w:ins>
          </w:p>
          <w:p w14:paraId="0E020BF6" w14:textId="77777777" w:rsidR="00257D58" w:rsidRDefault="00257D58" w:rsidP="00257D58">
            <w:pPr>
              <w:pStyle w:val="XML1"/>
              <w:rPr>
                <w:ins w:id="3590" w:author="Thomas Dietz" w:date="2012-08-13T13:38:00Z"/>
              </w:rPr>
            </w:pPr>
            <w:ins w:id="3591" w:author="Thomas Dietz" w:date="2012-08-13T13:38:00Z">
              <w:r>
                <w:t xml:space="preserve">      description "A unique but locally arbitrary identifier that</w:t>
              </w:r>
            </w:ins>
          </w:p>
          <w:p w14:paraId="7F919037" w14:textId="77777777" w:rsidR="00257D58" w:rsidRDefault="00257D58" w:rsidP="00257D58">
            <w:pPr>
              <w:pStyle w:val="XML1"/>
              <w:rPr>
                <w:ins w:id="3592" w:author="Thomas Dietz" w:date="2012-08-13T13:38:00Z"/>
              </w:rPr>
            </w:pPr>
            <w:ins w:id="3593" w:author="Thomas Dietz" w:date="2012-08-13T13:38:00Z">
              <w:r>
                <w:t xml:space="preserve">        identifies a Logical Switch within the context of an</w:t>
              </w:r>
            </w:ins>
          </w:p>
          <w:p w14:paraId="0E56827F" w14:textId="77777777" w:rsidR="00257D58" w:rsidRDefault="00257D58" w:rsidP="00257D58">
            <w:pPr>
              <w:pStyle w:val="XML1"/>
              <w:rPr>
                <w:ins w:id="3594" w:author="Thomas Dietz" w:date="2012-08-13T13:38:00Z"/>
              </w:rPr>
            </w:pPr>
            <w:ins w:id="3595" w:author="Thomas Dietz" w:date="2012-08-13T13:38:00Z">
              <w:r>
                <w:t xml:space="preserve">        OpenFlow Capable Switch. It MUST be persistent across</w:t>
              </w:r>
            </w:ins>
          </w:p>
          <w:p w14:paraId="27D906FF" w14:textId="77777777" w:rsidR="00257D58" w:rsidRDefault="00257D58" w:rsidP="00257D58">
            <w:pPr>
              <w:pStyle w:val="XML1"/>
              <w:rPr>
                <w:ins w:id="3596" w:author="Thomas Dietz" w:date="2012-08-13T13:38:00Z"/>
              </w:rPr>
            </w:pPr>
            <w:ins w:id="3597" w:author="Thomas Dietz" w:date="2012-08-13T13:38:00Z">
              <w:r>
                <w:t xml:space="preserve">        reboots of the OpenFlow Capable Switch.</w:t>
              </w:r>
            </w:ins>
          </w:p>
          <w:p w14:paraId="4BEE3BB4" w14:textId="77777777" w:rsidR="00257D58" w:rsidRDefault="00257D58" w:rsidP="00257D58">
            <w:pPr>
              <w:pStyle w:val="XML1"/>
              <w:rPr>
                <w:ins w:id="3598" w:author="Thomas Dietz" w:date="2012-08-13T13:38:00Z"/>
              </w:rPr>
            </w:pPr>
          </w:p>
          <w:p w14:paraId="0D7544C8" w14:textId="77777777" w:rsidR="00257D58" w:rsidRDefault="00257D58" w:rsidP="00257D58">
            <w:pPr>
              <w:pStyle w:val="XML1"/>
              <w:rPr>
                <w:ins w:id="3599" w:author="Thomas Dietz" w:date="2012-08-13T13:38:00Z"/>
              </w:rPr>
            </w:pPr>
            <w:ins w:id="3600" w:author="Thomas Dietz" w:date="2012-08-13T13:38:00Z">
              <w:r>
                <w:t xml:space="preserve">        This element MUST be present to identify the OpenFlow</w:t>
              </w:r>
            </w:ins>
          </w:p>
          <w:p w14:paraId="66DC5EB5" w14:textId="77777777" w:rsidR="00257D58" w:rsidRDefault="00257D58" w:rsidP="00257D58">
            <w:pPr>
              <w:pStyle w:val="XML1"/>
              <w:rPr>
                <w:ins w:id="3601" w:author="Thomas Dietz" w:date="2012-08-13T13:38:00Z"/>
              </w:rPr>
            </w:pPr>
            <w:ins w:id="3602" w:author="Thomas Dietz" w:date="2012-08-13T13:38:00Z">
              <w:r>
                <w:t xml:space="preserve">        Logical Switch.";</w:t>
              </w:r>
            </w:ins>
          </w:p>
          <w:p w14:paraId="2F2A2C7B" w14:textId="77777777" w:rsidR="00257D58" w:rsidRDefault="00257D58" w:rsidP="00257D58">
            <w:pPr>
              <w:pStyle w:val="XML1"/>
              <w:rPr>
                <w:ins w:id="3603" w:author="Thomas Dietz" w:date="2012-08-13T13:38:00Z"/>
              </w:rPr>
            </w:pPr>
            <w:ins w:id="3604" w:author="Thomas Dietz" w:date="2012-08-13T13:38:00Z">
              <w:r>
                <w:t xml:space="preserve">    }</w:t>
              </w:r>
            </w:ins>
          </w:p>
          <w:p w14:paraId="7FF945A5" w14:textId="77777777" w:rsidR="00257D58" w:rsidRDefault="00257D58" w:rsidP="00257D58">
            <w:pPr>
              <w:pStyle w:val="XML1"/>
              <w:rPr>
                <w:ins w:id="3605" w:author="Thomas Dietz" w:date="2012-08-13T13:38:00Z"/>
              </w:rPr>
            </w:pPr>
            <w:ins w:id="3606" w:author="Thomas Dietz" w:date="2012-08-13T13:38:00Z">
              <w:r>
                <w:t xml:space="preserve">    container capabilities {</w:t>
              </w:r>
            </w:ins>
          </w:p>
          <w:p w14:paraId="18F1B86A" w14:textId="77777777" w:rsidR="00257D58" w:rsidRDefault="00257D58" w:rsidP="00257D58">
            <w:pPr>
              <w:pStyle w:val="XML1"/>
              <w:rPr>
                <w:ins w:id="3607" w:author="Thomas Dietz" w:date="2012-08-13T13:38:00Z"/>
              </w:rPr>
            </w:pPr>
            <w:ins w:id="3608" w:author="Thomas Dietz" w:date="2012-08-13T13:38:00Z">
              <w:r>
                <w:t xml:space="preserve">      config false;</w:t>
              </w:r>
            </w:ins>
          </w:p>
          <w:p w14:paraId="0C3C7C86" w14:textId="77777777" w:rsidR="00257D58" w:rsidRDefault="00257D58" w:rsidP="00257D58">
            <w:pPr>
              <w:pStyle w:val="XML1"/>
              <w:rPr>
                <w:ins w:id="3609" w:author="Thomas Dietz" w:date="2012-08-13T13:38:00Z"/>
              </w:rPr>
            </w:pPr>
            <w:ins w:id="3610" w:author="Thomas Dietz" w:date="2012-08-13T13:38:00Z">
              <w:r>
                <w:t xml:space="preserve">      description "This element contains all capability items that</w:t>
              </w:r>
            </w:ins>
          </w:p>
          <w:p w14:paraId="0781D522" w14:textId="77777777" w:rsidR="00257D58" w:rsidRDefault="00257D58" w:rsidP="00257D58">
            <w:pPr>
              <w:pStyle w:val="XML1"/>
              <w:rPr>
                <w:ins w:id="3611" w:author="Thomas Dietz" w:date="2012-08-13T13:38:00Z"/>
              </w:rPr>
            </w:pPr>
            <w:ins w:id="3612" w:author="Thomas Dietz" w:date="2012-08-13T13:38:00Z">
              <w:r>
                <w:t xml:space="preserve">        an OpenFlow Logical Switch MAY implement.</w:t>
              </w:r>
            </w:ins>
          </w:p>
          <w:p w14:paraId="1ADA3286" w14:textId="77777777" w:rsidR="00257D58" w:rsidRDefault="00257D58" w:rsidP="00257D58">
            <w:pPr>
              <w:pStyle w:val="XML1"/>
              <w:rPr>
                <w:ins w:id="3613" w:author="Thomas Dietz" w:date="2012-08-13T13:38:00Z"/>
              </w:rPr>
            </w:pPr>
          </w:p>
          <w:p w14:paraId="3FD108DC" w14:textId="77777777" w:rsidR="00257D58" w:rsidRDefault="00257D58" w:rsidP="00257D58">
            <w:pPr>
              <w:pStyle w:val="XML1"/>
              <w:rPr>
                <w:ins w:id="3614" w:author="Thomas Dietz" w:date="2012-08-13T13:38:00Z"/>
              </w:rPr>
            </w:pPr>
            <w:ins w:id="3615" w:author="Thomas Dietz" w:date="2012-08-13T13:38:00Z">
              <w:r>
                <w:t xml:space="preserve">        This element and its children can only be retrieved by</w:t>
              </w:r>
            </w:ins>
          </w:p>
          <w:p w14:paraId="514DB304" w14:textId="77777777" w:rsidR="00257D58" w:rsidRDefault="00257D58" w:rsidP="00257D58">
            <w:pPr>
              <w:pStyle w:val="XML1"/>
              <w:rPr>
                <w:ins w:id="3616" w:author="Thomas Dietz" w:date="2012-08-13T13:38:00Z"/>
              </w:rPr>
            </w:pPr>
            <w:ins w:id="3617" w:author="Thomas Dietz" w:date="2012-08-13T13:38:00Z">
              <w:r>
                <w:t xml:space="preserve">        NETCONF &lt;get&gt; operation since it contain no configuration</w:t>
              </w:r>
            </w:ins>
          </w:p>
          <w:p w14:paraId="2CD98B27" w14:textId="77777777" w:rsidR="00257D58" w:rsidRDefault="00257D58" w:rsidP="00257D58">
            <w:pPr>
              <w:pStyle w:val="XML1"/>
              <w:rPr>
                <w:ins w:id="3618" w:author="Thomas Dietz" w:date="2012-08-13T13:38:00Z"/>
              </w:rPr>
            </w:pPr>
            <w:ins w:id="3619" w:author="Thomas Dietz" w:date="2012-08-13T13:38:00Z">
              <w:r>
                <w:t xml:space="preserve">        data.";</w:t>
              </w:r>
            </w:ins>
          </w:p>
          <w:p w14:paraId="30BC23D2" w14:textId="77777777" w:rsidR="00257D58" w:rsidRDefault="00257D58" w:rsidP="00257D58">
            <w:pPr>
              <w:pStyle w:val="XML1"/>
              <w:rPr>
                <w:ins w:id="3620" w:author="Thomas Dietz" w:date="2012-08-13T13:38:00Z"/>
              </w:rPr>
            </w:pPr>
            <w:ins w:id="3621" w:author="Thomas Dietz" w:date="2012-08-13T13:38:00Z">
              <w:r>
                <w:t xml:space="preserve">      uses OFLogicalSwitchCapabilitiesType;</w:t>
              </w:r>
            </w:ins>
          </w:p>
          <w:p w14:paraId="3CB70229" w14:textId="77777777" w:rsidR="00257D58" w:rsidRDefault="00257D58" w:rsidP="00257D58">
            <w:pPr>
              <w:pStyle w:val="XML1"/>
              <w:rPr>
                <w:ins w:id="3622" w:author="Thomas Dietz" w:date="2012-08-13T13:38:00Z"/>
              </w:rPr>
            </w:pPr>
            <w:ins w:id="3623" w:author="Thomas Dietz" w:date="2012-08-13T13:38:00Z">
              <w:r>
                <w:t xml:space="preserve">    }</w:t>
              </w:r>
            </w:ins>
          </w:p>
          <w:p w14:paraId="53DAB4B0" w14:textId="77777777" w:rsidR="00257D58" w:rsidRDefault="00257D58" w:rsidP="00257D58">
            <w:pPr>
              <w:pStyle w:val="XML1"/>
              <w:rPr>
                <w:ins w:id="3624" w:author="Thomas Dietz" w:date="2012-08-13T13:38:00Z"/>
              </w:rPr>
            </w:pPr>
            <w:ins w:id="3625" w:author="Thomas Dietz" w:date="2012-08-13T13:38:00Z">
              <w:r>
                <w:t xml:space="preserve">    leaf datapath-id {</w:t>
              </w:r>
            </w:ins>
          </w:p>
          <w:p w14:paraId="08529CF5" w14:textId="77777777" w:rsidR="00257D58" w:rsidRDefault="00257D58" w:rsidP="00257D58">
            <w:pPr>
              <w:pStyle w:val="XML1"/>
              <w:rPr>
                <w:ins w:id="3626" w:author="Thomas Dietz" w:date="2012-08-13T13:38:00Z"/>
              </w:rPr>
            </w:pPr>
            <w:ins w:id="3627" w:author="Thomas Dietz" w:date="2012-08-13T13:38:00Z">
              <w:r>
                <w:t xml:space="preserve">      type datapath-id-type;</w:t>
              </w:r>
            </w:ins>
          </w:p>
          <w:p w14:paraId="645C0E63" w14:textId="77777777" w:rsidR="00257D58" w:rsidRDefault="00257D58" w:rsidP="00257D58">
            <w:pPr>
              <w:pStyle w:val="XML1"/>
              <w:rPr>
                <w:ins w:id="3628" w:author="Thomas Dietz" w:date="2012-08-13T13:38:00Z"/>
              </w:rPr>
            </w:pPr>
            <w:ins w:id="3629" w:author="Thomas Dietz" w:date="2012-08-13T13:38:00Z">
              <w:r>
                <w:t xml:space="preserve">      mandatory true;</w:t>
              </w:r>
            </w:ins>
          </w:p>
          <w:p w14:paraId="3AA0CC53" w14:textId="77777777" w:rsidR="00257D58" w:rsidRDefault="00257D58" w:rsidP="00257D58">
            <w:pPr>
              <w:pStyle w:val="XML1"/>
              <w:rPr>
                <w:ins w:id="3630" w:author="Thomas Dietz" w:date="2012-08-13T13:38:00Z"/>
              </w:rPr>
            </w:pPr>
            <w:ins w:id="3631" w:author="Thomas Dietz" w:date="2012-08-13T13:38:00Z">
              <w:r>
                <w:t xml:space="preserve">      description "The datapath identifier of the Logical Switch</w:t>
              </w:r>
            </w:ins>
          </w:p>
          <w:p w14:paraId="45CB5642" w14:textId="77777777" w:rsidR="00257D58" w:rsidRDefault="00257D58" w:rsidP="00257D58">
            <w:pPr>
              <w:pStyle w:val="XML1"/>
              <w:rPr>
                <w:ins w:id="3632" w:author="Thomas Dietz" w:date="2012-08-13T13:38:00Z"/>
              </w:rPr>
            </w:pPr>
            <w:ins w:id="3633" w:author="Thomas Dietz" w:date="2012-08-13T13:38:00Z">
              <w:r>
                <w:t xml:space="preserve">        that uniquely identifies this Logical Switch within the</w:t>
              </w:r>
            </w:ins>
          </w:p>
          <w:p w14:paraId="24B8EE1B" w14:textId="77777777" w:rsidR="00257D58" w:rsidRDefault="00257D58" w:rsidP="00257D58">
            <w:pPr>
              <w:pStyle w:val="XML1"/>
              <w:rPr>
                <w:ins w:id="3634" w:author="Thomas Dietz" w:date="2012-08-13T13:38:00Z"/>
              </w:rPr>
            </w:pPr>
            <w:ins w:id="3635" w:author="Thomas Dietz" w:date="2012-08-13T13:38:00Z">
              <w:r>
                <w:t xml:space="preserve">        context of all OpenFlow Controllers associated with the</w:t>
              </w:r>
            </w:ins>
          </w:p>
          <w:p w14:paraId="65934A43" w14:textId="77777777" w:rsidR="00257D58" w:rsidRDefault="00257D58" w:rsidP="00257D58">
            <w:pPr>
              <w:pStyle w:val="XML1"/>
              <w:rPr>
                <w:ins w:id="3636" w:author="Thomas Dietz" w:date="2012-08-13T13:38:00Z"/>
              </w:rPr>
            </w:pPr>
            <w:ins w:id="3637" w:author="Thomas Dietz" w:date="2012-08-13T13:38:00Z">
              <w:r>
                <w:t xml:space="preserve">        OpenFlow Logical Switch.  The datapath identifier is a</w:t>
              </w:r>
            </w:ins>
          </w:p>
          <w:p w14:paraId="5E94DEFB" w14:textId="77777777" w:rsidR="00257D58" w:rsidRDefault="00257D58" w:rsidP="00257D58">
            <w:pPr>
              <w:pStyle w:val="XML1"/>
              <w:rPr>
                <w:ins w:id="3638" w:author="Thomas Dietz" w:date="2012-08-13T13:38:00Z"/>
              </w:rPr>
            </w:pPr>
            <w:ins w:id="3639" w:author="Thomas Dietz" w:date="2012-08-13T13:38:00Z">
              <w:r>
                <w:t xml:space="preserve">        string value that MUST be formatted as a sequence of 8</w:t>
              </w:r>
            </w:ins>
          </w:p>
          <w:p w14:paraId="103B1994" w14:textId="77777777" w:rsidR="00257D58" w:rsidRDefault="00257D58" w:rsidP="00257D58">
            <w:pPr>
              <w:pStyle w:val="XML1"/>
              <w:rPr>
                <w:ins w:id="3640" w:author="Thomas Dietz" w:date="2012-08-13T13:38:00Z"/>
              </w:rPr>
            </w:pPr>
            <w:ins w:id="3641" w:author="Thomas Dietz" w:date="2012-08-13T13:38:00Z">
              <w:r>
                <w:t xml:space="preserve">        2-digit hexadecimal numbers that are separated by colons,</w:t>
              </w:r>
            </w:ins>
          </w:p>
          <w:p w14:paraId="465106CD" w14:textId="77777777" w:rsidR="00257D58" w:rsidRDefault="00257D58" w:rsidP="00257D58">
            <w:pPr>
              <w:pStyle w:val="XML1"/>
              <w:rPr>
                <w:ins w:id="3642" w:author="Thomas Dietz" w:date="2012-08-13T13:38:00Z"/>
              </w:rPr>
            </w:pPr>
            <w:ins w:id="3643" w:author="Thomas Dietz" w:date="2012-08-13T13:38:00Z">
              <w:r>
                <w:t xml:space="preserve">        for example, '01:23:45:67:89:ab:cd:ef'.  When processing a</w:t>
              </w:r>
            </w:ins>
          </w:p>
          <w:p w14:paraId="2D7EBD9E" w14:textId="77777777" w:rsidR="00257D58" w:rsidRDefault="00257D58" w:rsidP="00257D58">
            <w:pPr>
              <w:pStyle w:val="XML1"/>
              <w:rPr>
                <w:ins w:id="3644" w:author="Thomas Dietz" w:date="2012-08-13T13:38:00Z"/>
              </w:rPr>
            </w:pPr>
            <w:ins w:id="3645" w:author="Thomas Dietz" w:date="2012-08-13T13:38:00Z">
              <w:r>
                <w:t xml:space="preserve">        datapath identifier, the case of the decimal digits MUST be</w:t>
              </w:r>
            </w:ins>
          </w:p>
          <w:p w14:paraId="723D1363" w14:textId="77777777" w:rsidR="00257D58" w:rsidRDefault="00257D58" w:rsidP="00257D58">
            <w:pPr>
              <w:pStyle w:val="XML1"/>
              <w:rPr>
                <w:ins w:id="3646" w:author="Thomas Dietz" w:date="2012-08-13T13:38:00Z"/>
              </w:rPr>
            </w:pPr>
            <w:ins w:id="3647" w:author="Thomas Dietz" w:date="2012-08-13T13:38:00Z">
              <w:r>
                <w:t xml:space="preserve">        ignored.</w:t>
              </w:r>
            </w:ins>
          </w:p>
          <w:p w14:paraId="2C1DB7A0" w14:textId="77777777" w:rsidR="00257D58" w:rsidRDefault="00257D58" w:rsidP="00257D58">
            <w:pPr>
              <w:pStyle w:val="XML1"/>
              <w:rPr>
                <w:ins w:id="3648" w:author="Thomas Dietz" w:date="2012-08-13T13:38:00Z"/>
              </w:rPr>
            </w:pPr>
          </w:p>
          <w:p w14:paraId="0B1A35F1" w14:textId="77777777" w:rsidR="00257D58" w:rsidRDefault="00257D58" w:rsidP="00257D58">
            <w:pPr>
              <w:pStyle w:val="XML1"/>
              <w:rPr>
                <w:ins w:id="3649" w:author="Thomas Dietz" w:date="2012-08-13T13:38:00Z"/>
              </w:rPr>
            </w:pPr>
            <w:ins w:id="3650" w:author="Thomas Dietz" w:date="2012-08-13T13:38:00Z">
              <w:r>
                <w:t xml:space="preserve">        This element MUST be present in the NETCONF data store.</w:t>
              </w:r>
            </w:ins>
          </w:p>
          <w:p w14:paraId="0794169A" w14:textId="77777777" w:rsidR="00257D58" w:rsidRDefault="00257D58" w:rsidP="00257D58">
            <w:pPr>
              <w:pStyle w:val="XML1"/>
              <w:rPr>
                <w:ins w:id="3651" w:author="Thomas Dietz" w:date="2012-08-13T13:38:00Z"/>
              </w:rPr>
            </w:pPr>
            <w:ins w:id="3652" w:author="Thomas Dietz" w:date="2012-08-13T13:38:00Z">
              <w:r>
                <w:t xml:space="preserve">        If this element is not present in a NETCONF &lt;edit-config&gt;</w:t>
              </w:r>
            </w:ins>
          </w:p>
          <w:p w14:paraId="5733C053" w14:textId="77777777" w:rsidR="00257D58" w:rsidRDefault="00257D58" w:rsidP="00257D58">
            <w:pPr>
              <w:pStyle w:val="XML1"/>
              <w:rPr>
                <w:ins w:id="3653" w:author="Thomas Dietz" w:date="2012-08-13T13:38:00Z"/>
              </w:rPr>
            </w:pPr>
            <w:ins w:id="3654" w:author="Thomas Dietz" w:date="2012-08-13T13:38:00Z">
              <w:r>
                <w:t xml:space="preserve">        operation 'create', 'merge' or 'replace' and the parent</w:t>
              </w:r>
            </w:ins>
          </w:p>
          <w:p w14:paraId="77661AB3" w14:textId="77777777" w:rsidR="00257D58" w:rsidRDefault="00257D58" w:rsidP="00257D58">
            <w:pPr>
              <w:pStyle w:val="XML1"/>
              <w:rPr>
                <w:ins w:id="3655" w:author="Thomas Dietz" w:date="2012-08-13T13:38:00Z"/>
              </w:rPr>
            </w:pPr>
            <w:ins w:id="3656" w:author="Thomas Dietz" w:date="2012-08-13T13:38:00Z">
              <w:r>
                <w:t xml:space="preserve">        element does not exist, a 'data-missing' error is</w:t>
              </w:r>
            </w:ins>
          </w:p>
          <w:p w14:paraId="231B2A1C" w14:textId="77777777" w:rsidR="00257D58" w:rsidRDefault="00257D58" w:rsidP="00257D58">
            <w:pPr>
              <w:pStyle w:val="XML1"/>
              <w:rPr>
                <w:ins w:id="3657" w:author="Thomas Dietz" w:date="2012-08-13T13:38:00Z"/>
              </w:rPr>
            </w:pPr>
            <w:ins w:id="3658" w:author="Thomas Dietz" w:date="2012-08-13T13:38:00Z">
              <w:r>
                <w:t xml:space="preserve">        returned.";</w:t>
              </w:r>
            </w:ins>
          </w:p>
          <w:p w14:paraId="642B28FF" w14:textId="77777777" w:rsidR="00257D58" w:rsidRDefault="00257D58" w:rsidP="00257D58">
            <w:pPr>
              <w:pStyle w:val="XML1"/>
              <w:rPr>
                <w:ins w:id="3659" w:author="Thomas Dietz" w:date="2012-08-13T13:38:00Z"/>
              </w:rPr>
            </w:pPr>
            <w:ins w:id="3660" w:author="Thomas Dietz" w:date="2012-08-13T13:38:00Z">
              <w:r>
                <w:t xml:space="preserve">    }</w:t>
              </w:r>
            </w:ins>
          </w:p>
          <w:p w14:paraId="66D09AA6" w14:textId="77777777" w:rsidR="00257D58" w:rsidRDefault="00257D58" w:rsidP="00257D58">
            <w:pPr>
              <w:pStyle w:val="XML1"/>
              <w:rPr>
                <w:ins w:id="3661" w:author="Thomas Dietz" w:date="2012-08-13T13:38:00Z"/>
              </w:rPr>
            </w:pPr>
            <w:ins w:id="3662" w:author="Thomas Dietz" w:date="2012-08-13T13:38:00Z">
              <w:r>
                <w:t xml:space="preserve">    leaf enabled {</w:t>
              </w:r>
            </w:ins>
          </w:p>
          <w:p w14:paraId="6BC9AE3D" w14:textId="77777777" w:rsidR="00257D58" w:rsidRDefault="00257D58" w:rsidP="00257D58">
            <w:pPr>
              <w:pStyle w:val="XML1"/>
              <w:rPr>
                <w:ins w:id="3663" w:author="Thomas Dietz" w:date="2012-08-13T13:38:00Z"/>
              </w:rPr>
            </w:pPr>
            <w:ins w:id="3664" w:author="Thomas Dietz" w:date="2012-08-13T13:38:00Z">
              <w:r>
                <w:t xml:space="preserve">      type boolean;</w:t>
              </w:r>
            </w:ins>
          </w:p>
          <w:p w14:paraId="332E557E" w14:textId="77777777" w:rsidR="00257D58" w:rsidRDefault="00257D58" w:rsidP="00257D58">
            <w:pPr>
              <w:pStyle w:val="XML1"/>
              <w:rPr>
                <w:ins w:id="3665" w:author="Thomas Dietz" w:date="2012-08-13T13:38:00Z"/>
              </w:rPr>
            </w:pPr>
            <w:ins w:id="3666" w:author="Thomas Dietz" w:date="2012-08-13T13:38:00Z">
              <w:r>
                <w:t xml:space="preserve">      default false;</w:t>
              </w:r>
            </w:ins>
          </w:p>
          <w:p w14:paraId="13929BDE" w14:textId="77777777" w:rsidR="00257D58" w:rsidRDefault="00257D58" w:rsidP="00257D58">
            <w:pPr>
              <w:pStyle w:val="XML1"/>
              <w:rPr>
                <w:ins w:id="3667" w:author="Thomas Dietz" w:date="2012-08-13T13:38:00Z"/>
              </w:rPr>
            </w:pPr>
            <w:ins w:id="3668" w:author="Thomas Dietz" w:date="2012-08-13T13:38:00Z">
              <w:r>
                <w:t xml:space="preserve">      description "This element indicates the administrative state</w:t>
              </w:r>
            </w:ins>
          </w:p>
          <w:p w14:paraId="7A7245FF" w14:textId="77777777" w:rsidR="00257D58" w:rsidRDefault="00257D58" w:rsidP="00257D58">
            <w:pPr>
              <w:pStyle w:val="XML1"/>
              <w:rPr>
                <w:ins w:id="3669" w:author="Thomas Dietz" w:date="2012-08-13T13:38:00Z"/>
              </w:rPr>
            </w:pPr>
            <w:ins w:id="3670" w:author="Thomas Dietz" w:date="2012-08-13T13:38:00Z">
              <w:r>
                <w:t xml:space="preserve">        of the OpenFlow Logical Switch.  A value of 'false' means</w:t>
              </w:r>
            </w:ins>
          </w:p>
          <w:p w14:paraId="0CF44A3D" w14:textId="77777777" w:rsidR="00257D58" w:rsidRDefault="00257D58" w:rsidP="00257D58">
            <w:pPr>
              <w:pStyle w:val="XML1"/>
              <w:rPr>
                <w:ins w:id="3671" w:author="Thomas Dietz" w:date="2012-08-13T13:38:00Z"/>
              </w:rPr>
            </w:pPr>
            <w:ins w:id="3672" w:author="Thomas Dietz" w:date="2012-08-13T13:38:00Z">
              <w:r>
                <w:t xml:space="preserve">        the OpenFlow Logical Switch MUST NOT communicate with any </w:t>
              </w:r>
            </w:ins>
          </w:p>
          <w:p w14:paraId="12D0D0B8" w14:textId="77777777" w:rsidR="00257D58" w:rsidRDefault="00257D58" w:rsidP="00257D58">
            <w:pPr>
              <w:pStyle w:val="XML1"/>
              <w:rPr>
                <w:ins w:id="3673" w:author="Thomas Dietz" w:date="2012-08-13T13:38:00Z"/>
              </w:rPr>
            </w:pPr>
            <w:ins w:id="3674" w:author="Thomas Dietz" w:date="2012-08-13T13:38:00Z">
              <w:r>
                <w:t xml:space="preserve">        OpenFlow Controllers, MUST NOT conduct any OpenFlow </w:t>
              </w:r>
            </w:ins>
          </w:p>
          <w:p w14:paraId="6FE3CC0D" w14:textId="77777777" w:rsidR="00257D58" w:rsidRDefault="00257D58" w:rsidP="00257D58">
            <w:pPr>
              <w:pStyle w:val="XML1"/>
              <w:rPr>
                <w:ins w:id="3675" w:author="Thomas Dietz" w:date="2012-08-13T13:38:00Z"/>
              </w:rPr>
            </w:pPr>
            <w:ins w:id="3676" w:author="Thomas Dietz" w:date="2012-08-13T13:38:00Z">
              <w:r>
                <w:t xml:space="preserve">        processing, and SHOULD NOT be utilizing computational or </w:t>
              </w:r>
            </w:ins>
          </w:p>
          <w:p w14:paraId="11180B2F" w14:textId="77777777" w:rsidR="00257D58" w:rsidRDefault="00257D58" w:rsidP="00257D58">
            <w:pPr>
              <w:pStyle w:val="XML1"/>
              <w:rPr>
                <w:ins w:id="3677" w:author="Thomas Dietz" w:date="2012-08-13T13:38:00Z"/>
              </w:rPr>
            </w:pPr>
            <w:ins w:id="3678" w:author="Thomas Dietz" w:date="2012-08-13T13:38:00Z">
              <w:r>
                <w:t xml:space="preserve">        network resources of the underlying platform.</w:t>
              </w:r>
            </w:ins>
          </w:p>
          <w:p w14:paraId="6271B24F" w14:textId="77777777" w:rsidR="00257D58" w:rsidRDefault="00257D58" w:rsidP="00257D58">
            <w:pPr>
              <w:pStyle w:val="XML1"/>
              <w:rPr>
                <w:ins w:id="3679" w:author="Thomas Dietz" w:date="2012-08-13T13:38:00Z"/>
              </w:rPr>
            </w:pPr>
          </w:p>
          <w:p w14:paraId="3ED26F4B" w14:textId="77777777" w:rsidR="00257D58" w:rsidRDefault="00257D58" w:rsidP="00257D58">
            <w:pPr>
              <w:pStyle w:val="XML1"/>
              <w:rPr>
                <w:ins w:id="3680" w:author="Thomas Dietz" w:date="2012-08-13T13:38:00Z"/>
              </w:rPr>
            </w:pPr>
            <w:ins w:id="3681" w:author="Thomas Dietz" w:date="2012-08-13T13:38:00Z">
              <w:r>
                <w:t xml:space="preserve">        This element is optional. If this element is not present it</w:t>
              </w:r>
            </w:ins>
          </w:p>
          <w:p w14:paraId="2A046DFC" w14:textId="77777777" w:rsidR="00257D58" w:rsidRDefault="00257D58" w:rsidP="00257D58">
            <w:pPr>
              <w:pStyle w:val="XML1"/>
              <w:rPr>
                <w:ins w:id="3682" w:author="Thomas Dietz" w:date="2012-08-13T13:38:00Z"/>
              </w:rPr>
            </w:pPr>
            <w:ins w:id="3683" w:author="Thomas Dietz" w:date="2012-08-13T13:38:00Z">
              <w:r>
                <w:t xml:space="preserve">        defaults to 'false'.";</w:t>
              </w:r>
            </w:ins>
          </w:p>
          <w:p w14:paraId="06FC18F1" w14:textId="77777777" w:rsidR="00257D58" w:rsidRDefault="00257D58" w:rsidP="00257D58">
            <w:pPr>
              <w:pStyle w:val="XML1"/>
              <w:rPr>
                <w:ins w:id="3684" w:author="Thomas Dietz" w:date="2012-08-13T13:38:00Z"/>
              </w:rPr>
            </w:pPr>
            <w:ins w:id="3685" w:author="Thomas Dietz" w:date="2012-08-13T13:38:00Z">
              <w:r>
                <w:t xml:space="preserve">    }</w:t>
              </w:r>
            </w:ins>
          </w:p>
          <w:p w14:paraId="10559877" w14:textId="77777777" w:rsidR="00257D58" w:rsidRDefault="00257D58" w:rsidP="00257D58">
            <w:pPr>
              <w:pStyle w:val="XML1"/>
              <w:rPr>
                <w:ins w:id="3686" w:author="Thomas Dietz" w:date="2012-08-13T13:38:00Z"/>
              </w:rPr>
            </w:pPr>
            <w:ins w:id="3687" w:author="Thomas Dietz" w:date="2012-08-13T13:38:00Z">
              <w:r>
                <w:t xml:space="preserve">    leaf check-controller-certificate {</w:t>
              </w:r>
            </w:ins>
          </w:p>
          <w:p w14:paraId="3EC6C893" w14:textId="77777777" w:rsidR="00257D58" w:rsidRDefault="00257D58" w:rsidP="00257D58">
            <w:pPr>
              <w:pStyle w:val="XML1"/>
              <w:rPr>
                <w:ins w:id="3688" w:author="Thomas Dietz" w:date="2012-08-13T13:38:00Z"/>
              </w:rPr>
            </w:pPr>
            <w:ins w:id="3689" w:author="Thomas Dietz" w:date="2012-08-13T13:38:00Z">
              <w:r>
                <w:t xml:space="preserve">      type boolean;</w:t>
              </w:r>
            </w:ins>
          </w:p>
          <w:p w14:paraId="6B0983D8" w14:textId="77777777" w:rsidR="00257D58" w:rsidRDefault="00257D58" w:rsidP="00257D58">
            <w:pPr>
              <w:pStyle w:val="XML1"/>
              <w:rPr>
                <w:ins w:id="3690" w:author="Thomas Dietz" w:date="2012-08-13T13:38:00Z"/>
              </w:rPr>
            </w:pPr>
            <w:ins w:id="3691" w:author="Thomas Dietz" w:date="2012-08-13T13:38:00Z">
              <w:r>
                <w:t xml:space="preserve">      default false;</w:t>
              </w:r>
            </w:ins>
          </w:p>
          <w:p w14:paraId="6713EA81" w14:textId="77777777" w:rsidR="00257D58" w:rsidRDefault="00257D58" w:rsidP="00257D58">
            <w:pPr>
              <w:pStyle w:val="XML1"/>
              <w:rPr>
                <w:ins w:id="3692" w:author="Thomas Dietz" w:date="2012-08-13T13:38:00Z"/>
              </w:rPr>
            </w:pPr>
            <w:ins w:id="3693" w:author="Thomas Dietz" w:date="2012-08-13T13:38:00Z">
              <w:r>
                <w:t xml:space="preserve">      description "This element indicates the behavior of the </w:t>
              </w:r>
            </w:ins>
          </w:p>
          <w:p w14:paraId="02184C6E" w14:textId="77777777" w:rsidR="00257D58" w:rsidRDefault="00257D58" w:rsidP="00257D58">
            <w:pPr>
              <w:pStyle w:val="XML1"/>
              <w:rPr>
                <w:ins w:id="3694" w:author="Thomas Dietz" w:date="2012-08-13T13:38:00Z"/>
              </w:rPr>
            </w:pPr>
            <w:ins w:id="3695" w:author="Thomas Dietz" w:date="2012-08-13T13:38:00Z">
              <w:r>
                <w:t xml:space="preserve">        OpenFlow Logical Switch when connecting to an OpenFlow</w:t>
              </w:r>
            </w:ins>
          </w:p>
          <w:p w14:paraId="7938CB35" w14:textId="77777777" w:rsidR="00257D58" w:rsidRDefault="00257D58" w:rsidP="00257D58">
            <w:pPr>
              <w:pStyle w:val="XML1"/>
              <w:rPr>
                <w:ins w:id="3696" w:author="Thomas Dietz" w:date="2012-08-13T13:38:00Z"/>
              </w:rPr>
            </w:pPr>
            <w:ins w:id="3697" w:author="Thomas Dietz" w:date="2012-08-13T13:38:00Z">
              <w:r>
                <w:t xml:space="preserve">        Controller.  </w:t>
              </w:r>
            </w:ins>
          </w:p>
          <w:p w14:paraId="12D8B9C1" w14:textId="77777777" w:rsidR="00257D58" w:rsidRDefault="00257D58" w:rsidP="00257D58">
            <w:pPr>
              <w:pStyle w:val="XML1"/>
              <w:rPr>
                <w:ins w:id="3698" w:author="Thomas Dietz" w:date="2012-08-13T13:38:00Z"/>
              </w:rPr>
            </w:pPr>
            <w:ins w:id="3699" w:author="Thomas Dietz" w:date="2012-08-13T13:38:00Z">
              <w:r>
                <w:t xml:space="preserve">      </w:t>
              </w:r>
            </w:ins>
          </w:p>
          <w:p w14:paraId="1F5AD125" w14:textId="77777777" w:rsidR="00257D58" w:rsidRDefault="00257D58" w:rsidP="00257D58">
            <w:pPr>
              <w:pStyle w:val="XML1"/>
              <w:rPr>
                <w:ins w:id="3700" w:author="Thomas Dietz" w:date="2012-08-13T13:38:00Z"/>
              </w:rPr>
            </w:pPr>
            <w:ins w:id="3701" w:author="Thomas Dietz" w:date="2012-08-13T13:38:00Z">
              <w:r>
                <w:t xml:space="preserve">        If set to value 'false', the logical switch will connect to</w:t>
              </w:r>
            </w:ins>
          </w:p>
          <w:p w14:paraId="7A163C79" w14:textId="77777777" w:rsidR="00257D58" w:rsidRDefault="00257D58" w:rsidP="00257D58">
            <w:pPr>
              <w:pStyle w:val="XML1"/>
              <w:rPr>
                <w:ins w:id="3702" w:author="Thomas Dietz" w:date="2012-08-13T13:38:00Z"/>
              </w:rPr>
            </w:pPr>
            <w:ins w:id="3703" w:author="Thomas Dietz" w:date="2012-08-13T13:38:00Z">
              <w:r>
                <w:t xml:space="preserve">        a controller without checking any controller certificate.  </w:t>
              </w:r>
            </w:ins>
          </w:p>
          <w:p w14:paraId="421AEB76" w14:textId="77777777" w:rsidR="00257D58" w:rsidRDefault="00257D58" w:rsidP="00257D58">
            <w:pPr>
              <w:pStyle w:val="XML1"/>
              <w:rPr>
                <w:ins w:id="3704" w:author="Thomas Dietz" w:date="2012-08-13T13:38:00Z"/>
              </w:rPr>
            </w:pPr>
            <w:ins w:id="3705" w:author="Thomas Dietz" w:date="2012-08-13T13:38:00Z">
              <w:r>
                <w:t xml:space="preserve">      </w:t>
              </w:r>
            </w:ins>
          </w:p>
          <w:p w14:paraId="1DC7F14D" w14:textId="77777777" w:rsidR="00257D58" w:rsidRDefault="00257D58" w:rsidP="00257D58">
            <w:pPr>
              <w:pStyle w:val="XML1"/>
              <w:rPr>
                <w:ins w:id="3706" w:author="Thomas Dietz" w:date="2012-08-13T13:38:00Z"/>
              </w:rPr>
            </w:pPr>
            <w:ins w:id="3707" w:author="Thomas Dietz" w:date="2012-08-13T13:38:00Z">
              <w:r>
                <w:t xml:space="preserve">        If set to value 'true', then the logical switch will</w:t>
              </w:r>
            </w:ins>
          </w:p>
          <w:p w14:paraId="1A80CBE0" w14:textId="77777777" w:rsidR="00257D58" w:rsidRDefault="00257D58" w:rsidP="00257D58">
            <w:pPr>
              <w:pStyle w:val="XML1"/>
              <w:rPr>
                <w:ins w:id="3708" w:author="Thomas Dietz" w:date="2012-08-13T13:38:00Z"/>
              </w:rPr>
            </w:pPr>
            <w:ins w:id="3709" w:author="Thomas Dietz" w:date="2012-08-13T13:38:00Z">
              <w:r>
                <w:t xml:space="preserve">        connect to a controller with element &lt;protocol&gt; set to</w:t>
              </w:r>
            </w:ins>
          </w:p>
          <w:p w14:paraId="5A1A0CFE" w14:textId="77777777" w:rsidR="00257D58" w:rsidRDefault="00257D58" w:rsidP="00257D58">
            <w:pPr>
              <w:pStyle w:val="XML1"/>
              <w:rPr>
                <w:ins w:id="3710" w:author="Thomas Dietz" w:date="2012-08-13T13:38:00Z"/>
              </w:rPr>
            </w:pPr>
            <w:ins w:id="3711" w:author="Thomas Dietz" w:date="2012-08-13T13:38:00Z">
              <w:r>
                <w:t xml:space="preserve">        'TLS', only if the controller provides a certificate that</w:t>
              </w:r>
            </w:ins>
          </w:p>
          <w:p w14:paraId="34714417" w14:textId="77777777" w:rsidR="00257D58" w:rsidRDefault="00257D58" w:rsidP="00257D58">
            <w:pPr>
              <w:pStyle w:val="XML1"/>
              <w:rPr>
                <w:ins w:id="3712" w:author="Thomas Dietz" w:date="2012-08-13T13:38:00Z"/>
              </w:rPr>
            </w:pPr>
            <w:ins w:id="3713" w:author="Thomas Dietz" w:date="2012-08-13T13:38:00Z">
              <w:r>
                <w:t xml:space="preserve">        can be verified with one of the certificates stored in the</w:t>
              </w:r>
            </w:ins>
          </w:p>
          <w:p w14:paraId="784DFBB2" w14:textId="77777777" w:rsidR="00257D58" w:rsidRDefault="00257D58" w:rsidP="00257D58">
            <w:pPr>
              <w:pStyle w:val="XML1"/>
              <w:rPr>
                <w:ins w:id="3714" w:author="Thomas Dietz" w:date="2012-08-13T13:38:00Z"/>
              </w:rPr>
            </w:pPr>
            <w:ins w:id="3715" w:author="Thomas Dietz" w:date="2012-08-13T13:38:00Z">
              <w:r>
                <w:t xml:space="preserve">        list called external-certificates in the OpenFlow Capable</w:t>
              </w:r>
            </w:ins>
          </w:p>
          <w:p w14:paraId="62BDD798" w14:textId="77777777" w:rsidR="00257D58" w:rsidRDefault="00257D58" w:rsidP="00257D58">
            <w:pPr>
              <w:pStyle w:val="XML1"/>
              <w:rPr>
                <w:ins w:id="3716" w:author="Thomas Dietz" w:date="2012-08-13T13:38:00Z"/>
              </w:rPr>
            </w:pPr>
            <w:ins w:id="3717" w:author="Thomas Dietz" w:date="2012-08-13T13:38:00Z">
              <w:r>
                <w:t xml:space="preserve">        Switch.  </w:t>
              </w:r>
            </w:ins>
          </w:p>
          <w:p w14:paraId="2804CCB2" w14:textId="77777777" w:rsidR="00257D58" w:rsidRDefault="00257D58" w:rsidP="00257D58">
            <w:pPr>
              <w:pStyle w:val="XML1"/>
              <w:rPr>
                <w:ins w:id="3718" w:author="Thomas Dietz" w:date="2012-08-13T13:38:00Z"/>
              </w:rPr>
            </w:pPr>
            <w:ins w:id="3719" w:author="Thomas Dietz" w:date="2012-08-13T13:38:00Z">
              <w:r>
                <w:t xml:space="preserve">      </w:t>
              </w:r>
            </w:ins>
          </w:p>
          <w:p w14:paraId="5B2D8069" w14:textId="77777777" w:rsidR="00257D58" w:rsidRDefault="00257D58" w:rsidP="00257D58">
            <w:pPr>
              <w:pStyle w:val="XML1"/>
              <w:rPr>
                <w:ins w:id="3720" w:author="Thomas Dietz" w:date="2012-08-13T13:38:00Z"/>
              </w:rPr>
            </w:pPr>
            <w:ins w:id="3721" w:author="Thomas Dietz" w:date="2012-08-13T13:38:00Z">
              <w:r>
                <w:t xml:space="preserve">        If a certificate cannot be validated, the OpenFlow Logical </w:t>
              </w:r>
            </w:ins>
          </w:p>
          <w:p w14:paraId="7BA41B60" w14:textId="77777777" w:rsidR="00257D58" w:rsidRDefault="00257D58" w:rsidP="00257D58">
            <w:pPr>
              <w:pStyle w:val="XML1"/>
              <w:rPr>
                <w:ins w:id="3722" w:author="Thomas Dietz" w:date="2012-08-13T13:38:00Z"/>
              </w:rPr>
            </w:pPr>
            <w:ins w:id="3723" w:author="Thomas Dietz" w:date="2012-08-13T13:38:00Z">
              <w:r>
                <w:t xml:space="preserve">        Switch MUST terminate communication with the corresponding</w:t>
              </w:r>
            </w:ins>
          </w:p>
          <w:p w14:paraId="61BB2CE8" w14:textId="77777777" w:rsidR="00257D58" w:rsidRDefault="00257D58" w:rsidP="00257D58">
            <w:pPr>
              <w:pStyle w:val="XML1"/>
              <w:rPr>
                <w:ins w:id="3724" w:author="Thomas Dietz" w:date="2012-08-13T13:38:00Z"/>
              </w:rPr>
            </w:pPr>
            <w:ins w:id="3725" w:author="Thomas Dietz" w:date="2012-08-13T13:38:00Z">
              <w:r>
                <w:t xml:space="preserve">        OpenFlow Controller, MUST NOT conduct any OpenFlow</w:t>
              </w:r>
            </w:ins>
          </w:p>
          <w:p w14:paraId="64B6A3DC" w14:textId="77777777" w:rsidR="00257D58" w:rsidRDefault="00257D58" w:rsidP="00257D58">
            <w:pPr>
              <w:pStyle w:val="XML1"/>
              <w:rPr>
                <w:ins w:id="3726" w:author="Thomas Dietz" w:date="2012-08-13T13:38:00Z"/>
              </w:rPr>
            </w:pPr>
            <w:ins w:id="3727" w:author="Thomas Dietz" w:date="2012-08-13T13:38:00Z">
              <w:r>
                <w:t xml:space="preserve">        processing on requests of this OpenFlow controller, and </w:t>
              </w:r>
            </w:ins>
          </w:p>
          <w:p w14:paraId="4DB9181F" w14:textId="77777777" w:rsidR="00257D58" w:rsidRDefault="00257D58" w:rsidP="00257D58">
            <w:pPr>
              <w:pStyle w:val="XML1"/>
              <w:rPr>
                <w:ins w:id="3728" w:author="Thomas Dietz" w:date="2012-08-13T13:38:00Z"/>
              </w:rPr>
            </w:pPr>
            <w:ins w:id="3729" w:author="Thomas Dietz" w:date="2012-08-13T13:38:00Z">
              <w:r>
                <w:t xml:space="preserve">        SHOULD NOT further utilize any computational or network </w:t>
              </w:r>
            </w:ins>
          </w:p>
          <w:p w14:paraId="50DF3800" w14:textId="77777777" w:rsidR="00257D58" w:rsidRDefault="00257D58" w:rsidP="00257D58">
            <w:pPr>
              <w:pStyle w:val="XML1"/>
              <w:rPr>
                <w:ins w:id="3730" w:author="Thomas Dietz" w:date="2012-08-13T13:38:00Z"/>
              </w:rPr>
            </w:pPr>
            <w:ins w:id="3731" w:author="Thomas Dietz" w:date="2012-08-13T13:38:00Z">
              <w:r>
                <w:t xml:space="preserve">        resources of for dealing with this connection.</w:t>
              </w:r>
            </w:ins>
          </w:p>
          <w:p w14:paraId="1E743091" w14:textId="77777777" w:rsidR="00257D58" w:rsidRDefault="00257D58" w:rsidP="00257D58">
            <w:pPr>
              <w:pStyle w:val="XML1"/>
              <w:rPr>
                <w:ins w:id="3732" w:author="Thomas Dietz" w:date="2012-08-13T13:38:00Z"/>
              </w:rPr>
            </w:pPr>
            <w:ins w:id="3733" w:author="Thomas Dietz" w:date="2012-08-13T13:38:00Z">
              <w:r>
                <w:t xml:space="preserve">      </w:t>
              </w:r>
            </w:ins>
          </w:p>
          <w:p w14:paraId="6A77F8F9" w14:textId="77777777" w:rsidR="00257D58" w:rsidRDefault="00257D58" w:rsidP="00257D58">
            <w:pPr>
              <w:pStyle w:val="XML1"/>
              <w:rPr>
                <w:ins w:id="3734" w:author="Thomas Dietz" w:date="2012-08-13T13:38:00Z"/>
              </w:rPr>
            </w:pPr>
            <w:ins w:id="3735" w:author="Thomas Dietz" w:date="2012-08-13T13:38:00Z">
              <w:r>
                <w:t xml:space="preserve">        If set to value 'true', the OpenFlow Logical Switch MUST</w:t>
              </w:r>
            </w:ins>
          </w:p>
          <w:p w14:paraId="1797618B" w14:textId="77777777" w:rsidR="00257D58" w:rsidRDefault="00257D58" w:rsidP="00257D58">
            <w:pPr>
              <w:pStyle w:val="XML1"/>
              <w:rPr>
                <w:ins w:id="3736" w:author="Thomas Dietz" w:date="2012-08-13T13:38:00Z"/>
              </w:rPr>
            </w:pPr>
            <w:ins w:id="3737" w:author="Thomas Dietz" w:date="2012-08-13T13:38:00Z">
              <w:r>
                <w:t xml:space="preserve">        NOT connect to any OpenFlow Controller that does not</w:t>
              </w:r>
            </w:ins>
          </w:p>
          <w:p w14:paraId="2585D95B" w14:textId="77777777" w:rsidR="00257D58" w:rsidRDefault="00257D58" w:rsidP="00257D58">
            <w:pPr>
              <w:pStyle w:val="XML1"/>
              <w:rPr>
                <w:ins w:id="3738" w:author="Thomas Dietz" w:date="2012-08-13T13:38:00Z"/>
              </w:rPr>
            </w:pPr>
            <w:ins w:id="3739" w:author="Thomas Dietz" w:date="2012-08-13T13:38:00Z">
              <w:r>
                <w:t xml:space="preserve">        provide a certificate. This implies that it cannot connect</w:t>
              </w:r>
            </w:ins>
          </w:p>
          <w:p w14:paraId="1AF032F4" w14:textId="77777777" w:rsidR="00257D58" w:rsidRDefault="00257D58" w:rsidP="00257D58">
            <w:pPr>
              <w:pStyle w:val="XML1"/>
              <w:rPr>
                <w:ins w:id="3740" w:author="Thomas Dietz" w:date="2012-08-13T13:38:00Z"/>
              </w:rPr>
            </w:pPr>
            <w:ins w:id="3741" w:author="Thomas Dietz" w:date="2012-08-13T13:38:00Z">
              <w:r>
                <w:t xml:space="preserve">        to an OpenFlow controller that has the value of element</w:t>
              </w:r>
            </w:ins>
          </w:p>
          <w:p w14:paraId="0BDF8BA4" w14:textId="77777777" w:rsidR="00257D58" w:rsidRDefault="00257D58" w:rsidP="00257D58">
            <w:pPr>
              <w:pStyle w:val="XML1"/>
              <w:rPr>
                <w:ins w:id="3742" w:author="Thomas Dietz" w:date="2012-08-13T13:38:00Z"/>
              </w:rPr>
            </w:pPr>
            <w:ins w:id="3743" w:author="Thomas Dietz" w:date="2012-08-13T13:38:00Z">
              <w:r>
                <w:t xml:space="preserve">        protocol set to 'TCP'. Only connections with protocol 'TLS'</w:t>
              </w:r>
            </w:ins>
          </w:p>
          <w:p w14:paraId="19FCD39E" w14:textId="77777777" w:rsidR="00257D58" w:rsidRDefault="00257D58" w:rsidP="00257D58">
            <w:pPr>
              <w:pStyle w:val="XML1"/>
              <w:rPr>
                <w:ins w:id="3744" w:author="Thomas Dietz" w:date="2012-08-13T13:38:00Z"/>
              </w:rPr>
            </w:pPr>
            <w:ins w:id="3745" w:author="Thomas Dietz" w:date="2012-08-13T13:38:00Z">
              <w:r>
                <w:t xml:space="preserve">        are possible in this case.</w:t>
              </w:r>
            </w:ins>
          </w:p>
          <w:p w14:paraId="134F215A" w14:textId="77777777" w:rsidR="00257D58" w:rsidRDefault="00257D58" w:rsidP="00257D58">
            <w:pPr>
              <w:pStyle w:val="XML1"/>
              <w:rPr>
                <w:ins w:id="3746" w:author="Thomas Dietz" w:date="2012-08-13T13:38:00Z"/>
              </w:rPr>
            </w:pPr>
          </w:p>
          <w:p w14:paraId="5DBF4213" w14:textId="77777777" w:rsidR="00257D58" w:rsidRDefault="00257D58" w:rsidP="00257D58">
            <w:pPr>
              <w:pStyle w:val="XML1"/>
              <w:rPr>
                <w:ins w:id="3747" w:author="Thomas Dietz" w:date="2012-08-13T13:38:00Z"/>
              </w:rPr>
            </w:pPr>
            <w:ins w:id="3748" w:author="Thomas Dietz" w:date="2012-08-13T13:38:00Z">
              <w:r>
                <w:t xml:space="preserve">        This element is optional. If this element is not present it</w:t>
              </w:r>
            </w:ins>
          </w:p>
          <w:p w14:paraId="0D56BE94" w14:textId="77777777" w:rsidR="00257D58" w:rsidRDefault="00257D58" w:rsidP="00257D58">
            <w:pPr>
              <w:pStyle w:val="XML1"/>
              <w:rPr>
                <w:ins w:id="3749" w:author="Thomas Dietz" w:date="2012-08-13T13:38:00Z"/>
              </w:rPr>
            </w:pPr>
            <w:ins w:id="3750" w:author="Thomas Dietz" w:date="2012-08-13T13:38:00Z">
              <w:r>
                <w:t xml:space="preserve">        defaults to 'false'.";</w:t>
              </w:r>
            </w:ins>
          </w:p>
          <w:p w14:paraId="53D9E7EA" w14:textId="77777777" w:rsidR="00257D58" w:rsidRDefault="00257D58" w:rsidP="00257D58">
            <w:pPr>
              <w:pStyle w:val="XML1"/>
              <w:rPr>
                <w:ins w:id="3751" w:author="Thomas Dietz" w:date="2012-08-13T13:38:00Z"/>
              </w:rPr>
            </w:pPr>
            <w:ins w:id="3752" w:author="Thomas Dietz" w:date="2012-08-13T13:38:00Z">
              <w:r>
                <w:t xml:space="preserve">    }</w:t>
              </w:r>
            </w:ins>
          </w:p>
          <w:p w14:paraId="69A2E607" w14:textId="77777777" w:rsidR="00257D58" w:rsidRDefault="00257D58" w:rsidP="00257D58">
            <w:pPr>
              <w:pStyle w:val="XML1"/>
              <w:rPr>
                <w:ins w:id="3753" w:author="Thomas Dietz" w:date="2012-08-13T13:38:00Z"/>
              </w:rPr>
            </w:pPr>
            <w:ins w:id="3754" w:author="Thomas Dietz" w:date="2012-08-13T13:38:00Z">
              <w:r>
                <w:t xml:space="preserve">    leaf lost-connection-behavior {</w:t>
              </w:r>
            </w:ins>
          </w:p>
          <w:p w14:paraId="295F9B92" w14:textId="77777777" w:rsidR="00257D58" w:rsidRDefault="00257D58" w:rsidP="00257D58">
            <w:pPr>
              <w:pStyle w:val="XML1"/>
              <w:rPr>
                <w:ins w:id="3755" w:author="Thomas Dietz" w:date="2012-08-13T13:38:00Z"/>
              </w:rPr>
            </w:pPr>
            <w:ins w:id="3756" w:author="Thomas Dietz" w:date="2012-08-13T13:38:00Z">
              <w:r>
                <w:t xml:space="preserve">      type enumeration {</w:t>
              </w:r>
            </w:ins>
          </w:p>
          <w:p w14:paraId="53E001A3" w14:textId="77777777" w:rsidR="00257D58" w:rsidRDefault="00257D58" w:rsidP="00257D58">
            <w:pPr>
              <w:pStyle w:val="XML1"/>
              <w:rPr>
                <w:ins w:id="3757" w:author="Thomas Dietz" w:date="2012-08-13T13:38:00Z"/>
              </w:rPr>
            </w:pPr>
            <w:ins w:id="3758" w:author="Thomas Dietz" w:date="2012-08-13T13:38:00Z">
              <w:r>
                <w:t xml:space="preserve">        enum failSecureMode;</w:t>
              </w:r>
            </w:ins>
          </w:p>
          <w:p w14:paraId="53AB9CA3" w14:textId="77777777" w:rsidR="00257D58" w:rsidRDefault="00257D58" w:rsidP="00257D58">
            <w:pPr>
              <w:pStyle w:val="XML1"/>
              <w:rPr>
                <w:ins w:id="3759" w:author="Thomas Dietz" w:date="2012-08-13T13:38:00Z"/>
              </w:rPr>
            </w:pPr>
            <w:ins w:id="3760" w:author="Thomas Dietz" w:date="2012-08-13T13:38:00Z">
              <w:r>
                <w:t xml:space="preserve">        enum failStandaloneMode;</w:t>
              </w:r>
            </w:ins>
          </w:p>
          <w:p w14:paraId="79A4EB8F" w14:textId="77777777" w:rsidR="00257D58" w:rsidRDefault="00257D58" w:rsidP="00257D58">
            <w:pPr>
              <w:pStyle w:val="XML1"/>
              <w:rPr>
                <w:ins w:id="3761" w:author="Thomas Dietz" w:date="2012-08-13T13:38:00Z"/>
              </w:rPr>
            </w:pPr>
            <w:ins w:id="3762" w:author="Thomas Dietz" w:date="2012-08-13T13:38:00Z">
              <w:r>
                <w:t xml:space="preserve">      }</w:t>
              </w:r>
            </w:ins>
          </w:p>
          <w:p w14:paraId="46EDBEB1" w14:textId="77777777" w:rsidR="00257D58" w:rsidRDefault="00257D58" w:rsidP="00257D58">
            <w:pPr>
              <w:pStyle w:val="XML1"/>
              <w:rPr>
                <w:ins w:id="3763" w:author="Thomas Dietz" w:date="2012-08-13T13:38:00Z"/>
              </w:rPr>
            </w:pPr>
            <w:ins w:id="3764" w:author="Thomas Dietz" w:date="2012-08-13T13:38:00Z">
              <w:r>
                <w:t xml:space="preserve">      default failSecureMode;</w:t>
              </w:r>
            </w:ins>
          </w:p>
          <w:p w14:paraId="29B95BCD" w14:textId="77777777" w:rsidR="00257D58" w:rsidRDefault="00257D58" w:rsidP="00257D58">
            <w:pPr>
              <w:pStyle w:val="XML1"/>
              <w:rPr>
                <w:ins w:id="3765" w:author="Thomas Dietz" w:date="2012-08-13T13:38:00Z"/>
              </w:rPr>
            </w:pPr>
            <w:ins w:id="3766" w:author="Thomas Dietz" w:date="2012-08-13T13:38:00Z">
              <w:r>
                <w:t xml:space="preserve">      description "This element indicates the the behavior of the </w:t>
              </w:r>
            </w:ins>
          </w:p>
          <w:p w14:paraId="47039699" w14:textId="77777777" w:rsidR="00257D58" w:rsidRDefault="00257D58" w:rsidP="00257D58">
            <w:pPr>
              <w:pStyle w:val="XML1"/>
              <w:rPr>
                <w:ins w:id="3767" w:author="Thomas Dietz" w:date="2012-08-13T13:38:00Z"/>
              </w:rPr>
            </w:pPr>
            <w:ins w:id="3768" w:author="Thomas Dietz" w:date="2012-08-13T13:38:00Z">
              <w:r>
                <w:t xml:space="preserve">        OpenFlow Logical Switch in case it loses contact with all </w:t>
              </w:r>
            </w:ins>
          </w:p>
          <w:p w14:paraId="6FB53E3A" w14:textId="77777777" w:rsidR="00257D58" w:rsidRDefault="00257D58" w:rsidP="00257D58">
            <w:pPr>
              <w:pStyle w:val="XML1"/>
              <w:rPr>
                <w:ins w:id="3769" w:author="Thomas Dietz" w:date="2012-08-13T13:38:00Z"/>
              </w:rPr>
            </w:pPr>
            <w:ins w:id="3770" w:author="Thomas Dietz" w:date="2012-08-13T13:38:00Z">
              <w:r>
                <w:t xml:space="preserve">        OpenFlow Controllers.  There are two alternative modes in</w:t>
              </w:r>
            </w:ins>
          </w:p>
          <w:p w14:paraId="17211E53" w14:textId="77777777" w:rsidR="00257D58" w:rsidRDefault="00257D58" w:rsidP="00257D58">
            <w:pPr>
              <w:pStyle w:val="XML1"/>
              <w:rPr>
                <w:ins w:id="3771" w:author="Thomas Dietz" w:date="2012-08-13T13:38:00Z"/>
              </w:rPr>
            </w:pPr>
            <w:ins w:id="3772" w:author="Thomas Dietz" w:date="2012-08-13T13:38:00Z">
              <w:r>
                <w:t xml:space="preserve">        such a case: fails secure mode and fail standalone mode as</w:t>
              </w:r>
            </w:ins>
          </w:p>
          <w:p w14:paraId="6C95152A" w14:textId="77777777" w:rsidR="00257D58" w:rsidRDefault="00257D58" w:rsidP="00257D58">
            <w:pPr>
              <w:pStyle w:val="XML1"/>
              <w:rPr>
                <w:ins w:id="3773" w:author="Thomas Dietz" w:date="2012-08-13T13:38:00Z"/>
              </w:rPr>
            </w:pPr>
            <w:ins w:id="3774" w:author="Thomas Dietz" w:date="2012-08-13T13:38:00Z">
              <w:r>
                <w:t xml:space="preserve">        defined by the OpenFlow protocol specification version 1.2,</w:t>
              </w:r>
            </w:ins>
          </w:p>
          <w:p w14:paraId="2E59E33F" w14:textId="77777777" w:rsidR="00257D58" w:rsidRDefault="00257D58" w:rsidP="00257D58">
            <w:pPr>
              <w:pStyle w:val="XML1"/>
              <w:rPr>
                <w:ins w:id="3775" w:author="Thomas Dietz" w:date="2012-08-13T13:38:00Z"/>
              </w:rPr>
            </w:pPr>
            <w:ins w:id="3776" w:author="Thomas Dietz" w:date="2012-08-13T13:38:00Z">
              <w:r>
                <w:t xml:space="preserve">        section 6.4.  These are the only allowed values for this</w:t>
              </w:r>
            </w:ins>
          </w:p>
          <w:p w14:paraId="496FAC72" w14:textId="77777777" w:rsidR="00257D58" w:rsidRDefault="00257D58" w:rsidP="00257D58">
            <w:pPr>
              <w:pStyle w:val="XML1"/>
              <w:rPr>
                <w:ins w:id="3777" w:author="Thomas Dietz" w:date="2012-08-13T13:38:00Z"/>
              </w:rPr>
            </w:pPr>
            <w:ins w:id="3778" w:author="Thomas Dietz" w:date="2012-08-13T13:38:00Z">
              <w:r>
                <w:t xml:space="preserve">        element. Default is the fail secure mode.</w:t>
              </w:r>
            </w:ins>
          </w:p>
          <w:p w14:paraId="5C3772F8" w14:textId="77777777" w:rsidR="00257D58" w:rsidRDefault="00257D58" w:rsidP="00257D58">
            <w:pPr>
              <w:pStyle w:val="XML1"/>
              <w:rPr>
                <w:ins w:id="3779" w:author="Thomas Dietz" w:date="2012-08-13T13:38:00Z"/>
              </w:rPr>
            </w:pPr>
          </w:p>
          <w:p w14:paraId="564280F7" w14:textId="77777777" w:rsidR="00257D58" w:rsidRDefault="00257D58" w:rsidP="00257D58">
            <w:pPr>
              <w:pStyle w:val="XML1"/>
              <w:rPr>
                <w:ins w:id="3780" w:author="Thomas Dietz" w:date="2012-08-13T13:38:00Z"/>
              </w:rPr>
            </w:pPr>
            <w:ins w:id="3781" w:author="Thomas Dietz" w:date="2012-08-13T13:38:00Z">
              <w:r>
                <w:t xml:space="preserve">        This element is optional. If this element is not present it</w:t>
              </w:r>
            </w:ins>
          </w:p>
          <w:p w14:paraId="505A5AA6" w14:textId="77777777" w:rsidR="00257D58" w:rsidRDefault="00257D58" w:rsidP="00257D58">
            <w:pPr>
              <w:pStyle w:val="XML1"/>
              <w:rPr>
                <w:ins w:id="3782" w:author="Thomas Dietz" w:date="2012-08-13T13:38:00Z"/>
              </w:rPr>
            </w:pPr>
            <w:ins w:id="3783" w:author="Thomas Dietz" w:date="2012-08-13T13:38:00Z">
              <w:r>
                <w:t xml:space="preserve">        defaults to 'failSecureMode'.";</w:t>
              </w:r>
            </w:ins>
          </w:p>
          <w:p w14:paraId="355460C1" w14:textId="77777777" w:rsidR="00257D58" w:rsidRDefault="00257D58" w:rsidP="00257D58">
            <w:pPr>
              <w:pStyle w:val="XML1"/>
              <w:rPr>
                <w:ins w:id="3784" w:author="Thomas Dietz" w:date="2012-08-13T13:38:00Z"/>
              </w:rPr>
            </w:pPr>
            <w:ins w:id="3785" w:author="Thomas Dietz" w:date="2012-08-13T13:38:00Z">
              <w:r>
                <w:t xml:space="preserve">    }</w:t>
              </w:r>
            </w:ins>
          </w:p>
          <w:p w14:paraId="0110ACC6" w14:textId="77777777" w:rsidR="00257D58" w:rsidRDefault="00257D58" w:rsidP="00257D58">
            <w:pPr>
              <w:pStyle w:val="XML1"/>
              <w:rPr>
                <w:ins w:id="3786" w:author="Thomas Dietz" w:date="2012-08-13T13:38:00Z"/>
              </w:rPr>
            </w:pPr>
            <w:ins w:id="3787" w:author="Thomas Dietz" w:date="2012-08-13T13:38:00Z">
              <w:r>
                <w:t xml:space="preserve">    container controllers {</w:t>
              </w:r>
            </w:ins>
          </w:p>
          <w:p w14:paraId="77C0E78A" w14:textId="77777777" w:rsidR="00257D58" w:rsidRDefault="00257D58" w:rsidP="00257D58">
            <w:pPr>
              <w:pStyle w:val="XML1"/>
              <w:rPr>
                <w:ins w:id="3788" w:author="Thomas Dietz" w:date="2012-08-13T13:38:00Z"/>
              </w:rPr>
            </w:pPr>
            <w:ins w:id="3789" w:author="Thomas Dietz" w:date="2012-08-13T13:38:00Z">
              <w:r>
                <w:lastRenderedPageBreak/>
                <w:t xml:space="preserve">      description "The list of controllers for this Logical switch.</w:t>
              </w:r>
            </w:ins>
          </w:p>
          <w:p w14:paraId="3E7FA181" w14:textId="77777777" w:rsidR="00257D58" w:rsidRDefault="00257D58" w:rsidP="00257D58">
            <w:pPr>
              <w:pStyle w:val="XML1"/>
              <w:rPr>
                <w:ins w:id="3790" w:author="Thomas Dietz" w:date="2012-08-13T13:38:00Z"/>
              </w:rPr>
            </w:pPr>
          </w:p>
          <w:p w14:paraId="4163A75B" w14:textId="77777777" w:rsidR="00257D58" w:rsidRDefault="00257D58" w:rsidP="00257D58">
            <w:pPr>
              <w:pStyle w:val="XML1"/>
              <w:rPr>
                <w:ins w:id="3791" w:author="Thomas Dietz" w:date="2012-08-13T13:38:00Z"/>
              </w:rPr>
            </w:pPr>
            <w:ins w:id="3792" w:author="Thomas Dietz" w:date="2012-08-13T13:38:00Z">
              <w:r>
                <w:t xml:space="preserve">        The element 'id' of OFControllerType MUST be unique within</w:t>
              </w:r>
            </w:ins>
          </w:p>
          <w:p w14:paraId="27183191" w14:textId="77777777" w:rsidR="00257D58" w:rsidRDefault="00257D58" w:rsidP="00257D58">
            <w:pPr>
              <w:pStyle w:val="XML1"/>
              <w:rPr>
                <w:ins w:id="3793" w:author="Thomas Dietz" w:date="2012-08-13T13:38:00Z"/>
              </w:rPr>
            </w:pPr>
            <w:ins w:id="3794" w:author="Thomas Dietz" w:date="2012-08-13T13:38:00Z">
              <w:r>
                <w:t xml:space="preserve">        this list.";</w:t>
              </w:r>
            </w:ins>
          </w:p>
          <w:p w14:paraId="6632438B" w14:textId="77777777" w:rsidR="00257D58" w:rsidRDefault="00257D58" w:rsidP="00257D58">
            <w:pPr>
              <w:pStyle w:val="XML1"/>
              <w:rPr>
                <w:ins w:id="3795" w:author="Thomas Dietz" w:date="2012-08-13T13:38:00Z"/>
              </w:rPr>
            </w:pPr>
            <w:ins w:id="3796" w:author="Thomas Dietz" w:date="2012-08-13T13:38:00Z">
              <w:r>
                <w:t xml:space="preserve">      list controller {</w:t>
              </w:r>
            </w:ins>
          </w:p>
          <w:p w14:paraId="31560A5B" w14:textId="77777777" w:rsidR="00257D58" w:rsidRDefault="00257D58" w:rsidP="00257D58">
            <w:pPr>
              <w:pStyle w:val="XML1"/>
              <w:rPr>
                <w:ins w:id="3797" w:author="Thomas Dietz" w:date="2012-08-13T13:38:00Z"/>
              </w:rPr>
            </w:pPr>
            <w:ins w:id="3798" w:author="Thomas Dietz" w:date="2012-08-13T13:38:00Z">
              <w:r>
                <w:t xml:space="preserve">        key "id";</w:t>
              </w:r>
            </w:ins>
          </w:p>
          <w:p w14:paraId="4CD81D40" w14:textId="77777777" w:rsidR="00257D58" w:rsidRDefault="00257D58" w:rsidP="00257D58">
            <w:pPr>
              <w:pStyle w:val="XML1"/>
              <w:rPr>
                <w:ins w:id="3799" w:author="Thomas Dietz" w:date="2012-08-13T13:38:00Z"/>
              </w:rPr>
            </w:pPr>
            <w:ins w:id="3800" w:author="Thomas Dietz" w:date="2012-08-13T13:38:00Z">
              <w:r>
                <w:t xml:space="preserve">        description "The list of OpenFlow Controllers that are </w:t>
              </w:r>
            </w:ins>
          </w:p>
          <w:p w14:paraId="19E6F213" w14:textId="77777777" w:rsidR="00257D58" w:rsidRDefault="00257D58" w:rsidP="00257D58">
            <w:pPr>
              <w:pStyle w:val="XML1"/>
              <w:rPr>
                <w:ins w:id="3801" w:author="Thomas Dietz" w:date="2012-08-13T13:38:00Z"/>
              </w:rPr>
            </w:pPr>
            <w:ins w:id="3802" w:author="Thomas Dietz" w:date="2012-08-13T13:38:00Z">
              <w:r>
                <w:t xml:space="preserve">          assigned to the OpenFlow Logical Switch.  The switch MUST</w:t>
              </w:r>
            </w:ins>
          </w:p>
          <w:p w14:paraId="4BE183DD" w14:textId="77777777" w:rsidR="00257D58" w:rsidRDefault="00257D58" w:rsidP="00257D58">
            <w:pPr>
              <w:pStyle w:val="XML1"/>
              <w:rPr>
                <w:ins w:id="3803" w:author="Thomas Dietz" w:date="2012-08-13T13:38:00Z"/>
              </w:rPr>
            </w:pPr>
            <w:ins w:id="3804" w:author="Thomas Dietz" w:date="2012-08-13T13:38:00Z">
              <w:r>
                <w:t xml:space="preserve">          NOT connect to any OpenFlow Controller that is not</w:t>
              </w:r>
            </w:ins>
          </w:p>
          <w:p w14:paraId="258CA1A2" w14:textId="77777777" w:rsidR="00257D58" w:rsidRDefault="00257D58" w:rsidP="00257D58">
            <w:pPr>
              <w:pStyle w:val="XML1"/>
              <w:rPr>
                <w:ins w:id="3805" w:author="Thomas Dietz" w:date="2012-08-13T13:38:00Z"/>
              </w:rPr>
            </w:pPr>
            <w:ins w:id="3806" w:author="Thomas Dietz" w:date="2012-08-13T13:38:00Z">
              <w:r>
                <w:t xml:space="preserve">          contained in this list.</w:t>
              </w:r>
            </w:ins>
          </w:p>
          <w:p w14:paraId="1F21905B" w14:textId="77777777" w:rsidR="00257D58" w:rsidRDefault="00257D58" w:rsidP="00257D58">
            <w:pPr>
              <w:pStyle w:val="XML1"/>
              <w:rPr>
                <w:ins w:id="3807" w:author="Thomas Dietz" w:date="2012-08-13T13:38:00Z"/>
              </w:rPr>
            </w:pPr>
          </w:p>
          <w:p w14:paraId="65ABB7FE" w14:textId="77777777" w:rsidR="00257D58" w:rsidRDefault="00257D58" w:rsidP="00257D58">
            <w:pPr>
              <w:pStyle w:val="XML1"/>
              <w:rPr>
                <w:ins w:id="3808" w:author="Thomas Dietz" w:date="2012-08-13T13:38:00Z"/>
              </w:rPr>
            </w:pPr>
            <w:ins w:id="3809" w:author="Thomas Dietz" w:date="2012-08-13T13:38:00Z">
              <w:r>
                <w:t xml:space="preserve">          NETCONF &lt;edit-config&gt; operations MUST be implemented as </w:t>
              </w:r>
            </w:ins>
          </w:p>
          <w:p w14:paraId="07BE6950" w14:textId="77777777" w:rsidR="00257D58" w:rsidRDefault="00257D58" w:rsidP="00257D58">
            <w:pPr>
              <w:pStyle w:val="XML1"/>
              <w:rPr>
                <w:ins w:id="3810" w:author="Thomas Dietz" w:date="2012-08-13T13:38:00Z"/>
              </w:rPr>
            </w:pPr>
            <w:ins w:id="3811" w:author="Thomas Dietz" w:date="2012-08-13T13:38:00Z">
              <w:r>
                <w:t xml:space="preserve">          follows: </w:t>
              </w:r>
            </w:ins>
          </w:p>
          <w:p w14:paraId="2EDAD3F7" w14:textId="77777777" w:rsidR="00257D58" w:rsidRDefault="00257D58" w:rsidP="00257D58">
            <w:pPr>
              <w:pStyle w:val="XML1"/>
              <w:rPr>
                <w:ins w:id="3812" w:author="Thomas Dietz" w:date="2012-08-13T13:38:00Z"/>
              </w:rPr>
            </w:pPr>
          </w:p>
          <w:p w14:paraId="1C028386" w14:textId="77777777" w:rsidR="00257D58" w:rsidRDefault="00257D58" w:rsidP="00257D58">
            <w:pPr>
              <w:pStyle w:val="XML1"/>
              <w:rPr>
                <w:ins w:id="3813" w:author="Thomas Dietz" w:date="2012-08-13T13:38:00Z"/>
              </w:rPr>
            </w:pPr>
            <w:ins w:id="3814" w:author="Thomas Dietz" w:date="2012-08-13T13:38:00Z">
              <w:r>
                <w:t xml:space="preserve">          * The 'id' element MUST be present at all &lt;edit-config&gt;</w:t>
              </w:r>
            </w:ins>
          </w:p>
          <w:p w14:paraId="277C6886" w14:textId="77777777" w:rsidR="00257D58" w:rsidRDefault="00257D58" w:rsidP="00257D58">
            <w:pPr>
              <w:pStyle w:val="XML1"/>
              <w:rPr>
                <w:ins w:id="3815" w:author="Thomas Dietz" w:date="2012-08-13T13:38:00Z"/>
              </w:rPr>
            </w:pPr>
            <w:ins w:id="3816" w:author="Thomas Dietz" w:date="2012-08-13T13:38:00Z">
              <w:r>
                <w:t xml:space="preserve">            operations to identify the controller.</w:t>
              </w:r>
            </w:ins>
          </w:p>
          <w:p w14:paraId="6AC2A309" w14:textId="77777777" w:rsidR="00257D58" w:rsidRDefault="00257D58" w:rsidP="00257D58">
            <w:pPr>
              <w:pStyle w:val="XML1"/>
              <w:rPr>
                <w:ins w:id="3817" w:author="Thomas Dietz" w:date="2012-08-13T13:38:00Z"/>
              </w:rPr>
            </w:pPr>
            <w:ins w:id="3818" w:author="Thomas Dietz" w:date="2012-08-13T13:38:00Z">
              <w:r>
                <w:t xml:space="preserve">          * If the operation is 'merge' or 'replace', the element</w:t>
              </w:r>
            </w:ins>
          </w:p>
          <w:p w14:paraId="47F57F9D" w14:textId="77777777" w:rsidR="00257D58" w:rsidRDefault="00257D58" w:rsidP="00257D58">
            <w:pPr>
              <w:pStyle w:val="XML1"/>
              <w:rPr>
                <w:ins w:id="3819" w:author="Thomas Dietz" w:date="2012-08-13T13:38:00Z"/>
              </w:rPr>
            </w:pPr>
            <w:ins w:id="3820" w:author="Thomas Dietz" w:date="2012-08-13T13:38:00Z">
              <w:r>
                <w:t xml:space="preserve">            is created if it does not exist, and its value is set</w:t>
              </w:r>
            </w:ins>
          </w:p>
          <w:p w14:paraId="302D80BA" w14:textId="77777777" w:rsidR="00257D58" w:rsidRDefault="00257D58" w:rsidP="00257D58">
            <w:pPr>
              <w:pStyle w:val="XML1"/>
              <w:rPr>
                <w:ins w:id="3821" w:author="Thomas Dietz" w:date="2012-08-13T13:38:00Z"/>
              </w:rPr>
            </w:pPr>
            <w:ins w:id="3822" w:author="Thomas Dietz" w:date="2012-08-13T13:38:00Z">
              <w:r>
                <w:t xml:space="preserve">            to the value found in the XML RPC data.</w:t>
              </w:r>
            </w:ins>
          </w:p>
          <w:p w14:paraId="5CB03F7A" w14:textId="77777777" w:rsidR="00257D58" w:rsidRDefault="00257D58" w:rsidP="00257D58">
            <w:pPr>
              <w:pStyle w:val="XML1"/>
              <w:rPr>
                <w:ins w:id="3823" w:author="Thomas Dietz" w:date="2012-08-13T13:38:00Z"/>
              </w:rPr>
            </w:pPr>
            <w:ins w:id="3824" w:author="Thomas Dietz" w:date="2012-08-13T13:38:00Z">
              <w:r>
                <w:t xml:space="preserve">          * If the operation is 'create', the element is created if</w:t>
              </w:r>
            </w:ins>
          </w:p>
          <w:p w14:paraId="70801857" w14:textId="77777777" w:rsidR="00257D58" w:rsidRDefault="00257D58" w:rsidP="00257D58">
            <w:pPr>
              <w:pStyle w:val="XML1"/>
              <w:rPr>
                <w:ins w:id="3825" w:author="Thomas Dietz" w:date="2012-08-13T13:38:00Z"/>
              </w:rPr>
            </w:pPr>
            <w:ins w:id="3826" w:author="Thomas Dietz" w:date="2012-08-13T13:38:00Z">
              <w:r>
                <w:t xml:space="preserve">            it does not exist. If the element already exists, a</w:t>
              </w:r>
            </w:ins>
          </w:p>
          <w:p w14:paraId="7D32A675" w14:textId="77777777" w:rsidR="00257D58" w:rsidRDefault="00257D58" w:rsidP="00257D58">
            <w:pPr>
              <w:pStyle w:val="XML1"/>
              <w:rPr>
                <w:ins w:id="3827" w:author="Thomas Dietz" w:date="2012-08-13T13:38:00Z"/>
              </w:rPr>
            </w:pPr>
            <w:ins w:id="3828" w:author="Thomas Dietz" w:date="2012-08-13T13:38:00Z">
              <w:r>
                <w:t xml:space="preserve">            'data</w:t>
              </w:r>
              <w:r>
                <w:rPr>
                  <w:rFonts w:ascii="MS Mincho" w:eastAsia="MS Mincho" w:hAnsi="MS Mincho" w:cs="MS Mincho" w:hint="eastAsia"/>
                </w:rPr>
                <w:t>‑</w:t>
              </w:r>
              <w:r>
                <w:t>exists' error is returned.</w:t>
              </w:r>
            </w:ins>
          </w:p>
          <w:p w14:paraId="1B28C314" w14:textId="77777777" w:rsidR="00257D58" w:rsidRDefault="00257D58" w:rsidP="00257D58">
            <w:pPr>
              <w:pStyle w:val="XML1"/>
              <w:rPr>
                <w:ins w:id="3829" w:author="Thomas Dietz" w:date="2012-08-13T13:38:00Z"/>
              </w:rPr>
            </w:pPr>
            <w:ins w:id="3830" w:author="Thomas Dietz" w:date="2012-08-13T13:38:00Z">
              <w:r>
                <w:t xml:space="preserve">          * If the operation is 'delete', the element is deleted if</w:t>
              </w:r>
            </w:ins>
          </w:p>
          <w:p w14:paraId="05D09163" w14:textId="77777777" w:rsidR="00257D58" w:rsidRDefault="00257D58" w:rsidP="00257D58">
            <w:pPr>
              <w:pStyle w:val="XML1"/>
              <w:rPr>
                <w:ins w:id="3831" w:author="Thomas Dietz" w:date="2012-08-13T13:38:00Z"/>
              </w:rPr>
            </w:pPr>
            <w:ins w:id="3832" w:author="Thomas Dietz" w:date="2012-08-13T13:38:00Z">
              <w:r>
                <w:t xml:space="preserve">            it exists. If the element does not exist, a </w:t>
              </w:r>
            </w:ins>
          </w:p>
          <w:p w14:paraId="2D664281" w14:textId="77777777" w:rsidR="00257D58" w:rsidRDefault="00257D58" w:rsidP="00257D58">
            <w:pPr>
              <w:pStyle w:val="XML1"/>
              <w:rPr>
                <w:ins w:id="3833" w:author="Thomas Dietz" w:date="2012-08-13T13:38:00Z"/>
              </w:rPr>
            </w:pPr>
            <w:ins w:id="3834" w:author="Thomas Dietz" w:date="2012-08-13T13:38:00Z">
              <w:r>
                <w:t xml:space="preserve">            'data</w:t>
              </w:r>
              <w:r>
                <w:rPr>
                  <w:rFonts w:ascii="MS Mincho" w:eastAsia="MS Mincho" w:hAnsi="MS Mincho" w:cs="MS Mincho" w:hint="eastAsia"/>
                </w:rPr>
                <w:t>‑</w:t>
              </w:r>
              <w:r>
                <w:t>missing' error is returned.";</w:t>
              </w:r>
            </w:ins>
          </w:p>
          <w:p w14:paraId="471229E7" w14:textId="77777777" w:rsidR="00257D58" w:rsidRDefault="00257D58" w:rsidP="00257D58">
            <w:pPr>
              <w:pStyle w:val="XML1"/>
              <w:rPr>
                <w:ins w:id="3835" w:author="Thomas Dietz" w:date="2012-08-13T13:38:00Z"/>
              </w:rPr>
            </w:pPr>
            <w:ins w:id="3836" w:author="Thomas Dietz" w:date="2012-08-13T13:38:00Z">
              <w:r>
                <w:t xml:space="preserve">        uses OFControllerType;</w:t>
              </w:r>
            </w:ins>
          </w:p>
          <w:p w14:paraId="1EDE50FF" w14:textId="77777777" w:rsidR="00257D58" w:rsidRDefault="00257D58" w:rsidP="00257D58">
            <w:pPr>
              <w:pStyle w:val="XML1"/>
              <w:rPr>
                <w:ins w:id="3837" w:author="Thomas Dietz" w:date="2012-08-13T13:38:00Z"/>
              </w:rPr>
            </w:pPr>
            <w:ins w:id="3838" w:author="Thomas Dietz" w:date="2012-08-13T13:38:00Z">
              <w:r>
                <w:t xml:space="preserve">      }</w:t>
              </w:r>
            </w:ins>
          </w:p>
          <w:p w14:paraId="51D60474" w14:textId="77777777" w:rsidR="00257D58" w:rsidRDefault="00257D58" w:rsidP="00257D58">
            <w:pPr>
              <w:pStyle w:val="XML1"/>
              <w:rPr>
                <w:ins w:id="3839" w:author="Thomas Dietz" w:date="2012-08-13T13:38:00Z"/>
              </w:rPr>
            </w:pPr>
            <w:ins w:id="3840" w:author="Thomas Dietz" w:date="2012-08-13T13:38:00Z">
              <w:r>
                <w:t xml:space="preserve">    }</w:t>
              </w:r>
            </w:ins>
          </w:p>
          <w:p w14:paraId="1A75AA5D" w14:textId="77777777" w:rsidR="00257D58" w:rsidRDefault="00257D58" w:rsidP="00257D58">
            <w:pPr>
              <w:pStyle w:val="XML1"/>
              <w:rPr>
                <w:ins w:id="3841" w:author="Thomas Dietz" w:date="2012-08-13T13:38:00Z"/>
              </w:rPr>
            </w:pPr>
            <w:ins w:id="3842" w:author="Thomas Dietz" w:date="2012-08-13T13:38:00Z">
              <w:r>
                <w:t xml:space="preserve">    container resources {</w:t>
              </w:r>
            </w:ins>
          </w:p>
          <w:p w14:paraId="2F156B8E" w14:textId="77777777" w:rsidR="00257D58" w:rsidRDefault="00257D58" w:rsidP="00257D58">
            <w:pPr>
              <w:pStyle w:val="XML1"/>
              <w:rPr>
                <w:ins w:id="3843" w:author="Thomas Dietz" w:date="2012-08-13T13:38:00Z"/>
              </w:rPr>
            </w:pPr>
            <w:ins w:id="3844" w:author="Thomas Dietz" w:date="2012-08-13T13:38:00Z">
              <w:r>
                <w:t xml:space="preserve">      description "The list of identifiers of all resources of the</w:t>
              </w:r>
            </w:ins>
          </w:p>
          <w:p w14:paraId="63CC0225" w14:textId="77777777" w:rsidR="00257D58" w:rsidRDefault="00257D58" w:rsidP="00257D58">
            <w:pPr>
              <w:pStyle w:val="XML1"/>
              <w:rPr>
                <w:ins w:id="3845" w:author="Thomas Dietz" w:date="2012-08-13T13:38:00Z"/>
              </w:rPr>
            </w:pPr>
            <w:ins w:id="3846" w:author="Thomas Dietz" w:date="2012-08-13T13:38:00Z">
              <w:r>
                <w:t xml:space="preserve">        OpenFlow Capable Switch that the OpenFlow Logical Switch</w:t>
              </w:r>
            </w:ins>
          </w:p>
          <w:p w14:paraId="247B444C" w14:textId="77777777" w:rsidR="00257D58" w:rsidRDefault="00257D58" w:rsidP="00257D58">
            <w:pPr>
              <w:pStyle w:val="XML1"/>
              <w:rPr>
                <w:ins w:id="3847" w:author="Thomas Dietz" w:date="2012-08-13T13:38:00Z"/>
              </w:rPr>
            </w:pPr>
            <w:ins w:id="3848" w:author="Thomas Dietz" w:date="2012-08-13T13:38:00Z">
              <w:r>
                <w:t xml:space="preserve">        has exclusive or non-exclusive access to.  A resource is </w:t>
              </w:r>
            </w:ins>
          </w:p>
          <w:p w14:paraId="27F7DEF1" w14:textId="77777777" w:rsidR="00257D58" w:rsidRDefault="00257D58" w:rsidP="00257D58">
            <w:pPr>
              <w:pStyle w:val="XML1"/>
              <w:rPr>
                <w:ins w:id="3849" w:author="Thomas Dietz" w:date="2012-08-13T13:38:00Z"/>
              </w:rPr>
            </w:pPr>
            <w:ins w:id="3850" w:author="Thomas Dietz" w:date="2012-08-13T13:38:00Z">
              <w:r>
                <w:t xml:space="preserve">        identified by the value of its resource-identifier element.</w:t>
              </w:r>
            </w:ins>
          </w:p>
          <w:p w14:paraId="6B309A64" w14:textId="77777777" w:rsidR="00257D58" w:rsidRDefault="00257D58" w:rsidP="00257D58">
            <w:pPr>
              <w:pStyle w:val="XML1"/>
              <w:rPr>
                <w:ins w:id="3851" w:author="Thomas Dietz" w:date="2012-08-13T13:38:00Z"/>
              </w:rPr>
            </w:pPr>
            <w:ins w:id="3852" w:author="Thomas Dietz" w:date="2012-08-13T13:38:00Z">
              <w:r>
                <w:t xml:space="preserve">        For each resource identifier value in this list, there MUST</w:t>
              </w:r>
            </w:ins>
          </w:p>
          <w:p w14:paraId="429FDC2C" w14:textId="77777777" w:rsidR="00257D58" w:rsidRDefault="00257D58" w:rsidP="00257D58">
            <w:pPr>
              <w:pStyle w:val="XML1"/>
              <w:rPr>
                <w:ins w:id="3853" w:author="Thomas Dietz" w:date="2012-08-13T13:38:00Z"/>
              </w:rPr>
            </w:pPr>
            <w:ins w:id="3854" w:author="Thomas Dietz" w:date="2012-08-13T13:38:00Z">
              <w:r>
                <w:t xml:space="preserve">        be an element with a matching resource identifier value in </w:t>
              </w:r>
            </w:ins>
          </w:p>
          <w:p w14:paraId="09CE68C4" w14:textId="77777777" w:rsidR="00257D58" w:rsidRDefault="00257D58" w:rsidP="00257D58">
            <w:pPr>
              <w:pStyle w:val="XML1"/>
              <w:rPr>
                <w:ins w:id="3855" w:author="Thomas Dietz" w:date="2012-08-13T13:38:00Z"/>
              </w:rPr>
            </w:pPr>
            <w:ins w:id="3856" w:author="Thomas Dietz" w:date="2012-08-13T13:38:00Z">
              <w:r>
                <w:t xml:space="preserve">        the resources list of the OpenFlow Capable Switch.</w:t>
              </w:r>
            </w:ins>
          </w:p>
          <w:p w14:paraId="4E95E671" w14:textId="77777777" w:rsidR="00257D58" w:rsidRDefault="00257D58" w:rsidP="00257D58">
            <w:pPr>
              <w:pStyle w:val="XML1"/>
              <w:rPr>
                <w:ins w:id="3857" w:author="Thomas Dietz" w:date="2012-08-13T13:38:00Z"/>
              </w:rPr>
            </w:pPr>
            <w:ins w:id="3858" w:author="Thomas Dietz" w:date="2012-08-13T13:38:00Z">
              <w:r>
                <w:t xml:space="preserve">      </w:t>
              </w:r>
            </w:ins>
          </w:p>
          <w:p w14:paraId="67B66294" w14:textId="77777777" w:rsidR="00257D58" w:rsidRDefault="00257D58" w:rsidP="00257D58">
            <w:pPr>
              <w:pStyle w:val="XML1"/>
              <w:rPr>
                <w:ins w:id="3859" w:author="Thomas Dietz" w:date="2012-08-13T13:38:00Z"/>
              </w:rPr>
            </w:pPr>
            <w:ins w:id="3860" w:author="Thomas Dietz" w:date="2012-08-13T13:38:00Z">
              <w:r>
                <w:t xml:space="preserve">        Identifiers of this list are contained in elements</w:t>
              </w:r>
            </w:ins>
          </w:p>
          <w:p w14:paraId="5AF0A653" w14:textId="77777777" w:rsidR="00257D58" w:rsidRDefault="00257D58" w:rsidP="00257D58">
            <w:pPr>
              <w:pStyle w:val="XML1"/>
              <w:rPr>
                <w:ins w:id="3861" w:author="Thomas Dietz" w:date="2012-08-13T13:38:00Z"/>
              </w:rPr>
            </w:pPr>
            <w:ins w:id="3862" w:author="Thomas Dietz" w:date="2012-08-13T13:38:00Z">
              <w:r>
                <w:t xml:space="preserve">        indicating the type of resource: 'port', 'queue',</w:t>
              </w:r>
            </w:ins>
          </w:p>
          <w:p w14:paraId="5D29A0D5" w14:textId="77777777" w:rsidR="00257D58" w:rsidRDefault="00257D58" w:rsidP="00257D58">
            <w:pPr>
              <w:pStyle w:val="XML1"/>
              <w:rPr>
                <w:ins w:id="3863" w:author="Thomas Dietz" w:date="2012-08-13T13:38:00Z"/>
              </w:rPr>
            </w:pPr>
            <w:ins w:id="3864" w:author="Thomas Dietz" w:date="2012-08-13T13:38:00Z">
              <w:r>
                <w:t xml:space="preserve">        'certificate', or 'flow-table'.  Depending on the type,</w:t>
              </w:r>
            </w:ins>
          </w:p>
          <w:p w14:paraId="210BEDB0" w14:textId="77777777" w:rsidR="00257D58" w:rsidRDefault="00257D58" w:rsidP="00257D58">
            <w:pPr>
              <w:pStyle w:val="XML1"/>
              <w:rPr>
                <w:ins w:id="3865" w:author="Thomas Dietz" w:date="2012-08-13T13:38:00Z"/>
              </w:rPr>
            </w:pPr>
            <w:ins w:id="3866" w:author="Thomas Dietz" w:date="2012-08-13T13:38:00Z">
              <w:r>
                <w:t xml:space="preserve">        different constraints apply.  These are specified in</w:t>
              </w:r>
            </w:ins>
          </w:p>
          <w:p w14:paraId="61AA3866" w14:textId="77777777" w:rsidR="00257D58" w:rsidRDefault="00257D58" w:rsidP="00257D58">
            <w:pPr>
              <w:pStyle w:val="XML1"/>
              <w:rPr>
                <w:ins w:id="3867" w:author="Thomas Dietz" w:date="2012-08-13T13:38:00Z"/>
              </w:rPr>
            </w:pPr>
            <w:ins w:id="3868" w:author="Thomas Dietz" w:date="2012-08-13T13:38:00Z">
              <w:r>
                <w:t xml:space="preserve">        separate descriptions per type.</w:t>
              </w:r>
            </w:ins>
          </w:p>
          <w:p w14:paraId="5A429B7C" w14:textId="77777777" w:rsidR="00257D58" w:rsidRDefault="00257D58" w:rsidP="00257D58">
            <w:pPr>
              <w:pStyle w:val="XML1"/>
              <w:rPr>
                <w:ins w:id="3869" w:author="Thomas Dietz" w:date="2012-08-13T13:38:00Z"/>
              </w:rPr>
            </w:pPr>
          </w:p>
          <w:p w14:paraId="4853DC9B" w14:textId="77777777" w:rsidR="00257D58" w:rsidRDefault="00257D58" w:rsidP="00257D58">
            <w:pPr>
              <w:pStyle w:val="XML1"/>
              <w:rPr>
                <w:ins w:id="3870" w:author="Thomas Dietz" w:date="2012-08-13T13:38:00Z"/>
              </w:rPr>
            </w:pPr>
            <w:ins w:id="3871" w:author="Thomas Dietz" w:date="2012-08-13T13:38:00Z">
              <w:r>
                <w:t xml:space="preserve">        At present the elements in this lists are not configurable</w:t>
              </w:r>
            </w:ins>
          </w:p>
          <w:p w14:paraId="54430A1D" w14:textId="77777777" w:rsidR="00257D58" w:rsidRDefault="00257D58" w:rsidP="00257D58">
            <w:pPr>
              <w:pStyle w:val="XML1"/>
              <w:rPr>
                <w:ins w:id="3872" w:author="Thomas Dietz" w:date="2012-08-13T13:38:00Z"/>
              </w:rPr>
            </w:pPr>
            <w:ins w:id="3873" w:author="Thomas Dietz" w:date="2012-08-13T13:38:00Z">
              <w:r>
                <w:t xml:space="preserve">        and can only be retrieved by NETCONF &lt;get&gt; or &lt;get-config&gt;</w:t>
              </w:r>
            </w:ins>
          </w:p>
          <w:p w14:paraId="2AE7D247" w14:textId="77777777" w:rsidR="00257D58" w:rsidRDefault="00257D58" w:rsidP="00257D58">
            <w:pPr>
              <w:pStyle w:val="XML1"/>
              <w:rPr>
                <w:ins w:id="3874" w:author="Thomas Dietz" w:date="2012-08-13T13:38:00Z"/>
              </w:rPr>
            </w:pPr>
            <w:ins w:id="3875" w:author="Thomas Dietz" w:date="2012-08-13T13:38:00Z">
              <w:r>
                <w:t xml:space="preserve">        operations. Attemps to modify this element and its children</w:t>
              </w:r>
            </w:ins>
          </w:p>
          <w:p w14:paraId="1A7ABC2C" w14:textId="77777777" w:rsidR="00257D58" w:rsidRDefault="00257D58" w:rsidP="00257D58">
            <w:pPr>
              <w:pStyle w:val="XML1"/>
              <w:rPr>
                <w:ins w:id="3876" w:author="Thomas Dietz" w:date="2012-08-13T13:38:00Z"/>
              </w:rPr>
            </w:pPr>
            <w:ins w:id="3877" w:author="Thomas Dietz" w:date="2012-08-13T13:38:00Z">
              <w:r>
                <w:t xml:space="preserve">        with a NETCONF &lt;edit-config&gt; operation MUST result in an </w:t>
              </w:r>
            </w:ins>
          </w:p>
          <w:p w14:paraId="7191974F" w14:textId="77777777" w:rsidR="00257D58" w:rsidRDefault="00257D58" w:rsidP="00257D58">
            <w:pPr>
              <w:pStyle w:val="XML1"/>
              <w:rPr>
                <w:ins w:id="3878" w:author="Thomas Dietz" w:date="2012-08-13T13:38:00Z"/>
              </w:rPr>
            </w:pPr>
            <w:ins w:id="3879" w:author="Thomas Dietz" w:date="2012-08-13T13:38:00Z">
              <w:r>
                <w:t xml:space="preserve">        'operation-not-supported' error with type 'application'.";</w:t>
              </w:r>
            </w:ins>
          </w:p>
          <w:p w14:paraId="79669BCB" w14:textId="77777777" w:rsidR="00257D58" w:rsidRDefault="00257D58" w:rsidP="00257D58">
            <w:pPr>
              <w:pStyle w:val="XML1"/>
              <w:rPr>
                <w:ins w:id="3880" w:author="Thomas Dietz" w:date="2012-08-13T13:38:00Z"/>
              </w:rPr>
            </w:pPr>
            <w:ins w:id="3881" w:author="Thomas Dietz" w:date="2012-08-13T13:38:00Z">
              <w:r>
                <w:t xml:space="preserve">      leaf-list port {</w:t>
              </w:r>
            </w:ins>
          </w:p>
          <w:p w14:paraId="7073C2BD" w14:textId="77777777" w:rsidR="00257D58" w:rsidRDefault="00257D58" w:rsidP="00257D58">
            <w:pPr>
              <w:pStyle w:val="XML1"/>
              <w:rPr>
                <w:ins w:id="3882" w:author="Thomas Dietz" w:date="2012-08-13T13:38:00Z"/>
              </w:rPr>
            </w:pPr>
            <w:ins w:id="3883" w:author="Thomas Dietz" w:date="2012-08-13T13:38:00Z">
              <w:r>
                <w:t xml:space="preserve">        type leafref {</w:t>
              </w:r>
            </w:ins>
          </w:p>
          <w:p w14:paraId="2402C094" w14:textId="77777777" w:rsidR="00257D58" w:rsidRDefault="00257D58" w:rsidP="00257D58">
            <w:pPr>
              <w:pStyle w:val="XML1"/>
              <w:rPr>
                <w:ins w:id="3884" w:author="Thomas Dietz" w:date="2012-08-13T13:38:00Z"/>
              </w:rPr>
            </w:pPr>
            <w:ins w:id="3885" w:author="Thomas Dietz" w:date="2012-08-13T13:38:00Z">
              <w:r>
                <w:t xml:space="preserve">          path "/capable-switch/resources/port/resource-id";</w:t>
              </w:r>
            </w:ins>
          </w:p>
          <w:p w14:paraId="18A2A13E" w14:textId="77777777" w:rsidR="00257D58" w:rsidRDefault="00257D58" w:rsidP="00257D58">
            <w:pPr>
              <w:pStyle w:val="XML1"/>
              <w:rPr>
                <w:ins w:id="3886" w:author="Thomas Dietz" w:date="2012-08-13T13:38:00Z"/>
              </w:rPr>
            </w:pPr>
            <w:ins w:id="3887" w:author="Thomas Dietz" w:date="2012-08-13T13:38:00Z">
              <w:r>
                <w:t xml:space="preserve">        }</w:t>
              </w:r>
            </w:ins>
          </w:p>
          <w:p w14:paraId="32109932" w14:textId="77777777" w:rsidR="00257D58" w:rsidRDefault="00257D58" w:rsidP="00257D58">
            <w:pPr>
              <w:pStyle w:val="XML1"/>
              <w:rPr>
                <w:ins w:id="3888" w:author="Thomas Dietz" w:date="2012-08-13T13:38:00Z"/>
              </w:rPr>
            </w:pPr>
            <w:ins w:id="3889" w:author="Thomas Dietz" w:date="2012-08-13T13:38:00Z">
              <w:r>
                <w:t xml:space="preserve">        description "A resource identifier of a port of the </w:t>
              </w:r>
            </w:ins>
          </w:p>
          <w:p w14:paraId="41D1EC8E" w14:textId="77777777" w:rsidR="00257D58" w:rsidRDefault="00257D58" w:rsidP="00257D58">
            <w:pPr>
              <w:pStyle w:val="XML1"/>
              <w:rPr>
                <w:ins w:id="3890" w:author="Thomas Dietz" w:date="2012-08-13T13:38:00Z"/>
              </w:rPr>
            </w:pPr>
            <w:ins w:id="3891" w:author="Thomas Dietz" w:date="2012-08-13T13:38:00Z">
              <w:r>
                <w:t xml:space="preserve">          OpenFlow Capable Switch that the OpenFlow Logical Switch</w:t>
              </w:r>
            </w:ins>
          </w:p>
          <w:p w14:paraId="2D6CD1D0" w14:textId="77777777" w:rsidR="00257D58" w:rsidRDefault="00257D58" w:rsidP="00257D58">
            <w:pPr>
              <w:pStyle w:val="XML1"/>
              <w:rPr>
                <w:ins w:id="3892" w:author="Thomas Dietz" w:date="2012-08-13T13:38:00Z"/>
              </w:rPr>
            </w:pPr>
            <w:ins w:id="3893" w:author="Thomas Dietz" w:date="2012-08-13T13:38:00Z">
              <w:r>
                <w:t xml:space="preserve">          has exclusive access to.</w:t>
              </w:r>
            </w:ins>
          </w:p>
          <w:p w14:paraId="42B9E451" w14:textId="77777777" w:rsidR="00257D58" w:rsidRDefault="00257D58" w:rsidP="00257D58">
            <w:pPr>
              <w:pStyle w:val="XML1"/>
              <w:rPr>
                <w:ins w:id="3894" w:author="Thomas Dietz" w:date="2012-08-13T13:38:00Z"/>
              </w:rPr>
            </w:pPr>
          </w:p>
          <w:p w14:paraId="7078C367" w14:textId="77777777" w:rsidR="00257D58" w:rsidRDefault="00257D58" w:rsidP="00257D58">
            <w:pPr>
              <w:pStyle w:val="XML1"/>
              <w:rPr>
                <w:ins w:id="3895" w:author="Thomas Dietz" w:date="2012-08-13T13:38:00Z"/>
              </w:rPr>
            </w:pPr>
            <w:ins w:id="3896" w:author="Thomas Dietz" w:date="2012-08-13T13:38:00Z">
              <w:r>
                <w:lastRenderedPageBreak/>
                <w:t xml:space="preserve">          The elements in this list MUST refer to elements at the</w:t>
              </w:r>
            </w:ins>
          </w:p>
          <w:p w14:paraId="63ED274C" w14:textId="77777777" w:rsidR="00257D58" w:rsidRDefault="00257D58" w:rsidP="00257D58">
            <w:pPr>
              <w:pStyle w:val="XML1"/>
              <w:rPr>
                <w:ins w:id="3897" w:author="Thomas Dietz" w:date="2012-08-13T13:38:00Z"/>
              </w:rPr>
            </w:pPr>
            <w:ins w:id="3898" w:author="Thomas Dietz" w:date="2012-08-13T13:38:00Z">
              <w:r>
                <w:t xml:space="preserve">          following path:</w:t>
              </w:r>
            </w:ins>
          </w:p>
          <w:p w14:paraId="1C098992" w14:textId="77777777" w:rsidR="00257D58" w:rsidRDefault="00257D58" w:rsidP="00257D58">
            <w:pPr>
              <w:pStyle w:val="XML1"/>
              <w:rPr>
                <w:ins w:id="3899" w:author="Thomas Dietz" w:date="2012-08-13T13:38:00Z"/>
              </w:rPr>
            </w:pPr>
            <w:ins w:id="3900" w:author="Thomas Dietz" w:date="2012-08-13T13:38:00Z">
              <w:r>
                <w:t xml:space="preserve">            /capable-switch/resources/port/resource-id</w:t>
              </w:r>
            </w:ins>
          </w:p>
          <w:p w14:paraId="34EF5C4A" w14:textId="77777777" w:rsidR="00257D58" w:rsidRDefault="00257D58" w:rsidP="00257D58">
            <w:pPr>
              <w:pStyle w:val="XML1"/>
              <w:rPr>
                <w:ins w:id="3901" w:author="Thomas Dietz" w:date="2012-08-13T13:38:00Z"/>
              </w:rPr>
            </w:pPr>
          </w:p>
          <w:p w14:paraId="5DB449D7" w14:textId="77777777" w:rsidR="00257D58" w:rsidRDefault="00257D58" w:rsidP="00257D58">
            <w:pPr>
              <w:pStyle w:val="XML1"/>
              <w:rPr>
                <w:ins w:id="3902" w:author="Thomas Dietz" w:date="2012-08-13T13:38:00Z"/>
              </w:rPr>
            </w:pPr>
            <w:ins w:id="3903" w:author="Thomas Dietz" w:date="2012-08-13T13:38:00Z">
              <w:r>
                <w:t xml:space="preserve">          Elements in this list MUST be unique. This means each</w:t>
              </w:r>
            </w:ins>
          </w:p>
          <w:p w14:paraId="68819778" w14:textId="77777777" w:rsidR="00257D58" w:rsidRDefault="00257D58" w:rsidP="00257D58">
            <w:pPr>
              <w:pStyle w:val="XML1"/>
              <w:rPr>
                <w:ins w:id="3904" w:author="Thomas Dietz" w:date="2012-08-13T13:38:00Z"/>
              </w:rPr>
            </w:pPr>
            <w:ins w:id="3905" w:author="Thomas Dietz" w:date="2012-08-13T13:38:00Z">
              <w:r>
                <w:t xml:space="preserve">          port element can only be referenced once.";</w:t>
              </w:r>
            </w:ins>
          </w:p>
          <w:p w14:paraId="4E9CB2AE" w14:textId="77777777" w:rsidR="00257D58" w:rsidRDefault="00257D58" w:rsidP="00257D58">
            <w:pPr>
              <w:pStyle w:val="XML1"/>
              <w:rPr>
                <w:ins w:id="3906" w:author="Thomas Dietz" w:date="2012-08-13T13:38:00Z"/>
              </w:rPr>
            </w:pPr>
            <w:ins w:id="3907" w:author="Thomas Dietz" w:date="2012-08-13T13:38:00Z">
              <w:r>
                <w:t xml:space="preserve">      }</w:t>
              </w:r>
            </w:ins>
          </w:p>
          <w:p w14:paraId="6C7FA01D" w14:textId="77777777" w:rsidR="00257D58" w:rsidRDefault="00257D58" w:rsidP="00257D58">
            <w:pPr>
              <w:pStyle w:val="XML1"/>
              <w:rPr>
                <w:ins w:id="3908" w:author="Thomas Dietz" w:date="2012-08-13T13:38:00Z"/>
              </w:rPr>
            </w:pPr>
            <w:ins w:id="3909" w:author="Thomas Dietz" w:date="2012-08-13T13:38:00Z">
              <w:r>
                <w:t xml:space="preserve">      leaf-list queue {</w:t>
              </w:r>
            </w:ins>
          </w:p>
          <w:p w14:paraId="772E6FBE" w14:textId="77777777" w:rsidR="00257D58" w:rsidRDefault="00257D58" w:rsidP="00257D58">
            <w:pPr>
              <w:pStyle w:val="XML1"/>
              <w:rPr>
                <w:ins w:id="3910" w:author="Thomas Dietz" w:date="2012-08-13T13:38:00Z"/>
              </w:rPr>
            </w:pPr>
            <w:ins w:id="3911" w:author="Thomas Dietz" w:date="2012-08-13T13:38:00Z">
              <w:r>
                <w:t xml:space="preserve">        type leafref {</w:t>
              </w:r>
            </w:ins>
          </w:p>
          <w:p w14:paraId="4B81CBED" w14:textId="77777777" w:rsidR="00257D58" w:rsidRDefault="00257D58" w:rsidP="00257D58">
            <w:pPr>
              <w:pStyle w:val="XML1"/>
              <w:rPr>
                <w:ins w:id="3912" w:author="Thomas Dietz" w:date="2012-08-13T13:38:00Z"/>
              </w:rPr>
            </w:pPr>
            <w:ins w:id="3913" w:author="Thomas Dietz" w:date="2012-08-13T13:38:00Z">
              <w:r>
                <w:t xml:space="preserve">          path "/capable-switch/resources/queue/resource-id";</w:t>
              </w:r>
            </w:ins>
          </w:p>
          <w:p w14:paraId="4D791F55" w14:textId="77777777" w:rsidR="00257D58" w:rsidRDefault="00257D58" w:rsidP="00257D58">
            <w:pPr>
              <w:pStyle w:val="XML1"/>
              <w:rPr>
                <w:ins w:id="3914" w:author="Thomas Dietz" w:date="2012-08-13T13:38:00Z"/>
              </w:rPr>
            </w:pPr>
            <w:ins w:id="3915" w:author="Thomas Dietz" w:date="2012-08-13T13:38:00Z">
              <w:r>
                <w:t xml:space="preserve">        }</w:t>
              </w:r>
            </w:ins>
          </w:p>
          <w:p w14:paraId="3AB3F0B9" w14:textId="77777777" w:rsidR="00257D58" w:rsidRDefault="00257D58" w:rsidP="00257D58">
            <w:pPr>
              <w:pStyle w:val="XML1"/>
              <w:rPr>
                <w:ins w:id="3916" w:author="Thomas Dietz" w:date="2012-08-13T13:38:00Z"/>
              </w:rPr>
            </w:pPr>
            <w:ins w:id="3917" w:author="Thomas Dietz" w:date="2012-08-13T13:38:00Z">
              <w:r>
                <w:t xml:space="preserve">        description "A resource identifier of a queue of the</w:t>
              </w:r>
            </w:ins>
          </w:p>
          <w:p w14:paraId="2426B1D1" w14:textId="77777777" w:rsidR="00257D58" w:rsidRDefault="00257D58" w:rsidP="00257D58">
            <w:pPr>
              <w:pStyle w:val="XML1"/>
              <w:rPr>
                <w:ins w:id="3918" w:author="Thomas Dietz" w:date="2012-08-13T13:38:00Z"/>
              </w:rPr>
            </w:pPr>
            <w:ins w:id="3919" w:author="Thomas Dietz" w:date="2012-08-13T13:38:00Z">
              <w:r>
                <w:t xml:space="preserve">          OpenFlow Capable Switch that the OpenFlow Logical Switch</w:t>
              </w:r>
            </w:ins>
          </w:p>
          <w:p w14:paraId="7B8052C6" w14:textId="77777777" w:rsidR="00257D58" w:rsidRDefault="00257D58" w:rsidP="00257D58">
            <w:pPr>
              <w:pStyle w:val="XML1"/>
              <w:rPr>
                <w:ins w:id="3920" w:author="Thomas Dietz" w:date="2012-08-13T13:38:00Z"/>
              </w:rPr>
            </w:pPr>
            <w:ins w:id="3921" w:author="Thomas Dietz" w:date="2012-08-13T13:38:00Z">
              <w:r>
                <w:t xml:space="preserve">          has exclusive access to.</w:t>
              </w:r>
            </w:ins>
          </w:p>
          <w:p w14:paraId="04F46A72" w14:textId="77777777" w:rsidR="00257D58" w:rsidRDefault="00257D58" w:rsidP="00257D58">
            <w:pPr>
              <w:pStyle w:val="XML1"/>
              <w:rPr>
                <w:ins w:id="3922" w:author="Thomas Dietz" w:date="2012-08-13T13:38:00Z"/>
              </w:rPr>
            </w:pPr>
          </w:p>
          <w:p w14:paraId="2FA45C46" w14:textId="77777777" w:rsidR="00257D58" w:rsidRDefault="00257D58" w:rsidP="00257D58">
            <w:pPr>
              <w:pStyle w:val="XML1"/>
              <w:rPr>
                <w:ins w:id="3923" w:author="Thomas Dietz" w:date="2012-08-13T13:38:00Z"/>
              </w:rPr>
            </w:pPr>
            <w:ins w:id="3924" w:author="Thomas Dietz" w:date="2012-08-13T13:38:00Z">
              <w:r>
                <w:t xml:space="preserve">          The elements in this list MUST refer to elements at the</w:t>
              </w:r>
            </w:ins>
          </w:p>
          <w:p w14:paraId="4F74C07F" w14:textId="77777777" w:rsidR="00257D58" w:rsidRDefault="00257D58" w:rsidP="00257D58">
            <w:pPr>
              <w:pStyle w:val="XML1"/>
              <w:rPr>
                <w:ins w:id="3925" w:author="Thomas Dietz" w:date="2012-08-13T13:38:00Z"/>
              </w:rPr>
            </w:pPr>
            <w:ins w:id="3926" w:author="Thomas Dietz" w:date="2012-08-13T13:38:00Z">
              <w:r>
                <w:t xml:space="preserve">          following path:</w:t>
              </w:r>
            </w:ins>
          </w:p>
          <w:p w14:paraId="4D09A486" w14:textId="77777777" w:rsidR="00257D58" w:rsidRDefault="00257D58" w:rsidP="00257D58">
            <w:pPr>
              <w:pStyle w:val="XML1"/>
              <w:rPr>
                <w:ins w:id="3927" w:author="Thomas Dietz" w:date="2012-08-13T13:38:00Z"/>
              </w:rPr>
            </w:pPr>
            <w:ins w:id="3928" w:author="Thomas Dietz" w:date="2012-08-13T13:38:00Z">
              <w:r>
                <w:t xml:space="preserve">            /capable-switch/resources/queue/resource-id</w:t>
              </w:r>
            </w:ins>
          </w:p>
          <w:p w14:paraId="05F98119" w14:textId="77777777" w:rsidR="00257D58" w:rsidRDefault="00257D58" w:rsidP="00257D58">
            <w:pPr>
              <w:pStyle w:val="XML1"/>
              <w:rPr>
                <w:ins w:id="3929" w:author="Thomas Dietz" w:date="2012-08-13T13:38:00Z"/>
              </w:rPr>
            </w:pPr>
          </w:p>
          <w:p w14:paraId="4FDA5C72" w14:textId="77777777" w:rsidR="00257D58" w:rsidRDefault="00257D58" w:rsidP="00257D58">
            <w:pPr>
              <w:pStyle w:val="XML1"/>
              <w:rPr>
                <w:ins w:id="3930" w:author="Thomas Dietz" w:date="2012-08-13T13:38:00Z"/>
              </w:rPr>
            </w:pPr>
            <w:ins w:id="3931" w:author="Thomas Dietz" w:date="2012-08-13T13:38:00Z">
              <w:r>
                <w:t xml:space="preserve">          Elements in this list MUST be unique. This means each</w:t>
              </w:r>
            </w:ins>
          </w:p>
          <w:p w14:paraId="07195C61" w14:textId="77777777" w:rsidR="00257D58" w:rsidRDefault="00257D58" w:rsidP="00257D58">
            <w:pPr>
              <w:pStyle w:val="XML1"/>
              <w:rPr>
                <w:ins w:id="3932" w:author="Thomas Dietz" w:date="2012-08-13T13:38:00Z"/>
              </w:rPr>
            </w:pPr>
            <w:ins w:id="3933" w:author="Thomas Dietz" w:date="2012-08-13T13:38:00Z">
              <w:r>
                <w:t xml:space="preserve">          queue element can only be referenced once.";</w:t>
              </w:r>
            </w:ins>
          </w:p>
          <w:p w14:paraId="72F9BC58" w14:textId="77777777" w:rsidR="00257D58" w:rsidRDefault="00257D58" w:rsidP="00257D58">
            <w:pPr>
              <w:pStyle w:val="XML1"/>
              <w:rPr>
                <w:ins w:id="3934" w:author="Thomas Dietz" w:date="2012-08-13T13:38:00Z"/>
              </w:rPr>
            </w:pPr>
            <w:ins w:id="3935" w:author="Thomas Dietz" w:date="2012-08-13T13:38:00Z">
              <w:r>
                <w:t xml:space="preserve">      }</w:t>
              </w:r>
            </w:ins>
          </w:p>
          <w:p w14:paraId="71BB6444" w14:textId="77777777" w:rsidR="00257D58" w:rsidRDefault="00257D58" w:rsidP="00257D58">
            <w:pPr>
              <w:pStyle w:val="XML1"/>
              <w:rPr>
                <w:ins w:id="3936" w:author="Thomas Dietz" w:date="2012-08-13T13:38:00Z"/>
              </w:rPr>
            </w:pPr>
            <w:ins w:id="3937" w:author="Thomas Dietz" w:date="2012-08-13T13:38:00Z">
              <w:r>
                <w:t xml:space="preserve">      leaf certificate {</w:t>
              </w:r>
            </w:ins>
          </w:p>
          <w:p w14:paraId="3D027EE9" w14:textId="77777777" w:rsidR="00257D58" w:rsidRDefault="00257D58" w:rsidP="00257D58">
            <w:pPr>
              <w:pStyle w:val="XML1"/>
              <w:rPr>
                <w:ins w:id="3938" w:author="Thomas Dietz" w:date="2012-08-13T13:38:00Z"/>
              </w:rPr>
            </w:pPr>
            <w:ins w:id="3939" w:author="Thomas Dietz" w:date="2012-08-13T13:38:00Z">
              <w:r>
                <w:t xml:space="preserve">        type leafref {</w:t>
              </w:r>
            </w:ins>
          </w:p>
          <w:p w14:paraId="23CB9460" w14:textId="77777777" w:rsidR="00257D58" w:rsidRDefault="00257D58" w:rsidP="00257D58">
            <w:pPr>
              <w:pStyle w:val="XML1"/>
              <w:rPr>
                <w:ins w:id="3940" w:author="Thomas Dietz" w:date="2012-08-13T13:38:00Z"/>
              </w:rPr>
            </w:pPr>
            <w:ins w:id="3941" w:author="Thomas Dietz" w:date="2012-08-13T13:38:00Z">
              <w:r>
                <w:t xml:space="preserve">          path "/capable-switch/resources/owned-certificate/resource-id";</w:t>
              </w:r>
            </w:ins>
          </w:p>
          <w:p w14:paraId="5407F7A6" w14:textId="77777777" w:rsidR="00257D58" w:rsidRDefault="00257D58" w:rsidP="00257D58">
            <w:pPr>
              <w:pStyle w:val="XML1"/>
              <w:rPr>
                <w:ins w:id="3942" w:author="Thomas Dietz" w:date="2012-08-13T13:38:00Z"/>
              </w:rPr>
            </w:pPr>
            <w:ins w:id="3943" w:author="Thomas Dietz" w:date="2012-08-13T13:38:00Z">
              <w:r>
                <w:t xml:space="preserve">        }</w:t>
              </w:r>
            </w:ins>
          </w:p>
          <w:p w14:paraId="50B46DCD" w14:textId="77777777" w:rsidR="00257D58" w:rsidRDefault="00257D58" w:rsidP="00257D58">
            <w:pPr>
              <w:pStyle w:val="XML1"/>
              <w:rPr>
                <w:ins w:id="3944" w:author="Thomas Dietz" w:date="2012-08-13T13:38:00Z"/>
              </w:rPr>
            </w:pPr>
            <w:ins w:id="3945" w:author="Thomas Dietz" w:date="2012-08-13T13:38:00Z">
              <w:r>
                <w:t xml:space="preserve">        description "The resource identifier of the owned</w:t>
              </w:r>
            </w:ins>
          </w:p>
          <w:p w14:paraId="34E52ACA" w14:textId="77777777" w:rsidR="00257D58" w:rsidRDefault="00257D58" w:rsidP="00257D58">
            <w:pPr>
              <w:pStyle w:val="XML1"/>
              <w:rPr>
                <w:ins w:id="3946" w:author="Thomas Dietz" w:date="2012-08-13T13:38:00Z"/>
              </w:rPr>
            </w:pPr>
            <w:ins w:id="3947" w:author="Thomas Dietz" w:date="2012-08-13T13:38:00Z">
              <w:r>
                <w:t xml:space="preserve">          certificate in the OpenFlow Capable Switch that the</w:t>
              </w:r>
            </w:ins>
          </w:p>
          <w:p w14:paraId="56A74EA3" w14:textId="77777777" w:rsidR="00257D58" w:rsidRDefault="00257D58" w:rsidP="00257D58">
            <w:pPr>
              <w:pStyle w:val="XML1"/>
              <w:rPr>
                <w:ins w:id="3948" w:author="Thomas Dietz" w:date="2012-08-13T13:38:00Z"/>
              </w:rPr>
            </w:pPr>
            <w:ins w:id="3949" w:author="Thomas Dietz" w:date="2012-08-13T13:38:00Z">
              <w:r>
                <w:t xml:space="preserve">          OpenFlow Logical Switch uses to identify itself.  This</w:t>
              </w:r>
            </w:ins>
          </w:p>
          <w:p w14:paraId="6B80B973" w14:textId="77777777" w:rsidR="00257D58" w:rsidRDefault="00257D58" w:rsidP="00257D58">
            <w:pPr>
              <w:pStyle w:val="XML1"/>
              <w:rPr>
                <w:ins w:id="3950" w:author="Thomas Dietz" w:date="2012-08-13T13:38:00Z"/>
              </w:rPr>
            </w:pPr>
            <w:ins w:id="3951" w:author="Thomas Dietz" w:date="2012-08-13T13:38:00Z">
              <w:r>
                <w:t xml:space="preserve">          element MUST NOT occur more than once in an OpenFlow</w:t>
              </w:r>
            </w:ins>
          </w:p>
          <w:p w14:paraId="445762BE" w14:textId="77777777" w:rsidR="00257D58" w:rsidRDefault="00257D58" w:rsidP="00257D58">
            <w:pPr>
              <w:pStyle w:val="XML1"/>
              <w:rPr>
                <w:ins w:id="3952" w:author="Thomas Dietz" w:date="2012-08-13T13:38:00Z"/>
              </w:rPr>
            </w:pPr>
            <w:ins w:id="3953" w:author="Thomas Dietz" w:date="2012-08-13T13:38:00Z">
              <w:r>
                <w:t xml:space="preserve">          Logical Switch's resource list.  </w:t>
              </w:r>
            </w:ins>
          </w:p>
          <w:p w14:paraId="6773F780" w14:textId="77777777" w:rsidR="00257D58" w:rsidRDefault="00257D58" w:rsidP="00257D58">
            <w:pPr>
              <w:pStyle w:val="XML1"/>
              <w:rPr>
                <w:ins w:id="3954" w:author="Thomas Dietz" w:date="2012-08-13T13:38:00Z"/>
              </w:rPr>
            </w:pPr>
            <w:ins w:id="3955" w:author="Thomas Dietz" w:date="2012-08-13T13:38:00Z">
              <w:r>
                <w:t xml:space="preserve">        </w:t>
              </w:r>
            </w:ins>
          </w:p>
          <w:p w14:paraId="66EAD997" w14:textId="77777777" w:rsidR="00257D58" w:rsidRDefault="00257D58" w:rsidP="00257D58">
            <w:pPr>
              <w:pStyle w:val="XML1"/>
              <w:rPr>
                <w:ins w:id="3956" w:author="Thomas Dietz" w:date="2012-08-13T13:38:00Z"/>
              </w:rPr>
            </w:pPr>
            <w:ins w:id="3957" w:author="Thomas Dietz" w:date="2012-08-13T13:38:00Z">
              <w:r>
                <w:t xml:space="preserve">          If no such element is in an OpenFlow Logical Switch's </w:t>
              </w:r>
            </w:ins>
          </w:p>
          <w:p w14:paraId="5AAA6BDE" w14:textId="77777777" w:rsidR="00257D58" w:rsidRDefault="00257D58" w:rsidP="00257D58">
            <w:pPr>
              <w:pStyle w:val="XML1"/>
              <w:rPr>
                <w:ins w:id="3958" w:author="Thomas Dietz" w:date="2012-08-13T13:38:00Z"/>
              </w:rPr>
            </w:pPr>
            <w:ins w:id="3959" w:author="Thomas Dietz" w:date="2012-08-13T13:38:00Z">
              <w:r>
                <w:t xml:space="preserve">          resource list, then the OpenFlow Logical Switch does not </w:t>
              </w:r>
            </w:ins>
          </w:p>
          <w:p w14:paraId="56F900B5" w14:textId="77777777" w:rsidR="00257D58" w:rsidRDefault="00257D58" w:rsidP="00257D58">
            <w:pPr>
              <w:pStyle w:val="XML1"/>
              <w:rPr>
                <w:ins w:id="3960" w:author="Thomas Dietz" w:date="2012-08-13T13:38:00Z"/>
              </w:rPr>
            </w:pPr>
            <w:ins w:id="3961" w:author="Thomas Dietz" w:date="2012-08-13T13:38:00Z">
              <w:r>
                <w:t xml:space="preserve">          authenticate itself towards an OpenFloe Controller with a</w:t>
              </w:r>
            </w:ins>
          </w:p>
          <w:p w14:paraId="299D1086" w14:textId="77777777" w:rsidR="00257D58" w:rsidRDefault="00257D58" w:rsidP="00257D58">
            <w:pPr>
              <w:pStyle w:val="XML1"/>
              <w:rPr>
                <w:ins w:id="3962" w:author="Thomas Dietz" w:date="2012-08-13T13:38:00Z"/>
              </w:rPr>
            </w:pPr>
            <w:ins w:id="3963" w:author="Thomas Dietz" w:date="2012-08-13T13:38:00Z">
              <w:r>
                <w:t xml:space="preserve">          certificate.  If this element is present, then the</w:t>
              </w:r>
            </w:ins>
          </w:p>
          <w:p w14:paraId="098FA652" w14:textId="77777777" w:rsidR="00257D58" w:rsidRDefault="00257D58" w:rsidP="00257D58">
            <w:pPr>
              <w:pStyle w:val="XML1"/>
              <w:rPr>
                <w:ins w:id="3964" w:author="Thomas Dietz" w:date="2012-08-13T13:38:00Z"/>
              </w:rPr>
            </w:pPr>
            <w:ins w:id="3965" w:author="Thomas Dietz" w:date="2012-08-13T13:38:00Z">
              <w:r>
                <w:t xml:space="preserve">          OpenFlow Logical Switch MUST provide this certificate for</w:t>
              </w:r>
            </w:ins>
          </w:p>
          <w:p w14:paraId="66EC4FC2" w14:textId="77777777" w:rsidR="00257D58" w:rsidRDefault="00257D58" w:rsidP="00257D58">
            <w:pPr>
              <w:pStyle w:val="XML1"/>
              <w:rPr>
                <w:ins w:id="3966" w:author="Thomas Dietz" w:date="2012-08-13T13:38:00Z"/>
              </w:rPr>
            </w:pPr>
            <w:ins w:id="3967" w:author="Thomas Dietz" w:date="2012-08-13T13:38:00Z">
              <w:r>
                <w:t xml:space="preserve">          authentication to an OpenFlow Controller when setting up</w:t>
              </w:r>
            </w:ins>
          </w:p>
          <w:p w14:paraId="12BCB99E" w14:textId="77777777" w:rsidR="00257D58" w:rsidRDefault="00257D58" w:rsidP="00257D58">
            <w:pPr>
              <w:pStyle w:val="XML1"/>
              <w:rPr>
                <w:ins w:id="3968" w:author="Thomas Dietz" w:date="2012-08-13T13:38:00Z"/>
              </w:rPr>
            </w:pPr>
            <w:ins w:id="3969" w:author="Thomas Dietz" w:date="2012-08-13T13:38:00Z">
              <w:r>
                <w:t xml:space="preserve">          a TLS connection.  </w:t>
              </w:r>
            </w:ins>
          </w:p>
          <w:p w14:paraId="6D29AAB4" w14:textId="77777777" w:rsidR="00257D58" w:rsidRDefault="00257D58" w:rsidP="00257D58">
            <w:pPr>
              <w:pStyle w:val="XML1"/>
              <w:rPr>
                <w:ins w:id="3970" w:author="Thomas Dietz" w:date="2012-08-13T13:38:00Z"/>
              </w:rPr>
            </w:pPr>
            <w:ins w:id="3971" w:author="Thomas Dietz" w:date="2012-08-13T13:38:00Z">
              <w:r>
                <w:t xml:space="preserve">        </w:t>
              </w:r>
            </w:ins>
          </w:p>
          <w:p w14:paraId="7286A017" w14:textId="77777777" w:rsidR="00257D58" w:rsidRDefault="00257D58" w:rsidP="00257D58">
            <w:pPr>
              <w:pStyle w:val="XML1"/>
              <w:rPr>
                <w:ins w:id="3972" w:author="Thomas Dietz" w:date="2012-08-13T13:38:00Z"/>
              </w:rPr>
            </w:pPr>
            <w:ins w:id="3973" w:author="Thomas Dietz" w:date="2012-08-13T13:38:00Z">
              <w:r>
                <w:t xml:space="preserve">          For TCP connections this element is irrelevant.</w:t>
              </w:r>
            </w:ins>
          </w:p>
          <w:p w14:paraId="31B8975B" w14:textId="77777777" w:rsidR="00257D58" w:rsidRDefault="00257D58" w:rsidP="00257D58">
            <w:pPr>
              <w:pStyle w:val="XML1"/>
              <w:rPr>
                <w:ins w:id="3974" w:author="Thomas Dietz" w:date="2012-08-13T13:38:00Z"/>
              </w:rPr>
            </w:pPr>
          </w:p>
          <w:p w14:paraId="1193416C" w14:textId="77777777" w:rsidR="00257D58" w:rsidRDefault="00257D58" w:rsidP="00257D58">
            <w:pPr>
              <w:pStyle w:val="XML1"/>
              <w:rPr>
                <w:ins w:id="3975" w:author="Thomas Dietz" w:date="2012-08-13T13:38:00Z"/>
              </w:rPr>
            </w:pPr>
            <w:ins w:id="3976" w:author="Thomas Dietz" w:date="2012-08-13T13:38:00Z">
              <w:r>
                <w:t xml:space="preserve">          The element MUST refer to an element at the following</w:t>
              </w:r>
            </w:ins>
          </w:p>
          <w:p w14:paraId="59418B06" w14:textId="77777777" w:rsidR="00257D58" w:rsidRDefault="00257D58" w:rsidP="00257D58">
            <w:pPr>
              <w:pStyle w:val="XML1"/>
              <w:rPr>
                <w:ins w:id="3977" w:author="Thomas Dietz" w:date="2012-08-13T13:38:00Z"/>
              </w:rPr>
            </w:pPr>
            <w:ins w:id="3978" w:author="Thomas Dietz" w:date="2012-08-13T13:38:00Z">
              <w:r>
                <w:t xml:space="preserve">          path:</w:t>
              </w:r>
            </w:ins>
          </w:p>
          <w:p w14:paraId="427F4743" w14:textId="77777777" w:rsidR="00257D58" w:rsidRDefault="00257D58" w:rsidP="00257D58">
            <w:pPr>
              <w:pStyle w:val="XML1"/>
              <w:rPr>
                <w:ins w:id="3979" w:author="Thomas Dietz" w:date="2012-08-13T13:38:00Z"/>
              </w:rPr>
            </w:pPr>
            <w:ins w:id="3980" w:author="Thomas Dietz" w:date="2012-08-13T13:38:00Z">
              <w:r>
                <w:t xml:space="preserve">            /capable-switch/resources/owned-certificate/resource-id</w:t>
              </w:r>
            </w:ins>
          </w:p>
          <w:p w14:paraId="27DDA644" w14:textId="77777777" w:rsidR="00257D58" w:rsidRDefault="00257D58" w:rsidP="00257D58">
            <w:pPr>
              <w:pStyle w:val="XML1"/>
              <w:rPr>
                <w:ins w:id="3981" w:author="Thomas Dietz" w:date="2012-08-13T13:38:00Z"/>
              </w:rPr>
            </w:pPr>
            <w:ins w:id="3982" w:author="Thomas Dietz" w:date="2012-08-13T13:38:00Z">
              <w:r>
                <w:t xml:space="preserve">          ";</w:t>
              </w:r>
            </w:ins>
          </w:p>
          <w:p w14:paraId="7D4038C5" w14:textId="77777777" w:rsidR="00257D58" w:rsidRDefault="00257D58" w:rsidP="00257D58">
            <w:pPr>
              <w:pStyle w:val="XML1"/>
              <w:rPr>
                <w:ins w:id="3983" w:author="Thomas Dietz" w:date="2012-08-13T13:38:00Z"/>
              </w:rPr>
            </w:pPr>
            <w:ins w:id="3984" w:author="Thomas Dietz" w:date="2012-08-13T13:38:00Z">
              <w:r>
                <w:t xml:space="preserve">      }</w:t>
              </w:r>
            </w:ins>
          </w:p>
          <w:p w14:paraId="23CED501" w14:textId="77777777" w:rsidR="00257D58" w:rsidRDefault="00257D58" w:rsidP="00257D58">
            <w:pPr>
              <w:pStyle w:val="XML1"/>
              <w:rPr>
                <w:ins w:id="3985" w:author="Thomas Dietz" w:date="2012-08-13T13:38:00Z"/>
              </w:rPr>
            </w:pPr>
            <w:ins w:id="3986" w:author="Thomas Dietz" w:date="2012-08-13T13:38:00Z">
              <w:r>
                <w:t xml:space="preserve">      leaf-list flow-table {</w:t>
              </w:r>
            </w:ins>
          </w:p>
          <w:p w14:paraId="50CE4F5E" w14:textId="77777777" w:rsidR="00257D58" w:rsidRDefault="00257D58" w:rsidP="00257D58">
            <w:pPr>
              <w:pStyle w:val="XML1"/>
              <w:rPr>
                <w:ins w:id="3987" w:author="Thomas Dietz" w:date="2012-08-13T13:38:00Z"/>
              </w:rPr>
            </w:pPr>
            <w:ins w:id="3988" w:author="Thomas Dietz" w:date="2012-08-13T13:38:00Z">
              <w:r>
                <w:t xml:space="preserve">        type leafref {</w:t>
              </w:r>
            </w:ins>
          </w:p>
          <w:p w14:paraId="15C7B858" w14:textId="77777777" w:rsidR="00257D58" w:rsidRDefault="00257D58" w:rsidP="00257D58">
            <w:pPr>
              <w:pStyle w:val="XML1"/>
              <w:rPr>
                <w:ins w:id="3989" w:author="Thomas Dietz" w:date="2012-08-13T13:38:00Z"/>
              </w:rPr>
            </w:pPr>
            <w:ins w:id="3990" w:author="Thomas Dietz" w:date="2012-08-13T13:38:00Z">
              <w:r>
                <w:t xml:space="preserve">          path "/capable-switch/resources/flow-table/resource-id";</w:t>
              </w:r>
            </w:ins>
          </w:p>
          <w:p w14:paraId="29F7D0BA" w14:textId="77777777" w:rsidR="00257D58" w:rsidRDefault="00257D58" w:rsidP="00257D58">
            <w:pPr>
              <w:pStyle w:val="XML1"/>
              <w:rPr>
                <w:ins w:id="3991" w:author="Thomas Dietz" w:date="2012-08-13T13:38:00Z"/>
              </w:rPr>
            </w:pPr>
            <w:ins w:id="3992" w:author="Thomas Dietz" w:date="2012-08-13T13:38:00Z">
              <w:r>
                <w:t xml:space="preserve">        }</w:t>
              </w:r>
            </w:ins>
          </w:p>
          <w:p w14:paraId="230F315C" w14:textId="77777777" w:rsidR="00257D58" w:rsidRDefault="00257D58" w:rsidP="00257D58">
            <w:pPr>
              <w:pStyle w:val="XML1"/>
              <w:rPr>
                <w:ins w:id="3993" w:author="Thomas Dietz" w:date="2012-08-13T13:38:00Z"/>
              </w:rPr>
            </w:pPr>
            <w:ins w:id="3994" w:author="Thomas Dietz" w:date="2012-08-13T13:38:00Z">
              <w:r>
                <w:t xml:space="preserve">        description "A resource identifier of a flow table of the </w:t>
              </w:r>
            </w:ins>
          </w:p>
          <w:p w14:paraId="18E55C55" w14:textId="77777777" w:rsidR="00257D58" w:rsidRDefault="00257D58" w:rsidP="00257D58">
            <w:pPr>
              <w:pStyle w:val="XML1"/>
              <w:rPr>
                <w:ins w:id="3995" w:author="Thomas Dietz" w:date="2012-08-13T13:38:00Z"/>
              </w:rPr>
            </w:pPr>
            <w:ins w:id="3996" w:author="Thomas Dietz" w:date="2012-08-13T13:38:00Z">
              <w:r>
                <w:t xml:space="preserve">          OpenFlow Capable Switch that the OpenFlow Logical Switch </w:t>
              </w:r>
            </w:ins>
          </w:p>
          <w:p w14:paraId="3213EE6A" w14:textId="77777777" w:rsidR="00257D58" w:rsidRDefault="00257D58" w:rsidP="00257D58">
            <w:pPr>
              <w:pStyle w:val="XML1"/>
              <w:rPr>
                <w:ins w:id="3997" w:author="Thomas Dietz" w:date="2012-08-13T13:38:00Z"/>
              </w:rPr>
            </w:pPr>
            <w:ins w:id="3998" w:author="Thomas Dietz" w:date="2012-08-13T13:38:00Z">
              <w:r>
                <w:t xml:space="preserve">          has exclusive access to.</w:t>
              </w:r>
            </w:ins>
          </w:p>
          <w:p w14:paraId="41AE2190" w14:textId="77777777" w:rsidR="00257D58" w:rsidRDefault="00257D58" w:rsidP="00257D58">
            <w:pPr>
              <w:pStyle w:val="XML1"/>
              <w:rPr>
                <w:ins w:id="3999" w:author="Thomas Dietz" w:date="2012-08-13T13:38:00Z"/>
              </w:rPr>
            </w:pPr>
          </w:p>
          <w:p w14:paraId="504A6EF9" w14:textId="77777777" w:rsidR="00257D58" w:rsidRDefault="00257D58" w:rsidP="00257D58">
            <w:pPr>
              <w:pStyle w:val="XML1"/>
              <w:rPr>
                <w:ins w:id="4000" w:author="Thomas Dietz" w:date="2012-08-13T13:38:00Z"/>
              </w:rPr>
            </w:pPr>
            <w:ins w:id="4001" w:author="Thomas Dietz" w:date="2012-08-13T13:38:00Z">
              <w:r>
                <w:t xml:space="preserve">          The elements in this list MUST refer to elements at the</w:t>
              </w:r>
            </w:ins>
          </w:p>
          <w:p w14:paraId="5290223E" w14:textId="77777777" w:rsidR="00257D58" w:rsidRDefault="00257D58" w:rsidP="00257D58">
            <w:pPr>
              <w:pStyle w:val="XML1"/>
              <w:rPr>
                <w:ins w:id="4002" w:author="Thomas Dietz" w:date="2012-08-13T13:38:00Z"/>
              </w:rPr>
            </w:pPr>
            <w:ins w:id="4003" w:author="Thomas Dietz" w:date="2012-08-13T13:38:00Z">
              <w:r>
                <w:lastRenderedPageBreak/>
                <w:t xml:space="preserve">          following path:</w:t>
              </w:r>
            </w:ins>
          </w:p>
          <w:p w14:paraId="7E7E91EA" w14:textId="77777777" w:rsidR="00257D58" w:rsidRDefault="00257D58" w:rsidP="00257D58">
            <w:pPr>
              <w:pStyle w:val="XML1"/>
              <w:rPr>
                <w:ins w:id="4004" w:author="Thomas Dietz" w:date="2012-08-13T13:38:00Z"/>
              </w:rPr>
            </w:pPr>
            <w:ins w:id="4005" w:author="Thomas Dietz" w:date="2012-08-13T13:38:00Z">
              <w:r>
                <w:t xml:space="preserve">            /capable-switch/resources/flow-table/resource-id</w:t>
              </w:r>
            </w:ins>
          </w:p>
          <w:p w14:paraId="58B0C5B4" w14:textId="77777777" w:rsidR="00257D58" w:rsidRDefault="00257D58" w:rsidP="00257D58">
            <w:pPr>
              <w:pStyle w:val="XML1"/>
              <w:rPr>
                <w:ins w:id="4006" w:author="Thomas Dietz" w:date="2012-08-13T13:38:00Z"/>
              </w:rPr>
            </w:pPr>
          </w:p>
          <w:p w14:paraId="109D626F" w14:textId="77777777" w:rsidR="00257D58" w:rsidRDefault="00257D58" w:rsidP="00257D58">
            <w:pPr>
              <w:pStyle w:val="XML1"/>
              <w:rPr>
                <w:ins w:id="4007" w:author="Thomas Dietz" w:date="2012-08-13T13:38:00Z"/>
              </w:rPr>
            </w:pPr>
            <w:ins w:id="4008" w:author="Thomas Dietz" w:date="2012-08-13T13:38:00Z">
              <w:r>
                <w:t xml:space="preserve">          Elements in this list MUST be unique. This means each</w:t>
              </w:r>
            </w:ins>
          </w:p>
          <w:p w14:paraId="00D60037" w14:textId="77777777" w:rsidR="00257D58" w:rsidRDefault="00257D58" w:rsidP="00257D58">
            <w:pPr>
              <w:pStyle w:val="XML1"/>
              <w:rPr>
                <w:ins w:id="4009" w:author="Thomas Dietz" w:date="2012-08-13T13:38:00Z"/>
              </w:rPr>
            </w:pPr>
            <w:ins w:id="4010" w:author="Thomas Dietz" w:date="2012-08-13T13:38:00Z">
              <w:r>
                <w:t xml:space="preserve">          flow-table element can only be referenced once.";</w:t>
              </w:r>
            </w:ins>
          </w:p>
          <w:p w14:paraId="2CD2E0D3" w14:textId="77777777" w:rsidR="00257D58" w:rsidRDefault="00257D58" w:rsidP="00257D58">
            <w:pPr>
              <w:pStyle w:val="XML1"/>
              <w:rPr>
                <w:ins w:id="4011" w:author="Thomas Dietz" w:date="2012-08-13T13:38:00Z"/>
              </w:rPr>
            </w:pPr>
            <w:ins w:id="4012" w:author="Thomas Dietz" w:date="2012-08-13T13:38:00Z">
              <w:r>
                <w:t xml:space="preserve">      }</w:t>
              </w:r>
            </w:ins>
          </w:p>
          <w:p w14:paraId="3107C3E3" w14:textId="77777777" w:rsidR="00257D58" w:rsidRDefault="00257D58" w:rsidP="00257D58">
            <w:pPr>
              <w:pStyle w:val="XML1"/>
              <w:rPr>
                <w:ins w:id="4013" w:author="Thomas Dietz" w:date="2012-08-13T13:38:00Z"/>
              </w:rPr>
            </w:pPr>
            <w:ins w:id="4014" w:author="Thomas Dietz" w:date="2012-08-13T13:38:00Z">
              <w:r>
                <w:t xml:space="preserve">    }</w:t>
              </w:r>
            </w:ins>
          </w:p>
          <w:p w14:paraId="79D68058" w14:textId="77777777" w:rsidR="00F86237" w:rsidRDefault="00257D58" w:rsidP="00257D58">
            <w:pPr>
              <w:pStyle w:val="XML1"/>
              <w:rPr>
                <w:ins w:id="4015" w:author="Thomas Dietz" w:date="2012-08-13T14:53:00Z"/>
              </w:rPr>
            </w:pPr>
            <w:ins w:id="4016" w:author="Thomas Dietz" w:date="2012-08-13T13:38:00Z">
              <w:r>
                <w:t xml:space="preserve">  }</w:t>
              </w:r>
            </w:ins>
          </w:p>
          <w:p w14:paraId="35069A71" w14:textId="77777777" w:rsidR="0004515F" w:rsidRDefault="0004515F" w:rsidP="00257D58">
            <w:pPr>
              <w:pStyle w:val="XML1"/>
              <w:rPr>
                <w:ins w:id="4017" w:author="Thomas Dietz" w:date="2012-08-13T14:53:00Z"/>
              </w:rPr>
            </w:pPr>
          </w:p>
          <w:p w14:paraId="3F6C4994" w14:textId="77777777" w:rsidR="0004515F" w:rsidRDefault="0004515F" w:rsidP="0004515F">
            <w:pPr>
              <w:pStyle w:val="XML1"/>
              <w:rPr>
                <w:ins w:id="4018" w:author="Thomas Dietz" w:date="2012-08-13T14:53:00Z"/>
              </w:rPr>
            </w:pPr>
            <w:ins w:id="4019" w:author="Thomas Dietz" w:date="2012-08-13T14:53:00Z">
              <w:r>
                <w:t xml:space="preserve">  typedef datapath-id-type {</w:t>
              </w:r>
            </w:ins>
          </w:p>
          <w:p w14:paraId="384F88B6" w14:textId="77777777" w:rsidR="0004515F" w:rsidRDefault="0004515F" w:rsidP="0004515F">
            <w:pPr>
              <w:pStyle w:val="XML1"/>
              <w:rPr>
                <w:ins w:id="4020" w:author="Thomas Dietz" w:date="2012-08-13T14:53:00Z"/>
              </w:rPr>
            </w:pPr>
            <w:ins w:id="4021" w:author="Thomas Dietz" w:date="2012-08-13T14:53:00Z">
              <w:r>
                <w:t xml:space="preserve">    type string {</w:t>
              </w:r>
            </w:ins>
          </w:p>
          <w:p w14:paraId="5E3C85B5" w14:textId="77777777" w:rsidR="0004515F" w:rsidRDefault="0004515F" w:rsidP="0004515F">
            <w:pPr>
              <w:pStyle w:val="XML1"/>
              <w:rPr>
                <w:ins w:id="4022" w:author="Thomas Dietz" w:date="2012-08-13T14:53:00Z"/>
              </w:rPr>
            </w:pPr>
            <w:ins w:id="4023" w:author="Thomas Dietz" w:date="2012-08-13T14:53:00Z">
              <w:r>
                <w:t xml:space="preserve">      pattern '[0-9a-fA-F]{2}(:[0-9a-fA-F]{2}){7}';</w:t>
              </w:r>
            </w:ins>
          </w:p>
          <w:p w14:paraId="52E2578E" w14:textId="77777777" w:rsidR="0004515F" w:rsidRDefault="0004515F" w:rsidP="0004515F">
            <w:pPr>
              <w:pStyle w:val="XML1"/>
              <w:rPr>
                <w:ins w:id="4024" w:author="Thomas Dietz" w:date="2012-08-13T14:53:00Z"/>
              </w:rPr>
            </w:pPr>
            <w:ins w:id="4025" w:author="Thomas Dietz" w:date="2012-08-13T14:53:00Z">
              <w:r>
                <w:t xml:space="preserve">    }</w:t>
              </w:r>
            </w:ins>
          </w:p>
          <w:p w14:paraId="5045C484" w14:textId="77777777" w:rsidR="0004515F" w:rsidRDefault="0004515F" w:rsidP="0004515F">
            <w:pPr>
              <w:pStyle w:val="XML1"/>
              <w:rPr>
                <w:ins w:id="4026" w:author="Thomas Dietz" w:date="2012-08-13T14:53:00Z"/>
              </w:rPr>
            </w:pPr>
            <w:ins w:id="4027" w:author="Thomas Dietz" w:date="2012-08-13T14:53:00Z">
              <w:r>
                <w:t xml:space="preserve">    description "The datapath-id type represents an OpenFlow</w:t>
              </w:r>
            </w:ins>
          </w:p>
          <w:p w14:paraId="1F90E54E" w14:textId="77777777" w:rsidR="0004515F" w:rsidRDefault="0004515F" w:rsidP="0004515F">
            <w:pPr>
              <w:pStyle w:val="XML1"/>
              <w:rPr>
                <w:ins w:id="4028" w:author="Thomas Dietz" w:date="2012-08-13T14:53:00Z"/>
              </w:rPr>
            </w:pPr>
            <w:ins w:id="4029" w:author="Thomas Dietz" w:date="2012-08-13T14:53:00Z">
              <w:r>
                <w:t xml:space="preserve">      datapath identifier.";</w:t>
              </w:r>
            </w:ins>
          </w:p>
          <w:p w14:paraId="2F0316B1" w14:textId="14B9A3A7" w:rsidR="0004515F" w:rsidRPr="009F1B7D" w:rsidRDefault="0004515F" w:rsidP="0004515F">
            <w:pPr>
              <w:pStyle w:val="XML1"/>
            </w:pPr>
            <w:ins w:id="4030" w:author="Thomas Dietz" w:date="2012-08-13T14:53:00Z">
              <w:r>
                <w:t xml:space="preserve">  }</w:t>
              </w:r>
            </w:ins>
          </w:p>
        </w:tc>
      </w:tr>
    </w:tbl>
    <w:p w14:paraId="4F99CBD6" w14:textId="77777777" w:rsidR="00D8113B" w:rsidRDefault="00D8113B" w:rsidP="00D8113B">
      <w:pPr>
        <w:pStyle w:val="Heading2"/>
      </w:pPr>
      <w:bookmarkStart w:id="4031" w:name="_Ref320556201"/>
      <w:bookmarkStart w:id="4032" w:name="_Toc333403884"/>
      <w:r>
        <w:lastRenderedPageBreak/>
        <w:t xml:space="preserve">Logical </w:t>
      </w:r>
      <w:r w:rsidRPr="0082590C">
        <w:t>Switch</w:t>
      </w:r>
      <w:r>
        <w:t xml:space="preserve"> Capabilities</w:t>
      </w:r>
      <w:bookmarkEnd w:id="4031"/>
      <w:bookmarkEnd w:id="4032"/>
    </w:p>
    <w:p w14:paraId="5A2DC302" w14:textId="77777777" w:rsidR="00D8113B" w:rsidRDefault="00D8113B" w:rsidP="00D8113B">
      <w:pPr>
        <w:pStyle w:val="Heading3"/>
      </w:pPr>
      <w:bookmarkStart w:id="4033" w:name="_Toc333403885"/>
      <w:r>
        <w:t>UML Diagram</w:t>
      </w:r>
      <w:bookmarkEnd w:id="4033"/>
    </w:p>
    <w:p w14:paraId="6376345E" w14:textId="28853628" w:rsidR="00AF1D6D" w:rsidRDefault="00AF1D6D" w:rsidP="00AF1D6D">
      <w:pPr>
        <w:jc w:val="center"/>
      </w:pPr>
      <w:r>
        <w:object w:dxaOrig="6040" w:dyaOrig="6895" w14:anchorId="71B78564">
          <v:shape id="_x0000_i1032" type="#_x0000_t75" style="width:298.8pt;height:346.2pt" o:ole="">
            <v:imagedata r:id="rId26" o:title=""/>
          </v:shape>
          <o:OLEObject Type="Embed" ProgID="Visio.Drawing.11" ShapeID="_x0000_i1032" DrawAspect="Content" ObjectID="_1407242432" r:id="rId27"/>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4034" w:name="_Toc333403886"/>
      <w:r>
        <w:lastRenderedPageBreak/>
        <w:t>XML Schema</w:t>
      </w:r>
      <w:bookmarkEnd w:id="4034"/>
    </w:p>
    <w:tbl>
      <w:tblPr>
        <w:tblStyle w:val="XMLtable"/>
        <w:tblW w:w="5000" w:type="pct"/>
        <w:tblLook w:val="04A0" w:firstRow="1" w:lastRow="0" w:firstColumn="1" w:lastColumn="0" w:noHBand="0" w:noVBand="1"/>
        <w:tblPrChange w:id="4035" w:author="Thomas Dietz" w:date="2012-08-13T14:50:00Z">
          <w:tblPr>
            <w:tblStyle w:val="TableGrid"/>
            <w:tblW w:w="0" w:type="auto"/>
            <w:tblInd w:w="378" w:type="dxa"/>
            <w:shd w:val="clear" w:color="auto" w:fill="C8FCCD"/>
            <w:tblLook w:val="04A0" w:firstRow="1" w:lastRow="0" w:firstColumn="1" w:lastColumn="0" w:noHBand="0" w:noVBand="1"/>
          </w:tblPr>
        </w:tblPrChange>
      </w:tblPr>
      <w:tblGrid>
        <w:gridCol w:w="9474"/>
        <w:tblGridChange w:id="4036">
          <w:tblGrid>
            <w:gridCol w:w="8820"/>
          </w:tblGrid>
        </w:tblGridChange>
      </w:tblGrid>
      <w:tr w:rsidR="00D8113B" w:rsidRPr="009F1B7D" w14:paraId="05370D03" w14:textId="77777777" w:rsidTr="00A00ED4">
        <w:tc>
          <w:tcPr>
            <w:tcW w:w="5000" w:type="pct"/>
            <w:tcPrChange w:id="4037" w:author="Thomas Dietz" w:date="2012-08-13T14:50:00Z">
              <w:tcPr>
                <w:tcW w:w="8820" w:type="dxa"/>
                <w:shd w:val="clear" w:color="auto" w:fill="C8FCCD"/>
              </w:tcPr>
            </w:tcPrChange>
          </w:tcPr>
          <w:p w14:paraId="76755537" w14:textId="18D8E3FC" w:rsidR="00D8113B" w:rsidRPr="00A00ED4" w:rsidDel="00860C7A" w:rsidRDefault="00D8113B" w:rsidP="00D8113B">
            <w:pPr>
              <w:pStyle w:val="XML1"/>
              <w:rPr>
                <w:del w:id="4038" w:author="Thomas Dietz" w:date="2012-08-13T13:40:00Z"/>
              </w:rPr>
            </w:pPr>
            <w:del w:id="4039" w:author="Thomas Dietz" w:date="2012-08-13T13:40:00Z">
              <w:r w:rsidRPr="001D1E49" w:rsidDel="00860C7A">
                <w:delText>&lt;xs:complexType name="OFLogicalSw</w:delText>
              </w:r>
              <w:r w:rsidRPr="00A00ED4" w:rsidDel="00860C7A">
                <w:delText>itchCapabilitiesType"&gt;</w:delText>
              </w:r>
            </w:del>
          </w:p>
          <w:p w14:paraId="0E531A9E" w14:textId="7A1EE024" w:rsidR="00D8113B" w:rsidRPr="00A00ED4" w:rsidDel="00860C7A" w:rsidRDefault="00D8113B" w:rsidP="00781A6A">
            <w:pPr>
              <w:pStyle w:val="XML2"/>
              <w:rPr>
                <w:del w:id="4040" w:author="Thomas Dietz" w:date="2012-08-13T13:40:00Z"/>
              </w:rPr>
            </w:pPr>
            <w:del w:id="4041" w:author="Thomas Dietz" w:date="2012-08-13T13:40:00Z">
              <w:r w:rsidRPr="00A00ED4" w:rsidDel="00860C7A">
                <w:delText>&lt;xs:sequence&gt;</w:delText>
              </w:r>
            </w:del>
          </w:p>
          <w:p w14:paraId="2530C7C9" w14:textId="0D89B600" w:rsidR="00D8113B" w:rsidRPr="00A00ED4" w:rsidDel="00860C7A" w:rsidRDefault="00D8113B" w:rsidP="00781A6A">
            <w:pPr>
              <w:pStyle w:val="XML3"/>
              <w:rPr>
                <w:del w:id="4042" w:author="Thomas Dietz" w:date="2012-08-13T13:40:00Z"/>
              </w:rPr>
            </w:pPr>
            <w:del w:id="4043" w:author="Thomas Dietz" w:date="2012-08-13T13:40:00Z">
              <w:r w:rsidRPr="00A00ED4" w:rsidDel="00860C7A">
                <w:delText>&lt;xs:element name="max-buffered-packets" type="xs:integer"&gt;</w:delText>
              </w:r>
            </w:del>
          </w:p>
          <w:p w14:paraId="5B6D4030" w14:textId="7717C748" w:rsidR="00D8113B" w:rsidRPr="00A00ED4" w:rsidDel="00860C7A" w:rsidRDefault="00D8113B" w:rsidP="00781A6A">
            <w:pPr>
              <w:pStyle w:val="XML4"/>
              <w:rPr>
                <w:del w:id="4044" w:author="Thomas Dietz" w:date="2012-08-13T13:40:00Z"/>
              </w:rPr>
            </w:pPr>
            <w:del w:id="4045" w:author="Thomas Dietz" w:date="2012-08-13T13:40:00Z">
              <w:r w:rsidRPr="00A00ED4" w:rsidDel="00860C7A">
                <w:delText>&lt;xs:annotation&gt;</w:delText>
              </w:r>
            </w:del>
          </w:p>
          <w:p w14:paraId="1B61FBF8" w14:textId="03CCD689" w:rsidR="00D8113B" w:rsidRPr="00A00ED4" w:rsidDel="00860C7A" w:rsidRDefault="00D8113B" w:rsidP="00781A6A">
            <w:pPr>
              <w:pStyle w:val="XML5"/>
              <w:rPr>
                <w:del w:id="4046" w:author="Thomas Dietz" w:date="2012-08-13T13:40:00Z"/>
              </w:rPr>
            </w:pPr>
            <w:del w:id="4047" w:author="Thomas Dietz" w:date="2012-08-13T13:40:00Z">
              <w:r w:rsidRPr="00A00ED4" w:rsidDel="00860C7A">
                <w:delText>&lt;xs:documentation&gt;The maximum number of packets the switch can buffer when sending packets to the controller using packet-in messages. See OpenFlow protocol 1.2 section A.3.1</w:delText>
              </w:r>
            </w:del>
          </w:p>
          <w:p w14:paraId="190C14F7" w14:textId="644F0768" w:rsidR="00D8113B" w:rsidRPr="00A00ED4" w:rsidDel="00860C7A" w:rsidRDefault="00D8113B" w:rsidP="00781A6A">
            <w:pPr>
              <w:pStyle w:val="XML5"/>
              <w:rPr>
                <w:del w:id="4048" w:author="Thomas Dietz" w:date="2012-08-13T13:40:00Z"/>
              </w:rPr>
            </w:pPr>
            <w:del w:id="4049" w:author="Thomas Dietz" w:date="2012-08-13T13:40:00Z">
              <w:r w:rsidRPr="00A00ED4" w:rsidDel="00860C7A">
                <w:delText>&lt;/xs:documentation&gt;</w:delText>
              </w:r>
            </w:del>
          </w:p>
          <w:p w14:paraId="7F8D0039" w14:textId="46DBFF1E" w:rsidR="00D8113B" w:rsidRPr="00A00ED4" w:rsidDel="00860C7A" w:rsidRDefault="00D8113B" w:rsidP="00781A6A">
            <w:pPr>
              <w:pStyle w:val="XML4"/>
              <w:rPr>
                <w:del w:id="4050" w:author="Thomas Dietz" w:date="2012-08-13T13:40:00Z"/>
              </w:rPr>
            </w:pPr>
            <w:del w:id="4051" w:author="Thomas Dietz" w:date="2012-08-13T13:40:00Z">
              <w:r w:rsidRPr="00A00ED4" w:rsidDel="00860C7A">
                <w:delText>&lt;/xs:annotation&gt;</w:delText>
              </w:r>
            </w:del>
          </w:p>
          <w:p w14:paraId="5F4E8942" w14:textId="00D6EFAE" w:rsidR="00D8113B" w:rsidRPr="00A00ED4" w:rsidDel="00860C7A" w:rsidRDefault="00D8113B" w:rsidP="00B16420">
            <w:pPr>
              <w:pStyle w:val="XML3"/>
              <w:rPr>
                <w:del w:id="4052" w:author="Thomas Dietz" w:date="2012-08-13T13:40:00Z"/>
              </w:rPr>
            </w:pPr>
            <w:del w:id="4053" w:author="Thomas Dietz" w:date="2012-08-13T13:40:00Z">
              <w:r w:rsidRPr="00A00ED4" w:rsidDel="00860C7A">
                <w:delText>&lt;/xs:element&gt;</w:delText>
              </w:r>
            </w:del>
          </w:p>
          <w:p w14:paraId="62F4A13C" w14:textId="50B58827" w:rsidR="00D8113B" w:rsidRPr="00A00ED4" w:rsidDel="00860C7A" w:rsidRDefault="00D8113B" w:rsidP="00B16420">
            <w:pPr>
              <w:pStyle w:val="XML3"/>
              <w:rPr>
                <w:del w:id="4054" w:author="Thomas Dietz" w:date="2012-08-13T13:40:00Z"/>
              </w:rPr>
            </w:pPr>
            <w:del w:id="4055" w:author="Thomas Dietz" w:date="2012-08-13T13:40:00Z">
              <w:r w:rsidRPr="00A00ED4" w:rsidDel="00860C7A">
                <w:delText>&lt;xs:element name="max-tables" type="xs:integer"&gt;</w:delText>
              </w:r>
            </w:del>
          </w:p>
          <w:p w14:paraId="5DDA6917" w14:textId="5F3524DF" w:rsidR="00D8113B" w:rsidRPr="00A00ED4" w:rsidDel="00860C7A" w:rsidRDefault="00D8113B" w:rsidP="00B16420">
            <w:pPr>
              <w:pStyle w:val="XML4"/>
              <w:rPr>
                <w:del w:id="4056" w:author="Thomas Dietz" w:date="2012-08-13T13:40:00Z"/>
              </w:rPr>
            </w:pPr>
            <w:del w:id="4057" w:author="Thomas Dietz" w:date="2012-08-13T13:40:00Z">
              <w:r w:rsidRPr="00A00ED4" w:rsidDel="00860C7A">
                <w:delText>&lt;xs:annotation&gt;</w:delText>
              </w:r>
            </w:del>
          </w:p>
          <w:p w14:paraId="24714402" w14:textId="33D138CE" w:rsidR="00D8113B" w:rsidRPr="00A00ED4" w:rsidDel="00860C7A" w:rsidRDefault="00D8113B" w:rsidP="00B16420">
            <w:pPr>
              <w:pStyle w:val="XML5"/>
              <w:rPr>
                <w:del w:id="4058" w:author="Thomas Dietz" w:date="2012-08-13T13:40:00Z"/>
              </w:rPr>
            </w:pPr>
            <w:del w:id="4059" w:author="Thomas Dietz" w:date="2012-08-13T13:40:00Z">
              <w:r w:rsidRPr="00A00ED4" w:rsidDel="00860C7A">
                <w:delText>&lt;xs:documentation&gt; The number of flow tables supported by the switch. See OpenFlow protocol 1.2 section A.3.1</w:delText>
              </w:r>
              <w:r w:rsidRPr="00A00ED4" w:rsidDel="00860C7A">
                <w:tab/>
              </w:r>
              <w:r w:rsidRPr="00A00ED4" w:rsidDel="00860C7A">
                <w:tab/>
              </w:r>
            </w:del>
          </w:p>
          <w:p w14:paraId="284AC224" w14:textId="7C7D044F" w:rsidR="00D8113B" w:rsidRPr="00A00ED4" w:rsidDel="00860C7A" w:rsidRDefault="00D8113B" w:rsidP="00B16420">
            <w:pPr>
              <w:pStyle w:val="XML5"/>
              <w:rPr>
                <w:del w:id="4060" w:author="Thomas Dietz" w:date="2012-08-13T13:40:00Z"/>
              </w:rPr>
            </w:pPr>
            <w:del w:id="4061" w:author="Thomas Dietz" w:date="2012-08-13T13:40:00Z">
              <w:r w:rsidRPr="00A00ED4" w:rsidDel="00860C7A">
                <w:delText>&lt;/xs:documentation&gt;</w:delText>
              </w:r>
            </w:del>
          </w:p>
          <w:p w14:paraId="5706A882" w14:textId="631B43DB" w:rsidR="00D8113B" w:rsidRPr="00A00ED4" w:rsidDel="00860C7A" w:rsidRDefault="00D8113B" w:rsidP="00B16420">
            <w:pPr>
              <w:pStyle w:val="XML4"/>
              <w:rPr>
                <w:del w:id="4062" w:author="Thomas Dietz" w:date="2012-08-13T13:40:00Z"/>
              </w:rPr>
            </w:pPr>
            <w:del w:id="4063" w:author="Thomas Dietz" w:date="2012-08-13T13:40:00Z">
              <w:r w:rsidRPr="00A00ED4" w:rsidDel="00860C7A">
                <w:delText>&lt;/xs:annotation&gt;</w:delText>
              </w:r>
            </w:del>
          </w:p>
          <w:p w14:paraId="357B5D5E" w14:textId="28071DD3" w:rsidR="00D8113B" w:rsidRPr="00A00ED4" w:rsidDel="00860C7A" w:rsidRDefault="00D8113B" w:rsidP="00B16420">
            <w:pPr>
              <w:pStyle w:val="XML3"/>
              <w:rPr>
                <w:del w:id="4064" w:author="Thomas Dietz" w:date="2012-08-13T13:40:00Z"/>
              </w:rPr>
            </w:pPr>
            <w:del w:id="4065" w:author="Thomas Dietz" w:date="2012-08-13T13:40:00Z">
              <w:r w:rsidRPr="00A00ED4" w:rsidDel="00860C7A">
                <w:delText>&lt;/xs:element&gt;</w:delText>
              </w:r>
            </w:del>
          </w:p>
          <w:p w14:paraId="58B9A654" w14:textId="340FE565" w:rsidR="00D8113B" w:rsidRPr="00A00ED4" w:rsidDel="00860C7A" w:rsidRDefault="00D8113B" w:rsidP="00B16420">
            <w:pPr>
              <w:pStyle w:val="XML3"/>
              <w:rPr>
                <w:del w:id="4066" w:author="Thomas Dietz" w:date="2012-08-13T13:40:00Z"/>
              </w:rPr>
            </w:pPr>
            <w:del w:id="4067" w:author="Thomas Dietz" w:date="2012-08-13T13:40:00Z">
              <w:r w:rsidRPr="00A00ED4" w:rsidDel="00860C7A">
                <w:delText>&lt;xs:element name="max-ports" type="xs:integer"&gt;</w:delText>
              </w:r>
            </w:del>
          </w:p>
          <w:p w14:paraId="652ED3C8" w14:textId="60E020F1" w:rsidR="00D8113B" w:rsidRPr="00A00ED4" w:rsidDel="00860C7A" w:rsidRDefault="00D8113B" w:rsidP="00B16420">
            <w:pPr>
              <w:pStyle w:val="XML4"/>
              <w:rPr>
                <w:del w:id="4068" w:author="Thomas Dietz" w:date="2012-08-13T13:40:00Z"/>
              </w:rPr>
            </w:pPr>
            <w:del w:id="4069" w:author="Thomas Dietz" w:date="2012-08-13T13:40:00Z">
              <w:r w:rsidRPr="00A00ED4" w:rsidDel="00860C7A">
                <w:delText>&lt;xs:annotation&gt;</w:delText>
              </w:r>
            </w:del>
          </w:p>
          <w:p w14:paraId="49A07E0D" w14:textId="115CA1CF" w:rsidR="00D8113B" w:rsidRPr="00A00ED4" w:rsidDel="00860C7A" w:rsidRDefault="00D8113B" w:rsidP="00B16420">
            <w:pPr>
              <w:pStyle w:val="XML5"/>
              <w:rPr>
                <w:del w:id="4070" w:author="Thomas Dietz" w:date="2012-08-13T13:40:00Z"/>
              </w:rPr>
            </w:pPr>
            <w:del w:id="4071" w:author="Thomas Dietz" w:date="2012-08-13T13:40:00Z">
              <w:r w:rsidRPr="00A00ED4" w:rsidDel="00860C7A">
                <w:delText>&lt;xs:documentation&gt; The number of ports supported by the switch. See OpenFlow protocol 1.2 section A.3.1</w:delText>
              </w:r>
              <w:r w:rsidRPr="00A00ED4" w:rsidDel="00860C7A">
                <w:tab/>
              </w:r>
              <w:r w:rsidRPr="00A00ED4" w:rsidDel="00860C7A">
                <w:tab/>
              </w:r>
            </w:del>
          </w:p>
          <w:p w14:paraId="2D10A55F" w14:textId="29B83706" w:rsidR="00D8113B" w:rsidRPr="00A00ED4" w:rsidDel="00860C7A" w:rsidRDefault="00D8113B" w:rsidP="00B16420">
            <w:pPr>
              <w:pStyle w:val="XML5"/>
              <w:rPr>
                <w:del w:id="4072" w:author="Thomas Dietz" w:date="2012-08-13T13:40:00Z"/>
              </w:rPr>
            </w:pPr>
            <w:del w:id="4073" w:author="Thomas Dietz" w:date="2012-08-13T13:40:00Z">
              <w:r w:rsidRPr="00A00ED4" w:rsidDel="00860C7A">
                <w:delText>&lt;/xs:documentation&gt;</w:delText>
              </w:r>
            </w:del>
          </w:p>
          <w:p w14:paraId="72A4EF85" w14:textId="451DDCBD" w:rsidR="00D8113B" w:rsidRPr="00A00ED4" w:rsidDel="00860C7A" w:rsidRDefault="00D8113B" w:rsidP="00B16420">
            <w:pPr>
              <w:pStyle w:val="XML4"/>
              <w:rPr>
                <w:del w:id="4074" w:author="Thomas Dietz" w:date="2012-08-13T13:40:00Z"/>
              </w:rPr>
            </w:pPr>
            <w:del w:id="4075" w:author="Thomas Dietz" w:date="2012-08-13T13:40:00Z">
              <w:r w:rsidRPr="00A00ED4" w:rsidDel="00860C7A">
                <w:delText>&lt;/xs:annotation&gt;</w:delText>
              </w:r>
            </w:del>
          </w:p>
          <w:p w14:paraId="3C85C27E" w14:textId="25AA13A1" w:rsidR="00D8113B" w:rsidRPr="00A00ED4" w:rsidDel="00860C7A" w:rsidRDefault="00D8113B" w:rsidP="00B16420">
            <w:pPr>
              <w:pStyle w:val="XML3"/>
              <w:rPr>
                <w:del w:id="4076" w:author="Thomas Dietz" w:date="2012-08-13T13:40:00Z"/>
              </w:rPr>
            </w:pPr>
            <w:del w:id="4077" w:author="Thomas Dietz" w:date="2012-08-13T13:40:00Z">
              <w:r w:rsidRPr="00A00ED4" w:rsidDel="00860C7A">
                <w:delText>&lt;/xs:element&gt;</w:delText>
              </w:r>
            </w:del>
          </w:p>
          <w:p w14:paraId="72833B4E" w14:textId="08BFE095" w:rsidR="00D8113B" w:rsidRPr="00A00ED4" w:rsidDel="00860C7A" w:rsidRDefault="00D8113B" w:rsidP="00B16420">
            <w:pPr>
              <w:pStyle w:val="XML3"/>
              <w:rPr>
                <w:del w:id="4078" w:author="Thomas Dietz" w:date="2012-08-13T13:40:00Z"/>
              </w:rPr>
            </w:pPr>
            <w:del w:id="4079" w:author="Thomas Dietz" w:date="2012-08-13T13:40:00Z">
              <w:r w:rsidRPr="00A00ED4" w:rsidDel="00860C7A">
                <w:delText>&lt;xs:element name="flow-statistics" type="xs:boolean"&gt;</w:delText>
              </w:r>
            </w:del>
          </w:p>
          <w:p w14:paraId="2F870FE1" w14:textId="4417667B" w:rsidR="00D8113B" w:rsidRPr="00A00ED4" w:rsidDel="00860C7A" w:rsidRDefault="00D8113B" w:rsidP="00B16420">
            <w:pPr>
              <w:pStyle w:val="XML4"/>
              <w:rPr>
                <w:del w:id="4080" w:author="Thomas Dietz" w:date="2012-08-13T13:40:00Z"/>
              </w:rPr>
            </w:pPr>
            <w:del w:id="4081" w:author="Thomas Dietz" w:date="2012-08-13T13:40:00Z">
              <w:r w:rsidRPr="00A00ED4" w:rsidDel="00860C7A">
                <w:delText>&lt;xs:annotation&gt;</w:delText>
              </w:r>
            </w:del>
          </w:p>
          <w:p w14:paraId="1BB47ED2" w14:textId="50C358EB" w:rsidR="00D8113B" w:rsidRPr="00A00ED4" w:rsidDel="00860C7A" w:rsidRDefault="00D8113B" w:rsidP="00B16420">
            <w:pPr>
              <w:pStyle w:val="XML5"/>
              <w:rPr>
                <w:del w:id="4082" w:author="Thomas Dietz" w:date="2012-08-13T13:40:00Z"/>
              </w:rPr>
            </w:pPr>
            <w:del w:id="4083" w:author="Thomas Dietz" w:date="2012-08-13T13:40:00Z">
              <w:r w:rsidRPr="00A00ED4" w:rsidDel="00860C7A">
                <w:delText>&lt;xs:documentation&gt; Whether the switch supports flow statistics. See OpenFlow protocol 1.2 section A.3.1</w:delText>
              </w:r>
              <w:r w:rsidRPr="00A00ED4" w:rsidDel="00860C7A">
                <w:tab/>
              </w:r>
              <w:r w:rsidRPr="00A00ED4" w:rsidDel="00860C7A">
                <w:tab/>
              </w:r>
            </w:del>
          </w:p>
          <w:p w14:paraId="767202D8" w14:textId="71372036" w:rsidR="00D8113B" w:rsidRPr="00A00ED4" w:rsidDel="00860C7A" w:rsidRDefault="00D8113B" w:rsidP="00B16420">
            <w:pPr>
              <w:pStyle w:val="XML5"/>
              <w:rPr>
                <w:del w:id="4084" w:author="Thomas Dietz" w:date="2012-08-13T13:40:00Z"/>
              </w:rPr>
            </w:pPr>
            <w:del w:id="4085" w:author="Thomas Dietz" w:date="2012-08-13T13:40:00Z">
              <w:r w:rsidRPr="00A00ED4" w:rsidDel="00860C7A">
                <w:delText>&lt;/xs:documentation&gt;</w:delText>
              </w:r>
            </w:del>
          </w:p>
          <w:p w14:paraId="0EE42064" w14:textId="6ADBA695" w:rsidR="00D8113B" w:rsidRPr="00A00ED4" w:rsidDel="00860C7A" w:rsidRDefault="00D8113B" w:rsidP="00B16420">
            <w:pPr>
              <w:pStyle w:val="XML4"/>
              <w:rPr>
                <w:del w:id="4086" w:author="Thomas Dietz" w:date="2012-08-13T13:40:00Z"/>
              </w:rPr>
            </w:pPr>
            <w:del w:id="4087" w:author="Thomas Dietz" w:date="2012-08-13T13:40:00Z">
              <w:r w:rsidRPr="00A00ED4" w:rsidDel="00860C7A">
                <w:delText>&lt;/xs:annotation&gt;</w:delText>
              </w:r>
            </w:del>
          </w:p>
          <w:p w14:paraId="60BB62FC" w14:textId="0792A2C9" w:rsidR="00D8113B" w:rsidRPr="00A00ED4" w:rsidDel="00860C7A" w:rsidRDefault="00D8113B" w:rsidP="00B16420">
            <w:pPr>
              <w:pStyle w:val="XML3"/>
              <w:rPr>
                <w:del w:id="4088" w:author="Thomas Dietz" w:date="2012-08-13T13:40:00Z"/>
              </w:rPr>
            </w:pPr>
            <w:del w:id="4089" w:author="Thomas Dietz" w:date="2012-08-13T13:40:00Z">
              <w:r w:rsidRPr="00A00ED4" w:rsidDel="00860C7A">
                <w:delText>&lt;/xs:element&gt;</w:delText>
              </w:r>
            </w:del>
          </w:p>
          <w:p w14:paraId="0FD14267" w14:textId="65E31DD3" w:rsidR="00D8113B" w:rsidRPr="00A00ED4" w:rsidDel="00860C7A" w:rsidRDefault="00D8113B" w:rsidP="00B16420">
            <w:pPr>
              <w:pStyle w:val="XML3"/>
              <w:rPr>
                <w:del w:id="4090" w:author="Thomas Dietz" w:date="2012-08-13T13:40:00Z"/>
              </w:rPr>
            </w:pPr>
            <w:del w:id="4091" w:author="Thomas Dietz" w:date="2012-08-13T13:40:00Z">
              <w:r w:rsidRPr="00A00ED4" w:rsidDel="00860C7A">
                <w:delText>&lt;xs:element name="table-statistics" type="xs:boolean"&gt;</w:delText>
              </w:r>
            </w:del>
          </w:p>
          <w:p w14:paraId="69ED2FA0" w14:textId="54FC1A5E" w:rsidR="00D8113B" w:rsidRPr="00A00ED4" w:rsidDel="00860C7A" w:rsidRDefault="00D8113B" w:rsidP="00613003">
            <w:pPr>
              <w:pStyle w:val="XML4"/>
              <w:rPr>
                <w:del w:id="4092" w:author="Thomas Dietz" w:date="2012-08-13T13:40:00Z"/>
              </w:rPr>
            </w:pPr>
            <w:del w:id="4093" w:author="Thomas Dietz" w:date="2012-08-13T13:40:00Z">
              <w:r w:rsidRPr="00A00ED4" w:rsidDel="00860C7A">
                <w:delText>&lt;xs:annotation&gt;</w:delText>
              </w:r>
            </w:del>
          </w:p>
          <w:p w14:paraId="47F3B657" w14:textId="668C6582" w:rsidR="00D8113B" w:rsidRPr="00A00ED4" w:rsidDel="00860C7A" w:rsidRDefault="00D8113B" w:rsidP="00613003">
            <w:pPr>
              <w:pStyle w:val="XML5"/>
              <w:rPr>
                <w:del w:id="4094" w:author="Thomas Dietz" w:date="2012-08-13T13:40:00Z"/>
              </w:rPr>
            </w:pPr>
            <w:del w:id="4095" w:author="Thomas Dietz" w:date="2012-08-13T13:40:00Z">
              <w:r w:rsidRPr="00A00ED4" w:rsidDel="00860C7A">
                <w:delText>&lt;xs:documentation&gt; Whether the switch supports table statistics. See OpenFlow protocol 1.2 section A.3.1</w:delText>
              </w:r>
              <w:r w:rsidRPr="00A00ED4" w:rsidDel="00860C7A">
                <w:tab/>
              </w:r>
              <w:r w:rsidRPr="00A00ED4" w:rsidDel="00860C7A">
                <w:tab/>
              </w:r>
            </w:del>
          </w:p>
          <w:p w14:paraId="6BA706C3" w14:textId="331F1281" w:rsidR="00D8113B" w:rsidRPr="00A00ED4" w:rsidDel="00860C7A" w:rsidRDefault="00D8113B" w:rsidP="00613003">
            <w:pPr>
              <w:pStyle w:val="XML5"/>
              <w:rPr>
                <w:del w:id="4096" w:author="Thomas Dietz" w:date="2012-08-13T13:40:00Z"/>
              </w:rPr>
            </w:pPr>
            <w:del w:id="4097" w:author="Thomas Dietz" w:date="2012-08-13T13:40:00Z">
              <w:r w:rsidRPr="00A00ED4" w:rsidDel="00860C7A">
                <w:delText>&lt;/xs:documentation&gt;</w:delText>
              </w:r>
            </w:del>
          </w:p>
          <w:p w14:paraId="01BB5AE8" w14:textId="4A15B661" w:rsidR="00D8113B" w:rsidRPr="00A00ED4" w:rsidDel="00860C7A" w:rsidRDefault="00D8113B" w:rsidP="00613003">
            <w:pPr>
              <w:pStyle w:val="XML4"/>
              <w:rPr>
                <w:del w:id="4098" w:author="Thomas Dietz" w:date="2012-08-13T13:40:00Z"/>
              </w:rPr>
            </w:pPr>
            <w:del w:id="4099" w:author="Thomas Dietz" w:date="2012-08-13T13:40:00Z">
              <w:r w:rsidRPr="00A00ED4" w:rsidDel="00860C7A">
                <w:delText>&lt;/xs:annotation&gt;</w:delText>
              </w:r>
            </w:del>
          </w:p>
          <w:p w14:paraId="0B9B37B2" w14:textId="3E028712" w:rsidR="00D8113B" w:rsidRPr="00A00ED4" w:rsidDel="00860C7A" w:rsidRDefault="00D8113B" w:rsidP="00613003">
            <w:pPr>
              <w:pStyle w:val="XML3"/>
              <w:rPr>
                <w:del w:id="4100" w:author="Thomas Dietz" w:date="2012-08-13T13:40:00Z"/>
              </w:rPr>
            </w:pPr>
            <w:del w:id="4101" w:author="Thomas Dietz" w:date="2012-08-13T13:40:00Z">
              <w:r w:rsidRPr="00A00ED4" w:rsidDel="00860C7A">
                <w:delText>&lt;/xs:element&gt;</w:delText>
              </w:r>
            </w:del>
          </w:p>
          <w:p w14:paraId="5CB47118" w14:textId="0704C0D5" w:rsidR="00D8113B" w:rsidRPr="00A00ED4" w:rsidDel="00860C7A" w:rsidRDefault="00D8113B" w:rsidP="00613003">
            <w:pPr>
              <w:pStyle w:val="XML3"/>
              <w:rPr>
                <w:del w:id="4102" w:author="Thomas Dietz" w:date="2012-08-13T13:40:00Z"/>
              </w:rPr>
            </w:pPr>
            <w:del w:id="4103" w:author="Thomas Dietz" w:date="2012-08-13T13:40:00Z">
              <w:r w:rsidRPr="00A00ED4" w:rsidDel="00860C7A">
                <w:delText>&lt;xs:element name="port-statistics" type="xs:boolean"&gt;</w:delText>
              </w:r>
            </w:del>
          </w:p>
          <w:p w14:paraId="116396DB" w14:textId="5C667137" w:rsidR="00D8113B" w:rsidRPr="00A00ED4" w:rsidDel="00860C7A" w:rsidRDefault="00D8113B" w:rsidP="00613003">
            <w:pPr>
              <w:pStyle w:val="XML4"/>
              <w:rPr>
                <w:del w:id="4104" w:author="Thomas Dietz" w:date="2012-08-13T13:40:00Z"/>
              </w:rPr>
            </w:pPr>
            <w:del w:id="4105" w:author="Thomas Dietz" w:date="2012-08-13T13:40:00Z">
              <w:r w:rsidRPr="00A00ED4" w:rsidDel="00860C7A">
                <w:delText>&lt;xs:annotation&gt;</w:delText>
              </w:r>
            </w:del>
          </w:p>
          <w:p w14:paraId="529209F5" w14:textId="6112208A" w:rsidR="00D8113B" w:rsidRPr="00A00ED4" w:rsidDel="00860C7A" w:rsidRDefault="00D8113B" w:rsidP="00613003">
            <w:pPr>
              <w:pStyle w:val="XML5"/>
              <w:rPr>
                <w:del w:id="4106" w:author="Thomas Dietz" w:date="2012-08-13T13:40:00Z"/>
              </w:rPr>
            </w:pPr>
            <w:del w:id="4107" w:author="Thomas Dietz" w:date="2012-08-13T13:40:00Z">
              <w:r w:rsidRPr="00A00ED4" w:rsidDel="00860C7A">
                <w:delText>&lt;xs:documentation&gt;Whether the switch supports port statistics. See OpenFlow protocol 1.2 section A.3.1</w:delText>
              </w:r>
              <w:r w:rsidRPr="00A00ED4" w:rsidDel="00860C7A">
                <w:tab/>
              </w:r>
              <w:r w:rsidRPr="00A00ED4" w:rsidDel="00860C7A">
                <w:tab/>
              </w:r>
            </w:del>
          </w:p>
          <w:p w14:paraId="4794EEB8" w14:textId="0F772953" w:rsidR="00D8113B" w:rsidRPr="00A00ED4" w:rsidDel="00860C7A" w:rsidRDefault="00D8113B" w:rsidP="00613003">
            <w:pPr>
              <w:pStyle w:val="XML5"/>
              <w:rPr>
                <w:del w:id="4108" w:author="Thomas Dietz" w:date="2012-08-13T13:40:00Z"/>
              </w:rPr>
            </w:pPr>
            <w:del w:id="4109" w:author="Thomas Dietz" w:date="2012-08-13T13:40:00Z">
              <w:r w:rsidRPr="00A00ED4" w:rsidDel="00860C7A">
                <w:delText>&lt;/xs:documentation&gt;</w:delText>
              </w:r>
            </w:del>
          </w:p>
          <w:p w14:paraId="3796E635" w14:textId="69790ACC" w:rsidR="00D8113B" w:rsidRPr="00A00ED4" w:rsidDel="00860C7A" w:rsidRDefault="00D8113B" w:rsidP="00613003">
            <w:pPr>
              <w:pStyle w:val="XML4"/>
              <w:rPr>
                <w:del w:id="4110" w:author="Thomas Dietz" w:date="2012-08-13T13:40:00Z"/>
              </w:rPr>
            </w:pPr>
            <w:del w:id="4111" w:author="Thomas Dietz" w:date="2012-08-13T13:40:00Z">
              <w:r w:rsidRPr="00A00ED4" w:rsidDel="00860C7A">
                <w:delText>&lt;/xs:annotation&gt;</w:delText>
              </w:r>
            </w:del>
          </w:p>
          <w:p w14:paraId="330A3F2B" w14:textId="63A03668" w:rsidR="00D8113B" w:rsidRPr="00A00ED4" w:rsidDel="00860C7A" w:rsidRDefault="00D8113B" w:rsidP="00613003">
            <w:pPr>
              <w:pStyle w:val="XML3"/>
              <w:rPr>
                <w:del w:id="4112" w:author="Thomas Dietz" w:date="2012-08-13T13:40:00Z"/>
              </w:rPr>
            </w:pPr>
            <w:del w:id="4113" w:author="Thomas Dietz" w:date="2012-08-13T13:40:00Z">
              <w:r w:rsidRPr="00A00ED4" w:rsidDel="00860C7A">
                <w:delText>&lt;/xs:element&gt;</w:delText>
              </w:r>
            </w:del>
          </w:p>
          <w:p w14:paraId="2B262C24" w14:textId="14542F1E" w:rsidR="00D8113B" w:rsidRPr="00A00ED4" w:rsidDel="00860C7A" w:rsidRDefault="00D8113B" w:rsidP="00613003">
            <w:pPr>
              <w:pStyle w:val="XML3"/>
              <w:rPr>
                <w:del w:id="4114" w:author="Thomas Dietz" w:date="2012-08-13T13:40:00Z"/>
              </w:rPr>
            </w:pPr>
            <w:del w:id="4115" w:author="Thomas Dietz" w:date="2012-08-13T13:40:00Z">
              <w:r w:rsidRPr="00A00ED4" w:rsidDel="00860C7A">
                <w:delText>&lt;xs:element name="group-statistics" type="xs:boolean"&gt;</w:delText>
              </w:r>
            </w:del>
          </w:p>
          <w:p w14:paraId="72781A8C" w14:textId="2B7586D7" w:rsidR="00D8113B" w:rsidRPr="00A00ED4" w:rsidDel="00860C7A" w:rsidRDefault="00D8113B" w:rsidP="00613003">
            <w:pPr>
              <w:pStyle w:val="XML4"/>
              <w:rPr>
                <w:del w:id="4116" w:author="Thomas Dietz" w:date="2012-08-13T13:40:00Z"/>
              </w:rPr>
            </w:pPr>
            <w:del w:id="4117" w:author="Thomas Dietz" w:date="2012-08-13T13:40:00Z">
              <w:r w:rsidRPr="00A00ED4" w:rsidDel="00860C7A">
                <w:delText>&lt;xs:annotation&gt;</w:delText>
              </w:r>
            </w:del>
          </w:p>
          <w:p w14:paraId="6F3C9DC4" w14:textId="74CE2861" w:rsidR="00D8113B" w:rsidRPr="00A00ED4" w:rsidDel="00860C7A" w:rsidRDefault="00D8113B" w:rsidP="000C19B4">
            <w:pPr>
              <w:pStyle w:val="XML5"/>
              <w:rPr>
                <w:del w:id="4118" w:author="Thomas Dietz" w:date="2012-08-13T13:40:00Z"/>
              </w:rPr>
            </w:pPr>
            <w:del w:id="4119" w:author="Thomas Dietz" w:date="2012-08-13T13:40:00Z">
              <w:r w:rsidRPr="00A00ED4" w:rsidDel="00860C7A">
                <w:delText>&lt;xs:documentation&gt; Whether the switch supports group statistics. See OpenF</w:delText>
              </w:r>
              <w:r w:rsidR="000C19B4" w:rsidRPr="00A00ED4" w:rsidDel="00860C7A">
                <w:delText>low protocol 1.2 section A.3.1</w:delText>
              </w:r>
            </w:del>
          </w:p>
          <w:p w14:paraId="037D6257" w14:textId="23F011D1" w:rsidR="00D8113B" w:rsidRPr="00A00ED4" w:rsidDel="00860C7A" w:rsidRDefault="00D8113B" w:rsidP="000C19B4">
            <w:pPr>
              <w:pStyle w:val="XML5"/>
              <w:rPr>
                <w:del w:id="4120" w:author="Thomas Dietz" w:date="2012-08-13T13:40:00Z"/>
              </w:rPr>
            </w:pPr>
            <w:del w:id="4121" w:author="Thomas Dietz" w:date="2012-08-13T13:40:00Z">
              <w:r w:rsidRPr="00A00ED4" w:rsidDel="00860C7A">
                <w:delText>&lt;/xs:documentation&gt;</w:delText>
              </w:r>
            </w:del>
          </w:p>
          <w:p w14:paraId="7C325A13" w14:textId="4BE84D13" w:rsidR="00D8113B" w:rsidRPr="00A00ED4" w:rsidDel="00860C7A" w:rsidRDefault="00D8113B" w:rsidP="000C19B4">
            <w:pPr>
              <w:pStyle w:val="XML4"/>
              <w:rPr>
                <w:del w:id="4122" w:author="Thomas Dietz" w:date="2012-08-13T13:40:00Z"/>
              </w:rPr>
            </w:pPr>
            <w:del w:id="4123" w:author="Thomas Dietz" w:date="2012-08-13T13:40:00Z">
              <w:r w:rsidRPr="00A00ED4" w:rsidDel="00860C7A">
                <w:delText>&lt;/xs:annotation&gt;</w:delText>
              </w:r>
            </w:del>
          </w:p>
          <w:p w14:paraId="32B68D21" w14:textId="29E1BD0D" w:rsidR="00D8113B" w:rsidRPr="00A00ED4" w:rsidDel="00860C7A" w:rsidRDefault="00D8113B" w:rsidP="000C19B4">
            <w:pPr>
              <w:pStyle w:val="XML3"/>
              <w:rPr>
                <w:del w:id="4124" w:author="Thomas Dietz" w:date="2012-08-13T13:40:00Z"/>
              </w:rPr>
            </w:pPr>
            <w:del w:id="4125" w:author="Thomas Dietz" w:date="2012-08-13T13:40:00Z">
              <w:r w:rsidRPr="00A00ED4" w:rsidDel="00860C7A">
                <w:delText>&lt;/xs:element&gt;</w:delText>
              </w:r>
            </w:del>
          </w:p>
          <w:p w14:paraId="2050F924" w14:textId="541E6BD2" w:rsidR="00D8113B" w:rsidRPr="00A00ED4" w:rsidDel="00860C7A" w:rsidRDefault="00D8113B" w:rsidP="000C19B4">
            <w:pPr>
              <w:pStyle w:val="XML3"/>
              <w:rPr>
                <w:del w:id="4126" w:author="Thomas Dietz" w:date="2012-08-13T13:40:00Z"/>
              </w:rPr>
            </w:pPr>
            <w:del w:id="4127" w:author="Thomas Dietz" w:date="2012-08-13T13:40:00Z">
              <w:r w:rsidRPr="00A00ED4" w:rsidDel="00860C7A">
                <w:delText>&lt;xs:element name="queue-statistics" type="xs:boolean"&gt;</w:delText>
              </w:r>
            </w:del>
          </w:p>
          <w:p w14:paraId="5D729EDC" w14:textId="2E1B37CC" w:rsidR="00D8113B" w:rsidRPr="00A00ED4" w:rsidDel="00860C7A" w:rsidRDefault="00D8113B" w:rsidP="000C19B4">
            <w:pPr>
              <w:pStyle w:val="XML4"/>
              <w:rPr>
                <w:del w:id="4128" w:author="Thomas Dietz" w:date="2012-08-13T13:40:00Z"/>
              </w:rPr>
            </w:pPr>
            <w:del w:id="4129" w:author="Thomas Dietz" w:date="2012-08-13T13:40:00Z">
              <w:r w:rsidRPr="00A00ED4" w:rsidDel="00860C7A">
                <w:delText>&lt;xs:annotation&gt;</w:delText>
              </w:r>
            </w:del>
          </w:p>
          <w:p w14:paraId="2BC3141C" w14:textId="3F8D4D0E" w:rsidR="00D8113B" w:rsidRPr="00A00ED4" w:rsidDel="00860C7A" w:rsidRDefault="00D8113B" w:rsidP="000C19B4">
            <w:pPr>
              <w:pStyle w:val="XML5"/>
              <w:rPr>
                <w:del w:id="4130" w:author="Thomas Dietz" w:date="2012-08-13T13:40:00Z"/>
              </w:rPr>
            </w:pPr>
            <w:del w:id="4131" w:author="Thomas Dietz" w:date="2012-08-13T13:40:00Z">
              <w:r w:rsidRPr="00A00ED4" w:rsidDel="00860C7A">
                <w:lastRenderedPageBreak/>
                <w:delText>&lt;xs:documentation&gt;Whether the switch supports queue statistics. See OpenFlow protocol 1.2 section A.3.1</w:delText>
              </w:r>
              <w:r w:rsidRPr="00A00ED4" w:rsidDel="00860C7A">
                <w:tab/>
              </w:r>
              <w:r w:rsidRPr="00A00ED4" w:rsidDel="00860C7A">
                <w:tab/>
              </w:r>
            </w:del>
          </w:p>
          <w:p w14:paraId="75E74E36" w14:textId="2AD1DB4B" w:rsidR="00D8113B" w:rsidRPr="00A00ED4" w:rsidDel="00860C7A" w:rsidRDefault="00D8113B" w:rsidP="000C19B4">
            <w:pPr>
              <w:pStyle w:val="XML5"/>
              <w:rPr>
                <w:del w:id="4132" w:author="Thomas Dietz" w:date="2012-08-13T13:40:00Z"/>
              </w:rPr>
            </w:pPr>
            <w:del w:id="4133" w:author="Thomas Dietz" w:date="2012-08-13T13:40:00Z">
              <w:r w:rsidRPr="00A00ED4" w:rsidDel="00860C7A">
                <w:delText>&lt;/xs:documentation&gt;</w:delText>
              </w:r>
            </w:del>
          </w:p>
          <w:p w14:paraId="45B057DE" w14:textId="4FD6917B" w:rsidR="00D8113B" w:rsidRPr="00A00ED4" w:rsidDel="00860C7A" w:rsidRDefault="00D8113B" w:rsidP="000C19B4">
            <w:pPr>
              <w:pStyle w:val="XML4"/>
              <w:rPr>
                <w:del w:id="4134" w:author="Thomas Dietz" w:date="2012-08-13T13:40:00Z"/>
              </w:rPr>
            </w:pPr>
            <w:del w:id="4135" w:author="Thomas Dietz" w:date="2012-08-13T13:40:00Z">
              <w:r w:rsidRPr="00A00ED4" w:rsidDel="00860C7A">
                <w:delText>&lt;/xs:annotation&gt;</w:delText>
              </w:r>
            </w:del>
          </w:p>
          <w:p w14:paraId="1927A902" w14:textId="7597EF3A" w:rsidR="00D8113B" w:rsidRPr="00A00ED4" w:rsidDel="00860C7A" w:rsidRDefault="00D8113B" w:rsidP="000C19B4">
            <w:pPr>
              <w:pStyle w:val="XML3"/>
              <w:rPr>
                <w:del w:id="4136" w:author="Thomas Dietz" w:date="2012-08-13T13:40:00Z"/>
              </w:rPr>
            </w:pPr>
            <w:del w:id="4137" w:author="Thomas Dietz" w:date="2012-08-13T13:40:00Z">
              <w:r w:rsidRPr="00A00ED4" w:rsidDel="00860C7A">
                <w:delText>&lt;/xs:element&gt;</w:delText>
              </w:r>
            </w:del>
          </w:p>
          <w:p w14:paraId="218B5E89" w14:textId="60C17237" w:rsidR="00D8113B" w:rsidRPr="00A00ED4" w:rsidDel="00860C7A" w:rsidRDefault="00D8113B" w:rsidP="000C19B4">
            <w:pPr>
              <w:pStyle w:val="XML3"/>
              <w:rPr>
                <w:del w:id="4138" w:author="Thomas Dietz" w:date="2012-08-13T13:40:00Z"/>
              </w:rPr>
            </w:pPr>
            <w:del w:id="4139" w:author="Thomas Dietz" w:date="2012-08-13T13:40:00Z">
              <w:r w:rsidRPr="00A00ED4" w:rsidDel="00860C7A">
                <w:delText>&lt;xs:element name="reassemble-ip-fragments" type="xs:boolean"&gt;</w:delText>
              </w:r>
            </w:del>
          </w:p>
          <w:p w14:paraId="7AB67912" w14:textId="78478244" w:rsidR="00D8113B" w:rsidRPr="00A00ED4" w:rsidDel="00860C7A" w:rsidRDefault="00D8113B" w:rsidP="000C19B4">
            <w:pPr>
              <w:pStyle w:val="XML4"/>
              <w:rPr>
                <w:del w:id="4140" w:author="Thomas Dietz" w:date="2012-08-13T13:40:00Z"/>
              </w:rPr>
            </w:pPr>
            <w:del w:id="4141" w:author="Thomas Dietz" w:date="2012-08-13T13:40:00Z">
              <w:r w:rsidRPr="00A00ED4" w:rsidDel="00860C7A">
                <w:delText>&lt;xs:annotation&gt;</w:delText>
              </w:r>
            </w:del>
          </w:p>
          <w:p w14:paraId="194AF392" w14:textId="1C26001A" w:rsidR="00D8113B" w:rsidRPr="00A00ED4" w:rsidDel="00860C7A" w:rsidRDefault="00D8113B" w:rsidP="000C19B4">
            <w:pPr>
              <w:pStyle w:val="XML5"/>
              <w:rPr>
                <w:del w:id="4142" w:author="Thomas Dietz" w:date="2012-08-13T13:40:00Z"/>
              </w:rPr>
            </w:pPr>
            <w:del w:id="4143" w:author="Thomas Dietz" w:date="2012-08-13T13:40:00Z">
              <w:r w:rsidRPr="00A00ED4" w:rsidDel="00860C7A">
                <w:delText>&lt;xs:documentation&gt;Whether the switch supports reassemble IP fragments. See OpenFlow protocol 1.2 section A.3.1</w:delText>
              </w:r>
              <w:r w:rsidRPr="00A00ED4" w:rsidDel="00860C7A">
                <w:tab/>
              </w:r>
              <w:r w:rsidRPr="00A00ED4" w:rsidDel="00860C7A">
                <w:tab/>
              </w:r>
            </w:del>
          </w:p>
          <w:p w14:paraId="6B6EFA4F" w14:textId="78DEB5EA" w:rsidR="00D8113B" w:rsidRPr="00A00ED4" w:rsidDel="00860C7A" w:rsidRDefault="00D8113B" w:rsidP="000C19B4">
            <w:pPr>
              <w:pStyle w:val="XML5"/>
              <w:rPr>
                <w:del w:id="4144" w:author="Thomas Dietz" w:date="2012-08-13T13:40:00Z"/>
              </w:rPr>
            </w:pPr>
            <w:del w:id="4145" w:author="Thomas Dietz" w:date="2012-08-13T13:40:00Z">
              <w:r w:rsidRPr="00A00ED4" w:rsidDel="00860C7A">
                <w:delText>&lt;/xs:documentation&gt;</w:delText>
              </w:r>
            </w:del>
          </w:p>
          <w:p w14:paraId="1B859379" w14:textId="12F5D55C" w:rsidR="00D8113B" w:rsidRPr="00A00ED4" w:rsidDel="00860C7A" w:rsidRDefault="00D8113B" w:rsidP="000C19B4">
            <w:pPr>
              <w:pStyle w:val="XML4"/>
              <w:rPr>
                <w:del w:id="4146" w:author="Thomas Dietz" w:date="2012-08-13T13:40:00Z"/>
              </w:rPr>
            </w:pPr>
            <w:del w:id="4147" w:author="Thomas Dietz" w:date="2012-08-13T13:40:00Z">
              <w:r w:rsidRPr="00A00ED4" w:rsidDel="00860C7A">
                <w:delText>&lt;/xs:annotation&gt;</w:delText>
              </w:r>
            </w:del>
          </w:p>
          <w:p w14:paraId="6E775CA6" w14:textId="7C06EDEE" w:rsidR="00D8113B" w:rsidRPr="00A00ED4" w:rsidDel="00860C7A" w:rsidRDefault="00D8113B" w:rsidP="000C19B4">
            <w:pPr>
              <w:pStyle w:val="XML3"/>
              <w:rPr>
                <w:del w:id="4148" w:author="Thomas Dietz" w:date="2012-08-13T13:40:00Z"/>
              </w:rPr>
            </w:pPr>
            <w:del w:id="4149" w:author="Thomas Dietz" w:date="2012-08-13T13:40:00Z">
              <w:r w:rsidRPr="00A00ED4" w:rsidDel="00860C7A">
                <w:delText>&lt;/xs:element&gt;</w:delText>
              </w:r>
            </w:del>
          </w:p>
          <w:p w14:paraId="742A4862" w14:textId="30E2B68D" w:rsidR="00D8113B" w:rsidRPr="00A00ED4" w:rsidDel="00860C7A" w:rsidRDefault="00D8113B" w:rsidP="000C19B4">
            <w:pPr>
              <w:pStyle w:val="XML3"/>
              <w:rPr>
                <w:del w:id="4150" w:author="Thomas Dietz" w:date="2012-08-13T13:40:00Z"/>
              </w:rPr>
            </w:pPr>
            <w:del w:id="4151" w:author="Thomas Dietz" w:date="2012-08-13T13:40:00Z">
              <w:r w:rsidRPr="00A00ED4" w:rsidDel="00860C7A">
                <w:delText>&lt;xs:element name="block-looping-ports" type="xs:boolean"&gt;</w:delText>
              </w:r>
            </w:del>
          </w:p>
          <w:p w14:paraId="1527D004" w14:textId="04821911" w:rsidR="00D8113B" w:rsidRPr="00A00ED4" w:rsidDel="00860C7A" w:rsidRDefault="00D8113B" w:rsidP="000C19B4">
            <w:pPr>
              <w:pStyle w:val="XML4"/>
              <w:rPr>
                <w:del w:id="4152" w:author="Thomas Dietz" w:date="2012-08-13T13:40:00Z"/>
              </w:rPr>
            </w:pPr>
            <w:del w:id="4153" w:author="Thomas Dietz" w:date="2012-08-13T13:40:00Z">
              <w:r w:rsidRPr="00A00ED4" w:rsidDel="00860C7A">
                <w:delText>&lt;xs:annotation&gt;</w:delText>
              </w:r>
            </w:del>
          </w:p>
          <w:p w14:paraId="1889EEDC" w14:textId="6F6B0A6F" w:rsidR="00D8113B" w:rsidRPr="00A00ED4" w:rsidDel="00860C7A" w:rsidRDefault="00D8113B" w:rsidP="000C19B4">
            <w:pPr>
              <w:pStyle w:val="XML5"/>
              <w:rPr>
                <w:del w:id="4154" w:author="Thomas Dietz" w:date="2012-08-13T13:40:00Z"/>
              </w:rPr>
            </w:pPr>
            <w:del w:id="4155" w:author="Thomas Dietz" w:date="2012-08-13T13:40:00Z">
              <w:r w:rsidRPr="00A00ED4" w:rsidDel="00860C7A">
                <w:delText>&lt;xs:documentation&gt;"true" indicates that a switch protocol outside of OpenFlow, such as 802.1D Spanning Tree, will detect topology loops and block ports to prevent packet loops. See OpenFlow protocol 1.2 section A.3.1</w:delText>
              </w:r>
              <w:r w:rsidRPr="00A00ED4" w:rsidDel="00860C7A">
                <w:tab/>
              </w:r>
              <w:r w:rsidRPr="00A00ED4" w:rsidDel="00860C7A">
                <w:tab/>
              </w:r>
            </w:del>
          </w:p>
          <w:p w14:paraId="7E9D376C" w14:textId="787C38E9" w:rsidR="00D8113B" w:rsidRPr="00A00ED4" w:rsidDel="00860C7A" w:rsidRDefault="00D8113B" w:rsidP="000C19B4">
            <w:pPr>
              <w:pStyle w:val="XML5"/>
              <w:rPr>
                <w:del w:id="4156" w:author="Thomas Dietz" w:date="2012-08-13T13:40:00Z"/>
              </w:rPr>
            </w:pPr>
            <w:del w:id="4157" w:author="Thomas Dietz" w:date="2012-08-13T13:40:00Z">
              <w:r w:rsidRPr="00A00ED4" w:rsidDel="00860C7A">
                <w:delText>&lt;/xs:documentation&gt;</w:delText>
              </w:r>
            </w:del>
          </w:p>
          <w:p w14:paraId="706431B4" w14:textId="50A034C2" w:rsidR="00D8113B" w:rsidRPr="00A00ED4" w:rsidDel="00860C7A" w:rsidRDefault="00D8113B" w:rsidP="000C19B4">
            <w:pPr>
              <w:pStyle w:val="XML4"/>
              <w:rPr>
                <w:del w:id="4158" w:author="Thomas Dietz" w:date="2012-08-13T13:40:00Z"/>
              </w:rPr>
            </w:pPr>
            <w:del w:id="4159" w:author="Thomas Dietz" w:date="2012-08-13T13:40:00Z">
              <w:r w:rsidRPr="00A00ED4" w:rsidDel="00860C7A">
                <w:delText>&lt;/xs:annotation&gt;</w:delText>
              </w:r>
            </w:del>
          </w:p>
          <w:p w14:paraId="4ED3AFD0" w14:textId="2D14E8E5" w:rsidR="00D8113B" w:rsidRPr="00A00ED4" w:rsidDel="00860C7A" w:rsidRDefault="00D8113B" w:rsidP="000C19B4">
            <w:pPr>
              <w:pStyle w:val="XML3"/>
              <w:rPr>
                <w:del w:id="4160" w:author="Thomas Dietz" w:date="2012-08-13T13:40:00Z"/>
              </w:rPr>
            </w:pPr>
            <w:del w:id="4161" w:author="Thomas Dietz" w:date="2012-08-13T13:40:00Z">
              <w:r w:rsidRPr="00A00ED4" w:rsidDel="00860C7A">
                <w:delText>&lt;/xs:element&gt;</w:delText>
              </w:r>
            </w:del>
          </w:p>
          <w:p w14:paraId="5B4A71DE" w14:textId="649E959B" w:rsidR="007B796F" w:rsidRPr="00A00ED4" w:rsidDel="00860C7A" w:rsidRDefault="00D8113B" w:rsidP="000C19B4">
            <w:pPr>
              <w:pStyle w:val="XML3"/>
              <w:rPr>
                <w:del w:id="4162" w:author="Thomas Dietz" w:date="2012-08-13T13:40:00Z"/>
              </w:rPr>
            </w:pPr>
            <w:del w:id="4163" w:author="Thomas Dietz" w:date="2012-08-13T13:40:00Z">
              <w:r w:rsidRPr="00A00ED4" w:rsidDel="00860C7A">
                <w:delText xml:space="preserve">&lt;xs:element name="reserved-port-types" </w:delText>
              </w:r>
            </w:del>
          </w:p>
          <w:p w14:paraId="2A0CAE48" w14:textId="4DB0054E" w:rsidR="00D8113B" w:rsidRPr="00A00ED4" w:rsidDel="00860C7A" w:rsidRDefault="007B796F" w:rsidP="007B796F">
            <w:pPr>
              <w:pStyle w:val="XML9"/>
              <w:rPr>
                <w:del w:id="4164" w:author="Thomas Dietz" w:date="2012-08-13T13:40:00Z"/>
              </w:rPr>
            </w:pPr>
            <w:del w:id="4165" w:author="Thomas Dietz" w:date="2012-08-13T13:40:00Z">
              <w:r w:rsidRPr="00A00ED4" w:rsidDel="00860C7A">
                <w:delText>t</w:delText>
              </w:r>
              <w:r w:rsidR="00D8113B" w:rsidRPr="00A00ED4" w:rsidDel="00860C7A">
                <w:delText>ype="OFReservedPortTypes"&gt;</w:delText>
              </w:r>
            </w:del>
          </w:p>
          <w:p w14:paraId="4386D354" w14:textId="74C862D1" w:rsidR="00D8113B" w:rsidRPr="00A00ED4" w:rsidDel="00860C7A" w:rsidRDefault="00D8113B" w:rsidP="007B796F">
            <w:pPr>
              <w:pStyle w:val="XML4"/>
              <w:rPr>
                <w:del w:id="4166" w:author="Thomas Dietz" w:date="2012-08-13T13:40:00Z"/>
              </w:rPr>
            </w:pPr>
            <w:del w:id="4167" w:author="Thomas Dietz" w:date="2012-08-13T13:40:00Z">
              <w:r w:rsidRPr="00A00ED4" w:rsidDel="00860C7A">
                <w:delText>&lt;xs:annotation&gt;</w:delText>
              </w:r>
            </w:del>
          </w:p>
          <w:p w14:paraId="336D28D2" w14:textId="37D12029" w:rsidR="00D8113B" w:rsidRPr="00A00ED4" w:rsidDel="00860C7A" w:rsidRDefault="00D8113B" w:rsidP="007B796F">
            <w:pPr>
              <w:pStyle w:val="XML5"/>
              <w:rPr>
                <w:del w:id="4168" w:author="Thomas Dietz" w:date="2012-08-13T13:40:00Z"/>
              </w:rPr>
            </w:pPr>
            <w:del w:id="4169" w:author="Thomas Dietz" w:date="2012-08-13T13:40:00Z">
              <w:r w:rsidRPr="00A00ED4" w:rsidDel="00860C7A">
                <w:delText xml:space="preserve">&lt;xs:documentation&gt;Specify generic forwarding actions such as sending to the controller, </w:delText>
              </w:r>
              <w:r w:rsidR="00C4220E" w:rsidRPr="00A00ED4" w:rsidDel="00860C7A">
                <w:delText>fl</w:delText>
              </w:r>
              <w:r w:rsidRPr="00A00ED4" w:rsidDel="00860C7A">
                <w:delText>ooding, or forwarding using non-OpenFlow methods, such as "normal" switch processing. SeeOpenFlow protocol 1.2 section 4.5.</w:delText>
              </w:r>
            </w:del>
          </w:p>
          <w:p w14:paraId="7DC3D388" w14:textId="5C22121F" w:rsidR="00D8113B" w:rsidRPr="00A00ED4" w:rsidDel="00860C7A" w:rsidRDefault="00D8113B" w:rsidP="007B796F">
            <w:pPr>
              <w:pStyle w:val="XML5"/>
              <w:rPr>
                <w:del w:id="4170" w:author="Thomas Dietz" w:date="2012-08-13T13:40:00Z"/>
              </w:rPr>
            </w:pPr>
            <w:del w:id="4171" w:author="Thomas Dietz" w:date="2012-08-13T13:40:00Z">
              <w:r w:rsidRPr="00A00ED4" w:rsidDel="00860C7A">
                <w:delText>&lt;/xs:documentation&gt;</w:delText>
              </w:r>
            </w:del>
          </w:p>
          <w:p w14:paraId="5C97010A" w14:textId="221E0F66" w:rsidR="00D8113B" w:rsidRPr="00A00ED4" w:rsidDel="00860C7A" w:rsidRDefault="00D8113B" w:rsidP="007B796F">
            <w:pPr>
              <w:pStyle w:val="XML4"/>
              <w:rPr>
                <w:del w:id="4172" w:author="Thomas Dietz" w:date="2012-08-13T13:40:00Z"/>
              </w:rPr>
            </w:pPr>
            <w:del w:id="4173" w:author="Thomas Dietz" w:date="2012-08-13T13:40:00Z">
              <w:r w:rsidRPr="00A00ED4" w:rsidDel="00860C7A">
                <w:delText>&lt;/xs:annotation&gt;</w:delText>
              </w:r>
            </w:del>
          </w:p>
          <w:p w14:paraId="280FC78F" w14:textId="76417140" w:rsidR="00D8113B" w:rsidRPr="00A00ED4" w:rsidDel="00860C7A" w:rsidRDefault="00D8113B" w:rsidP="007B796F">
            <w:pPr>
              <w:pStyle w:val="XML3"/>
              <w:rPr>
                <w:del w:id="4174" w:author="Thomas Dietz" w:date="2012-08-13T13:40:00Z"/>
              </w:rPr>
            </w:pPr>
            <w:del w:id="4175" w:author="Thomas Dietz" w:date="2012-08-13T13:40:00Z">
              <w:r w:rsidRPr="00A00ED4" w:rsidDel="00860C7A">
                <w:delText xml:space="preserve">&lt;/xs:element&gt;  </w:delText>
              </w:r>
              <w:r w:rsidRPr="00A00ED4" w:rsidDel="00860C7A">
                <w:tab/>
              </w:r>
            </w:del>
          </w:p>
          <w:p w14:paraId="00677426" w14:textId="47A2A31A" w:rsidR="00D8113B" w:rsidRPr="00A00ED4" w:rsidDel="00860C7A" w:rsidRDefault="00D8113B" w:rsidP="007B796F">
            <w:pPr>
              <w:pStyle w:val="XML3"/>
              <w:rPr>
                <w:del w:id="4176" w:author="Thomas Dietz" w:date="2012-08-13T13:40:00Z"/>
              </w:rPr>
            </w:pPr>
            <w:del w:id="4177" w:author="Thomas Dietz" w:date="2012-08-13T13:40:00Z">
              <w:r w:rsidRPr="00A00ED4" w:rsidDel="00860C7A">
                <w:delText>&lt;xs:element name="group-types" type="OFGroupTypes"&gt;</w:delText>
              </w:r>
            </w:del>
          </w:p>
          <w:p w14:paraId="1BDF75F4" w14:textId="45580A37" w:rsidR="00D8113B" w:rsidRPr="00A00ED4" w:rsidDel="00860C7A" w:rsidRDefault="00D8113B" w:rsidP="007B796F">
            <w:pPr>
              <w:pStyle w:val="XML4"/>
              <w:rPr>
                <w:del w:id="4178" w:author="Thomas Dietz" w:date="2012-08-13T13:40:00Z"/>
              </w:rPr>
            </w:pPr>
            <w:del w:id="4179" w:author="Thomas Dietz" w:date="2012-08-13T13:40:00Z">
              <w:r w:rsidRPr="00A00ED4" w:rsidDel="00860C7A">
                <w:delText>&lt;xs:annotation&gt;</w:delText>
              </w:r>
            </w:del>
          </w:p>
          <w:p w14:paraId="7272D4FF" w14:textId="5D8CBDCA" w:rsidR="00D8113B" w:rsidRPr="00A00ED4" w:rsidDel="00860C7A" w:rsidRDefault="00D8113B" w:rsidP="007B796F">
            <w:pPr>
              <w:pStyle w:val="XML5"/>
              <w:rPr>
                <w:del w:id="4180" w:author="Thomas Dietz" w:date="2012-08-13T13:40:00Z"/>
              </w:rPr>
            </w:pPr>
            <w:del w:id="4181" w:author="Thomas Dietz" w:date="2012-08-13T13:40:00Z">
              <w:r w:rsidRPr="00A00ED4" w:rsidDel="00860C7A">
                <w:delText>&lt;xs:documentation&gt;The group types supported by the switch. SeeOpenFlow protocol 1.2 section 5.4.1.</w:delText>
              </w:r>
            </w:del>
          </w:p>
          <w:p w14:paraId="3A623CDD" w14:textId="7B59D81A" w:rsidR="00D8113B" w:rsidRPr="00A00ED4" w:rsidDel="00860C7A" w:rsidRDefault="00D8113B" w:rsidP="007B796F">
            <w:pPr>
              <w:pStyle w:val="XML5"/>
              <w:rPr>
                <w:del w:id="4182" w:author="Thomas Dietz" w:date="2012-08-13T13:40:00Z"/>
              </w:rPr>
            </w:pPr>
            <w:del w:id="4183" w:author="Thomas Dietz" w:date="2012-08-13T13:40:00Z">
              <w:r w:rsidRPr="00A00ED4" w:rsidDel="00860C7A">
                <w:delText>&lt;/xs:documentation&gt;</w:delText>
              </w:r>
            </w:del>
          </w:p>
          <w:p w14:paraId="65C5B86F" w14:textId="40C468F6" w:rsidR="00D8113B" w:rsidRPr="00A00ED4" w:rsidDel="00860C7A" w:rsidRDefault="00D8113B" w:rsidP="007B796F">
            <w:pPr>
              <w:pStyle w:val="XML4"/>
              <w:rPr>
                <w:del w:id="4184" w:author="Thomas Dietz" w:date="2012-08-13T13:40:00Z"/>
              </w:rPr>
            </w:pPr>
            <w:del w:id="4185" w:author="Thomas Dietz" w:date="2012-08-13T13:40:00Z">
              <w:r w:rsidRPr="00A00ED4" w:rsidDel="00860C7A">
                <w:delText>&lt;/xs:annotation&gt;</w:delText>
              </w:r>
            </w:del>
          </w:p>
          <w:p w14:paraId="6D416578" w14:textId="518817B3" w:rsidR="00D8113B" w:rsidRPr="00A00ED4" w:rsidDel="00860C7A" w:rsidRDefault="00D8113B" w:rsidP="007B796F">
            <w:pPr>
              <w:pStyle w:val="XML3"/>
              <w:rPr>
                <w:del w:id="4186" w:author="Thomas Dietz" w:date="2012-08-13T13:40:00Z"/>
              </w:rPr>
            </w:pPr>
            <w:del w:id="4187" w:author="Thomas Dietz" w:date="2012-08-13T13:40:00Z">
              <w:r w:rsidRPr="00A00ED4" w:rsidDel="00860C7A">
                <w:delText>&lt;/xs:element&gt;</w:delText>
              </w:r>
            </w:del>
          </w:p>
          <w:p w14:paraId="00DEA30F" w14:textId="6D020E75" w:rsidR="00D8113B" w:rsidRPr="00A00ED4" w:rsidDel="00860C7A" w:rsidRDefault="00D8113B" w:rsidP="007B796F">
            <w:pPr>
              <w:pStyle w:val="XML3"/>
              <w:rPr>
                <w:del w:id="4188" w:author="Thomas Dietz" w:date="2012-08-13T13:40:00Z"/>
              </w:rPr>
            </w:pPr>
            <w:del w:id="4189" w:author="Thomas Dietz" w:date="2012-08-13T13:40:00Z">
              <w:r w:rsidRPr="00A00ED4" w:rsidDel="00860C7A">
                <w:delText>&lt;xs:element name="group-capabilities" type="OFGroupCapabilities"&gt;</w:delText>
              </w:r>
            </w:del>
          </w:p>
          <w:p w14:paraId="782230AA" w14:textId="02F195F2" w:rsidR="00D8113B" w:rsidRPr="00A00ED4" w:rsidDel="00860C7A" w:rsidRDefault="00D8113B" w:rsidP="007B796F">
            <w:pPr>
              <w:pStyle w:val="XML4"/>
              <w:rPr>
                <w:del w:id="4190" w:author="Thomas Dietz" w:date="2012-08-13T13:40:00Z"/>
              </w:rPr>
            </w:pPr>
            <w:del w:id="4191" w:author="Thomas Dietz" w:date="2012-08-13T13:40:00Z">
              <w:r w:rsidRPr="00A00ED4" w:rsidDel="00860C7A">
                <w:delText>&lt;xs:annotation&gt;</w:delText>
              </w:r>
            </w:del>
          </w:p>
          <w:p w14:paraId="0F2FB6A8" w14:textId="09120690" w:rsidR="00D8113B" w:rsidRPr="00A00ED4" w:rsidDel="00860C7A" w:rsidRDefault="00D8113B" w:rsidP="007B796F">
            <w:pPr>
              <w:pStyle w:val="XML5"/>
              <w:rPr>
                <w:del w:id="4192" w:author="Thomas Dietz" w:date="2012-08-13T13:40:00Z"/>
              </w:rPr>
            </w:pPr>
            <w:del w:id="4193" w:author="Thomas Dietz" w:date="2012-08-13T13:40:00Z">
              <w:r w:rsidRPr="00A00ED4" w:rsidDel="00860C7A">
                <w:delText>&lt;xs:documentation&gt;The group capabilities supported by the switch. SeeOpenFlow protocol 1.2 section A.3.5.9.</w:delText>
              </w:r>
            </w:del>
          </w:p>
          <w:p w14:paraId="347F1390" w14:textId="139264C9" w:rsidR="00D8113B" w:rsidRPr="00A00ED4" w:rsidDel="00860C7A" w:rsidRDefault="00D8113B" w:rsidP="007B796F">
            <w:pPr>
              <w:pStyle w:val="XML5"/>
              <w:rPr>
                <w:del w:id="4194" w:author="Thomas Dietz" w:date="2012-08-13T13:40:00Z"/>
              </w:rPr>
            </w:pPr>
            <w:del w:id="4195" w:author="Thomas Dietz" w:date="2012-08-13T13:40:00Z">
              <w:r w:rsidRPr="00A00ED4" w:rsidDel="00860C7A">
                <w:delText>&lt;/xs:documentation&gt;</w:delText>
              </w:r>
            </w:del>
          </w:p>
          <w:p w14:paraId="0A1E4E90" w14:textId="72312C67" w:rsidR="00D8113B" w:rsidRPr="00A00ED4" w:rsidDel="00860C7A" w:rsidRDefault="00D8113B" w:rsidP="007B796F">
            <w:pPr>
              <w:pStyle w:val="XML4"/>
              <w:rPr>
                <w:del w:id="4196" w:author="Thomas Dietz" w:date="2012-08-13T13:40:00Z"/>
              </w:rPr>
            </w:pPr>
            <w:del w:id="4197" w:author="Thomas Dietz" w:date="2012-08-13T13:40:00Z">
              <w:r w:rsidRPr="00A00ED4" w:rsidDel="00860C7A">
                <w:delText xml:space="preserve">&lt;/xs:annotation&gt;  </w:delText>
              </w:r>
              <w:r w:rsidRPr="00A00ED4" w:rsidDel="00860C7A">
                <w:tab/>
              </w:r>
            </w:del>
          </w:p>
          <w:p w14:paraId="47B89638" w14:textId="6381619E" w:rsidR="00D8113B" w:rsidRPr="00A00ED4" w:rsidDel="00860C7A" w:rsidRDefault="00D8113B" w:rsidP="007B796F">
            <w:pPr>
              <w:pStyle w:val="XML3"/>
              <w:rPr>
                <w:del w:id="4198" w:author="Thomas Dietz" w:date="2012-08-13T13:40:00Z"/>
              </w:rPr>
            </w:pPr>
            <w:del w:id="4199" w:author="Thomas Dietz" w:date="2012-08-13T13:40:00Z">
              <w:r w:rsidRPr="00A00ED4" w:rsidDel="00860C7A">
                <w:delText>&lt;/xs:element&gt;</w:delText>
              </w:r>
            </w:del>
          </w:p>
          <w:p w14:paraId="0F67CD1F" w14:textId="67D0A73E" w:rsidR="00D8113B" w:rsidRPr="00A00ED4" w:rsidDel="00860C7A" w:rsidRDefault="00D8113B" w:rsidP="007B796F">
            <w:pPr>
              <w:pStyle w:val="XML3"/>
              <w:rPr>
                <w:del w:id="4200" w:author="Thomas Dietz" w:date="2012-08-13T13:40:00Z"/>
              </w:rPr>
            </w:pPr>
            <w:del w:id="4201" w:author="Thomas Dietz" w:date="2012-08-13T13:40:00Z">
              <w:r w:rsidRPr="00A00ED4" w:rsidDel="00860C7A">
                <w:delText>&lt;xs:element name="action-types" type="OFActionTypes"&gt;</w:delText>
              </w:r>
            </w:del>
          </w:p>
          <w:p w14:paraId="1C34CB85" w14:textId="4AACEF95" w:rsidR="00D8113B" w:rsidRPr="00A00ED4" w:rsidDel="00860C7A" w:rsidRDefault="00D8113B" w:rsidP="007B796F">
            <w:pPr>
              <w:pStyle w:val="XML4"/>
              <w:rPr>
                <w:del w:id="4202" w:author="Thomas Dietz" w:date="2012-08-13T13:40:00Z"/>
              </w:rPr>
            </w:pPr>
            <w:del w:id="4203" w:author="Thomas Dietz" w:date="2012-08-13T13:40:00Z">
              <w:r w:rsidRPr="00A00ED4" w:rsidDel="00860C7A">
                <w:delText>&lt;xs:annotation&gt;</w:delText>
              </w:r>
            </w:del>
          </w:p>
          <w:p w14:paraId="66546E57" w14:textId="676FFCD8" w:rsidR="00D8113B" w:rsidRPr="00A00ED4" w:rsidDel="00860C7A" w:rsidRDefault="00D8113B" w:rsidP="007B796F">
            <w:pPr>
              <w:pStyle w:val="XML5"/>
              <w:rPr>
                <w:del w:id="4204" w:author="Thomas Dietz" w:date="2012-08-13T13:40:00Z"/>
              </w:rPr>
            </w:pPr>
            <w:del w:id="4205" w:author="Thomas Dietz" w:date="2012-08-13T13:40:00Z">
              <w:r w:rsidRPr="00A00ED4" w:rsidDel="00860C7A">
                <w:delText>&lt;xs:documentation&gt;The action types supported by the switch. See OpenFlow protocol 1.2 section 5.9 and A.2.5.</w:delText>
              </w:r>
            </w:del>
          </w:p>
          <w:p w14:paraId="5019FB76" w14:textId="4E43E2E1" w:rsidR="00D8113B" w:rsidRPr="00A00ED4" w:rsidDel="00860C7A" w:rsidRDefault="00D8113B" w:rsidP="007B796F">
            <w:pPr>
              <w:pStyle w:val="XML5"/>
              <w:rPr>
                <w:del w:id="4206" w:author="Thomas Dietz" w:date="2012-08-13T13:40:00Z"/>
              </w:rPr>
            </w:pPr>
            <w:del w:id="4207" w:author="Thomas Dietz" w:date="2012-08-13T13:40:00Z">
              <w:r w:rsidRPr="00A00ED4" w:rsidDel="00860C7A">
                <w:delText>&lt;/xs:documentation&gt;</w:delText>
              </w:r>
            </w:del>
          </w:p>
          <w:p w14:paraId="0FD0C160" w14:textId="1D63A79C" w:rsidR="00D8113B" w:rsidRPr="00A00ED4" w:rsidDel="00860C7A" w:rsidRDefault="00D8113B" w:rsidP="007B796F">
            <w:pPr>
              <w:pStyle w:val="XML4"/>
              <w:rPr>
                <w:del w:id="4208" w:author="Thomas Dietz" w:date="2012-08-13T13:40:00Z"/>
              </w:rPr>
            </w:pPr>
            <w:del w:id="4209" w:author="Thomas Dietz" w:date="2012-08-13T13:40:00Z">
              <w:r w:rsidRPr="00A00ED4" w:rsidDel="00860C7A">
                <w:delText xml:space="preserve">&lt;/xs:annotation&gt;  </w:delText>
              </w:r>
              <w:r w:rsidRPr="00A00ED4" w:rsidDel="00860C7A">
                <w:tab/>
              </w:r>
            </w:del>
          </w:p>
          <w:p w14:paraId="56973BBE" w14:textId="1321C54B" w:rsidR="00D8113B" w:rsidRPr="00A00ED4" w:rsidDel="00860C7A" w:rsidRDefault="00D8113B" w:rsidP="007B796F">
            <w:pPr>
              <w:pStyle w:val="XML3"/>
              <w:rPr>
                <w:del w:id="4210" w:author="Thomas Dietz" w:date="2012-08-13T13:40:00Z"/>
              </w:rPr>
            </w:pPr>
            <w:del w:id="4211" w:author="Thomas Dietz" w:date="2012-08-13T13:40:00Z">
              <w:r w:rsidRPr="00A00ED4" w:rsidDel="00860C7A">
                <w:delText>&lt;/xs:element&gt;</w:delText>
              </w:r>
            </w:del>
          </w:p>
          <w:p w14:paraId="02DBC6E3" w14:textId="735A9ABE" w:rsidR="00D8113B" w:rsidRPr="00A00ED4" w:rsidDel="00860C7A" w:rsidRDefault="00D8113B" w:rsidP="007B796F">
            <w:pPr>
              <w:pStyle w:val="XML3"/>
              <w:rPr>
                <w:del w:id="4212" w:author="Thomas Dietz" w:date="2012-08-13T13:40:00Z"/>
              </w:rPr>
            </w:pPr>
            <w:del w:id="4213" w:author="Thomas Dietz" w:date="2012-08-13T13:40:00Z">
              <w:r w:rsidRPr="00A00ED4" w:rsidDel="00860C7A">
                <w:delText>&lt;xs:element name="instruction-types" type="OFInstructionTypes"&gt;</w:delText>
              </w:r>
            </w:del>
          </w:p>
          <w:p w14:paraId="4469A44B" w14:textId="75EF57F7" w:rsidR="00D8113B" w:rsidRPr="00A00ED4" w:rsidDel="00860C7A" w:rsidRDefault="00D8113B" w:rsidP="007B796F">
            <w:pPr>
              <w:pStyle w:val="XML4"/>
              <w:rPr>
                <w:del w:id="4214" w:author="Thomas Dietz" w:date="2012-08-13T13:40:00Z"/>
              </w:rPr>
            </w:pPr>
            <w:del w:id="4215" w:author="Thomas Dietz" w:date="2012-08-13T13:40:00Z">
              <w:r w:rsidRPr="00A00ED4" w:rsidDel="00860C7A">
                <w:delText>&lt;xs:annotation&gt;</w:delText>
              </w:r>
            </w:del>
          </w:p>
          <w:p w14:paraId="160CC182" w14:textId="7A0EA2FA" w:rsidR="00D8113B" w:rsidRPr="00A00ED4" w:rsidDel="00860C7A" w:rsidRDefault="00D8113B" w:rsidP="007B796F">
            <w:pPr>
              <w:pStyle w:val="XML5"/>
              <w:rPr>
                <w:del w:id="4216" w:author="Thomas Dietz" w:date="2012-08-13T13:40:00Z"/>
              </w:rPr>
            </w:pPr>
            <w:del w:id="4217" w:author="Thomas Dietz" w:date="2012-08-13T13:40:00Z">
              <w:r w:rsidRPr="00A00ED4" w:rsidDel="00860C7A">
                <w:delText>&lt;xs:documentation&gt;The instruction types supported by the switch. See OpenFlow protocol 1.2 section 5.6.</w:delText>
              </w:r>
            </w:del>
          </w:p>
          <w:p w14:paraId="02685526" w14:textId="1E8F4197" w:rsidR="00D8113B" w:rsidRPr="00A00ED4" w:rsidDel="00860C7A" w:rsidRDefault="00D8113B" w:rsidP="007B796F">
            <w:pPr>
              <w:pStyle w:val="XML5"/>
              <w:rPr>
                <w:del w:id="4218" w:author="Thomas Dietz" w:date="2012-08-13T13:40:00Z"/>
              </w:rPr>
            </w:pPr>
            <w:del w:id="4219" w:author="Thomas Dietz" w:date="2012-08-13T13:40:00Z">
              <w:r w:rsidRPr="00A00ED4" w:rsidDel="00860C7A">
                <w:lastRenderedPageBreak/>
                <w:delText>&lt;/xs:documentation&gt;</w:delText>
              </w:r>
            </w:del>
          </w:p>
          <w:p w14:paraId="779739C4" w14:textId="78D3FF90" w:rsidR="00D8113B" w:rsidRPr="00A00ED4" w:rsidDel="00860C7A" w:rsidRDefault="00D8113B" w:rsidP="007B796F">
            <w:pPr>
              <w:pStyle w:val="XML4"/>
              <w:rPr>
                <w:del w:id="4220" w:author="Thomas Dietz" w:date="2012-08-13T13:40:00Z"/>
              </w:rPr>
            </w:pPr>
            <w:del w:id="4221" w:author="Thomas Dietz" w:date="2012-08-13T13:40:00Z">
              <w:r w:rsidRPr="00A00ED4" w:rsidDel="00860C7A">
                <w:delText xml:space="preserve">&lt;/xs:annotation&gt;  </w:delText>
              </w:r>
              <w:r w:rsidRPr="00A00ED4" w:rsidDel="00860C7A">
                <w:tab/>
              </w:r>
            </w:del>
          </w:p>
          <w:p w14:paraId="7F8FFF6D" w14:textId="780042FA" w:rsidR="00D8113B" w:rsidRPr="00A00ED4" w:rsidDel="00860C7A" w:rsidRDefault="00D8113B" w:rsidP="007B796F">
            <w:pPr>
              <w:pStyle w:val="XML3"/>
              <w:rPr>
                <w:del w:id="4222" w:author="Thomas Dietz" w:date="2012-08-13T13:40:00Z"/>
              </w:rPr>
            </w:pPr>
            <w:del w:id="4223" w:author="Thomas Dietz" w:date="2012-08-13T13:40:00Z">
              <w:r w:rsidRPr="00A00ED4" w:rsidDel="00860C7A">
                <w:delText>&lt;/xs:element&gt;</w:delText>
              </w:r>
            </w:del>
          </w:p>
          <w:p w14:paraId="424D21FC" w14:textId="3D1660D7" w:rsidR="00D8113B" w:rsidRPr="00A00ED4" w:rsidDel="00860C7A" w:rsidRDefault="00D8113B" w:rsidP="007B796F">
            <w:pPr>
              <w:pStyle w:val="XML2"/>
              <w:rPr>
                <w:del w:id="4224" w:author="Thomas Dietz" w:date="2012-08-13T13:40:00Z"/>
              </w:rPr>
            </w:pPr>
            <w:del w:id="4225" w:author="Thomas Dietz" w:date="2012-08-13T13:40:00Z">
              <w:r w:rsidRPr="00A00ED4" w:rsidDel="00860C7A">
                <w:delText>&lt;/xs:sequence&gt;</w:delText>
              </w:r>
            </w:del>
          </w:p>
          <w:p w14:paraId="241DA747" w14:textId="1E8DE0DD" w:rsidR="00D8113B" w:rsidRPr="00A00ED4" w:rsidDel="00860C7A" w:rsidRDefault="00D8113B" w:rsidP="007B796F">
            <w:pPr>
              <w:pStyle w:val="XML1"/>
              <w:rPr>
                <w:del w:id="4226" w:author="Thomas Dietz" w:date="2012-08-13T13:40:00Z"/>
              </w:rPr>
            </w:pPr>
            <w:del w:id="4227" w:author="Thomas Dietz" w:date="2012-08-13T13:40:00Z">
              <w:r w:rsidRPr="00A00ED4" w:rsidDel="00860C7A">
                <w:delText>&lt;/xs:complexType&gt;</w:delText>
              </w:r>
            </w:del>
          </w:p>
          <w:p w14:paraId="32602AC6" w14:textId="43F84013" w:rsidR="007B796F" w:rsidRPr="00A00ED4" w:rsidDel="00860C7A" w:rsidRDefault="007B796F" w:rsidP="007B796F">
            <w:pPr>
              <w:pStyle w:val="XML1"/>
              <w:rPr>
                <w:del w:id="4228" w:author="Thomas Dietz" w:date="2012-08-13T13:40:00Z"/>
              </w:rPr>
            </w:pPr>
          </w:p>
          <w:p w14:paraId="423A00CC" w14:textId="26769719" w:rsidR="00D8113B" w:rsidRPr="00A00ED4" w:rsidDel="00860C7A" w:rsidRDefault="00D8113B" w:rsidP="007B796F">
            <w:pPr>
              <w:pStyle w:val="XML1"/>
              <w:rPr>
                <w:del w:id="4229" w:author="Thomas Dietz" w:date="2012-08-13T13:40:00Z"/>
              </w:rPr>
            </w:pPr>
            <w:del w:id="4230" w:author="Thomas Dietz" w:date="2012-08-13T13:40:00Z">
              <w:r w:rsidRPr="00A00ED4" w:rsidDel="00860C7A">
                <w:delText>&lt;xs:complexType name="OFReservedPortTypes"&gt;</w:delText>
              </w:r>
            </w:del>
          </w:p>
          <w:p w14:paraId="463D7A69" w14:textId="2E8F6323" w:rsidR="00D8113B" w:rsidRPr="00A00ED4" w:rsidDel="00860C7A" w:rsidRDefault="00D8113B" w:rsidP="007B796F">
            <w:pPr>
              <w:pStyle w:val="XML2"/>
              <w:rPr>
                <w:del w:id="4231" w:author="Thomas Dietz" w:date="2012-08-13T13:40:00Z"/>
              </w:rPr>
            </w:pPr>
            <w:del w:id="4232" w:author="Thomas Dietz" w:date="2012-08-13T13:40:00Z">
              <w:r w:rsidRPr="00A00ED4" w:rsidDel="00860C7A">
                <w:delText>&lt;xs:sequence minOccurs="1" maxOccurs="unbounded"&gt;</w:delText>
              </w:r>
            </w:del>
          </w:p>
          <w:p w14:paraId="3F8DE1FD" w14:textId="4DDB1360" w:rsidR="00D8113B" w:rsidRPr="00A00ED4" w:rsidDel="00860C7A" w:rsidRDefault="00D8113B" w:rsidP="007B796F">
            <w:pPr>
              <w:pStyle w:val="XML3"/>
              <w:rPr>
                <w:del w:id="4233" w:author="Thomas Dietz" w:date="2012-08-13T13:40:00Z"/>
              </w:rPr>
            </w:pPr>
            <w:del w:id="4234" w:author="Thomas Dietz" w:date="2012-08-13T13:40:00Z">
              <w:r w:rsidRPr="00A00ED4" w:rsidDel="00860C7A">
                <w:delText>&lt;xs:element name="type" type="OFReservedPortType"/&gt;</w:delText>
              </w:r>
            </w:del>
          </w:p>
          <w:p w14:paraId="41238A91" w14:textId="688325A9" w:rsidR="00D8113B" w:rsidRPr="00A00ED4" w:rsidDel="00860C7A" w:rsidRDefault="00D8113B" w:rsidP="007B796F">
            <w:pPr>
              <w:pStyle w:val="XML2"/>
              <w:rPr>
                <w:del w:id="4235" w:author="Thomas Dietz" w:date="2012-08-13T13:40:00Z"/>
              </w:rPr>
            </w:pPr>
            <w:del w:id="4236" w:author="Thomas Dietz" w:date="2012-08-13T13:40:00Z">
              <w:r w:rsidRPr="00A00ED4" w:rsidDel="00860C7A">
                <w:delText>&lt;/xs:sequence&gt;</w:delText>
              </w:r>
            </w:del>
          </w:p>
          <w:p w14:paraId="0B87A67C" w14:textId="0A48B1CB" w:rsidR="00D8113B" w:rsidRPr="00A00ED4" w:rsidDel="00860C7A" w:rsidRDefault="00D8113B" w:rsidP="007B796F">
            <w:pPr>
              <w:pStyle w:val="XML1"/>
              <w:rPr>
                <w:del w:id="4237" w:author="Thomas Dietz" w:date="2012-08-13T13:40:00Z"/>
              </w:rPr>
            </w:pPr>
            <w:del w:id="4238" w:author="Thomas Dietz" w:date="2012-08-13T13:40:00Z">
              <w:r w:rsidRPr="00A00ED4" w:rsidDel="00860C7A">
                <w:delText>&lt;/xs:complexType&gt;</w:delText>
              </w:r>
            </w:del>
          </w:p>
          <w:p w14:paraId="445415A2" w14:textId="21D973B8" w:rsidR="007B796F" w:rsidRPr="00A00ED4" w:rsidDel="00860C7A" w:rsidRDefault="007B796F" w:rsidP="00173F8A">
            <w:pPr>
              <w:pStyle w:val="XML1"/>
              <w:rPr>
                <w:del w:id="4239" w:author="Thomas Dietz" w:date="2012-08-13T13:40:00Z"/>
              </w:rPr>
            </w:pPr>
          </w:p>
          <w:p w14:paraId="26C1C9EA" w14:textId="2E390B73" w:rsidR="00D8113B" w:rsidRPr="00A00ED4" w:rsidDel="00860C7A" w:rsidRDefault="00D8113B" w:rsidP="007B796F">
            <w:pPr>
              <w:pStyle w:val="XML1"/>
              <w:rPr>
                <w:del w:id="4240" w:author="Thomas Dietz" w:date="2012-08-13T13:40:00Z"/>
              </w:rPr>
            </w:pPr>
            <w:del w:id="4241" w:author="Thomas Dietz" w:date="2012-08-13T13:40:00Z">
              <w:r w:rsidRPr="00A00ED4" w:rsidDel="00860C7A">
                <w:delText>&lt;xs:simpleType name="OFReservedPortType"&gt;</w:delText>
              </w:r>
            </w:del>
          </w:p>
          <w:p w14:paraId="736BE0DC" w14:textId="5D78F7B1" w:rsidR="00D8113B" w:rsidRPr="00A00ED4" w:rsidDel="00860C7A" w:rsidRDefault="00D8113B" w:rsidP="007B796F">
            <w:pPr>
              <w:pStyle w:val="XML2"/>
              <w:rPr>
                <w:del w:id="4242" w:author="Thomas Dietz" w:date="2012-08-13T13:40:00Z"/>
              </w:rPr>
            </w:pPr>
            <w:del w:id="4243" w:author="Thomas Dietz" w:date="2012-08-13T13:40:00Z">
              <w:r w:rsidRPr="00A00ED4" w:rsidDel="00860C7A">
                <w:delText>&lt;xs:restriction base="xs:string"&gt;</w:delText>
              </w:r>
            </w:del>
          </w:p>
          <w:p w14:paraId="0C9E435F" w14:textId="4FD4B922" w:rsidR="00D8113B" w:rsidRPr="00A00ED4" w:rsidDel="00860C7A" w:rsidRDefault="00D8113B" w:rsidP="007B796F">
            <w:pPr>
              <w:pStyle w:val="XML3"/>
              <w:rPr>
                <w:del w:id="4244" w:author="Thomas Dietz" w:date="2012-08-13T13:40:00Z"/>
              </w:rPr>
            </w:pPr>
            <w:del w:id="4245" w:author="Thomas Dietz" w:date="2012-08-13T13:40:00Z">
              <w:r w:rsidRPr="00A00ED4" w:rsidDel="00860C7A">
                <w:delText>&lt;xs:enumeration value="all"/&gt;</w:delText>
              </w:r>
            </w:del>
          </w:p>
          <w:p w14:paraId="2E8B5945" w14:textId="2ECF246B" w:rsidR="00D8113B" w:rsidRPr="00A00ED4" w:rsidDel="00860C7A" w:rsidRDefault="00D8113B" w:rsidP="007B796F">
            <w:pPr>
              <w:pStyle w:val="XML3"/>
              <w:rPr>
                <w:del w:id="4246" w:author="Thomas Dietz" w:date="2012-08-13T13:40:00Z"/>
              </w:rPr>
            </w:pPr>
            <w:del w:id="4247" w:author="Thomas Dietz" w:date="2012-08-13T13:40:00Z">
              <w:r w:rsidRPr="00A00ED4" w:rsidDel="00860C7A">
                <w:delText>&lt;xs:enumeration value="controller"/&gt;</w:delText>
              </w:r>
            </w:del>
          </w:p>
          <w:p w14:paraId="32EC8A07" w14:textId="5BB4F942" w:rsidR="00D8113B" w:rsidRPr="00A00ED4" w:rsidDel="00860C7A" w:rsidRDefault="00D8113B" w:rsidP="007B796F">
            <w:pPr>
              <w:pStyle w:val="XML3"/>
              <w:rPr>
                <w:del w:id="4248" w:author="Thomas Dietz" w:date="2012-08-13T13:40:00Z"/>
              </w:rPr>
            </w:pPr>
            <w:del w:id="4249" w:author="Thomas Dietz" w:date="2012-08-13T13:40:00Z">
              <w:r w:rsidRPr="00A00ED4" w:rsidDel="00860C7A">
                <w:delText>&lt;xs:enumeration value="table"/&gt;</w:delText>
              </w:r>
            </w:del>
          </w:p>
          <w:p w14:paraId="3777FFD7" w14:textId="48CB3164" w:rsidR="00D8113B" w:rsidRPr="00A00ED4" w:rsidDel="00860C7A" w:rsidRDefault="00D8113B" w:rsidP="007B796F">
            <w:pPr>
              <w:pStyle w:val="XML3"/>
              <w:rPr>
                <w:del w:id="4250" w:author="Thomas Dietz" w:date="2012-08-13T13:40:00Z"/>
              </w:rPr>
            </w:pPr>
            <w:del w:id="4251" w:author="Thomas Dietz" w:date="2012-08-13T13:40:00Z">
              <w:r w:rsidRPr="00A00ED4" w:rsidDel="00860C7A">
                <w:delText>&lt;xs:enumeration value="inport"/&gt;</w:delText>
              </w:r>
            </w:del>
          </w:p>
          <w:p w14:paraId="119EB805" w14:textId="3632B00E" w:rsidR="00D8113B" w:rsidRPr="00A00ED4" w:rsidDel="00860C7A" w:rsidRDefault="00D8113B" w:rsidP="007B796F">
            <w:pPr>
              <w:pStyle w:val="XML3"/>
              <w:rPr>
                <w:del w:id="4252" w:author="Thomas Dietz" w:date="2012-08-13T13:40:00Z"/>
              </w:rPr>
            </w:pPr>
            <w:del w:id="4253" w:author="Thomas Dietz" w:date="2012-08-13T13:40:00Z">
              <w:r w:rsidRPr="00A00ED4" w:rsidDel="00860C7A">
                <w:delText>&lt;xs:enumeration value="any"/&gt;</w:delText>
              </w:r>
            </w:del>
          </w:p>
          <w:p w14:paraId="11065449" w14:textId="5198E40C" w:rsidR="00D8113B" w:rsidRPr="00A00ED4" w:rsidDel="00860C7A" w:rsidRDefault="00D8113B" w:rsidP="007B796F">
            <w:pPr>
              <w:pStyle w:val="XML3"/>
              <w:rPr>
                <w:del w:id="4254" w:author="Thomas Dietz" w:date="2012-08-13T13:40:00Z"/>
              </w:rPr>
            </w:pPr>
            <w:del w:id="4255" w:author="Thomas Dietz" w:date="2012-08-13T13:40:00Z">
              <w:r w:rsidRPr="00A00ED4" w:rsidDel="00860C7A">
                <w:delText>&lt;xs:enumeration value="local"/&gt;</w:delText>
              </w:r>
            </w:del>
          </w:p>
          <w:p w14:paraId="3ADC3E66" w14:textId="71718DD4" w:rsidR="00D8113B" w:rsidRPr="00A00ED4" w:rsidDel="00860C7A" w:rsidRDefault="00D8113B" w:rsidP="007B796F">
            <w:pPr>
              <w:pStyle w:val="XML3"/>
              <w:rPr>
                <w:del w:id="4256" w:author="Thomas Dietz" w:date="2012-08-13T13:40:00Z"/>
              </w:rPr>
            </w:pPr>
            <w:del w:id="4257" w:author="Thomas Dietz" w:date="2012-08-13T13:40:00Z">
              <w:r w:rsidRPr="00A00ED4" w:rsidDel="00860C7A">
                <w:delText>&lt;xs:enumeration value="normal"/&gt;</w:delText>
              </w:r>
            </w:del>
          </w:p>
          <w:p w14:paraId="2E52ACA4" w14:textId="2C5AE651" w:rsidR="00D8113B" w:rsidRPr="00A00ED4" w:rsidDel="00860C7A" w:rsidRDefault="00D8113B" w:rsidP="007B796F">
            <w:pPr>
              <w:pStyle w:val="XML3"/>
              <w:rPr>
                <w:del w:id="4258" w:author="Thomas Dietz" w:date="2012-08-13T13:40:00Z"/>
              </w:rPr>
            </w:pPr>
            <w:del w:id="4259" w:author="Thomas Dietz" w:date="2012-08-13T13:40:00Z">
              <w:r w:rsidRPr="00A00ED4" w:rsidDel="00860C7A">
                <w:delText>&lt;xs:enumeration value="flood"/&gt;</w:delText>
              </w:r>
            </w:del>
          </w:p>
          <w:p w14:paraId="34B5E466" w14:textId="30FF8BB9" w:rsidR="00D8113B" w:rsidRPr="00A00ED4" w:rsidDel="00860C7A" w:rsidRDefault="00D8113B" w:rsidP="007B796F">
            <w:pPr>
              <w:pStyle w:val="XML2"/>
              <w:rPr>
                <w:del w:id="4260" w:author="Thomas Dietz" w:date="2012-08-13T13:40:00Z"/>
              </w:rPr>
            </w:pPr>
            <w:del w:id="4261" w:author="Thomas Dietz" w:date="2012-08-13T13:40:00Z">
              <w:r w:rsidRPr="00A00ED4" w:rsidDel="00860C7A">
                <w:delText>&lt;/xs:restriction&gt;</w:delText>
              </w:r>
            </w:del>
          </w:p>
          <w:p w14:paraId="4107E835" w14:textId="56A00203" w:rsidR="00D8113B" w:rsidRPr="00A00ED4" w:rsidDel="00860C7A" w:rsidRDefault="00D8113B" w:rsidP="007B796F">
            <w:pPr>
              <w:pStyle w:val="XML1"/>
              <w:rPr>
                <w:del w:id="4262" w:author="Thomas Dietz" w:date="2012-08-13T13:40:00Z"/>
              </w:rPr>
            </w:pPr>
            <w:del w:id="4263" w:author="Thomas Dietz" w:date="2012-08-13T13:40:00Z">
              <w:r w:rsidRPr="00A00ED4" w:rsidDel="00860C7A">
                <w:delText>&lt;/xs:simpleType&gt;</w:delText>
              </w:r>
            </w:del>
          </w:p>
          <w:p w14:paraId="76CA52D9" w14:textId="537A03B5" w:rsidR="007B796F" w:rsidRPr="00A00ED4" w:rsidDel="00860C7A" w:rsidRDefault="007B796F" w:rsidP="007B796F">
            <w:pPr>
              <w:pStyle w:val="XML1"/>
              <w:rPr>
                <w:del w:id="4264" w:author="Thomas Dietz" w:date="2012-08-13T13:40:00Z"/>
              </w:rPr>
            </w:pPr>
          </w:p>
          <w:p w14:paraId="064E651C" w14:textId="0AED0FB3" w:rsidR="00D8113B" w:rsidRPr="00A00ED4" w:rsidDel="00860C7A" w:rsidRDefault="00D8113B" w:rsidP="007B796F">
            <w:pPr>
              <w:pStyle w:val="XML1"/>
              <w:rPr>
                <w:del w:id="4265" w:author="Thomas Dietz" w:date="2012-08-13T13:40:00Z"/>
              </w:rPr>
            </w:pPr>
            <w:del w:id="4266" w:author="Thomas Dietz" w:date="2012-08-13T13:40:00Z">
              <w:r w:rsidRPr="00A00ED4" w:rsidDel="00860C7A">
                <w:delText>&lt;xs:complexType name="OFGroupTypes"&gt;</w:delText>
              </w:r>
            </w:del>
          </w:p>
          <w:p w14:paraId="08898E56" w14:textId="437FEA71" w:rsidR="00D8113B" w:rsidRPr="00A00ED4" w:rsidDel="00860C7A" w:rsidRDefault="00D8113B" w:rsidP="007B796F">
            <w:pPr>
              <w:pStyle w:val="XML2"/>
              <w:rPr>
                <w:del w:id="4267" w:author="Thomas Dietz" w:date="2012-08-13T13:40:00Z"/>
              </w:rPr>
            </w:pPr>
            <w:del w:id="4268" w:author="Thomas Dietz" w:date="2012-08-13T13:40:00Z">
              <w:r w:rsidRPr="00A00ED4" w:rsidDel="00860C7A">
                <w:delText>&lt;xs:sequence minOccurs="1" maxOccurs="unbounded"&gt;</w:delText>
              </w:r>
            </w:del>
          </w:p>
          <w:p w14:paraId="20261E55" w14:textId="1D51D588" w:rsidR="00D8113B" w:rsidRPr="00A00ED4" w:rsidDel="00860C7A" w:rsidRDefault="00D8113B" w:rsidP="007B796F">
            <w:pPr>
              <w:pStyle w:val="XML3"/>
              <w:rPr>
                <w:del w:id="4269" w:author="Thomas Dietz" w:date="2012-08-13T13:40:00Z"/>
              </w:rPr>
            </w:pPr>
            <w:del w:id="4270" w:author="Thomas Dietz" w:date="2012-08-13T13:40:00Z">
              <w:r w:rsidRPr="00A00ED4" w:rsidDel="00860C7A">
                <w:delText>&lt;xs:element name="type" type="OFGroupType"/&gt;</w:delText>
              </w:r>
            </w:del>
          </w:p>
          <w:p w14:paraId="71667958" w14:textId="67798C22" w:rsidR="00D8113B" w:rsidRPr="00A00ED4" w:rsidDel="00860C7A" w:rsidRDefault="00D8113B" w:rsidP="007B796F">
            <w:pPr>
              <w:pStyle w:val="XML2"/>
              <w:rPr>
                <w:del w:id="4271" w:author="Thomas Dietz" w:date="2012-08-13T13:40:00Z"/>
              </w:rPr>
            </w:pPr>
            <w:del w:id="4272" w:author="Thomas Dietz" w:date="2012-08-13T13:40:00Z">
              <w:r w:rsidRPr="00A00ED4" w:rsidDel="00860C7A">
                <w:delText>&lt;/xs:sequence&gt;</w:delText>
              </w:r>
            </w:del>
          </w:p>
          <w:p w14:paraId="034A1657" w14:textId="3D01EA5D" w:rsidR="00D8113B" w:rsidRPr="00A00ED4" w:rsidDel="00860C7A" w:rsidRDefault="00D8113B" w:rsidP="007B796F">
            <w:pPr>
              <w:pStyle w:val="XML1"/>
              <w:rPr>
                <w:del w:id="4273" w:author="Thomas Dietz" w:date="2012-08-13T13:40:00Z"/>
              </w:rPr>
            </w:pPr>
            <w:del w:id="4274" w:author="Thomas Dietz" w:date="2012-08-13T13:40:00Z">
              <w:r w:rsidRPr="00A00ED4" w:rsidDel="00860C7A">
                <w:delText>&lt;/xs:complexType&gt;</w:delText>
              </w:r>
            </w:del>
          </w:p>
          <w:p w14:paraId="4C47B456" w14:textId="0D88CED9" w:rsidR="00D8113B" w:rsidRPr="00A00ED4" w:rsidDel="00860C7A" w:rsidRDefault="00D8113B" w:rsidP="00173F8A">
            <w:pPr>
              <w:pStyle w:val="XML1"/>
              <w:rPr>
                <w:del w:id="4275" w:author="Thomas Dietz" w:date="2012-08-13T13:40:00Z"/>
              </w:rPr>
            </w:pPr>
          </w:p>
          <w:p w14:paraId="75DE31F1" w14:textId="5474253C" w:rsidR="00D8113B" w:rsidRPr="00A00ED4" w:rsidDel="00860C7A" w:rsidRDefault="00D8113B" w:rsidP="00173F8A">
            <w:pPr>
              <w:pStyle w:val="XML1"/>
              <w:rPr>
                <w:del w:id="4276" w:author="Thomas Dietz" w:date="2012-08-13T13:40:00Z"/>
              </w:rPr>
            </w:pPr>
            <w:del w:id="4277" w:author="Thomas Dietz" w:date="2012-08-13T13:40:00Z">
              <w:r w:rsidRPr="00A00ED4" w:rsidDel="00860C7A">
                <w:delText>&lt;xs:simpleType name="OFGroupType"&gt;</w:delText>
              </w:r>
            </w:del>
          </w:p>
          <w:p w14:paraId="682ECE34" w14:textId="5B9FAE71" w:rsidR="00D8113B" w:rsidRPr="00A00ED4" w:rsidDel="00860C7A" w:rsidRDefault="00D8113B" w:rsidP="004D0DB6">
            <w:pPr>
              <w:pStyle w:val="XML2"/>
              <w:rPr>
                <w:del w:id="4278" w:author="Thomas Dietz" w:date="2012-08-13T13:40:00Z"/>
              </w:rPr>
            </w:pPr>
            <w:del w:id="4279" w:author="Thomas Dietz" w:date="2012-08-13T13:40:00Z">
              <w:r w:rsidRPr="00A00ED4" w:rsidDel="00860C7A">
                <w:delText>&lt;xs:restriction base="xs:string"&gt;</w:delText>
              </w:r>
            </w:del>
          </w:p>
          <w:p w14:paraId="66A99135" w14:textId="17F41931" w:rsidR="00D8113B" w:rsidRPr="00A00ED4" w:rsidDel="00860C7A" w:rsidRDefault="00D8113B" w:rsidP="004D0DB6">
            <w:pPr>
              <w:pStyle w:val="XML3"/>
              <w:rPr>
                <w:del w:id="4280" w:author="Thomas Dietz" w:date="2012-08-13T13:40:00Z"/>
              </w:rPr>
            </w:pPr>
            <w:del w:id="4281" w:author="Thomas Dietz" w:date="2012-08-13T13:40:00Z">
              <w:r w:rsidRPr="00A00ED4" w:rsidDel="00860C7A">
                <w:delText>&lt;xs:enumeration value="all"/&gt;</w:delText>
              </w:r>
            </w:del>
          </w:p>
          <w:p w14:paraId="123482D0" w14:textId="0A77351C" w:rsidR="00D8113B" w:rsidRPr="00A00ED4" w:rsidDel="00860C7A" w:rsidRDefault="00D8113B" w:rsidP="004D0DB6">
            <w:pPr>
              <w:pStyle w:val="XML3"/>
              <w:rPr>
                <w:del w:id="4282" w:author="Thomas Dietz" w:date="2012-08-13T13:40:00Z"/>
              </w:rPr>
            </w:pPr>
            <w:del w:id="4283" w:author="Thomas Dietz" w:date="2012-08-13T13:40:00Z">
              <w:r w:rsidRPr="00A00ED4" w:rsidDel="00860C7A">
                <w:delText>&lt;xs:enumeration value="select"/&gt;</w:delText>
              </w:r>
            </w:del>
          </w:p>
          <w:p w14:paraId="038B0FE7" w14:textId="1A3D3184" w:rsidR="00D8113B" w:rsidRPr="00A00ED4" w:rsidDel="00860C7A" w:rsidRDefault="00D8113B" w:rsidP="004D0DB6">
            <w:pPr>
              <w:pStyle w:val="XML3"/>
              <w:rPr>
                <w:del w:id="4284" w:author="Thomas Dietz" w:date="2012-08-13T13:40:00Z"/>
              </w:rPr>
            </w:pPr>
            <w:del w:id="4285" w:author="Thomas Dietz" w:date="2012-08-13T13:40:00Z">
              <w:r w:rsidRPr="00A00ED4" w:rsidDel="00860C7A">
                <w:delText>&lt;xs:enumeration value="indirect"/&gt;</w:delText>
              </w:r>
            </w:del>
          </w:p>
          <w:p w14:paraId="08EDB616" w14:textId="38A14D3A" w:rsidR="00D8113B" w:rsidRPr="00A00ED4" w:rsidDel="00860C7A" w:rsidRDefault="00D8113B" w:rsidP="004D0DB6">
            <w:pPr>
              <w:pStyle w:val="XML3"/>
              <w:rPr>
                <w:del w:id="4286" w:author="Thomas Dietz" w:date="2012-08-13T13:40:00Z"/>
              </w:rPr>
            </w:pPr>
            <w:del w:id="4287" w:author="Thomas Dietz" w:date="2012-08-13T13:40:00Z">
              <w:r w:rsidRPr="00A00ED4" w:rsidDel="00860C7A">
                <w:delText>&lt;xs:enumeration value="fast-failover"/&gt;</w:delText>
              </w:r>
            </w:del>
          </w:p>
          <w:p w14:paraId="226F2111" w14:textId="1F1C6D5C" w:rsidR="00D8113B" w:rsidRPr="00A00ED4" w:rsidDel="00860C7A" w:rsidRDefault="00D8113B" w:rsidP="004D0DB6">
            <w:pPr>
              <w:pStyle w:val="XML2"/>
              <w:rPr>
                <w:del w:id="4288" w:author="Thomas Dietz" w:date="2012-08-13T13:40:00Z"/>
              </w:rPr>
            </w:pPr>
            <w:del w:id="4289" w:author="Thomas Dietz" w:date="2012-08-13T13:40:00Z">
              <w:r w:rsidRPr="00A00ED4" w:rsidDel="00860C7A">
                <w:delText>&lt;/xs:restriction&gt;</w:delText>
              </w:r>
            </w:del>
          </w:p>
          <w:p w14:paraId="1C54500F" w14:textId="209C1A3F" w:rsidR="00D8113B" w:rsidRPr="00A00ED4" w:rsidDel="00860C7A" w:rsidRDefault="00D8113B" w:rsidP="00173F8A">
            <w:pPr>
              <w:pStyle w:val="XML1"/>
              <w:rPr>
                <w:del w:id="4290" w:author="Thomas Dietz" w:date="2012-08-13T13:40:00Z"/>
              </w:rPr>
            </w:pPr>
            <w:del w:id="4291" w:author="Thomas Dietz" w:date="2012-08-13T13:40:00Z">
              <w:r w:rsidRPr="00A00ED4" w:rsidDel="00860C7A">
                <w:delText>&lt;/xs:simpleType&gt;</w:delText>
              </w:r>
            </w:del>
          </w:p>
          <w:p w14:paraId="39444556" w14:textId="1FA7A2BA" w:rsidR="004D0DB6" w:rsidRPr="00A00ED4" w:rsidDel="00860C7A" w:rsidRDefault="004D0DB6" w:rsidP="00173F8A">
            <w:pPr>
              <w:pStyle w:val="XML1"/>
              <w:rPr>
                <w:del w:id="4292" w:author="Thomas Dietz" w:date="2012-08-13T13:40:00Z"/>
              </w:rPr>
            </w:pPr>
          </w:p>
          <w:p w14:paraId="599598AD" w14:textId="7D1A8A1D" w:rsidR="00D8113B" w:rsidRPr="00A00ED4" w:rsidDel="00860C7A" w:rsidRDefault="00D8113B" w:rsidP="00173F8A">
            <w:pPr>
              <w:pStyle w:val="XML1"/>
              <w:rPr>
                <w:del w:id="4293" w:author="Thomas Dietz" w:date="2012-08-13T13:40:00Z"/>
              </w:rPr>
            </w:pPr>
            <w:del w:id="4294" w:author="Thomas Dietz" w:date="2012-08-13T13:40:00Z">
              <w:r w:rsidRPr="00A00ED4" w:rsidDel="00860C7A">
                <w:delText>&lt;xs:complexType name="OFGroupCapabilities"&gt;</w:delText>
              </w:r>
            </w:del>
          </w:p>
          <w:p w14:paraId="5B0F0761" w14:textId="4CC284DF" w:rsidR="00D8113B" w:rsidRPr="00A00ED4" w:rsidDel="00860C7A" w:rsidRDefault="00D8113B" w:rsidP="004D0DB6">
            <w:pPr>
              <w:pStyle w:val="XML2"/>
              <w:rPr>
                <w:del w:id="4295" w:author="Thomas Dietz" w:date="2012-08-13T13:40:00Z"/>
              </w:rPr>
            </w:pPr>
            <w:del w:id="4296" w:author="Thomas Dietz" w:date="2012-08-13T13:40:00Z">
              <w:r w:rsidRPr="00A00ED4" w:rsidDel="00860C7A">
                <w:delText>&lt;xs:sequence minOccurs="1" maxOccurs="unbounded"&gt;</w:delText>
              </w:r>
            </w:del>
          </w:p>
          <w:p w14:paraId="6A9AE89B" w14:textId="5D704B95" w:rsidR="00D8113B" w:rsidRPr="00A00ED4" w:rsidDel="00860C7A" w:rsidRDefault="00D8113B" w:rsidP="004D0DB6">
            <w:pPr>
              <w:pStyle w:val="XML3"/>
              <w:rPr>
                <w:del w:id="4297" w:author="Thomas Dietz" w:date="2012-08-13T13:40:00Z"/>
              </w:rPr>
            </w:pPr>
            <w:del w:id="4298" w:author="Thomas Dietz" w:date="2012-08-13T13:40:00Z">
              <w:r w:rsidRPr="00A00ED4" w:rsidDel="00860C7A">
                <w:delText>&lt;xs:element name="capability" type="OFGroupCapability"/&gt;</w:delText>
              </w:r>
            </w:del>
          </w:p>
          <w:p w14:paraId="53DA7061" w14:textId="38107489" w:rsidR="00D8113B" w:rsidRPr="00A00ED4" w:rsidDel="00860C7A" w:rsidRDefault="00D8113B" w:rsidP="004D0DB6">
            <w:pPr>
              <w:pStyle w:val="XML2"/>
              <w:rPr>
                <w:del w:id="4299" w:author="Thomas Dietz" w:date="2012-08-13T13:40:00Z"/>
              </w:rPr>
            </w:pPr>
            <w:del w:id="4300" w:author="Thomas Dietz" w:date="2012-08-13T13:40:00Z">
              <w:r w:rsidRPr="00A00ED4" w:rsidDel="00860C7A">
                <w:delText>&lt;/xs:sequence&gt;</w:delText>
              </w:r>
            </w:del>
          </w:p>
          <w:p w14:paraId="7E160C8E" w14:textId="6A538AB4" w:rsidR="00D8113B" w:rsidRPr="00A00ED4" w:rsidDel="00860C7A" w:rsidRDefault="00D8113B" w:rsidP="004D0DB6">
            <w:pPr>
              <w:pStyle w:val="XML1"/>
              <w:rPr>
                <w:del w:id="4301" w:author="Thomas Dietz" w:date="2012-08-13T13:40:00Z"/>
              </w:rPr>
            </w:pPr>
            <w:del w:id="4302" w:author="Thomas Dietz" w:date="2012-08-13T13:40:00Z">
              <w:r w:rsidRPr="00A00ED4" w:rsidDel="00860C7A">
                <w:delText>&lt;/xs:complexType&gt;</w:delText>
              </w:r>
            </w:del>
          </w:p>
          <w:p w14:paraId="2EECA331" w14:textId="21FCFA8D" w:rsidR="00D8113B" w:rsidRPr="00A00ED4" w:rsidDel="00860C7A" w:rsidRDefault="00D8113B" w:rsidP="00173F8A">
            <w:pPr>
              <w:pStyle w:val="XML1"/>
              <w:rPr>
                <w:del w:id="4303" w:author="Thomas Dietz" w:date="2012-08-13T13:40:00Z"/>
              </w:rPr>
            </w:pPr>
          </w:p>
          <w:p w14:paraId="473D4F2A" w14:textId="0124C0ED" w:rsidR="00D8113B" w:rsidRPr="00A00ED4" w:rsidDel="00860C7A" w:rsidRDefault="00D8113B" w:rsidP="00173F8A">
            <w:pPr>
              <w:pStyle w:val="XML1"/>
              <w:rPr>
                <w:del w:id="4304" w:author="Thomas Dietz" w:date="2012-08-13T13:40:00Z"/>
              </w:rPr>
            </w:pPr>
            <w:del w:id="4305" w:author="Thomas Dietz" w:date="2012-08-13T13:40:00Z">
              <w:r w:rsidRPr="00A00ED4" w:rsidDel="00860C7A">
                <w:delText>&lt;xs:simpleType name="OFGroupCapability"&gt;</w:delText>
              </w:r>
            </w:del>
          </w:p>
          <w:p w14:paraId="1612D939" w14:textId="7A0A056F" w:rsidR="00D8113B" w:rsidRPr="00A00ED4" w:rsidDel="00860C7A" w:rsidRDefault="00D8113B" w:rsidP="004D0DB6">
            <w:pPr>
              <w:pStyle w:val="XML2"/>
              <w:rPr>
                <w:del w:id="4306" w:author="Thomas Dietz" w:date="2012-08-13T13:40:00Z"/>
              </w:rPr>
            </w:pPr>
            <w:del w:id="4307" w:author="Thomas Dietz" w:date="2012-08-13T13:40:00Z">
              <w:r w:rsidRPr="00A00ED4" w:rsidDel="00860C7A">
                <w:delText>&lt;xs:restriction base="xs:string"&gt;</w:delText>
              </w:r>
            </w:del>
          </w:p>
          <w:p w14:paraId="6C2426D0" w14:textId="6D7F5C26" w:rsidR="00D8113B" w:rsidRPr="00A00ED4" w:rsidDel="00860C7A" w:rsidRDefault="00D8113B" w:rsidP="004D0DB6">
            <w:pPr>
              <w:pStyle w:val="XML3"/>
              <w:rPr>
                <w:del w:id="4308" w:author="Thomas Dietz" w:date="2012-08-13T13:40:00Z"/>
              </w:rPr>
            </w:pPr>
            <w:del w:id="4309" w:author="Thomas Dietz" w:date="2012-08-13T13:40:00Z">
              <w:r w:rsidRPr="00A00ED4" w:rsidDel="00860C7A">
                <w:delText>&lt;xs:enumeration value="select-weight"/&gt;</w:delText>
              </w:r>
            </w:del>
          </w:p>
          <w:p w14:paraId="41F1E1DD" w14:textId="57D0AB45" w:rsidR="00D8113B" w:rsidRPr="00A00ED4" w:rsidDel="00860C7A" w:rsidRDefault="00D8113B" w:rsidP="004D0DB6">
            <w:pPr>
              <w:pStyle w:val="XML3"/>
              <w:rPr>
                <w:del w:id="4310" w:author="Thomas Dietz" w:date="2012-08-13T13:40:00Z"/>
              </w:rPr>
            </w:pPr>
            <w:del w:id="4311" w:author="Thomas Dietz" w:date="2012-08-13T13:40:00Z">
              <w:r w:rsidRPr="00A00ED4" w:rsidDel="00860C7A">
                <w:delText>&lt;xs:enumeration value="select-liveness"/&gt;</w:delText>
              </w:r>
            </w:del>
          </w:p>
          <w:p w14:paraId="7772AF20" w14:textId="7B475F1D" w:rsidR="00D8113B" w:rsidRPr="00A00ED4" w:rsidDel="00860C7A" w:rsidRDefault="00D8113B" w:rsidP="004D0DB6">
            <w:pPr>
              <w:pStyle w:val="XML3"/>
              <w:rPr>
                <w:del w:id="4312" w:author="Thomas Dietz" w:date="2012-08-13T13:40:00Z"/>
              </w:rPr>
            </w:pPr>
            <w:del w:id="4313" w:author="Thomas Dietz" w:date="2012-08-13T13:40:00Z">
              <w:r w:rsidRPr="00A00ED4" w:rsidDel="00860C7A">
                <w:delText>&lt;xs:enumeration value="chaining"/&gt;</w:delText>
              </w:r>
            </w:del>
          </w:p>
          <w:p w14:paraId="05B568A6" w14:textId="7C18CEB2" w:rsidR="00D8113B" w:rsidRPr="00A00ED4" w:rsidDel="00860C7A" w:rsidRDefault="00D8113B" w:rsidP="004D0DB6">
            <w:pPr>
              <w:pStyle w:val="XML3"/>
              <w:rPr>
                <w:del w:id="4314" w:author="Thomas Dietz" w:date="2012-08-13T13:40:00Z"/>
              </w:rPr>
            </w:pPr>
            <w:del w:id="4315" w:author="Thomas Dietz" w:date="2012-08-13T13:40:00Z">
              <w:r w:rsidRPr="00A00ED4" w:rsidDel="00860C7A">
                <w:delText>&lt;xs:enumeration value="chaining-check"/&gt;</w:delText>
              </w:r>
            </w:del>
          </w:p>
          <w:p w14:paraId="1B7C4BE6" w14:textId="5EBE89E8" w:rsidR="00D8113B" w:rsidRPr="00A00ED4" w:rsidDel="00860C7A" w:rsidRDefault="00D8113B" w:rsidP="004D0DB6">
            <w:pPr>
              <w:pStyle w:val="XML2"/>
              <w:rPr>
                <w:del w:id="4316" w:author="Thomas Dietz" w:date="2012-08-13T13:40:00Z"/>
              </w:rPr>
            </w:pPr>
            <w:del w:id="4317" w:author="Thomas Dietz" w:date="2012-08-13T13:40:00Z">
              <w:r w:rsidRPr="00A00ED4" w:rsidDel="00860C7A">
                <w:delText>&lt;/xs:restriction&gt;</w:delText>
              </w:r>
            </w:del>
          </w:p>
          <w:p w14:paraId="0A7874C0" w14:textId="4EBD843D" w:rsidR="00D8113B" w:rsidRPr="00A00ED4" w:rsidDel="00860C7A" w:rsidRDefault="00D8113B" w:rsidP="00173F8A">
            <w:pPr>
              <w:pStyle w:val="XML1"/>
              <w:rPr>
                <w:del w:id="4318" w:author="Thomas Dietz" w:date="2012-08-13T13:40:00Z"/>
              </w:rPr>
            </w:pPr>
            <w:del w:id="4319" w:author="Thomas Dietz" w:date="2012-08-13T13:40:00Z">
              <w:r w:rsidRPr="00A00ED4" w:rsidDel="00860C7A">
                <w:delText>&lt;/xs:simpleType&gt;</w:delText>
              </w:r>
            </w:del>
          </w:p>
          <w:p w14:paraId="42DC79A9" w14:textId="5786F4C5" w:rsidR="004D0DB6" w:rsidRPr="00A00ED4" w:rsidDel="00860C7A" w:rsidRDefault="004D0DB6" w:rsidP="00173F8A">
            <w:pPr>
              <w:pStyle w:val="XML1"/>
              <w:rPr>
                <w:del w:id="4320" w:author="Thomas Dietz" w:date="2012-08-13T13:40:00Z"/>
              </w:rPr>
            </w:pPr>
          </w:p>
          <w:p w14:paraId="51F4DB85" w14:textId="6F6916E2" w:rsidR="00D8113B" w:rsidRPr="00A00ED4" w:rsidDel="00860C7A" w:rsidRDefault="00D8113B" w:rsidP="00173F8A">
            <w:pPr>
              <w:pStyle w:val="XML1"/>
              <w:rPr>
                <w:del w:id="4321" w:author="Thomas Dietz" w:date="2012-08-13T13:40:00Z"/>
              </w:rPr>
            </w:pPr>
            <w:del w:id="4322" w:author="Thomas Dietz" w:date="2012-08-13T13:40:00Z">
              <w:r w:rsidRPr="00A00ED4" w:rsidDel="00860C7A">
                <w:delText>&lt;xs:complexType name="OFActionTypes"&gt;</w:delText>
              </w:r>
            </w:del>
          </w:p>
          <w:p w14:paraId="39965AC1" w14:textId="2D9FDCD4" w:rsidR="00D8113B" w:rsidRPr="00A00ED4" w:rsidDel="00860C7A" w:rsidRDefault="00D8113B" w:rsidP="004D0DB6">
            <w:pPr>
              <w:pStyle w:val="XML2"/>
              <w:rPr>
                <w:del w:id="4323" w:author="Thomas Dietz" w:date="2012-08-13T13:40:00Z"/>
              </w:rPr>
            </w:pPr>
            <w:del w:id="4324" w:author="Thomas Dietz" w:date="2012-08-13T13:40:00Z">
              <w:r w:rsidRPr="00A00ED4" w:rsidDel="00860C7A">
                <w:lastRenderedPageBreak/>
                <w:delText>&lt;xs:sequence minOccurs="1" maxOccurs="unbounded"&gt;</w:delText>
              </w:r>
            </w:del>
          </w:p>
          <w:p w14:paraId="582464FF" w14:textId="161D015B" w:rsidR="00D8113B" w:rsidRPr="00A00ED4" w:rsidDel="00860C7A" w:rsidRDefault="00D8113B" w:rsidP="004D0DB6">
            <w:pPr>
              <w:pStyle w:val="XML3"/>
              <w:rPr>
                <w:del w:id="4325" w:author="Thomas Dietz" w:date="2012-08-13T13:40:00Z"/>
              </w:rPr>
            </w:pPr>
            <w:del w:id="4326" w:author="Thomas Dietz" w:date="2012-08-13T13:40:00Z">
              <w:r w:rsidRPr="00A00ED4" w:rsidDel="00860C7A">
                <w:delText>&lt;xs:element name="type" type="OFActionType"/&gt;</w:delText>
              </w:r>
            </w:del>
          </w:p>
          <w:p w14:paraId="07435E09" w14:textId="71C9AA8A" w:rsidR="00D8113B" w:rsidRPr="00A00ED4" w:rsidDel="00860C7A" w:rsidRDefault="00D8113B" w:rsidP="004D0DB6">
            <w:pPr>
              <w:pStyle w:val="XML2"/>
              <w:rPr>
                <w:del w:id="4327" w:author="Thomas Dietz" w:date="2012-08-13T13:40:00Z"/>
              </w:rPr>
            </w:pPr>
            <w:del w:id="4328" w:author="Thomas Dietz" w:date="2012-08-13T13:40:00Z">
              <w:r w:rsidRPr="00A00ED4" w:rsidDel="00860C7A">
                <w:delText>&lt;/xs:sequence&gt;</w:delText>
              </w:r>
            </w:del>
          </w:p>
          <w:p w14:paraId="3E7B391D" w14:textId="60A06FF5" w:rsidR="00D8113B" w:rsidRPr="00A00ED4" w:rsidDel="00860C7A" w:rsidRDefault="00D8113B" w:rsidP="00173F8A">
            <w:pPr>
              <w:pStyle w:val="XML1"/>
              <w:rPr>
                <w:del w:id="4329" w:author="Thomas Dietz" w:date="2012-08-13T13:40:00Z"/>
              </w:rPr>
            </w:pPr>
            <w:del w:id="4330" w:author="Thomas Dietz" w:date="2012-08-13T13:40:00Z">
              <w:r w:rsidRPr="00A00ED4" w:rsidDel="00860C7A">
                <w:delText>&lt;/xs:complexType&gt;</w:delText>
              </w:r>
            </w:del>
          </w:p>
          <w:p w14:paraId="184AF012" w14:textId="05F40591" w:rsidR="00D8113B" w:rsidRPr="00A00ED4" w:rsidDel="00860C7A" w:rsidRDefault="00D8113B" w:rsidP="00173F8A">
            <w:pPr>
              <w:pStyle w:val="XML1"/>
              <w:rPr>
                <w:del w:id="4331" w:author="Thomas Dietz" w:date="2012-08-13T13:40:00Z"/>
              </w:rPr>
            </w:pPr>
          </w:p>
          <w:p w14:paraId="0DE8908C" w14:textId="7D862CF1" w:rsidR="00D8113B" w:rsidRPr="00A00ED4" w:rsidDel="00860C7A" w:rsidRDefault="00D8113B" w:rsidP="00173F8A">
            <w:pPr>
              <w:pStyle w:val="XML1"/>
              <w:rPr>
                <w:del w:id="4332" w:author="Thomas Dietz" w:date="2012-08-13T13:40:00Z"/>
              </w:rPr>
            </w:pPr>
            <w:del w:id="4333" w:author="Thomas Dietz" w:date="2012-08-13T13:40:00Z">
              <w:r w:rsidRPr="00A00ED4" w:rsidDel="00860C7A">
                <w:delText>&lt;xs:simpleType name="OFActionType"&gt;</w:delText>
              </w:r>
            </w:del>
          </w:p>
          <w:p w14:paraId="2DFE1291" w14:textId="1F770C45" w:rsidR="00D8113B" w:rsidRPr="00A00ED4" w:rsidDel="00860C7A" w:rsidRDefault="00D8113B" w:rsidP="004D0DB6">
            <w:pPr>
              <w:pStyle w:val="XML2"/>
              <w:rPr>
                <w:del w:id="4334" w:author="Thomas Dietz" w:date="2012-08-13T13:40:00Z"/>
              </w:rPr>
            </w:pPr>
            <w:del w:id="4335" w:author="Thomas Dietz" w:date="2012-08-13T13:40:00Z">
              <w:r w:rsidRPr="00A00ED4" w:rsidDel="00860C7A">
                <w:delText>&lt;xs:restriction base="xs:string"&gt;</w:delText>
              </w:r>
            </w:del>
          </w:p>
          <w:p w14:paraId="071B1800" w14:textId="351E6A24" w:rsidR="00D8113B" w:rsidRPr="00A00ED4" w:rsidDel="00860C7A" w:rsidRDefault="00D8113B" w:rsidP="004D0DB6">
            <w:pPr>
              <w:pStyle w:val="XML3"/>
              <w:rPr>
                <w:del w:id="4336" w:author="Thomas Dietz" w:date="2012-08-13T13:40:00Z"/>
              </w:rPr>
            </w:pPr>
            <w:del w:id="4337" w:author="Thomas Dietz" w:date="2012-08-13T13:40:00Z">
              <w:r w:rsidRPr="00A00ED4" w:rsidDel="00860C7A">
                <w:delText>&lt;xs:enumeration value="output"/&gt;</w:delText>
              </w:r>
            </w:del>
          </w:p>
          <w:p w14:paraId="35746AE1" w14:textId="6ADAADF5" w:rsidR="00D8113B" w:rsidRPr="00A00ED4" w:rsidDel="00860C7A" w:rsidRDefault="00D8113B" w:rsidP="004D0DB6">
            <w:pPr>
              <w:pStyle w:val="XML3"/>
              <w:rPr>
                <w:del w:id="4338" w:author="Thomas Dietz" w:date="2012-08-13T13:40:00Z"/>
              </w:rPr>
            </w:pPr>
            <w:del w:id="4339" w:author="Thomas Dietz" w:date="2012-08-13T13:40:00Z">
              <w:r w:rsidRPr="00A00ED4" w:rsidDel="00860C7A">
                <w:delText>&lt;xs:enumeration value="copy-ttl-out"/&gt;</w:delText>
              </w:r>
            </w:del>
          </w:p>
          <w:p w14:paraId="4E34FA07" w14:textId="625089C3" w:rsidR="00D8113B" w:rsidRPr="00A00ED4" w:rsidDel="00860C7A" w:rsidRDefault="00D8113B" w:rsidP="004D0DB6">
            <w:pPr>
              <w:pStyle w:val="XML3"/>
              <w:rPr>
                <w:del w:id="4340" w:author="Thomas Dietz" w:date="2012-08-13T13:40:00Z"/>
              </w:rPr>
            </w:pPr>
            <w:del w:id="4341" w:author="Thomas Dietz" w:date="2012-08-13T13:40:00Z">
              <w:r w:rsidRPr="00A00ED4" w:rsidDel="00860C7A">
                <w:delText>&lt;xs:enumeration value="copy-ttl-in"/&gt;</w:delText>
              </w:r>
            </w:del>
          </w:p>
          <w:p w14:paraId="6168B289" w14:textId="46C1DE1F" w:rsidR="00D8113B" w:rsidRPr="00A00ED4" w:rsidDel="00860C7A" w:rsidRDefault="00D8113B" w:rsidP="004D0DB6">
            <w:pPr>
              <w:pStyle w:val="XML3"/>
              <w:rPr>
                <w:del w:id="4342" w:author="Thomas Dietz" w:date="2012-08-13T13:40:00Z"/>
              </w:rPr>
            </w:pPr>
            <w:del w:id="4343" w:author="Thomas Dietz" w:date="2012-08-13T13:40:00Z">
              <w:r w:rsidRPr="00A00ED4" w:rsidDel="00860C7A">
                <w:delText>&lt;xs:enumeration value="set-mpls-ttl"/&gt;</w:delText>
              </w:r>
            </w:del>
          </w:p>
          <w:p w14:paraId="0896235D" w14:textId="5CBBED16" w:rsidR="00D8113B" w:rsidRPr="00A00ED4" w:rsidDel="00860C7A" w:rsidRDefault="00D8113B" w:rsidP="004D0DB6">
            <w:pPr>
              <w:pStyle w:val="XML3"/>
              <w:rPr>
                <w:del w:id="4344" w:author="Thomas Dietz" w:date="2012-08-13T13:40:00Z"/>
              </w:rPr>
            </w:pPr>
            <w:del w:id="4345" w:author="Thomas Dietz" w:date="2012-08-13T13:40:00Z">
              <w:r w:rsidRPr="00A00ED4" w:rsidDel="00860C7A">
                <w:delText>&lt;xs:enumeration value="dec-mpls-ttl"/&gt;</w:delText>
              </w:r>
            </w:del>
          </w:p>
          <w:p w14:paraId="02D7685A" w14:textId="30835370" w:rsidR="00D8113B" w:rsidRPr="00A00ED4" w:rsidDel="00860C7A" w:rsidRDefault="00D8113B" w:rsidP="004D0DB6">
            <w:pPr>
              <w:pStyle w:val="XML3"/>
              <w:rPr>
                <w:del w:id="4346" w:author="Thomas Dietz" w:date="2012-08-13T13:40:00Z"/>
              </w:rPr>
            </w:pPr>
            <w:del w:id="4347" w:author="Thomas Dietz" w:date="2012-08-13T13:40:00Z">
              <w:r w:rsidRPr="00A00ED4" w:rsidDel="00860C7A">
                <w:delText>&lt;xs:enumeration value="push-vlan"/&gt;</w:delText>
              </w:r>
            </w:del>
          </w:p>
          <w:p w14:paraId="1CCAF5B3" w14:textId="3924BF7D" w:rsidR="00D8113B" w:rsidRPr="00A00ED4" w:rsidDel="00860C7A" w:rsidRDefault="00D8113B" w:rsidP="004D0DB6">
            <w:pPr>
              <w:pStyle w:val="XML3"/>
              <w:rPr>
                <w:del w:id="4348" w:author="Thomas Dietz" w:date="2012-08-13T13:40:00Z"/>
              </w:rPr>
            </w:pPr>
            <w:del w:id="4349" w:author="Thomas Dietz" w:date="2012-08-13T13:40:00Z">
              <w:r w:rsidRPr="00A00ED4" w:rsidDel="00860C7A">
                <w:delText>&lt;xs:enumeration value="pop-vlan"/&gt;</w:delText>
              </w:r>
            </w:del>
          </w:p>
          <w:p w14:paraId="3140A5ED" w14:textId="51D2E30B" w:rsidR="00D8113B" w:rsidRPr="00A00ED4" w:rsidDel="00860C7A" w:rsidRDefault="00D8113B" w:rsidP="004D0DB6">
            <w:pPr>
              <w:pStyle w:val="XML3"/>
              <w:rPr>
                <w:del w:id="4350" w:author="Thomas Dietz" w:date="2012-08-13T13:40:00Z"/>
              </w:rPr>
            </w:pPr>
            <w:del w:id="4351" w:author="Thomas Dietz" w:date="2012-08-13T13:40:00Z">
              <w:r w:rsidRPr="00A00ED4" w:rsidDel="00860C7A">
                <w:delText>&lt;xs:enumeration value="push-mpls"/&gt;</w:delText>
              </w:r>
            </w:del>
          </w:p>
          <w:p w14:paraId="182A5409" w14:textId="225D0586" w:rsidR="00D8113B" w:rsidRPr="00A00ED4" w:rsidDel="00860C7A" w:rsidRDefault="00D8113B" w:rsidP="004D0DB6">
            <w:pPr>
              <w:pStyle w:val="XML3"/>
              <w:rPr>
                <w:del w:id="4352" w:author="Thomas Dietz" w:date="2012-08-13T13:40:00Z"/>
              </w:rPr>
            </w:pPr>
            <w:del w:id="4353" w:author="Thomas Dietz" w:date="2012-08-13T13:40:00Z">
              <w:r w:rsidRPr="00A00ED4" w:rsidDel="00860C7A">
                <w:delText>&lt;xs:enumeration value="pop-mpls"/&gt;</w:delText>
              </w:r>
            </w:del>
          </w:p>
          <w:p w14:paraId="2AE69611" w14:textId="65A9A810" w:rsidR="00D8113B" w:rsidRPr="00A00ED4" w:rsidDel="00860C7A" w:rsidRDefault="00D8113B" w:rsidP="004D0DB6">
            <w:pPr>
              <w:pStyle w:val="XML3"/>
              <w:rPr>
                <w:del w:id="4354" w:author="Thomas Dietz" w:date="2012-08-13T13:40:00Z"/>
              </w:rPr>
            </w:pPr>
            <w:del w:id="4355" w:author="Thomas Dietz" w:date="2012-08-13T13:40:00Z">
              <w:r w:rsidRPr="00A00ED4" w:rsidDel="00860C7A">
                <w:delText>&lt;xs:enumeration value="set-queue"/&gt;</w:delText>
              </w:r>
            </w:del>
          </w:p>
          <w:p w14:paraId="6B17D7E0" w14:textId="38A16B78" w:rsidR="00D8113B" w:rsidRPr="00A00ED4" w:rsidDel="00860C7A" w:rsidRDefault="00D8113B" w:rsidP="004D0DB6">
            <w:pPr>
              <w:pStyle w:val="XML3"/>
              <w:rPr>
                <w:del w:id="4356" w:author="Thomas Dietz" w:date="2012-08-13T13:40:00Z"/>
              </w:rPr>
            </w:pPr>
            <w:del w:id="4357" w:author="Thomas Dietz" w:date="2012-08-13T13:40:00Z">
              <w:r w:rsidRPr="00A00ED4" w:rsidDel="00860C7A">
                <w:delText>&lt;xs:enumeration value="group"/&gt;</w:delText>
              </w:r>
            </w:del>
          </w:p>
          <w:p w14:paraId="0CC19414" w14:textId="7E6ED1BA" w:rsidR="00D8113B" w:rsidRPr="00A00ED4" w:rsidDel="00860C7A" w:rsidRDefault="00D8113B" w:rsidP="004D0DB6">
            <w:pPr>
              <w:pStyle w:val="XML3"/>
              <w:rPr>
                <w:del w:id="4358" w:author="Thomas Dietz" w:date="2012-08-13T13:40:00Z"/>
              </w:rPr>
            </w:pPr>
            <w:del w:id="4359" w:author="Thomas Dietz" w:date="2012-08-13T13:40:00Z">
              <w:r w:rsidRPr="00A00ED4" w:rsidDel="00860C7A">
                <w:delText>&lt;xs:enumeration value="set-nw-ttl"/&gt;</w:delText>
              </w:r>
            </w:del>
          </w:p>
          <w:p w14:paraId="795A85B9" w14:textId="7C70DAC8" w:rsidR="00D8113B" w:rsidRPr="00A00ED4" w:rsidDel="00860C7A" w:rsidRDefault="00D8113B" w:rsidP="004D0DB6">
            <w:pPr>
              <w:pStyle w:val="XML3"/>
              <w:rPr>
                <w:del w:id="4360" w:author="Thomas Dietz" w:date="2012-08-13T13:40:00Z"/>
              </w:rPr>
            </w:pPr>
            <w:del w:id="4361" w:author="Thomas Dietz" w:date="2012-08-13T13:40:00Z">
              <w:r w:rsidRPr="00A00ED4" w:rsidDel="00860C7A">
                <w:delText>&lt;xs:enumeration value="dec-nw-ttl"/&gt;</w:delText>
              </w:r>
            </w:del>
          </w:p>
          <w:p w14:paraId="20C90ED5" w14:textId="1086216C" w:rsidR="00D8113B" w:rsidRPr="00A00ED4" w:rsidDel="00860C7A" w:rsidRDefault="00D8113B" w:rsidP="004D0DB6">
            <w:pPr>
              <w:pStyle w:val="XML3"/>
              <w:rPr>
                <w:del w:id="4362" w:author="Thomas Dietz" w:date="2012-08-13T13:40:00Z"/>
              </w:rPr>
            </w:pPr>
            <w:del w:id="4363" w:author="Thomas Dietz" w:date="2012-08-13T13:40:00Z">
              <w:r w:rsidRPr="00A00ED4" w:rsidDel="00860C7A">
                <w:delText>&lt;xs:enumeration value="pop-mpls"/&gt;</w:delText>
              </w:r>
            </w:del>
          </w:p>
          <w:p w14:paraId="5C4AC856" w14:textId="04BCDBF8" w:rsidR="00D8113B" w:rsidRPr="00A00ED4" w:rsidDel="00860C7A" w:rsidRDefault="00D8113B" w:rsidP="004D0DB6">
            <w:pPr>
              <w:pStyle w:val="XML3"/>
              <w:rPr>
                <w:del w:id="4364" w:author="Thomas Dietz" w:date="2012-08-13T13:40:00Z"/>
              </w:rPr>
            </w:pPr>
            <w:del w:id="4365" w:author="Thomas Dietz" w:date="2012-08-13T13:40:00Z">
              <w:r w:rsidRPr="00A00ED4" w:rsidDel="00860C7A">
                <w:delText>&lt;xs:enumeration value="set-field"/&gt;</w:delText>
              </w:r>
            </w:del>
          </w:p>
          <w:p w14:paraId="3BF4659B" w14:textId="5C4F6141" w:rsidR="00D8113B" w:rsidRPr="00A00ED4" w:rsidDel="00860C7A" w:rsidRDefault="00D8113B" w:rsidP="004D0DB6">
            <w:pPr>
              <w:pStyle w:val="XML2"/>
              <w:rPr>
                <w:del w:id="4366" w:author="Thomas Dietz" w:date="2012-08-13T13:40:00Z"/>
              </w:rPr>
            </w:pPr>
            <w:del w:id="4367" w:author="Thomas Dietz" w:date="2012-08-13T13:40:00Z">
              <w:r w:rsidRPr="00A00ED4" w:rsidDel="00860C7A">
                <w:delText>&lt;/xs:restriction&gt;</w:delText>
              </w:r>
            </w:del>
          </w:p>
          <w:p w14:paraId="29EAC766" w14:textId="6C52E23D" w:rsidR="00D8113B" w:rsidRPr="00A00ED4" w:rsidDel="00860C7A" w:rsidRDefault="00D8113B" w:rsidP="00173F8A">
            <w:pPr>
              <w:pStyle w:val="XML1"/>
              <w:rPr>
                <w:del w:id="4368" w:author="Thomas Dietz" w:date="2012-08-13T13:40:00Z"/>
              </w:rPr>
            </w:pPr>
            <w:del w:id="4369" w:author="Thomas Dietz" w:date="2012-08-13T13:40:00Z">
              <w:r w:rsidRPr="00A00ED4" w:rsidDel="00860C7A">
                <w:delText>&lt;/xs:simpleType&gt;</w:delText>
              </w:r>
            </w:del>
          </w:p>
          <w:p w14:paraId="2EF05099" w14:textId="42BE2004" w:rsidR="00D8113B" w:rsidRPr="00A00ED4" w:rsidDel="00860C7A" w:rsidRDefault="00D8113B" w:rsidP="00173F8A">
            <w:pPr>
              <w:pStyle w:val="XML1"/>
              <w:rPr>
                <w:del w:id="4370" w:author="Thomas Dietz" w:date="2012-08-13T13:40:00Z"/>
              </w:rPr>
            </w:pPr>
          </w:p>
          <w:p w14:paraId="5450CE6E" w14:textId="12DF1BD6" w:rsidR="00D8113B" w:rsidRPr="00A00ED4" w:rsidDel="00860C7A" w:rsidRDefault="00D8113B" w:rsidP="00173F8A">
            <w:pPr>
              <w:pStyle w:val="XML1"/>
              <w:rPr>
                <w:del w:id="4371" w:author="Thomas Dietz" w:date="2012-08-13T13:40:00Z"/>
              </w:rPr>
            </w:pPr>
            <w:del w:id="4372" w:author="Thomas Dietz" w:date="2012-08-13T13:40:00Z">
              <w:r w:rsidRPr="00A00ED4" w:rsidDel="00860C7A">
                <w:delText>&lt;xs:complexType name="OFInstructionTypes"&gt;</w:delText>
              </w:r>
            </w:del>
          </w:p>
          <w:p w14:paraId="3B0C2B6D" w14:textId="4F89394C" w:rsidR="00D8113B" w:rsidRPr="00A00ED4" w:rsidDel="00860C7A" w:rsidRDefault="00D8113B" w:rsidP="004D0DB6">
            <w:pPr>
              <w:pStyle w:val="XML2"/>
              <w:rPr>
                <w:del w:id="4373" w:author="Thomas Dietz" w:date="2012-08-13T13:40:00Z"/>
              </w:rPr>
            </w:pPr>
            <w:del w:id="4374" w:author="Thomas Dietz" w:date="2012-08-13T13:40:00Z">
              <w:r w:rsidRPr="00A00ED4" w:rsidDel="00860C7A">
                <w:delText>&lt;xs:sequence minOccurs="1" maxOccurs="unbounded"&gt;</w:delText>
              </w:r>
            </w:del>
          </w:p>
          <w:p w14:paraId="5CEAC9CA" w14:textId="5E67EB2E" w:rsidR="00D8113B" w:rsidRPr="00A00ED4" w:rsidDel="00860C7A" w:rsidRDefault="00D8113B" w:rsidP="004D0DB6">
            <w:pPr>
              <w:pStyle w:val="XML3"/>
              <w:rPr>
                <w:del w:id="4375" w:author="Thomas Dietz" w:date="2012-08-13T13:40:00Z"/>
              </w:rPr>
            </w:pPr>
            <w:del w:id="4376" w:author="Thomas Dietz" w:date="2012-08-13T13:40:00Z">
              <w:r w:rsidRPr="00A00ED4" w:rsidDel="00860C7A">
                <w:delText>&lt;xs:element name="type" type="OFInstructionType"/&gt;</w:delText>
              </w:r>
            </w:del>
          </w:p>
          <w:p w14:paraId="364C3861" w14:textId="53B623FE" w:rsidR="00D8113B" w:rsidRPr="00A00ED4" w:rsidDel="00860C7A" w:rsidRDefault="00D8113B" w:rsidP="004D0DB6">
            <w:pPr>
              <w:pStyle w:val="XML2"/>
              <w:rPr>
                <w:del w:id="4377" w:author="Thomas Dietz" w:date="2012-08-13T13:40:00Z"/>
              </w:rPr>
            </w:pPr>
            <w:del w:id="4378" w:author="Thomas Dietz" w:date="2012-08-13T13:40:00Z">
              <w:r w:rsidRPr="00A00ED4" w:rsidDel="00860C7A">
                <w:delText>&lt;/xs:sequence&gt;</w:delText>
              </w:r>
            </w:del>
          </w:p>
          <w:p w14:paraId="251BAD98" w14:textId="0D8FB0C7" w:rsidR="00D8113B" w:rsidRPr="00A00ED4" w:rsidDel="00860C7A" w:rsidRDefault="00D8113B" w:rsidP="00173F8A">
            <w:pPr>
              <w:pStyle w:val="XML1"/>
              <w:rPr>
                <w:del w:id="4379" w:author="Thomas Dietz" w:date="2012-08-13T13:40:00Z"/>
              </w:rPr>
            </w:pPr>
            <w:del w:id="4380" w:author="Thomas Dietz" w:date="2012-08-13T13:40:00Z">
              <w:r w:rsidRPr="00A00ED4" w:rsidDel="00860C7A">
                <w:delText>&lt;/xs:complexType&gt;</w:delText>
              </w:r>
            </w:del>
          </w:p>
          <w:p w14:paraId="4AA62738" w14:textId="5C7D6C2D" w:rsidR="004D0DB6" w:rsidRPr="00A00ED4" w:rsidDel="00860C7A" w:rsidRDefault="004D0DB6" w:rsidP="00173F8A">
            <w:pPr>
              <w:pStyle w:val="XML1"/>
              <w:rPr>
                <w:del w:id="4381" w:author="Thomas Dietz" w:date="2012-08-13T13:40:00Z"/>
              </w:rPr>
            </w:pPr>
          </w:p>
          <w:p w14:paraId="6021BF42" w14:textId="52ABE8CB" w:rsidR="00D8113B" w:rsidRPr="00A00ED4" w:rsidDel="00860C7A" w:rsidRDefault="00D8113B" w:rsidP="00173F8A">
            <w:pPr>
              <w:pStyle w:val="XML1"/>
              <w:rPr>
                <w:del w:id="4382" w:author="Thomas Dietz" w:date="2012-08-13T13:40:00Z"/>
              </w:rPr>
            </w:pPr>
            <w:del w:id="4383" w:author="Thomas Dietz" w:date="2012-08-13T13:40:00Z">
              <w:r w:rsidRPr="00A00ED4" w:rsidDel="00860C7A">
                <w:delText>&lt;xs:simpleType name="OFInstructionType"&gt;</w:delText>
              </w:r>
            </w:del>
          </w:p>
          <w:p w14:paraId="09B31E7F" w14:textId="280E838C" w:rsidR="00D8113B" w:rsidRPr="00A00ED4" w:rsidDel="00860C7A" w:rsidRDefault="00D8113B" w:rsidP="004D0DB6">
            <w:pPr>
              <w:pStyle w:val="XML2"/>
              <w:rPr>
                <w:del w:id="4384" w:author="Thomas Dietz" w:date="2012-08-13T13:40:00Z"/>
              </w:rPr>
            </w:pPr>
            <w:del w:id="4385" w:author="Thomas Dietz" w:date="2012-08-13T13:40:00Z">
              <w:r w:rsidRPr="00A00ED4" w:rsidDel="00860C7A">
                <w:delText>&lt;xs:restriction base="xs:string"&gt;</w:delText>
              </w:r>
            </w:del>
          </w:p>
          <w:p w14:paraId="37A5A79C" w14:textId="4FD9567E" w:rsidR="00D8113B" w:rsidRPr="00A00ED4" w:rsidDel="00860C7A" w:rsidRDefault="00D8113B" w:rsidP="004D0DB6">
            <w:pPr>
              <w:pStyle w:val="XML3"/>
              <w:rPr>
                <w:del w:id="4386" w:author="Thomas Dietz" w:date="2012-08-13T13:40:00Z"/>
              </w:rPr>
            </w:pPr>
            <w:del w:id="4387" w:author="Thomas Dietz" w:date="2012-08-13T13:40:00Z">
              <w:r w:rsidRPr="00A00ED4" w:rsidDel="00860C7A">
                <w:delText>&lt;xs:enumeration value="apply-actions"/&gt;</w:delText>
              </w:r>
            </w:del>
          </w:p>
          <w:p w14:paraId="691BCB5C" w14:textId="5FD8084C" w:rsidR="00D8113B" w:rsidRPr="00A00ED4" w:rsidDel="00860C7A" w:rsidRDefault="00D8113B" w:rsidP="004D0DB6">
            <w:pPr>
              <w:pStyle w:val="XML3"/>
              <w:rPr>
                <w:del w:id="4388" w:author="Thomas Dietz" w:date="2012-08-13T13:40:00Z"/>
              </w:rPr>
            </w:pPr>
            <w:del w:id="4389" w:author="Thomas Dietz" w:date="2012-08-13T13:40:00Z">
              <w:r w:rsidRPr="00A00ED4" w:rsidDel="00860C7A">
                <w:delText>&lt;xs:enumeration value="clear-actions"/&gt;</w:delText>
              </w:r>
            </w:del>
          </w:p>
          <w:p w14:paraId="6A557165" w14:textId="44BC84B7" w:rsidR="00D8113B" w:rsidRPr="00A00ED4" w:rsidDel="00860C7A" w:rsidRDefault="00D8113B" w:rsidP="004D0DB6">
            <w:pPr>
              <w:pStyle w:val="XML3"/>
              <w:rPr>
                <w:del w:id="4390" w:author="Thomas Dietz" w:date="2012-08-13T13:40:00Z"/>
              </w:rPr>
            </w:pPr>
            <w:del w:id="4391" w:author="Thomas Dietz" w:date="2012-08-13T13:40:00Z">
              <w:r w:rsidRPr="00A00ED4" w:rsidDel="00860C7A">
                <w:delText>&lt;xs:enumeration value="write-actions"/&gt;</w:delText>
              </w:r>
            </w:del>
          </w:p>
          <w:p w14:paraId="6AEC1BE3" w14:textId="0F3C2B7D" w:rsidR="00D8113B" w:rsidRPr="00A00ED4" w:rsidDel="00860C7A" w:rsidRDefault="00D8113B" w:rsidP="004D0DB6">
            <w:pPr>
              <w:pStyle w:val="XML3"/>
              <w:rPr>
                <w:del w:id="4392" w:author="Thomas Dietz" w:date="2012-08-13T13:40:00Z"/>
              </w:rPr>
            </w:pPr>
            <w:del w:id="4393" w:author="Thomas Dietz" w:date="2012-08-13T13:40:00Z">
              <w:r w:rsidRPr="00A00ED4" w:rsidDel="00860C7A">
                <w:delText>&lt;xs:enumeration value="write-metadata"/&gt;</w:delText>
              </w:r>
            </w:del>
          </w:p>
          <w:p w14:paraId="7EF6B864" w14:textId="125D0712" w:rsidR="00D8113B" w:rsidRPr="00A00ED4" w:rsidDel="00860C7A" w:rsidRDefault="00D8113B" w:rsidP="004D0DB6">
            <w:pPr>
              <w:pStyle w:val="XML3"/>
              <w:rPr>
                <w:del w:id="4394" w:author="Thomas Dietz" w:date="2012-08-13T13:40:00Z"/>
              </w:rPr>
            </w:pPr>
            <w:del w:id="4395" w:author="Thomas Dietz" w:date="2012-08-13T13:40:00Z">
              <w:r w:rsidRPr="00A00ED4" w:rsidDel="00860C7A">
                <w:delText>&lt;xs:enumeration value="goto-table"/&gt;</w:delText>
              </w:r>
            </w:del>
          </w:p>
          <w:p w14:paraId="5A0CC7F1" w14:textId="15E4FAE9" w:rsidR="00D8113B" w:rsidRPr="00A00ED4" w:rsidDel="00860C7A" w:rsidRDefault="00D8113B" w:rsidP="004D0DB6">
            <w:pPr>
              <w:pStyle w:val="XML2"/>
              <w:rPr>
                <w:del w:id="4396" w:author="Thomas Dietz" w:date="2012-08-13T13:40:00Z"/>
              </w:rPr>
            </w:pPr>
            <w:del w:id="4397" w:author="Thomas Dietz" w:date="2012-08-13T13:40:00Z">
              <w:r w:rsidRPr="00A00ED4" w:rsidDel="00860C7A">
                <w:delText>&lt;/xs:restriction&gt;</w:delText>
              </w:r>
            </w:del>
          </w:p>
          <w:p w14:paraId="375F4CE1" w14:textId="0C7A670F" w:rsidR="00D8113B" w:rsidRPr="00A00ED4" w:rsidDel="00860C7A" w:rsidRDefault="00D8113B" w:rsidP="00173F8A">
            <w:pPr>
              <w:pStyle w:val="XML1"/>
              <w:rPr>
                <w:del w:id="4398" w:author="Thomas Dietz" w:date="2012-08-13T13:40:00Z"/>
              </w:rPr>
            </w:pPr>
            <w:del w:id="4399" w:author="Thomas Dietz" w:date="2012-08-13T13:40:00Z">
              <w:r w:rsidRPr="00A00ED4" w:rsidDel="00860C7A">
                <w:delText>&lt;/xs:simpleType&gt;</w:delText>
              </w:r>
            </w:del>
          </w:p>
          <w:p w14:paraId="49D26B39" w14:textId="4ED05695" w:rsidR="004D0DB6" w:rsidRPr="00A00ED4" w:rsidDel="00860C7A" w:rsidRDefault="004D0DB6" w:rsidP="00173F8A">
            <w:pPr>
              <w:pStyle w:val="XML1"/>
              <w:rPr>
                <w:del w:id="4400" w:author="Thomas Dietz" w:date="2012-08-13T13:40:00Z"/>
              </w:rPr>
            </w:pPr>
          </w:p>
          <w:p w14:paraId="0152FC18" w14:textId="77777777" w:rsidR="00860C7A" w:rsidRPr="00A00ED4" w:rsidRDefault="00860C7A" w:rsidP="00860C7A">
            <w:pPr>
              <w:pStyle w:val="XML1"/>
              <w:rPr>
                <w:ins w:id="4401" w:author="Thomas Dietz" w:date="2012-08-13T13:42:00Z"/>
                <w:rPrChange w:id="4402" w:author="Thomas Dietz" w:date="2012-08-13T14:50:00Z">
                  <w:rPr>
                    <w:ins w:id="4403" w:author="Thomas Dietz" w:date="2012-08-13T13:42:00Z"/>
                    <w:b/>
                  </w:rPr>
                </w:rPrChange>
              </w:rPr>
            </w:pPr>
            <w:ins w:id="4404" w:author="Thomas Dietz" w:date="2012-08-13T13:42:00Z">
              <w:r w:rsidRPr="00A00ED4">
                <w:rPr>
                  <w:rPrChange w:id="4405" w:author="Thomas Dietz" w:date="2012-08-13T14:50:00Z">
                    <w:rPr>
                      <w:b/>
                    </w:rPr>
                  </w:rPrChange>
                </w:rPr>
                <w:t xml:space="preserve">  &lt;xs:group name="OFLogicalSwitchCapabilitiesType"&gt;</w:t>
              </w:r>
            </w:ins>
          </w:p>
          <w:p w14:paraId="679DDF89" w14:textId="77777777" w:rsidR="00860C7A" w:rsidRPr="00A00ED4" w:rsidRDefault="00860C7A" w:rsidP="00860C7A">
            <w:pPr>
              <w:pStyle w:val="XML1"/>
              <w:rPr>
                <w:ins w:id="4406" w:author="Thomas Dietz" w:date="2012-08-13T13:42:00Z"/>
                <w:rPrChange w:id="4407" w:author="Thomas Dietz" w:date="2012-08-13T14:50:00Z">
                  <w:rPr>
                    <w:ins w:id="4408" w:author="Thomas Dietz" w:date="2012-08-13T13:42:00Z"/>
                    <w:b/>
                  </w:rPr>
                </w:rPrChange>
              </w:rPr>
            </w:pPr>
            <w:ins w:id="4409" w:author="Thomas Dietz" w:date="2012-08-13T13:42:00Z">
              <w:r w:rsidRPr="00A00ED4">
                <w:rPr>
                  <w:rPrChange w:id="4410" w:author="Thomas Dietz" w:date="2012-08-13T14:50:00Z">
                    <w:rPr>
                      <w:b/>
                    </w:rPr>
                  </w:rPrChange>
                </w:rPr>
                <w:t xml:space="preserve">    &lt;xs:annotation&gt;</w:t>
              </w:r>
            </w:ins>
          </w:p>
          <w:p w14:paraId="2E957B2A" w14:textId="77777777" w:rsidR="00860C7A" w:rsidRPr="00A00ED4" w:rsidRDefault="00860C7A" w:rsidP="00860C7A">
            <w:pPr>
              <w:pStyle w:val="XML1"/>
              <w:rPr>
                <w:ins w:id="4411" w:author="Thomas Dietz" w:date="2012-08-13T13:42:00Z"/>
                <w:rPrChange w:id="4412" w:author="Thomas Dietz" w:date="2012-08-13T14:50:00Z">
                  <w:rPr>
                    <w:ins w:id="4413" w:author="Thomas Dietz" w:date="2012-08-13T13:42:00Z"/>
                    <w:b/>
                  </w:rPr>
                </w:rPrChange>
              </w:rPr>
            </w:pPr>
            <w:ins w:id="4414" w:author="Thomas Dietz" w:date="2012-08-13T13:42:00Z">
              <w:r w:rsidRPr="00A00ED4">
                <w:rPr>
                  <w:rPrChange w:id="4415" w:author="Thomas Dietz" w:date="2012-08-13T14:50:00Z">
                    <w:rPr>
                      <w:b/>
                    </w:rPr>
                  </w:rPrChange>
                </w:rPr>
                <w:t xml:space="preserve">      &lt;xs:documentation&gt;</w:t>
              </w:r>
            </w:ins>
          </w:p>
          <w:p w14:paraId="37A2CAE2" w14:textId="77777777" w:rsidR="00860C7A" w:rsidRPr="00A00ED4" w:rsidRDefault="00860C7A" w:rsidP="00860C7A">
            <w:pPr>
              <w:pStyle w:val="XML1"/>
              <w:rPr>
                <w:ins w:id="4416" w:author="Thomas Dietz" w:date="2012-08-13T13:42:00Z"/>
                <w:rPrChange w:id="4417" w:author="Thomas Dietz" w:date="2012-08-13T14:50:00Z">
                  <w:rPr>
                    <w:ins w:id="4418" w:author="Thomas Dietz" w:date="2012-08-13T13:42:00Z"/>
                    <w:b/>
                  </w:rPr>
                </w:rPrChange>
              </w:rPr>
            </w:pPr>
            <w:ins w:id="4419" w:author="Thomas Dietz" w:date="2012-08-13T13:42:00Z">
              <w:r w:rsidRPr="00A00ED4">
                <w:rPr>
                  <w:rPrChange w:id="4420" w:author="Thomas Dietz" w:date="2012-08-13T14:50:00Z">
                    <w:rPr>
                      <w:b/>
                    </w:rPr>
                  </w:rPrChange>
                </w:rPr>
                <w:t xml:space="preserve">        This grouping specifies all properties of an</w:t>
              </w:r>
            </w:ins>
          </w:p>
          <w:p w14:paraId="7B4E04A8" w14:textId="77777777" w:rsidR="00860C7A" w:rsidRPr="00A00ED4" w:rsidRDefault="00860C7A" w:rsidP="00860C7A">
            <w:pPr>
              <w:pStyle w:val="XML1"/>
              <w:rPr>
                <w:ins w:id="4421" w:author="Thomas Dietz" w:date="2012-08-13T13:42:00Z"/>
                <w:rPrChange w:id="4422" w:author="Thomas Dietz" w:date="2012-08-13T14:50:00Z">
                  <w:rPr>
                    <w:ins w:id="4423" w:author="Thomas Dietz" w:date="2012-08-13T13:42:00Z"/>
                    <w:b/>
                  </w:rPr>
                </w:rPrChange>
              </w:rPr>
            </w:pPr>
            <w:ins w:id="4424" w:author="Thomas Dietz" w:date="2012-08-13T13:42:00Z">
              <w:r w:rsidRPr="00A00ED4">
                <w:rPr>
                  <w:rPrChange w:id="4425" w:author="Thomas Dietz" w:date="2012-08-13T14:50:00Z">
                    <w:rPr>
                      <w:b/>
                    </w:rPr>
                  </w:rPrChange>
                </w:rPr>
                <w:t xml:space="preserve">        OpenFlow logical switch's capabilities.</w:t>
              </w:r>
            </w:ins>
          </w:p>
          <w:p w14:paraId="7B15A8F3" w14:textId="77777777" w:rsidR="00860C7A" w:rsidRPr="00A00ED4" w:rsidRDefault="00860C7A" w:rsidP="00860C7A">
            <w:pPr>
              <w:pStyle w:val="XML1"/>
              <w:rPr>
                <w:ins w:id="4426" w:author="Thomas Dietz" w:date="2012-08-13T13:42:00Z"/>
                <w:rPrChange w:id="4427" w:author="Thomas Dietz" w:date="2012-08-13T14:50:00Z">
                  <w:rPr>
                    <w:ins w:id="4428" w:author="Thomas Dietz" w:date="2012-08-13T13:42:00Z"/>
                    <w:b/>
                  </w:rPr>
                </w:rPrChange>
              </w:rPr>
            </w:pPr>
          </w:p>
          <w:p w14:paraId="08FF5F27" w14:textId="77777777" w:rsidR="00860C7A" w:rsidRPr="00A00ED4" w:rsidRDefault="00860C7A" w:rsidP="00860C7A">
            <w:pPr>
              <w:pStyle w:val="XML1"/>
              <w:rPr>
                <w:ins w:id="4429" w:author="Thomas Dietz" w:date="2012-08-13T13:42:00Z"/>
                <w:rPrChange w:id="4430" w:author="Thomas Dietz" w:date="2012-08-13T14:50:00Z">
                  <w:rPr>
                    <w:ins w:id="4431" w:author="Thomas Dietz" w:date="2012-08-13T13:42:00Z"/>
                    <w:b/>
                  </w:rPr>
                </w:rPrChange>
              </w:rPr>
            </w:pPr>
            <w:ins w:id="4432" w:author="Thomas Dietz" w:date="2012-08-13T13:42:00Z">
              <w:r w:rsidRPr="00A00ED4">
                <w:rPr>
                  <w:rPrChange w:id="4433" w:author="Thomas Dietz" w:date="2012-08-13T14:50:00Z">
                    <w:rPr>
                      <w:b/>
                    </w:rPr>
                  </w:rPrChange>
                </w:rPr>
                <w:t xml:space="preserve">        Elements in the type OFLogicalSwitchCapabilitiesType are not</w:t>
              </w:r>
            </w:ins>
          </w:p>
          <w:p w14:paraId="47F20BCC" w14:textId="77777777" w:rsidR="00860C7A" w:rsidRPr="00A00ED4" w:rsidRDefault="00860C7A" w:rsidP="00860C7A">
            <w:pPr>
              <w:pStyle w:val="XML1"/>
              <w:rPr>
                <w:ins w:id="4434" w:author="Thomas Dietz" w:date="2012-08-13T13:42:00Z"/>
                <w:rPrChange w:id="4435" w:author="Thomas Dietz" w:date="2012-08-13T14:50:00Z">
                  <w:rPr>
                    <w:ins w:id="4436" w:author="Thomas Dietz" w:date="2012-08-13T13:42:00Z"/>
                    <w:b/>
                  </w:rPr>
                </w:rPrChange>
              </w:rPr>
            </w:pPr>
            <w:ins w:id="4437" w:author="Thomas Dietz" w:date="2012-08-13T13:42:00Z">
              <w:r w:rsidRPr="00A00ED4">
                <w:rPr>
                  <w:rPrChange w:id="4438" w:author="Thomas Dietz" w:date="2012-08-13T14:50:00Z">
                    <w:rPr>
                      <w:b/>
                    </w:rPr>
                  </w:rPrChange>
                </w:rPr>
                <w:t xml:space="preserve">        configurable and can only be retrieved by NETCONF &amp;lt;get&amp;gt;</w:t>
              </w:r>
            </w:ins>
          </w:p>
          <w:p w14:paraId="2BBB6687" w14:textId="77777777" w:rsidR="00860C7A" w:rsidRPr="00A00ED4" w:rsidRDefault="00860C7A" w:rsidP="00860C7A">
            <w:pPr>
              <w:pStyle w:val="XML1"/>
              <w:rPr>
                <w:ins w:id="4439" w:author="Thomas Dietz" w:date="2012-08-13T13:42:00Z"/>
                <w:rPrChange w:id="4440" w:author="Thomas Dietz" w:date="2012-08-13T14:50:00Z">
                  <w:rPr>
                    <w:ins w:id="4441" w:author="Thomas Dietz" w:date="2012-08-13T13:42:00Z"/>
                    <w:b/>
                  </w:rPr>
                </w:rPrChange>
              </w:rPr>
            </w:pPr>
            <w:ins w:id="4442" w:author="Thomas Dietz" w:date="2012-08-13T13:42:00Z">
              <w:r w:rsidRPr="00A00ED4">
                <w:rPr>
                  <w:rPrChange w:id="4443" w:author="Thomas Dietz" w:date="2012-08-13T14:50:00Z">
                    <w:rPr>
                      <w:b/>
                    </w:rPr>
                  </w:rPrChange>
                </w:rPr>
                <w:t xml:space="preserve">        operations. Attemps to modify this element and its children</w:t>
              </w:r>
            </w:ins>
          </w:p>
          <w:p w14:paraId="4F592594" w14:textId="77777777" w:rsidR="00860C7A" w:rsidRPr="00A00ED4" w:rsidRDefault="00860C7A" w:rsidP="00860C7A">
            <w:pPr>
              <w:pStyle w:val="XML1"/>
              <w:rPr>
                <w:ins w:id="4444" w:author="Thomas Dietz" w:date="2012-08-13T13:42:00Z"/>
                <w:rPrChange w:id="4445" w:author="Thomas Dietz" w:date="2012-08-13T14:50:00Z">
                  <w:rPr>
                    <w:ins w:id="4446" w:author="Thomas Dietz" w:date="2012-08-13T13:42:00Z"/>
                    <w:b/>
                  </w:rPr>
                </w:rPrChange>
              </w:rPr>
            </w:pPr>
            <w:ins w:id="4447" w:author="Thomas Dietz" w:date="2012-08-13T13:42:00Z">
              <w:r w:rsidRPr="00A00ED4">
                <w:rPr>
                  <w:rPrChange w:id="4448" w:author="Thomas Dietz" w:date="2012-08-13T14:50:00Z">
                    <w:rPr>
                      <w:b/>
                    </w:rPr>
                  </w:rPrChange>
                </w:rPr>
                <w:t xml:space="preserve">        with a NETCONF &amp;lt;edit-config&amp;gt; operation MUST result in an </w:t>
              </w:r>
            </w:ins>
          </w:p>
          <w:p w14:paraId="2A03851F" w14:textId="77777777" w:rsidR="00860C7A" w:rsidRPr="00A00ED4" w:rsidRDefault="00860C7A" w:rsidP="00860C7A">
            <w:pPr>
              <w:pStyle w:val="XML1"/>
              <w:rPr>
                <w:ins w:id="4449" w:author="Thomas Dietz" w:date="2012-08-13T13:42:00Z"/>
                <w:rPrChange w:id="4450" w:author="Thomas Dietz" w:date="2012-08-13T14:50:00Z">
                  <w:rPr>
                    <w:ins w:id="4451" w:author="Thomas Dietz" w:date="2012-08-13T13:42:00Z"/>
                    <w:b/>
                  </w:rPr>
                </w:rPrChange>
              </w:rPr>
            </w:pPr>
            <w:ins w:id="4452" w:author="Thomas Dietz" w:date="2012-08-13T13:42:00Z">
              <w:r w:rsidRPr="00A00ED4">
                <w:rPr>
                  <w:rPrChange w:id="4453" w:author="Thomas Dietz" w:date="2012-08-13T14:50:00Z">
                    <w:rPr>
                      <w:b/>
                    </w:rPr>
                  </w:rPrChange>
                </w:rPr>
                <w:t xml:space="preserve">        'operation-not-supported' error with type 'application'.</w:t>
              </w:r>
            </w:ins>
          </w:p>
          <w:p w14:paraId="6416AE62" w14:textId="77777777" w:rsidR="00860C7A" w:rsidRPr="00A00ED4" w:rsidRDefault="00860C7A" w:rsidP="00860C7A">
            <w:pPr>
              <w:pStyle w:val="XML1"/>
              <w:rPr>
                <w:ins w:id="4454" w:author="Thomas Dietz" w:date="2012-08-13T13:42:00Z"/>
                <w:rPrChange w:id="4455" w:author="Thomas Dietz" w:date="2012-08-13T14:50:00Z">
                  <w:rPr>
                    <w:ins w:id="4456" w:author="Thomas Dietz" w:date="2012-08-13T13:42:00Z"/>
                    <w:b/>
                  </w:rPr>
                </w:rPrChange>
              </w:rPr>
            </w:pPr>
            <w:ins w:id="4457" w:author="Thomas Dietz" w:date="2012-08-13T13:42:00Z">
              <w:r w:rsidRPr="00A00ED4">
                <w:rPr>
                  <w:rPrChange w:id="4458" w:author="Thomas Dietz" w:date="2012-08-13T14:50:00Z">
                    <w:rPr>
                      <w:b/>
                    </w:rPr>
                  </w:rPrChange>
                </w:rPr>
                <w:t xml:space="preserve">      &lt;/xs:documentation&gt;</w:t>
              </w:r>
            </w:ins>
          </w:p>
          <w:p w14:paraId="552CC150" w14:textId="77777777" w:rsidR="00860C7A" w:rsidRPr="00A00ED4" w:rsidRDefault="00860C7A" w:rsidP="00860C7A">
            <w:pPr>
              <w:pStyle w:val="XML1"/>
              <w:rPr>
                <w:ins w:id="4459" w:author="Thomas Dietz" w:date="2012-08-13T13:42:00Z"/>
                <w:rPrChange w:id="4460" w:author="Thomas Dietz" w:date="2012-08-13T14:50:00Z">
                  <w:rPr>
                    <w:ins w:id="4461" w:author="Thomas Dietz" w:date="2012-08-13T13:42:00Z"/>
                    <w:b/>
                  </w:rPr>
                </w:rPrChange>
              </w:rPr>
            </w:pPr>
            <w:ins w:id="4462" w:author="Thomas Dietz" w:date="2012-08-13T13:42:00Z">
              <w:r w:rsidRPr="00A00ED4">
                <w:rPr>
                  <w:rPrChange w:id="4463" w:author="Thomas Dietz" w:date="2012-08-13T14:50:00Z">
                    <w:rPr>
                      <w:b/>
                    </w:rPr>
                  </w:rPrChange>
                </w:rPr>
                <w:t xml:space="preserve">    &lt;/xs:annotation&gt;</w:t>
              </w:r>
            </w:ins>
          </w:p>
          <w:p w14:paraId="3101007E" w14:textId="77777777" w:rsidR="00860C7A" w:rsidRPr="00A00ED4" w:rsidRDefault="00860C7A" w:rsidP="00860C7A">
            <w:pPr>
              <w:pStyle w:val="XML1"/>
              <w:rPr>
                <w:ins w:id="4464" w:author="Thomas Dietz" w:date="2012-08-13T13:42:00Z"/>
                <w:rPrChange w:id="4465" w:author="Thomas Dietz" w:date="2012-08-13T14:50:00Z">
                  <w:rPr>
                    <w:ins w:id="4466" w:author="Thomas Dietz" w:date="2012-08-13T13:42:00Z"/>
                    <w:b/>
                  </w:rPr>
                </w:rPrChange>
              </w:rPr>
            </w:pPr>
          </w:p>
          <w:p w14:paraId="0E7CA0DE" w14:textId="77777777" w:rsidR="00860C7A" w:rsidRPr="00A00ED4" w:rsidRDefault="00860C7A" w:rsidP="00860C7A">
            <w:pPr>
              <w:pStyle w:val="XML1"/>
              <w:rPr>
                <w:ins w:id="4467" w:author="Thomas Dietz" w:date="2012-08-13T13:42:00Z"/>
                <w:rPrChange w:id="4468" w:author="Thomas Dietz" w:date="2012-08-13T14:50:00Z">
                  <w:rPr>
                    <w:ins w:id="4469" w:author="Thomas Dietz" w:date="2012-08-13T13:42:00Z"/>
                    <w:b/>
                  </w:rPr>
                </w:rPrChange>
              </w:rPr>
            </w:pPr>
            <w:ins w:id="4470" w:author="Thomas Dietz" w:date="2012-08-13T13:42:00Z">
              <w:r w:rsidRPr="00A00ED4">
                <w:rPr>
                  <w:rPrChange w:id="4471" w:author="Thomas Dietz" w:date="2012-08-13T14:50:00Z">
                    <w:rPr>
                      <w:b/>
                    </w:rPr>
                  </w:rPrChange>
                </w:rPr>
                <w:t xml:space="preserve">    &lt;xs:sequence&gt;</w:t>
              </w:r>
            </w:ins>
          </w:p>
          <w:p w14:paraId="5E3415E0" w14:textId="77777777" w:rsidR="00860C7A" w:rsidRPr="00A00ED4" w:rsidRDefault="00860C7A" w:rsidP="00860C7A">
            <w:pPr>
              <w:pStyle w:val="XML1"/>
              <w:rPr>
                <w:ins w:id="4472" w:author="Thomas Dietz" w:date="2012-08-13T13:42:00Z"/>
                <w:rPrChange w:id="4473" w:author="Thomas Dietz" w:date="2012-08-13T14:50:00Z">
                  <w:rPr>
                    <w:ins w:id="4474" w:author="Thomas Dietz" w:date="2012-08-13T13:42:00Z"/>
                    <w:b/>
                  </w:rPr>
                </w:rPrChange>
              </w:rPr>
            </w:pPr>
            <w:ins w:id="4475" w:author="Thomas Dietz" w:date="2012-08-13T13:42:00Z">
              <w:r w:rsidRPr="00A00ED4">
                <w:rPr>
                  <w:rPrChange w:id="4476" w:author="Thomas Dietz" w:date="2012-08-13T14:50:00Z">
                    <w:rPr>
                      <w:b/>
                    </w:rPr>
                  </w:rPrChange>
                </w:rPr>
                <w:lastRenderedPageBreak/>
                <w:t xml:space="preserve">      &lt;xs:element name="max-buffered-packets"  type="xs:unsignedInt"&gt;</w:t>
              </w:r>
            </w:ins>
          </w:p>
          <w:p w14:paraId="0F38192E" w14:textId="77777777" w:rsidR="00860C7A" w:rsidRPr="00A00ED4" w:rsidRDefault="00860C7A" w:rsidP="00860C7A">
            <w:pPr>
              <w:pStyle w:val="XML1"/>
              <w:rPr>
                <w:ins w:id="4477" w:author="Thomas Dietz" w:date="2012-08-13T13:42:00Z"/>
                <w:rPrChange w:id="4478" w:author="Thomas Dietz" w:date="2012-08-13T14:50:00Z">
                  <w:rPr>
                    <w:ins w:id="4479" w:author="Thomas Dietz" w:date="2012-08-13T13:42:00Z"/>
                    <w:b/>
                  </w:rPr>
                </w:rPrChange>
              </w:rPr>
            </w:pPr>
            <w:ins w:id="4480" w:author="Thomas Dietz" w:date="2012-08-13T13:42:00Z">
              <w:r w:rsidRPr="00A00ED4">
                <w:rPr>
                  <w:rPrChange w:id="4481" w:author="Thomas Dietz" w:date="2012-08-13T14:50:00Z">
                    <w:rPr>
                      <w:b/>
                    </w:rPr>
                  </w:rPrChange>
                </w:rPr>
                <w:t xml:space="preserve">        &lt;xs:annotation&gt;</w:t>
              </w:r>
            </w:ins>
          </w:p>
          <w:p w14:paraId="762AB547" w14:textId="77777777" w:rsidR="00860C7A" w:rsidRPr="00A00ED4" w:rsidRDefault="00860C7A" w:rsidP="00860C7A">
            <w:pPr>
              <w:pStyle w:val="XML1"/>
              <w:rPr>
                <w:ins w:id="4482" w:author="Thomas Dietz" w:date="2012-08-13T13:42:00Z"/>
                <w:rPrChange w:id="4483" w:author="Thomas Dietz" w:date="2012-08-13T14:50:00Z">
                  <w:rPr>
                    <w:ins w:id="4484" w:author="Thomas Dietz" w:date="2012-08-13T13:42:00Z"/>
                    <w:b/>
                  </w:rPr>
                </w:rPrChange>
              </w:rPr>
            </w:pPr>
            <w:ins w:id="4485" w:author="Thomas Dietz" w:date="2012-08-13T13:42:00Z">
              <w:r w:rsidRPr="00A00ED4">
                <w:rPr>
                  <w:rPrChange w:id="4486" w:author="Thomas Dietz" w:date="2012-08-13T14:50:00Z">
                    <w:rPr>
                      <w:b/>
                    </w:rPr>
                  </w:rPrChange>
                </w:rPr>
                <w:t xml:space="preserve">          &lt;xs:documentation&gt;</w:t>
              </w:r>
            </w:ins>
          </w:p>
          <w:p w14:paraId="5F794E24" w14:textId="77777777" w:rsidR="00860C7A" w:rsidRPr="00A00ED4" w:rsidRDefault="00860C7A" w:rsidP="00860C7A">
            <w:pPr>
              <w:pStyle w:val="XML1"/>
              <w:rPr>
                <w:ins w:id="4487" w:author="Thomas Dietz" w:date="2012-08-13T13:42:00Z"/>
                <w:rPrChange w:id="4488" w:author="Thomas Dietz" w:date="2012-08-13T14:50:00Z">
                  <w:rPr>
                    <w:ins w:id="4489" w:author="Thomas Dietz" w:date="2012-08-13T13:42:00Z"/>
                    <w:b/>
                  </w:rPr>
                </w:rPrChange>
              </w:rPr>
            </w:pPr>
            <w:ins w:id="4490" w:author="Thomas Dietz" w:date="2012-08-13T13:42:00Z">
              <w:r w:rsidRPr="00A00ED4">
                <w:rPr>
                  <w:rPrChange w:id="4491" w:author="Thomas Dietz" w:date="2012-08-13T14:50:00Z">
                    <w:rPr>
                      <w:b/>
                    </w:rPr>
                  </w:rPrChange>
                </w:rPr>
                <w:t xml:space="preserve">            The maximum number of packets the logical switch</w:t>
              </w:r>
            </w:ins>
          </w:p>
          <w:p w14:paraId="4BB7A3C1" w14:textId="77777777" w:rsidR="00860C7A" w:rsidRPr="00A00ED4" w:rsidRDefault="00860C7A" w:rsidP="00860C7A">
            <w:pPr>
              <w:pStyle w:val="XML1"/>
              <w:rPr>
                <w:ins w:id="4492" w:author="Thomas Dietz" w:date="2012-08-13T13:42:00Z"/>
                <w:rPrChange w:id="4493" w:author="Thomas Dietz" w:date="2012-08-13T14:50:00Z">
                  <w:rPr>
                    <w:ins w:id="4494" w:author="Thomas Dietz" w:date="2012-08-13T13:42:00Z"/>
                    <w:b/>
                  </w:rPr>
                </w:rPrChange>
              </w:rPr>
            </w:pPr>
            <w:ins w:id="4495" w:author="Thomas Dietz" w:date="2012-08-13T13:42:00Z">
              <w:r w:rsidRPr="00A00ED4">
                <w:rPr>
                  <w:rPrChange w:id="4496" w:author="Thomas Dietz" w:date="2012-08-13T14:50:00Z">
                    <w:rPr>
                      <w:b/>
                    </w:rPr>
                  </w:rPrChange>
                </w:rPr>
                <w:t xml:space="preserve">            can buffer when sending packets to the controller using</w:t>
              </w:r>
            </w:ins>
          </w:p>
          <w:p w14:paraId="5F11F36F" w14:textId="77777777" w:rsidR="00860C7A" w:rsidRPr="00A00ED4" w:rsidRDefault="00860C7A" w:rsidP="00860C7A">
            <w:pPr>
              <w:pStyle w:val="XML1"/>
              <w:rPr>
                <w:ins w:id="4497" w:author="Thomas Dietz" w:date="2012-08-13T13:42:00Z"/>
                <w:rPrChange w:id="4498" w:author="Thomas Dietz" w:date="2012-08-13T14:50:00Z">
                  <w:rPr>
                    <w:ins w:id="4499" w:author="Thomas Dietz" w:date="2012-08-13T13:42:00Z"/>
                    <w:b/>
                  </w:rPr>
                </w:rPrChange>
              </w:rPr>
            </w:pPr>
            <w:ins w:id="4500" w:author="Thomas Dietz" w:date="2012-08-13T13:42:00Z">
              <w:r w:rsidRPr="00A00ED4">
                <w:rPr>
                  <w:rPrChange w:id="4501" w:author="Thomas Dietz" w:date="2012-08-13T14:50:00Z">
                    <w:rPr>
                      <w:b/>
                    </w:rPr>
                  </w:rPrChange>
                </w:rPr>
                <w:t xml:space="preserve">            packet-in messages.</w:t>
              </w:r>
            </w:ins>
          </w:p>
          <w:p w14:paraId="4EB4DEBC" w14:textId="77777777" w:rsidR="00860C7A" w:rsidRPr="00A00ED4" w:rsidRDefault="00860C7A" w:rsidP="00860C7A">
            <w:pPr>
              <w:pStyle w:val="XML1"/>
              <w:rPr>
                <w:ins w:id="4502" w:author="Thomas Dietz" w:date="2012-08-13T13:42:00Z"/>
                <w:rPrChange w:id="4503" w:author="Thomas Dietz" w:date="2012-08-13T14:50:00Z">
                  <w:rPr>
                    <w:ins w:id="4504" w:author="Thomas Dietz" w:date="2012-08-13T13:42:00Z"/>
                    <w:b/>
                  </w:rPr>
                </w:rPrChange>
              </w:rPr>
            </w:pPr>
            <w:ins w:id="4505" w:author="Thomas Dietz" w:date="2012-08-13T13:42:00Z">
              <w:r w:rsidRPr="00A00ED4">
                <w:rPr>
                  <w:rPrChange w:id="4506" w:author="Thomas Dietz" w:date="2012-08-13T14:50:00Z">
                    <w:rPr>
                      <w:b/>
                    </w:rPr>
                  </w:rPrChange>
                </w:rPr>
                <w:t xml:space="preserve">          &lt;/xs:documentation&gt;</w:t>
              </w:r>
            </w:ins>
          </w:p>
          <w:p w14:paraId="0BD1C457" w14:textId="77777777" w:rsidR="00860C7A" w:rsidRPr="00A00ED4" w:rsidRDefault="00860C7A" w:rsidP="00860C7A">
            <w:pPr>
              <w:pStyle w:val="XML1"/>
              <w:rPr>
                <w:ins w:id="4507" w:author="Thomas Dietz" w:date="2012-08-13T13:42:00Z"/>
                <w:rPrChange w:id="4508" w:author="Thomas Dietz" w:date="2012-08-13T14:50:00Z">
                  <w:rPr>
                    <w:ins w:id="4509" w:author="Thomas Dietz" w:date="2012-08-13T13:42:00Z"/>
                    <w:b/>
                  </w:rPr>
                </w:rPrChange>
              </w:rPr>
            </w:pPr>
            <w:ins w:id="4510" w:author="Thomas Dietz" w:date="2012-08-13T13:42:00Z">
              <w:r w:rsidRPr="00A00ED4">
                <w:rPr>
                  <w:rPrChange w:id="4511" w:author="Thomas Dietz" w:date="2012-08-13T14:50:00Z">
                    <w:rPr>
                      <w:b/>
                    </w:rPr>
                  </w:rPrChange>
                </w:rPr>
                <w:t xml:space="preserve">        &lt;/xs:annotation&gt;</w:t>
              </w:r>
            </w:ins>
          </w:p>
          <w:p w14:paraId="0966029E" w14:textId="77777777" w:rsidR="00860C7A" w:rsidRPr="00A00ED4" w:rsidRDefault="00860C7A" w:rsidP="00860C7A">
            <w:pPr>
              <w:pStyle w:val="XML1"/>
              <w:rPr>
                <w:ins w:id="4512" w:author="Thomas Dietz" w:date="2012-08-13T13:42:00Z"/>
                <w:rPrChange w:id="4513" w:author="Thomas Dietz" w:date="2012-08-13T14:50:00Z">
                  <w:rPr>
                    <w:ins w:id="4514" w:author="Thomas Dietz" w:date="2012-08-13T13:42:00Z"/>
                    <w:b/>
                  </w:rPr>
                </w:rPrChange>
              </w:rPr>
            </w:pPr>
            <w:ins w:id="4515" w:author="Thomas Dietz" w:date="2012-08-13T13:42:00Z">
              <w:r w:rsidRPr="00A00ED4">
                <w:rPr>
                  <w:rPrChange w:id="4516" w:author="Thomas Dietz" w:date="2012-08-13T14:50:00Z">
                    <w:rPr>
                      <w:b/>
                    </w:rPr>
                  </w:rPrChange>
                </w:rPr>
                <w:t xml:space="preserve">      &lt;/xs:element&gt;</w:t>
              </w:r>
            </w:ins>
          </w:p>
          <w:p w14:paraId="297F260A" w14:textId="77777777" w:rsidR="00860C7A" w:rsidRPr="00A00ED4" w:rsidRDefault="00860C7A" w:rsidP="00860C7A">
            <w:pPr>
              <w:pStyle w:val="XML1"/>
              <w:rPr>
                <w:ins w:id="4517" w:author="Thomas Dietz" w:date="2012-08-13T13:42:00Z"/>
                <w:rPrChange w:id="4518" w:author="Thomas Dietz" w:date="2012-08-13T14:50:00Z">
                  <w:rPr>
                    <w:ins w:id="4519" w:author="Thomas Dietz" w:date="2012-08-13T13:42:00Z"/>
                    <w:b/>
                  </w:rPr>
                </w:rPrChange>
              </w:rPr>
            </w:pPr>
            <w:ins w:id="4520" w:author="Thomas Dietz" w:date="2012-08-13T13:42:00Z">
              <w:r w:rsidRPr="00A00ED4">
                <w:rPr>
                  <w:rPrChange w:id="4521" w:author="Thomas Dietz" w:date="2012-08-13T14:50:00Z">
                    <w:rPr>
                      <w:b/>
                    </w:rPr>
                  </w:rPrChange>
                </w:rPr>
                <w:t xml:space="preserve">      &lt;xs:element name="max-tables"  type="xs:unsignedByte"&gt;</w:t>
              </w:r>
            </w:ins>
          </w:p>
          <w:p w14:paraId="0DE321C8" w14:textId="77777777" w:rsidR="00860C7A" w:rsidRPr="00A00ED4" w:rsidRDefault="00860C7A" w:rsidP="00860C7A">
            <w:pPr>
              <w:pStyle w:val="XML1"/>
              <w:rPr>
                <w:ins w:id="4522" w:author="Thomas Dietz" w:date="2012-08-13T13:42:00Z"/>
                <w:rPrChange w:id="4523" w:author="Thomas Dietz" w:date="2012-08-13T14:50:00Z">
                  <w:rPr>
                    <w:ins w:id="4524" w:author="Thomas Dietz" w:date="2012-08-13T13:42:00Z"/>
                    <w:b/>
                  </w:rPr>
                </w:rPrChange>
              </w:rPr>
            </w:pPr>
            <w:ins w:id="4525" w:author="Thomas Dietz" w:date="2012-08-13T13:42:00Z">
              <w:r w:rsidRPr="00A00ED4">
                <w:rPr>
                  <w:rPrChange w:id="4526" w:author="Thomas Dietz" w:date="2012-08-13T14:50:00Z">
                    <w:rPr>
                      <w:b/>
                    </w:rPr>
                  </w:rPrChange>
                </w:rPr>
                <w:t xml:space="preserve">        &lt;xs:annotation&gt;</w:t>
              </w:r>
            </w:ins>
          </w:p>
          <w:p w14:paraId="5D93A875" w14:textId="77777777" w:rsidR="00860C7A" w:rsidRPr="00A00ED4" w:rsidRDefault="00860C7A" w:rsidP="00860C7A">
            <w:pPr>
              <w:pStyle w:val="XML1"/>
              <w:rPr>
                <w:ins w:id="4527" w:author="Thomas Dietz" w:date="2012-08-13T13:42:00Z"/>
                <w:rPrChange w:id="4528" w:author="Thomas Dietz" w:date="2012-08-13T14:50:00Z">
                  <w:rPr>
                    <w:ins w:id="4529" w:author="Thomas Dietz" w:date="2012-08-13T13:42:00Z"/>
                    <w:b/>
                  </w:rPr>
                </w:rPrChange>
              </w:rPr>
            </w:pPr>
            <w:ins w:id="4530" w:author="Thomas Dietz" w:date="2012-08-13T13:42:00Z">
              <w:r w:rsidRPr="00A00ED4">
                <w:rPr>
                  <w:rPrChange w:id="4531" w:author="Thomas Dietz" w:date="2012-08-13T14:50:00Z">
                    <w:rPr>
                      <w:b/>
                    </w:rPr>
                  </w:rPrChange>
                </w:rPr>
                <w:t xml:space="preserve">          &lt;xs:documentation&gt;</w:t>
              </w:r>
            </w:ins>
          </w:p>
          <w:p w14:paraId="04B27031" w14:textId="77777777" w:rsidR="00860C7A" w:rsidRPr="00A00ED4" w:rsidRDefault="00860C7A" w:rsidP="00860C7A">
            <w:pPr>
              <w:pStyle w:val="XML1"/>
              <w:rPr>
                <w:ins w:id="4532" w:author="Thomas Dietz" w:date="2012-08-13T13:42:00Z"/>
                <w:rPrChange w:id="4533" w:author="Thomas Dietz" w:date="2012-08-13T14:50:00Z">
                  <w:rPr>
                    <w:ins w:id="4534" w:author="Thomas Dietz" w:date="2012-08-13T13:42:00Z"/>
                    <w:b/>
                  </w:rPr>
                </w:rPrChange>
              </w:rPr>
            </w:pPr>
            <w:ins w:id="4535" w:author="Thomas Dietz" w:date="2012-08-13T13:42:00Z">
              <w:r w:rsidRPr="00A00ED4">
                <w:rPr>
                  <w:rPrChange w:id="4536" w:author="Thomas Dietz" w:date="2012-08-13T14:50:00Z">
                    <w:rPr>
                      <w:b/>
                    </w:rPr>
                  </w:rPrChange>
                </w:rPr>
                <w:t xml:space="preserve">            The number of flow tables supported by the</w:t>
              </w:r>
            </w:ins>
          </w:p>
          <w:p w14:paraId="4C86B98D" w14:textId="77777777" w:rsidR="00860C7A" w:rsidRPr="00A00ED4" w:rsidRDefault="00860C7A" w:rsidP="00860C7A">
            <w:pPr>
              <w:pStyle w:val="XML1"/>
              <w:rPr>
                <w:ins w:id="4537" w:author="Thomas Dietz" w:date="2012-08-13T13:42:00Z"/>
                <w:rPrChange w:id="4538" w:author="Thomas Dietz" w:date="2012-08-13T14:50:00Z">
                  <w:rPr>
                    <w:ins w:id="4539" w:author="Thomas Dietz" w:date="2012-08-13T13:42:00Z"/>
                    <w:b/>
                  </w:rPr>
                </w:rPrChange>
              </w:rPr>
            </w:pPr>
            <w:ins w:id="4540" w:author="Thomas Dietz" w:date="2012-08-13T13:42:00Z">
              <w:r w:rsidRPr="00A00ED4">
                <w:rPr>
                  <w:rPrChange w:id="4541" w:author="Thomas Dietz" w:date="2012-08-13T14:50:00Z">
                    <w:rPr>
                      <w:b/>
                    </w:rPr>
                  </w:rPrChange>
                </w:rPr>
                <w:t xml:space="preserve">            logical switch.</w:t>
              </w:r>
            </w:ins>
          </w:p>
          <w:p w14:paraId="67894770" w14:textId="77777777" w:rsidR="00860C7A" w:rsidRPr="00A00ED4" w:rsidRDefault="00860C7A" w:rsidP="00860C7A">
            <w:pPr>
              <w:pStyle w:val="XML1"/>
              <w:rPr>
                <w:ins w:id="4542" w:author="Thomas Dietz" w:date="2012-08-13T13:42:00Z"/>
                <w:rPrChange w:id="4543" w:author="Thomas Dietz" w:date="2012-08-13T14:50:00Z">
                  <w:rPr>
                    <w:ins w:id="4544" w:author="Thomas Dietz" w:date="2012-08-13T13:42:00Z"/>
                    <w:b/>
                  </w:rPr>
                </w:rPrChange>
              </w:rPr>
            </w:pPr>
            <w:ins w:id="4545" w:author="Thomas Dietz" w:date="2012-08-13T13:42:00Z">
              <w:r w:rsidRPr="00A00ED4">
                <w:rPr>
                  <w:rPrChange w:id="4546" w:author="Thomas Dietz" w:date="2012-08-13T14:50:00Z">
                    <w:rPr>
                      <w:b/>
                    </w:rPr>
                  </w:rPrChange>
                </w:rPr>
                <w:t xml:space="preserve">          &lt;/xs:documentation&gt;</w:t>
              </w:r>
            </w:ins>
          </w:p>
          <w:p w14:paraId="18867F23" w14:textId="77777777" w:rsidR="00860C7A" w:rsidRPr="00A00ED4" w:rsidRDefault="00860C7A" w:rsidP="00860C7A">
            <w:pPr>
              <w:pStyle w:val="XML1"/>
              <w:rPr>
                <w:ins w:id="4547" w:author="Thomas Dietz" w:date="2012-08-13T13:42:00Z"/>
                <w:rPrChange w:id="4548" w:author="Thomas Dietz" w:date="2012-08-13T14:50:00Z">
                  <w:rPr>
                    <w:ins w:id="4549" w:author="Thomas Dietz" w:date="2012-08-13T13:42:00Z"/>
                    <w:b/>
                  </w:rPr>
                </w:rPrChange>
              </w:rPr>
            </w:pPr>
            <w:ins w:id="4550" w:author="Thomas Dietz" w:date="2012-08-13T13:42:00Z">
              <w:r w:rsidRPr="00A00ED4">
                <w:rPr>
                  <w:rPrChange w:id="4551" w:author="Thomas Dietz" w:date="2012-08-13T14:50:00Z">
                    <w:rPr>
                      <w:b/>
                    </w:rPr>
                  </w:rPrChange>
                </w:rPr>
                <w:t xml:space="preserve">        &lt;/xs:annotation&gt;</w:t>
              </w:r>
            </w:ins>
          </w:p>
          <w:p w14:paraId="7AC82752" w14:textId="77777777" w:rsidR="00860C7A" w:rsidRPr="00A00ED4" w:rsidRDefault="00860C7A" w:rsidP="00860C7A">
            <w:pPr>
              <w:pStyle w:val="XML1"/>
              <w:rPr>
                <w:ins w:id="4552" w:author="Thomas Dietz" w:date="2012-08-13T13:42:00Z"/>
                <w:rPrChange w:id="4553" w:author="Thomas Dietz" w:date="2012-08-13T14:50:00Z">
                  <w:rPr>
                    <w:ins w:id="4554" w:author="Thomas Dietz" w:date="2012-08-13T13:42:00Z"/>
                    <w:b/>
                  </w:rPr>
                </w:rPrChange>
              </w:rPr>
            </w:pPr>
            <w:ins w:id="4555" w:author="Thomas Dietz" w:date="2012-08-13T13:42:00Z">
              <w:r w:rsidRPr="00A00ED4">
                <w:rPr>
                  <w:rPrChange w:id="4556" w:author="Thomas Dietz" w:date="2012-08-13T14:50:00Z">
                    <w:rPr>
                      <w:b/>
                    </w:rPr>
                  </w:rPrChange>
                </w:rPr>
                <w:t xml:space="preserve">      &lt;/xs:element&gt;</w:t>
              </w:r>
            </w:ins>
          </w:p>
          <w:p w14:paraId="6B996B2C" w14:textId="77777777" w:rsidR="00860C7A" w:rsidRPr="00A00ED4" w:rsidRDefault="00860C7A" w:rsidP="00860C7A">
            <w:pPr>
              <w:pStyle w:val="XML1"/>
              <w:rPr>
                <w:ins w:id="4557" w:author="Thomas Dietz" w:date="2012-08-13T13:42:00Z"/>
                <w:rPrChange w:id="4558" w:author="Thomas Dietz" w:date="2012-08-13T14:50:00Z">
                  <w:rPr>
                    <w:ins w:id="4559" w:author="Thomas Dietz" w:date="2012-08-13T13:42:00Z"/>
                    <w:b/>
                  </w:rPr>
                </w:rPrChange>
              </w:rPr>
            </w:pPr>
            <w:ins w:id="4560" w:author="Thomas Dietz" w:date="2012-08-13T13:42:00Z">
              <w:r w:rsidRPr="00A00ED4">
                <w:rPr>
                  <w:rPrChange w:id="4561" w:author="Thomas Dietz" w:date="2012-08-13T14:50:00Z">
                    <w:rPr>
                      <w:b/>
                    </w:rPr>
                  </w:rPrChange>
                </w:rPr>
                <w:t xml:space="preserve">      &lt;xs:element name="max-ports"  type="xs:unsignedInt"&gt;</w:t>
              </w:r>
            </w:ins>
          </w:p>
          <w:p w14:paraId="77B176E2" w14:textId="77777777" w:rsidR="00860C7A" w:rsidRPr="00A00ED4" w:rsidRDefault="00860C7A" w:rsidP="00860C7A">
            <w:pPr>
              <w:pStyle w:val="XML1"/>
              <w:rPr>
                <w:ins w:id="4562" w:author="Thomas Dietz" w:date="2012-08-13T13:42:00Z"/>
                <w:rPrChange w:id="4563" w:author="Thomas Dietz" w:date="2012-08-13T14:50:00Z">
                  <w:rPr>
                    <w:ins w:id="4564" w:author="Thomas Dietz" w:date="2012-08-13T13:42:00Z"/>
                    <w:b/>
                  </w:rPr>
                </w:rPrChange>
              </w:rPr>
            </w:pPr>
            <w:ins w:id="4565" w:author="Thomas Dietz" w:date="2012-08-13T13:42:00Z">
              <w:r w:rsidRPr="00A00ED4">
                <w:rPr>
                  <w:rPrChange w:id="4566" w:author="Thomas Dietz" w:date="2012-08-13T14:50:00Z">
                    <w:rPr>
                      <w:b/>
                    </w:rPr>
                  </w:rPrChange>
                </w:rPr>
                <w:t xml:space="preserve">        &lt;xs:annotation&gt;</w:t>
              </w:r>
            </w:ins>
          </w:p>
          <w:p w14:paraId="6E2ABEB3" w14:textId="77777777" w:rsidR="00860C7A" w:rsidRPr="00A00ED4" w:rsidRDefault="00860C7A" w:rsidP="00860C7A">
            <w:pPr>
              <w:pStyle w:val="XML1"/>
              <w:rPr>
                <w:ins w:id="4567" w:author="Thomas Dietz" w:date="2012-08-13T13:42:00Z"/>
                <w:rPrChange w:id="4568" w:author="Thomas Dietz" w:date="2012-08-13T14:50:00Z">
                  <w:rPr>
                    <w:ins w:id="4569" w:author="Thomas Dietz" w:date="2012-08-13T13:42:00Z"/>
                    <w:b/>
                  </w:rPr>
                </w:rPrChange>
              </w:rPr>
            </w:pPr>
            <w:ins w:id="4570" w:author="Thomas Dietz" w:date="2012-08-13T13:42:00Z">
              <w:r w:rsidRPr="00A00ED4">
                <w:rPr>
                  <w:rPrChange w:id="4571" w:author="Thomas Dietz" w:date="2012-08-13T14:50:00Z">
                    <w:rPr>
                      <w:b/>
                    </w:rPr>
                  </w:rPrChange>
                </w:rPr>
                <w:t xml:space="preserve">          &lt;xs:documentation&gt;</w:t>
              </w:r>
            </w:ins>
          </w:p>
          <w:p w14:paraId="78E2C9F1" w14:textId="77777777" w:rsidR="00860C7A" w:rsidRPr="00A00ED4" w:rsidRDefault="00860C7A" w:rsidP="00860C7A">
            <w:pPr>
              <w:pStyle w:val="XML1"/>
              <w:rPr>
                <w:ins w:id="4572" w:author="Thomas Dietz" w:date="2012-08-13T13:42:00Z"/>
                <w:rPrChange w:id="4573" w:author="Thomas Dietz" w:date="2012-08-13T14:50:00Z">
                  <w:rPr>
                    <w:ins w:id="4574" w:author="Thomas Dietz" w:date="2012-08-13T13:42:00Z"/>
                    <w:b/>
                  </w:rPr>
                </w:rPrChange>
              </w:rPr>
            </w:pPr>
            <w:ins w:id="4575" w:author="Thomas Dietz" w:date="2012-08-13T13:42:00Z">
              <w:r w:rsidRPr="00A00ED4">
                <w:rPr>
                  <w:rPrChange w:id="4576" w:author="Thomas Dietz" w:date="2012-08-13T14:50:00Z">
                    <w:rPr>
                      <w:b/>
                    </w:rPr>
                  </w:rPrChange>
                </w:rPr>
                <w:t xml:space="preserve">            The number of flow tables supported by the</w:t>
              </w:r>
            </w:ins>
          </w:p>
          <w:p w14:paraId="2F6A1890" w14:textId="77777777" w:rsidR="00860C7A" w:rsidRPr="00A00ED4" w:rsidRDefault="00860C7A" w:rsidP="00860C7A">
            <w:pPr>
              <w:pStyle w:val="XML1"/>
              <w:rPr>
                <w:ins w:id="4577" w:author="Thomas Dietz" w:date="2012-08-13T13:42:00Z"/>
                <w:rPrChange w:id="4578" w:author="Thomas Dietz" w:date="2012-08-13T14:50:00Z">
                  <w:rPr>
                    <w:ins w:id="4579" w:author="Thomas Dietz" w:date="2012-08-13T13:42:00Z"/>
                    <w:b/>
                  </w:rPr>
                </w:rPrChange>
              </w:rPr>
            </w:pPr>
            <w:ins w:id="4580" w:author="Thomas Dietz" w:date="2012-08-13T13:42:00Z">
              <w:r w:rsidRPr="00A00ED4">
                <w:rPr>
                  <w:rPrChange w:id="4581" w:author="Thomas Dietz" w:date="2012-08-13T14:50:00Z">
                    <w:rPr>
                      <w:b/>
                    </w:rPr>
                  </w:rPrChange>
                </w:rPr>
                <w:t xml:space="preserve">            logical switch.</w:t>
              </w:r>
            </w:ins>
          </w:p>
          <w:p w14:paraId="143D2974" w14:textId="77777777" w:rsidR="00860C7A" w:rsidRPr="00A00ED4" w:rsidRDefault="00860C7A" w:rsidP="00860C7A">
            <w:pPr>
              <w:pStyle w:val="XML1"/>
              <w:rPr>
                <w:ins w:id="4582" w:author="Thomas Dietz" w:date="2012-08-13T13:42:00Z"/>
                <w:rPrChange w:id="4583" w:author="Thomas Dietz" w:date="2012-08-13T14:50:00Z">
                  <w:rPr>
                    <w:ins w:id="4584" w:author="Thomas Dietz" w:date="2012-08-13T13:42:00Z"/>
                    <w:b/>
                  </w:rPr>
                </w:rPrChange>
              </w:rPr>
            </w:pPr>
            <w:ins w:id="4585" w:author="Thomas Dietz" w:date="2012-08-13T13:42:00Z">
              <w:r w:rsidRPr="00A00ED4">
                <w:rPr>
                  <w:rPrChange w:id="4586" w:author="Thomas Dietz" w:date="2012-08-13T14:50:00Z">
                    <w:rPr>
                      <w:b/>
                    </w:rPr>
                  </w:rPrChange>
                </w:rPr>
                <w:t xml:space="preserve">          &lt;/xs:documentation&gt;</w:t>
              </w:r>
            </w:ins>
          </w:p>
          <w:p w14:paraId="096BF227" w14:textId="77777777" w:rsidR="00860C7A" w:rsidRPr="00A00ED4" w:rsidRDefault="00860C7A" w:rsidP="00860C7A">
            <w:pPr>
              <w:pStyle w:val="XML1"/>
              <w:rPr>
                <w:ins w:id="4587" w:author="Thomas Dietz" w:date="2012-08-13T13:42:00Z"/>
                <w:rPrChange w:id="4588" w:author="Thomas Dietz" w:date="2012-08-13T14:50:00Z">
                  <w:rPr>
                    <w:ins w:id="4589" w:author="Thomas Dietz" w:date="2012-08-13T13:42:00Z"/>
                    <w:b/>
                  </w:rPr>
                </w:rPrChange>
              </w:rPr>
            </w:pPr>
            <w:ins w:id="4590" w:author="Thomas Dietz" w:date="2012-08-13T13:42:00Z">
              <w:r w:rsidRPr="00A00ED4">
                <w:rPr>
                  <w:rPrChange w:id="4591" w:author="Thomas Dietz" w:date="2012-08-13T14:50:00Z">
                    <w:rPr>
                      <w:b/>
                    </w:rPr>
                  </w:rPrChange>
                </w:rPr>
                <w:t xml:space="preserve">        &lt;/xs:annotation&gt;</w:t>
              </w:r>
            </w:ins>
          </w:p>
          <w:p w14:paraId="0D357FB0" w14:textId="77777777" w:rsidR="00860C7A" w:rsidRPr="00A00ED4" w:rsidRDefault="00860C7A" w:rsidP="00860C7A">
            <w:pPr>
              <w:pStyle w:val="XML1"/>
              <w:rPr>
                <w:ins w:id="4592" w:author="Thomas Dietz" w:date="2012-08-13T13:42:00Z"/>
                <w:rPrChange w:id="4593" w:author="Thomas Dietz" w:date="2012-08-13T14:50:00Z">
                  <w:rPr>
                    <w:ins w:id="4594" w:author="Thomas Dietz" w:date="2012-08-13T13:42:00Z"/>
                    <w:b/>
                  </w:rPr>
                </w:rPrChange>
              </w:rPr>
            </w:pPr>
            <w:ins w:id="4595" w:author="Thomas Dietz" w:date="2012-08-13T13:42:00Z">
              <w:r w:rsidRPr="00A00ED4">
                <w:rPr>
                  <w:rPrChange w:id="4596" w:author="Thomas Dietz" w:date="2012-08-13T14:50:00Z">
                    <w:rPr>
                      <w:b/>
                    </w:rPr>
                  </w:rPrChange>
                </w:rPr>
                <w:t xml:space="preserve">      &lt;/xs:element&gt;</w:t>
              </w:r>
            </w:ins>
          </w:p>
          <w:p w14:paraId="58703B48" w14:textId="77777777" w:rsidR="00860C7A" w:rsidRPr="00A00ED4" w:rsidRDefault="00860C7A" w:rsidP="00860C7A">
            <w:pPr>
              <w:pStyle w:val="XML1"/>
              <w:rPr>
                <w:ins w:id="4597" w:author="Thomas Dietz" w:date="2012-08-13T13:42:00Z"/>
                <w:rPrChange w:id="4598" w:author="Thomas Dietz" w:date="2012-08-13T14:50:00Z">
                  <w:rPr>
                    <w:ins w:id="4599" w:author="Thomas Dietz" w:date="2012-08-13T13:42:00Z"/>
                    <w:b/>
                  </w:rPr>
                </w:rPrChange>
              </w:rPr>
            </w:pPr>
            <w:ins w:id="4600" w:author="Thomas Dietz" w:date="2012-08-13T13:42:00Z">
              <w:r w:rsidRPr="00A00ED4">
                <w:rPr>
                  <w:rPrChange w:id="4601" w:author="Thomas Dietz" w:date="2012-08-13T14:50:00Z">
                    <w:rPr>
                      <w:b/>
                    </w:rPr>
                  </w:rPrChange>
                </w:rPr>
                <w:t xml:space="preserve">      &lt;xs:element name="flow-statistics"  type="xs:boolean"&gt;</w:t>
              </w:r>
            </w:ins>
          </w:p>
          <w:p w14:paraId="649F29C6" w14:textId="77777777" w:rsidR="00860C7A" w:rsidRPr="00A00ED4" w:rsidRDefault="00860C7A" w:rsidP="00860C7A">
            <w:pPr>
              <w:pStyle w:val="XML1"/>
              <w:rPr>
                <w:ins w:id="4602" w:author="Thomas Dietz" w:date="2012-08-13T13:42:00Z"/>
                <w:rPrChange w:id="4603" w:author="Thomas Dietz" w:date="2012-08-13T14:50:00Z">
                  <w:rPr>
                    <w:ins w:id="4604" w:author="Thomas Dietz" w:date="2012-08-13T13:42:00Z"/>
                    <w:b/>
                  </w:rPr>
                </w:rPrChange>
              </w:rPr>
            </w:pPr>
            <w:ins w:id="4605" w:author="Thomas Dietz" w:date="2012-08-13T13:42:00Z">
              <w:r w:rsidRPr="00A00ED4">
                <w:rPr>
                  <w:rPrChange w:id="4606" w:author="Thomas Dietz" w:date="2012-08-13T14:50:00Z">
                    <w:rPr>
                      <w:b/>
                    </w:rPr>
                  </w:rPrChange>
                </w:rPr>
                <w:t xml:space="preserve">        &lt;xs:annotation&gt;</w:t>
              </w:r>
            </w:ins>
          </w:p>
          <w:p w14:paraId="49126AFE" w14:textId="77777777" w:rsidR="00860C7A" w:rsidRPr="00A00ED4" w:rsidRDefault="00860C7A" w:rsidP="00860C7A">
            <w:pPr>
              <w:pStyle w:val="XML1"/>
              <w:rPr>
                <w:ins w:id="4607" w:author="Thomas Dietz" w:date="2012-08-13T13:42:00Z"/>
                <w:rPrChange w:id="4608" w:author="Thomas Dietz" w:date="2012-08-13T14:50:00Z">
                  <w:rPr>
                    <w:ins w:id="4609" w:author="Thomas Dietz" w:date="2012-08-13T13:42:00Z"/>
                    <w:b/>
                  </w:rPr>
                </w:rPrChange>
              </w:rPr>
            </w:pPr>
            <w:ins w:id="4610" w:author="Thomas Dietz" w:date="2012-08-13T13:42:00Z">
              <w:r w:rsidRPr="00A00ED4">
                <w:rPr>
                  <w:rPrChange w:id="4611" w:author="Thomas Dietz" w:date="2012-08-13T14:50:00Z">
                    <w:rPr>
                      <w:b/>
                    </w:rPr>
                  </w:rPrChange>
                </w:rPr>
                <w:t xml:space="preserve">          &lt;xs:documentation&gt;</w:t>
              </w:r>
            </w:ins>
          </w:p>
          <w:p w14:paraId="629F78D9" w14:textId="77777777" w:rsidR="00860C7A" w:rsidRPr="00A00ED4" w:rsidRDefault="00860C7A" w:rsidP="00860C7A">
            <w:pPr>
              <w:pStyle w:val="XML1"/>
              <w:rPr>
                <w:ins w:id="4612" w:author="Thomas Dietz" w:date="2012-08-13T13:42:00Z"/>
                <w:rPrChange w:id="4613" w:author="Thomas Dietz" w:date="2012-08-13T14:50:00Z">
                  <w:rPr>
                    <w:ins w:id="4614" w:author="Thomas Dietz" w:date="2012-08-13T13:42:00Z"/>
                    <w:b/>
                  </w:rPr>
                </w:rPrChange>
              </w:rPr>
            </w:pPr>
            <w:ins w:id="4615" w:author="Thomas Dietz" w:date="2012-08-13T13:42:00Z">
              <w:r w:rsidRPr="00A00ED4">
                <w:rPr>
                  <w:rPrChange w:id="4616" w:author="Thomas Dietz" w:date="2012-08-13T14:50:00Z">
                    <w:rPr>
                      <w:b/>
                    </w:rPr>
                  </w:rPrChange>
                </w:rPr>
                <w:t xml:space="preserve">            Specifies if the logical switch supports flow</w:t>
              </w:r>
            </w:ins>
          </w:p>
          <w:p w14:paraId="1AEC1039" w14:textId="77777777" w:rsidR="00860C7A" w:rsidRPr="00A00ED4" w:rsidRDefault="00860C7A" w:rsidP="00860C7A">
            <w:pPr>
              <w:pStyle w:val="XML1"/>
              <w:rPr>
                <w:ins w:id="4617" w:author="Thomas Dietz" w:date="2012-08-13T13:42:00Z"/>
                <w:rPrChange w:id="4618" w:author="Thomas Dietz" w:date="2012-08-13T14:50:00Z">
                  <w:rPr>
                    <w:ins w:id="4619" w:author="Thomas Dietz" w:date="2012-08-13T13:42:00Z"/>
                    <w:b/>
                  </w:rPr>
                </w:rPrChange>
              </w:rPr>
            </w:pPr>
            <w:ins w:id="4620" w:author="Thomas Dietz" w:date="2012-08-13T13:42:00Z">
              <w:r w:rsidRPr="00A00ED4">
                <w:rPr>
                  <w:rPrChange w:id="4621" w:author="Thomas Dietz" w:date="2012-08-13T14:50:00Z">
                    <w:rPr>
                      <w:b/>
                    </w:rPr>
                  </w:rPrChange>
                </w:rPr>
                <w:t xml:space="preserve">            statistics.</w:t>
              </w:r>
            </w:ins>
          </w:p>
          <w:p w14:paraId="6D372A0E" w14:textId="77777777" w:rsidR="00860C7A" w:rsidRPr="00A00ED4" w:rsidRDefault="00860C7A" w:rsidP="00860C7A">
            <w:pPr>
              <w:pStyle w:val="XML1"/>
              <w:rPr>
                <w:ins w:id="4622" w:author="Thomas Dietz" w:date="2012-08-13T13:42:00Z"/>
                <w:rPrChange w:id="4623" w:author="Thomas Dietz" w:date="2012-08-13T14:50:00Z">
                  <w:rPr>
                    <w:ins w:id="4624" w:author="Thomas Dietz" w:date="2012-08-13T13:42:00Z"/>
                    <w:b/>
                  </w:rPr>
                </w:rPrChange>
              </w:rPr>
            </w:pPr>
            <w:ins w:id="4625" w:author="Thomas Dietz" w:date="2012-08-13T13:42:00Z">
              <w:r w:rsidRPr="00A00ED4">
                <w:rPr>
                  <w:rPrChange w:id="4626" w:author="Thomas Dietz" w:date="2012-08-13T14:50:00Z">
                    <w:rPr>
                      <w:b/>
                    </w:rPr>
                  </w:rPrChange>
                </w:rPr>
                <w:t xml:space="preserve">          &lt;/xs:documentation&gt;</w:t>
              </w:r>
            </w:ins>
          </w:p>
          <w:p w14:paraId="785542A2" w14:textId="77777777" w:rsidR="00860C7A" w:rsidRPr="00A00ED4" w:rsidRDefault="00860C7A" w:rsidP="00860C7A">
            <w:pPr>
              <w:pStyle w:val="XML1"/>
              <w:rPr>
                <w:ins w:id="4627" w:author="Thomas Dietz" w:date="2012-08-13T13:42:00Z"/>
                <w:rPrChange w:id="4628" w:author="Thomas Dietz" w:date="2012-08-13T14:50:00Z">
                  <w:rPr>
                    <w:ins w:id="4629" w:author="Thomas Dietz" w:date="2012-08-13T13:42:00Z"/>
                    <w:b/>
                  </w:rPr>
                </w:rPrChange>
              </w:rPr>
            </w:pPr>
            <w:ins w:id="4630" w:author="Thomas Dietz" w:date="2012-08-13T13:42:00Z">
              <w:r w:rsidRPr="00A00ED4">
                <w:rPr>
                  <w:rPrChange w:id="4631" w:author="Thomas Dietz" w:date="2012-08-13T14:50:00Z">
                    <w:rPr>
                      <w:b/>
                    </w:rPr>
                  </w:rPrChange>
                </w:rPr>
                <w:t xml:space="preserve">        &lt;/xs:annotation&gt;</w:t>
              </w:r>
            </w:ins>
          </w:p>
          <w:p w14:paraId="79EA421A" w14:textId="77777777" w:rsidR="00860C7A" w:rsidRPr="00A00ED4" w:rsidRDefault="00860C7A" w:rsidP="00860C7A">
            <w:pPr>
              <w:pStyle w:val="XML1"/>
              <w:rPr>
                <w:ins w:id="4632" w:author="Thomas Dietz" w:date="2012-08-13T13:42:00Z"/>
                <w:rPrChange w:id="4633" w:author="Thomas Dietz" w:date="2012-08-13T14:50:00Z">
                  <w:rPr>
                    <w:ins w:id="4634" w:author="Thomas Dietz" w:date="2012-08-13T13:42:00Z"/>
                    <w:b/>
                  </w:rPr>
                </w:rPrChange>
              </w:rPr>
            </w:pPr>
            <w:ins w:id="4635" w:author="Thomas Dietz" w:date="2012-08-13T13:42:00Z">
              <w:r w:rsidRPr="00A00ED4">
                <w:rPr>
                  <w:rPrChange w:id="4636" w:author="Thomas Dietz" w:date="2012-08-13T14:50:00Z">
                    <w:rPr>
                      <w:b/>
                    </w:rPr>
                  </w:rPrChange>
                </w:rPr>
                <w:t xml:space="preserve">      &lt;/xs:element&gt;</w:t>
              </w:r>
            </w:ins>
          </w:p>
          <w:p w14:paraId="2AF6C606" w14:textId="77777777" w:rsidR="00860C7A" w:rsidRPr="00A00ED4" w:rsidRDefault="00860C7A" w:rsidP="00860C7A">
            <w:pPr>
              <w:pStyle w:val="XML1"/>
              <w:rPr>
                <w:ins w:id="4637" w:author="Thomas Dietz" w:date="2012-08-13T13:42:00Z"/>
                <w:rPrChange w:id="4638" w:author="Thomas Dietz" w:date="2012-08-13T14:50:00Z">
                  <w:rPr>
                    <w:ins w:id="4639" w:author="Thomas Dietz" w:date="2012-08-13T13:42:00Z"/>
                    <w:b/>
                  </w:rPr>
                </w:rPrChange>
              </w:rPr>
            </w:pPr>
            <w:ins w:id="4640" w:author="Thomas Dietz" w:date="2012-08-13T13:42:00Z">
              <w:r w:rsidRPr="00A00ED4">
                <w:rPr>
                  <w:rPrChange w:id="4641" w:author="Thomas Dietz" w:date="2012-08-13T14:50:00Z">
                    <w:rPr>
                      <w:b/>
                    </w:rPr>
                  </w:rPrChange>
                </w:rPr>
                <w:t xml:space="preserve">      &lt;xs:element name="table-statistics"  type="xs:boolean"&gt;</w:t>
              </w:r>
            </w:ins>
          </w:p>
          <w:p w14:paraId="5817A148" w14:textId="77777777" w:rsidR="00860C7A" w:rsidRPr="00A00ED4" w:rsidRDefault="00860C7A" w:rsidP="00860C7A">
            <w:pPr>
              <w:pStyle w:val="XML1"/>
              <w:rPr>
                <w:ins w:id="4642" w:author="Thomas Dietz" w:date="2012-08-13T13:42:00Z"/>
                <w:rPrChange w:id="4643" w:author="Thomas Dietz" w:date="2012-08-13T14:50:00Z">
                  <w:rPr>
                    <w:ins w:id="4644" w:author="Thomas Dietz" w:date="2012-08-13T13:42:00Z"/>
                    <w:b/>
                  </w:rPr>
                </w:rPrChange>
              </w:rPr>
            </w:pPr>
            <w:ins w:id="4645" w:author="Thomas Dietz" w:date="2012-08-13T13:42:00Z">
              <w:r w:rsidRPr="00A00ED4">
                <w:rPr>
                  <w:rPrChange w:id="4646" w:author="Thomas Dietz" w:date="2012-08-13T14:50:00Z">
                    <w:rPr>
                      <w:b/>
                    </w:rPr>
                  </w:rPrChange>
                </w:rPr>
                <w:t xml:space="preserve">        &lt;xs:annotation&gt;</w:t>
              </w:r>
            </w:ins>
          </w:p>
          <w:p w14:paraId="1D931D7A" w14:textId="77777777" w:rsidR="00860C7A" w:rsidRPr="00A00ED4" w:rsidRDefault="00860C7A" w:rsidP="00860C7A">
            <w:pPr>
              <w:pStyle w:val="XML1"/>
              <w:rPr>
                <w:ins w:id="4647" w:author="Thomas Dietz" w:date="2012-08-13T13:42:00Z"/>
                <w:rPrChange w:id="4648" w:author="Thomas Dietz" w:date="2012-08-13T14:50:00Z">
                  <w:rPr>
                    <w:ins w:id="4649" w:author="Thomas Dietz" w:date="2012-08-13T13:42:00Z"/>
                    <w:b/>
                  </w:rPr>
                </w:rPrChange>
              </w:rPr>
            </w:pPr>
            <w:ins w:id="4650" w:author="Thomas Dietz" w:date="2012-08-13T13:42:00Z">
              <w:r w:rsidRPr="00A00ED4">
                <w:rPr>
                  <w:rPrChange w:id="4651" w:author="Thomas Dietz" w:date="2012-08-13T14:50:00Z">
                    <w:rPr>
                      <w:b/>
                    </w:rPr>
                  </w:rPrChange>
                </w:rPr>
                <w:t xml:space="preserve">          &lt;xs:documentation&gt;</w:t>
              </w:r>
            </w:ins>
          </w:p>
          <w:p w14:paraId="2FDE8E63" w14:textId="77777777" w:rsidR="00860C7A" w:rsidRPr="00A00ED4" w:rsidRDefault="00860C7A" w:rsidP="00860C7A">
            <w:pPr>
              <w:pStyle w:val="XML1"/>
              <w:rPr>
                <w:ins w:id="4652" w:author="Thomas Dietz" w:date="2012-08-13T13:42:00Z"/>
                <w:rPrChange w:id="4653" w:author="Thomas Dietz" w:date="2012-08-13T14:50:00Z">
                  <w:rPr>
                    <w:ins w:id="4654" w:author="Thomas Dietz" w:date="2012-08-13T13:42:00Z"/>
                    <w:b/>
                  </w:rPr>
                </w:rPrChange>
              </w:rPr>
            </w:pPr>
            <w:ins w:id="4655" w:author="Thomas Dietz" w:date="2012-08-13T13:42:00Z">
              <w:r w:rsidRPr="00A00ED4">
                <w:rPr>
                  <w:rPrChange w:id="4656" w:author="Thomas Dietz" w:date="2012-08-13T14:50:00Z">
                    <w:rPr>
                      <w:b/>
                    </w:rPr>
                  </w:rPrChange>
                </w:rPr>
                <w:t xml:space="preserve">            Specifies if the logical switch supports table</w:t>
              </w:r>
            </w:ins>
          </w:p>
          <w:p w14:paraId="0809473B" w14:textId="77777777" w:rsidR="00860C7A" w:rsidRPr="00A00ED4" w:rsidRDefault="00860C7A" w:rsidP="00860C7A">
            <w:pPr>
              <w:pStyle w:val="XML1"/>
              <w:rPr>
                <w:ins w:id="4657" w:author="Thomas Dietz" w:date="2012-08-13T13:42:00Z"/>
                <w:rPrChange w:id="4658" w:author="Thomas Dietz" w:date="2012-08-13T14:50:00Z">
                  <w:rPr>
                    <w:ins w:id="4659" w:author="Thomas Dietz" w:date="2012-08-13T13:42:00Z"/>
                    <w:b/>
                  </w:rPr>
                </w:rPrChange>
              </w:rPr>
            </w:pPr>
            <w:ins w:id="4660" w:author="Thomas Dietz" w:date="2012-08-13T13:42:00Z">
              <w:r w:rsidRPr="00A00ED4">
                <w:rPr>
                  <w:rPrChange w:id="4661" w:author="Thomas Dietz" w:date="2012-08-13T14:50:00Z">
                    <w:rPr>
                      <w:b/>
                    </w:rPr>
                  </w:rPrChange>
                </w:rPr>
                <w:t xml:space="preserve">            statistics.</w:t>
              </w:r>
            </w:ins>
          </w:p>
          <w:p w14:paraId="66FE5F0C" w14:textId="77777777" w:rsidR="00860C7A" w:rsidRPr="00A00ED4" w:rsidRDefault="00860C7A" w:rsidP="00860C7A">
            <w:pPr>
              <w:pStyle w:val="XML1"/>
              <w:rPr>
                <w:ins w:id="4662" w:author="Thomas Dietz" w:date="2012-08-13T13:42:00Z"/>
                <w:rPrChange w:id="4663" w:author="Thomas Dietz" w:date="2012-08-13T14:50:00Z">
                  <w:rPr>
                    <w:ins w:id="4664" w:author="Thomas Dietz" w:date="2012-08-13T13:42:00Z"/>
                    <w:b/>
                  </w:rPr>
                </w:rPrChange>
              </w:rPr>
            </w:pPr>
            <w:ins w:id="4665" w:author="Thomas Dietz" w:date="2012-08-13T13:42:00Z">
              <w:r w:rsidRPr="00A00ED4">
                <w:rPr>
                  <w:rPrChange w:id="4666" w:author="Thomas Dietz" w:date="2012-08-13T14:50:00Z">
                    <w:rPr>
                      <w:b/>
                    </w:rPr>
                  </w:rPrChange>
                </w:rPr>
                <w:t xml:space="preserve">          &lt;/xs:documentation&gt;</w:t>
              </w:r>
            </w:ins>
          </w:p>
          <w:p w14:paraId="47914D8A" w14:textId="77777777" w:rsidR="00860C7A" w:rsidRPr="00A00ED4" w:rsidRDefault="00860C7A" w:rsidP="00860C7A">
            <w:pPr>
              <w:pStyle w:val="XML1"/>
              <w:rPr>
                <w:ins w:id="4667" w:author="Thomas Dietz" w:date="2012-08-13T13:42:00Z"/>
                <w:rPrChange w:id="4668" w:author="Thomas Dietz" w:date="2012-08-13T14:50:00Z">
                  <w:rPr>
                    <w:ins w:id="4669" w:author="Thomas Dietz" w:date="2012-08-13T13:42:00Z"/>
                    <w:b/>
                  </w:rPr>
                </w:rPrChange>
              </w:rPr>
            </w:pPr>
            <w:ins w:id="4670" w:author="Thomas Dietz" w:date="2012-08-13T13:42:00Z">
              <w:r w:rsidRPr="00A00ED4">
                <w:rPr>
                  <w:rPrChange w:id="4671" w:author="Thomas Dietz" w:date="2012-08-13T14:50:00Z">
                    <w:rPr>
                      <w:b/>
                    </w:rPr>
                  </w:rPrChange>
                </w:rPr>
                <w:t xml:space="preserve">        &lt;/xs:annotation&gt;</w:t>
              </w:r>
            </w:ins>
          </w:p>
          <w:p w14:paraId="2C587C7A" w14:textId="77777777" w:rsidR="00860C7A" w:rsidRPr="00A00ED4" w:rsidRDefault="00860C7A" w:rsidP="00860C7A">
            <w:pPr>
              <w:pStyle w:val="XML1"/>
              <w:rPr>
                <w:ins w:id="4672" w:author="Thomas Dietz" w:date="2012-08-13T13:42:00Z"/>
                <w:rPrChange w:id="4673" w:author="Thomas Dietz" w:date="2012-08-13T14:50:00Z">
                  <w:rPr>
                    <w:ins w:id="4674" w:author="Thomas Dietz" w:date="2012-08-13T13:42:00Z"/>
                    <w:b/>
                  </w:rPr>
                </w:rPrChange>
              </w:rPr>
            </w:pPr>
            <w:ins w:id="4675" w:author="Thomas Dietz" w:date="2012-08-13T13:42:00Z">
              <w:r w:rsidRPr="00A00ED4">
                <w:rPr>
                  <w:rPrChange w:id="4676" w:author="Thomas Dietz" w:date="2012-08-13T14:50:00Z">
                    <w:rPr>
                      <w:b/>
                    </w:rPr>
                  </w:rPrChange>
                </w:rPr>
                <w:t xml:space="preserve">      &lt;/xs:element&gt;</w:t>
              </w:r>
            </w:ins>
          </w:p>
          <w:p w14:paraId="59AC29E3" w14:textId="77777777" w:rsidR="00860C7A" w:rsidRPr="00A00ED4" w:rsidRDefault="00860C7A" w:rsidP="00860C7A">
            <w:pPr>
              <w:pStyle w:val="XML1"/>
              <w:rPr>
                <w:ins w:id="4677" w:author="Thomas Dietz" w:date="2012-08-13T13:42:00Z"/>
                <w:rPrChange w:id="4678" w:author="Thomas Dietz" w:date="2012-08-13T14:50:00Z">
                  <w:rPr>
                    <w:ins w:id="4679" w:author="Thomas Dietz" w:date="2012-08-13T13:42:00Z"/>
                    <w:b/>
                  </w:rPr>
                </w:rPrChange>
              </w:rPr>
            </w:pPr>
            <w:ins w:id="4680" w:author="Thomas Dietz" w:date="2012-08-13T13:42:00Z">
              <w:r w:rsidRPr="00A00ED4">
                <w:rPr>
                  <w:rPrChange w:id="4681" w:author="Thomas Dietz" w:date="2012-08-13T14:50:00Z">
                    <w:rPr>
                      <w:b/>
                    </w:rPr>
                  </w:rPrChange>
                </w:rPr>
                <w:t xml:space="preserve">      &lt;xs:element name="port-statistics"  type="xs:boolean"&gt;</w:t>
              </w:r>
            </w:ins>
          </w:p>
          <w:p w14:paraId="3CCFD3F0" w14:textId="77777777" w:rsidR="00860C7A" w:rsidRPr="00A00ED4" w:rsidRDefault="00860C7A" w:rsidP="00860C7A">
            <w:pPr>
              <w:pStyle w:val="XML1"/>
              <w:rPr>
                <w:ins w:id="4682" w:author="Thomas Dietz" w:date="2012-08-13T13:42:00Z"/>
                <w:rPrChange w:id="4683" w:author="Thomas Dietz" w:date="2012-08-13T14:50:00Z">
                  <w:rPr>
                    <w:ins w:id="4684" w:author="Thomas Dietz" w:date="2012-08-13T13:42:00Z"/>
                    <w:b/>
                  </w:rPr>
                </w:rPrChange>
              </w:rPr>
            </w:pPr>
            <w:ins w:id="4685" w:author="Thomas Dietz" w:date="2012-08-13T13:42:00Z">
              <w:r w:rsidRPr="00A00ED4">
                <w:rPr>
                  <w:rPrChange w:id="4686" w:author="Thomas Dietz" w:date="2012-08-13T14:50:00Z">
                    <w:rPr>
                      <w:b/>
                    </w:rPr>
                  </w:rPrChange>
                </w:rPr>
                <w:t xml:space="preserve">        &lt;xs:annotation&gt;</w:t>
              </w:r>
            </w:ins>
          </w:p>
          <w:p w14:paraId="0C027C4D" w14:textId="77777777" w:rsidR="00860C7A" w:rsidRPr="00A00ED4" w:rsidRDefault="00860C7A" w:rsidP="00860C7A">
            <w:pPr>
              <w:pStyle w:val="XML1"/>
              <w:rPr>
                <w:ins w:id="4687" w:author="Thomas Dietz" w:date="2012-08-13T13:42:00Z"/>
                <w:rPrChange w:id="4688" w:author="Thomas Dietz" w:date="2012-08-13T14:50:00Z">
                  <w:rPr>
                    <w:ins w:id="4689" w:author="Thomas Dietz" w:date="2012-08-13T13:42:00Z"/>
                    <w:b/>
                  </w:rPr>
                </w:rPrChange>
              </w:rPr>
            </w:pPr>
            <w:ins w:id="4690" w:author="Thomas Dietz" w:date="2012-08-13T13:42:00Z">
              <w:r w:rsidRPr="00A00ED4">
                <w:rPr>
                  <w:rPrChange w:id="4691" w:author="Thomas Dietz" w:date="2012-08-13T14:50:00Z">
                    <w:rPr>
                      <w:b/>
                    </w:rPr>
                  </w:rPrChange>
                </w:rPr>
                <w:t xml:space="preserve">          &lt;xs:documentation&gt;</w:t>
              </w:r>
            </w:ins>
          </w:p>
          <w:p w14:paraId="56674ED8" w14:textId="77777777" w:rsidR="00860C7A" w:rsidRPr="00A00ED4" w:rsidRDefault="00860C7A" w:rsidP="00860C7A">
            <w:pPr>
              <w:pStyle w:val="XML1"/>
              <w:rPr>
                <w:ins w:id="4692" w:author="Thomas Dietz" w:date="2012-08-13T13:42:00Z"/>
                <w:rPrChange w:id="4693" w:author="Thomas Dietz" w:date="2012-08-13T14:50:00Z">
                  <w:rPr>
                    <w:ins w:id="4694" w:author="Thomas Dietz" w:date="2012-08-13T13:42:00Z"/>
                    <w:b/>
                  </w:rPr>
                </w:rPrChange>
              </w:rPr>
            </w:pPr>
            <w:ins w:id="4695" w:author="Thomas Dietz" w:date="2012-08-13T13:42:00Z">
              <w:r w:rsidRPr="00A00ED4">
                <w:rPr>
                  <w:rPrChange w:id="4696" w:author="Thomas Dietz" w:date="2012-08-13T14:50:00Z">
                    <w:rPr>
                      <w:b/>
                    </w:rPr>
                  </w:rPrChange>
                </w:rPr>
                <w:t xml:space="preserve">            Specifies if the logical switch supports port</w:t>
              </w:r>
            </w:ins>
          </w:p>
          <w:p w14:paraId="54488923" w14:textId="77777777" w:rsidR="00860C7A" w:rsidRPr="00A00ED4" w:rsidRDefault="00860C7A" w:rsidP="00860C7A">
            <w:pPr>
              <w:pStyle w:val="XML1"/>
              <w:rPr>
                <w:ins w:id="4697" w:author="Thomas Dietz" w:date="2012-08-13T13:42:00Z"/>
                <w:rPrChange w:id="4698" w:author="Thomas Dietz" w:date="2012-08-13T14:50:00Z">
                  <w:rPr>
                    <w:ins w:id="4699" w:author="Thomas Dietz" w:date="2012-08-13T13:42:00Z"/>
                    <w:b/>
                  </w:rPr>
                </w:rPrChange>
              </w:rPr>
            </w:pPr>
            <w:ins w:id="4700" w:author="Thomas Dietz" w:date="2012-08-13T13:42:00Z">
              <w:r w:rsidRPr="00A00ED4">
                <w:rPr>
                  <w:rPrChange w:id="4701" w:author="Thomas Dietz" w:date="2012-08-13T14:50:00Z">
                    <w:rPr>
                      <w:b/>
                    </w:rPr>
                  </w:rPrChange>
                </w:rPr>
                <w:t xml:space="preserve">            statistics.</w:t>
              </w:r>
            </w:ins>
          </w:p>
          <w:p w14:paraId="7DC1E74B" w14:textId="77777777" w:rsidR="00860C7A" w:rsidRPr="00A00ED4" w:rsidRDefault="00860C7A" w:rsidP="00860C7A">
            <w:pPr>
              <w:pStyle w:val="XML1"/>
              <w:rPr>
                <w:ins w:id="4702" w:author="Thomas Dietz" w:date="2012-08-13T13:42:00Z"/>
                <w:rPrChange w:id="4703" w:author="Thomas Dietz" w:date="2012-08-13T14:50:00Z">
                  <w:rPr>
                    <w:ins w:id="4704" w:author="Thomas Dietz" w:date="2012-08-13T13:42:00Z"/>
                    <w:b/>
                  </w:rPr>
                </w:rPrChange>
              </w:rPr>
            </w:pPr>
            <w:ins w:id="4705" w:author="Thomas Dietz" w:date="2012-08-13T13:42:00Z">
              <w:r w:rsidRPr="00A00ED4">
                <w:rPr>
                  <w:rPrChange w:id="4706" w:author="Thomas Dietz" w:date="2012-08-13T14:50:00Z">
                    <w:rPr>
                      <w:b/>
                    </w:rPr>
                  </w:rPrChange>
                </w:rPr>
                <w:t xml:space="preserve">          &lt;/xs:documentation&gt;</w:t>
              </w:r>
            </w:ins>
          </w:p>
          <w:p w14:paraId="12D31173" w14:textId="77777777" w:rsidR="00860C7A" w:rsidRPr="00A00ED4" w:rsidRDefault="00860C7A" w:rsidP="00860C7A">
            <w:pPr>
              <w:pStyle w:val="XML1"/>
              <w:rPr>
                <w:ins w:id="4707" w:author="Thomas Dietz" w:date="2012-08-13T13:42:00Z"/>
                <w:rPrChange w:id="4708" w:author="Thomas Dietz" w:date="2012-08-13T14:50:00Z">
                  <w:rPr>
                    <w:ins w:id="4709" w:author="Thomas Dietz" w:date="2012-08-13T13:42:00Z"/>
                    <w:b/>
                  </w:rPr>
                </w:rPrChange>
              </w:rPr>
            </w:pPr>
            <w:ins w:id="4710" w:author="Thomas Dietz" w:date="2012-08-13T13:42:00Z">
              <w:r w:rsidRPr="00A00ED4">
                <w:rPr>
                  <w:rPrChange w:id="4711" w:author="Thomas Dietz" w:date="2012-08-13T14:50:00Z">
                    <w:rPr>
                      <w:b/>
                    </w:rPr>
                  </w:rPrChange>
                </w:rPr>
                <w:t xml:space="preserve">        &lt;/xs:annotation&gt;</w:t>
              </w:r>
            </w:ins>
          </w:p>
          <w:p w14:paraId="46511D27" w14:textId="77777777" w:rsidR="00860C7A" w:rsidRPr="00A00ED4" w:rsidRDefault="00860C7A" w:rsidP="00860C7A">
            <w:pPr>
              <w:pStyle w:val="XML1"/>
              <w:rPr>
                <w:ins w:id="4712" w:author="Thomas Dietz" w:date="2012-08-13T13:42:00Z"/>
                <w:rPrChange w:id="4713" w:author="Thomas Dietz" w:date="2012-08-13T14:50:00Z">
                  <w:rPr>
                    <w:ins w:id="4714" w:author="Thomas Dietz" w:date="2012-08-13T13:42:00Z"/>
                    <w:b/>
                  </w:rPr>
                </w:rPrChange>
              </w:rPr>
            </w:pPr>
            <w:ins w:id="4715" w:author="Thomas Dietz" w:date="2012-08-13T13:42:00Z">
              <w:r w:rsidRPr="00A00ED4">
                <w:rPr>
                  <w:rPrChange w:id="4716" w:author="Thomas Dietz" w:date="2012-08-13T14:50:00Z">
                    <w:rPr>
                      <w:b/>
                    </w:rPr>
                  </w:rPrChange>
                </w:rPr>
                <w:t xml:space="preserve">      &lt;/xs:element&gt;</w:t>
              </w:r>
            </w:ins>
          </w:p>
          <w:p w14:paraId="30D839BC" w14:textId="77777777" w:rsidR="00860C7A" w:rsidRPr="00A00ED4" w:rsidRDefault="00860C7A" w:rsidP="00860C7A">
            <w:pPr>
              <w:pStyle w:val="XML1"/>
              <w:rPr>
                <w:ins w:id="4717" w:author="Thomas Dietz" w:date="2012-08-13T13:42:00Z"/>
                <w:rPrChange w:id="4718" w:author="Thomas Dietz" w:date="2012-08-13T14:50:00Z">
                  <w:rPr>
                    <w:ins w:id="4719" w:author="Thomas Dietz" w:date="2012-08-13T13:42:00Z"/>
                    <w:b/>
                  </w:rPr>
                </w:rPrChange>
              </w:rPr>
            </w:pPr>
            <w:ins w:id="4720" w:author="Thomas Dietz" w:date="2012-08-13T13:42:00Z">
              <w:r w:rsidRPr="00A00ED4">
                <w:rPr>
                  <w:rPrChange w:id="4721" w:author="Thomas Dietz" w:date="2012-08-13T14:50:00Z">
                    <w:rPr>
                      <w:b/>
                    </w:rPr>
                  </w:rPrChange>
                </w:rPr>
                <w:t xml:space="preserve">      &lt;xs:element name="group-statistics"  type="xs:boolean"&gt;</w:t>
              </w:r>
            </w:ins>
          </w:p>
          <w:p w14:paraId="722BAF98" w14:textId="77777777" w:rsidR="00860C7A" w:rsidRPr="00A00ED4" w:rsidRDefault="00860C7A" w:rsidP="00860C7A">
            <w:pPr>
              <w:pStyle w:val="XML1"/>
              <w:rPr>
                <w:ins w:id="4722" w:author="Thomas Dietz" w:date="2012-08-13T13:42:00Z"/>
                <w:rPrChange w:id="4723" w:author="Thomas Dietz" w:date="2012-08-13T14:50:00Z">
                  <w:rPr>
                    <w:ins w:id="4724" w:author="Thomas Dietz" w:date="2012-08-13T13:42:00Z"/>
                    <w:b/>
                  </w:rPr>
                </w:rPrChange>
              </w:rPr>
            </w:pPr>
            <w:ins w:id="4725" w:author="Thomas Dietz" w:date="2012-08-13T13:42:00Z">
              <w:r w:rsidRPr="00A00ED4">
                <w:rPr>
                  <w:rPrChange w:id="4726" w:author="Thomas Dietz" w:date="2012-08-13T14:50:00Z">
                    <w:rPr>
                      <w:b/>
                    </w:rPr>
                  </w:rPrChange>
                </w:rPr>
                <w:t xml:space="preserve">        &lt;xs:annotation&gt;</w:t>
              </w:r>
            </w:ins>
          </w:p>
          <w:p w14:paraId="10FC534E" w14:textId="77777777" w:rsidR="00860C7A" w:rsidRPr="00A00ED4" w:rsidRDefault="00860C7A" w:rsidP="00860C7A">
            <w:pPr>
              <w:pStyle w:val="XML1"/>
              <w:rPr>
                <w:ins w:id="4727" w:author="Thomas Dietz" w:date="2012-08-13T13:42:00Z"/>
                <w:rPrChange w:id="4728" w:author="Thomas Dietz" w:date="2012-08-13T14:50:00Z">
                  <w:rPr>
                    <w:ins w:id="4729" w:author="Thomas Dietz" w:date="2012-08-13T13:42:00Z"/>
                    <w:b/>
                  </w:rPr>
                </w:rPrChange>
              </w:rPr>
            </w:pPr>
            <w:ins w:id="4730" w:author="Thomas Dietz" w:date="2012-08-13T13:42:00Z">
              <w:r w:rsidRPr="00A00ED4">
                <w:rPr>
                  <w:rPrChange w:id="4731" w:author="Thomas Dietz" w:date="2012-08-13T14:50:00Z">
                    <w:rPr>
                      <w:b/>
                    </w:rPr>
                  </w:rPrChange>
                </w:rPr>
                <w:t xml:space="preserve">          &lt;xs:documentation&gt;</w:t>
              </w:r>
            </w:ins>
          </w:p>
          <w:p w14:paraId="3B149F31" w14:textId="77777777" w:rsidR="00860C7A" w:rsidRPr="00A00ED4" w:rsidRDefault="00860C7A" w:rsidP="00860C7A">
            <w:pPr>
              <w:pStyle w:val="XML1"/>
              <w:rPr>
                <w:ins w:id="4732" w:author="Thomas Dietz" w:date="2012-08-13T13:42:00Z"/>
                <w:rPrChange w:id="4733" w:author="Thomas Dietz" w:date="2012-08-13T14:50:00Z">
                  <w:rPr>
                    <w:ins w:id="4734" w:author="Thomas Dietz" w:date="2012-08-13T13:42:00Z"/>
                    <w:b/>
                  </w:rPr>
                </w:rPrChange>
              </w:rPr>
            </w:pPr>
            <w:ins w:id="4735" w:author="Thomas Dietz" w:date="2012-08-13T13:42:00Z">
              <w:r w:rsidRPr="00A00ED4">
                <w:rPr>
                  <w:rPrChange w:id="4736" w:author="Thomas Dietz" w:date="2012-08-13T14:50:00Z">
                    <w:rPr>
                      <w:b/>
                    </w:rPr>
                  </w:rPrChange>
                </w:rPr>
                <w:t xml:space="preserve">            Specifies if the logical switch supports group</w:t>
              </w:r>
            </w:ins>
          </w:p>
          <w:p w14:paraId="212BFC0F" w14:textId="77777777" w:rsidR="00860C7A" w:rsidRPr="00A00ED4" w:rsidRDefault="00860C7A" w:rsidP="00860C7A">
            <w:pPr>
              <w:pStyle w:val="XML1"/>
              <w:rPr>
                <w:ins w:id="4737" w:author="Thomas Dietz" w:date="2012-08-13T13:42:00Z"/>
                <w:rPrChange w:id="4738" w:author="Thomas Dietz" w:date="2012-08-13T14:50:00Z">
                  <w:rPr>
                    <w:ins w:id="4739" w:author="Thomas Dietz" w:date="2012-08-13T13:42:00Z"/>
                    <w:b/>
                  </w:rPr>
                </w:rPrChange>
              </w:rPr>
            </w:pPr>
            <w:ins w:id="4740" w:author="Thomas Dietz" w:date="2012-08-13T13:42:00Z">
              <w:r w:rsidRPr="00A00ED4">
                <w:rPr>
                  <w:rPrChange w:id="4741" w:author="Thomas Dietz" w:date="2012-08-13T14:50:00Z">
                    <w:rPr>
                      <w:b/>
                    </w:rPr>
                  </w:rPrChange>
                </w:rPr>
                <w:t xml:space="preserve">            statistics.</w:t>
              </w:r>
            </w:ins>
          </w:p>
          <w:p w14:paraId="2F719C73" w14:textId="77777777" w:rsidR="00860C7A" w:rsidRPr="00A00ED4" w:rsidRDefault="00860C7A" w:rsidP="00860C7A">
            <w:pPr>
              <w:pStyle w:val="XML1"/>
              <w:rPr>
                <w:ins w:id="4742" w:author="Thomas Dietz" w:date="2012-08-13T13:42:00Z"/>
                <w:rPrChange w:id="4743" w:author="Thomas Dietz" w:date="2012-08-13T14:50:00Z">
                  <w:rPr>
                    <w:ins w:id="4744" w:author="Thomas Dietz" w:date="2012-08-13T13:42:00Z"/>
                    <w:b/>
                  </w:rPr>
                </w:rPrChange>
              </w:rPr>
            </w:pPr>
            <w:ins w:id="4745" w:author="Thomas Dietz" w:date="2012-08-13T13:42:00Z">
              <w:r w:rsidRPr="00A00ED4">
                <w:rPr>
                  <w:rPrChange w:id="4746" w:author="Thomas Dietz" w:date="2012-08-13T14:50:00Z">
                    <w:rPr>
                      <w:b/>
                    </w:rPr>
                  </w:rPrChange>
                </w:rPr>
                <w:t xml:space="preserve">          &lt;/xs:documentation&gt;</w:t>
              </w:r>
            </w:ins>
          </w:p>
          <w:p w14:paraId="348BA8D1" w14:textId="77777777" w:rsidR="00860C7A" w:rsidRPr="00A00ED4" w:rsidRDefault="00860C7A" w:rsidP="00860C7A">
            <w:pPr>
              <w:pStyle w:val="XML1"/>
              <w:rPr>
                <w:ins w:id="4747" w:author="Thomas Dietz" w:date="2012-08-13T13:42:00Z"/>
                <w:rPrChange w:id="4748" w:author="Thomas Dietz" w:date="2012-08-13T14:50:00Z">
                  <w:rPr>
                    <w:ins w:id="4749" w:author="Thomas Dietz" w:date="2012-08-13T13:42:00Z"/>
                    <w:b/>
                  </w:rPr>
                </w:rPrChange>
              </w:rPr>
            </w:pPr>
            <w:ins w:id="4750" w:author="Thomas Dietz" w:date="2012-08-13T13:42:00Z">
              <w:r w:rsidRPr="00A00ED4">
                <w:rPr>
                  <w:rPrChange w:id="4751" w:author="Thomas Dietz" w:date="2012-08-13T14:50:00Z">
                    <w:rPr>
                      <w:b/>
                    </w:rPr>
                  </w:rPrChange>
                </w:rPr>
                <w:t xml:space="preserve">        &lt;/xs:annotation&gt;</w:t>
              </w:r>
            </w:ins>
          </w:p>
          <w:p w14:paraId="6CD826E0" w14:textId="77777777" w:rsidR="00860C7A" w:rsidRPr="00A00ED4" w:rsidRDefault="00860C7A" w:rsidP="00860C7A">
            <w:pPr>
              <w:pStyle w:val="XML1"/>
              <w:rPr>
                <w:ins w:id="4752" w:author="Thomas Dietz" w:date="2012-08-13T13:42:00Z"/>
                <w:rPrChange w:id="4753" w:author="Thomas Dietz" w:date="2012-08-13T14:50:00Z">
                  <w:rPr>
                    <w:ins w:id="4754" w:author="Thomas Dietz" w:date="2012-08-13T13:42:00Z"/>
                    <w:b/>
                  </w:rPr>
                </w:rPrChange>
              </w:rPr>
            </w:pPr>
            <w:ins w:id="4755" w:author="Thomas Dietz" w:date="2012-08-13T13:42:00Z">
              <w:r w:rsidRPr="00A00ED4">
                <w:rPr>
                  <w:rPrChange w:id="4756" w:author="Thomas Dietz" w:date="2012-08-13T14:50:00Z">
                    <w:rPr>
                      <w:b/>
                    </w:rPr>
                  </w:rPrChange>
                </w:rPr>
                <w:lastRenderedPageBreak/>
                <w:t xml:space="preserve">      &lt;/xs:element&gt;</w:t>
              </w:r>
            </w:ins>
          </w:p>
          <w:p w14:paraId="3B584E1F" w14:textId="77777777" w:rsidR="00860C7A" w:rsidRPr="00A00ED4" w:rsidRDefault="00860C7A" w:rsidP="00860C7A">
            <w:pPr>
              <w:pStyle w:val="XML1"/>
              <w:rPr>
                <w:ins w:id="4757" w:author="Thomas Dietz" w:date="2012-08-13T13:42:00Z"/>
                <w:rPrChange w:id="4758" w:author="Thomas Dietz" w:date="2012-08-13T14:50:00Z">
                  <w:rPr>
                    <w:ins w:id="4759" w:author="Thomas Dietz" w:date="2012-08-13T13:42:00Z"/>
                    <w:b/>
                  </w:rPr>
                </w:rPrChange>
              </w:rPr>
            </w:pPr>
            <w:ins w:id="4760" w:author="Thomas Dietz" w:date="2012-08-13T13:42:00Z">
              <w:r w:rsidRPr="00A00ED4">
                <w:rPr>
                  <w:rPrChange w:id="4761" w:author="Thomas Dietz" w:date="2012-08-13T14:50:00Z">
                    <w:rPr>
                      <w:b/>
                    </w:rPr>
                  </w:rPrChange>
                </w:rPr>
                <w:t xml:space="preserve">      &lt;xs:element name="queue-statistics"  type="xs:boolean"&gt;</w:t>
              </w:r>
            </w:ins>
          </w:p>
          <w:p w14:paraId="45B9C092" w14:textId="77777777" w:rsidR="00860C7A" w:rsidRPr="00A00ED4" w:rsidRDefault="00860C7A" w:rsidP="00860C7A">
            <w:pPr>
              <w:pStyle w:val="XML1"/>
              <w:rPr>
                <w:ins w:id="4762" w:author="Thomas Dietz" w:date="2012-08-13T13:42:00Z"/>
                <w:rPrChange w:id="4763" w:author="Thomas Dietz" w:date="2012-08-13T14:50:00Z">
                  <w:rPr>
                    <w:ins w:id="4764" w:author="Thomas Dietz" w:date="2012-08-13T13:42:00Z"/>
                    <w:b/>
                  </w:rPr>
                </w:rPrChange>
              </w:rPr>
            </w:pPr>
            <w:ins w:id="4765" w:author="Thomas Dietz" w:date="2012-08-13T13:42:00Z">
              <w:r w:rsidRPr="00A00ED4">
                <w:rPr>
                  <w:rPrChange w:id="4766" w:author="Thomas Dietz" w:date="2012-08-13T14:50:00Z">
                    <w:rPr>
                      <w:b/>
                    </w:rPr>
                  </w:rPrChange>
                </w:rPr>
                <w:t xml:space="preserve">        &lt;xs:annotation&gt;</w:t>
              </w:r>
            </w:ins>
          </w:p>
          <w:p w14:paraId="021D7B8E" w14:textId="77777777" w:rsidR="00860C7A" w:rsidRPr="00A00ED4" w:rsidRDefault="00860C7A" w:rsidP="00860C7A">
            <w:pPr>
              <w:pStyle w:val="XML1"/>
              <w:rPr>
                <w:ins w:id="4767" w:author="Thomas Dietz" w:date="2012-08-13T13:42:00Z"/>
                <w:rPrChange w:id="4768" w:author="Thomas Dietz" w:date="2012-08-13T14:50:00Z">
                  <w:rPr>
                    <w:ins w:id="4769" w:author="Thomas Dietz" w:date="2012-08-13T13:42:00Z"/>
                    <w:b/>
                  </w:rPr>
                </w:rPrChange>
              </w:rPr>
            </w:pPr>
            <w:ins w:id="4770" w:author="Thomas Dietz" w:date="2012-08-13T13:42:00Z">
              <w:r w:rsidRPr="00A00ED4">
                <w:rPr>
                  <w:rPrChange w:id="4771" w:author="Thomas Dietz" w:date="2012-08-13T14:50:00Z">
                    <w:rPr>
                      <w:b/>
                    </w:rPr>
                  </w:rPrChange>
                </w:rPr>
                <w:t xml:space="preserve">          &lt;xs:documentation&gt;</w:t>
              </w:r>
            </w:ins>
          </w:p>
          <w:p w14:paraId="4019BA3F" w14:textId="77777777" w:rsidR="00860C7A" w:rsidRPr="00A00ED4" w:rsidRDefault="00860C7A" w:rsidP="00860C7A">
            <w:pPr>
              <w:pStyle w:val="XML1"/>
              <w:rPr>
                <w:ins w:id="4772" w:author="Thomas Dietz" w:date="2012-08-13T13:42:00Z"/>
                <w:rPrChange w:id="4773" w:author="Thomas Dietz" w:date="2012-08-13T14:50:00Z">
                  <w:rPr>
                    <w:ins w:id="4774" w:author="Thomas Dietz" w:date="2012-08-13T13:42:00Z"/>
                    <w:b/>
                  </w:rPr>
                </w:rPrChange>
              </w:rPr>
            </w:pPr>
            <w:ins w:id="4775" w:author="Thomas Dietz" w:date="2012-08-13T13:42:00Z">
              <w:r w:rsidRPr="00A00ED4">
                <w:rPr>
                  <w:rPrChange w:id="4776" w:author="Thomas Dietz" w:date="2012-08-13T14:50:00Z">
                    <w:rPr>
                      <w:b/>
                    </w:rPr>
                  </w:rPrChange>
                </w:rPr>
                <w:t xml:space="preserve">            Specifies if the logical switch supports queue</w:t>
              </w:r>
            </w:ins>
          </w:p>
          <w:p w14:paraId="360ADD8E" w14:textId="77777777" w:rsidR="00860C7A" w:rsidRPr="00A00ED4" w:rsidRDefault="00860C7A" w:rsidP="00860C7A">
            <w:pPr>
              <w:pStyle w:val="XML1"/>
              <w:rPr>
                <w:ins w:id="4777" w:author="Thomas Dietz" w:date="2012-08-13T13:42:00Z"/>
                <w:rPrChange w:id="4778" w:author="Thomas Dietz" w:date="2012-08-13T14:50:00Z">
                  <w:rPr>
                    <w:ins w:id="4779" w:author="Thomas Dietz" w:date="2012-08-13T13:42:00Z"/>
                    <w:b/>
                  </w:rPr>
                </w:rPrChange>
              </w:rPr>
            </w:pPr>
            <w:ins w:id="4780" w:author="Thomas Dietz" w:date="2012-08-13T13:42:00Z">
              <w:r w:rsidRPr="00A00ED4">
                <w:rPr>
                  <w:rPrChange w:id="4781" w:author="Thomas Dietz" w:date="2012-08-13T14:50:00Z">
                    <w:rPr>
                      <w:b/>
                    </w:rPr>
                  </w:rPrChange>
                </w:rPr>
                <w:t xml:space="preserve">            statistics.</w:t>
              </w:r>
            </w:ins>
          </w:p>
          <w:p w14:paraId="59E252D2" w14:textId="77777777" w:rsidR="00860C7A" w:rsidRPr="00A00ED4" w:rsidRDefault="00860C7A" w:rsidP="00860C7A">
            <w:pPr>
              <w:pStyle w:val="XML1"/>
              <w:rPr>
                <w:ins w:id="4782" w:author="Thomas Dietz" w:date="2012-08-13T13:42:00Z"/>
                <w:rPrChange w:id="4783" w:author="Thomas Dietz" w:date="2012-08-13T14:50:00Z">
                  <w:rPr>
                    <w:ins w:id="4784" w:author="Thomas Dietz" w:date="2012-08-13T13:42:00Z"/>
                    <w:b/>
                  </w:rPr>
                </w:rPrChange>
              </w:rPr>
            </w:pPr>
            <w:ins w:id="4785" w:author="Thomas Dietz" w:date="2012-08-13T13:42:00Z">
              <w:r w:rsidRPr="00A00ED4">
                <w:rPr>
                  <w:rPrChange w:id="4786" w:author="Thomas Dietz" w:date="2012-08-13T14:50:00Z">
                    <w:rPr>
                      <w:b/>
                    </w:rPr>
                  </w:rPrChange>
                </w:rPr>
                <w:t xml:space="preserve">          &lt;/xs:documentation&gt;</w:t>
              </w:r>
            </w:ins>
          </w:p>
          <w:p w14:paraId="5A903201" w14:textId="77777777" w:rsidR="00860C7A" w:rsidRPr="00A00ED4" w:rsidRDefault="00860C7A" w:rsidP="00860C7A">
            <w:pPr>
              <w:pStyle w:val="XML1"/>
              <w:rPr>
                <w:ins w:id="4787" w:author="Thomas Dietz" w:date="2012-08-13T13:42:00Z"/>
                <w:rPrChange w:id="4788" w:author="Thomas Dietz" w:date="2012-08-13T14:50:00Z">
                  <w:rPr>
                    <w:ins w:id="4789" w:author="Thomas Dietz" w:date="2012-08-13T13:42:00Z"/>
                    <w:b/>
                  </w:rPr>
                </w:rPrChange>
              </w:rPr>
            </w:pPr>
            <w:ins w:id="4790" w:author="Thomas Dietz" w:date="2012-08-13T13:42:00Z">
              <w:r w:rsidRPr="00A00ED4">
                <w:rPr>
                  <w:rPrChange w:id="4791" w:author="Thomas Dietz" w:date="2012-08-13T14:50:00Z">
                    <w:rPr>
                      <w:b/>
                    </w:rPr>
                  </w:rPrChange>
                </w:rPr>
                <w:t xml:space="preserve">        &lt;/xs:annotation&gt;</w:t>
              </w:r>
            </w:ins>
          </w:p>
          <w:p w14:paraId="68DB49E5" w14:textId="77777777" w:rsidR="00860C7A" w:rsidRPr="00A00ED4" w:rsidRDefault="00860C7A" w:rsidP="00860C7A">
            <w:pPr>
              <w:pStyle w:val="XML1"/>
              <w:rPr>
                <w:ins w:id="4792" w:author="Thomas Dietz" w:date="2012-08-13T13:42:00Z"/>
                <w:rPrChange w:id="4793" w:author="Thomas Dietz" w:date="2012-08-13T14:50:00Z">
                  <w:rPr>
                    <w:ins w:id="4794" w:author="Thomas Dietz" w:date="2012-08-13T13:42:00Z"/>
                    <w:b/>
                  </w:rPr>
                </w:rPrChange>
              </w:rPr>
            </w:pPr>
            <w:ins w:id="4795" w:author="Thomas Dietz" w:date="2012-08-13T13:42:00Z">
              <w:r w:rsidRPr="00A00ED4">
                <w:rPr>
                  <w:rPrChange w:id="4796" w:author="Thomas Dietz" w:date="2012-08-13T14:50:00Z">
                    <w:rPr>
                      <w:b/>
                    </w:rPr>
                  </w:rPrChange>
                </w:rPr>
                <w:t xml:space="preserve">      &lt;/xs:element&gt;</w:t>
              </w:r>
            </w:ins>
          </w:p>
          <w:p w14:paraId="3FAEC7DC" w14:textId="77777777" w:rsidR="00860C7A" w:rsidRPr="00A00ED4" w:rsidRDefault="00860C7A" w:rsidP="00860C7A">
            <w:pPr>
              <w:pStyle w:val="XML1"/>
              <w:rPr>
                <w:ins w:id="4797" w:author="Thomas Dietz" w:date="2012-08-13T13:42:00Z"/>
                <w:rPrChange w:id="4798" w:author="Thomas Dietz" w:date="2012-08-13T14:50:00Z">
                  <w:rPr>
                    <w:ins w:id="4799" w:author="Thomas Dietz" w:date="2012-08-13T13:42:00Z"/>
                    <w:b/>
                  </w:rPr>
                </w:rPrChange>
              </w:rPr>
            </w:pPr>
            <w:ins w:id="4800" w:author="Thomas Dietz" w:date="2012-08-13T13:42:00Z">
              <w:r w:rsidRPr="00A00ED4">
                <w:rPr>
                  <w:rPrChange w:id="4801" w:author="Thomas Dietz" w:date="2012-08-13T14:50:00Z">
                    <w:rPr>
                      <w:b/>
                    </w:rPr>
                  </w:rPrChange>
                </w:rPr>
                <w:t xml:space="preserve">      &lt;xs:element name="reassemble-ip-fragments"  type="xs:boolean"&gt;</w:t>
              </w:r>
            </w:ins>
          </w:p>
          <w:p w14:paraId="2F360B74" w14:textId="77777777" w:rsidR="00860C7A" w:rsidRPr="00A00ED4" w:rsidRDefault="00860C7A" w:rsidP="00860C7A">
            <w:pPr>
              <w:pStyle w:val="XML1"/>
              <w:rPr>
                <w:ins w:id="4802" w:author="Thomas Dietz" w:date="2012-08-13T13:42:00Z"/>
                <w:rPrChange w:id="4803" w:author="Thomas Dietz" w:date="2012-08-13T14:50:00Z">
                  <w:rPr>
                    <w:ins w:id="4804" w:author="Thomas Dietz" w:date="2012-08-13T13:42:00Z"/>
                    <w:b/>
                  </w:rPr>
                </w:rPrChange>
              </w:rPr>
            </w:pPr>
            <w:ins w:id="4805" w:author="Thomas Dietz" w:date="2012-08-13T13:42:00Z">
              <w:r w:rsidRPr="00A00ED4">
                <w:rPr>
                  <w:rPrChange w:id="4806" w:author="Thomas Dietz" w:date="2012-08-13T14:50:00Z">
                    <w:rPr>
                      <w:b/>
                    </w:rPr>
                  </w:rPrChange>
                </w:rPr>
                <w:t xml:space="preserve">        &lt;xs:annotation&gt;</w:t>
              </w:r>
            </w:ins>
          </w:p>
          <w:p w14:paraId="47623463" w14:textId="77777777" w:rsidR="00860C7A" w:rsidRPr="00A00ED4" w:rsidRDefault="00860C7A" w:rsidP="00860C7A">
            <w:pPr>
              <w:pStyle w:val="XML1"/>
              <w:rPr>
                <w:ins w:id="4807" w:author="Thomas Dietz" w:date="2012-08-13T13:42:00Z"/>
                <w:rPrChange w:id="4808" w:author="Thomas Dietz" w:date="2012-08-13T14:50:00Z">
                  <w:rPr>
                    <w:ins w:id="4809" w:author="Thomas Dietz" w:date="2012-08-13T13:42:00Z"/>
                    <w:b/>
                  </w:rPr>
                </w:rPrChange>
              </w:rPr>
            </w:pPr>
            <w:ins w:id="4810" w:author="Thomas Dietz" w:date="2012-08-13T13:42:00Z">
              <w:r w:rsidRPr="00A00ED4">
                <w:rPr>
                  <w:rPrChange w:id="4811" w:author="Thomas Dietz" w:date="2012-08-13T14:50:00Z">
                    <w:rPr>
                      <w:b/>
                    </w:rPr>
                  </w:rPrChange>
                </w:rPr>
                <w:t xml:space="preserve">          &lt;xs:documentation&gt;</w:t>
              </w:r>
            </w:ins>
          </w:p>
          <w:p w14:paraId="1D808C3D" w14:textId="77777777" w:rsidR="00860C7A" w:rsidRPr="00A00ED4" w:rsidRDefault="00860C7A" w:rsidP="00860C7A">
            <w:pPr>
              <w:pStyle w:val="XML1"/>
              <w:rPr>
                <w:ins w:id="4812" w:author="Thomas Dietz" w:date="2012-08-13T13:42:00Z"/>
                <w:rPrChange w:id="4813" w:author="Thomas Dietz" w:date="2012-08-13T14:50:00Z">
                  <w:rPr>
                    <w:ins w:id="4814" w:author="Thomas Dietz" w:date="2012-08-13T13:42:00Z"/>
                    <w:b/>
                  </w:rPr>
                </w:rPrChange>
              </w:rPr>
            </w:pPr>
            <w:ins w:id="4815" w:author="Thomas Dietz" w:date="2012-08-13T13:42:00Z">
              <w:r w:rsidRPr="00A00ED4">
                <w:rPr>
                  <w:rPrChange w:id="4816" w:author="Thomas Dietz" w:date="2012-08-13T14:50:00Z">
                    <w:rPr>
                      <w:b/>
                    </w:rPr>
                  </w:rPrChange>
                </w:rPr>
                <w:t xml:space="preserve">            Specifies if the logical switch supports</w:t>
              </w:r>
            </w:ins>
          </w:p>
          <w:p w14:paraId="6790C491" w14:textId="77777777" w:rsidR="00860C7A" w:rsidRPr="00A00ED4" w:rsidRDefault="00860C7A" w:rsidP="00860C7A">
            <w:pPr>
              <w:pStyle w:val="XML1"/>
              <w:rPr>
                <w:ins w:id="4817" w:author="Thomas Dietz" w:date="2012-08-13T13:42:00Z"/>
                <w:rPrChange w:id="4818" w:author="Thomas Dietz" w:date="2012-08-13T14:50:00Z">
                  <w:rPr>
                    <w:ins w:id="4819" w:author="Thomas Dietz" w:date="2012-08-13T13:42:00Z"/>
                    <w:b/>
                  </w:rPr>
                </w:rPrChange>
              </w:rPr>
            </w:pPr>
            <w:ins w:id="4820" w:author="Thomas Dietz" w:date="2012-08-13T13:42:00Z">
              <w:r w:rsidRPr="00A00ED4">
                <w:rPr>
                  <w:rPrChange w:id="4821" w:author="Thomas Dietz" w:date="2012-08-13T14:50:00Z">
                    <w:rPr>
                      <w:b/>
                    </w:rPr>
                  </w:rPrChange>
                </w:rPr>
                <w:t xml:space="preserve">            reassemble IP fragments.</w:t>
              </w:r>
            </w:ins>
          </w:p>
          <w:p w14:paraId="37D1E8A9" w14:textId="77777777" w:rsidR="00860C7A" w:rsidRPr="00A00ED4" w:rsidRDefault="00860C7A" w:rsidP="00860C7A">
            <w:pPr>
              <w:pStyle w:val="XML1"/>
              <w:rPr>
                <w:ins w:id="4822" w:author="Thomas Dietz" w:date="2012-08-13T13:42:00Z"/>
                <w:rPrChange w:id="4823" w:author="Thomas Dietz" w:date="2012-08-13T14:50:00Z">
                  <w:rPr>
                    <w:ins w:id="4824" w:author="Thomas Dietz" w:date="2012-08-13T13:42:00Z"/>
                    <w:b/>
                  </w:rPr>
                </w:rPrChange>
              </w:rPr>
            </w:pPr>
            <w:ins w:id="4825" w:author="Thomas Dietz" w:date="2012-08-13T13:42:00Z">
              <w:r w:rsidRPr="00A00ED4">
                <w:rPr>
                  <w:rPrChange w:id="4826" w:author="Thomas Dietz" w:date="2012-08-13T14:50:00Z">
                    <w:rPr>
                      <w:b/>
                    </w:rPr>
                  </w:rPrChange>
                </w:rPr>
                <w:t xml:space="preserve">          &lt;/xs:documentation&gt;</w:t>
              </w:r>
            </w:ins>
          </w:p>
          <w:p w14:paraId="0AD76A26" w14:textId="77777777" w:rsidR="00860C7A" w:rsidRPr="00A00ED4" w:rsidRDefault="00860C7A" w:rsidP="00860C7A">
            <w:pPr>
              <w:pStyle w:val="XML1"/>
              <w:rPr>
                <w:ins w:id="4827" w:author="Thomas Dietz" w:date="2012-08-13T13:42:00Z"/>
                <w:rPrChange w:id="4828" w:author="Thomas Dietz" w:date="2012-08-13T14:50:00Z">
                  <w:rPr>
                    <w:ins w:id="4829" w:author="Thomas Dietz" w:date="2012-08-13T13:42:00Z"/>
                    <w:b/>
                  </w:rPr>
                </w:rPrChange>
              </w:rPr>
            </w:pPr>
            <w:ins w:id="4830" w:author="Thomas Dietz" w:date="2012-08-13T13:42:00Z">
              <w:r w:rsidRPr="00A00ED4">
                <w:rPr>
                  <w:rPrChange w:id="4831" w:author="Thomas Dietz" w:date="2012-08-13T14:50:00Z">
                    <w:rPr>
                      <w:b/>
                    </w:rPr>
                  </w:rPrChange>
                </w:rPr>
                <w:t xml:space="preserve">        &lt;/xs:annotation&gt;</w:t>
              </w:r>
            </w:ins>
          </w:p>
          <w:p w14:paraId="050FE39D" w14:textId="77777777" w:rsidR="00860C7A" w:rsidRPr="00A00ED4" w:rsidRDefault="00860C7A" w:rsidP="00860C7A">
            <w:pPr>
              <w:pStyle w:val="XML1"/>
              <w:rPr>
                <w:ins w:id="4832" w:author="Thomas Dietz" w:date="2012-08-13T13:42:00Z"/>
                <w:rPrChange w:id="4833" w:author="Thomas Dietz" w:date="2012-08-13T14:50:00Z">
                  <w:rPr>
                    <w:ins w:id="4834" w:author="Thomas Dietz" w:date="2012-08-13T13:42:00Z"/>
                    <w:b/>
                  </w:rPr>
                </w:rPrChange>
              </w:rPr>
            </w:pPr>
            <w:ins w:id="4835" w:author="Thomas Dietz" w:date="2012-08-13T13:42:00Z">
              <w:r w:rsidRPr="00A00ED4">
                <w:rPr>
                  <w:rPrChange w:id="4836" w:author="Thomas Dietz" w:date="2012-08-13T14:50:00Z">
                    <w:rPr>
                      <w:b/>
                    </w:rPr>
                  </w:rPrChange>
                </w:rPr>
                <w:t xml:space="preserve">      &lt;/xs:element&gt;</w:t>
              </w:r>
            </w:ins>
          </w:p>
          <w:p w14:paraId="4D9BAD2A" w14:textId="77777777" w:rsidR="00860C7A" w:rsidRPr="00A00ED4" w:rsidRDefault="00860C7A" w:rsidP="00860C7A">
            <w:pPr>
              <w:pStyle w:val="XML1"/>
              <w:rPr>
                <w:ins w:id="4837" w:author="Thomas Dietz" w:date="2012-08-13T13:42:00Z"/>
                <w:rPrChange w:id="4838" w:author="Thomas Dietz" w:date="2012-08-13T14:50:00Z">
                  <w:rPr>
                    <w:ins w:id="4839" w:author="Thomas Dietz" w:date="2012-08-13T13:42:00Z"/>
                    <w:b/>
                  </w:rPr>
                </w:rPrChange>
              </w:rPr>
            </w:pPr>
            <w:ins w:id="4840" w:author="Thomas Dietz" w:date="2012-08-13T13:42:00Z">
              <w:r w:rsidRPr="00A00ED4">
                <w:rPr>
                  <w:rPrChange w:id="4841" w:author="Thomas Dietz" w:date="2012-08-13T14:50:00Z">
                    <w:rPr>
                      <w:b/>
                    </w:rPr>
                  </w:rPrChange>
                </w:rPr>
                <w:t xml:space="preserve">      &lt;xs:element name="block-looping-ports"  type="xs:boolean"&gt;</w:t>
              </w:r>
            </w:ins>
          </w:p>
          <w:p w14:paraId="684F07C3" w14:textId="77777777" w:rsidR="00860C7A" w:rsidRPr="00A00ED4" w:rsidRDefault="00860C7A" w:rsidP="00860C7A">
            <w:pPr>
              <w:pStyle w:val="XML1"/>
              <w:rPr>
                <w:ins w:id="4842" w:author="Thomas Dietz" w:date="2012-08-13T13:42:00Z"/>
                <w:rPrChange w:id="4843" w:author="Thomas Dietz" w:date="2012-08-13T14:50:00Z">
                  <w:rPr>
                    <w:ins w:id="4844" w:author="Thomas Dietz" w:date="2012-08-13T13:42:00Z"/>
                    <w:b/>
                  </w:rPr>
                </w:rPrChange>
              </w:rPr>
            </w:pPr>
            <w:ins w:id="4845" w:author="Thomas Dietz" w:date="2012-08-13T13:42:00Z">
              <w:r w:rsidRPr="00A00ED4">
                <w:rPr>
                  <w:rPrChange w:id="4846" w:author="Thomas Dietz" w:date="2012-08-13T14:50:00Z">
                    <w:rPr>
                      <w:b/>
                    </w:rPr>
                  </w:rPrChange>
                </w:rPr>
                <w:t xml:space="preserve">        &lt;xs:annotation&gt;</w:t>
              </w:r>
            </w:ins>
          </w:p>
          <w:p w14:paraId="3AE9A612" w14:textId="77777777" w:rsidR="00860C7A" w:rsidRPr="00A00ED4" w:rsidRDefault="00860C7A" w:rsidP="00860C7A">
            <w:pPr>
              <w:pStyle w:val="XML1"/>
              <w:rPr>
                <w:ins w:id="4847" w:author="Thomas Dietz" w:date="2012-08-13T13:42:00Z"/>
                <w:rPrChange w:id="4848" w:author="Thomas Dietz" w:date="2012-08-13T14:50:00Z">
                  <w:rPr>
                    <w:ins w:id="4849" w:author="Thomas Dietz" w:date="2012-08-13T13:42:00Z"/>
                    <w:b/>
                  </w:rPr>
                </w:rPrChange>
              </w:rPr>
            </w:pPr>
            <w:ins w:id="4850" w:author="Thomas Dietz" w:date="2012-08-13T13:42:00Z">
              <w:r w:rsidRPr="00A00ED4">
                <w:rPr>
                  <w:rPrChange w:id="4851" w:author="Thomas Dietz" w:date="2012-08-13T14:50:00Z">
                    <w:rPr>
                      <w:b/>
                    </w:rPr>
                  </w:rPrChange>
                </w:rPr>
                <w:t xml:space="preserve">          &lt;xs:documentation&gt;</w:t>
              </w:r>
            </w:ins>
          </w:p>
          <w:p w14:paraId="3094DF66" w14:textId="77777777" w:rsidR="00860C7A" w:rsidRPr="00A00ED4" w:rsidRDefault="00860C7A" w:rsidP="00860C7A">
            <w:pPr>
              <w:pStyle w:val="XML1"/>
              <w:rPr>
                <w:ins w:id="4852" w:author="Thomas Dietz" w:date="2012-08-13T13:42:00Z"/>
                <w:rPrChange w:id="4853" w:author="Thomas Dietz" w:date="2012-08-13T14:50:00Z">
                  <w:rPr>
                    <w:ins w:id="4854" w:author="Thomas Dietz" w:date="2012-08-13T13:42:00Z"/>
                    <w:b/>
                  </w:rPr>
                </w:rPrChange>
              </w:rPr>
            </w:pPr>
            <w:ins w:id="4855" w:author="Thomas Dietz" w:date="2012-08-13T13:42:00Z">
              <w:r w:rsidRPr="00A00ED4">
                <w:rPr>
                  <w:rPrChange w:id="4856" w:author="Thomas Dietz" w:date="2012-08-13T14:50:00Z">
                    <w:rPr>
                      <w:b/>
                    </w:rPr>
                  </w:rPrChange>
                </w:rPr>
                <w:t xml:space="preserve">            'true' indicates that a switch protocol outside</w:t>
              </w:r>
            </w:ins>
          </w:p>
          <w:p w14:paraId="5A4B243E" w14:textId="77777777" w:rsidR="00860C7A" w:rsidRPr="00A00ED4" w:rsidRDefault="00860C7A" w:rsidP="00860C7A">
            <w:pPr>
              <w:pStyle w:val="XML1"/>
              <w:rPr>
                <w:ins w:id="4857" w:author="Thomas Dietz" w:date="2012-08-13T13:42:00Z"/>
                <w:rPrChange w:id="4858" w:author="Thomas Dietz" w:date="2012-08-13T14:50:00Z">
                  <w:rPr>
                    <w:ins w:id="4859" w:author="Thomas Dietz" w:date="2012-08-13T13:42:00Z"/>
                    <w:b/>
                  </w:rPr>
                </w:rPrChange>
              </w:rPr>
            </w:pPr>
            <w:ins w:id="4860" w:author="Thomas Dietz" w:date="2012-08-13T13:42:00Z">
              <w:r w:rsidRPr="00A00ED4">
                <w:rPr>
                  <w:rPrChange w:id="4861" w:author="Thomas Dietz" w:date="2012-08-13T14:50:00Z">
                    <w:rPr>
                      <w:b/>
                    </w:rPr>
                  </w:rPrChange>
                </w:rPr>
                <w:t xml:space="preserve">            of OpenFlow, such as 802.1D Spanning Tree, will detect</w:t>
              </w:r>
            </w:ins>
          </w:p>
          <w:p w14:paraId="0FBA56B6" w14:textId="77777777" w:rsidR="00860C7A" w:rsidRPr="00A00ED4" w:rsidRDefault="00860C7A" w:rsidP="00860C7A">
            <w:pPr>
              <w:pStyle w:val="XML1"/>
              <w:rPr>
                <w:ins w:id="4862" w:author="Thomas Dietz" w:date="2012-08-13T13:42:00Z"/>
                <w:rPrChange w:id="4863" w:author="Thomas Dietz" w:date="2012-08-13T14:50:00Z">
                  <w:rPr>
                    <w:ins w:id="4864" w:author="Thomas Dietz" w:date="2012-08-13T13:42:00Z"/>
                    <w:b/>
                  </w:rPr>
                </w:rPrChange>
              </w:rPr>
            </w:pPr>
            <w:ins w:id="4865" w:author="Thomas Dietz" w:date="2012-08-13T13:42:00Z">
              <w:r w:rsidRPr="00A00ED4">
                <w:rPr>
                  <w:rPrChange w:id="4866" w:author="Thomas Dietz" w:date="2012-08-13T14:50:00Z">
                    <w:rPr>
                      <w:b/>
                    </w:rPr>
                  </w:rPrChange>
                </w:rPr>
                <w:t xml:space="preserve">            topology loops and block ports to prevent packet loops.</w:t>
              </w:r>
            </w:ins>
          </w:p>
          <w:p w14:paraId="7A9D4514" w14:textId="77777777" w:rsidR="00860C7A" w:rsidRPr="00A00ED4" w:rsidRDefault="00860C7A" w:rsidP="00860C7A">
            <w:pPr>
              <w:pStyle w:val="XML1"/>
              <w:rPr>
                <w:ins w:id="4867" w:author="Thomas Dietz" w:date="2012-08-13T13:42:00Z"/>
                <w:rPrChange w:id="4868" w:author="Thomas Dietz" w:date="2012-08-13T14:50:00Z">
                  <w:rPr>
                    <w:ins w:id="4869" w:author="Thomas Dietz" w:date="2012-08-13T13:42:00Z"/>
                    <w:b/>
                  </w:rPr>
                </w:rPrChange>
              </w:rPr>
            </w:pPr>
            <w:ins w:id="4870" w:author="Thomas Dietz" w:date="2012-08-13T13:42:00Z">
              <w:r w:rsidRPr="00A00ED4">
                <w:rPr>
                  <w:rPrChange w:id="4871" w:author="Thomas Dietz" w:date="2012-08-13T14:50:00Z">
                    <w:rPr>
                      <w:b/>
                    </w:rPr>
                  </w:rPrChange>
                </w:rPr>
                <w:t xml:space="preserve">          &lt;/xs:documentation&gt;</w:t>
              </w:r>
            </w:ins>
          </w:p>
          <w:p w14:paraId="7E6FFC9C" w14:textId="77777777" w:rsidR="00860C7A" w:rsidRPr="00A00ED4" w:rsidRDefault="00860C7A" w:rsidP="00860C7A">
            <w:pPr>
              <w:pStyle w:val="XML1"/>
              <w:rPr>
                <w:ins w:id="4872" w:author="Thomas Dietz" w:date="2012-08-13T13:42:00Z"/>
                <w:rPrChange w:id="4873" w:author="Thomas Dietz" w:date="2012-08-13T14:50:00Z">
                  <w:rPr>
                    <w:ins w:id="4874" w:author="Thomas Dietz" w:date="2012-08-13T13:42:00Z"/>
                    <w:b/>
                  </w:rPr>
                </w:rPrChange>
              </w:rPr>
            </w:pPr>
            <w:ins w:id="4875" w:author="Thomas Dietz" w:date="2012-08-13T13:42:00Z">
              <w:r w:rsidRPr="00A00ED4">
                <w:rPr>
                  <w:rPrChange w:id="4876" w:author="Thomas Dietz" w:date="2012-08-13T14:50:00Z">
                    <w:rPr>
                      <w:b/>
                    </w:rPr>
                  </w:rPrChange>
                </w:rPr>
                <w:t xml:space="preserve">        &lt;/xs:annotation&gt;</w:t>
              </w:r>
            </w:ins>
          </w:p>
          <w:p w14:paraId="293ADF8A" w14:textId="77777777" w:rsidR="00860C7A" w:rsidRPr="00A00ED4" w:rsidRDefault="00860C7A" w:rsidP="00860C7A">
            <w:pPr>
              <w:pStyle w:val="XML1"/>
              <w:rPr>
                <w:ins w:id="4877" w:author="Thomas Dietz" w:date="2012-08-13T13:42:00Z"/>
                <w:rPrChange w:id="4878" w:author="Thomas Dietz" w:date="2012-08-13T14:50:00Z">
                  <w:rPr>
                    <w:ins w:id="4879" w:author="Thomas Dietz" w:date="2012-08-13T13:42:00Z"/>
                    <w:b/>
                  </w:rPr>
                </w:rPrChange>
              </w:rPr>
            </w:pPr>
            <w:ins w:id="4880" w:author="Thomas Dietz" w:date="2012-08-13T13:42:00Z">
              <w:r w:rsidRPr="00A00ED4">
                <w:rPr>
                  <w:rPrChange w:id="4881" w:author="Thomas Dietz" w:date="2012-08-13T14:50:00Z">
                    <w:rPr>
                      <w:b/>
                    </w:rPr>
                  </w:rPrChange>
                </w:rPr>
                <w:t xml:space="preserve">      &lt;/xs:element&gt;</w:t>
              </w:r>
            </w:ins>
          </w:p>
          <w:p w14:paraId="529E7624" w14:textId="77777777" w:rsidR="00860C7A" w:rsidRPr="00A00ED4" w:rsidRDefault="00860C7A" w:rsidP="00860C7A">
            <w:pPr>
              <w:pStyle w:val="XML1"/>
              <w:rPr>
                <w:ins w:id="4882" w:author="Thomas Dietz" w:date="2012-08-13T13:42:00Z"/>
                <w:rPrChange w:id="4883" w:author="Thomas Dietz" w:date="2012-08-13T14:50:00Z">
                  <w:rPr>
                    <w:ins w:id="4884" w:author="Thomas Dietz" w:date="2012-08-13T13:42:00Z"/>
                    <w:b/>
                  </w:rPr>
                </w:rPrChange>
              </w:rPr>
            </w:pPr>
            <w:ins w:id="4885" w:author="Thomas Dietz" w:date="2012-08-13T13:42:00Z">
              <w:r w:rsidRPr="00A00ED4">
                <w:rPr>
                  <w:rPrChange w:id="4886" w:author="Thomas Dietz" w:date="2012-08-13T14:50:00Z">
                    <w:rPr>
                      <w:b/>
                    </w:rPr>
                  </w:rPrChange>
                </w:rPr>
                <w:t xml:space="preserve">      &lt;xs:element name="reserved-port-types"&gt;</w:t>
              </w:r>
            </w:ins>
          </w:p>
          <w:p w14:paraId="24272815" w14:textId="77777777" w:rsidR="00860C7A" w:rsidRPr="00A00ED4" w:rsidRDefault="00860C7A" w:rsidP="00860C7A">
            <w:pPr>
              <w:pStyle w:val="XML1"/>
              <w:rPr>
                <w:ins w:id="4887" w:author="Thomas Dietz" w:date="2012-08-13T13:42:00Z"/>
                <w:rPrChange w:id="4888" w:author="Thomas Dietz" w:date="2012-08-13T14:50:00Z">
                  <w:rPr>
                    <w:ins w:id="4889" w:author="Thomas Dietz" w:date="2012-08-13T13:42:00Z"/>
                    <w:b/>
                  </w:rPr>
                </w:rPrChange>
              </w:rPr>
            </w:pPr>
            <w:ins w:id="4890" w:author="Thomas Dietz" w:date="2012-08-13T13:42:00Z">
              <w:r w:rsidRPr="00A00ED4">
                <w:rPr>
                  <w:rPrChange w:id="4891" w:author="Thomas Dietz" w:date="2012-08-13T14:50:00Z">
                    <w:rPr>
                      <w:b/>
                    </w:rPr>
                  </w:rPrChange>
                </w:rPr>
                <w:t xml:space="preserve">        &lt;xs:annotation&gt;</w:t>
              </w:r>
            </w:ins>
          </w:p>
          <w:p w14:paraId="0D3981C7" w14:textId="77777777" w:rsidR="00860C7A" w:rsidRPr="00A00ED4" w:rsidRDefault="00860C7A" w:rsidP="00860C7A">
            <w:pPr>
              <w:pStyle w:val="XML1"/>
              <w:rPr>
                <w:ins w:id="4892" w:author="Thomas Dietz" w:date="2012-08-13T13:42:00Z"/>
                <w:rPrChange w:id="4893" w:author="Thomas Dietz" w:date="2012-08-13T14:50:00Z">
                  <w:rPr>
                    <w:ins w:id="4894" w:author="Thomas Dietz" w:date="2012-08-13T13:42:00Z"/>
                    <w:b/>
                  </w:rPr>
                </w:rPrChange>
              </w:rPr>
            </w:pPr>
            <w:ins w:id="4895" w:author="Thomas Dietz" w:date="2012-08-13T13:42:00Z">
              <w:r w:rsidRPr="00A00ED4">
                <w:rPr>
                  <w:rPrChange w:id="4896" w:author="Thomas Dietz" w:date="2012-08-13T14:50:00Z">
                    <w:rPr>
                      <w:b/>
                    </w:rPr>
                  </w:rPrChange>
                </w:rPr>
                <w:t xml:space="preserve">          &lt;xs:documentation&gt;</w:t>
              </w:r>
            </w:ins>
          </w:p>
          <w:p w14:paraId="72346217" w14:textId="77777777" w:rsidR="00860C7A" w:rsidRPr="00A00ED4" w:rsidRDefault="00860C7A" w:rsidP="00860C7A">
            <w:pPr>
              <w:pStyle w:val="XML1"/>
              <w:rPr>
                <w:ins w:id="4897" w:author="Thomas Dietz" w:date="2012-08-13T13:42:00Z"/>
                <w:rPrChange w:id="4898" w:author="Thomas Dietz" w:date="2012-08-13T14:50:00Z">
                  <w:rPr>
                    <w:ins w:id="4899" w:author="Thomas Dietz" w:date="2012-08-13T13:42:00Z"/>
                    <w:b/>
                  </w:rPr>
                </w:rPrChange>
              </w:rPr>
            </w:pPr>
            <w:ins w:id="4900" w:author="Thomas Dietz" w:date="2012-08-13T13:42:00Z">
              <w:r w:rsidRPr="00A00ED4">
                <w:rPr>
                  <w:rPrChange w:id="4901" w:author="Thomas Dietz" w:date="2012-08-13T14:50:00Z">
                    <w:rPr>
                      <w:b/>
                    </w:rPr>
                  </w:rPrChange>
                </w:rPr>
                <w:t xml:space="preserve">            Specify generic forwarding actions such as</w:t>
              </w:r>
            </w:ins>
          </w:p>
          <w:p w14:paraId="5EA41267" w14:textId="77777777" w:rsidR="00860C7A" w:rsidRPr="00A00ED4" w:rsidRDefault="00860C7A" w:rsidP="00860C7A">
            <w:pPr>
              <w:pStyle w:val="XML1"/>
              <w:rPr>
                <w:ins w:id="4902" w:author="Thomas Dietz" w:date="2012-08-13T13:42:00Z"/>
                <w:rPrChange w:id="4903" w:author="Thomas Dietz" w:date="2012-08-13T14:50:00Z">
                  <w:rPr>
                    <w:ins w:id="4904" w:author="Thomas Dietz" w:date="2012-08-13T13:42:00Z"/>
                    <w:b/>
                  </w:rPr>
                </w:rPrChange>
              </w:rPr>
            </w:pPr>
            <w:ins w:id="4905" w:author="Thomas Dietz" w:date="2012-08-13T13:42:00Z">
              <w:r w:rsidRPr="00A00ED4">
                <w:rPr>
                  <w:rPrChange w:id="4906" w:author="Thomas Dietz" w:date="2012-08-13T14:50:00Z">
                    <w:rPr>
                      <w:b/>
                    </w:rPr>
                  </w:rPrChange>
                </w:rPr>
                <w:t xml:space="preserve">            sending to the controller, flooding, or forwarding using</w:t>
              </w:r>
            </w:ins>
          </w:p>
          <w:p w14:paraId="5762D19C" w14:textId="77777777" w:rsidR="00860C7A" w:rsidRPr="00A00ED4" w:rsidRDefault="00860C7A" w:rsidP="00860C7A">
            <w:pPr>
              <w:pStyle w:val="XML1"/>
              <w:rPr>
                <w:ins w:id="4907" w:author="Thomas Dietz" w:date="2012-08-13T13:42:00Z"/>
                <w:rPrChange w:id="4908" w:author="Thomas Dietz" w:date="2012-08-13T14:50:00Z">
                  <w:rPr>
                    <w:ins w:id="4909" w:author="Thomas Dietz" w:date="2012-08-13T13:42:00Z"/>
                    <w:b/>
                  </w:rPr>
                </w:rPrChange>
              </w:rPr>
            </w:pPr>
            <w:ins w:id="4910" w:author="Thomas Dietz" w:date="2012-08-13T13:42:00Z">
              <w:r w:rsidRPr="00A00ED4">
                <w:rPr>
                  <w:rPrChange w:id="4911" w:author="Thomas Dietz" w:date="2012-08-13T14:50:00Z">
                    <w:rPr>
                      <w:b/>
                    </w:rPr>
                  </w:rPrChange>
                </w:rPr>
                <w:t xml:space="preserve">            non-OpenFlow methods, such as 'normal' switch processing.</w:t>
              </w:r>
            </w:ins>
          </w:p>
          <w:p w14:paraId="05101F7F" w14:textId="77777777" w:rsidR="00860C7A" w:rsidRPr="00A00ED4" w:rsidRDefault="00860C7A" w:rsidP="00860C7A">
            <w:pPr>
              <w:pStyle w:val="XML1"/>
              <w:rPr>
                <w:ins w:id="4912" w:author="Thomas Dietz" w:date="2012-08-13T13:42:00Z"/>
                <w:rPrChange w:id="4913" w:author="Thomas Dietz" w:date="2012-08-13T14:50:00Z">
                  <w:rPr>
                    <w:ins w:id="4914" w:author="Thomas Dietz" w:date="2012-08-13T13:42:00Z"/>
                    <w:b/>
                  </w:rPr>
                </w:rPrChange>
              </w:rPr>
            </w:pPr>
            <w:ins w:id="4915" w:author="Thomas Dietz" w:date="2012-08-13T13:42:00Z">
              <w:r w:rsidRPr="00A00ED4">
                <w:rPr>
                  <w:rPrChange w:id="4916" w:author="Thomas Dietz" w:date="2012-08-13T14:50:00Z">
                    <w:rPr>
                      <w:b/>
                    </w:rPr>
                  </w:rPrChange>
                </w:rPr>
                <w:t xml:space="preserve">          &lt;/xs:documentation&gt;</w:t>
              </w:r>
            </w:ins>
          </w:p>
          <w:p w14:paraId="56950C19" w14:textId="77777777" w:rsidR="00860C7A" w:rsidRPr="00A00ED4" w:rsidRDefault="00860C7A" w:rsidP="00860C7A">
            <w:pPr>
              <w:pStyle w:val="XML1"/>
              <w:rPr>
                <w:ins w:id="4917" w:author="Thomas Dietz" w:date="2012-08-13T13:42:00Z"/>
                <w:rPrChange w:id="4918" w:author="Thomas Dietz" w:date="2012-08-13T14:50:00Z">
                  <w:rPr>
                    <w:ins w:id="4919" w:author="Thomas Dietz" w:date="2012-08-13T13:42:00Z"/>
                    <w:b/>
                  </w:rPr>
                </w:rPrChange>
              </w:rPr>
            </w:pPr>
            <w:ins w:id="4920" w:author="Thomas Dietz" w:date="2012-08-13T13:42:00Z">
              <w:r w:rsidRPr="00A00ED4">
                <w:rPr>
                  <w:rPrChange w:id="4921" w:author="Thomas Dietz" w:date="2012-08-13T14:50:00Z">
                    <w:rPr>
                      <w:b/>
                    </w:rPr>
                  </w:rPrChange>
                </w:rPr>
                <w:t xml:space="preserve">        &lt;/xs:annotation&gt;</w:t>
              </w:r>
            </w:ins>
          </w:p>
          <w:p w14:paraId="2EFE076E" w14:textId="77777777" w:rsidR="00860C7A" w:rsidRPr="00A00ED4" w:rsidRDefault="00860C7A" w:rsidP="00860C7A">
            <w:pPr>
              <w:pStyle w:val="XML1"/>
              <w:rPr>
                <w:ins w:id="4922" w:author="Thomas Dietz" w:date="2012-08-13T13:42:00Z"/>
                <w:rPrChange w:id="4923" w:author="Thomas Dietz" w:date="2012-08-13T14:50:00Z">
                  <w:rPr>
                    <w:ins w:id="4924" w:author="Thomas Dietz" w:date="2012-08-13T13:42:00Z"/>
                    <w:b/>
                  </w:rPr>
                </w:rPrChange>
              </w:rPr>
            </w:pPr>
            <w:ins w:id="4925" w:author="Thomas Dietz" w:date="2012-08-13T13:42:00Z">
              <w:r w:rsidRPr="00A00ED4">
                <w:rPr>
                  <w:rPrChange w:id="4926" w:author="Thomas Dietz" w:date="2012-08-13T14:50:00Z">
                    <w:rPr>
                      <w:b/>
                    </w:rPr>
                  </w:rPrChange>
                </w:rPr>
                <w:t xml:space="preserve">        &lt;xs:complexType&gt;</w:t>
              </w:r>
            </w:ins>
          </w:p>
          <w:p w14:paraId="626FD376" w14:textId="77777777" w:rsidR="00860C7A" w:rsidRPr="00A00ED4" w:rsidRDefault="00860C7A" w:rsidP="00860C7A">
            <w:pPr>
              <w:pStyle w:val="XML1"/>
              <w:rPr>
                <w:ins w:id="4927" w:author="Thomas Dietz" w:date="2012-08-13T13:42:00Z"/>
                <w:rPrChange w:id="4928" w:author="Thomas Dietz" w:date="2012-08-13T14:50:00Z">
                  <w:rPr>
                    <w:ins w:id="4929" w:author="Thomas Dietz" w:date="2012-08-13T13:42:00Z"/>
                    <w:b/>
                  </w:rPr>
                </w:rPrChange>
              </w:rPr>
            </w:pPr>
            <w:ins w:id="4930" w:author="Thomas Dietz" w:date="2012-08-13T13:42:00Z">
              <w:r w:rsidRPr="00A00ED4">
                <w:rPr>
                  <w:rPrChange w:id="4931" w:author="Thomas Dietz" w:date="2012-08-13T14:50:00Z">
                    <w:rPr>
                      <w:b/>
                    </w:rPr>
                  </w:rPrChange>
                </w:rPr>
                <w:t xml:space="preserve">          &lt;xs:sequence&gt;</w:t>
              </w:r>
            </w:ins>
          </w:p>
          <w:p w14:paraId="77104129" w14:textId="77777777" w:rsidR="00860C7A" w:rsidRPr="00A00ED4" w:rsidRDefault="00860C7A" w:rsidP="00860C7A">
            <w:pPr>
              <w:pStyle w:val="XML1"/>
              <w:rPr>
                <w:ins w:id="4932" w:author="Thomas Dietz" w:date="2012-08-13T13:42:00Z"/>
                <w:rPrChange w:id="4933" w:author="Thomas Dietz" w:date="2012-08-13T14:50:00Z">
                  <w:rPr>
                    <w:ins w:id="4934" w:author="Thomas Dietz" w:date="2012-08-13T13:42:00Z"/>
                    <w:b/>
                  </w:rPr>
                </w:rPrChange>
              </w:rPr>
            </w:pPr>
            <w:ins w:id="4935" w:author="Thomas Dietz" w:date="2012-08-13T13:42:00Z">
              <w:r w:rsidRPr="00A00ED4">
                <w:rPr>
                  <w:rPrChange w:id="4936" w:author="Thomas Dietz" w:date="2012-08-13T14:50:00Z">
                    <w:rPr>
                      <w:b/>
                    </w:rPr>
                  </w:rPrChange>
                </w:rPr>
                <w:t xml:space="preserve">            &lt;xs:element name="type" minOccurs="0" maxOccurs="unbounded"&gt;</w:t>
              </w:r>
            </w:ins>
          </w:p>
          <w:p w14:paraId="45A0C64B" w14:textId="77777777" w:rsidR="00860C7A" w:rsidRPr="00A00ED4" w:rsidRDefault="00860C7A" w:rsidP="00860C7A">
            <w:pPr>
              <w:pStyle w:val="XML1"/>
              <w:rPr>
                <w:ins w:id="4937" w:author="Thomas Dietz" w:date="2012-08-13T13:42:00Z"/>
                <w:rPrChange w:id="4938" w:author="Thomas Dietz" w:date="2012-08-13T14:50:00Z">
                  <w:rPr>
                    <w:ins w:id="4939" w:author="Thomas Dietz" w:date="2012-08-13T13:42:00Z"/>
                    <w:b/>
                  </w:rPr>
                </w:rPrChange>
              </w:rPr>
            </w:pPr>
            <w:ins w:id="4940" w:author="Thomas Dietz" w:date="2012-08-13T13:42:00Z">
              <w:r w:rsidRPr="00A00ED4">
                <w:rPr>
                  <w:rPrChange w:id="4941" w:author="Thomas Dietz" w:date="2012-08-13T14:50:00Z">
                    <w:rPr>
                      <w:b/>
                    </w:rPr>
                  </w:rPrChange>
                </w:rPr>
                <w:t xml:space="preserve">              &lt;xs:simpleType&gt;</w:t>
              </w:r>
            </w:ins>
          </w:p>
          <w:p w14:paraId="43E40396" w14:textId="77777777" w:rsidR="00860C7A" w:rsidRPr="00A00ED4" w:rsidRDefault="00860C7A" w:rsidP="00860C7A">
            <w:pPr>
              <w:pStyle w:val="XML1"/>
              <w:rPr>
                <w:ins w:id="4942" w:author="Thomas Dietz" w:date="2012-08-13T13:42:00Z"/>
                <w:rPrChange w:id="4943" w:author="Thomas Dietz" w:date="2012-08-13T14:50:00Z">
                  <w:rPr>
                    <w:ins w:id="4944" w:author="Thomas Dietz" w:date="2012-08-13T13:42:00Z"/>
                    <w:b/>
                  </w:rPr>
                </w:rPrChange>
              </w:rPr>
            </w:pPr>
            <w:ins w:id="4945" w:author="Thomas Dietz" w:date="2012-08-13T13:42:00Z">
              <w:r w:rsidRPr="00A00ED4">
                <w:rPr>
                  <w:rPrChange w:id="4946" w:author="Thomas Dietz" w:date="2012-08-13T14:50:00Z">
                    <w:rPr>
                      <w:b/>
                    </w:rPr>
                  </w:rPrChange>
                </w:rPr>
                <w:t xml:space="preserve">                &lt;xs:restriction base="xs:string"&gt;</w:t>
              </w:r>
            </w:ins>
          </w:p>
          <w:p w14:paraId="1D6A7141" w14:textId="77777777" w:rsidR="00860C7A" w:rsidRPr="00A00ED4" w:rsidRDefault="00860C7A" w:rsidP="00860C7A">
            <w:pPr>
              <w:pStyle w:val="XML1"/>
              <w:rPr>
                <w:ins w:id="4947" w:author="Thomas Dietz" w:date="2012-08-13T13:42:00Z"/>
                <w:rPrChange w:id="4948" w:author="Thomas Dietz" w:date="2012-08-13T14:50:00Z">
                  <w:rPr>
                    <w:ins w:id="4949" w:author="Thomas Dietz" w:date="2012-08-13T13:42:00Z"/>
                    <w:b/>
                  </w:rPr>
                </w:rPrChange>
              </w:rPr>
            </w:pPr>
            <w:ins w:id="4950" w:author="Thomas Dietz" w:date="2012-08-13T13:42:00Z">
              <w:r w:rsidRPr="00A00ED4">
                <w:rPr>
                  <w:rPrChange w:id="4951" w:author="Thomas Dietz" w:date="2012-08-13T14:50:00Z">
                    <w:rPr>
                      <w:b/>
                    </w:rPr>
                  </w:rPrChange>
                </w:rPr>
                <w:t xml:space="preserve">                  &lt;xs:enumeration value="all"/&gt;</w:t>
              </w:r>
            </w:ins>
          </w:p>
          <w:p w14:paraId="17878356" w14:textId="77777777" w:rsidR="00860C7A" w:rsidRPr="00A00ED4" w:rsidRDefault="00860C7A" w:rsidP="00860C7A">
            <w:pPr>
              <w:pStyle w:val="XML1"/>
              <w:rPr>
                <w:ins w:id="4952" w:author="Thomas Dietz" w:date="2012-08-13T13:42:00Z"/>
                <w:rPrChange w:id="4953" w:author="Thomas Dietz" w:date="2012-08-13T14:50:00Z">
                  <w:rPr>
                    <w:ins w:id="4954" w:author="Thomas Dietz" w:date="2012-08-13T13:42:00Z"/>
                    <w:b/>
                  </w:rPr>
                </w:rPrChange>
              </w:rPr>
            </w:pPr>
            <w:ins w:id="4955" w:author="Thomas Dietz" w:date="2012-08-13T13:42:00Z">
              <w:r w:rsidRPr="00A00ED4">
                <w:rPr>
                  <w:rPrChange w:id="4956" w:author="Thomas Dietz" w:date="2012-08-13T14:50:00Z">
                    <w:rPr>
                      <w:b/>
                    </w:rPr>
                  </w:rPrChange>
                </w:rPr>
                <w:t xml:space="preserve">                  &lt;xs:enumeration value="controller"/&gt;</w:t>
              </w:r>
            </w:ins>
          </w:p>
          <w:p w14:paraId="44C640F9" w14:textId="77777777" w:rsidR="00860C7A" w:rsidRPr="00A00ED4" w:rsidRDefault="00860C7A" w:rsidP="00860C7A">
            <w:pPr>
              <w:pStyle w:val="XML1"/>
              <w:rPr>
                <w:ins w:id="4957" w:author="Thomas Dietz" w:date="2012-08-13T13:42:00Z"/>
                <w:rPrChange w:id="4958" w:author="Thomas Dietz" w:date="2012-08-13T14:50:00Z">
                  <w:rPr>
                    <w:ins w:id="4959" w:author="Thomas Dietz" w:date="2012-08-13T13:42:00Z"/>
                    <w:b/>
                  </w:rPr>
                </w:rPrChange>
              </w:rPr>
            </w:pPr>
            <w:ins w:id="4960" w:author="Thomas Dietz" w:date="2012-08-13T13:42:00Z">
              <w:r w:rsidRPr="00A00ED4">
                <w:rPr>
                  <w:rPrChange w:id="4961" w:author="Thomas Dietz" w:date="2012-08-13T14:50:00Z">
                    <w:rPr>
                      <w:b/>
                    </w:rPr>
                  </w:rPrChange>
                </w:rPr>
                <w:t xml:space="preserve">                  &lt;xs:enumeration value="table"/&gt;</w:t>
              </w:r>
            </w:ins>
          </w:p>
          <w:p w14:paraId="04B77C48" w14:textId="77777777" w:rsidR="00860C7A" w:rsidRPr="00A00ED4" w:rsidRDefault="00860C7A" w:rsidP="00860C7A">
            <w:pPr>
              <w:pStyle w:val="XML1"/>
              <w:rPr>
                <w:ins w:id="4962" w:author="Thomas Dietz" w:date="2012-08-13T13:42:00Z"/>
                <w:rPrChange w:id="4963" w:author="Thomas Dietz" w:date="2012-08-13T14:50:00Z">
                  <w:rPr>
                    <w:ins w:id="4964" w:author="Thomas Dietz" w:date="2012-08-13T13:42:00Z"/>
                    <w:b/>
                  </w:rPr>
                </w:rPrChange>
              </w:rPr>
            </w:pPr>
            <w:ins w:id="4965" w:author="Thomas Dietz" w:date="2012-08-13T13:42:00Z">
              <w:r w:rsidRPr="00A00ED4">
                <w:rPr>
                  <w:rPrChange w:id="4966" w:author="Thomas Dietz" w:date="2012-08-13T14:50:00Z">
                    <w:rPr>
                      <w:b/>
                    </w:rPr>
                  </w:rPrChange>
                </w:rPr>
                <w:t xml:space="preserve">                  &lt;xs:enumeration value="inport"/&gt;</w:t>
              </w:r>
            </w:ins>
          </w:p>
          <w:p w14:paraId="0E27983F" w14:textId="77777777" w:rsidR="00860C7A" w:rsidRPr="00A00ED4" w:rsidRDefault="00860C7A" w:rsidP="00860C7A">
            <w:pPr>
              <w:pStyle w:val="XML1"/>
              <w:rPr>
                <w:ins w:id="4967" w:author="Thomas Dietz" w:date="2012-08-13T13:42:00Z"/>
                <w:rPrChange w:id="4968" w:author="Thomas Dietz" w:date="2012-08-13T14:50:00Z">
                  <w:rPr>
                    <w:ins w:id="4969" w:author="Thomas Dietz" w:date="2012-08-13T13:42:00Z"/>
                    <w:b/>
                  </w:rPr>
                </w:rPrChange>
              </w:rPr>
            </w:pPr>
            <w:ins w:id="4970" w:author="Thomas Dietz" w:date="2012-08-13T13:42:00Z">
              <w:r w:rsidRPr="00A00ED4">
                <w:rPr>
                  <w:rPrChange w:id="4971" w:author="Thomas Dietz" w:date="2012-08-13T14:50:00Z">
                    <w:rPr>
                      <w:b/>
                    </w:rPr>
                  </w:rPrChange>
                </w:rPr>
                <w:t xml:space="preserve">                  &lt;xs:enumeration value="any"/&gt;</w:t>
              </w:r>
            </w:ins>
          </w:p>
          <w:p w14:paraId="2008644F" w14:textId="77777777" w:rsidR="00860C7A" w:rsidRPr="00A00ED4" w:rsidRDefault="00860C7A" w:rsidP="00860C7A">
            <w:pPr>
              <w:pStyle w:val="XML1"/>
              <w:rPr>
                <w:ins w:id="4972" w:author="Thomas Dietz" w:date="2012-08-13T13:42:00Z"/>
                <w:rPrChange w:id="4973" w:author="Thomas Dietz" w:date="2012-08-13T14:50:00Z">
                  <w:rPr>
                    <w:ins w:id="4974" w:author="Thomas Dietz" w:date="2012-08-13T13:42:00Z"/>
                    <w:b/>
                  </w:rPr>
                </w:rPrChange>
              </w:rPr>
            </w:pPr>
            <w:ins w:id="4975" w:author="Thomas Dietz" w:date="2012-08-13T13:42:00Z">
              <w:r w:rsidRPr="00A00ED4">
                <w:rPr>
                  <w:rPrChange w:id="4976" w:author="Thomas Dietz" w:date="2012-08-13T14:50:00Z">
                    <w:rPr>
                      <w:b/>
                    </w:rPr>
                  </w:rPrChange>
                </w:rPr>
                <w:t xml:space="preserve">                  &lt;xs:enumeration value="normal"/&gt;</w:t>
              </w:r>
            </w:ins>
          </w:p>
          <w:p w14:paraId="7CFCDFBF" w14:textId="77777777" w:rsidR="00860C7A" w:rsidRPr="00A00ED4" w:rsidRDefault="00860C7A" w:rsidP="00860C7A">
            <w:pPr>
              <w:pStyle w:val="XML1"/>
              <w:rPr>
                <w:ins w:id="4977" w:author="Thomas Dietz" w:date="2012-08-13T13:42:00Z"/>
                <w:rPrChange w:id="4978" w:author="Thomas Dietz" w:date="2012-08-13T14:50:00Z">
                  <w:rPr>
                    <w:ins w:id="4979" w:author="Thomas Dietz" w:date="2012-08-13T13:42:00Z"/>
                    <w:b/>
                  </w:rPr>
                </w:rPrChange>
              </w:rPr>
            </w:pPr>
            <w:ins w:id="4980" w:author="Thomas Dietz" w:date="2012-08-13T13:42:00Z">
              <w:r w:rsidRPr="00A00ED4">
                <w:rPr>
                  <w:rPrChange w:id="4981" w:author="Thomas Dietz" w:date="2012-08-13T14:50:00Z">
                    <w:rPr>
                      <w:b/>
                    </w:rPr>
                  </w:rPrChange>
                </w:rPr>
                <w:t xml:space="preserve">                  &lt;xs:enumeration value="flood"/&gt;</w:t>
              </w:r>
            </w:ins>
          </w:p>
          <w:p w14:paraId="0C20934F" w14:textId="77777777" w:rsidR="00860C7A" w:rsidRPr="00A00ED4" w:rsidRDefault="00860C7A" w:rsidP="00860C7A">
            <w:pPr>
              <w:pStyle w:val="XML1"/>
              <w:rPr>
                <w:ins w:id="4982" w:author="Thomas Dietz" w:date="2012-08-13T13:42:00Z"/>
                <w:rPrChange w:id="4983" w:author="Thomas Dietz" w:date="2012-08-13T14:50:00Z">
                  <w:rPr>
                    <w:ins w:id="4984" w:author="Thomas Dietz" w:date="2012-08-13T13:42:00Z"/>
                    <w:b/>
                  </w:rPr>
                </w:rPrChange>
              </w:rPr>
            </w:pPr>
            <w:ins w:id="4985" w:author="Thomas Dietz" w:date="2012-08-13T13:42:00Z">
              <w:r w:rsidRPr="00A00ED4">
                <w:rPr>
                  <w:rPrChange w:id="4986" w:author="Thomas Dietz" w:date="2012-08-13T14:50:00Z">
                    <w:rPr>
                      <w:b/>
                    </w:rPr>
                  </w:rPrChange>
                </w:rPr>
                <w:t xml:space="preserve">                &lt;/xs:restriction&gt;</w:t>
              </w:r>
            </w:ins>
          </w:p>
          <w:p w14:paraId="58BFE6FC" w14:textId="77777777" w:rsidR="00860C7A" w:rsidRPr="00A00ED4" w:rsidRDefault="00860C7A" w:rsidP="00860C7A">
            <w:pPr>
              <w:pStyle w:val="XML1"/>
              <w:rPr>
                <w:ins w:id="4987" w:author="Thomas Dietz" w:date="2012-08-13T13:42:00Z"/>
                <w:rPrChange w:id="4988" w:author="Thomas Dietz" w:date="2012-08-13T14:50:00Z">
                  <w:rPr>
                    <w:ins w:id="4989" w:author="Thomas Dietz" w:date="2012-08-13T13:42:00Z"/>
                    <w:b/>
                  </w:rPr>
                </w:rPrChange>
              </w:rPr>
            </w:pPr>
            <w:ins w:id="4990" w:author="Thomas Dietz" w:date="2012-08-13T13:42:00Z">
              <w:r w:rsidRPr="00A00ED4">
                <w:rPr>
                  <w:rPrChange w:id="4991" w:author="Thomas Dietz" w:date="2012-08-13T14:50:00Z">
                    <w:rPr>
                      <w:b/>
                    </w:rPr>
                  </w:rPrChange>
                </w:rPr>
                <w:t xml:space="preserve">              &lt;/xs:simpleType&gt;</w:t>
              </w:r>
            </w:ins>
          </w:p>
          <w:p w14:paraId="550D2E9B" w14:textId="77777777" w:rsidR="00860C7A" w:rsidRPr="00A00ED4" w:rsidRDefault="00860C7A" w:rsidP="00860C7A">
            <w:pPr>
              <w:pStyle w:val="XML1"/>
              <w:rPr>
                <w:ins w:id="4992" w:author="Thomas Dietz" w:date="2012-08-13T13:42:00Z"/>
                <w:rPrChange w:id="4993" w:author="Thomas Dietz" w:date="2012-08-13T14:50:00Z">
                  <w:rPr>
                    <w:ins w:id="4994" w:author="Thomas Dietz" w:date="2012-08-13T13:42:00Z"/>
                    <w:b/>
                  </w:rPr>
                </w:rPrChange>
              </w:rPr>
            </w:pPr>
            <w:ins w:id="4995" w:author="Thomas Dietz" w:date="2012-08-13T13:42:00Z">
              <w:r w:rsidRPr="00A00ED4">
                <w:rPr>
                  <w:rPrChange w:id="4996" w:author="Thomas Dietz" w:date="2012-08-13T14:50:00Z">
                    <w:rPr>
                      <w:b/>
                    </w:rPr>
                  </w:rPrChange>
                </w:rPr>
                <w:t xml:space="preserve">            &lt;/xs:element&gt;</w:t>
              </w:r>
            </w:ins>
          </w:p>
          <w:p w14:paraId="75C1E113" w14:textId="77777777" w:rsidR="00860C7A" w:rsidRPr="00A00ED4" w:rsidRDefault="00860C7A" w:rsidP="00860C7A">
            <w:pPr>
              <w:pStyle w:val="XML1"/>
              <w:rPr>
                <w:ins w:id="4997" w:author="Thomas Dietz" w:date="2012-08-13T13:42:00Z"/>
                <w:rPrChange w:id="4998" w:author="Thomas Dietz" w:date="2012-08-13T14:50:00Z">
                  <w:rPr>
                    <w:ins w:id="4999" w:author="Thomas Dietz" w:date="2012-08-13T13:42:00Z"/>
                    <w:b/>
                  </w:rPr>
                </w:rPrChange>
              </w:rPr>
            </w:pPr>
            <w:ins w:id="5000" w:author="Thomas Dietz" w:date="2012-08-13T13:42:00Z">
              <w:r w:rsidRPr="00A00ED4">
                <w:rPr>
                  <w:rPrChange w:id="5001" w:author="Thomas Dietz" w:date="2012-08-13T14:50:00Z">
                    <w:rPr>
                      <w:b/>
                    </w:rPr>
                  </w:rPrChange>
                </w:rPr>
                <w:t xml:space="preserve">          &lt;/xs:sequence&gt;</w:t>
              </w:r>
            </w:ins>
          </w:p>
          <w:p w14:paraId="29E47DE8" w14:textId="77777777" w:rsidR="00860C7A" w:rsidRPr="00A00ED4" w:rsidRDefault="00860C7A" w:rsidP="00860C7A">
            <w:pPr>
              <w:pStyle w:val="XML1"/>
              <w:rPr>
                <w:ins w:id="5002" w:author="Thomas Dietz" w:date="2012-08-13T13:42:00Z"/>
                <w:rPrChange w:id="5003" w:author="Thomas Dietz" w:date="2012-08-13T14:50:00Z">
                  <w:rPr>
                    <w:ins w:id="5004" w:author="Thomas Dietz" w:date="2012-08-13T13:42:00Z"/>
                    <w:b/>
                  </w:rPr>
                </w:rPrChange>
              </w:rPr>
            </w:pPr>
            <w:ins w:id="5005" w:author="Thomas Dietz" w:date="2012-08-13T13:42:00Z">
              <w:r w:rsidRPr="00A00ED4">
                <w:rPr>
                  <w:rPrChange w:id="5006" w:author="Thomas Dietz" w:date="2012-08-13T14:50:00Z">
                    <w:rPr>
                      <w:b/>
                    </w:rPr>
                  </w:rPrChange>
                </w:rPr>
                <w:t xml:space="preserve">        &lt;/xs:complexType&gt;</w:t>
              </w:r>
            </w:ins>
          </w:p>
          <w:p w14:paraId="3DBEE541" w14:textId="77777777" w:rsidR="00860C7A" w:rsidRPr="00A00ED4" w:rsidRDefault="00860C7A" w:rsidP="00860C7A">
            <w:pPr>
              <w:pStyle w:val="XML1"/>
              <w:rPr>
                <w:ins w:id="5007" w:author="Thomas Dietz" w:date="2012-08-13T13:42:00Z"/>
                <w:rPrChange w:id="5008" w:author="Thomas Dietz" w:date="2012-08-13T14:50:00Z">
                  <w:rPr>
                    <w:ins w:id="5009" w:author="Thomas Dietz" w:date="2012-08-13T13:42:00Z"/>
                    <w:b/>
                  </w:rPr>
                </w:rPrChange>
              </w:rPr>
            </w:pPr>
            <w:ins w:id="5010" w:author="Thomas Dietz" w:date="2012-08-13T13:42:00Z">
              <w:r w:rsidRPr="00A00ED4">
                <w:rPr>
                  <w:rPrChange w:id="5011" w:author="Thomas Dietz" w:date="2012-08-13T14:50:00Z">
                    <w:rPr>
                      <w:b/>
                    </w:rPr>
                  </w:rPrChange>
                </w:rPr>
                <w:t xml:space="preserve">      &lt;/xs:element&gt;</w:t>
              </w:r>
            </w:ins>
          </w:p>
          <w:p w14:paraId="5F6DBC63" w14:textId="77777777" w:rsidR="00860C7A" w:rsidRPr="00A00ED4" w:rsidRDefault="00860C7A" w:rsidP="00860C7A">
            <w:pPr>
              <w:pStyle w:val="XML1"/>
              <w:rPr>
                <w:ins w:id="5012" w:author="Thomas Dietz" w:date="2012-08-13T13:42:00Z"/>
                <w:rPrChange w:id="5013" w:author="Thomas Dietz" w:date="2012-08-13T14:50:00Z">
                  <w:rPr>
                    <w:ins w:id="5014" w:author="Thomas Dietz" w:date="2012-08-13T13:42:00Z"/>
                    <w:b/>
                  </w:rPr>
                </w:rPrChange>
              </w:rPr>
            </w:pPr>
            <w:ins w:id="5015" w:author="Thomas Dietz" w:date="2012-08-13T13:42:00Z">
              <w:r w:rsidRPr="00A00ED4">
                <w:rPr>
                  <w:rPrChange w:id="5016" w:author="Thomas Dietz" w:date="2012-08-13T14:50:00Z">
                    <w:rPr>
                      <w:b/>
                    </w:rPr>
                  </w:rPrChange>
                </w:rPr>
                <w:t xml:space="preserve">      &lt;xs:element name="group-types"&gt;</w:t>
              </w:r>
            </w:ins>
          </w:p>
          <w:p w14:paraId="0FE110A3" w14:textId="77777777" w:rsidR="00860C7A" w:rsidRPr="00A00ED4" w:rsidRDefault="00860C7A" w:rsidP="00860C7A">
            <w:pPr>
              <w:pStyle w:val="XML1"/>
              <w:rPr>
                <w:ins w:id="5017" w:author="Thomas Dietz" w:date="2012-08-13T13:42:00Z"/>
                <w:rPrChange w:id="5018" w:author="Thomas Dietz" w:date="2012-08-13T14:50:00Z">
                  <w:rPr>
                    <w:ins w:id="5019" w:author="Thomas Dietz" w:date="2012-08-13T13:42:00Z"/>
                    <w:b/>
                  </w:rPr>
                </w:rPrChange>
              </w:rPr>
            </w:pPr>
            <w:ins w:id="5020" w:author="Thomas Dietz" w:date="2012-08-13T13:42:00Z">
              <w:r w:rsidRPr="00A00ED4">
                <w:rPr>
                  <w:rPrChange w:id="5021" w:author="Thomas Dietz" w:date="2012-08-13T14:50:00Z">
                    <w:rPr>
                      <w:b/>
                    </w:rPr>
                  </w:rPrChange>
                </w:rPr>
                <w:t xml:space="preserve">        &lt;xs:annotation&gt;</w:t>
              </w:r>
            </w:ins>
          </w:p>
          <w:p w14:paraId="4847FB8E" w14:textId="77777777" w:rsidR="00860C7A" w:rsidRPr="00A00ED4" w:rsidRDefault="00860C7A" w:rsidP="00860C7A">
            <w:pPr>
              <w:pStyle w:val="XML1"/>
              <w:rPr>
                <w:ins w:id="5022" w:author="Thomas Dietz" w:date="2012-08-13T13:42:00Z"/>
                <w:rPrChange w:id="5023" w:author="Thomas Dietz" w:date="2012-08-13T14:50:00Z">
                  <w:rPr>
                    <w:ins w:id="5024" w:author="Thomas Dietz" w:date="2012-08-13T13:42:00Z"/>
                    <w:b/>
                  </w:rPr>
                </w:rPrChange>
              </w:rPr>
            </w:pPr>
            <w:ins w:id="5025" w:author="Thomas Dietz" w:date="2012-08-13T13:42:00Z">
              <w:r w:rsidRPr="00A00ED4">
                <w:rPr>
                  <w:rPrChange w:id="5026" w:author="Thomas Dietz" w:date="2012-08-13T14:50:00Z">
                    <w:rPr>
                      <w:b/>
                    </w:rPr>
                  </w:rPrChange>
                </w:rPr>
                <w:t xml:space="preserve">          &lt;xs:documentation&gt;</w:t>
              </w:r>
            </w:ins>
          </w:p>
          <w:p w14:paraId="0C8A5539" w14:textId="77777777" w:rsidR="00860C7A" w:rsidRPr="00A00ED4" w:rsidRDefault="00860C7A" w:rsidP="00860C7A">
            <w:pPr>
              <w:pStyle w:val="XML1"/>
              <w:rPr>
                <w:ins w:id="5027" w:author="Thomas Dietz" w:date="2012-08-13T13:42:00Z"/>
                <w:rPrChange w:id="5028" w:author="Thomas Dietz" w:date="2012-08-13T14:50:00Z">
                  <w:rPr>
                    <w:ins w:id="5029" w:author="Thomas Dietz" w:date="2012-08-13T13:42:00Z"/>
                    <w:b/>
                  </w:rPr>
                </w:rPrChange>
              </w:rPr>
            </w:pPr>
            <w:ins w:id="5030" w:author="Thomas Dietz" w:date="2012-08-13T13:42:00Z">
              <w:r w:rsidRPr="00A00ED4">
                <w:rPr>
                  <w:rPrChange w:id="5031" w:author="Thomas Dietz" w:date="2012-08-13T14:50:00Z">
                    <w:rPr>
                      <w:b/>
                    </w:rPr>
                  </w:rPrChange>
                </w:rPr>
                <w:t xml:space="preserve">            Specify the group types supported by the logical</w:t>
              </w:r>
            </w:ins>
          </w:p>
          <w:p w14:paraId="31F42EFE" w14:textId="77777777" w:rsidR="00860C7A" w:rsidRPr="00A00ED4" w:rsidRDefault="00860C7A" w:rsidP="00860C7A">
            <w:pPr>
              <w:pStyle w:val="XML1"/>
              <w:rPr>
                <w:ins w:id="5032" w:author="Thomas Dietz" w:date="2012-08-13T13:42:00Z"/>
                <w:rPrChange w:id="5033" w:author="Thomas Dietz" w:date="2012-08-13T14:50:00Z">
                  <w:rPr>
                    <w:ins w:id="5034" w:author="Thomas Dietz" w:date="2012-08-13T13:42:00Z"/>
                    <w:b/>
                  </w:rPr>
                </w:rPrChange>
              </w:rPr>
            </w:pPr>
            <w:ins w:id="5035" w:author="Thomas Dietz" w:date="2012-08-13T13:42:00Z">
              <w:r w:rsidRPr="00A00ED4">
                <w:rPr>
                  <w:rPrChange w:id="5036" w:author="Thomas Dietz" w:date="2012-08-13T14:50:00Z">
                    <w:rPr>
                      <w:b/>
                    </w:rPr>
                  </w:rPrChange>
                </w:rPr>
                <w:lastRenderedPageBreak/>
                <w:t xml:space="preserve">            switch.</w:t>
              </w:r>
            </w:ins>
          </w:p>
          <w:p w14:paraId="7FBBA474" w14:textId="77777777" w:rsidR="00860C7A" w:rsidRPr="00A00ED4" w:rsidRDefault="00860C7A" w:rsidP="00860C7A">
            <w:pPr>
              <w:pStyle w:val="XML1"/>
              <w:rPr>
                <w:ins w:id="5037" w:author="Thomas Dietz" w:date="2012-08-13T13:42:00Z"/>
                <w:rPrChange w:id="5038" w:author="Thomas Dietz" w:date="2012-08-13T14:50:00Z">
                  <w:rPr>
                    <w:ins w:id="5039" w:author="Thomas Dietz" w:date="2012-08-13T13:42:00Z"/>
                    <w:b/>
                  </w:rPr>
                </w:rPrChange>
              </w:rPr>
            </w:pPr>
            <w:ins w:id="5040" w:author="Thomas Dietz" w:date="2012-08-13T13:42:00Z">
              <w:r w:rsidRPr="00A00ED4">
                <w:rPr>
                  <w:rPrChange w:id="5041" w:author="Thomas Dietz" w:date="2012-08-13T14:50:00Z">
                    <w:rPr>
                      <w:b/>
                    </w:rPr>
                  </w:rPrChange>
                </w:rPr>
                <w:t xml:space="preserve">          &lt;/xs:documentation&gt;</w:t>
              </w:r>
            </w:ins>
          </w:p>
          <w:p w14:paraId="5CA102B4" w14:textId="77777777" w:rsidR="00860C7A" w:rsidRPr="00A00ED4" w:rsidRDefault="00860C7A" w:rsidP="00860C7A">
            <w:pPr>
              <w:pStyle w:val="XML1"/>
              <w:rPr>
                <w:ins w:id="5042" w:author="Thomas Dietz" w:date="2012-08-13T13:42:00Z"/>
                <w:rPrChange w:id="5043" w:author="Thomas Dietz" w:date="2012-08-13T14:50:00Z">
                  <w:rPr>
                    <w:ins w:id="5044" w:author="Thomas Dietz" w:date="2012-08-13T13:42:00Z"/>
                    <w:b/>
                  </w:rPr>
                </w:rPrChange>
              </w:rPr>
            </w:pPr>
            <w:ins w:id="5045" w:author="Thomas Dietz" w:date="2012-08-13T13:42:00Z">
              <w:r w:rsidRPr="00A00ED4">
                <w:rPr>
                  <w:rPrChange w:id="5046" w:author="Thomas Dietz" w:date="2012-08-13T14:50:00Z">
                    <w:rPr>
                      <w:b/>
                    </w:rPr>
                  </w:rPrChange>
                </w:rPr>
                <w:t xml:space="preserve">        &lt;/xs:annotation&gt;</w:t>
              </w:r>
            </w:ins>
          </w:p>
          <w:p w14:paraId="27F1AA4E" w14:textId="77777777" w:rsidR="00860C7A" w:rsidRPr="00A00ED4" w:rsidRDefault="00860C7A" w:rsidP="00860C7A">
            <w:pPr>
              <w:pStyle w:val="XML1"/>
              <w:rPr>
                <w:ins w:id="5047" w:author="Thomas Dietz" w:date="2012-08-13T13:42:00Z"/>
                <w:rPrChange w:id="5048" w:author="Thomas Dietz" w:date="2012-08-13T14:50:00Z">
                  <w:rPr>
                    <w:ins w:id="5049" w:author="Thomas Dietz" w:date="2012-08-13T13:42:00Z"/>
                    <w:b/>
                  </w:rPr>
                </w:rPrChange>
              </w:rPr>
            </w:pPr>
            <w:ins w:id="5050" w:author="Thomas Dietz" w:date="2012-08-13T13:42:00Z">
              <w:r w:rsidRPr="00A00ED4">
                <w:rPr>
                  <w:rPrChange w:id="5051" w:author="Thomas Dietz" w:date="2012-08-13T14:50:00Z">
                    <w:rPr>
                      <w:b/>
                    </w:rPr>
                  </w:rPrChange>
                </w:rPr>
                <w:t xml:space="preserve">        &lt;xs:complexType&gt;</w:t>
              </w:r>
            </w:ins>
          </w:p>
          <w:p w14:paraId="7D1F2FEC" w14:textId="77777777" w:rsidR="00860C7A" w:rsidRPr="00A00ED4" w:rsidRDefault="00860C7A" w:rsidP="00860C7A">
            <w:pPr>
              <w:pStyle w:val="XML1"/>
              <w:rPr>
                <w:ins w:id="5052" w:author="Thomas Dietz" w:date="2012-08-13T13:42:00Z"/>
                <w:rPrChange w:id="5053" w:author="Thomas Dietz" w:date="2012-08-13T14:50:00Z">
                  <w:rPr>
                    <w:ins w:id="5054" w:author="Thomas Dietz" w:date="2012-08-13T13:42:00Z"/>
                    <w:b/>
                  </w:rPr>
                </w:rPrChange>
              </w:rPr>
            </w:pPr>
            <w:ins w:id="5055" w:author="Thomas Dietz" w:date="2012-08-13T13:42:00Z">
              <w:r w:rsidRPr="00A00ED4">
                <w:rPr>
                  <w:rPrChange w:id="5056" w:author="Thomas Dietz" w:date="2012-08-13T14:50:00Z">
                    <w:rPr>
                      <w:b/>
                    </w:rPr>
                  </w:rPrChange>
                </w:rPr>
                <w:t xml:space="preserve">          &lt;xs:sequence&gt;</w:t>
              </w:r>
            </w:ins>
          </w:p>
          <w:p w14:paraId="307E7CC7" w14:textId="77777777" w:rsidR="00860C7A" w:rsidRPr="00A00ED4" w:rsidRDefault="00860C7A" w:rsidP="00860C7A">
            <w:pPr>
              <w:pStyle w:val="XML1"/>
              <w:rPr>
                <w:ins w:id="5057" w:author="Thomas Dietz" w:date="2012-08-13T13:42:00Z"/>
                <w:rPrChange w:id="5058" w:author="Thomas Dietz" w:date="2012-08-13T14:50:00Z">
                  <w:rPr>
                    <w:ins w:id="5059" w:author="Thomas Dietz" w:date="2012-08-13T13:42:00Z"/>
                    <w:b/>
                  </w:rPr>
                </w:rPrChange>
              </w:rPr>
            </w:pPr>
            <w:ins w:id="5060" w:author="Thomas Dietz" w:date="2012-08-13T13:42:00Z">
              <w:r w:rsidRPr="00A00ED4">
                <w:rPr>
                  <w:rPrChange w:id="5061" w:author="Thomas Dietz" w:date="2012-08-13T14:50:00Z">
                    <w:rPr>
                      <w:b/>
                    </w:rPr>
                  </w:rPrChange>
                </w:rPr>
                <w:t xml:space="preserve">            &lt;xs:element name="type" minOccurs="0" maxOccurs="unbounded"&gt;</w:t>
              </w:r>
            </w:ins>
          </w:p>
          <w:p w14:paraId="7F85A47F" w14:textId="77777777" w:rsidR="00860C7A" w:rsidRPr="00A00ED4" w:rsidRDefault="00860C7A" w:rsidP="00860C7A">
            <w:pPr>
              <w:pStyle w:val="XML1"/>
              <w:rPr>
                <w:ins w:id="5062" w:author="Thomas Dietz" w:date="2012-08-13T13:42:00Z"/>
                <w:rPrChange w:id="5063" w:author="Thomas Dietz" w:date="2012-08-13T14:50:00Z">
                  <w:rPr>
                    <w:ins w:id="5064" w:author="Thomas Dietz" w:date="2012-08-13T13:42:00Z"/>
                    <w:b/>
                  </w:rPr>
                </w:rPrChange>
              </w:rPr>
            </w:pPr>
            <w:ins w:id="5065" w:author="Thomas Dietz" w:date="2012-08-13T13:42:00Z">
              <w:r w:rsidRPr="00A00ED4">
                <w:rPr>
                  <w:rPrChange w:id="5066" w:author="Thomas Dietz" w:date="2012-08-13T14:50:00Z">
                    <w:rPr>
                      <w:b/>
                    </w:rPr>
                  </w:rPrChange>
                </w:rPr>
                <w:t xml:space="preserve">              &lt;xs:simpleType&gt;</w:t>
              </w:r>
            </w:ins>
          </w:p>
          <w:p w14:paraId="4504A3E8" w14:textId="77777777" w:rsidR="00860C7A" w:rsidRPr="00A00ED4" w:rsidRDefault="00860C7A" w:rsidP="00860C7A">
            <w:pPr>
              <w:pStyle w:val="XML1"/>
              <w:rPr>
                <w:ins w:id="5067" w:author="Thomas Dietz" w:date="2012-08-13T13:42:00Z"/>
                <w:rPrChange w:id="5068" w:author="Thomas Dietz" w:date="2012-08-13T14:50:00Z">
                  <w:rPr>
                    <w:ins w:id="5069" w:author="Thomas Dietz" w:date="2012-08-13T13:42:00Z"/>
                    <w:b/>
                  </w:rPr>
                </w:rPrChange>
              </w:rPr>
            </w:pPr>
            <w:ins w:id="5070" w:author="Thomas Dietz" w:date="2012-08-13T13:42:00Z">
              <w:r w:rsidRPr="00A00ED4">
                <w:rPr>
                  <w:rPrChange w:id="5071" w:author="Thomas Dietz" w:date="2012-08-13T14:50:00Z">
                    <w:rPr>
                      <w:b/>
                    </w:rPr>
                  </w:rPrChange>
                </w:rPr>
                <w:t xml:space="preserve">                &lt;xs:restriction base="xs:string"&gt;</w:t>
              </w:r>
            </w:ins>
          </w:p>
          <w:p w14:paraId="5E10DA37" w14:textId="77777777" w:rsidR="00860C7A" w:rsidRPr="00A00ED4" w:rsidRDefault="00860C7A" w:rsidP="00860C7A">
            <w:pPr>
              <w:pStyle w:val="XML1"/>
              <w:rPr>
                <w:ins w:id="5072" w:author="Thomas Dietz" w:date="2012-08-13T13:42:00Z"/>
                <w:rPrChange w:id="5073" w:author="Thomas Dietz" w:date="2012-08-13T14:50:00Z">
                  <w:rPr>
                    <w:ins w:id="5074" w:author="Thomas Dietz" w:date="2012-08-13T13:42:00Z"/>
                    <w:b/>
                  </w:rPr>
                </w:rPrChange>
              </w:rPr>
            </w:pPr>
            <w:ins w:id="5075" w:author="Thomas Dietz" w:date="2012-08-13T13:42:00Z">
              <w:r w:rsidRPr="00A00ED4">
                <w:rPr>
                  <w:rPrChange w:id="5076" w:author="Thomas Dietz" w:date="2012-08-13T14:50:00Z">
                    <w:rPr>
                      <w:b/>
                    </w:rPr>
                  </w:rPrChange>
                </w:rPr>
                <w:t xml:space="preserve">                  &lt;xs:enumeration value="all"/&gt;</w:t>
              </w:r>
            </w:ins>
          </w:p>
          <w:p w14:paraId="47904F24" w14:textId="77777777" w:rsidR="00860C7A" w:rsidRPr="00A00ED4" w:rsidRDefault="00860C7A" w:rsidP="00860C7A">
            <w:pPr>
              <w:pStyle w:val="XML1"/>
              <w:rPr>
                <w:ins w:id="5077" w:author="Thomas Dietz" w:date="2012-08-13T13:42:00Z"/>
                <w:rPrChange w:id="5078" w:author="Thomas Dietz" w:date="2012-08-13T14:50:00Z">
                  <w:rPr>
                    <w:ins w:id="5079" w:author="Thomas Dietz" w:date="2012-08-13T13:42:00Z"/>
                    <w:b/>
                  </w:rPr>
                </w:rPrChange>
              </w:rPr>
            </w:pPr>
            <w:ins w:id="5080" w:author="Thomas Dietz" w:date="2012-08-13T13:42:00Z">
              <w:r w:rsidRPr="00A00ED4">
                <w:rPr>
                  <w:rPrChange w:id="5081" w:author="Thomas Dietz" w:date="2012-08-13T14:50:00Z">
                    <w:rPr>
                      <w:b/>
                    </w:rPr>
                  </w:rPrChange>
                </w:rPr>
                <w:t xml:space="preserve">                  &lt;xs:enumeration value="select"/&gt;</w:t>
              </w:r>
            </w:ins>
          </w:p>
          <w:p w14:paraId="0638E5C8" w14:textId="77777777" w:rsidR="00860C7A" w:rsidRPr="00A00ED4" w:rsidRDefault="00860C7A" w:rsidP="00860C7A">
            <w:pPr>
              <w:pStyle w:val="XML1"/>
              <w:rPr>
                <w:ins w:id="5082" w:author="Thomas Dietz" w:date="2012-08-13T13:42:00Z"/>
                <w:rPrChange w:id="5083" w:author="Thomas Dietz" w:date="2012-08-13T14:50:00Z">
                  <w:rPr>
                    <w:ins w:id="5084" w:author="Thomas Dietz" w:date="2012-08-13T13:42:00Z"/>
                    <w:b/>
                  </w:rPr>
                </w:rPrChange>
              </w:rPr>
            </w:pPr>
            <w:ins w:id="5085" w:author="Thomas Dietz" w:date="2012-08-13T13:42:00Z">
              <w:r w:rsidRPr="00A00ED4">
                <w:rPr>
                  <w:rPrChange w:id="5086" w:author="Thomas Dietz" w:date="2012-08-13T14:50:00Z">
                    <w:rPr>
                      <w:b/>
                    </w:rPr>
                  </w:rPrChange>
                </w:rPr>
                <w:t xml:space="preserve">                  &lt;xs:enumeration value="indirect"/&gt;</w:t>
              </w:r>
            </w:ins>
          </w:p>
          <w:p w14:paraId="4FD3EAFE" w14:textId="77777777" w:rsidR="00860C7A" w:rsidRPr="00A00ED4" w:rsidRDefault="00860C7A" w:rsidP="00860C7A">
            <w:pPr>
              <w:pStyle w:val="XML1"/>
              <w:rPr>
                <w:ins w:id="5087" w:author="Thomas Dietz" w:date="2012-08-13T13:42:00Z"/>
                <w:rPrChange w:id="5088" w:author="Thomas Dietz" w:date="2012-08-13T14:50:00Z">
                  <w:rPr>
                    <w:ins w:id="5089" w:author="Thomas Dietz" w:date="2012-08-13T13:42:00Z"/>
                    <w:b/>
                  </w:rPr>
                </w:rPrChange>
              </w:rPr>
            </w:pPr>
            <w:ins w:id="5090" w:author="Thomas Dietz" w:date="2012-08-13T13:42:00Z">
              <w:r w:rsidRPr="00A00ED4">
                <w:rPr>
                  <w:rPrChange w:id="5091" w:author="Thomas Dietz" w:date="2012-08-13T14:50:00Z">
                    <w:rPr>
                      <w:b/>
                    </w:rPr>
                  </w:rPrChange>
                </w:rPr>
                <w:t xml:space="preserve">                  &lt;xs:enumeration value="fast-failover"/&gt;</w:t>
              </w:r>
            </w:ins>
          </w:p>
          <w:p w14:paraId="0FEAFB1A" w14:textId="77777777" w:rsidR="00860C7A" w:rsidRPr="00A00ED4" w:rsidRDefault="00860C7A" w:rsidP="00860C7A">
            <w:pPr>
              <w:pStyle w:val="XML1"/>
              <w:rPr>
                <w:ins w:id="5092" w:author="Thomas Dietz" w:date="2012-08-13T13:42:00Z"/>
                <w:rPrChange w:id="5093" w:author="Thomas Dietz" w:date="2012-08-13T14:50:00Z">
                  <w:rPr>
                    <w:ins w:id="5094" w:author="Thomas Dietz" w:date="2012-08-13T13:42:00Z"/>
                    <w:b/>
                  </w:rPr>
                </w:rPrChange>
              </w:rPr>
            </w:pPr>
            <w:ins w:id="5095" w:author="Thomas Dietz" w:date="2012-08-13T13:42:00Z">
              <w:r w:rsidRPr="00A00ED4">
                <w:rPr>
                  <w:rPrChange w:id="5096" w:author="Thomas Dietz" w:date="2012-08-13T14:50:00Z">
                    <w:rPr>
                      <w:b/>
                    </w:rPr>
                  </w:rPrChange>
                </w:rPr>
                <w:t xml:space="preserve">                &lt;/xs:restriction&gt;</w:t>
              </w:r>
            </w:ins>
          </w:p>
          <w:p w14:paraId="44AFCC58" w14:textId="77777777" w:rsidR="00860C7A" w:rsidRPr="00A00ED4" w:rsidRDefault="00860C7A" w:rsidP="00860C7A">
            <w:pPr>
              <w:pStyle w:val="XML1"/>
              <w:rPr>
                <w:ins w:id="5097" w:author="Thomas Dietz" w:date="2012-08-13T13:42:00Z"/>
                <w:rPrChange w:id="5098" w:author="Thomas Dietz" w:date="2012-08-13T14:50:00Z">
                  <w:rPr>
                    <w:ins w:id="5099" w:author="Thomas Dietz" w:date="2012-08-13T13:42:00Z"/>
                    <w:b/>
                  </w:rPr>
                </w:rPrChange>
              </w:rPr>
            </w:pPr>
            <w:ins w:id="5100" w:author="Thomas Dietz" w:date="2012-08-13T13:42:00Z">
              <w:r w:rsidRPr="00A00ED4">
                <w:rPr>
                  <w:rPrChange w:id="5101" w:author="Thomas Dietz" w:date="2012-08-13T14:50:00Z">
                    <w:rPr>
                      <w:b/>
                    </w:rPr>
                  </w:rPrChange>
                </w:rPr>
                <w:t xml:space="preserve">              &lt;/xs:simpleType&gt;</w:t>
              </w:r>
            </w:ins>
          </w:p>
          <w:p w14:paraId="273F12C7" w14:textId="77777777" w:rsidR="00860C7A" w:rsidRPr="00A00ED4" w:rsidRDefault="00860C7A" w:rsidP="00860C7A">
            <w:pPr>
              <w:pStyle w:val="XML1"/>
              <w:rPr>
                <w:ins w:id="5102" w:author="Thomas Dietz" w:date="2012-08-13T13:42:00Z"/>
                <w:rPrChange w:id="5103" w:author="Thomas Dietz" w:date="2012-08-13T14:50:00Z">
                  <w:rPr>
                    <w:ins w:id="5104" w:author="Thomas Dietz" w:date="2012-08-13T13:42:00Z"/>
                    <w:b/>
                  </w:rPr>
                </w:rPrChange>
              </w:rPr>
            </w:pPr>
            <w:ins w:id="5105" w:author="Thomas Dietz" w:date="2012-08-13T13:42:00Z">
              <w:r w:rsidRPr="00A00ED4">
                <w:rPr>
                  <w:rPrChange w:id="5106" w:author="Thomas Dietz" w:date="2012-08-13T14:50:00Z">
                    <w:rPr>
                      <w:b/>
                    </w:rPr>
                  </w:rPrChange>
                </w:rPr>
                <w:t xml:space="preserve">            &lt;/xs:element&gt;</w:t>
              </w:r>
            </w:ins>
          </w:p>
          <w:p w14:paraId="39C028B8" w14:textId="77777777" w:rsidR="00860C7A" w:rsidRPr="00A00ED4" w:rsidRDefault="00860C7A" w:rsidP="00860C7A">
            <w:pPr>
              <w:pStyle w:val="XML1"/>
              <w:rPr>
                <w:ins w:id="5107" w:author="Thomas Dietz" w:date="2012-08-13T13:42:00Z"/>
                <w:rPrChange w:id="5108" w:author="Thomas Dietz" w:date="2012-08-13T14:50:00Z">
                  <w:rPr>
                    <w:ins w:id="5109" w:author="Thomas Dietz" w:date="2012-08-13T13:42:00Z"/>
                    <w:b/>
                  </w:rPr>
                </w:rPrChange>
              </w:rPr>
            </w:pPr>
            <w:ins w:id="5110" w:author="Thomas Dietz" w:date="2012-08-13T13:42:00Z">
              <w:r w:rsidRPr="00A00ED4">
                <w:rPr>
                  <w:rPrChange w:id="5111" w:author="Thomas Dietz" w:date="2012-08-13T14:50:00Z">
                    <w:rPr>
                      <w:b/>
                    </w:rPr>
                  </w:rPrChange>
                </w:rPr>
                <w:t xml:space="preserve">          &lt;/xs:sequence&gt;</w:t>
              </w:r>
            </w:ins>
          </w:p>
          <w:p w14:paraId="1BE6FF2D" w14:textId="77777777" w:rsidR="00860C7A" w:rsidRPr="00A00ED4" w:rsidRDefault="00860C7A" w:rsidP="00860C7A">
            <w:pPr>
              <w:pStyle w:val="XML1"/>
              <w:rPr>
                <w:ins w:id="5112" w:author="Thomas Dietz" w:date="2012-08-13T13:42:00Z"/>
                <w:rPrChange w:id="5113" w:author="Thomas Dietz" w:date="2012-08-13T14:50:00Z">
                  <w:rPr>
                    <w:ins w:id="5114" w:author="Thomas Dietz" w:date="2012-08-13T13:42:00Z"/>
                    <w:b/>
                  </w:rPr>
                </w:rPrChange>
              </w:rPr>
            </w:pPr>
            <w:ins w:id="5115" w:author="Thomas Dietz" w:date="2012-08-13T13:42:00Z">
              <w:r w:rsidRPr="00A00ED4">
                <w:rPr>
                  <w:rPrChange w:id="5116" w:author="Thomas Dietz" w:date="2012-08-13T14:50:00Z">
                    <w:rPr>
                      <w:b/>
                    </w:rPr>
                  </w:rPrChange>
                </w:rPr>
                <w:t xml:space="preserve">        &lt;/xs:complexType&gt;</w:t>
              </w:r>
            </w:ins>
          </w:p>
          <w:p w14:paraId="07D81D25" w14:textId="77777777" w:rsidR="00860C7A" w:rsidRPr="00A00ED4" w:rsidRDefault="00860C7A" w:rsidP="00860C7A">
            <w:pPr>
              <w:pStyle w:val="XML1"/>
              <w:rPr>
                <w:ins w:id="5117" w:author="Thomas Dietz" w:date="2012-08-13T13:42:00Z"/>
                <w:rPrChange w:id="5118" w:author="Thomas Dietz" w:date="2012-08-13T14:50:00Z">
                  <w:rPr>
                    <w:ins w:id="5119" w:author="Thomas Dietz" w:date="2012-08-13T13:42:00Z"/>
                    <w:b/>
                  </w:rPr>
                </w:rPrChange>
              </w:rPr>
            </w:pPr>
            <w:ins w:id="5120" w:author="Thomas Dietz" w:date="2012-08-13T13:42:00Z">
              <w:r w:rsidRPr="00A00ED4">
                <w:rPr>
                  <w:rPrChange w:id="5121" w:author="Thomas Dietz" w:date="2012-08-13T14:50:00Z">
                    <w:rPr>
                      <w:b/>
                    </w:rPr>
                  </w:rPrChange>
                </w:rPr>
                <w:t xml:space="preserve">      &lt;/xs:element&gt;</w:t>
              </w:r>
            </w:ins>
          </w:p>
          <w:p w14:paraId="08E2C5F9" w14:textId="77777777" w:rsidR="00860C7A" w:rsidRPr="00A00ED4" w:rsidRDefault="00860C7A" w:rsidP="00860C7A">
            <w:pPr>
              <w:pStyle w:val="XML1"/>
              <w:rPr>
                <w:ins w:id="5122" w:author="Thomas Dietz" w:date="2012-08-13T13:42:00Z"/>
                <w:rPrChange w:id="5123" w:author="Thomas Dietz" w:date="2012-08-13T14:50:00Z">
                  <w:rPr>
                    <w:ins w:id="5124" w:author="Thomas Dietz" w:date="2012-08-13T13:42:00Z"/>
                    <w:b/>
                  </w:rPr>
                </w:rPrChange>
              </w:rPr>
            </w:pPr>
            <w:ins w:id="5125" w:author="Thomas Dietz" w:date="2012-08-13T13:42:00Z">
              <w:r w:rsidRPr="00A00ED4">
                <w:rPr>
                  <w:rPrChange w:id="5126" w:author="Thomas Dietz" w:date="2012-08-13T14:50:00Z">
                    <w:rPr>
                      <w:b/>
                    </w:rPr>
                  </w:rPrChange>
                </w:rPr>
                <w:t xml:space="preserve">      &lt;xs:element name="group-capabilities"&gt;</w:t>
              </w:r>
            </w:ins>
          </w:p>
          <w:p w14:paraId="7ED19767" w14:textId="77777777" w:rsidR="00860C7A" w:rsidRPr="00A00ED4" w:rsidRDefault="00860C7A" w:rsidP="00860C7A">
            <w:pPr>
              <w:pStyle w:val="XML1"/>
              <w:rPr>
                <w:ins w:id="5127" w:author="Thomas Dietz" w:date="2012-08-13T13:42:00Z"/>
                <w:rPrChange w:id="5128" w:author="Thomas Dietz" w:date="2012-08-13T14:50:00Z">
                  <w:rPr>
                    <w:ins w:id="5129" w:author="Thomas Dietz" w:date="2012-08-13T13:42:00Z"/>
                    <w:b/>
                  </w:rPr>
                </w:rPrChange>
              </w:rPr>
            </w:pPr>
            <w:ins w:id="5130" w:author="Thomas Dietz" w:date="2012-08-13T13:42:00Z">
              <w:r w:rsidRPr="00A00ED4">
                <w:rPr>
                  <w:rPrChange w:id="5131" w:author="Thomas Dietz" w:date="2012-08-13T14:50:00Z">
                    <w:rPr>
                      <w:b/>
                    </w:rPr>
                  </w:rPrChange>
                </w:rPr>
                <w:t xml:space="preserve">        &lt;xs:annotation&gt;</w:t>
              </w:r>
            </w:ins>
          </w:p>
          <w:p w14:paraId="49AA423A" w14:textId="77777777" w:rsidR="00860C7A" w:rsidRPr="00A00ED4" w:rsidRDefault="00860C7A" w:rsidP="00860C7A">
            <w:pPr>
              <w:pStyle w:val="XML1"/>
              <w:rPr>
                <w:ins w:id="5132" w:author="Thomas Dietz" w:date="2012-08-13T13:42:00Z"/>
                <w:rPrChange w:id="5133" w:author="Thomas Dietz" w:date="2012-08-13T14:50:00Z">
                  <w:rPr>
                    <w:ins w:id="5134" w:author="Thomas Dietz" w:date="2012-08-13T13:42:00Z"/>
                    <w:b/>
                  </w:rPr>
                </w:rPrChange>
              </w:rPr>
            </w:pPr>
            <w:ins w:id="5135" w:author="Thomas Dietz" w:date="2012-08-13T13:42:00Z">
              <w:r w:rsidRPr="00A00ED4">
                <w:rPr>
                  <w:rPrChange w:id="5136" w:author="Thomas Dietz" w:date="2012-08-13T14:50:00Z">
                    <w:rPr>
                      <w:b/>
                    </w:rPr>
                  </w:rPrChange>
                </w:rPr>
                <w:t xml:space="preserve">          &lt;xs:documentation&gt;</w:t>
              </w:r>
            </w:ins>
          </w:p>
          <w:p w14:paraId="23BB95FF" w14:textId="77777777" w:rsidR="00860C7A" w:rsidRPr="00A00ED4" w:rsidRDefault="00860C7A" w:rsidP="00860C7A">
            <w:pPr>
              <w:pStyle w:val="XML1"/>
              <w:rPr>
                <w:ins w:id="5137" w:author="Thomas Dietz" w:date="2012-08-13T13:42:00Z"/>
                <w:rPrChange w:id="5138" w:author="Thomas Dietz" w:date="2012-08-13T14:50:00Z">
                  <w:rPr>
                    <w:ins w:id="5139" w:author="Thomas Dietz" w:date="2012-08-13T13:42:00Z"/>
                    <w:b/>
                  </w:rPr>
                </w:rPrChange>
              </w:rPr>
            </w:pPr>
            <w:ins w:id="5140" w:author="Thomas Dietz" w:date="2012-08-13T13:42:00Z">
              <w:r w:rsidRPr="00A00ED4">
                <w:rPr>
                  <w:rPrChange w:id="5141" w:author="Thomas Dietz" w:date="2012-08-13T14:50:00Z">
                    <w:rPr>
                      <w:b/>
                    </w:rPr>
                  </w:rPrChange>
                </w:rPr>
                <w:t xml:space="preserve">            Specify the group capabilities supported by the</w:t>
              </w:r>
            </w:ins>
          </w:p>
          <w:p w14:paraId="6E7612D4" w14:textId="77777777" w:rsidR="00860C7A" w:rsidRPr="00A00ED4" w:rsidRDefault="00860C7A" w:rsidP="00860C7A">
            <w:pPr>
              <w:pStyle w:val="XML1"/>
              <w:rPr>
                <w:ins w:id="5142" w:author="Thomas Dietz" w:date="2012-08-13T13:42:00Z"/>
                <w:rPrChange w:id="5143" w:author="Thomas Dietz" w:date="2012-08-13T14:50:00Z">
                  <w:rPr>
                    <w:ins w:id="5144" w:author="Thomas Dietz" w:date="2012-08-13T13:42:00Z"/>
                    <w:b/>
                  </w:rPr>
                </w:rPrChange>
              </w:rPr>
            </w:pPr>
            <w:ins w:id="5145" w:author="Thomas Dietz" w:date="2012-08-13T13:42:00Z">
              <w:r w:rsidRPr="00A00ED4">
                <w:rPr>
                  <w:rPrChange w:id="5146" w:author="Thomas Dietz" w:date="2012-08-13T14:50:00Z">
                    <w:rPr>
                      <w:b/>
                    </w:rPr>
                  </w:rPrChange>
                </w:rPr>
                <w:t xml:space="preserve">            logical switch.</w:t>
              </w:r>
            </w:ins>
          </w:p>
          <w:p w14:paraId="42BD3BE3" w14:textId="77777777" w:rsidR="00860C7A" w:rsidRPr="00A00ED4" w:rsidRDefault="00860C7A" w:rsidP="00860C7A">
            <w:pPr>
              <w:pStyle w:val="XML1"/>
              <w:rPr>
                <w:ins w:id="5147" w:author="Thomas Dietz" w:date="2012-08-13T13:42:00Z"/>
                <w:rPrChange w:id="5148" w:author="Thomas Dietz" w:date="2012-08-13T14:50:00Z">
                  <w:rPr>
                    <w:ins w:id="5149" w:author="Thomas Dietz" w:date="2012-08-13T13:42:00Z"/>
                    <w:b/>
                  </w:rPr>
                </w:rPrChange>
              </w:rPr>
            </w:pPr>
            <w:ins w:id="5150" w:author="Thomas Dietz" w:date="2012-08-13T13:42:00Z">
              <w:r w:rsidRPr="00A00ED4">
                <w:rPr>
                  <w:rPrChange w:id="5151" w:author="Thomas Dietz" w:date="2012-08-13T14:50:00Z">
                    <w:rPr>
                      <w:b/>
                    </w:rPr>
                  </w:rPrChange>
                </w:rPr>
                <w:t xml:space="preserve">          &lt;/xs:documentation&gt;</w:t>
              </w:r>
            </w:ins>
          </w:p>
          <w:p w14:paraId="70AF4A74" w14:textId="77777777" w:rsidR="00860C7A" w:rsidRPr="00A00ED4" w:rsidRDefault="00860C7A" w:rsidP="00860C7A">
            <w:pPr>
              <w:pStyle w:val="XML1"/>
              <w:rPr>
                <w:ins w:id="5152" w:author="Thomas Dietz" w:date="2012-08-13T13:42:00Z"/>
                <w:rPrChange w:id="5153" w:author="Thomas Dietz" w:date="2012-08-13T14:50:00Z">
                  <w:rPr>
                    <w:ins w:id="5154" w:author="Thomas Dietz" w:date="2012-08-13T13:42:00Z"/>
                    <w:b/>
                  </w:rPr>
                </w:rPrChange>
              </w:rPr>
            </w:pPr>
            <w:ins w:id="5155" w:author="Thomas Dietz" w:date="2012-08-13T13:42:00Z">
              <w:r w:rsidRPr="00A00ED4">
                <w:rPr>
                  <w:rPrChange w:id="5156" w:author="Thomas Dietz" w:date="2012-08-13T14:50:00Z">
                    <w:rPr>
                      <w:b/>
                    </w:rPr>
                  </w:rPrChange>
                </w:rPr>
                <w:t xml:space="preserve">        &lt;/xs:annotation&gt;</w:t>
              </w:r>
            </w:ins>
          </w:p>
          <w:p w14:paraId="0FC83FED" w14:textId="77777777" w:rsidR="00860C7A" w:rsidRPr="00A00ED4" w:rsidRDefault="00860C7A" w:rsidP="00860C7A">
            <w:pPr>
              <w:pStyle w:val="XML1"/>
              <w:rPr>
                <w:ins w:id="5157" w:author="Thomas Dietz" w:date="2012-08-13T13:42:00Z"/>
                <w:rPrChange w:id="5158" w:author="Thomas Dietz" w:date="2012-08-13T14:50:00Z">
                  <w:rPr>
                    <w:ins w:id="5159" w:author="Thomas Dietz" w:date="2012-08-13T13:42:00Z"/>
                    <w:b/>
                  </w:rPr>
                </w:rPrChange>
              </w:rPr>
            </w:pPr>
            <w:ins w:id="5160" w:author="Thomas Dietz" w:date="2012-08-13T13:42:00Z">
              <w:r w:rsidRPr="00A00ED4">
                <w:rPr>
                  <w:rPrChange w:id="5161" w:author="Thomas Dietz" w:date="2012-08-13T14:50:00Z">
                    <w:rPr>
                      <w:b/>
                    </w:rPr>
                  </w:rPrChange>
                </w:rPr>
                <w:t xml:space="preserve">        &lt;xs:complexType&gt;</w:t>
              </w:r>
            </w:ins>
          </w:p>
          <w:p w14:paraId="10491D46" w14:textId="77777777" w:rsidR="00860C7A" w:rsidRPr="00A00ED4" w:rsidRDefault="00860C7A" w:rsidP="00860C7A">
            <w:pPr>
              <w:pStyle w:val="XML1"/>
              <w:rPr>
                <w:ins w:id="5162" w:author="Thomas Dietz" w:date="2012-08-13T13:42:00Z"/>
                <w:rPrChange w:id="5163" w:author="Thomas Dietz" w:date="2012-08-13T14:50:00Z">
                  <w:rPr>
                    <w:ins w:id="5164" w:author="Thomas Dietz" w:date="2012-08-13T13:42:00Z"/>
                    <w:b/>
                  </w:rPr>
                </w:rPrChange>
              </w:rPr>
            </w:pPr>
            <w:ins w:id="5165" w:author="Thomas Dietz" w:date="2012-08-13T13:42:00Z">
              <w:r w:rsidRPr="00A00ED4">
                <w:rPr>
                  <w:rPrChange w:id="5166" w:author="Thomas Dietz" w:date="2012-08-13T14:50:00Z">
                    <w:rPr>
                      <w:b/>
                    </w:rPr>
                  </w:rPrChange>
                </w:rPr>
                <w:t xml:space="preserve">          &lt;xs:sequence&gt;</w:t>
              </w:r>
            </w:ins>
          </w:p>
          <w:p w14:paraId="5FF4C66B" w14:textId="77777777" w:rsidR="00860C7A" w:rsidRPr="00A00ED4" w:rsidRDefault="00860C7A" w:rsidP="00860C7A">
            <w:pPr>
              <w:pStyle w:val="XML1"/>
              <w:rPr>
                <w:ins w:id="5167" w:author="Thomas Dietz" w:date="2012-08-13T13:42:00Z"/>
                <w:rPrChange w:id="5168" w:author="Thomas Dietz" w:date="2012-08-13T14:50:00Z">
                  <w:rPr>
                    <w:ins w:id="5169" w:author="Thomas Dietz" w:date="2012-08-13T13:42:00Z"/>
                    <w:b/>
                  </w:rPr>
                </w:rPrChange>
              </w:rPr>
            </w:pPr>
            <w:ins w:id="5170" w:author="Thomas Dietz" w:date="2012-08-13T13:42:00Z">
              <w:r w:rsidRPr="00A00ED4">
                <w:rPr>
                  <w:rPrChange w:id="5171" w:author="Thomas Dietz" w:date="2012-08-13T14:50:00Z">
                    <w:rPr>
                      <w:b/>
                    </w:rPr>
                  </w:rPrChange>
                </w:rPr>
                <w:t xml:space="preserve">            &lt;xs:element name="capability" minOccurs="0" maxOccurs="unbounded"&gt;</w:t>
              </w:r>
            </w:ins>
          </w:p>
          <w:p w14:paraId="4C6CD55B" w14:textId="77777777" w:rsidR="00860C7A" w:rsidRPr="00A00ED4" w:rsidRDefault="00860C7A" w:rsidP="00860C7A">
            <w:pPr>
              <w:pStyle w:val="XML1"/>
              <w:rPr>
                <w:ins w:id="5172" w:author="Thomas Dietz" w:date="2012-08-13T13:42:00Z"/>
                <w:rPrChange w:id="5173" w:author="Thomas Dietz" w:date="2012-08-13T14:50:00Z">
                  <w:rPr>
                    <w:ins w:id="5174" w:author="Thomas Dietz" w:date="2012-08-13T13:42:00Z"/>
                    <w:b/>
                  </w:rPr>
                </w:rPrChange>
              </w:rPr>
            </w:pPr>
            <w:ins w:id="5175" w:author="Thomas Dietz" w:date="2012-08-13T13:42:00Z">
              <w:r w:rsidRPr="00A00ED4">
                <w:rPr>
                  <w:rPrChange w:id="5176" w:author="Thomas Dietz" w:date="2012-08-13T14:50:00Z">
                    <w:rPr>
                      <w:b/>
                    </w:rPr>
                  </w:rPrChange>
                </w:rPr>
                <w:t xml:space="preserve">              &lt;xs:simpleType&gt;</w:t>
              </w:r>
            </w:ins>
          </w:p>
          <w:p w14:paraId="0641DFC6" w14:textId="77777777" w:rsidR="00860C7A" w:rsidRPr="00A00ED4" w:rsidRDefault="00860C7A" w:rsidP="00860C7A">
            <w:pPr>
              <w:pStyle w:val="XML1"/>
              <w:rPr>
                <w:ins w:id="5177" w:author="Thomas Dietz" w:date="2012-08-13T13:42:00Z"/>
                <w:rPrChange w:id="5178" w:author="Thomas Dietz" w:date="2012-08-13T14:50:00Z">
                  <w:rPr>
                    <w:ins w:id="5179" w:author="Thomas Dietz" w:date="2012-08-13T13:42:00Z"/>
                    <w:b/>
                  </w:rPr>
                </w:rPrChange>
              </w:rPr>
            </w:pPr>
            <w:ins w:id="5180" w:author="Thomas Dietz" w:date="2012-08-13T13:42:00Z">
              <w:r w:rsidRPr="00A00ED4">
                <w:rPr>
                  <w:rPrChange w:id="5181" w:author="Thomas Dietz" w:date="2012-08-13T14:50:00Z">
                    <w:rPr>
                      <w:b/>
                    </w:rPr>
                  </w:rPrChange>
                </w:rPr>
                <w:t xml:space="preserve">                &lt;xs:restriction base="xs:string"&gt;</w:t>
              </w:r>
            </w:ins>
          </w:p>
          <w:p w14:paraId="28326EFF" w14:textId="77777777" w:rsidR="00860C7A" w:rsidRPr="00A00ED4" w:rsidRDefault="00860C7A" w:rsidP="00860C7A">
            <w:pPr>
              <w:pStyle w:val="XML1"/>
              <w:rPr>
                <w:ins w:id="5182" w:author="Thomas Dietz" w:date="2012-08-13T13:42:00Z"/>
                <w:rPrChange w:id="5183" w:author="Thomas Dietz" w:date="2012-08-13T14:50:00Z">
                  <w:rPr>
                    <w:ins w:id="5184" w:author="Thomas Dietz" w:date="2012-08-13T13:42:00Z"/>
                    <w:b/>
                  </w:rPr>
                </w:rPrChange>
              </w:rPr>
            </w:pPr>
            <w:ins w:id="5185" w:author="Thomas Dietz" w:date="2012-08-13T13:42:00Z">
              <w:r w:rsidRPr="00A00ED4">
                <w:rPr>
                  <w:rPrChange w:id="5186" w:author="Thomas Dietz" w:date="2012-08-13T14:50:00Z">
                    <w:rPr>
                      <w:b/>
                    </w:rPr>
                  </w:rPrChange>
                </w:rPr>
                <w:t xml:space="preserve">                  &lt;xs:enumeration value="select-weight"/&gt;</w:t>
              </w:r>
            </w:ins>
          </w:p>
          <w:p w14:paraId="31D8EBBA" w14:textId="77777777" w:rsidR="00860C7A" w:rsidRPr="00A00ED4" w:rsidRDefault="00860C7A" w:rsidP="00860C7A">
            <w:pPr>
              <w:pStyle w:val="XML1"/>
              <w:rPr>
                <w:ins w:id="5187" w:author="Thomas Dietz" w:date="2012-08-13T13:42:00Z"/>
                <w:rPrChange w:id="5188" w:author="Thomas Dietz" w:date="2012-08-13T14:50:00Z">
                  <w:rPr>
                    <w:ins w:id="5189" w:author="Thomas Dietz" w:date="2012-08-13T13:42:00Z"/>
                    <w:b/>
                  </w:rPr>
                </w:rPrChange>
              </w:rPr>
            </w:pPr>
            <w:ins w:id="5190" w:author="Thomas Dietz" w:date="2012-08-13T13:42:00Z">
              <w:r w:rsidRPr="00A00ED4">
                <w:rPr>
                  <w:rPrChange w:id="5191" w:author="Thomas Dietz" w:date="2012-08-13T14:50:00Z">
                    <w:rPr>
                      <w:b/>
                    </w:rPr>
                  </w:rPrChange>
                </w:rPr>
                <w:t xml:space="preserve">                  &lt;xs:enumeration value="select-liveness"/&gt;</w:t>
              </w:r>
            </w:ins>
          </w:p>
          <w:p w14:paraId="69D81629" w14:textId="77777777" w:rsidR="00860C7A" w:rsidRPr="00A00ED4" w:rsidRDefault="00860C7A" w:rsidP="00860C7A">
            <w:pPr>
              <w:pStyle w:val="XML1"/>
              <w:rPr>
                <w:ins w:id="5192" w:author="Thomas Dietz" w:date="2012-08-13T13:42:00Z"/>
                <w:rPrChange w:id="5193" w:author="Thomas Dietz" w:date="2012-08-13T14:50:00Z">
                  <w:rPr>
                    <w:ins w:id="5194" w:author="Thomas Dietz" w:date="2012-08-13T13:42:00Z"/>
                    <w:b/>
                  </w:rPr>
                </w:rPrChange>
              </w:rPr>
            </w:pPr>
            <w:ins w:id="5195" w:author="Thomas Dietz" w:date="2012-08-13T13:42:00Z">
              <w:r w:rsidRPr="00A00ED4">
                <w:rPr>
                  <w:rPrChange w:id="5196" w:author="Thomas Dietz" w:date="2012-08-13T14:50:00Z">
                    <w:rPr>
                      <w:b/>
                    </w:rPr>
                  </w:rPrChange>
                </w:rPr>
                <w:t xml:space="preserve">                  &lt;xs:enumeration value="chaining"/&gt;</w:t>
              </w:r>
            </w:ins>
          </w:p>
          <w:p w14:paraId="21D709B3" w14:textId="77777777" w:rsidR="00860C7A" w:rsidRPr="00A00ED4" w:rsidRDefault="00860C7A" w:rsidP="00860C7A">
            <w:pPr>
              <w:pStyle w:val="XML1"/>
              <w:rPr>
                <w:ins w:id="5197" w:author="Thomas Dietz" w:date="2012-08-13T13:42:00Z"/>
                <w:rPrChange w:id="5198" w:author="Thomas Dietz" w:date="2012-08-13T14:50:00Z">
                  <w:rPr>
                    <w:ins w:id="5199" w:author="Thomas Dietz" w:date="2012-08-13T13:42:00Z"/>
                    <w:b/>
                  </w:rPr>
                </w:rPrChange>
              </w:rPr>
            </w:pPr>
            <w:ins w:id="5200" w:author="Thomas Dietz" w:date="2012-08-13T13:42:00Z">
              <w:r w:rsidRPr="00A00ED4">
                <w:rPr>
                  <w:rPrChange w:id="5201" w:author="Thomas Dietz" w:date="2012-08-13T14:50:00Z">
                    <w:rPr>
                      <w:b/>
                    </w:rPr>
                  </w:rPrChange>
                </w:rPr>
                <w:t xml:space="preserve">                  &lt;xs:enumeration value="chaining-check"/&gt;</w:t>
              </w:r>
            </w:ins>
          </w:p>
          <w:p w14:paraId="519BD398" w14:textId="77777777" w:rsidR="00860C7A" w:rsidRPr="00A00ED4" w:rsidRDefault="00860C7A" w:rsidP="00860C7A">
            <w:pPr>
              <w:pStyle w:val="XML1"/>
              <w:rPr>
                <w:ins w:id="5202" w:author="Thomas Dietz" w:date="2012-08-13T13:42:00Z"/>
                <w:rPrChange w:id="5203" w:author="Thomas Dietz" w:date="2012-08-13T14:50:00Z">
                  <w:rPr>
                    <w:ins w:id="5204" w:author="Thomas Dietz" w:date="2012-08-13T13:42:00Z"/>
                    <w:b/>
                  </w:rPr>
                </w:rPrChange>
              </w:rPr>
            </w:pPr>
            <w:ins w:id="5205" w:author="Thomas Dietz" w:date="2012-08-13T13:42:00Z">
              <w:r w:rsidRPr="00A00ED4">
                <w:rPr>
                  <w:rPrChange w:id="5206" w:author="Thomas Dietz" w:date="2012-08-13T14:50:00Z">
                    <w:rPr>
                      <w:b/>
                    </w:rPr>
                  </w:rPrChange>
                </w:rPr>
                <w:t xml:space="preserve">                &lt;/xs:restriction&gt;</w:t>
              </w:r>
            </w:ins>
          </w:p>
          <w:p w14:paraId="62115791" w14:textId="77777777" w:rsidR="00860C7A" w:rsidRPr="00A00ED4" w:rsidRDefault="00860C7A" w:rsidP="00860C7A">
            <w:pPr>
              <w:pStyle w:val="XML1"/>
              <w:rPr>
                <w:ins w:id="5207" w:author="Thomas Dietz" w:date="2012-08-13T13:42:00Z"/>
                <w:rPrChange w:id="5208" w:author="Thomas Dietz" w:date="2012-08-13T14:50:00Z">
                  <w:rPr>
                    <w:ins w:id="5209" w:author="Thomas Dietz" w:date="2012-08-13T13:42:00Z"/>
                    <w:b/>
                  </w:rPr>
                </w:rPrChange>
              </w:rPr>
            </w:pPr>
            <w:ins w:id="5210" w:author="Thomas Dietz" w:date="2012-08-13T13:42:00Z">
              <w:r w:rsidRPr="00A00ED4">
                <w:rPr>
                  <w:rPrChange w:id="5211" w:author="Thomas Dietz" w:date="2012-08-13T14:50:00Z">
                    <w:rPr>
                      <w:b/>
                    </w:rPr>
                  </w:rPrChange>
                </w:rPr>
                <w:t xml:space="preserve">              &lt;/xs:simpleType&gt;</w:t>
              </w:r>
            </w:ins>
          </w:p>
          <w:p w14:paraId="4E593E5A" w14:textId="77777777" w:rsidR="00860C7A" w:rsidRPr="00A00ED4" w:rsidRDefault="00860C7A" w:rsidP="00860C7A">
            <w:pPr>
              <w:pStyle w:val="XML1"/>
              <w:rPr>
                <w:ins w:id="5212" w:author="Thomas Dietz" w:date="2012-08-13T13:42:00Z"/>
                <w:rPrChange w:id="5213" w:author="Thomas Dietz" w:date="2012-08-13T14:50:00Z">
                  <w:rPr>
                    <w:ins w:id="5214" w:author="Thomas Dietz" w:date="2012-08-13T13:42:00Z"/>
                    <w:b/>
                  </w:rPr>
                </w:rPrChange>
              </w:rPr>
            </w:pPr>
            <w:ins w:id="5215" w:author="Thomas Dietz" w:date="2012-08-13T13:42:00Z">
              <w:r w:rsidRPr="00A00ED4">
                <w:rPr>
                  <w:rPrChange w:id="5216" w:author="Thomas Dietz" w:date="2012-08-13T14:50:00Z">
                    <w:rPr>
                      <w:b/>
                    </w:rPr>
                  </w:rPrChange>
                </w:rPr>
                <w:t xml:space="preserve">            &lt;/xs:element&gt;</w:t>
              </w:r>
            </w:ins>
          </w:p>
          <w:p w14:paraId="50B9D305" w14:textId="77777777" w:rsidR="00860C7A" w:rsidRPr="00A00ED4" w:rsidRDefault="00860C7A" w:rsidP="00860C7A">
            <w:pPr>
              <w:pStyle w:val="XML1"/>
              <w:rPr>
                <w:ins w:id="5217" w:author="Thomas Dietz" w:date="2012-08-13T13:42:00Z"/>
                <w:rPrChange w:id="5218" w:author="Thomas Dietz" w:date="2012-08-13T14:50:00Z">
                  <w:rPr>
                    <w:ins w:id="5219" w:author="Thomas Dietz" w:date="2012-08-13T13:42:00Z"/>
                    <w:b/>
                  </w:rPr>
                </w:rPrChange>
              </w:rPr>
            </w:pPr>
            <w:ins w:id="5220" w:author="Thomas Dietz" w:date="2012-08-13T13:42:00Z">
              <w:r w:rsidRPr="00A00ED4">
                <w:rPr>
                  <w:rPrChange w:id="5221" w:author="Thomas Dietz" w:date="2012-08-13T14:50:00Z">
                    <w:rPr>
                      <w:b/>
                    </w:rPr>
                  </w:rPrChange>
                </w:rPr>
                <w:t xml:space="preserve">          &lt;/xs:sequence&gt;</w:t>
              </w:r>
            </w:ins>
          </w:p>
          <w:p w14:paraId="03E135DF" w14:textId="77777777" w:rsidR="00860C7A" w:rsidRPr="00A00ED4" w:rsidRDefault="00860C7A" w:rsidP="00860C7A">
            <w:pPr>
              <w:pStyle w:val="XML1"/>
              <w:rPr>
                <w:ins w:id="5222" w:author="Thomas Dietz" w:date="2012-08-13T13:42:00Z"/>
                <w:rPrChange w:id="5223" w:author="Thomas Dietz" w:date="2012-08-13T14:50:00Z">
                  <w:rPr>
                    <w:ins w:id="5224" w:author="Thomas Dietz" w:date="2012-08-13T13:42:00Z"/>
                    <w:b/>
                  </w:rPr>
                </w:rPrChange>
              </w:rPr>
            </w:pPr>
            <w:ins w:id="5225" w:author="Thomas Dietz" w:date="2012-08-13T13:42:00Z">
              <w:r w:rsidRPr="00A00ED4">
                <w:rPr>
                  <w:rPrChange w:id="5226" w:author="Thomas Dietz" w:date="2012-08-13T14:50:00Z">
                    <w:rPr>
                      <w:b/>
                    </w:rPr>
                  </w:rPrChange>
                </w:rPr>
                <w:t xml:space="preserve">        &lt;/xs:complexType&gt;</w:t>
              </w:r>
            </w:ins>
          </w:p>
          <w:p w14:paraId="71DC5153" w14:textId="77777777" w:rsidR="00860C7A" w:rsidRPr="00A00ED4" w:rsidRDefault="00860C7A" w:rsidP="00860C7A">
            <w:pPr>
              <w:pStyle w:val="XML1"/>
              <w:rPr>
                <w:ins w:id="5227" w:author="Thomas Dietz" w:date="2012-08-13T13:42:00Z"/>
                <w:rPrChange w:id="5228" w:author="Thomas Dietz" w:date="2012-08-13T14:50:00Z">
                  <w:rPr>
                    <w:ins w:id="5229" w:author="Thomas Dietz" w:date="2012-08-13T13:42:00Z"/>
                    <w:b/>
                  </w:rPr>
                </w:rPrChange>
              </w:rPr>
            </w:pPr>
            <w:ins w:id="5230" w:author="Thomas Dietz" w:date="2012-08-13T13:42:00Z">
              <w:r w:rsidRPr="00A00ED4">
                <w:rPr>
                  <w:rPrChange w:id="5231" w:author="Thomas Dietz" w:date="2012-08-13T14:50:00Z">
                    <w:rPr>
                      <w:b/>
                    </w:rPr>
                  </w:rPrChange>
                </w:rPr>
                <w:t xml:space="preserve">      &lt;/xs:element&gt;</w:t>
              </w:r>
            </w:ins>
          </w:p>
          <w:p w14:paraId="2C28C887" w14:textId="77777777" w:rsidR="00860C7A" w:rsidRPr="00A00ED4" w:rsidRDefault="00860C7A" w:rsidP="00860C7A">
            <w:pPr>
              <w:pStyle w:val="XML1"/>
              <w:rPr>
                <w:ins w:id="5232" w:author="Thomas Dietz" w:date="2012-08-13T13:42:00Z"/>
                <w:rPrChange w:id="5233" w:author="Thomas Dietz" w:date="2012-08-13T14:50:00Z">
                  <w:rPr>
                    <w:ins w:id="5234" w:author="Thomas Dietz" w:date="2012-08-13T13:42:00Z"/>
                    <w:b/>
                  </w:rPr>
                </w:rPrChange>
              </w:rPr>
            </w:pPr>
            <w:ins w:id="5235" w:author="Thomas Dietz" w:date="2012-08-13T13:42:00Z">
              <w:r w:rsidRPr="00A00ED4">
                <w:rPr>
                  <w:rPrChange w:id="5236" w:author="Thomas Dietz" w:date="2012-08-13T14:50:00Z">
                    <w:rPr>
                      <w:b/>
                    </w:rPr>
                  </w:rPrChange>
                </w:rPr>
                <w:t xml:space="preserve">      &lt;xs:element name="action-types"&gt;</w:t>
              </w:r>
            </w:ins>
          </w:p>
          <w:p w14:paraId="33A1A1C2" w14:textId="77777777" w:rsidR="00860C7A" w:rsidRPr="00A00ED4" w:rsidRDefault="00860C7A" w:rsidP="00860C7A">
            <w:pPr>
              <w:pStyle w:val="XML1"/>
              <w:rPr>
                <w:ins w:id="5237" w:author="Thomas Dietz" w:date="2012-08-13T13:42:00Z"/>
                <w:rPrChange w:id="5238" w:author="Thomas Dietz" w:date="2012-08-13T14:50:00Z">
                  <w:rPr>
                    <w:ins w:id="5239" w:author="Thomas Dietz" w:date="2012-08-13T13:42:00Z"/>
                    <w:b/>
                  </w:rPr>
                </w:rPrChange>
              </w:rPr>
            </w:pPr>
            <w:ins w:id="5240" w:author="Thomas Dietz" w:date="2012-08-13T13:42:00Z">
              <w:r w:rsidRPr="00A00ED4">
                <w:rPr>
                  <w:rPrChange w:id="5241" w:author="Thomas Dietz" w:date="2012-08-13T14:50:00Z">
                    <w:rPr>
                      <w:b/>
                    </w:rPr>
                  </w:rPrChange>
                </w:rPr>
                <w:t xml:space="preserve">        &lt;xs:annotation&gt;</w:t>
              </w:r>
            </w:ins>
          </w:p>
          <w:p w14:paraId="5AC76A97" w14:textId="77777777" w:rsidR="00860C7A" w:rsidRPr="00A00ED4" w:rsidRDefault="00860C7A" w:rsidP="00860C7A">
            <w:pPr>
              <w:pStyle w:val="XML1"/>
              <w:rPr>
                <w:ins w:id="5242" w:author="Thomas Dietz" w:date="2012-08-13T13:42:00Z"/>
                <w:rPrChange w:id="5243" w:author="Thomas Dietz" w:date="2012-08-13T14:50:00Z">
                  <w:rPr>
                    <w:ins w:id="5244" w:author="Thomas Dietz" w:date="2012-08-13T13:42:00Z"/>
                    <w:b/>
                  </w:rPr>
                </w:rPrChange>
              </w:rPr>
            </w:pPr>
            <w:ins w:id="5245" w:author="Thomas Dietz" w:date="2012-08-13T13:42:00Z">
              <w:r w:rsidRPr="00A00ED4">
                <w:rPr>
                  <w:rPrChange w:id="5246" w:author="Thomas Dietz" w:date="2012-08-13T14:50:00Z">
                    <w:rPr>
                      <w:b/>
                    </w:rPr>
                  </w:rPrChange>
                </w:rPr>
                <w:t xml:space="preserve">          &lt;xs:documentation&gt;</w:t>
              </w:r>
            </w:ins>
          </w:p>
          <w:p w14:paraId="2F50F7E7" w14:textId="77777777" w:rsidR="00860C7A" w:rsidRPr="00A00ED4" w:rsidRDefault="00860C7A" w:rsidP="00860C7A">
            <w:pPr>
              <w:pStyle w:val="XML1"/>
              <w:rPr>
                <w:ins w:id="5247" w:author="Thomas Dietz" w:date="2012-08-13T13:42:00Z"/>
                <w:rPrChange w:id="5248" w:author="Thomas Dietz" w:date="2012-08-13T14:50:00Z">
                  <w:rPr>
                    <w:ins w:id="5249" w:author="Thomas Dietz" w:date="2012-08-13T13:42:00Z"/>
                    <w:b/>
                  </w:rPr>
                </w:rPrChange>
              </w:rPr>
            </w:pPr>
            <w:ins w:id="5250" w:author="Thomas Dietz" w:date="2012-08-13T13:42:00Z">
              <w:r w:rsidRPr="00A00ED4">
                <w:rPr>
                  <w:rPrChange w:id="5251" w:author="Thomas Dietz" w:date="2012-08-13T14:50:00Z">
                    <w:rPr>
                      <w:b/>
                    </w:rPr>
                  </w:rPrChange>
                </w:rPr>
                <w:t xml:space="preserve">            Specify the action types supported by the</w:t>
              </w:r>
            </w:ins>
          </w:p>
          <w:p w14:paraId="5043129D" w14:textId="77777777" w:rsidR="00860C7A" w:rsidRPr="00A00ED4" w:rsidRDefault="00860C7A" w:rsidP="00860C7A">
            <w:pPr>
              <w:pStyle w:val="XML1"/>
              <w:rPr>
                <w:ins w:id="5252" w:author="Thomas Dietz" w:date="2012-08-13T13:42:00Z"/>
                <w:rPrChange w:id="5253" w:author="Thomas Dietz" w:date="2012-08-13T14:50:00Z">
                  <w:rPr>
                    <w:ins w:id="5254" w:author="Thomas Dietz" w:date="2012-08-13T13:42:00Z"/>
                    <w:b/>
                  </w:rPr>
                </w:rPrChange>
              </w:rPr>
            </w:pPr>
            <w:ins w:id="5255" w:author="Thomas Dietz" w:date="2012-08-13T13:42:00Z">
              <w:r w:rsidRPr="00A00ED4">
                <w:rPr>
                  <w:rPrChange w:id="5256" w:author="Thomas Dietz" w:date="2012-08-13T14:50:00Z">
                    <w:rPr>
                      <w:b/>
                    </w:rPr>
                  </w:rPrChange>
                </w:rPr>
                <w:t xml:space="preserve">            logical switch.</w:t>
              </w:r>
            </w:ins>
          </w:p>
          <w:p w14:paraId="382DE5A1" w14:textId="77777777" w:rsidR="00860C7A" w:rsidRPr="00A00ED4" w:rsidRDefault="00860C7A" w:rsidP="00860C7A">
            <w:pPr>
              <w:pStyle w:val="XML1"/>
              <w:rPr>
                <w:ins w:id="5257" w:author="Thomas Dietz" w:date="2012-08-13T13:42:00Z"/>
                <w:rPrChange w:id="5258" w:author="Thomas Dietz" w:date="2012-08-13T14:50:00Z">
                  <w:rPr>
                    <w:ins w:id="5259" w:author="Thomas Dietz" w:date="2012-08-13T13:42:00Z"/>
                    <w:b/>
                  </w:rPr>
                </w:rPrChange>
              </w:rPr>
            </w:pPr>
            <w:ins w:id="5260" w:author="Thomas Dietz" w:date="2012-08-13T13:42:00Z">
              <w:r w:rsidRPr="00A00ED4">
                <w:rPr>
                  <w:rPrChange w:id="5261" w:author="Thomas Dietz" w:date="2012-08-13T14:50:00Z">
                    <w:rPr>
                      <w:b/>
                    </w:rPr>
                  </w:rPrChange>
                </w:rPr>
                <w:t xml:space="preserve">          &lt;/xs:documentation&gt;</w:t>
              </w:r>
            </w:ins>
          </w:p>
          <w:p w14:paraId="53CF2E19" w14:textId="77777777" w:rsidR="00860C7A" w:rsidRPr="00A00ED4" w:rsidRDefault="00860C7A" w:rsidP="00860C7A">
            <w:pPr>
              <w:pStyle w:val="XML1"/>
              <w:rPr>
                <w:ins w:id="5262" w:author="Thomas Dietz" w:date="2012-08-13T13:42:00Z"/>
                <w:rPrChange w:id="5263" w:author="Thomas Dietz" w:date="2012-08-13T14:50:00Z">
                  <w:rPr>
                    <w:ins w:id="5264" w:author="Thomas Dietz" w:date="2012-08-13T13:42:00Z"/>
                    <w:b/>
                  </w:rPr>
                </w:rPrChange>
              </w:rPr>
            </w:pPr>
            <w:ins w:id="5265" w:author="Thomas Dietz" w:date="2012-08-13T13:42:00Z">
              <w:r w:rsidRPr="00A00ED4">
                <w:rPr>
                  <w:rPrChange w:id="5266" w:author="Thomas Dietz" w:date="2012-08-13T14:50:00Z">
                    <w:rPr>
                      <w:b/>
                    </w:rPr>
                  </w:rPrChange>
                </w:rPr>
                <w:t xml:space="preserve">        &lt;/xs:annotation&gt;</w:t>
              </w:r>
            </w:ins>
          </w:p>
          <w:p w14:paraId="4E286267" w14:textId="77777777" w:rsidR="00860C7A" w:rsidRPr="00A00ED4" w:rsidRDefault="00860C7A" w:rsidP="00860C7A">
            <w:pPr>
              <w:pStyle w:val="XML1"/>
              <w:rPr>
                <w:ins w:id="5267" w:author="Thomas Dietz" w:date="2012-08-13T13:42:00Z"/>
                <w:rPrChange w:id="5268" w:author="Thomas Dietz" w:date="2012-08-13T14:50:00Z">
                  <w:rPr>
                    <w:ins w:id="5269" w:author="Thomas Dietz" w:date="2012-08-13T13:42:00Z"/>
                    <w:b/>
                  </w:rPr>
                </w:rPrChange>
              </w:rPr>
            </w:pPr>
            <w:ins w:id="5270" w:author="Thomas Dietz" w:date="2012-08-13T13:42:00Z">
              <w:r w:rsidRPr="00A00ED4">
                <w:rPr>
                  <w:rPrChange w:id="5271" w:author="Thomas Dietz" w:date="2012-08-13T14:50:00Z">
                    <w:rPr>
                      <w:b/>
                    </w:rPr>
                  </w:rPrChange>
                </w:rPr>
                <w:t xml:space="preserve">        &lt;xs:complexType&gt;</w:t>
              </w:r>
            </w:ins>
          </w:p>
          <w:p w14:paraId="7E53E3C7" w14:textId="77777777" w:rsidR="00860C7A" w:rsidRPr="00A00ED4" w:rsidRDefault="00860C7A" w:rsidP="00860C7A">
            <w:pPr>
              <w:pStyle w:val="XML1"/>
              <w:rPr>
                <w:ins w:id="5272" w:author="Thomas Dietz" w:date="2012-08-13T13:42:00Z"/>
                <w:rPrChange w:id="5273" w:author="Thomas Dietz" w:date="2012-08-13T14:50:00Z">
                  <w:rPr>
                    <w:ins w:id="5274" w:author="Thomas Dietz" w:date="2012-08-13T13:42:00Z"/>
                    <w:b/>
                  </w:rPr>
                </w:rPrChange>
              </w:rPr>
            </w:pPr>
            <w:ins w:id="5275" w:author="Thomas Dietz" w:date="2012-08-13T13:42:00Z">
              <w:r w:rsidRPr="00A00ED4">
                <w:rPr>
                  <w:rPrChange w:id="5276" w:author="Thomas Dietz" w:date="2012-08-13T14:50:00Z">
                    <w:rPr>
                      <w:b/>
                    </w:rPr>
                  </w:rPrChange>
                </w:rPr>
                <w:t xml:space="preserve">          &lt;xs:sequence&gt;</w:t>
              </w:r>
            </w:ins>
          </w:p>
          <w:p w14:paraId="73564BBE" w14:textId="77777777" w:rsidR="00860C7A" w:rsidRPr="00A00ED4" w:rsidRDefault="00860C7A" w:rsidP="00860C7A">
            <w:pPr>
              <w:pStyle w:val="XML1"/>
              <w:rPr>
                <w:ins w:id="5277" w:author="Thomas Dietz" w:date="2012-08-13T13:42:00Z"/>
                <w:rPrChange w:id="5278" w:author="Thomas Dietz" w:date="2012-08-13T14:50:00Z">
                  <w:rPr>
                    <w:ins w:id="5279" w:author="Thomas Dietz" w:date="2012-08-13T13:42:00Z"/>
                    <w:b/>
                  </w:rPr>
                </w:rPrChange>
              </w:rPr>
            </w:pPr>
            <w:ins w:id="5280" w:author="Thomas Dietz" w:date="2012-08-13T13:42:00Z">
              <w:r w:rsidRPr="00A00ED4">
                <w:rPr>
                  <w:rPrChange w:id="5281" w:author="Thomas Dietz" w:date="2012-08-13T14:50:00Z">
                    <w:rPr>
                      <w:b/>
                    </w:rPr>
                  </w:rPrChange>
                </w:rPr>
                <w:t xml:space="preserve">            &lt;xs:element name="type" minOccurs="0" maxOccurs="unbounded"  type="OFActionType"/&gt;</w:t>
              </w:r>
            </w:ins>
          </w:p>
          <w:p w14:paraId="50A49B01" w14:textId="77777777" w:rsidR="00860C7A" w:rsidRPr="00A00ED4" w:rsidRDefault="00860C7A" w:rsidP="00860C7A">
            <w:pPr>
              <w:pStyle w:val="XML1"/>
              <w:rPr>
                <w:ins w:id="5282" w:author="Thomas Dietz" w:date="2012-08-13T13:42:00Z"/>
                <w:rPrChange w:id="5283" w:author="Thomas Dietz" w:date="2012-08-13T14:50:00Z">
                  <w:rPr>
                    <w:ins w:id="5284" w:author="Thomas Dietz" w:date="2012-08-13T13:42:00Z"/>
                    <w:b/>
                  </w:rPr>
                </w:rPrChange>
              </w:rPr>
            </w:pPr>
            <w:ins w:id="5285" w:author="Thomas Dietz" w:date="2012-08-13T13:42:00Z">
              <w:r w:rsidRPr="00A00ED4">
                <w:rPr>
                  <w:rPrChange w:id="5286" w:author="Thomas Dietz" w:date="2012-08-13T14:50:00Z">
                    <w:rPr>
                      <w:b/>
                    </w:rPr>
                  </w:rPrChange>
                </w:rPr>
                <w:t xml:space="preserve">          &lt;/xs:sequence&gt;</w:t>
              </w:r>
            </w:ins>
          </w:p>
          <w:p w14:paraId="55DB4D41" w14:textId="77777777" w:rsidR="00860C7A" w:rsidRPr="00A00ED4" w:rsidRDefault="00860C7A" w:rsidP="00860C7A">
            <w:pPr>
              <w:pStyle w:val="XML1"/>
              <w:rPr>
                <w:ins w:id="5287" w:author="Thomas Dietz" w:date="2012-08-13T13:42:00Z"/>
                <w:rPrChange w:id="5288" w:author="Thomas Dietz" w:date="2012-08-13T14:50:00Z">
                  <w:rPr>
                    <w:ins w:id="5289" w:author="Thomas Dietz" w:date="2012-08-13T13:42:00Z"/>
                    <w:b/>
                  </w:rPr>
                </w:rPrChange>
              </w:rPr>
            </w:pPr>
            <w:ins w:id="5290" w:author="Thomas Dietz" w:date="2012-08-13T13:42:00Z">
              <w:r w:rsidRPr="00A00ED4">
                <w:rPr>
                  <w:rPrChange w:id="5291" w:author="Thomas Dietz" w:date="2012-08-13T14:50:00Z">
                    <w:rPr>
                      <w:b/>
                    </w:rPr>
                  </w:rPrChange>
                </w:rPr>
                <w:t xml:space="preserve">        &lt;/xs:complexType&gt;</w:t>
              </w:r>
            </w:ins>
          </w:p>
          <w:p w14:paraId="592F92EC" w14:textId="77777777" w:rsidR="00860C7A" w:rsidRPr="00A00ED4" w:rsidRDefault="00860C7A" w:rsidP="00860C7A">
            <w:pPr>
              <w:pStyle w:val="XML1"/>
              <w:rPr>
                <w:ins w:id="5292" w:author="Thomas Dietz" w:date="2012-08-13T13:42:00Z"/>
                <w:rPrChange w:id="5293" w:author="Thomas Dietz" w:date="2012-08-13T14:50:00Z">
                  <w:rPr>
                    <w:ins w:id="5294" w:author="Thomas Dietz" w:date="2012-08-13T13:42:00Z"/>
                    <w:b/>
                  </w:rPr>
                </w:rPrChange>
              </w:rPr>
            </w:pPr>
            <w:ins w:id="5295" w:author="Thomas Dietz" w:date="2012-08-13T13:42:00Z">
              <w:r w:rsidRPr="00A00ED4">
                <w:rPr>
                  <w:rPrChange w:id="5296" w:author="Thomas Dietz" w:date="2012-08-13T14:50:00Z">
                    <w:rPr>
                      <w:b/>
                    </w:rPr>
                  </w:rPrChange>
                </w:rPr>
                <w:t xml:space="preserve">      &lt;/xs:element&gt;</w:t>
              </w:r>
            </w:ins>
          </w:p>
          <w:p w14:paraId="11245F8C" w14:textId="77777777" w:rsidR="00860C7A" w:rsidRPr="00A00ED4" w:rsidRDefault="00860C7A" w:rsidP="00860C7A">
            <w:pPr>
              <w:pStyle w:val="XML1"/>
              <w:rPr>
                <w:ins w:id="5297" w:author="Thomas Dietz" w:date="2012-08-13T13:42:00Z"/>
                <w:rPrChange w:id="5298" w:author="Thomas Dietz" w:date="2012-08-13T14:50:00Z">
                  <w:rPr>
                    <w:ins w:id="5299" w:author="Thomas Dietz" w:date="2012-08-13T13:42:00Z"/>
                    <w:b/>
                  </w:rPr>
                </w:rPrChange>
              </w:rPr>
            </w:pPr>
            <w:ins w:id="5300" w:author="Thomas Dietz" w:date="2012-08-13T13:42:00Z">
              <w:r w:rsidRPr="00A00ED4">
                <w:rPr>
                  <w:rPrChange w:id="5301" w:author="Thomas Dietz" w:date="2012-08-13T14:50:00Z">
                    <w:rPr>
                      <w:b/>
                    </w:rPr>
                  </w:rPrChange>
                </w:rPr>
                <w:t xml:space="preserve">      &lt;xs:element name="instruction-types"&gt;</w:t>
              </w:r>
            </w:ins>
          </w:p>
          <w:p w14:paraId="3B724258" w14:textId="77777777" w:rsidR="00860C7A" w:rsidRPr="00A00ED4" w:rsidRDefault="00860C7A" w:rsidP="00860C7A">
            <w:pPr>
              <w:pStyle w:val="XML1"/>
              <w:rPr>
                <w:ins w:id="5302" w:author="Thomas Dietz" w:date="2012-08-13T13:42:00Z"/>
                <w:rPrChange w:id="5303" w:author="Thomas Dietz" w:date="2012-08-13T14:50:00Z">
                  <w:rPr>
                    <w:ins w:id="5304" w:author="Thomas Dietz" w:date="2012-08-13T13:42:00Z"/>
                    <w:b/>
                  </w:rPr>
                </w:rPrChange>
              </w:rPr>
            </w:pPr>
            <w:ins w:id="5305" w:author="Thomas Dietz" w:date="2012-08-13T13:42:00Z">
              <w:r w:rsidRPr="00A00ED4">
                <w:rPr>
                  <w:rPrChange w:id="5306" w:author="Thomas Dietz" w:date="2012-08-13T14:50:00Z">
                    <w:rPr>
                      <w:b/>
                    </w:rPr>
                  </w:rPrChange>
                </w:rPr>
                <w:lastRenderedPageBreak/>
                <w:t xml:space="preserve">        &lt;xs:annotation&gt;</w:t>
              </w:r>
            </w:ins>
          </w:p>
          <w:p w14:paraId="2968048F" w14:textId="77777777" w:rsidR="00860C7A" w:rsidRPr="00A00ED4" w:rsidRDefault="00860C7A" w:rsidP="00860C7A">
            <w:pPr>
              <w:pStyle w:val="XML1"/>
              <w:rPr>
                <w:ins w:id="5307" w:author="Thomas Dietz" w:date="2012-08-13T13:42:00Z"/>
                <w:rPrChange w:id="5308" w:author="Thomas Dietz" w:date="2012-08-13T14:50:00Z">
                  <w:rPr>
                    <w:ins w:id="5309" w:author="Thomas Dietz" w:date="2012-08-13T13:42:00Z"/>
                    <w:b/>
                  </w:rPr>
                </w:rPrChange>
              </w:rPr>
            </w:pPr>
            <w:ins w:id="5310" w:author="Thomas Dietz" w:date="2012-08-13T13:42:00Z">
              <w:r w:rsidRPr="00A00ED4">
                <w:rPr>
                  <w:rPrChange w:id="5311" w:author="Thomas Dietz" w:date="2012-08-13T14:50:00Z">
                    <w:rPr>
                      <w:b/>
                    </w:rPr>
                  </w:rPrChange>
                </w:rPr>
                <w:t xml:space="preserve">          &lt;xs:documentation&gt;</w:t>
              </w:r>
            </w:ins>
          </w:p>
          <w:p w14:paraId="1683AC95" w14:textId="77777777" w:rsidR="00860C7A" w:rsidRPr="00A00ED4" w:rsidRDefault="00860C7A" w:rsidP="00860C7A">
            <w:pPr>
              <w:pStyle w:val="XML1"/>
              <w:rPr>
                <w:ins w:id="5312" w:author="Thomas Dietz" w:date="2012-08-13T13:42:00Z"/>
                <w:rPrChange w:id="5313" w:author="Thomas Dietz" w:date="2012-08-13T14:50:00Z">
                  <w:rPr>
                    <w:ins w:id="5314" w:author="Thomas Dietz" w:date="2012-08-13T13:42:00Z"/>
                    <w:b/>
                  </w:rPr>
                </w:rPrChange>
              </w:rPr>
            </w:pPr>
            <w:ins w:id="5315" w:author="Thomas Dietz" w:date="2012-08-13T13:42:00Z">
              <w:r w:rsidRPr="00A00ED4">
                <w:rPr>
                  <w:rPrChange w:id="5316" w:author="Thomas Dietz" w:date="2012-08-13T14:50:00Z">
                    <w:rPr>
                      <w:b/>
                    </w:rPr>
                  </w:rPrChange>
                </w:rPr>
                <w:t xml:space="preserve">            Specify the instruction types supported by the</w:t>
              </w:r>
            </w:ins>
          </w:p>
          <w:p w14:paraId="5480804F" w14:textId="77777777" w:rsidR="00860C7A" w:rsidRPr="00A00ED4" w:rsidRDefault="00860C7A" w:rsidP="00860C7A">
            <w:pPr>
              <w:pStyle w:val="XML1"/>
              <w:rPr>
                <w:ins w:id="5317" w:author="Thomas Dietz" w:date="2012-08-13T13:42:00Z"/>
                <w:rPrChange w:id="5318" w:author="Thomas Dietz" w:date="2012-08-13T14:50:00Z">
                  <w:rPr>
                    <w:ins w:id="5319" w:author="Thomas Dietz" w:date="2012-08-13T13:42:00Z"/>
                    <w:b/>
                  </w:rPr>
                </w:rPrChange>
              </w:rPr>
            </w:pPr>
            <w:ins w:id="5320" w:author="Thomas Dietz" w:date="2012-08-13T13:42:00Z">
              <w:r w:rsidRPr="00A00ED4">
                <w:rPr>
                  <w:rPrChange w:id="5321" w:author="Thomas Dietz" w:date="2012-08-13T14:50:00Z">
                    <w:rPr>
                      <w:b/>
                    </w:rPr>
                  </w:rPrChange>
                </w:rPr>
                <w:t xml:space="preserve">            logical switch.</w:t>
              </w:r>
            </w:ins>
          </w:p>
          <w:p w14:paraId="60C728AB" w14:textId="77777777" w:rsidR="00860C7A" w:rsidRPr="00A00ED4" w:rsidRDefault="00860C7A" w:rsidP="00860C7A">
            <w:pPr>
              <w:pStyle w:val="XML1"/>
              <w:rPr>
                <w:ins w:id="5322" w:author="Thomas Dietz" w:date="2012-08-13T13:42:00Z"/>
                <w:rPrChange w:id="5323" w:author="Thomas Dietz" w:date="2012-08-13T14:50:00Z">
                  <w:rPr>
                    <w:ins w:id="5324" w:author="Thomas Dietz" w:date="2012-08-13T13:42:00Z"/>
                    <w:b/>
                  </w:rPr>
                </w:rPrChange>
              </w:rPr>
            </w:pPr>
            <w:ins w:id="5325" w:author="Thomas Dietz" w:date="2012-08-13T13:42:00Z">
              <w:r w:rsidRPr="00A00ED4">
                <w:rPr>
                  <w:rPrChange w:id="5326" w:author="Thomas Dietz" w:date="2012-08-13T14:50:00Z">
                    <w:rPr>
                      <w:b/>
                    </w:rPr>
                  </w:rPrChange>
                </w:rPr>
                <w:t xml:space="preserve">          &lt;/xs:documentation&gt;</w:t>
              </w:r>
            </w:ins>
          </w:p>
          <w:p w14:paraId="53701D62" w14:textId="77777777" w:rsidR="00860C7A" w:rsidRPr="00A00ED4" w:rsidRDefault="00860C7A" w:rsidP="00860C7A">
            <w:pPr>
              <w:pStyle w:val="XML1"/>
              <w:rPr>
                <w:ins w:id="5327" w:author="Thomas Dietz" w:date="2012-08-13T13:42:00Z"/>
                <w:rPrChange w:id="5328" w:author="Thomas Dietz" w:date="2012-08-13T14:50:00Z">
                  <w:rPr>
                    <w:ins w:id="5329" w:author="Thomas Dietz" w:date="2012-08-13T13:42:00Z"/>
                    <w:b/>
                  </w:rPr>
                </w:rPrChange>
              </w:rPr>
            </w:pPr>
            <w:ins w:id="5330" w:author="Thomas Dietz" w:date="2012-08-13T13:42:00Z">
              <w:r w:rsidRPr="00A00ED4">
                <w:rPr>
                  <w:rPrChange w:id="5331" w:author="Thomas Dietz" w:date="2012-08-13T14:50:00Z">
                    <w:rPr>
                      <w:b/>
                    </w:rPr>
                  </w:rPrChange>
                </w:rPr>
                <w:t xml:space="preserve">        &lt;/xs:annotation&gt;</w:t>
              </w:r>
            </w:ins>
          </w:p>
          <w:p w14:paraId="0F241CB6" w14:textId="77777777" w:rsidR="00860C7A" w:rsidRPr="00A00ED4" w:rsidRDefault="00860C7A" w:rsidP="00860C7A">
            <w:pPr>
              <w:pStyle w:val="XML1"/>
              <w:rPr>
                <w:ins w:id="5332" w:author="Thomas Dietz" w:date="2012-08-13T13:42:00Z"/>
                <w:rPrChange w:id="5333" w:author="Thomas Dietz" w:date="2012-08-13T14:50:00Z">
                  <w:rPr>
                    <w:ins w:id="5334" w:author="Thomas Dietz" w:date="2012-08-13T13:42:00Z"/>
                    <w:b/>
                  </w:rPr>
                </w:rPrChange>
              </w:rPr>
            </w:pPr>
            <w:ins w:id="5335" w:author="Thomas Dietz" w:date="2012-08-13T13:42:00Z">
              <w:r w:rsidRPr="00A00ED4">
                <w:rPr>
                  <w:rPrChange w:id="5336" w:author="Thomas Dietz" w:date="2012-08-13T14:50:00Z">
                    <w:rPr>
                      <w:b/>
                    </w:rPr>
                  </w:rPrChange>
                </w:rPr>
                <w:t xml:space="preserve">        &lt;xs:complexType&gt;</w:t>
              </w:r>
            </w:ins>
          </w:p>
          <w:p w14:paraId="776E1900" w14:textId="77777777" w:rsidR="00860C7A" w:rsidRPr="00A00ED4" w:rsidRDefault="00860C7A" w:rsidP="00860C7A">
            <w:pPr>
              <w:pStyle w:val="XML1"/>
              <w:rPr>
                <w:ins w:id="5337" w:author="Thomas Dietz" w:date="2012-08-13T13:42:00Z"/>
                <w:rPrChange w:id="5338" w:author="Thomas Dietz" w:date="2012-08-13T14:50:00Z">
                  <w:rPr>
                    <w:ins w:id="5339" w:author="Thomas Dietz" w:date="2012-08-13T13:42:00Z"/>
                    <w:b/>
                  </w:rPr>
                </w:rPrChange>
              </w:rPr>
            </w:pPr>
            <w:ins w:id="5340" w:author="Thomas Dietz" w:date="2012-08-13T13:42:00Z">
              <w:r w:rsidRPr="00A00ED4">
                <w:rPr>
                  <w:rPrChange w:id="5341" w:author="Thomas Dietz" w:date="2012-08-13T14:50:00Z">
                    <w:rPr>
                      <w:b/>
                    </w:rPr>
                  </w:rPrChange>
                </w:rPr>
                <w:t xml:space="preserve">          &lt;xs:sequence&gt;</w:t>
              </w:r>
            </w:ins>
          </w:p>
          <w:p w14:paraId="55C21F9E" w14:textId="77777777" w:rsidR="00860C7A" w:rsidRPr="00A00ED4" w:rsidRDefault="00860C7A" w:rsidP="00860C7A">
            <w:pPr>
              <w:pStyle w:val="XML1"/>
              <w:rPr>
                <w:ins w:id="5342" w:author="Thomas Dietz" w:date="2012-08-13T13:42:00Z"/>
                <w:rPrChange w:id="5343" w:author="Thomas Dietz" w:date="2012-08-13T14:50:00Z">
                  <w:rPr>
                    <w:ins w:id="5344" w:author="Thomas Dietz" w:date="2012-08-13T13:42:00Z"/>
                    <w:b/>
                  </w:rPr>
                </w:rPrChange>
              </w:rPr>
            </w:pPr>
            <w:ins w:id="5345" w:author="Thomas Dietz" w:date="2012-08-13T13:42:00Z">
              <w:r w:rsidRPr="00A00ED4">
                <w:rPr>
                  <w:rPrChange w:id="5346" w:author="Thomas Dietz" w:date="2012-08-13T14:50:00Z">
                    <w:rPr>
                      <w:b/>
                    </w:rPr>
                  </w:rPrChange>
                </w:rPr>
                <w:t xml:space="preserve">            &lt;xs:element name="type" minOccurs="0" maxOccurs="unbounded"  type="OFInstructionType"/&gt;</w:t>
              </w:r>
            </w:ins>
          </w:p>
          <w:p w14:paraId="1343CB97" w14:textId="77777777" w:rsidR="00860C7A" w:rsidRPr="00A00ED4" w:rsidRDefault="00860C7A" w:rsidP="00860C7A">
            <w:pPr>
              <w:pStyle w:val="XML1"/>
              <w:rPr>
                <w:ins w:id="5347" w:author="Thomas Dietz" w:date="2012-08-13T13:42:00Z"/>
                <w:rPrChange w:id="5348" w:author="Thomas Dietz" w:date="2012-08-13T14:50:00Z">
                  <w:rPr>
                    <w:ins w:id="5349" w:author="Thomas Dietz" w:date="2012-08-13T13:42:00Z"/>
                    <w:b/>
                  </w:rPr>
                </w:rPrChange>
              </w:rPr>
            </w:pPr>
            <w:ins w:id="5350" w:author="Thomas Dietz" w:date="2012-08-13T13:42:00Z">
              <w:r w:rsidRPr="00A00ED4">
                <w:rPr>
                  <w:rPrChange w:id="5351" w:author="Thomas Dietz" w:date="2012-08-13T14:50:00Z">
                    <w:rPr>
                      <w:b/>
                    </w:rPr>
                  </w:rPrChange>
                </w:rPr>
                <w:t xml:space="preserve">          &lt;/xs:sequence&gt;</w:t>
              </w:r>
            </w:ins>
          </w:p>
          <w:p w14:paraId="2AE61581" w14:textId="77777777" w:rsidR="00860C7A" w:rsidRPr="00A00ED4" w:rsidRDefault="00860C7A" w:rsidP="00860C7A">
            <w:pPr>
              <w:pStyle w:val="XML1"/>
              <w:rPr>
                <w:ins w:id="5352" w:author="Thomas Dietz" w:date="2012-08-13T13:42:00Z"/>
                <w:rPrChange w:id="5353" w:author="Thomas Dietz" w:date="2012-08-13T14:50:00Z">
                  <w:rPr>
                    <w:ins w:id="5354" w:author="Thomas Dietz" w:date="2012-08-13T13:42:00Z"/>
                    <w:b/>
                  </w:rPr>
                </w:rPrChange>
              </w:rPr>
            </w:pPr>
            <w:ins w:id="5355" w:author="Thomas Dietz" w:date="2012-08-13T13:42:00Z">
              <w:r w:rsidRPr="00A00ED4">
                <w:rPr>
                  <w:rPrChange w:id="5356" w:author="Thomas Dietz" w:date="2012-08-13T14:50:00Z">
                    <w:rPr>
                      <w:b/>
                    </w:rPr>
                  </w:rPrChange>
                </w:rPr>
                <w:t xml:space="preserve">        &lt;/xs:complexType&gt;</w:t>
              </w:r>
            </w:ins>
          </w:p>
          <w:p w14:paraId="57D3D1CD" w14:textId="77777777" w:rsidR="00860C7A" w:rsidRPr="00A00ED4" w:rsidRDefault="00860C7A" w:rsidP="00860C7A">
            <w:pPr>
              <w:pStyle w:val="XML1"/>
              <w:rPr>
                <w:ins w:id="5357" w:author="Thomas Dietz" w:date="2012-08-13T13:42:00Z"/>
                <w:rPrChange w:id="5358" w:author="Thomas Dietz" w:date="2012-08-13T14:50:00Z">
                  <w:rPr>
                    <w:ins w:id="5359" w:author="Thomas Dietz" w:date="2012-08-13T13:42:00Z"/>
                    <w:b/>
                  </w:rPr>
                </w:rPrChange>
              </w:rPr>
            </w:pPr>
            <w:ins w:id="5360" w:author="Thomas Dietz" w:date="2012-08-13T13:42:00Z">
              <w:r w:rsidRPr="00A00ED4">
                <w:rPr>
                  <w:rPrChange w:id="5361" w:author="Thomas Dietz" w:date="2012-08-13T14:50:00Z">
                    <w:rPr>
                      <w:b/>
                    </w:rPr>
                  </w:rPrChange>
                </w:rPr>
                <w:t xml:space="preserve">      &lt;/xs:element&gt;</w:t>
              </w:r>
            </w:ins>
          </w:p>
          <w:p w14:paraId="74247A70" w14:textId="77777777" w:rsidR="00860C7A" w:rsidRPr="00A00ED4" w:rsidRDefault="00860C7A" w:rsidP="00860C7A">
            <w:pPr>
              <w:pStyle w:val="XML1"/>
              <w:rPr>
                <w:ins w:id="5362" w:author="Thomas Dietz" w:date="2012-08-13T13:42:00Z"/>
                <w:rPrChange w:id="5363" w:author="Thomas Dietz" w:date="2012-08-13T14:50:00Z">
                  <w:rPr>
                    <w:ins w:id="5364" w:author="Thomas Dietz" w:date="2012-08-13T13:42:00Z"/>
                    <w:b/>
                  </w:rPr>
                </w:rPrChange>
              </w:rPr>
            </w:pPr>
            <w:ins w:id="5365" w:author="Thomas Dietz" w:date="2012-08-13T13:42:00Z">
              <w:r w:rsidRPr="00A00ED4">
                <w:rPr>
                  <w:rPrChange w:id="5366" w:author="Thomas Dietz" w:date="2012-08-13T14:50:00Z">
                    <w:rPr>
                      <w:b/>
                    </w:rPr>
                  </w:rPrChange>
                </w:rPr>
                <w:t xml:space="preserve">    &lt;/xs:sequence&gt;</w:t>
              </w:r>
            </w:ins>
          </w:p>
          <w:p w14:paraId="0549AFDF" w14:textId="77777777" w:rsidR="00D8113B" w:rsidRPr="00A00ED4" w:rsidRDefault="00860C7A" w:rsidP="00860C7A">
            <w:pPr>
              <w:pStyle w:val="XML1"/>
              <w:rPr>
                <w:ins w:id="5367" w:author="Thomas Dietz" w:date="2012-08-13T13:45:00Z"/>
                <w:rPrChange w:id="5368" w:author="Thomas Dietz" w:date="2012-08-13T14:50:00Z">
                  <w:rPr>
                    <w:ins w:id="5369" w:author="Thomas Dietz" w:date="2012-08-13T13:45:00Z"/>
                    <w:b/>
                  </w:rPr>
                </w:rPrChange>
              </w:rPr>
            </w:pPr>
            <w:ins w:id="5370" w:author="Thomas Dietz" w:date="2012-08-13T13:42:00Z">
              <w:r w:rsidRPr="00A00ED4">
                <w:rPr>
                  <w:rPrChange w:id="5371" w:author="Thomas Dietz" w:date="2012-08-13T14:50:00Z">
                    <w:rPr>
                      <w:b/>
                    </w:rPr>
                  </w:rPrChange>
                </w:rPr>
                <w:t xml:space="preserve">  &lt;/xs:group&gt;</w:t>
              </w:r>
            </w:ins>
          </w:p>
          <w:p w14:paraId="76ECBADA" w14:textId="77777777" w:rsidR="00860C7A" w:rsidRPr="00A00ED4" w:rsidRDefault="00860C7A" w:rsidP="00860C7A">
            <w:pPr>
              <w:pStyle w:val="XML1"/>
              <w:rPr>
                <w:ins w:id="5372" w:author="Thomas Dietz" w:date="2012-08-13T13:45:00Z"/>
                <w:rPrChange w:id="5373" w:author="Thomas Dietz" w:date="2012-08-13T14:50:00Z">
                  <w:rPr>
                    <w:ins w:id="5374" w:author="Thomas Dietz" w:date="2012-08-13T13:45:00Z"/>
                    <w:b/>
                  </w:rPr>
                </w:rPrChange>
              </w:rPr>
            </w:pPr>
          </w:p>
          <w:p w14:paraId="4D027454" w14:textId="77777777" w:rsidR="00860C7A" w:rsidRPr="00A00ED4" w:rsidRDefault="00860C7A" w:rsidP="00860C7A">
            <w:pPr>
              <w:pStyle w:val="XML1"/>
              <w:rPr>
                <w:ins w:id="5375" w:author="Thomas Dietz" w:date="2012-08-13T13:45:00Z"/>
                <w:rPrChange w:id="5376" w:author="Thomas Dietz" w:date="2012-08-13T14:50:00Z">
                  <w:rPr>
                    <w:ins w:id="5377" w:author="Thomas Dietz" w:date="2012-08-13T13:45:00Z"/>
                    <w:b/>
                  </w:rPr>
                </w:rPrChange>
              </w:rPr>
            </w:pPr>
            <w:ins w:id="5378" w:author="Thomas Dietz" w:date="2012-08-13T13:45:00Z">
              <w:r w:rsidRPr="00A00ED4">
                <w:rPr>
                  <w:rPrChange w:id="5379" w:author="Thomas Dietz" w:date="2012-08-13T14:50:00Z">
                    <w:rPr>
                      <w:b/>
                    </w:rPr>
                  </w:rPrChange>
                </w:rPr>
                <w:t>&lt;xs:simpleType name="OFActionType"&gt;</w:t>
              </w:r>
            </w:ins>
          </w:p>
          <w:p w14:paraId="7235897D" w14:textId="77777777" w:rsidR="00860C7A" w:rsidRPr="00A00ED4" w:rsidRDefault="00860C7A" w:rsidP="00860C7A">
            <w:pPr>
              <w:pStyle w:val="XML1"/>
              <w:rPr>
                <w:ins w:id="5380" w:author="Thomas Dietz" w:date="2012-08-13T13:45:00Z"/>
                <w:rPrChange w:id="5381" w:author="Thomas Dietz" w:date="2012-08-13T14:50:00Z">
                  <w:rPr>
                    <w:ins w:id="5382" w:author="Thomas Dietz" w:date="2012-08-13T13:45:00Z"/>
                    <w:b/>
                  </w:rPr>
                </w:rPrChange>
              </w:rPr>
            </w:pPr>
            <w:ins w:id="5383" w:author="Thomas Dietz" w:date="2012-08-13T13:45:00Z">
              <w:r w:rsidRPr="00A00ED4">
                <w:rPr>
                  <w:rPrChange w:id="5384" w:author="Thomas Dietz" w:date="2012-08-13T14:50:00Z">
                    <w:rPr>
                      <w:b/>
                    </w:rPr>
                  </w:rPrChange>
                </w:rPr>
                <w:t xml:space="preserve">    &lt;xs:annotation&gt;</w:t>
              </w:r>
            </w:ins>
          </w:p>
          <w:p w14:paraId="0AE86B7C" w14:textId="77777777" w:rsidR="00860C7A" w:rsidRPr="00A00ED4" w:rsidRDefault="00860C7A" w:rsidP="00860C7A">
            <w:pPr>
              <w:pStyle w:val="XML1"/>
              <w:rPr>
                <w:ins w:id="5385" w:author="Thomas Dietz" w:date="2012-08-13T13:45:00Z"/>
                <w:rPrChange w:id="5386" w:author="Thomas Dietz" w:date="2012-08-13T14:50:00Z">
                  <w:rPr>
                    <w:ins w:id="5387" w:author="Thomas Dietz" w:date="2012-08-13T13:45:00Z"/>
                    <w:b/>
                  </w:rPr>
                </w:rPrChange>
              </w:rPr>
            </w:pPr>
            <w:ins w:id="5388" w:author="Thomas Dietz" w:date="2012-08-13T13:45:00Z">
              <w:r w:rsidRPr="00A00ED4">
                <w:rPr>
                  <w:rPrChange w:id="5389" w:author="Thomas Dietz" w:date="2012-08-13T14:50:00Z">
                    <w:rPr>
                      <w:b/>
                    </w:rPr>
                  </w:rPrChange>
                </w:rPr>
                <w:t xml:space="preserve">      &lt;xs:documentation&gt;</w:t>
              </w:r>
            </w:ins>
          </w:p>
          <w:p w14:paraId="11703D41" w14:textId="77777777" w:rsidR="00860C7A" w:rsidRPr="00A00ED4" w:rsidRDefault="00860C7A" w:rsidP="00860C7A">
            <w:pPr>
              <w:pStyle w:val="XML1"/>
              <w:rPr>
                <w:ins w:id="5390" w:author="Thomas Dietz" w:date="2012-08-13T13:45:00Z"/>
                <w:rPrChange w:id="5391" w:author="Thomas Dietz" w:date="2012-08-13T14:50:00Z">
                  <w:rPr>
                    <w:ins w:id="5392" w:author="Thomas Dietz" w:date="2012-08-13T13:45:00Z"/>
                    <w:b/>
                  </w:rPr>
                </w:rPrChange>
              </w:rPr>
            </w:pPr>
            <w:ins w:id="5393" w:author="Thomas Dietz" w:date="2012-08-13T13:45:00Z">
              <w:r w:rsidRPr="00A00ED4">
                <w:rPr>
                  <w:rPrChange w:id="5394" w:author="Thomas Dietz" w:date="2012-08-13T14:50:00Z">
                    <w:rPr>
                      <w:b/>
                    </w:rPr>
                  </w:rPrChange>
                </w:rPr>
                <w:t xml:space="preserve">        The types of actions defined in OpenFlow Switch</w:t>
              </w:r>
            </w:ins>
          </w:p>
          <w:p w14:paraId="19EAABDA" w14:textId="77777777" w:rsidR="00860C7A" w:rsidRPr="00A00ED4" w:rsidRDefault="00860C7A" w:rsidP="00860C7A">
            <w:pPr>
              <w:pStyle w:val="XML1"/>
              <w:rPr>
                <w:ins w:id="5395" w:author="Thomas Dietz" w:date="2012-08-13T13:45:00Z"/>
                <w:rPrChange w:id="5396" w:author="Thomas Dietz" w:date="2012-08-13T14:50:00Z">
                  <w:rPr>
                    <w:ins w:id="5397" w:author="Thomas Dietz" w:date="2012-08-13T13:45:00Z"/>
                    <w:b/>
                  </w:rPr>
                </w:rPrChange>
              </w:rPr>
            </w:pPr>
            <w:ins w:id="5398" w:author="Thomas Dietz" w:date="2012-08-13T13:45:00Z">
              <w:r w:rsidRPr="00A00ED4">
                <w:rPr>
                  <w:rPrChange w:id="5399" w:author="Thomas Dietz" w:date="2012-08-13T14:50:00Z">
                    <w:rPr>
                      <w:b/>
                    </w:rPr>
                  </w:rPrChange>
                </w:rPr>
                <w:t xml:space="preserve">        Specification versions 1.2, 1.3, and 1.3.1</w:t>
              </w:r>
            </w:ins>
          </w:p>
          <w:p w14:paraId="5ACF7760" w14:textId="77777777" w:rsidR="00860C7A" w:rsidRPr="00A00ED4" w:rsidRDefault="00860C7A" w:rsidP="00860C7A">
            <w:pPr>
              <w:pStyle w:val="XML1"/>
              <w:rPr>
                <w:ins w:id="5400" w:author="Thomas Dietz" w:date="2012-08-13T13:45:00Z"/>
                <w:rPrChange w:id="5401" w:author="Thomas Dietz" w:date="2012-08-13T14:50:00Z">
                  <w:rPr>
                    <w:ins w:id="5402" w:author="Thomas Dietz" w:date="2012-08-13T13:45:00Z"/>
                    <w:b/>
                  </w:rPr>
                </w:rPrChange>
              </w:rPr>
            </w:pPr>
            <w:ins w:id="5403" w:author="Thomas Dietz" w:date="2012-08-13T13:45:00Z">
              <w:r w:rsidRPr="00A00ED4">
                <w:rPr>
                  <w:rPrChange w:id="5404" w:author="Thomas Dietz" w:date="2012-08-13T14:50:00Z">
                    <w:rPr>
                      <w:b/>
                    </w:rPr>
                  </w:rPrChange>
                </w:rPr>
                <w:t xml:space="preserve">      &lt;/xs:documentation&gt;</w:t>
              </w:r>
            </w:ins>
          </w:p>
          <w:p w14:paraId="64238C05" w14:textId="77777777" w:rsidR="00860C7A" w:rsidRPr="00A00ED4" w:rsidRDefault="00860C7A" w:rsidP="00860C7A">
            <w:pPr>
              <w:pStyle w:val="XML1"/>
              <w:rPr>
                <w:ins w:id="5405" w:author="Thomas Dietz" w:date="2012-08-13T13:45:00Z"/>
                <w:rPrChange w:id="5406" w:author="Thomas Dietz" w:date="2012-08-13T14:50:00Z">
                  <w:rPr>
                    <w:ins w:id="5407" w:author="Thomas Dietz" w:date="2012-08-13T13:45:00Z"/>
                    <w:b/>
                  </w:rPr>
                </w:rPrChange>
              </w:rPr>
            </w:pPr>
            <w:ins w:id="5408" w:author="Thomas Dietz" w:date="2012-08-13T13:45:00Z">
              <w:r w:rsidRPr="00A00ED4">
                <w:rPr>
                  <w:rPrChange w:id="5409" w:author="Thomas Dietz" w:date="2012-08-13T14:50:00Z">
                    <w:rPr>
                      <w:b/>
                    </w:rPr>
                  </w:rPrChange>
                </w:rPr>
                <w:t xml:space="preserve">    &lt;/xs:annotation&gt;</w:t>
              </w:r>
            </w:ins>
          </w:p>
          <w:p w14:paraId="42BF761B" w14:textId="77777777" w:rsidR="00860C7A" w:rsidRPr="00A00ED4" w:rsidRDefault="00860C7A" w:rsidP="00860C7A">
            <w:pPr>
              <w:pStyle w:val="XML1"/>
              <w:rPr>
                <w:ins w:id="5410" w:author="Thomas Dietz" w:date="2012-08-13T13:45:00Z"/>
                <w:rPrChange w:id="5411" w:author="Thomas Dietz" w:date="2012-08-13T14:50:00Z">
                  <w:rPr>
                    <w:ins w:id="5412" w:author="Thomas Dietz" w:date="2012-08-13T13:45:00Z"/>
                    <w:b/>
                  </w:rPr>
                </w:rPrChange>
              </w:rPr>
            </w:pPr>
          </w:p>
          <w:p w14:paraId="4622BEED" w14:textId="77777777" w:rsidR="00860C7A" w:rsidRPr="00A00ED4" w:rsidRDefault="00860C7A" w:rsidP="00860C7A">
            <w:pPr>
              <w:pStyle w:val="XML1"/>
              <w:rPr>
                <w:ins w:id="5413" w:author="Thomas Dietz" w:date="2012-08-13T13:45:00Z"/>
                <w:rPrChange w:id="5414" w:author="Thomas Dietz" w:date="2012-08-13T14:50:00Z">
                  <w:rPr>
                    <w:ins w:id="5415" w:author="Thomas Dietz" w:date="2012-08-13T13:45:00Z"/>
                    <w:b/>
                  </w:rPr>
                </w:rPrChange>
              </w:rPr>
            </w:pPr>
            <w:ins w:id="5416" w:author="Thomas Dietz" w:date="2012-08-13T13:45:00Z">
              <w:r w:rsidRPr="00A00ED4">
                <w:rPr>
                  <w:rPrChange w:id="5417" w:author="Thomas Dietz" w:date="2012-08-13T14:50:00Z">
                    <w:rPr>
                      <w:b/>
                    </w:rPr>
                  </w:rPrChange>
                </w:rPr>
                <w:t xml:space="preserve">    &lt;xs:restriction base="xs:string"&gt;</w:t>
              </w:r>
            </w:ins>
          </w:p>
          <w:p w14:paraId="3E037120" w14:textId="77777777" w:rsidR="00860C7A" w:rsidRPr="00A00ED4" w:rsidRDefault="00860C7A" w:rsidP="00860C7A">
            <w:pPr>
              <w:pStyle w:val="XML1"/>
              <w:rPr>
                <w:ins w:id="5418" w:author="Thomas Dietz" w:date="2012-08-13T13:45:00Z"/>
                <w:rPrChange w:id="5419" w:author="Thomas Dietz" w:date="2012-08-13T14:50:00Z">
                  <w:rPr>
                    <w:ins w:id="5420" w:author="Thomas Dietz" w:date="2012-08-13T13:45:00Z"/>
                    <w:b/>
                  </w:rPr>
                </w:rPrChange>
              </w:rPr>
            </w:pPr>
            <w:ins w:id="5421" w:author="Thomas Dietz" w:date="2012-08-13T13:45:00Z">
              <w:r w:rsidRPr="00A00ED4">
                <w:rPr>
                  <w:rPrChange w:id="5422" w:author="Thomas Dietz" w:date="2012-08-13T14:50:00Z">
                    <w:rPr>
                      <w:b/>
                    </w:rPr>
                  </w:rPrChange>
                </w:rPr>
                <w:t xml:space="preserve">      &lt;xs:enumeration value="output"/&gt;</w:t>
              </w:r>
            </w:ins>
          </w:p>
          <w:p w14:paraId="2517A91A" w14:textId="77777777" w:rsidR="00860C7A" w:rsidRPr="00A00ED4" w:rsidRDefault="00860C7A" w:rsidP="00860C7A">
            <w:pPr>
              <w:pStyle w:val="XML1"/>
              <w:rPr>
                <w:ins w:id="5423" w:author="Thomas Dietz" w:date="2012-08-13T13:45:00Z"/>
                <w:rPrChange w:id="5424" w:author="Thomas Dietz" w:date="2012-08-13T14:50:00Z">
                  <w:rPr>
                    <w:ins w:id="5425" w:author="Thomas Dietz" w:date="2012-08-13T13:45:00Z"/>
                    <w:b/>
                  </w:rPr>
                </w:rPrChange>
              </w:rPr>
            </w:pPr>
            <w:ins w:id="5426" w:author="Thomas Dietz" w:date="2012-08-13T13:45:00Z">
              <w:r w:rsidRPr="00A00ED4">
                <w:rPr>
                  <w:rPrChange w:id="5427" w:author="Thomas Dietz" w:date="2012-08-13T14:50:00Z">
                    <w:rPr>
                      <w:b/>
                    </w:rPr>
                  </w:rPrChange>
                </w:rPr>
                <w:t xml:space="preserve">      &lt;xs:enumeration value="copy-ttl-out"/&gt;</w:t>
              </w:r>
            </w:ins>
          </w:p>
          <w:p w14:paraId="17BF0112" w14:textId="77777777" w:rsidR="00860C7A" w:rsidRPr="00A00ED4" w:rsidRDefault="00860C7A" w:rsidP="00860C7A">
            <w:pPr>
              <w:pStyle w:val="XML1"/>
              <w:rPr>
                <w:ins w:id="5428" w:author="Thomas Dietz" w:date="2012-08-13T13:45:00Z"/>
                <w:rPrChange w:id="5429" w:author="Thomas Dietz" w:date="2012-08-13T14:50:00Z">
                  <w:rPr>
                    <w:ins w:id="5430" w:author="Thomas Dietz" w:date="2012-08-13T13:45:00Z"/>
                    <w:b/>
                  </w:rPr>
                </w:rPrChange>
              </w:rPr>
            </w:pPr>
            <w:ins w:id="5431" w:author="Thomas Dietz" w:date="2012-08-13T13:45:00Z">
              <w:r w:rsidRPr="00A00ED4">
                <w:rPr>
                  <w:rPrChange w:id="5432" w:author="Thomas Dietz" w:date="2012-08-13T14:50:00Z">
                    <w:rPr>
                      <w:b/>
                    </w:rPr>
                  </w:rPrChange>
                </w:rPr>
                <w:t xml:space="preserve">      &lt;xs:enumeration value="copy-ttl-in"/&gt;</w:t>
              </w:r>
            </w:ins>
          </w:p>
          <w:p w14:paraId="1598D2FA" w14:textId="77777777" w:rsidR="00860C7A" w:rsidRPr="00A00ED4" w:rsidRDefault="00860C7A" w:rsidP="00860C7A">
            <w:pPr>
              <w:pStyle w:val="XML1"/>
              <w:rPr>
                <w:ins w:id="5433" w:author="Thomas Dietz" w:date="2012-08-13T13:45:00Z"/>
                <w:rPrChange w:id="5434" w:author="Thomas Dietz" w:date="2012-08-13T14:50:00Z">
                  <w:rPr>
                    <w:ins w:id="5435" w:author="Thomas Dietz" w:date="2012-08-13T13:45:00Z"/>
                    <w:b/>
                  </w:rPr>
                </w:rPrChange>
              </w:rPr>
            </w:pPr>
            <w:ins w:id="5436" w:author="Thomas Dietz" w:date="2012-08-13T13:45:00Z">
              <w:r w:rsidRPr="00A00ED4">
                <w:rPr>
                  <w:rPrChange w:id="5437" w:author="Thomas Dietz" w:date="2012-08-13T14:50:00Z">
                    <w:rPr>
                      <w:b/>
                    </w:rPr>
                  </w:rPrChange>
                </w:rPr>
                <w:t xml:space="preserve">      &lt;xs:enumeration value="set-mpls-ttl"/&gt;</w:t>
              </w:r>
            </w:ins>
          </w:p>
          <w:p w14:paraId="22E28695" w14:textId="77777777" w:rsidR="00860C7A" w:rsidRPr="00A00ED4" w:rsidRDefault="00860C7A" w:rsidP="00860C7A">
            <w:pPr>
              <w:pStyle w:val="XML1"/>
              <w:rPr>
                <w:ins w:id="5438" w:author="Thomas Dietz" w:date="2012-08-13T13:45:00Z"/>
                <w:rPrChange w:id="5439" w:author="Thomas Dietz" w:date="2012-08-13T14:50:00Z">
                  <w:rPr>
                    <w:ins w:id="5440" w:author="Thomas Dietz" w:date="2012-08-13T13:45:00Z"/>
                    <w:b/>
                  </w:rPr>
                </w:rPrChange>
              </w:rPr>
            </w:pPr>
            <w:ins w:id="5441" w:author="Thomas Dietz" w:date="2012-08-13T13:45:00Z">
              <w:r w:rsidRPr="00A00ED4">
                <w:rPr>
                  <w:rPrChange w:id="5442" w:author="Thomas Dietz" w:date="2012-08-13T14:50:00Z">
                    <w:rPr>
                      <w:b/>
                    </w:rPr>
                  </w:rPrChange>
                </w:rPr>
                <w:t xml:space="preserve">      &lt;xs:enumeration value="dec-mpls-ttl"/&gt;</w:t>
              </w:r>
            </w:ins>
          </w:p>
          <w:p w14:paraId="6751B9B9" w14:textId="77777777" w:rsidR="00860C7A" w:rsidRPr="00A00ED4" w:rsidRDefault="00860C7A" w:rsidP="00860C7A">
            <w:pPr>
              <w:pStyle w:val="XML1"/>
              <w:rPr>
                <w:ins w:id="5443" w:author="Thomas Dietz" w:date="2012-08-13T13:45:00Z"/>
                <w:rPrChange w:id="5444" w:author="Thomas Dietz" w:date="2012-08-13T14:50:00Z">
                  <w:rPr>
                    <w:ins w:id="5445" w:author="Thomas Dietz" w:date="2012-08-13T13:45:00Z"/>
                    <w:b/>
                  </w:rPr>
                </w:rPrChange>
              </w:rPr>
            </w:pPr>
            <w:ins w:id="5446" w:author="Thomas Dietz" w:date="2012-08-13T13:45:00Z">
              <w:r w:rsidRPr="00A00ED4">
                <w:rPr>
                  <w:rPrChange w:id="5447" w:author="Thomas Dietz" w:date="2012-08-13T14:50:00Z">
                    <w:rPr>
                      <w:b/>
                    </w:rPr>
                  </w:rPrChange>
                </w:rPr>
                <w:t xml:space="preserve">      &lt;xs:enumeration value="push-vlan"/&gt;</w:t>
              </w:r>
            </w:ins>
          </w:p>
          <w:p w14:paraId="454EE5DE" w14:textId="77777777" w:rsidR="00860C7A" w:rsidRPr="00A00ED4" w:rsidRDefault="00860C7A" w:rsidP="00860C7A">
            <w:pPr>
              <w:pStyle w:val="XML1"/>
              <w:rPr>
                <w:ins w:id="5448" w:author="Thomas Dietz" w:date="2012-08-13T13:45:00Z"/>
                <w:rPrChange w:id="5449" w:author="Thomas Dietz" w:date="2012-08-13T14:50:00Z">
                  <w:rPr>
                    <w:ins w:id="5450" w:author="Thomas Dietz" w:date="2012-08-13T13:45:00Z"/>
                    <w:b/>
                  </w:rPr>
                </w:rPrChange>
              </w:rPr>
            </w:pPr>
            <w:ins w:id="5451" w:author="Thomas Dietz" w:date="2012-08-13T13:45:00Z">
              <w:r w:rsidRPr="00A00ED4">
                <w:rPr>
                  <w:rPrChange w:id="5452" w:author="Thomas Dietz" w:date="2012-08-13T14:50:00Z">
                    <w:rPr>
                      <w:b/>
                    </w:rPr>
                  </w:rPrChange>
                </w:rPr>
                <w:t xml:space="preserve">      &lt;xs:enumeration value="pop-vlan"/&gt;</w:t>
              </w:r>
            </w:ins>
          </w:p>
          <w:p w14:paraId="7ED5528E" w14:textId="77777777" w:rsidR="00860C7A" w:rsidRPr="00A00ED4" w:rsidRDefault="00860C7A" w:rsidP="00860C7A">
            <w:pPr>
              <w:pStyle w:val="XML1"/>
              <w:rPr>
                <w:ins w:id="5453" w:author="Thomas Dietz" w:date="2012-08-13T13:45:00Z"/>
                <w:rPrChange w:id="5454" w:author="Thomas Dietz" w:date="2012-08-13T14:50:00Z">
                  <w:rPr>
                    <w:ins w:id="5455" w:author="Thomas Dietz" w:date="2012-08-13T13:45:00Z"/>
                    <w:b/>
                  </w:rPr>
                </w:rPrChange>
              </w:rPr>
            </w:pPr>
            <w:ins w:id="5456" w:author="Thomas Dietz" w:date="2012-08-13T13:45:00Z">
              <w:r w:rsidRPr="00A00ED4">
                <w:rPr>
                  <w:rPrChange w:id="5457" w:author="Thomas Dietz" w:date="2012-08-13T14:50:00Z">
                    <w:rPr>
                      <w:b/>
                    </w:rPr>
                  </w:rPrChange>
                </w:rPr>
                <w:t xml:space="preserve">      &lt;xs:enumeration value="push-mpls"/&gt;</w:t>
              </w:r>
            </w:ins>
          </w:p>
          <w:p w14:paraId="58CD1AC7" w14:textId="77777777" w:rsidR="00860C7A" w:rsidRPr="00A00ED4" w:rsidRDefault="00860C7A" w:rsidP="00860C7A">
            <w:pPr>
              <w:pStyle w:val="XML1"/>
              <w:rPr>
                <w:ins w:id="5458" w:author="Thomas Dietz" w:date="2012-08-13T13:45:00Z"/>
                <w:rPrChange w:id="5459" w:author="Thomas Dietz" w:date="2012-08-13T14:50:00Z">
                  <w:rPr>
                    <w:ins w:id="5460" w:author="Thomas Dietz" w:date="2012-08-13T13:45:00Z"/>
                    <w:b/>
                  </w:rPr>
                </w:rPrChange>
              </w:rPr>
            </w:pPr>
            <w:ins w:id="5461" w:author="Thomas Dietz" w:date="2012-08-13T13:45:00Z">
              <w:r w:rsidRPr="00A00ED4">
                <w:rPr>
                  <w:rPrChange w:id="5462" w:author="Thomas Dietz" w:date="2012-08-13T14:50:00Z">
                    <w:rPr>
                      <w:b/>
                    </w:rPr>
                  </w:rPrChange>
                </w:rPr>
                <w:t xml:space="preserve">      &lt;xs:enumeration value="pop-mpls"/&gt;</w:t>
              </w:r>
            </w:ins>
          </w:p>
          <w:p w14:paraId="4F89349C" w14:textId="77777777" w:rsidR="00860C7A" w:rsidRPr="00A00ED4" w:rsidRDefault="00860C7A" w:rsidP="00860C7A">
            <w:pPr>
              <w:pStyle w:val="XML1"/>
              <w:rPr>
                <w:ins w:id="5463" w:author="Thomas Dietz" w:date="2012-08-13T13:45:00Z"/>
                <w:rPrChange w:id="5464" w:author="Thomas Dietz" w:date="2012-08-13T14:50:00Z">
                  <w:rPr>
                    <w:ins w:id="5465" w:author="Thomas Dietz" w:date="2012-08-13T13:45:00Z"/>
                    <w:b/>
                  </w:rPr>
                </w:rPrChange>
              </w:rPr>
            </w:pPr>
            <w:ins w:id="5466" w:author="Thomas Dietz" w:date="2012-08-13T13:45:00Z">
              <w:r w:rsidRPr="00A00ED4">
                <w:rPr>
                  <w:rPrChange w:id="5467" w:author="Thomas Dietz" w:date="2012-08-13T14:50:00Z">
                    <w:rPr>
                      <w:b/>
                    </w:rPr>
                  </w:rPrChange>
                </w:rPr>
                <w:t xml:space="preserve">      &lt;xs:enumeration value="set-queue"/&gt;</w:t>
              </w:r>
            </w:ins>
          </w:p>
          <w:p w14:paraId="5DB42939" w14:textId="77777777" w:rsidR="00860C7A" w:rsidRPr="00A00ED4" w:rsidRDefault="00860C7A" w:rsidP="00860C7A">
            <w:pPr>
              <w:pStyle w:val="XML1"/>
              <w:rPr>
                <w:ins w:id="5468" w:author="Thomas Dietz" w:date="2012-08-13T13:45:00Z"/>
                <w:rPrChange w:id="5469" w:author="Thomas Dietz" w:date="2012-08-13T14:50:00Z">
                  <w:rPr>
                    <w:ins w:id="5470" w:author="Thomas Dietz" w:date="2012-08-13T13:45:00Z"/>
                    <w:b/>
                  </w:rPr>
                </w:rPrChange>
              </w:rPr>
            </w:pPr>
            <w:ins w:id="5471" w:author="Thomas Dietz" w:date="2012-08-13T13:45:00Z">
              <w:r w:rsidRPr="00A00ED4">
                <w:rPr>
                  <w:rPrChange w:id="5472" w:author="Thomas Dietz" w:date="2012-08-13T14:50:00Z">
                    <w:rPr>
                      <w:b/>
                    </w:rPr>
                  </w:rPrChange>
                </w:rPr>
                <w:t xml:space="preserve">      &lt;xs:enumeration value="group"/&gt;</w:t>
              </w:r>
            </w:ins>
          </w:p>
          <w:p w14:paraId="639E66C4" w14:textId="77777777" w:rsidR="00860C7A" w:rsidRPr="00A00ED4" w:rsidRDefault="00860C7A" w:rsidP="00860C7A">
            <w:pPr>
              <w:pStyle w:val="XML1"/>
              <w:rPr>
                <w:ins w:id="5473" w:author="Thomas Dietz" w:date="2012-08-13T13:45:00Z"/>
                <w:rPrChange w:id="5474" w:author="Thomas Dietz" w:date="2012-08-13T14:50:00Z">
                  <w:rPr>
                    <w:ins w:id="5475" w:author="Thomas Dietz" w:date="2012-08-13T13:45:00Z"/>
                    <w:b/>
                  </w:rPr>
                </w:rPrChange>
              </w:rPr>
            </w:pPr>
            <w:ins w:id="5476" w:author="Thomas Dietz" w:date="2012-08-13T13:45:00Z">
              <w:r w:rsidRPr="00A00ED4">
                <w:rPr>
                  <w:rPrChange w:id="5477" w:author="Thomas Dietz" w:date="2012-08-13T14:50:00Z">
                    <w:rPr>
                      <w:b/>
                    </w:rPr>
                  </w:rPrChange>
                </w:rPr>
                <w:t xml:space="preserve">      &lt;xs:enumeration value="set-nw-ttl"/&gt;</w:t>
              </w:r>
            </w:ins>
          </w:p>
          <w:p w14:paraId="4ED95F18" w14:textId="77777777" w:rsidR="00860C7A" w:rsidRPr="00A00ED4" w:rsidRDefault="00860C7A" w:rsidP="00860C7A">
            <w:pPr>
              <w:pStyle w:val="XML1"/>
              <w:rPr>
                <w:ins w:id="5478" w:author="Thomas Dietz" w:date="2012-08-13T13:45:00Z"/>
                <w:rPrChange w:id="5479" w:author="Thomas Dietz" w:date="2012-08-13T14:50:00Z">
                  <w:rPr>
                    <w:ins w:id="5480" w:author="Thomas Dietz" w:date="2012-08-13T13:45:00Z"/>
                    <w:b/>
                  </w:rPr>
                </w:rPrChange>
              </w:rPr>
            </w:pPr>
            <w:ins w:id="5481" w:author="Thomas Dietz" w:date="2012-08-13T13:45:00Z">
              <w:r w:rsidRPr="00A00ED4">
                <w:rPr>
                  <w:rPrChange w:id="5482" w:author="Thomas Dietz" w:date="2012-08-13T14:50:00Z">
                    <w:rPr>
                      <w:b/>
                    </w:rPr>
                  </w:rPrChange>
                </w:rPr>
                <w:t xml:space="preserve">      &lt;xs:enumeration value="dec-nw-ttl"/&gt;</w:t>
              </w:r>
            </w:ins>
          </w:p>
          <w:p w14:paraId="0421F929" w14:textId="77777777" w:rsidR="00860C7A" w:rsidRPr="00A00ED4" w:rsidRDefault="00860C7A" w:rsidP="00860C7A">
            <w:pPr>
              <w:pStyle w:val="XML1"/>
              <w:rPr>
                <w:ins w:id="5483" w:author="Thomas Dietz" w:date="2012-08-13T13:45:00Z"/>
                <w:rPrChange w:id="5484" w:author="Thomas Dietz" w:date="2012-08-13T14:50:00Z">
                  <w:rPr>
                    <w:ins w:id="5485" w:author="Thomas Dietz" w:date="2012-08-13T13:45:00Z"/>
                    <w:b/>
                  </w:rPr>
                </w:rPrChange>
              </w:rPr>
            </w:pPr>
            <w:ins w:id="5486" w:author="Thomas Dietz" w:date="2012-08-13T13:45:00Z">
              <w:r w:rsidRPr="00A00ED4">
                <w:rPr>
                  <w:rPrChange w:id="5487" w:author="Thomas Dietz" w:date="2012-08-13T14:50:00Z">
                    <w:rPr>
                      <w:b/>
                    </w:rPr>
                  </w:rPrChange>
                </w:rPr>
                <w:t xml:space="preserve">      &lt;xs:enumeration value="set-field"/&gt;</w:t>
              </w:r>
            </w:ins>
          </w:p>
          <w:p w14:paraId="26603A6A" w14:textId="77777777" w:rsidR="00860C7A" w:rsidRPr="00A00ED4" w:rsidRDefault="00860C7A" w:rsidP="00860C7A">
            <w:pPr>
              <w:pStyle w:val="XML1"/>
              <w:rPr>
                <w:ins w:id="5488" w:author="Thomas Dietz" w:date="2012-08-13T13:45:00Z"/>
                <w:rPrChange w:id="5489" w:author="Thomas Dietz" w:date="2012-08-13T14:50:00Z">
                  <w:rPr>
                    <w:ins w:id="5490" w:author="Thomas Dietz" w:date="2012-08-13T13:45:00Z"/>
                    <w:b/>
                  </w:rPr>
                </w:rPrChange>
              </w:rPr>
            </w:pPr>
            <w:ins w:id="5491" w:author="Thomas Dietz" w:date="2012-08-13T13:45:00Z">
              <w:r w:rsidRPr="00A00ED4">
                <w:rPr>
                  <w:rPrChange w:id="5492" w:author="Thomas Dietz" w:date="2012-08-13T14:50:00Z">
                    <w:rPr>
                      <w:b/>
                    </w:rPr>
                  </w:rPrChange>
                </w:rPr>
                <w:t xml:space="preserve">    &lt;/xs:restriction&gt;</w:t>
              </w:r>
            </w:ins>
          </w:p>
          <w:p w14:paraId="54ADC7E7" w14:textId="77777777" w:rsidR="00860C7A" w:rsidRPr="00A00ED4" w:rsidRDefault="00860C7A" w:rsidP="00860C7A">
            <w:pPr>
              <w:pStyle w:val="XML1"/>
              <w:rPr>
                <w:ins w:id="5493" w:author="Thomas Dietz" w:date="2012-08-13T13:45:00Z"/>
                <w:rPrChange w:id="5494" w:author="Thomas Dietz" w:date="2012-08-13T14:50:00Z">
                  <w:rPr>
                    <w:ins w:id="5495" w:author="Thomas Dietz" w:date="2012-08-13T13:45:00Z"/>
                    <w:b/>
                  </w:rPr>
                </w:rPrChange>
              </w:rPr>
            </w:pPr>
            <w:ins w:id="5496" w:author="Thomas Dietz" w:date="2012-08-13T13:45:00Z">
              <w:r w:rsidRPr="00A00ED4">
                <w:rPr>
                  <w:rPrChange w:id="5497" w:author="Thomas Dietz" w:date="2012-08-13T14:50:00Z">
                    <w:rPr>
                      <w:b/>
                    </w:rPr>
                  </w:rPrChange>
                </w:rPr>
                <w:t xml:space="preserve">  &lt;/xs:simpleType&gt;</w:t>
              </w:r>
            </w:ins>
          </w:p>
          <w:p w14:paraId="29DAC921" w14:textId="77777777" w:rsidR="00860C7A" w:rsidRPr="00A00ED4" w:rsidRDefault="00860C7A" w:rsidP="00860C7A">
            <w:pPr>
              <w:pStyle w:val="XML1"/>
              <w:rPr>
                <w:ins w:id="5498" w:author="Thomas Dietz" w:date="2012-08-13T13:45:00Z"/>
                <w:rPrChange w:id="5499" w:author="Thomas Dietz" w:date="2012-08-13T14:50:00Z">
                  <w:rPr>
                    <w:ins w:id="5500" w:author="Thomas Dietz" w:date="2012-08-13T13:45:00Z"/>
                    <w:b/>
                  </w:rPr>
                </w:rPrChange>
              </w:rPr>
            </w:pPr>
            <w:ins w:id="5501" w:author="Thomas Dietz" w:date="2012-08-13T13:45:00Z">
              <w:r w:rsidRPr="00A00ED4">
                <w:rPr>
                  <w:rPrChange w:id="5502" w:author="Thomas Dietz" w:date="2012-08-13T14:50:00Z">
                    <w:rPr>
                      <w:b/>
                    </w:rPr>
                  </w:rPrChange>
                </w:rPr>
                <w:t xml:space="preserve">  &lt;xs:simpleType name="OFInstructionType"&gt;</w:t>
              </w:r>
            </w:ins>
          </w:p>
          <w:p w14:paraId="4962B328" w14:textId="77777777" w:rsidR="00860C7A" w:rsidRPr="00A00ED4" w:rsidRDefault="00860C7A" w:rsidP="00860C7A">
            <w:pPr>
              <w:pStyle w:val="XML1"/>
              <w:rPr>
                <w:ins w:id="5503" w:author="Thomas Dietz" w:date="2012-08-13T13:45:00Z"/>
                <w:rPrChange w:id="5504" w:author="Thomas Dietz" w:date="2012-08-13T14:50:00Z">
                  <w:rPr>
                    <w:ins w:id="5505" w:author="Thomas Dietz" w:date="2012-08-13T13:45:00Z"/>
                    <w:b/>
                  </w:rPr>
                </w:rPrChange>
              </w:rPr>
            </w:pPr>
            <w:ins w:id="5506" w:author="Thomas Dietz" w:date="2012-08-13T13:45:00Z">
              <w:r w:rsidRPr="00A00ED4">
                <w:rPr>
                  <w:rPrChange w:id="5507" w:author="Thomas Dietz" w:date="2012-08-13T14:50:00Z">
                    <w:rPr>
                      <w:b/>
                    </w:rPr>
                  </w:rPrChange>
                </w:rPr>
                <w:t xml:space="preserve">    &lt;xs:annotation&gt;</w:t>
              </w:r>
            </w:ins>
          </w:p>
          <w:p w14:paraId="6A7FD9E6" w14:textId="77777777" w:rsidR="00860C7A" w:rsidRPr="00A00ED4" w:rsidRDefault="00860C7A" w:rsidP="00860C7A">
            <w:pPr>
              <w:pStyle w:val="XML1"/>
              <w:rPr>
                <w:ins w:id="5508" w:author="Thomas Dietz" w:date="2012-08-13T13:45:00Z"/>
                <w:rPrChange w:id="5509" w:author="Thomas Dietz" w:date="2012-08-13T14:50:00Z">
                  <w:rPr>
                    <w:ins w:id="5510" w:author="Thomas Dietz" w:date="2012-08-13T13:45:00Z"/>
                    <w:b/>
                  </w:rPr>
                </w:rPrChange>
              </w:rPr>
            </w:pPr>
            <w:ins w:id="5511" w:author="Thomas Dietz" w:date="2012-08-13T13:45:00Z">
              <w:r w:rsidRPr="00A00ED4">
                <w:rPr>
                  <w:rPrChange w:id="5512" w:author="Thomas Dietz" w:date="2012-08-13T14:50:00Z">
                    <w:rPr>
                      <w:b/>
                    </w:rPr>
                  </w:rPrChange>
                </w:rPr>
                <w:t xml:space="preserve">      &lt;xs:documentation&gt;</w:t>
              </w:r>
            </w:ins>
          </w:p>
          <w:p w14:paraId="45D73AA0" w14:textId="77777777" w:rsidR="00860C7A" w:rsidRPr="00A00ED4" w:rsidRDefault="00860C7A" w:rsidP="00860C7A">
            <w:pPr>
              <w:pStyle w:val="XML1"/>
              <w:rPr>
                <w:ins w:id="5513" w:author="Thomas Dietz" w:date="2012-08-13T13:45:00Z"/>
                <w:rPrChange w:id="5514" w:author="Thomas Dietz" w:date="2012-08-13T14:50:00Z">
                  <w:rPr>
                    <w:ins w:id="5515" w:author="Thomas Dietz" w:date="2012-08-13T13:45:00Z"/>
                    <w:b/>
                  </w:rPr>
                </w:rPrChange>
              </w:rPr>
            </w:pPr>
            <w:ins w:id="5516" w:author="Thomas Dietz" w:date="2012-08-13T13:45:00Z">
              <w:r w:rsidRPr="00A00ED4">
                <w:rPr>
                  <w:rPrChange w:id="5517" w:author="Thomas Dietz" w:date="2012-08-13T14:50:00Z">
                    <w:rPr>
                      <w:b/>
                    </w:rPr>
                  </w:rPrChange>
                </w:rPr>
                <w:t xml:space="preserve">        The types of instructions defined in OpenFlow</w:t>
              </w:r>
            </w:ins>
          </w:p>
          <w:p w14:paraId="6CF0DF71" w14:textId="77777777" w:rsidR="00860C7A" w:rsidRPr="00A00ED4" w:rsidRDefault="00860C7A" w:rsidP="00860C7A">
            <w:pPr>
              <w:pStyle w:val="XML1"/>
              <w:rPr>
                <w:ins w:id="5518" w:author="Thomas Dietz" w:date="2012-08-13T13:45:00Z"/>
                <w:rPrChange w:id="5519" w:author="Thomas Dietz" w:date="2012-08-13T14:50:00Z">
                  <w:rPr>
                    <w:ins w:id="5520" w:author="Thomas Dietz" w:date="2012-08-13T13:45:00Z"/>
                    <w:b/>
                  </w:rPr>
                </w:rPrChange>
              </w:rPr>
            </w:pPr>
            <w:ins w:id="5521" w:author="Thomas Dietz" w:date="2012-08-13T13:45:00Z">
              <w:r w:rsidRPr="00A00ED4">
                <w:rPr>
                  <w:rPrChange w:id="5522" w:author="Thomas Dietz" w:date="2012-08-13T14:50:00Z">
                    <w:rPr>
                      <w:b/>
                    </w:rPr>
                  </w:rPrChange>
                </w:rPr>
                <w:t xml:space="preserve">        Switch Specification versions 1.2, 1.3, and 1.3.1.</w:t>
              </w:r>
            </w:ins>
          </w:p>
          <w:p w14:paraId="6FB8F1A7" w14:textId="77777777" w:rsidR="00860C7A" w:rsidRPr="00A00ED4" w:rsidRDefault="00860C7A" w:rsidP="00860C7A">
            <w:pPr>
              <w:pStyle w:val="XML1"/>
              <w:rPr>
                <w:ins w:id="5523" w:author="Thomas Dietz" w:date="2012-08-13T13:45:00Z"/>
                <w:rPrChange w:id="5524" w:author="Thomas Dietz" w:date="2012-08-13T14:50:00Z">
                  <w:rPr>
                    <w:ins w:id="5525" w:author="Thomas Dietz" w:date="2012-08-13T13:45:00Z"/>
                    <w:b/>
                  </w:rPr>
                </w:rPrChange>
              </w:rPr>
            </w:pPr>
            <w:ins w:id="5526" w:author="Thomas Dietz" w:date="2012-08-13T13:45:00Z">
              <w:r w:rsidRPr="00A00ED4">
                <w:rPr>
                  <w:rPrChange w:id="5527" w:author="Thomas Dietz" w:date="2012-08-13T14:50:00Z">
                    <w:rPr>
                      <w:b/>
                    </w:rPr>
                  </w:rPrChange>
                </w:rPr>
                <w:t xml:space="preserve">      &lt;/xs:documentation&gt;</w:t>
              </w:r>
            </w:ins>
          </w:p>
          <w:p w14:paraId="251B7A66" w14:textId="77777777" w:rsidR="00860C7A" w:rsidRPr="00A00ED4" w:rsidRDefault="00860C7A" w:rsidP="00860C7A">
            <w:pPr>
              <w:pStyle w:val="XML1"/>
              <w:rPr>
                <w:ins w:id="5528" w:author="Thomas Dietz" w:date="2012-08-13T13:45:00Z"/>
                <w:rPrChange w:id="5529" w:author="Thomas Dietz" w:date="2012-08-13T14:50:00Z">
                  <w:rPr>
                    <w:ins w:id="5530" w:author="Thomas Dietz" w:date="2012-08-13T13:45:00Z"/>
                    <w:b/>
                  </w:rPr>
                </w:rPrChange>
              </w:rPr>
            </w:pPr>
            <w:ins w:id="5531" w:author="Thomas Dietz" w:date="2012-08-13T13:45:00Z">
              <w:r w:rsidRPr="00A00ED4">
                <w:rPr>
                  <w:rPrChange w:id="5532" w:author="Thomas Dietz" w:date="2012-08-13T14:50:00Z">
                    <w:rPr>
                      <w:b/>
                    </w:rPr>
                  </w:rPrChange>
                </w:rPr>
                <w:t xml:space="preserve">    &lt;/xs:annotation&gt;</w:t>
              </w:r>
            </w:ins>
          </w:p>
          <w:p w14:paraId="2A334FBB" w14:textId="77777777" w:rsidR="00860C7A" w:rsidRPr="00A00ED4" w:rsidRDefault="00860C7A" w:rsidP="00860C7A">
            <w:pPr>
              <w:pStyle w:val="XML1"/>
              <w:rPr>
                <w:ins w:id="5533" w:author="Thomas Dietz" w:date="2012-08-13T13:45:00Z"/>
                <w:rPrChange w:id="5534" w:author="Thomas Dietz" w:date="2012-08-13T14:50:00Z">
                  <w:rPr>
                    <w:ins w:id="5535" w:author="Thomas Dietz" w:date="2012-08-13T13:45:00Z"/>
                    <w:b/>
                  </w:rPr>
                </w:rPrChange>
              </w:rPr>
            </w:pPr>
          </w:p>
          <w:p w14:paraId="0D868703" w14:textId="77777777" w:rsidR="00860C7A" w:rsidRPr="00A00ED4" w:rsidRDefault="00860C7A" w:rsidP="00860C7A">
            <w:pPr>
              <w:pStyle w:val="XML1"/>
              <w:rPr>
                <w:ins w:id="5536" w:author="Thomas Dietz" w:date="2012-08-13T13:45:00Z"/>
                <w:rPrChange w:id="5537" w:author="Thomas Dietz" w:date="2012-08-13T14:50:00Z">
                  <w:rPr>
                    <w:ins w:id="5538" w:author="Thomas Dietz" w:date="2012-08-13T13:45:00Z"/>
                    <w:b/>
                  </w:rPr>
                </w:rPrChange>
              </w:rPr>
            </w:pPr>
            <w:ins w:id="5539" w:author="Thomas Dietz" w:date="2012-08-13T13:45:00Z">
              <w:r w:rsidRPr="00A00ED4">
                <w:rPr>
                  <w:rPrChange w:id="5540" w:author="Thomas Dietz" w:date="2012-08-13T14:50:00Z">
                    <w:rPr>
                      <w:b/>
                    </w:rPr>
                  </w:rPrChange>
                </w:rPr>
                <w:t xml:space="preserve">    &lt;xs:restriction base="xs:string"&gt;</w:t>
              </w:r>
            </w:ins>
          </w:p>
          <w:p w14:paraId="7CF63BE7" w14:textId="77777777" w:rsidR="00860C7A" w:rsidRPr="00A00ED4" w:rsidRDefault="00860C7A" w:rsidP="00860C7A">
            <w:pPr>
              <w:pStyle w:val="XML1"/>
              <w:rPr>
                <w:ins w:id="5541" w:author="Thomas Dietz" w:date="2012-08-13T13:45:00Z"/>
                <w:rPrChange w:id="5542" w:author="Thomas Dietz" w:date="2012-08-13T14:50:00Z">
                  <w:rPr>
                    <w:ins w:id="5543" w:author="Thomas Dietz" w:date="2012-08-13T13:45:00Z"/>
                    <w:b/>
                  </w:rPr>
                </w:rPrChange>
              </w:rPr>
            </w:pPr>
            <w:ins w:id="5544" w:author="Thomas Dietz" w:date="2012-08-13T13:45:00Z">
              <w:r w:rsidRPr="00A00ED4">
                <w:rPr>
                  <w:rPrChange w:id="5545" w:author="Thomas Dietz" w:date="2012-08-13T14:50:00Z">
                    <w:rPr>
                      <w:b/>
                    </w:rPr>
                  </w:rPrChange>
                </w:rPr>
                <w:t xml:space="preserve">      &lt;xs:enumeration value="apply-actions"/&gt;</w:t>
              </w:r>
            </w:ins>
          </w:p>
          <w:p w14:paraId="0D650781" w14:textId="77777777" w:rsidR="00860C7A" w:rsidRPr="00A00ED4" w:rsidRDefault="00860C7A" w:rsidP="00860C7A">
            <w:pPr>
              <w:pStyle w:val="XML1"/>
              <w:rPr>
                <w:ins w:id="5546" w:author="Thomas Dietz" w:date="2012-08-13T13:45:00Z"/>
                <w:rPrChange w:id="5547" w:author="Thomas Dietz" w:date="2012-08-13T14:50:00Z">
                  <w:rPr>
                    <w:ins w:id="5548" w:author="Thomas Dietz" w:date="2012-08-13T13:45:00Z"/>
                    <w:b/>
                  </w:rPr>
                </w:rPrChange>
              </w:rPr>
            </w:pPr>
            <w:ins w:id="5549" w:author="Thomas Dietz" w:date="2012-08-13T13:45:00Z">
              <w:r w:rsidRPr="00A00ED4">
                <w:rPr>
                  <w:rPrChange w:id="5550" w:author="Thomas Dietz" w:date="2012-08-13T14:50:00Z">
                    <w:rPr>
                      <w:b/>
                    </w:rPr>
                  </w:rPrChange>
                </w:rPr>
                <w:t xml:space="preserve">      &lt;xs:enumeration value="clear-actions"/&gt;</w:t>
              </w:r>
            </w:ins>
          </w:p>
          <w:p w14:paraId="77DD99A1" w14:textId="77777777" w:rsidR="00860C7A" w:rsidRPr="00A00ED4" w:rsidRDefault="00860C7A" w:rsidP="00860C7A">
            <w:pPr>
              <w:pStyle w:val="XML1"/>
              <w:rPr>
                <w:ins w:id="5551" w:author="Thomas Dietz" w:date="2012-08-13T13:45:00Z"/>
                <w:rPrChange w:id="5552" w:author="Thomas Dietz" w:date="2012-08-13T14:50:00Z">
                  <w:rPr>
                    <w:ins w:id="5553" w:author="Thomas Dietz" w:date="2012-08-13T13:45:00Z"/>
                    <w:b/>
                  </w:rPr>
                </w:rPrChange>
              </w:rPr>
            </w:pPr>
            <w:ins w:id="5554" w:author="Thomas Dietz" w:date="2012-08-13T13:45:00Z">
              <w:r w:rsidRPr="00A00ED4">
                <w:rPr>
                  <w:rPrChange w:id="5555" w:author="Thomas Dietz" w:date="2012-08-13T14:50:00Z">
                    <w:rPr>
                      <w:b/>
                    </w:rPr>
                  </w:rPrChange>
                </w:rPr>
                <w:t xml:space="preserve">      &lt;xs:enumeration value="write-actions"/&gt;</w:t>
              </w:r>
            </w:ins>
          </w:p>
          <w:p w14:paraId="0B5BB76B" w14:textId="77777777" w:rsidR="00860C7A" w:rsidRPr="00A00ED4" w:rsidRDefault="00860C7A" w:rsidP="00860C7A">
            <w:pPr>
              <w:pStyle w:val="XML1"/>
              <w:rPr>
                <w:ins w:id="5556" w:author="Thomas Dietz" w:date="2012-08-13T13:45:00Z"/>
                <w:rPrChange w:id="5557" w:author="Thomas Dietz" w:date="2012-08-13T14:50:00Z">
                  <w:rPr>
                    <w:ins w:id="5558" w:author="Thomas Dietz" w:date="2012-08-13T13:45:00Z"/>
                    <w:b/>
                  </w:rPr>
                </w:rPrChange>
              </w:rPr>
            </w:pPr>
            <w:ins w:id="5559" w:author="Thomas Dietz" w:date="2012-08-13T13:45:00Z">
              <w:r w:rsidRPr="00A00ED4">
                <w:rPr>
                  <w:rPrChange w:id="5560" w:author="Thomas Dietz" w:date="2012-08-13T14:50:00Z">
                    <w:rPr>
                      <w:b/>
                    </w:rPr>
                  </w:rPrChange>
                </w:rPr>
                <w:t xml:space="preserve">      &lt;xs:enumeration value="write-metadata"/&gt;</w:t>
              </w:r>
            </w:ins>
          </w:p>
          <w:p w14:paraId="589835FF" w14:textId="77777777" w:rsidR="00860C7A" w:rsidRPr="00A00ED4" w:rsidRDefault="00860C7A" w:rsidP="00860C7A">
            <w:pPr>
              <w:pStyle w:val="XML1"/>
              <w:rPr>
                <w:ins w:id="5561" w:author="Thomas Dietz" w:date="2012-08-13T13:45:00Z"/>
                <w:rPrChange w:id="5562" w:author="Thomas Dietz" w:date="2012-08-13T14:50:00Z">
                  <w:rPr>
                    <w:ins w:id="5563" w:author="Thomas Dietz" w:date="2012-08-13T13:45:00Z"/>
                    <w:b/>
                  </w:rPr>
                </w:rPrChange>
              </w:rPr>
            </w:pPr>
            <w:ins w:id="5564" w:author="Thomas Dietz" w:date="2012-08-13T13:45:00Z">
              <w:r w:rsidRPr="00A00ED4">
                <w:rPr>
                  <w:rPrChange w:id="5565" w:author="Thomas Dietz" w:date="2012-08-13T14:50:00Z">
                    <w:rPr>
                      <w:b/>
                    </w:rPr>
                  </w:rPrChange>
                </w:rPr>
                <w:t xml:space="preserve">      &lt;xs:enumeration value="goto-table"/&gt;</w:t>
              </w:r>
            </w:ins>
          </w:p>
          <w:p w14:paraId="625C6554" w14:textId="77777777" w:rsidR="00860C7A" w:rsidRPr="00A00ED4" w:rsidRDefault="00860C7A" w:rsidP="00860C7A">
            <w:pPr>
              <w:pStyle w:val="XML1"/>
              <w:rPr>
                <w:ins w:id="5566" w:author="Thomas Dietz" w:date="2012-08-13T13:45:00Z"/>
                <w:rPrChange w:id="5567" w:author="Thomas Dietz" w:date="2012-08-13T14:50:00Z">
                  <w:rPr>
                    <w:ins w:id="5568" w:author="Thomas Dietz" w:date="2012-08-13T13:45:00Z"/>
                    <w:b/>
                  </w:rPr>
                </w:rPrChange>
              </w:rPr>
            </w:pPr>
            <w:ins w:id="5569" w:author="Thomas Dietz" w:date="2012-08-13T13:45:00Z">
              <w:r w:rsidRPr="00A00ED4">
                <w:rPr>
                  <w:rPrChange w:id="5570" w:author="Thomas Dietz" w:date="2012-08-13T14:50:00Z">
                    <w:rPr>
                      <w:b/>
                    </w:rPr>
                  </w:rPrChange>
                </w:rPr>
                <w:t xml:space="preserve">    &lt;/xs:restriction&gt;</w:t>
              </w:r>
            </w:ins>
          </w:p>
          <w:p w14:paraId="4F01701E" w14:textId="0DA844B9" w:rsidR="00860C7A" w:rsidRPr="009F1B7D" w:rsidRDefault="00860C7A" w:rsidP="00860C7A">
            <w:pPr>
              <w:pStyle w:val="XML1"/>
              <w:rPr>
                <w:b/>
              </w:rPr>
            </w:pPr>
            <w:ins w:id="5571" w:author="Thomas Dietz" w:date="2012-08-13T13:45:00Z">
              <w:r w:rsidRPr="00A00ED4">
                <w:rPr>
                  <w:rPrChange w:id="5572" w:author="Thomas Dietz" w:date="2012-08-13T14:50:00Z">
                    <w:rPr>
                      <w:b/>
                    </w:rPr>
                  </w:rPrChange>
                </w:rPr>
                <w:lastRenderedPageBreak/>
                <w:t xml:space="preserve">  &lt;/xs:simpleType&gt;</w:t>
              </w:r>
            </w:ins>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5573" w:name="_Toc333403887"/>
      <w:r>
        <w:t>XML Example</w:t>
      </w:r>
      <w:bookmarkEnd w:id="5573"/>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1EAD7078" w:rsidR="00D8113B" w:rsidDel="00390570" w:rsidRDefault="00D8113B" w:rsidP="00D8113B">
      <w:pPr>
        <w:pStyle w:val="Heading3"/>
        <w:rPr>
          <w:del w:id="5574" w:author="Thomas Dietz" w:date="2012-08-13T13:46:00Z"/>
        </w:rPr>
      </w:pPr>
      <w:bookmarkStart w:id="5575" w:name="_Toc333403888"/>
      <w:del w:id="5576" w:author="Thomas Dietz" w:date="2012-08-13T13:46:00Z">
        <w:r w:rsidDel="00390570">
          <w:delText xml:space="preserve">Normative </w:delText>
        </w:r>
        <w:r w:rsidR="00F16C2E" w:rsidDel="00390570">
          <w:delText>Constraints</w:delText>
        </w:r>
        <w:bookmarkEnd w:id="5575"/>
      </w:del>
    </w:p>
    <w:p w14:paraId="1D8CC4DB" w14:textId="2CBCE30F" w:rsidR="00C87004" w:rsidDel="00390570" w:rsidRDefault="007746E3">
      <w:pPr>
        <w:spacing w:before="0" w:line="276" w:lineRule="auto"/>
        <w:rPr>
          <w:del w:id="5577" w:author="Thomas Dietz" w:date="2012-08-13T13:46:00Z"/>
        </w:rPr>
      </w:pPr>
      <w:del w:id="5578" w:author="Thomas Dietz" w:date="2012-08-13T13:46:00Z">
        <w:r w:rsidDel="00390570">
          <w:delText xml:space="preserve">Element </w:delText>
        </w:r>
        <w:r w:rsidRPr="003E2AD0" w:rsidDel="00390570">
          <w:rPr>
            <w:rStyle w:val="codeChar"/>
          </w:rPr>
          <w:delText>&lt;capabilities&gt;</w:delText>
        </w:r>
        <w:r w:rsidDel="00390570">
          <w:delTex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delText>
        </w:r>
        <w:r w:rsidR="00C87004" w:rsidDel="00390570">
          <w:delText>can</w:delText>
        </w:r>
        <w:r w:rsidDel="00390570">
          <w:delText xml:space="preserve"> be discovered by the configuration point using a NETCONF get-config request. </w:delText>
        </w:r>
      </w:del>
    </w:p>
    <w:p w14:paraId="417AAFE5" w14:textId="23BBAAB9" w:rsidR="00C87004" w:rsidDel="00390570" w:rsidRDefault="00C87004">
      <w:pPr>
        <w:spacing w:before="0" w:line="276" w:lineRule="auto"/>
        <w:rPr>
          <w:del w:id="5579" w:author="Thomas Dietz" w:date="2012-08-13T13:46:00Z"/>
        </w:rPr>
      </w:pPr>
      <w:del w:id="5580" w:author="Thomas Dietz" w:date="2012-08-13T13:46:00Z">
        <w:r w:rsidDel="00390570">
          <w:delText xml:space="preserve">Element </w:delText>
        </w:r>
        <w:r w:rsidRPr="003E2AD0" w:rsidDel="00390570">
          <w:rPr>
            <w:rStyle w:val="codeChar"/>
          </w:rPr>
          <w:delText>&lt;max-buffered-packets&gt;</w:delText>
        </w:r>
        <w:r w:rsidDel="00390570">
          <w:delText xml:space="preserve"> denotes the maximum number of packets the logical switch can buffer when sending packets to the controller using packet-in messages.</w:delText>
        </w:r>
      </w:del>
    </w:p>
    <w:p w14:paraId="3F82E80D" w14:textId="72ED80C3" w:rsidR="00C87004" w:rsidDel="00390570" w:rsidRDefault="00C87004">
      <w:pPr>
        <w:spacing w:before="0" w:line="276" w:lineRule="auto"/>
        <w:rPr>
          <w:del w:id="5581" w:author="Thomas Dietz" w:date="2012-08-13T13:46:00Z"/>
        </w:rPr>
      </w:pPr>
      <w:del w:id="5582" w:author="Thomas Dietz" w:date="2012-08-13T13:46:00Z">
        <w:r w:rsidDel="00390570">
          <w:delText xml:space="preserve">Element </w:delText>
        </w:r>
        <w:r w:rsidRPr="003E2AD0" w:rsidDel="00390570">
          <w:rPr>
            <w:rStyle w:val="codeChar"/>
          </w:rPr>
          <w:delText>&lt;max-tables&gt;</w:delText>
        </w:r>
        <w:r w:rsidDel="00390570">
          <w:delText xml:space="preserve"> denotes the maximum number of flow tables supported by the logical switch.</w:delText>
        </w:r>
      </w:del>
    </w:p>
    <w:p w14:paraId="752482E4" w14:textId="5FD4B98D" w:rsidR="00C87004" w:rsidDel="00390570" w:rsidRDefault="00C87004">
      <w:pPr>
        <w:spacing w:before="0" w:line="276" w:lineRule="auto"/>
        <w:rPr>
          <w:del w:id="5583" w:author="Thomas Dietz" w:date="2012-08-13T13:46:00Z"/>
        </w:rPr>
      </w:pPr>
      <w:del w:id="5584" w:author="Thomas Dietz" w:date="2012-08-13T13:46:00Z">
        <w:r w:rsidDel="00390570">
          <w:delText xml:space="preserve">Element </w:delText>
        </w:r>
        <w:r w:rsidRPr="003E2AD0" w:rsidDel="00390570">
          <w:rPr>
            <w:rStyle w:val="codeChar"/>
          </w:rPr>
          <w:delText>&lt;max-ports&gt;</w:delText>
        </w:r>
        <w:r w:rsidDel="00390570">
          <w:delText xml:space="preserve"> denotes the maximum number of ports supported by the logical switch.</w:delText>
        </w:r>
      </w:del>
    </w:p>
    <w:p w14:paraId="10996F6B" w14:textId="4BA50ED3" w:rsidR="00C87004" w:rsidDel="00390570" w:rsidRDefault="00C87004">
      <w:pPr>
        <w:spacing w:before="0" w:line="276" w:lineRule="auto"/>
        <w:rPr>
          <w:del w:id="5585" w:author="Thomas Dietz" w:date="2012-08-13T13:46:00Z"/>
        </w:rPr>
      </w:pPr>
      <w:del w:id="5586" w:author="Thomas Dietz" w:date="2012-08-13T13:46:00Z">
        <w:r w:rsidDel="00390570">
          <w:delText xml:space="preserve">Element </w:delText>
        </w:r>
        <w:r w:rsidRPr="003E2AD0" w:rsidDel="00390570">
          <w:rPr>
            <w:rStyle w:val="codeChar"/>
          </w:rPr>
          <w:delText>&lt;flow-statistics&gt;</w:delText>
        </w:r>
        <w:r w:rsidDel="00390570">
          <w:delText xml:space="preserve"> indicates whether the logical switch supports flow statistics functionality.</w:delText>
        </w:r>
      </w:del>
    </w:p>
    <w:p w14:paraId="5DD1DFBF" w14:textId="47BB6CC7" w:rsidR="00C87004" w:rsidDel="00390570" w:rsidRDefault="00C87004" w:rsidP="00C87004">
      <w:pPr>
        <w:spacing w:before="0" w:line="276" w:lineRule="auto"/>
        <w:rPr>
          <w:del w:id="5587" w:author="Thomas Dietz" w:date="2012-08-13T13:46:00Z"/>
        </w:rPr>
      </w:pPr>
      <w:del w:id="5588" w:author="Thomas Dietz" w:date="2012-08-13T13:46:00Z">
        <w:r w:rsidDel="00390570">
          <w:lastRenderedPageBreak/>
          <w:delText xml:space="preserve">Element </w:delText>
        </w:r>
        <w:r w:rsidRPr="003E2AD0" w:rsidDel="00390570">
          <w:rPr>
            <w:rStyle w:val="codeChar"/>
          </w:rPr>
          <w:delText>&lt;table-statistics&gt;</w:delText>
        </w:r>
        <w:r w:rsidDel="00390570">
          <w:delText xml:space="preserve"> indicates whether the logical switch supports table statistics functionality.</w:delText>
        </w:r>
      </w:del>
    </w:p>
    <w:p w14:paraId="214D634A" w14:textId="4280CD4C" w:rsidR="00C87004" w:rsidDel="00390570" w:rsidRDefault="00C87004" w:rsidP="00C87004">
      <w:pPr>
        <w:spacing w:before="0" w:line="276" w:lineRule="auto"/>
        <w:rPr>
          <w:del w:id="5589" w:author="Thomas Dietz" w:date="2012-08-13T13:46:00Z"/>
        </w:rPr>
      </w:pPr>
      <w:del w:id="5590" w:author="Thomas Dietz" w:date="2012-08-13T13:46:00Z">
        <w:r w:rsidDel="00390570">
          <w:delText xml:space="preserve">Element </w:delText>
        </w:r>
        <w:r w:rsidRPr="003E2AD0" w:rsidDel="00390570">
          <w:rPr>
            <w:rStyle w:val="codeChar"/>
          </w:rPr>
          <w:delText>&lt;port-statistics&gt;</w:delText>
        </w:r>
        <w:r w:rsidDel="00390570">
          <w:delText xml:space="preserve"> indicates whether the logical switch supports port statistics functionality.</w:delText>
        </w:r>
      </w:del>
    </w:p>
    <w:p w14:paraId="30E6E3AD" w14:textId="5D4C8A4A" w:rsidR="00C87004" w:rsidDel="00390570" w:rsidRDefault="00C87004" w:rsidP="00C87004">
      <w:pPr>
        <w:spacing w:before="0" w:line="276" w:lineRule="auto"/>
        <w:rPr>
          <w:del w:id="5591" w:author="Thomas Dietz" w:date="2012-08-13T13:46:00Z"/>
        </w:rPr>
      </w:pPr>
      <w:del w:id="5592" w:author="Thomas Dietz" w:date="2012-08-13T13:46:00Z">
        <w:r w:rsidDel="00390570">
          <w:delText xml:space="preserve">Element </w:delText>
        </w:r>
        <w:r w:rsidRPr="003E2AD0" w:rsidDel="00390570">
          <w:rPr>
            <w:rStyle w:val="codeChar"/>
          </w:rPr>
          <w:delText>&lt;group-statistics&gt;</w:delText>
        </w:r>
        <w:r w:rsidDel="00390570">
          <w:delText xml:space="preserve"> indicates whether the logical switch supports group statistics functionality.</w:delText>
        </w:r>
      </w:del>
    </w:p>
    <w:p w14:paraId="24B93CDD" w14:textId="06DCAEB6" w:rsidR="00C87004" w:rsidDel="00390570" w:rsidRDefault="00C87004" w:rsidP="00C87004">
      <w:pPr>
        <w:spacing w:before="0" w:line="276" w:lineRule="auto"/>
        <w:rPr>
          <w:del w:id="5593" w:author="Thomas Dietz" w:date="2012-08-13T13:46:00Z"/>
        </w:rPr>
      </w:pPr>
      <w:del w:id="5594" w:author="Thomas Dietz" w:date="2012-08-13T13:46:00Z">
        <w:r w:rsidDel="00390570">
          <w:delText xml:space="preserve">Element </w:delText>
        </w:r>
        <w:r w:rsidRPr="003E2AD0" w:rsidDel="00390570">
          <w:rPr>
            <w:rStyle w:val="codeChar"/>
          </w:rPr>
          <w:delText>&lt;queue-statistics&gt;</w:delText>
        </w:r>
        <w:r w:rsidDel="00390570">
          <w:delText xml:space="preserve"> indicates whether the logical switch supports queue statistics functionality.</w:delText>
        </w:r>
      </w:del>
    </w:p>
    <w:p w14:paraId="749C5DCA" w14:textId="42F9D0A9" w:rsidR="003C6498" w:rsidDel="00390570" w:rsidRDefault="00CB1873">
      <w:pPr>
        <w:spacing w:before="0" w:line="276" w:lineRule="auto"/>
        <w:rPr>
          <w:del w:id="5595" w:author="Thomas Dietz" w:date="2012-08-13T13:46:00Z"/>
        </w:rPr>
      </w:pPr>
      <w:del w:id="5596" w:author="Thomas Dietz" w:date="2012-08-13T13:46:00Z">
        <w:r w:rsidDel="00390570">
          <w:delText xml:space="preserve">Element </w:delText>
        </w:r>
        <w:r w:rsidRPr="003E2AD0" w:rsidDel="00390570">
          <w:rPr>
            <w:rStyle w:val="codeChar"/>
          </w:rPr>
          <w:delText>&lt;reassemble-ip-fragments&gt;</w:delText>
        </w:r>
        <w:r w:rsidDel="00390570">
          <w:delText xml:space="preserve"> indicates whether the logical switch support reassemble IP fragments functionality.</w:delText>
        </w:r>
      </w:del>
    </w:p>
    <w:p w14:paraId="4F65000C" w14:textId="29266885" w:rsidR="003C6498" w:rsidDel="00390570" w:rsidRDefault="003C6498">
      <w:pPr>
        <w:spacing w:before="0" w:line="276" w:lineRule="auto"/>
        <w:rPr>
          <w:del w:id="5597" w:author="Thomas Dietz" w:date="2012-08-13T13:46:00Z"/>
        </w:rPr>
      </w:pPr>
      <w:del w:id="5598" w:author="Thomas Dietz" w:date="2012-08-13T13:46:00Z">
        <w:r w:rsidDel="00390570">
          <w:delText xml:space="preserve">Element </w:delText>
        </w:r>
        <w:r w:rsidRPr="003E2AD0" w:rsidDel="00390570">
          <w:rPr>
            <w:rStyle w:val="codeChar"/>
          </w:rPr>
          <w:delText>&lt;block-looping-ports&gt;</w:delText>
        </w:r>
        <w:r w:rsidDel="00390570">
          <w:delText xml:space="preserve"> indicates whether a switch protocol outside of OpenFlow, such as 802.1D Spanning Tree, will detect topology loops and block ports to prevent packet loops.</w:delText>
        </w:r>
      </w:del>
    </w:p>
    <w:p w14:paraId="5C242A8F" w14:textId="3E6AD1D0" w:rsidR="003C6498" w:rsidDel="00390570" w:rsidRDefault="003C6498">
      <w:pPr>
        <w:spacing w:before="0" w:line="276" w:lineRule="auto"/>
        <w:rPr>
          <w:del w:id="5599" w:author="Thomas Dietz" w:date="2012-08-13T13:46:00Z"/>
        </w:rPr>
      </w:pPr>
      <w:del w:id="5600" w:author="Thomas Dietz" w:date="2012-08-13T13:46:00Z">
        <w:r w:rsidDel="00390570">
          <w:delText xml:space="preserve">Element </w:delText>
        </w:r>
        <w:r w:rsidRPr="003E2AD0" w:rsidDel="00390570">
          <w:rPr>
            <w:rStyle w:val="codeChar"/>
          </w:rPr>
          <w:delText>&lt;reserved-port-types&gt;</w:delText>
        </w:r>
        <w:r w:rsidDel="00390570">
          <w:delText xml:space="preserve"> denotes generic forwarding actions such as sending to the controller, </w:delText>
        </w:r>
        <w:r w:rsidR="00C4220E" w:rsidDel="00390570">
          <w:delText>fl</w:delText>
        </w:r>
        <w:r w:rsidDel="00390570">
          <w:delText xml:space="preserve">ooding, or forwarding using non-OpenFlow methods, such as "normal" switch processing. </w:delText>
        </w:r>
      </w:del>
    </w:p>
    <w:p w14:paraId="3895BDAE" w14:textId="0512A3C4" w:rsidR="003C6498" w:rsidDel="00390570" w:rsidRDefault="003C6498">
      <w:pPr>
        <w:spacing w:before="0" w:line="276" w:lineRule="auto"/>
        <w:rPr>
          <w:del w:id="5601" w:author="Thomas Dietz" w:date="2012-08-13T13:46:00Z"/>
        </w:rPr>
      </w:pPr>
      <w:del w:id="5602" w:author="Thomas Dietz" w:date="2012-08-13T13:46:00Z">
        <w:r w:rsidDel="00390570">
          <w:delText xml:space="preserve">Element </w:delText>
        </w:r>
        <w:r w:rsidRPr="003E2AD0" w:rsidDel="00390570">
          <w:rPr>
            <w:rStyle w:val="codeChar"/>
          </w:rPr>
          <w:delText>&lt;group-types&gt;</w:delText>
        </w:r>
        <w:r w:rsidDel="00390570">
          <w:delText xml:space="preserve"> denotes the group types supported by the OpenFlow logical switch.</w:delText>
        </w:r>
      </w:del>
    </w:p>
    <w:p w14:paraId="7DEB1928" w14:textId="2EED5C85" w:rsidR="003C6498" w:rsidDel="00390570" w:rsidRDefault="003C6498" w:rsidP="003C6498">
      <w:pPr>
        <w:spacing w:before="0" w:line="276" w:lineRule="auto"/>
        <w:rPr>
          <w:del w:id="5603" w:author="Thomas Dietz" w:date="2012-08-13T13:46:00Z"/>
        </w:rPr>
      </w:pPr>
      <w:del w:id="5604" w:author="Thomas Dietz" w:date="2012-08-13T13:46:00Z">
        <w:r w:rsidDel="00390570">
          <w:delText xml:space="preserve">Element </w:delText>
        </w:r>
        <w:r w:rsidRPr="003E2AD0" w:rsidDel="00390570">
          <w:rPr>
            <w:rStyle w:val="codeChar"/>
          </w:rPr>
          <w:delText>&lt;group-capabilities&gt;</w:delText>
        </w:r>
        <w:r w:rsidDel="00390570">
          <w:delText xml:space="preserve"> denotes the group capabilities supported by the OpenFlow logical switch.</w:delText>
        </w:r>
      </w:del>
    </w:p>
    <w:p w14:paraId="636F27C6" w14:textId="266C0940" w:rsidR="003C6498" w:rsidDel="00390570" w:rsidRDefault="003C6498" w:rsidP="003C6498">
      <w:pPr>
        <w:spacing w:before="0" w:line="276" w:lineRule="auto"/>
        <w:rPr>
          <w:del w:id="5605" w:author="Thomas Dietz" w:date="2012-08-13T13:46:00Z"/>
        </w:rPr>
      </w:pPr>
      <w:del w:id="5606" w:author="Thomas Dietz" w:date="2012-08-13T13:46:00Z">
        <w:r w:rsidDel="00390570">
          <w:delText xml:space="preserve">Element </w:delText>
        </w:r>
        <w:r w:rsidRPr="003E2AD0" w:rsidDel="00390570">
          <w:rPr>
            <w:rStyle w:val="codeChar"/>
          </w:rPr>
          <w:delText>&lt;action-types&gt;</w:delText>
        </w:r>
        <w:r w:rsidDel="00390570">
          <w:delText xml:space="preserve"> denotes the action types supported by the OpenFlow logical switch.</w:delText>
        </w:r>
      </w:del>
    </w:p>
    <w:p w14:paraId="1A011702" w14:textId="19AB9D37" w:rsidR="0082315F" w:rsidDel="00390570" w:rsidRDefault="0082315F" w:rsidP="003C6498">
      <w:pPr>
        <w:spacing w:before="0" w:line="276" w:lineRule="auto"/>
        <w:rPr>
          <w:del w:id="5607" w:author="Thomas Dietz" w:date="2012-08-13T13:46:00Z"/>
        </w:rPr>
      </w:pPr>
      <w:del w:id="5608" w:author="Thomas Dietz" w:date="2012-08-13T13:46:00Z">
        <w:r w:rsidDel="00390570">
          <w:delText>Element &lt;instruction-types&gt; denotes the instruction types supported by the OpenFlow logical switch.</w:delText>
        </w:r>
      </w:del>
    </w:p>
    <w:p w14:paraId="34F0FADA" w14:textId="67BB0CF6" w:rsidR="00570B23" w:rsidDel="00390570" w:rsidRDefault="00570B23" w:rsidP="003C6498">
      <w:pPr>
        <w:spacing w:before="0" w:line="276" w:lineRule="auto"/>
        <w:rPr>
          <w:del w:id="5609" w:author="Thomas Dietz" w:date="2012-08-13T13:46:00Z"/>
        </w:rPr>
      </w:pPr>
      <w:del w:id="5610" w:author="Thomas Dietz" w:date="2012-08-13T13:46:00Z">
        <w:r w:rsidDel="00390570">
          <w:delText>Detailed definitions of these capability items can be found in OpenFlow Switch Specification 1.2[1].</w:delText>
        </w:r>
      </w:del>
    </w:p>
    <w:p w14:paraId="26CBBFBE" w14:textId="624F5F1F" w:rsidR="00D8113B" w:rsidRPr="001215D8" w:rsidRDefault="00D8113B" w:rsidP="00D8113B">
      <w:pPr>
        <w:pStyle w:val="Heading3"/>
      </w:pPr>
      <w:bookmarkStart w:id="5611" w:name="_Toc333403889"/>
      <w:r>
        <w:t>Yang Specification</w:t>
      </w:r>
      <w:bookmarkEnd w:id="5611"/>
    </w:p>
    <w:tbl>
      <w:tblPr>
        <w:tblStyle w:val="TableGrid"/>
        <w:tblW w:w="5000" w:type="pct"/>
        <w:shd w:val="clear" w:color="auto" w:fill="C8FCCD"/>
        <w:tblCellMar>
          <w:left w:w="57" w:type="dxa"/>
          <w:right w:w="57" w:type="dxa"/>
        </w:tblCellMar>
        <w:tblLook w:val="04A0" w:firstRow="1" w:lastRow="0" w:firstColumn="1" w:lastColumn="0" w:noHBand="0" w:noVBand="1"/>
        <w:tblPrChange w:id="5612" w:author="Thomas Dietz" w:date="2012-08-13T13:48:00Z">
          <w:tblPr>
            <w:tblStyle w:val="TableGrid"/>
            <w:tblW w:w="0" w:type="auto"/>
            <w:tblInd w:w="378" w:type="dxa"/>
            <w:shd w:val="clear" w:color="auto" w:fill="C8FCCD"/>
            <w:tblLook w:val="04A0" w:firstRow="1" w:lastRow="0" w:firstColumn="1" w:lastColumn="0" w:noHBand="0" w:noVBand="1"/>
          </w:tblPr>
        </w:tblPrChange>
      </w:tblPr>
      <w:tblGrid>
        <w:gridCol w:w="9474"/>
        <w:tblGridChange w:id="5613">
          <w:tblGrid>
            <w:gridCol w:w="8820"/>
          </w:tblGrid>
        </w:tblGridChange>
      </w:tblGrid>
      <w:tr w:rsidR="00364B45" w:rsidRPr="009F1B7D" w14:paraId="47C36A4B" w14:textId="77777777" w:rsidTr="007A2F9A">
        <w:tc>
          <w:tcPr>
            <w:tcW w:w="5000" w:type="pct"/>
            <w:shd w:val="clear" w:color="auto" w:fill="C8FCCD"/>
            <w:tcPrChange w:id="5614" w:author="Thomas Dietz" w:date="2012-08-13T13:48:00Z">
              <w:tcPr>
                <w:tcW w:w="8820" w:type="dxa"/>
                <w:shd w:val="clear" w:color="auto" w:fill="C8FCCD"/>
              </w:tcPr>
            </w:tcPrChange>
          </w:tcPr>
          <w:p w14:paraId="040B34C6" w14:textId="0DED2C3C" w:rsidR="00EA5C38" w:rsidDel="00390570" w:rsidRDefault="00EA5C38" w:rsidP="00EA5C38">
            <w:pPr>
              <w:pStyle w:val="XML1"/>
              <w:rPr>
                <w:del w:id="5615" w:author="Thomas Dietz" w:date="2012-08-13T13:46:00Z"/>
              </w:rPr>
            </w:pPr>
            <w:del w:id="5616" w:author="Thomas Dietz" w:date="2012-08-13T13:46:00Z">
              <w:r w:rsidDel="00390570">
                <w:delText>typedef action-type {</w:delText>
              </w:r>
            </w:del>
          </w:p>
          <w:p w14:paraId="03856A8A" w14:textId="098FE9F9" w:rsidR="00EA5C38" w:rsidDel="00390570" w:rsidRDefault="00EA5C38" w:rsidP="00D646D5">
            <w:pPr>
              <w:pStyle w:val="XML2"/>
              <w:rPr>
                <w:del w:id="5617" w:author="Thomas Dietz" w:date="2012-08-13T13:46:00Z"/>
              </w:rPr>
            </w:pPr>
            <w:del w:id="5618" w:author="Thomas Dietz" w:date="2012-08-13T13:46:00Z">
              <w:r w:rsidDel="00390570">
                <w:delText>description "The types of actions defined in OpenFlow Switch Specification version 1.2.";</w:delText>
              </w:r>
            </w:del>
          </w:p>
          <w:p w14:paraId="3054F4B2" w14:textId="710FA75B" w:rsidR="00EA5C38" w:rsidDel="00390570" w:rsidRDefault="00EA5C38" w:rsidP="00D646D5">
            <w:pPr>
              <w:pStyle w:val="XML2"/>
              <w:rPr>
                <w:del w:id="5619" w:author="Thomas Dietz" w:date="2012-08-13T13:46:00Z"/>
              </w:rPr>
            </w:pPr>
            <w:del w:id="5620" w:author="Thomas Dietz" w:date="2012-08-13T13:46:00Z">
              <w:r w:rsidDel="00390570">
                <w:delText>type enumeration {</w:delText>
              </w:r>
            </w:del>
          </w:p>
          <w:p w14:paraId="463C0BDB" w14:textId="00944D37" w:rsidR="00EA5C38" w:rsidDel="00390570" w:rsidRDefault="00EA5C38" w:rsidP="00D646D5">
            <w:pPr>
              <w:pStyle w:val="XML3"/>
              <w:rPr>
                <w:del w:id="5621" w:author="Thomas Dietz" w:date="2012-08-13T13:46:00Z"/>
              </w:rPr>
            </w:pPr>
            <w:del w:id="5622" w:author="Thomas Dietz" w:date="2012-08-13T13:46:00Z">
              <w:r w:rsidDel="00390570">
                <w:delText>enum output;</w:delText>
              </w:r>
            </w:del>
          </w:p>
          <w:p w14:paraId="089FBD6F" w14:textId="5462F3E5" w:rsidR="00EA5C38" w:rsidDel="00390570" w:rsidRDefault="00EA5C38" w:rsidP="00D646D5">
            <w:pPr>
              <w:pStyle w:val="XML3"/>
              <w:rPr>
                <w:del w:id="5623" w:author="Thomas Dietz" w:date="2012-08-13T13:46:00Z"/>
              </w:rPr>
            </w:pPr>
            <w:del w:id="5624" w:author="Thomas Dietz" w:date="2012-08-13T13:46:00Z">
              <w:r w:rsidDel="00390570">
                <w:delText>enum acopy-ttl-out;</w:delText>
              </w:r>
            </w:del>
          </w:p>
          <w:p w14:paraId="7332FBE0" w14:textId="73338BE1" w:rsidR="00EA5C38" w:rsidDel="00390570" w:rsidRDefault="00EA5C38" w:rsidP="00D646D5">
            <w:pPr>
              <w:pStyle w:val="XML3"/>
              <w:rPr>
                <w:del w:id="5625" w:author="Thomas Dietz" w:date="2012-08-13T13:46:00Z"/>
              </w:rPr>
            </w:pPr>
            <w:del w:id="5626" w:author="Thomas Dietz" w:date="2012-08-13T13:46:00Z">
              <w:r w:rsidDel="00390570">
                <w:delText>enum copy-ttl-in;</w:delText>
              </w:r>
            </w:del>
          </w:p>
          <w:p w14:paraId="05F5B531" w14:textId="1B8A2D6D" w:rsidR="00EA5C38" w:rsidDel="00390570" w:rsidRDefault="00EA5C38" w:rsidP="00D646D5">
            <w:pPr>
              <w:pStyle w:val="XML3"/>
              <w:rPr>
                <w:del w:id="5627" w:author="Thomas Dietz" w:date="2012-08-13T13:46:00Z"/>
              </w:rPr>
            </w:pPr>
            <w:del w:id="5628" w:author="Thomas Dietz" w:date="2012-08-13T13:46:00Z">
              <w:r w:rsidDel="00390570">
                <w:delText>enum set-mpls-ttl;</w:delText>
              </w:r>
            </w:del>
          </w:p>
          <w:p w14:paraId="3E34D32C" w14:textId="1EFD7DA6" w:rsidR="00EA5C38" w:rsidDel="00390570" w:rsidRDefault="00EA5C38" w:rsidP="00D646D5">
            <w:pPr>
              <w:pStyle w:val="XML3"/>
              <w:rPr>
                <w:del w:id="5629" w:author="Thomas Dietz" w:date="2012-08-13T13:46:00Z"/>
              </w:rPr>
            </w:pPr>
            <w:del w:id="5630" w:author="Thomas Dietz" w:date="2012-08-13T13:46:00Z">
              <w:r w:rsidDel="00390570">
                <w:delText>enum dec-mpls-ttl;</w:delText>
              </w:r>
            </w:del>
          </w:p>
          <w:p w14:paraId="0B960592" w14:textId="7DCA14FB" w:rsidR="00EA5C38" w:rsidDel="00390570" w:rsidRDefault="00EA5C38" w:rsidP="00D646D5">
            <w:pPr>
              <w:pStyle w:val="XML3"/>
              <w:rPr>
                <w:del w:id="5631" w:author="Thomas Dietz" w:date="2012-08-13T13:46:00Z"/>
              </w:rPr>
            </w:pPr>
            <w:del w:id="5632" w:author="Thomas Dietz" w:date="2012-08-13T13:46:00Z">
              <w:r w:rsidDel="00390570">
                <w:delText>enum push-vlan;</w:delText>
              </w:r>
            </w:del>
          </w:p>
          <w:p w14:paraId="15606990" w14:textId="4C93CC8E" w:rsidR="00EA5C38" w:rsidDel="00390570" w:rsidRDefault="00EA5C38" w:rsidP="00D646D5">
            <w:pPr>
              <w:pStyle w:val="XML3"/>
              <w:rPr>
                <w:del w:id="5633" w:author="Thomas Dietz" w:date="2012-08-13T13:46:00Z"/>
              </w:rPr>
            </w:pPr>
            <w:del w:id="5634" w:author="Thomas Dietz" w:date="2012-08-13T13:46:00Z">
              <w:r w:rsidDel="00390570">
                <w:delText>enum pop-vlan;</w:delText>
              </w:r>
            </w:del>
          </w:p>
          <w:p w14:paraId="2EBE83A5" w14:textId="5D1B48AA" w:rsidR="00EA5C38" w:rsidDel="00390570" w:rsidRDefault="00EA5C38" w:rsidP="00D646D5">
            <w:pPr>
              <w:pStyle w:val="XML3"/>
              <w:rPr>
                <w:del w:id="5635" w:author="Thomas Dietz" w:date="2012-08-13T13:46:00Z"/>
              </w:rPr>
            </w:pPr>
            <w:del w:id="5636" w:author="Thomas Dietz" w:date="2012-08-13T13:46:00Z">
              <w:r w:rsidDel="00390570">
                <w:delText>enum push-mpls;</w:delText>
              </w:r>
            </w:del>
          </w:p>
          <w:p w14:paraId="5DCD0B9C" w14:textId="7ABF7CDE" w:rsidR="00EA5C38" w:rsidDel="00390570" w:rsidRDefault="00EA5C38" w:rsidP="00D646D5">
            <w:pPr>
              <w:pStyle w:val="XML3"/>
              <w:rPr>
                <w:del w:id="5637" w:author="Thomas Dietz" w:date="2012-08-13T13:46:00Z"/>
              </w:rPr>
            </w:pPr>
            <w:del w:id="5638" w:author="Thomas Dietz" w:date="2012-08-13T13:46:00Z">
              <w:r w:rsidDel="00390570">
                <w:delText>enum pop-mpls;</w:delText>
              </w:r>
            </w:del>
          </w:p>
          <w:p w14:paraId="1E434221" w14:textId="1B409539" w:rsidR="00EA5C38" w:rsidDel="00390570" w:rsidRDefault="00EA5C38" w:rsidP="00D646D5">
            <w:pPr>
              <w:pStyle w:val="XML3"/>
              <w:rPr>
                <w:del w:id="5639" w:author="Thomas Dietz" w:date="2012-08-13T13:46:00Z"/>
              </w:rPr>
            </w:pPr>
            <w:del w:id="5640" w:author="Thomas Dietz" w:date="2012-08-13T13:46:00Z">
              <w:r w:rsidDel="00390570">
                <w:delText>enum set-queue;</w:delText>
              </w:r>
            </w:del>
          </w:p>
          <w:p w14:paraId="154CB964" w14:textId="17A960E9" w:rsidR="00EA5C38" w:rsidDel="00390570" w:rsidRDefault="00EA5C38" w:rsidP="00D646D5">
            <w:pPr>
              <w:pStyle w:val="XML3"/>
              <w:rPr>
                <w:del w:id="5641" w:author="Thomas Dietz" w:date="2012-08-13T13:46:00Z"/>
              </w:rPr>
            </w:pPr>
            <w:del w:id="5642" w:author="Thomas Dietz" w:date="2012-08-13T13:46:00Z">
              <w:r w:rsidDel="00390570">
                <w:delText>enum group;</w:delText>
              </w:r>
            </w:del>
          </w:p>
          <w:p w14:paraId="3B70FD28" w14:textId="57F77CC5" w:rsidR="00EA5C38" w:rsidDel="00390570" w:rsidRDefault="00EA5C38" w:rsidP="00D646D5">
            <w:pPr>
              <w:pStyle w:val="XML3"/>
              <w:rPr>
                <w:del w:id="5643" w:author="Thomas Dietz" w:date="2012-08-13T13:46:00Z"/>
              </w:rPr>
            </w:pPr>
            <w:del w:id="5644" w:author="Thomas Dietz" w:date="2012-08-13T13:46:00Z">
              <w:r w:rsidDel="00390570">
                <w:delText>enum set-nw-ttl;</w:delText>
              </w:r>
            </w:del>
          </w:p>
          <w:p w14:paraId="78ACBA79" w14:textId="4C7A7F43" w:rsidR="00EA5C38" w:rsidDel="00390570" w:rsidRDefault="00EA5C38" w:rsidP="00D646D5">
            <w:pPr>
              <w:pStyle w:val="XML3"/>
              <w:rPr>
                <w:del w:id="5645" w:author="Thomas Dietz" w:date="2012-08-13T13:46:00Z"/>
              </w:rPr>
            </w:pPr>
            <w:del w:id="5646" w:author="Thomas Dietz" w:date="2012-08-13T13:46:00Z">
              <w:r w:rsidDel="00390570">
                <w:delText>enum dec-nw-ttl;</w:delText>
              </w:r>
            </w:del>
          </w:p>
          <w:p w14:paraId="157AB716" w14:textId="1271042F" w:rsidR="00EA5C38" w:rsidDel="00390570" w:rsidRDefault="00EA5C38" w:rsidP="00D646D5">
            <w:pPr>
              <w:pStyle w:val="XML3"/>
              <w:rPr>
                <w:del w:id="5647" w:author="Thomas Dietz" w:date="2012-08-13T13:46:00Z"/>
              </w:rPr>
            </w:pPr>
            <w:del w:id="5648" w:author="Thomas Dietz" w:date="2012-08-13T13:46:00Z">
              <w:r w:rsidDel="00390570">
                <w:lastRenderedPageBreak/>
                <w:delText>enum set-field;</w:delText>
              </w:r>
            </w:del>
          </w:p>
          <w:p w14:paraId="4E7F67CD" w14:textId="49319A5D" w:rsidR="00EA5C38" w:rsidDel="00390570" w:rsidRDefault="00B26D1C" w:rsidP="00C3649A">
            <w:pPr>
              <w:pStyle w:val="XML2"/>
              <w:rPr>
                <w:del w:id="5649" w:author="Thomas Dietz" w:date="2012-08-13T13:46:00Z"/>
              </w:rPr>
            </w:pPr>
            <w:del w:id="5650" w:author="Thomas Dietz" w:date="2012-08-13T13:46:00Z">
              <w:r w:rsidDel="00390570">
                <w:delText>}</w:delText>
              </w:r>
            </w:del>
          </w:p>
          <w:p w14:paraId="08BE0050" w14:textId="0EFBC764" w:rsidR="00EA5C38" w:rsidDel="00390570" w:rsidRDefault="00EA5C38" w:rsidP="00EA5C38">
            <w:pPr>
              <w:pStyle w:val="XML1"/>
              <w:rPr>
                <w:del w:id="5651" w:author="Thomas Dietz" w:date="2012-08-13T13:46:00Z"/>
              </w:rPr>
            </w:pPr>
            <w:del w:id="5652" w:author="Thomas Dietz" w:date="2012-08-13T13:46:00Z">
              <w:r w:rsidDel="00390570">
                <w:delText>}</w:delText>
              </w:r>
            </w:del>
          </w:p>
          <w:p w14:paraId="7C1EB28F" w14:textId="6C1D067E" w:rsidR="00EA5C38" w:rsidDel="00390570" w:rsidRDefault="00EA5C38" w:rsidP="00EA5C38">
            <w:pPr>
              <w:pStyle w:val="XML1"/>
              <w:rPr>
                <w:del w:id="5653" w:author="Thomas Dietz" w:date="2012-08-13T13:46:00Z"/>
              </w:rPr>
            </w:pPr>
          </w:p>
          <w:p w14:paraId="40B50C50" w14:textId="308EEE56" w:rsidR="00EA5C38" w:rsidDel="00390570" w:rsidRDefault="00EA5C38" w:rsidP="00EA5C38">
            <w:pPr>
              <w:pStyle w:val="XML1"/>
              <w:rPr>
                <w:del w:id="5654" w:author="Thomas Dietz" w:date="2012-08-13T13:46:00Z"/>
              </w:rPr>
            </w:pPr>
            <w:del w:id="5655" w:author="Thomas Dietz" w:date="2012-08-13T13:46:00Z">
              <w:r w:rsidDel="00390570">
                <w:delText>typedef instruction-type {</w:delText>
              </w:r>
            </w:del>
          </w:p>
          <w:p w14:paraId="0F7FD3A5" w14:textId="765A158E" w:rsidR="00EA5C38" w:rsidDel="00390570" w:rsidRDefault="00EA5C38" w:rsidP="00C3649A">
            <w:pPr>
              <w:pStyle w:val="XML2"/>
              <w:rPr>
                <w:del w:id="5656" w:author="Thomas Dietz" w:date="2012-08-13T13:46:00Z"/>
              </w:rPr>
            </w:pPr>
            <w:del w:id="5657" w:author="Thomas Dietz" w:date="2012-08-13T13:46:00Z">
              <w:r w:rsidDel="00390570">
                <w:delText>description "The types of instructions defined in OpenFlow Switch Specification version 1.2.";</w:delText>
              </w:r>
            </w:del>
          </w:p>
          <w:p w14:paraId="35E71637" w14:textId="78F9F141" w:rsidR="00EA5C38" w:rsidDel="00390570" w:rsidRDefault="00EA5C38" w:rsidP="00D646D5">
            <w:pPr>
              <w:pStyle w:val="XML2"/>
              <w:rPr>
                <w:del w:id="5658" w:author="Thomas Dietz" w:date="2012-08-13T13:46:00Z"/>
              </w:rPr>
            </w:pPr>
            <w:del w:id="5659" w:author="Thomas Dietz" w:date="2012-08-13T13:46:00Z">
              <w:r w:rsidDel="00390570">
                <w:delText>type enumeration {</w:delText>
              </w:r>
            </w:del>
          </w:p>
          <w:p w14:paraId="7D4C1B70" w14:textId="27A93071" w:rsidR="00EA5C38" w:rsidDel="00390570" w:rsidRDefault="00EA5C38" w:rsidP="00D646D5">
            <w:pPr>
              <w:pStyle w:val="XML3"/>
              <w:rPr>
                <w:del w:id="5660" w:author="Thomas Dietz" w:date="2012-08-13T13:46:00Z"/>
              </w:rPr>
            </w:pPr>
            <w:del w:id="5661" w:author="Thomas Dietz" w:date="2012-08-13T13:46:00Z">
              <w:r w:rsidDel="00390570">
                <w:delText>enum apply-actions;</w:delText>
              </w:r>
            </w:del>
          </w:p>
          <w:p w14:paraId="6BC58142" w14:textId="3C1CDE54" w:rsidR="00EA5C38" w:rsidDel="00390570" w:rsidRDefault="00EA5C38" w:rsidP="00D646D5">
            <w:pPr>
              <w:pStyle w:val="XML3"/>
              <w:rPr>
                <w:del w:id="5662" w:author="Thomas Dietz" w:date="2012-08-13T13:46:00Z"/>
              </w:rPr>
            </w:pPr>
            <w:del w:id="5663" w:author="Thomas Dietz" w:date="2012-08-13T13:46:00Z">
              <w:r w:rsidDel="00390570">
                <w:delText>enum clear-actions;</w:delText>
              </w:r>
            </w:del>
          </w:p>
          <w:p w14:paraId="12FCBEA2" w14:textId="3A8A1C33" w:rsidR="00EA5C38" w:rsidDel="00390570" w:rsidRDefault="00EA5C38" w:rsidP="00D646D5">
            <w:pPr>
              <w:pStyle w:val="XML3"/>
              <w:rPr>
                <w:del w:id="5664" w:author="Thomas Dietz" w:date="2012-08-13T13:46:00Z"/>
              </w:rPr>
            </w:pPr>
            <w:del w:id="5665" w:author="Thomas Dietz" w:date="2012-08-13T13:46:00Z">
              <w:r w:rsidDel="00390570">
                <w:delText>enum write-actions;</w:delText>
              </w:r>
            </w:del>
          </w:p>
          <w:p w14:paraId="052A17DC" w14:textId="5F68A8A4" w:rsidR="00EA5C38" w:rsidDel="00390570" w:rsidRDefault="00EA5C38" w:rsidP="00D646D5">
            <w:pPr>
              <w:pStyle w:val="XML3"/>
              <w:rPr>
                <w:del w:id="5666" w:author="Thomas Dietz" w:date="2012-08-13T13:46:00Z"/>
              </w:rPr>
            </w:pPr>
            <w:del w:id="5667" w:author="Thomas Dietz" w:date="2012-08-13T13:46:00Z">
              <w:r w:rsidDel="00390570">
                <w:delText>enum write-metadata;</w:delText>
              </w:r>
            </w:del>
          </w:p>
          <w:p w14:paraId="3AE1FF94" w14:textId="4D1A8CCB" w:rsidR="00EA5C38" w:rsidDel="00390570" w:rsidRDefault="00EA5C38" w:rsidP="00D646D5">
            <w:pPr>
              <w:pStyle w:val="XML3"/>
              <w:rPr>
                <w:del w:id="5668" w:author="Thomas Dietz" w:date="2012-08-13T13:46:00Z"/>
              </w:rPr>
            </w:pPr>
            <w:del w:id="5669" w:author="Thomas Dietz" w:date="2012-08-13T13:46:00Z">
              <w:r w:rsidDel="00390570">
                <w:delText>enum goto-table;</w:delText>
              </w:r>
            </w:del>
          </w:p>
          <w:p w14:paraId="0B16B480" w14:textId="0E983332" w:rsidR="00EA5C38" w:rsidDel="00390570" w:rsidRDefault="00EA5C38" w:rsidP="00C3649A">
            <w:pPr>
              <w:pStyle w:val="XML2"/>
              <w:rPr>
                <w:del w:id="5670" w:author="Thomas Dietz" w:date="2012-08-13T13:46:00Z"/>
              </w:rPr>
            </w:pPr>
            <w:del w:id="5671" w:author="Thomas Dietz" w:date="2012-08-13T13:46:00Z">
              <w:r w:rsidDel="00390570">
                <w:delText>}</w:delText>
              </w:r>
            </w:del>
          </w:p>
          <w:p w14:paraId="264DA04F" w14:textId="7FF0CAC5" w:rsidR="00EA5C38" w:rsidDel="00390570" w:rsidRDefault="00EA5C38" w:rsidP="00EA5C38">
            <w:pPr>
              <w:pStyle w:val="XML1"/>
              <w:rPr>
                <w:del w:id="5672" w:author="Thomas Dietz" w:date="2012-08-13T13:46:00Z"/>
              </w:rPr>
            </w:pPr>
            <w:del w:id="5673" w:author="Thomas Dietz" w:date="2012-08-13T13:46:00Z">
              <w:r w:rsidDel="00390570">
                <w:delText>}</w:delText>
              </w:r>
            </w:del>
          </w:p>
          <w:p w14:paraId="0B0BC5D4" w14:textId="539FDDF4" w:rsidR="00EA5C38" w:rsidDel="00390570" w:rsidRDefault="00EA5C38" w:rsidP="00364B45">
            <w:pPr>
              <w:pStyle w:val="XML1"/>
              <w:rPr>
                <w:del w:id="5674" w:author="Thomas Dietz" w:date="2012-08-13T13:46:00Z"/>
              </w:rPr>
            </w:pPr>
          </w:p>
          <w:p w14:paraId="2EC69116" w14:textId="3712B32E" w:rsidR="00364B45" w:rsidDel="00390570" w:rsidRDefault="00364B45" w:rsidP="00364B45">
            <w:pPr>
              <w:pStyle w:val="XML1"/>
              <w:rPr>
                <w:del w:id="5675" w:author="Thomas Dietz" w:date="2012-08-13T13:46:00Z"/>
              </w:rPr>
            </w:pPr>
            <w:del w:id="5676" w:author="Thomas Dietz" w:date="2012-08-13T13:46:00Z">
              <w:r w:rsidDel="00390570">
                <w:delText>grouping openflow-logical-switch-capabilities-grouping {</w:delText>
              </w:r>
            </w:del>
          </w:p>
          <w:p w14:paraId="12B8BD68" w14:textId="6370C7DF" w:rsidR="00364B45" w:rsidDel="00390570" w:rsidRDefault="00364B45" w:rsidP="00C3649A">
            <w:pPr>
              <w:pStyle w:val="XML2"/>
              <w:rPr>
                <w:del w:id="5677" w:author="Thomas Dietz" w:date="2012-08-13T13:46:00Z"/>
              </w:rPr>
            </w:pPr>
            <w:del w:id="5678" w:author="Thomas Dietz" w:date="2012-08-13T13:46:00Z">
              <w:r w:rsidDel="00390570">
                <w:delText>description "This grouping specifies all properties of an OpenFlow logical switch's capabilities.";</w:delText>
              </w:r>
            </w:del>
          </w:p>
          <w:p w14:paraId="5446EC09" w14:textId="78B09FE2" w:rsidR="00364B45" w:rsidDel="00390570" w:rsidRDefault="00364B45" w:rsidP="00364B45">
            <w:pPr>
              <w:pStyle w:val="XML1"/>
              <w:rPr>
                <w:del w:id="5679" w:author="Thomas Dietz" w:date="2012-08-13T13:46:00Z"/>
              </w:rPr>
            </w:pPr>
          </w:p>
          <w:p w14:paraId="3FDA0A62" w14:textId="372BF5A4" w:rsidR="00364B45" w:rsidDel="00390570" w:rsidRDefault="0059134D" w:rsidP="00C3649A">
            <w:pPr>
              <w:pStyle w:val="XML2"/>
              <w:rPr>
                <w:del w:id="5680" w:author="Thomas Dietz" w:date="2012-08-13T13:46:00Z"/>
              </w:rPr>
            </w:pPr>
            <w:del w:id="5681" w:author="Thomas Dietz" w:date="2012-08-13T13:46:00Z">
              <w:r w:rsidDel="00390570">
                <w:delText>leaf max-buffered-packets</w:delText>
              </w:r>
              <w:r w:rsidR="00364B45" w:rsidDel="00390570">
                <w:delText xml:space="preserve"> {</w:delText>
              </w:r>
            </w:del>
          </w:p>
          <w:p w14:paraId="2ACD27C5" w14:textId="150E7EA4" w:rsidR="00364B45" w:rsidDel="00390570" w:rsidRDefault="00364B45" w:rsidP="00C3649A">
            <w:pPr>
              <w:pStyle w:val="XML3"/>
              <w:rPr>
                <w:del w:id="5682" w:author="Thomas Dietz" w:date="2012-08-13T13:46:00Z"/>
              </w:rPr>
            </w:pPr>
            <w:del w:id="5683" w:author="Thomas Dietz" w:date="2012-08-13T13:46:00Z">
              <w:r w:rsidDel="00390570">
                <w:delText>type uint32;</w:delText>
              </w:r>
            </w:del>
          </w:p>
          <w:p w14:paraId="1B7B8610" w14:textId="681D27CD" w:rsidR="00364B45" w:rsidDel="00390570" w:rsidRDefault="00364B45" w:rsidP="00C3649A">
            <w:pPr>
              <w:pStyle w:val="XML3"/>
              <w:rPr>
                <w:del w:id="5684" w:author="Thomas Dietz" w:date="2012-08-13T13:46:00Z"/>
              </w:rPr>
            </w:pPr>
            <w:del w:id="5685" w:author="Thomas Dietz" w:date="2012-08-13T13:46:00Z">
              <w:r w:rsidDel="00390570">
                <w:delText>description "The maximum number of packets the logical switch can buffer when sending packets to the controller using packet-in messages.";</w:delText>
              </w:r>
            </w:del>
          </w:p>
          <w:p w14:paraId="6CD2D0F4" w14:textId="52EACDD5" w:rsidR="00364B45" w:rsidDel="00390570" w:rsidRDefault="00C3649A" w:rsidP="00C3649A">
            <w:pPr>
              <w:pStyle w:val="XML2"/>
              <w:rPr>
                <w:del w:id="5686" w:author="Thomas Dietz" w:date="2012-08-13T13:46:00Z"/>
              </w:rPr>
            </w:pPr>
            <w:del w:id="5687" w:author="Thomas Dietz" w:date="2012-08-13T13:46:00Z">
              <w:r w:rsidDel="00390570">
                <w:delText>}</w:delText>
              </w:r>
            </w:del>
          </w:p>
          <w:p w14:paraId="6EA702DE" w14:textId="14E74544" w:rsidR="00364B45" w:rsidDel="00390570" w:rsidRDefault="00364B45" w:rsidP="00364B45">
            <w:pPr>
              <w:pStyle w:val="XML1"/>
              <w:rPr>
                <w:del w:id="5688" w:author="Thomas Dietz" w:date="2012-08-13T13:46:00Z"/>
              </w:rPr>
            </w:pPr>
          </w:p>
          <w:p w14:paraId="182603F3" w14:textId="79F6A090" w:rsidR="00364B45" w:rsidDel="00390570" w:rsidRDefault="00B57175" w:rsidP="00C3649A">
            <w:pPr>
              <w:pStyle w:val="XML2"/>
              <w:rPr>
                <w:del w:id="5689" w:author="Thomas Dietz" w:date="2012-08-13T13:46:00Z"/>
              </w:rPr>
            </w:pPr>
            <w:del w:id="5690" w:author="Thomas Dietz" w:date="2012-08-13T13:46:00Z">
              <w:r w:rsidDel="00390570">
                <w:delText>leaf max-tables</w:delText>
              </w:r>
              <w:r w:rsidR="00364B45" w:rsidDel="00390570">
                <w:delText xml:space="preserve"> {</w:delText>
              </w:r>
            </w:del>
          </w:p>
          <w:p w14:paraId="05723A27" w14:textId="057AA5C2" w:rsidR="00364B45" w:rsidDel="00390570" w:rsidRDefault="00364B45" w:rsidP="00C3649A">
            <w:pPr>
              <w:pStyle w:val="XML3"/>
              <w:rPr>
                <w:del w:id="5691" w:author="Thomas Dietz" w:date="2012-08-13T13:46:00Z"/>
              </w:rPr>
            </w:pPr>
            <w:del w:id="5692" w:author="Thomas Dietz" w:date="2012-08-13T13:46:00Z">
              <w:r w:rsidDel="00390570">
                <w:delText>type uint8;</w:delText>
              </w:r>
            </w:del>
          </w:p>
          <w:p w14:paraId="0A2D987A" w14:textId="4D35B71A" w:rsidR="00364B45" w:rsidDel="00390570" w:rsidRDefault="00364B45" w:rsidP="00C3649A">
            <w:pPr>
              <w:pStyle w:val="XML3"/>
              <w:rPr>
                <w:del w:id="5693" w:author="Thomas Dietz" w:date="2012-08-13T13:46:00Z"/>
              </w:rPr>
            </w:pPr>
            <w:del w:id="5694" w:author="Thomas Dietz" w:date="2012-08-13T13:46:00Z">
              <w:r w:rsidDel="00390570">
                <w:delText>description "The number of flow tables supported by the logical switch.";</w:delText>
              </w:r>
            </w:del>
          </w:p>
          <w:p w14:paraId="123F3D8A" w14:textId="20BE400E" w:rsidR="00364B45" w:rsidDel="00390570" w:rsidRDefault="00364B45" w:rsidP="00C3649A">
            <w:pPr>
              <w:pStyle w:val="XML2"/>
              <w:rPr>
                <w:del w:id="5695" w:author="Thomas Dietz" w:date="2012-08-13T13:46:00Z"/>
              </w:rPr>
            </w:pPr>
            <w:del w:id="5696" w:author="Thomas Dietz" w:date="2012-08-13T13:46:00Z">
              <w:r w:rsidDel="00390570">
                <w:delText>}</w:delText>
              </w:r>
            </w:del>
          </w:p>
          <w:p w14:paraId="1F2899F9" w14:textId="3DAC2A3C" w:rsidR="00364B45" w:rsidDel="00390570" w:rsidRDefault="00364B45" w:rsidP="00364B45">
            <w:pPr>
              <w:pStyle w:val="XML1"/>
              <w:rPr>
                <w:del w:id="5697" w:author="Thomas Dietz" w:date="2012-08-13T13:46:00Z"/>
              </w:rPr>
            </w:pPr>
          </w:p>
          <w:p w14:paraId="73A799D4" w14:textId="0B8C86A4" w:rsidR="00364B45" w:rsidDel="00390570" w:rsidRDefault="00B57175" w:rsidP="00C3649A">
            <w:pPr>
              <w:pStyle w:val="XML2"/>
              <w:rPr>
                <w:del w:id="5698" w:author="Thomas Dietz" w:date="2012-08-13T13:46:00Z"/>
              </w:rPr>
            </w:pPr>
            <w:del w:id="5699" w:author="Thomas Dietz" w:date="2012-08-13T13:46:00Z">
              <w:r w:rsidDel="00390570">
                <w:delText>leaf max-ports</w:delText>
              </w:r>
              <w:r w:rsidR="00364B45" w:rsidDel="00390570">
                <w:delText xml:space="preserve"> {</w:delText>
              </w:r>
            </w:del>
          </w:p>
          <w:p w14:paraId="7FC558F1" w14:textId="29160AB6" w:rsidR="00364B45" w:rsidDel="00390570" w:rsidRDefault="00364B45" w:rsidP="00C3649A">
            <w:pPr>
              <w:pStyle w:val="XML3"/>
              <w:rPr>
                <w:del w:id="5700" w:author="Thomas Dietz" w:date="2012-08-13T13:46:00Z"/>
              </w:rPr>
            </w:pPr>
            <w:del w:id="5701" w:author="Thomas Dietz" w:date="2012-08-13T13:46:00Z">
              <w:r w:rsidDel="00390570">
                <w:delText>type uint32;</w:delText>
              </w:r>
            </w:del>
          </w:p>
          <w:p w14:paraId="50F20A37" w14:textId="4DA5A662" w:rsidR="00364B45" w:rsidDel="00390570" w:rsidRDefault="00364B45" w:rsidP="00C3649A">
            <w:pPr>
              <w:pStyle w:val="XML3"/>
              <w:rPr>
                <w:del w:id="5702" w:author="Thomas Dietz" w:date="2012-08-13T13:46:00Z"/>
              </w:rPr>
            </w:pPr>
            <w:del w:id="5703" w:author="Thomas Dietz" w:date="2012-08-13T13:46:00Z">
              <w:r w:rsidDel="00390570">
                <w:delText>description "The number of flow tables supported by the logical switch.";</w:delText>
              </w:r>
            </w:del>
          </w:p>
          <w:p w14:paraId="707EB2C6" w14:textId="26BE7F7A" w:rsidR="00364B45" w:rsidDel="00390570" w:rsidRDefault="00C3649A" w:rsidP="00C3649A">
            <w:pPr>
              <w:pStyle w:val="XML2"/>
              <w:rPr>
                <w:del w:id="5704" w:author="Thomas Dietz" w:date="2012-08-13T13:46:00Z"/>
              </w:rPr>
            </w:pPr>
            <w:del w:id="5705" w:author="Thomas Dietz" w:date="2012-08-13T13:46:00Z">
              <w:r w:rsidDel="00390570">
                <w:delText>}</w:delText>
              </w:r>
            </w:del>
          </w:p>
          <w:p w14:paraId="479D4B1E" w14:textId="752D22C4" w:rsidR="00364B45" w:rsidDel="00390570" w:rsidRDefault="00364B45" w:rsidP="00364B45">
            <w:pPr>
              <w:pStyle w:val="XML1"/>
              <w:rPr>
                <w:del w:id="5706" w:author="Thomas Dietz" w:date="2012-08-13T13:46:00Z"/>
              </w:rPr>
            </w:pPr>
          </w:p>
          <w:p w14:paraId="78579B08" w14:textId="5F9BA2ED" w:rsidR="00364B45" w:rsidDel="00390570" w:rsidRDefault="00364B45" w:rsidP="00C3649A">
            <w:pPr>
              <w:pStyle w:val="XML2"/>
              <w:rPr>
                <w:del w:id="5707" w:author="Thomas Dietz" w:date="2012-08-13T13:46:00Z"/>
              </w:rPr>
            </w:pPr>
            <w:del w:id="5708" w:author="Thomas Dietz" w:date="2012-08-13T13:46:00Z">
              <w:r w:rsidDel="00390570">
                <w:delText>leaf flow-statistics {</w:delText>
              </w:r>
            </w:del>
          </w:p>
          <w:p w14:paraId="53E379A4" w14:textId="70C64353" w:rsidR="00364B45" w:rsidDel="00390570" w:rsidRDefault="00364B45" w:rsidP="00C3649A">
            <w:pPr>
              <w:pStyle w:val="XML3"/>
              <w:rPr>
                <w:del w:id="5709" w:author="Thomas Dietz" w:date="2012-08-13T13:46:00Z"/>
              </w:rPr>
            </w:pPr>
            <w:del w:id="5710" w:author="Thomas Dietz" w:date="2012-08-13T13:46:00Z">
              <w:r w:rsidDel="00390570">
                <w:delText>type boolean;</w:delText>
              </w:r>
            </w:del>
          </w:p>
          <w:p w14:paraId="58BE6C75" w14:textId="0111B035" w:rsidR="00364B45" w:rsidDel="00390570" w:rsidRDefault="00364B45" w:rsidP="00C3649A">
            <w:pPr>
              <w:pStyle w:val="XML3"/>
              <w:rPr>
                <w:del w:id="5711" w:author="Thomas Dietz" w:date="2012-08-13T13:46:00Z"/>
              </w:rPr>
            </w:pPr>
            <w:del w:id="5712" w:author="Thomas Dietz" w:date="2012-08-13T13:46:00Z">
              <w:r w:rsidDel="00390570">
                <w:delText>default false;</w:delText>
              </w:r>
            </w:del>
          </w:p>
          <w:p w14:paraId="1C53A337" w14:textId="1EA187B2" w:rsidR="00364B45" w:rsidDel="00390570" w:rsidRDefault="00364B45" w:rsidP="00C3649A">
            <w:pPr>
              <w:pStyle w:val="XML3"/>
              <w:rPr>
                <w:del w:id="5713" w:author="Thomas Dietz" w:date="2012-08-13T13:46:00Z"/>
              </w:rPr>
            </w:pPr>
            <w:del w:id="5714" w:author="Thomas Dietz" w:date="2012-08-13T13:46:00Z">
              <w:r w:rsidDel="00390570">
                <w:delText>description "Specifies if the logical switch supports flow statistics.";</w:delText>
              </w:r>
            </w:del>
          </w:p>
          <w:p w14:paraId="4FA93F3C" w14:textId="35DF721C" w:rsidR="00364B45" w:rsidDel="00390570" w:rsidRDefault="00364B45" w:rsidP="00C3649A">
            <w:pPr>
              <w:pStyle w:val="XML2"/>
              <w:rPr>
                <w:del w:id="5715" w:author="Thomas Dietz" w:date="2012-08-13T13:46:00Z"/>
              </w:rPr>
            </w:pPr>
            <w:del w:id="5716" w:author="Thomas Dietz" w:date="2012-08-13T13:46:00Z">
              <w:r w:rsidDel="00390570">
                <w:delText>}</w:delText>
              </w:r>
            </w:del>
          </w:p>
          <w:p w14:paraId="2AEBBADD" w14:textId="58297539" w:rsidR="00364B45" w:rsidDel="00390570" w:rsidRDefault="00364B45" w:rsidP="00364B45">
            <w:pPr>
              <w:pStyle w:val="XML1"/>
              <w:rPr>
                <w:del w:id="5717" w:author="Thomas Dietz" w:date="2012-08-13T13:46:00Z"/>
              </w:rPr>
            </w:pPr>
          </w:p>
          <w:p w14:paraId="306C7080" w14:textId="3FDD8450" w:rsidR="00364B45" w:rsidDel="00390570" w:rsidRDefault="00364B45" w:rsidP="00C3649A">
            <w:pPr>
              <w:pStyle w:val="XML2"/>
              <w:rPr>
                <w:del w:id="5718" w:author="Thomas Dietz" w:date="2012-08-13T13:46:00Z"/>
              </w:rPr>
            </w:pPr>
            <w:del w:id="5719" w:author="Thomas Dietz" w:date="2012-08-13T13:46:00Z">
              <w:r w:rsidDel="00390570">
                <w:delText>leaf table-statistics {</w:delText>
              </w:r>
            </w:del>
          </w:p>
          <w:p w14:paraId="4B24AB87" w14:textId="3029CC7A" w:rsidR="00364B45" w:rsidDel="00390570" w:rsidRDefault="00364B45" w:rsidP="00C3649A">
            <w:pPr>
              <w:pStyle w:val="XML3"/>
              <w:rPr>
                <w:del w:id="5720" w:author="Thomas Dietz" w:date="2012-08-13T13:46:00Z"/>
              </w:rPr>
            </w:pPr>
            <w:del w:id="5721" w:author="Thomas Dietz" w:date="2012-08-13T13:46:00Z">
              <w:r w:rsidDel="00390570">
                <w:delText>type boolean;</w:delText>
              </w:r>
            </w:del>
          </w:p>
          <w:p w14:paraId="58D52964" w14:textId="4E962EE0" w:rsidR="00364B45" w:rsidDel="00390570" w:rsidRDefault="00364B45" w:rsidP="00C3649A">
            <w:pPr>
              <w:pStyle w:val="XML3"/>
              <w:rPr>
                <w:del w:id="5722" w:author="Thomas Dietz" w:date="2012-08-13T13:46:00Z"/>
              </w:rPr>
            </w:pPr>
            <w:del w:id="5723" w:author="Thomas Dietz" w:date="2012-08-13T13:46:00Z">
              <w:r w:rsidDel="00390570">
                <w:delText>default false;</w:delText>
              </w:r>
            </w:del>
          </w:p>
          <w:p w14:paraId="04A1C8E2" w14:textId="729116F2" w:rsidR="00364B45" w:rsidDel="00390570" w:rsidRDefault="00364B45" w:rsidP="00C3649A">
            <w:pPr>
              <w:pStyle w:val="XML3"/>
              <w:rPr>
                <w:del w:id="5724" w:author="Thomas Dietz" w:date="2012-08-13T13:46:00Z"/>
              </w:rPr>
            </w:pPr>
            <w:del w:id="5725" w:author="Thomas Dietz" w:date="2012-08-13T13:46:00Z">
              <w:r w:rsidDel="00390570">
                <w:delText>description "Specifies if the logical switch supports table statistics.";</w:delText>
              </w:r>
            </w:del>
          </w:p>
          <w:p w14:paraId="4DA43AA0" w14:textId="432A3E5F" w:rsidR="00364B45" w:rsidDel="00390570" w:rsidRDefault="00364B45" w:rsidP="00C3649A">
            <w:pPr>
              <w:pStyle w:val="XML2"/>
              <w:rPr>
                <w:del w:id="5726" w:author="Thomas Dietz" w:date="2012-08-13T13:46:00Z"/>
              </w:rPr>
            </w:pPr>
            <w:del w:id="5727" w:author="Thomas Dietz" w:date="2012-08-13T13:46:00Z">
              <w:r w:rsidDel="00390570">
                <w:delText>}</w:delText>
              </w:r>
            </w:del>
          </w:p>
          <w:p w14:paraId="3069F2A1" w14:textId="46A7911D" w:rsidR="00364B45" w:rsidDel="00390570" w:rsidRDefault="00364B45" w:rsidP="00364B45">
            <w:pPr>
              <w:pStyle w:val="XML1"/>
              <w:rPr>
                <w:del w:id="5728" w:author="Thomas Dietz" w:date="2012-08-13T13:46:00Z"/>
              </w:rPr>
            </w:pPr>
          </w:p>
          <w:p w14:paraId="6B8DD08B" w14:textId="2576CDC5" w:rsidR="00364B45" w:rsidDel="00390570" w:rsidRDefault="00364B45" w:rsidP="00C3649A">
            <w:pPr>
              <w:pStyle w:val="XML2"/>
              <w:rPr>
                <w:del w:id="5729" w:author="Thomas Dietz" w:date="2012-08-13T13:46:00Z"/>
              </w:rPr>
            </w:pPr>
            <w:del w:id="5730" w:author="Thomas Dietz" w:date="2012-08-13T13:46:00Z">
              <w:r w:rsidDel="00390570">
                <w:delText>leaf port-statistics {</w:delText>
              </w:r>
            </w:del>
          </w:p>
          <w:p w14:paraId="3A865E55" w14:textId="59C0B5F0" w:rsidR="00364B45" w:rsidDel="00390570" w:rsidRDefault="00364B45" w:rsidP="00C3649A">
            <w:pPr>
              <w:pStyle w:val="XML3"/>
              <w:rPr>
                <w:del w:id="5731" w:author="Thomas Dietz" w:date="2012-08-13T13:46:00Z"/>
              </w:rPr>
            </w:pPr>
            <w:del w:id="5732" w:author="Thomas Dietz" w:date="2012-08-13T13:46:00Z">
              <w:r w:rsidDel="00390570">
                <w:delText>type boolean;</w:delText>
              </w:r>
            </w:del>
          </w:p>
          <w:p w14:paraId="4FDDA3B1" w14:textId="51109AF1" w:rsidR="00364B45" w:rsidDel="00390570" w:rsidRDefault="00364B45" w:rsidP="00C3649A">
            <w:pPr>
              <w:pStyle w:val="XML3"/>
              <w:rPr>
                <w:del w:id="5733" w:author="Thomas Dietz" w:date="2012-08-13T13:46:00Z"/>
              </w:rPr>
            </w:pPr>
            <w:del w:id="5734" w:author="Thomas Dietz" w:date="2012-08-13T13:46:00Z">
              <w:r w:rsidDel="00390570">
                <w:delText>default false;</w:delText>
              </w:r>
            </w:del>
          </w:p>
          <w:p w14:paraId="04DD9BB7" w14:textId="0514F8D4" w:rsidR="00364B45" w:rsidDel="00390570" w:rsidRDefault="00364B45" w:rsidP="00C3649A">
            <w:pPr>
              <w:pStyle w:val="XML3"/>
              <w:rPr>
                <w:del w:id="5735" w:author="Thomas Dietz" w:date="2012-08-13T13:46:00Z"/>
              </w:rPr>
            </w:pPr>
            <w:del w:id="5736" w:author="Thomas Dietz" w:date="2012-08-13T13:46:00Z">
              <w:r w:rsidDel="00390570">
                <w:lastRenderedPageBreak/>
                <w:delText>description "Specifies if the logical switch supports port statistics.";</w:delText>
              </w:r>
            </w:del>
          </w:p>
          <w:p w14:paraId="44AB69DC" w14:textId="15D3D5DE" w:rsidR="00364B45" w:rsidDel="00390570" w:rsidRDefault="00C3649A" w:rsidP="00C3649A">
            <w:pPr>
              <w:pStyle w:val="XML2"/>
              <w:rPr>
                <w:del w:id="5737" w:author="Thomas Dietz" w:date="2012-08-13T13:46:00Z"/>
              </w:rPr>
            </w:pPr>
            <w:del w:id="5738" w:author="Thomas Dietz" w:date="2012-08-13T13:46:00Z">
              <w:r w:rsidDel="00390570">
                <w:delText>}</w:delText>
              </w:r>
            </w:del>
          </w:p>
          <w:p w14:paraId="7F090777" w14:textId="7AC07452" w:rsidR="00364B45" w:rsidDel="00390570" w:rsidRDefault="00364B45" w:rsidP="00364B45">
            <w:pPr>
              <w:pStyle w:val="XML1"/>
              <w:rPr>
                <w:del w:id="5739" w:author="Thomas Dietz" w:date="2012-08-13T13:46:00Z"/>
              </w:rPr>
            </w:pPr>
          </w:p>
          <w:p w14:paraId="18706BAD" w14:textId="355F4D63" w:rsidR="00364B45" w:rsidDel="00390570" w:rsidRDefault="00364B45" w:rsidP="00C3649A">
            <w:pPr>
              <w:pStyle w:val="XML2"/>
              <w:rPr>
                <w:del w:id="5740" w:author="Thomas Dietz" w:date="2012-08-13T13:46:00Z"/>
              </w:rPr>
            </w:pPr>
            <w:del w:id="5741" w:author="Thomas Dietz" w:date="2012-08-13T13:46:00Z">
              <w:r w:rsidDel="00390570">
                <w:delText>leaf group-statistics {</w:delText>
              </w:r>
            </w:del>
          </w:p>
          <w:p w14:paraId="2BDF80AC" w14:textId="242892B4" w:rsidR="00364B45" w:rsidDel="00390570" w:rsidRDefault="00364B45" w:rsidP="00C3649A">
            <w:pPr>
              <w:pStyle w:val="XML3"/>
              <w:rPr>
                <w:del w:id="5742" w:author="Thomas Dietz" w:date="2012-08-13T13:46:00Z"/>
              </w:rPr>
            </w:pPr>
            <w:del w:id="5743" w:author="Thomas Dietz" w:date="2012-08-13T13:46:00Z">
              <w:r w:rsidDel="00390570">
                <w:delText>type boolean;</w:delText>
              </w:r>
            </w:del>
          </w:p>
          <w:p w14:paraId="3858227F" w14:textId="4390BEA9" w:rsidR="00364B45" w:rsidDel="00390570" w:rsidRDefault="00364B45" w:rsidP="00C3649A">
            <w:pPr>
              <w:pStyle w:val="XML3"/>
              <w:rPr>
                <w:del w:id="5744" w:author="Thomas Dietz" w:date="2012-08-13T13:46:00Z"/>
              </w:rPr>
            </w:pPr>
            <w:del w:id="5745" w:author="Thomas Dietz" w:date="2012-08-13T13:46:00Z">
              <w:r w:rsidDel="00390570">
                <w:delText>default false;</w:delText>
              </w:r>
            </w:del>
          </w:p>
          <w:p w14:paraId="28303E13" w14:textId="22EF26DF" w:rsidR="00364B45" w:rsidDel="00390570" w:rsidRDefault="00364B45" w:rsidP="00C3649A">
            <w:pPr>
              <w:pStyle w:val="XML3"/>
              <w:rPr>
                <w:del w:id="5746" w:author="Thomas Dietz" w:date="2012-08-13T13:46:00Z"/>
              </w:rPr>
            </w:pPr>
            <w:del w:id="5747" w:author="Thomas Dietz" w:date="2012-08-13T13:46:00Z">
              <w:r w:rsidDel="00390570">
                <w:delText>description "Specifies if the logical switch supports group statistics.";</w:delText>
              </w:r>
            </w:del>
          </w:p>
          <w:p w14:paraId="5DCA33DF" w14:textId="4BB30BCF" w:rsidR="00364B45" w:rsidDel="00390570" w:rsidRDefault="00364B45" w:rsidP="00C3649A">
            <w:pPr>
              <w:pStyle w:val="XML2"/>
              <w:rPr>
                <w:del w:id="5748" w:author="Thomas Dietz" w:date="2012-08-13T13:46:00Z"/>
              </w:rPr>
            </w:pPr>
            <w:del w:id="5749" w:author="Thomas Dietz" w:date="2012-08-13T13:46:00Z">
              <w:r w:rsidDel="00390570">
                <w:delText>}</w:delText>
              </w:r>
            </w:del>
          </w:p>
          <w:p w14:paraId="3134CB1A" w14:textId="2ED8D306" w:rsidR="00364B45" w:rsidDel="00390570" w:rsidRDefault="00364B45" w:rsidP="00364B45">
            <w:pPr>
              <w:pStyle w:val="XML1"/>
              <w:rPr>
                <w:del w:id="5750" w:author="Thomas Dietz" w:date="2012-08-13T13:46:00Z"/>
              </w:rPr>
            </w:pPr>
          </w:p>
          <w:p w14:paraId="51607D29" w14:textId="4F246A51" w:rsidR="00364B45" w:rsidDel="00390570" w:rsidRDefault="00364B45" w:rsidP="00C3649A">
            <w:pPr>
              <w:pStyle w:val="XML2"/>
              <w:rPr>
                <w:del w:id="5751" w:author="Thomas Dietz" w:date="2012-08-13T13:46:00Z"/>
              </w:rPr>
            </w:pPr>
            <w:del w:id="5752" w:author="Thomas Dietz" w:date="2012-08-13T13:46:00Z">
              <w:r w:rsidDel="00390570">
                <w:delText>leaf queue-statistics {</w:delText>
              </w:r>
            </w:del>
          </w:p>
          <w:p w14:paraId="7DAE6A21" w14:textId="430F76CC" w:rsidR="00364B45" w:rsidDel="00390570" w:rsidRDefault="00364B45" w:rsidP="00C3649A">
            <w:pPr>
              <w:pStyle w:val="XML3"/>
              <w:rPr>
                <w:del w:id="5753" w:author="Thomas Dietz" w:date="2012-08-13T13:46:00Z"/>
              </w:rPr>
            </w:pPr>
            <w:del w:id="5754" w:author="Thomas Dietz" w:date="2012-08-13T13:46:00Z">
              <w:r w:rsidDel="00390570">
                <w:delText>type boolean;</w:delText>
              </w:r>
            </w:del>
          </w:p>
          <w:p w14:paraId="272A64D5" w14:textId="434D53FD" w:rsidR="00364B45" w:rsidDel="00390570" w:rsidRDefault="00364B45" w:rsidP="00C3649A">
            <w:pPr>
              <w:pStyle w:val="XML3"/>
              <w:rPr>
                <w:del w:id="5755" w:author="Thomas Dietz" w:date="2012-08-13T13:46:00Z"/>
              </w:rPr>
            </w:pPr>
            <w:del w:id="5756" w:author="Thomas Dietz" w:date="2012-08-13T13:46:00Z">
              <w:r w:rsidDel="00390570">
                <w:delText>default false;</w:delText>
              </w:r>
            </w:del>
          </w:p>
          <w:p w14:paraId="206B07FD" w14:textId="089BEFA0" w:rsidR="00364B45" w:rsidDel="00390570" w:rsidRDefault="00364B45" w:rsidP="00D646D5">
            <w:pPr>
              <w:pStyle w:val="XML3"/>
              <w:rPr>
                <w:del w:id="5757" w:author="Thomas Dietz" w:date="2012-08-13T13:46:00Z"/>
              </w:rPr>
            </w:pPr>
            <w:del w:id="5758" w:author="Thomas Dietz" w:date="2012-08-13T13:46:00Z">
              <w:r w:rsidDel="00390570">
                <w:delText>description "Specifies if the logical switch supports queue statistics.";</w:delText>
              </w:r>
            </w:del>
          </w:p>
          <w:p w14:paraId="451E28C3" w14:textId="61447104" w:rsidR="00364B45" w:rsidDel="00390570" w:rsidRDefault="00364B45" w:rsidP="00C3649A">
            <w:pPr>
              <w:pStyle w:val="XML2"/>
              <w:rPr>
                <w:del w:id="5759" w:author="Thomas Dietz" w:date="2012-08-13T13:46:00Z"/>
              </w:rPr>
            </w:pPr>
            <w:del w:id="5760" w:author="Thomas Dietz" w:date="2012-08-13T13:46:00Z">
              <w:r w:rsidDel="00390570">
                <w:delText>}</w:delText>
              </w:r>
            </w:del>
          </w:p>
          <w:p w14:paraId="310E8EFE" w14:textId="19B08085" w:rsidR="00364B45" w:rsidDel="00390570" w:rsidRDefault="00364B45" w:rsidP="00A77F5F">
            <w:pPr>
              <w:pStyle w:val="XML1"/>
              <w:rPr>
                <w:del w:id="5761" w:author="Thomas Dietz" w:date="2012-08-13T13:46:00Z"/>
              </w:rPr>
            </w:pPr>
          </w:p>
          <w:p w14:paraId="16906B0F" w14:textId="49E8E46F" w:rsidR="00364B45" w:rsidDel="00390570" w:rsidRDefault="00364B45" w:rsidP="00C3649A">
            <w:pPr>
              <w:pStyle w:val="XML2"/>
              <w:rPr>
                <w:del w:id="5762" w:author="Thomas Dietz" w:date="2012-08-13T13:46:00Z"/>
              </w:rPr>
            </w:pPr>
            <w:del w:id="5763" w:author="Thomas Dietz" w:date="2012-08-13T13:46:00Z">
              <w:r w:rsidDel="00390570">
                <w:delText>leaf reassemble-ip-fragments {</w:delText>
              </w:r>
            </w:del>
          </w:p>
          <w:p w14:paraId="3D67EE8C" w14:textId="069045AD" w:rsidR="00364B45" w:rsidDel="00390570" w:rsidRDefault="00364B45" w:rsidP="00C3649A">
            <w:pPr>
              <w:pStyle w:val="XML3"/>
              <w:rPr>
                <w:del w:id="5764" w:author="Thomas Dietz" w:date="2012-08-13T13:46:00Z"/>
              </w:rPr>
            </w:pPr>
            <w:del w:id="5765" w:author="Thomas Dietz" w:date="2012-08-13T13:46:00Z">
              <w:r w:rsidDel="00390570">
                <w:delText>type boolean;</w:delText>
              </w:r>
            </w:del>
          </w:p>
          <w:p w14:paraId="5737515E" w14:textId="67CDBF08" w:rsidR="00364B45" w:rsidDel="00390570" w:rsidRDefault="00364B45" w:rsidP="00C3649A">
            <w:pPr>
              <w:pStyle w:val="XML3"/>
              <w:rPr>
                <w:del w:id="5766" w:author="Thomas Dietz" w:date="2012-08-13T13:46:00Z"/>
              </w:rPr>
            </w:pPr>
            <w:del w:id="5767" w:author="Thomas Dietz" w:date="2012-08-13T13:46:00Z">
              <w:r w:rsidDel="00390570">
                <w:delText>default false;</w:delText>
              </w:r>
            </w:del>
          </w:p>
          <w:p w14:paraId="00395B32" w14:textId="5B269728" w:rsidR="00364B45" w:rsidDel="00390570" w:rsidRDefault="00364B45" w:rsidP="00C3649A">
            <w:pPr>
              <w:pStyle w:val="XML3"/>
              <w:rPr>
                <w:del w:id="5768" w:author="Thomas Dietz" w:date="2012-08-13T13:46:00Z"/>
              </w:rPr>
            </w:pPr>
            <w:del w:id="5769" w:author="Thomas Dietz" w:date="2012-08-13T13:46:00Z">
              <w:r w:rsidDel="00390570">
                <w:delText>description "Specifies if the logical switch supports reassemble IP fragments.";</w:delText>
              </w:r>
            </w:del>
          </w:p>
          <w:p w14:paraId="336C2AB0" w14:textId="7281C008" w:rsidR="00364B45" w:rsidDel="00390570" w:rsidRDefault="00364B45" w:rsidP="00C3649A">
            <w:pPr>
              <w:pStyle w:val="XML2"/>
              <w:rPr>
                <w:del w:id="5770" w:author="Thomas Dietz" w:date="2012-08-13T13:46:00Z"/>
              </w:rPr>
            </w:pPr>
            <w:del w:id="5771" w:author="Thomas Dietz" w:date="2012-08-13T13:46:00Z">
              <w:r w:rsidDel="00390570">
                <w:delText>}</w:delText>
              </w:r>
            </w:del>
          </w:p>
          <w:p w14:paraId="57AE6B25" w14:textId="76B0DF53" w:rsidR="00364B45" w:rsidDel="00390570" w:rsidRDefault="00364B45" w:rsidP="00364B45">
            <w:pPr>
              <w:pStyle w:val="XML1"/>
              <w:rPr>
                <w:del w:id="5772" w:author="Thomas Dietz" w:date="2012-08-13T13:46:00Z"/>
              </w:rPr>
            </w:pPr>
          </w:p>
          <w:p w14:paraId="59513E0F" w14:textId="7A746D0F" w:rsidR="00364B45" w:rsidDel="00390570" w:rsidRDefault="00364B45" w:rsidP="00C3649A">
            <w:pPr>
              <w:pStyle w:val="XML2"/>
              <w:rPr>
                <w:del w:id="5773" w:author="Thomas Dietz" w:date="2012-08-13T13:46:00Z"/>
              </w:rPr>
            </w:pPr>
            <w:del w:id="5774" w:author="Thomas Dietz" w:date="2012-08-13T13:46:00Z">
              <w:r w:rsidDel="00390570">
                <w:delText>leaf block-looping-ports {</w:delText>
              </w:r>
            </w:del>
          </w:p>
          <w:p w14:paraId="1CC6BA91" w14:textId="5F88C6AB" w:rsidR="00364B45" w:rsidDel="00390570" w:rsidRDefault="00364B45" w:rsidP="00C3649A">
            <w:pPr>
              <w:pStyle w:val="XML3"/>
              <w:rPr>
                <w:del w:id="5775" w:author="Thomas Dietz" w:date="2012-08-13T13:46:00Z"/>
              </w:rPr>
            </w:pPr>
            <w:del w:id="5776" w:author="Thomas Dietz" w:date="2012-08-13T13:46:00Z">
              <w:r w:rsidDel="00390570">
                <w:delText>type boolean;</w:delText>
              </w:r>
            </w:del>
          </w:p>
          <w:p w14:paraId="0EEFFC7C" w14:textId="1D3A6F75" w:rsidR="00364B45" w:rsidDel="00390570" w:rsidRDefault="00364B45" w:rsidP="00C3649A">
            <w:pPr>
              <w:pStyle w:val="XML3"/>
              <w:rPr>
                <w:del w:id="5777" w:author="Thomas Dietz" w:date="2012-08-13T13:46:00Z"/>
              </w:rPr>
            </w:pPr>
            <w:del w:id="5778" w:author="Thomas Dietz" w:date="2012-08-13T13:46:00Z">
              <w:r w:rsidDel="00390570">
                <w:delText>default false;</w:delText>
              </w:r>
            </w:del>
          </w:p>
          <w:p w14:paraId="27B5D02E" w14:textId="597C2816" w:rsidR="00364B45" w:rsidDel="00390570" w:rsidRDefault="00364B45" w:rsidP="00C3649A">
            <w:pPr>
              <w:pStyle w:val="XML3"/>
              <w:rPr>
                <w:del w:id="5779" w:author="Thomas Dietz" w:date="2012-08-13T13:46:00Z"/>
              </w:rPr>
            </w:pPr>
            <w:del w:id="5780" w:author="Thomas Dietz" w:date="2012-08-13T13:46:00Z">
              <w:r w:rsidDel="00390570">
                <w:delText>description "'true' indicates that a switch protocol outside of OpenFlow, such as 802.1D Spanning Tree, will detect topology loops and block ports to prevent packet loops."</w:delText>
              </w:r>
            </w:del>
          </w:p>
          <w:p w14:paraId="050031DB" w14:textId="0B1AC7AF" w:rsidR="00364B45" w:rsidDel="00390570" w:rsidRDefault="00364B45" w:rsidP="00C3649A">
            <w:pPr>
              <w:pStyle w:val="XML2"/>
              <w:rPr>
                <w:del w:id="5781" w:author="Thomas Dietz" w:date="2012-08-13T13:46:00Z"/>
              </w:rPr>
            </w:pPr>
            <w:del w:id="5782" w:author="Thomas Dietz" w:date="2012-08-13T13:46:00Z">
              <w:r w:rsidDel="00390570">
                <w:delText>}</w:delText>
              </w:r>
            </w:del>
          </w:p>
          <w:p w14:paraId="73855A6C" w14:textId="1D6B4970" w:rsidR="00364B45" w:rsidDel="00390570" w:rsidRDefault="00364B45" w:rsidP="00A77F5F">
            <w:pPr>
              <w:pStyle w:val="XML1"/>
              <w:rPr>
                <w:del w:id="5783" w:author="Thomas Dietz" w:date="2012-08-13T13:46:00Z"/>
              </w:rPr>
            </w:pPr>
          </w:p>
          <w:p w14:paraId="5DEAE675" w14:textId="37ECFE64" w:rsidR="00364B45" w:rsidDel="00390570" w:rsidRDefault="00364B45" w:rsidP="00D646D5">
            <w:pPr>
              <w:pStyle w:val="XML1"/>
              <w:rPr>
                <w:del w:id="5784" w:author="Thomas Dietz" w:date="2012-08-13T13:46:00Z"/>
              </w:rPr>
            </w:pPr>
            <w:del w:id="5785" w:author="Thomas Dietz" w:date="2012-08-13T13:46:00Z">
              <w:r w:rsidDel="00390570">
                <w:delText>container reserved-port-types {</w:delText>
              </w:r>
            </w:del>
          </w:p>
          <w:p w14:paraId="1797EEB3" w14:textId="78EF2AE5" w:rsidR="00364B45" w:rsidDel="00390570" w:rsidRDefault="00364B45" w:rsidP="00D646D5">
            <w:pPr>
              <w:pStyle w:val="XML2"/>
              <w:rPr>
                <w:del w:id="5786" w:author="Thomas Dietz" w:date="2012-08-13T13:46:00Z"/>
              </w:rPr>
            </w:pPr>
            <w:del w:id="5787" w:author="Thomas Dietz" w:date="2012-08-13T13:46:00Z">
              <w:r w:rsidDel="00390570">
                <w:delText>description "Specify generic forwarding actions such as sending to the controller, flooding, or forwarding using non-OpenFlow methods, such as 'normal' switch processing.";</w:delText>
              </w:r>
            </w:del>
          </w:p>
          <w:p w14:paraId="3AACF47D" w14:textId="0A4D79EC" w:rsidR="00364B45" w:rsidDel="00390570" w:rsidRDefault="00364B45" w:rsidP="00D646D5">
            <w:pPr>
              <w:pStyle w:val="XML2"/>
              <w:rPr>
                <w:del w:id="5788" w:author="Thomas Dietz" w:date="2012-08-13T13:46:00Z"/>
              </w:rPr>
            </w:pPr>
            <w:del w:id="5789" w:author="Thomas Dietz" w:date="2012-08-13T13:46:00Z">
              <w:r w:rsidDel="00390570">
                <w:delText>reference "The types of reserved ports are defined in OpenFlow Switch Specification version 1.2.";</w:delText>
              </w:r>
            </w:del>
          </w:p>
          <w:p w14:paraId="182C2060" w14:textId="594B0768" w:rsidR="00364B45" w:rsidDel="00390570" w:rsidRDefault="00364B45" w:rsidP="00A77F5F">
            <w:pPr>
              <w:pStyle w:val="XML2"/>
              <w:rPr>
                <w:del w:id="5790" w:author="Thomas Dietz" w:date="2012-08-13T13:46:00Z"/>
              </w:rPr>
            </w:pPr>
            <w:del w:id="5791" w:author="Thomas Dietz" w:date="2012-08-13T13:46:00Z">
              <w:r w:rsidDel="00390570">
                <w:delText>leaf-list type {</w:delText>
              </w:r>
            </w:del>
          </w:p>
          <w:p w14:paraId="6FE2C8DB" w14:textId="2E681539" w:rsidR="00364B45" w:rsidDel="00390570" w:rsidRDefault="00364B45" w:rsidP="00A77F5F">
            <w:pPr>
              <w:pStyle w:val="XML3"/>
              <w:rPr>
                <w:del w:id="5792" w:author="Thomas Dietz" w:date="2012-08-13T13:46:00Z"/>
              </w:rPr>
            </w:pPr>
            <w:del w:id="5793" w:author="Thomas Dietz" w:date="2012-08-13T13:46:00Z">
              <w:r w:rsidDel="00390570">
                <w:delText>type enumeration {</w:delText>
              </w:r>
            </w:del>
          </w:p>
          <w:p w14:paraId="6A406C6C" w14:textId="6A02E985" w:rsidR="00364B45" w:rsidDel="00390570" w:rsidRDefault="00364B45" w:rsidP="00A77F5F">
            <w:pPr>
              <w:pStyle w:val="XML4"/>
              <w:rPr>
                <w:del w:id="5794" w:author="Thomas Dietz" w:date="2012-08-13T13:46:00Z"/>
              </w:rPr>
            </w:pPr>
            <w:del w:id="5795" w:author="Thomas Dietz" w:date="2012-08-13T13:46:00Z">
              <w:r w:rsidDel="00390570">
                <w:delText>enum all;</w:delText>
              </w:r>
            </w:del>
          </w:p>
          <w:p w14:paraId="448C569B" w14:textId="0CC58DE7" w:rsidR="00364B45" w:rsidDel="00390570" w:rsidRDefault="00364B45" w:rsidP="00A77F5F">
            <w:pPr>
              <w:pStyle w:val="XML4"/>
              <w:rPr>
                <w:del w:id="5796" w:author="Thomas Dietz" w:date="2012-08-13T13:46:00Z"/>
              </w:rPr>
            </w:pPr>
            <w:del w:id="5797" w:author="Thomas Dietz" w:date="2012-08-13T13:46:00Z">
              <w:r w:rsidDel="00390570">
                <w:delText>enum controller;</w:delText>
              </w:r>
            </w:del>
          </w:p>
          <w:p w14:paraId="56E35D50" w14:textId="11E190B1" w:rsidR="00364B45" w:rsidDel="00390570" w:rsidRDefault="00364B45" w:rsidP="00A77F5F">
            <w:pPr>
              <w:pStyle w:val="XML4"/>
              <w:rPr>
                <w:del w:id="5798" w:author="Thomas Dietz" w:date="2012-08-13T13:46:00Z"/>
              </w:rPr>
            </w:pPr>
            <w:del w:id="5799" w:author="Thomas Dietz" w:date="2012-08-13T13:46:00Z">
              <w:r w:rsidDel="00390570">
                <w:delText>enum table;</w:delText>
              </w:r>
            </w:del>
          </w:p>
          <w:p w14:paraId="6B7F9A34" w14:textId="15788B81" w:rsidR="00364B45" w:rsidDel="00390570" w:rsidRDefault="00364B45" w:rsidP="00A77F5F">
            <w:pPr>
              <w:pStyle w:val="XML4"/>
              <w:rPr>
                <w:del w:id="5800" w:author="Thomas Dietz" w:date="2012-08-13T13:46:00Z"/>
              </w:rPr>
            </w:pPr>
            <w:del w:id="5801" w:author="Thomas Dietz" w:date="2012-08-13T13:46:00Z">
              <w:r w:rsidDel="00390570">
                <w:delText>enum inport;</w:delText>
              </w:r>
            </w:del>
          </w:p>
          <w:p w14:paraId="194BBC6C" w14:textId="4C8C85FD" w:rsidR="00364B45" w:rsidDel="00390570" w:rsidRDefault="00364B45" w:rsidP="00A77F5F">
            <w:pPr>
              <w:pStyle w:val="XML4"/>
              <w:rPr>
                <w:del w:id="5802" w:author="Thomas Dietz" w:date="2012-08-13T13:46:00Z"/>
              </w:rPr>
            </w:pPr>
            <w:del w:id="5803" w:author="Thomas Dietz" w:date="2012-08-13T13:46:00Z">
              <w:r w:rsidDel="00390570">
                <w:delText>enum any;</w:delText>
              </w:r>
            </w:del>
          </w:p>
          <w:p w14:paraId="0988348F" w14:textId="1C0B9927" w:rsidR="00364B45" w:rsidDel="00390570" w:rsidRDefault="00364B45" w:rsidP="00A77F5F">
            <w:pPr>
              <w:pStyle w:val="XML4"/>
              <w:rPr>
                <w:del w:id="5804" w:author="Thomas Dietz" w:date="2012-08-13T13:46:00Z"/>
              </w:rPr>
            </w:pPr>
            <w:del w:id="5805" w:author="Thomas Dietz" w:date="2012-08-13T13:46:00Z">
              <w:r w:rsidDel="00390570">
                <w:delText>enum normal;</w:delText>
              </w:r>
            </w:del>
          </w:p>
          <w:p w14:paraId="495503B4" w14:textId="03FF34A7" w:rsidR="00364B45" w:rsidDel="00390570" w:rsidRDefault="00364B45" w:rsidP="00A77F5F">
            <w:pPr>
              <w:pStyle w:val="XML4"/>
              <w:rPr>
                <w:del w:id="5806" w:author="Thomas Dietz" w:date="2012-08-13T13:46:00Z"/>
              </w:rPr>
            </w:pPr>
            <w:del w:id="5807" w:author="Thomas Dietz" w:date="2012-08-13T13:46:00Z">
              <w:r w:rsidDel="00390570">
                <w:delText>enum flood;</w:delText>
              </w:r>
            </w:del>
          </w:p>
          <w:p w14:paraId="5D7BDB3E" w14:textId="7093A915" w:rsidR="00364B45" w:rsidDel="00390570" w:rsidRDefault="00364B45" w:rsidP="00C3649A">
            <w:pPr>
              <w:pStyle w:val="XML4"/>
              <w:rPr>
                <w:del w:id="5808" w:author="Thomas Dietz" w:date="2012-08-13T13:46:00Z"/>
              </w:rPr>
            </w:pPr>
            <w:del w:id="5809" w:author="Thomas Dietz" w:date="2012-08-13T13:46:00Z">
              <w:r w:rsidDel="00390570">
                <w:delText>}</w:delText>
              </w:r>
            </w:del>
          </w:p>
          <w:p w14:paraId="7396C4F8" w14:textId="6BCA703B" w:rsidR="00364B45" w:rsidDel="00390570" w:rsidRDefault="00364B45" w:rsidP="00C3649A">
            <w:pPr>
              <w:pStyle w:val="XML3"/>
              <w:rPr>
                <w:del w:id="5810" w:author="Thomas Dietz" w:date="2012-08-13T13:46:00Z"/>
              </w:rPr>
            </w:pPr>
            <w:del w:id="5811" w:author="Thomas Dietz" w:date="2012-08-13T13:46:00Z">
              <w:r w:rsidDel="00390570">
                <w:delText>}</w:delText>
              </w:r>
            </w:del>
          </w:p>
          <w:p w14:paraId="7A0F4A10" w14:textId="50406CF6" w:rsidR="00364B45" w:rsidDel="00390570" w:rsidRDefault="00364B45" w:rsidP="00C3649A">
            <w:pPr>
              <w:pStyle w:val="XML2"/>
              <w:rPr>
                <w:del w:id="5812" w:author="Thomas Dietz" w:date="2012-08-13T13:46:00Z"/>
              </w:rPr>
            </w:pPr>
            <w:del w:id="5813" w:author="Thomas Dietz" w:date="2012-08-13T13:46:00Z">
              <w:r w:rsidDel="00390570">
                <w:delText>}</w:delText>
              </w:r>
            </w:del>
          </w:p>
          <w:p w14:paraId="37993E46" w14:textId="52A0F800" w:rsidR="00364B45" w:rsidDel="00390570" w:rsidRDefault="00364B45" w:rsidP="00364B45">
            <w:pPr>
              <w:pStyle w:val="XML1"/>
              <w:rPr>
                <w:del w:id="5814" w:author="Thomas Dietz" w:date="2012-08-13T13:46:00Z"/>
              </w:rPr>
            </w:pPr>
          </w:p>
          <w:p w14:paraId="0CF6E404" w14:textId="045701A7" w:rsidR="00364B45" w:rsidDel="00390570" w:rsidRDefault="00364B45" w:rsidP="002B1BBD">
            <w:pPr>
              <w:pStyle w:val="XML2"/>
              <w:rPr>
                <w:del w:id="5815" w:author="Thomas Dietz" w:date="2012-08-13T13:46:00Z"/>
              </w:rPr>
            </w:pPr>
            <w:del w:id="5816" w:author="Thomas Dietz" w:date="2012-08-13T13:46:00Z">
              <w:r w:rsidDel="00390570">
                <w:delText>container group-types {</w:delText>
              </w:r>
            </w:del>
          </w:p>
          <w:p w14:paraId="76962619" w14:textId="18E71B7E" w:rsidR="00364B45" w:rsidDel="00390570" w:rsidRDefault="00364B45" w:rsidP="002B1BBD">
            <w:pPr>
              <w:pStyle w:val="XML3"/>
              <w:rPr>
                <w:del w:id="5817" w:author="Thomas Dietz" w:date="2012-08-13T13:46:00Z"/>
              </w:rPr>
            </w:pPr>
            <w:del w:id="5818" w:author="Thomas Dietz" w:date="2012-08-13T13:46:00Z">
              <w:r w:rsidDel="00390570">
                <w:delText>description "Specify the group types supported by the logical switch.";</w:delText>
              </w:r>
            </w:del>
          </w:p>
          <w:p w14:paraId="79407335" w14:textId="7516709C" w:rsidR="00364B45" w:rsidDel="00390570" w:rsidRDefault="00364B45" w:rsidP="002B1BBD">
            <w:pPr>
              <w:pStyle w:val="XML3"/>
              <w:rPr>
                <w:del w:id="5819" w:author="Thomas Dietz" w:date="2012-08-13T13:46:00Z"/>
              </w:rPr>
            </w:pPr>
            <w:del w:id="5820" w:author="Thomas Dietz" w:date="2012-08-13T13:46:00Z">
              <w:r w:rsidDel="00390570">
                <w:delText>reference "The types of groups are defined in OpenFlow Switch Specification version 1.2.";</w:delText>
              </w:r>
            </w:del>
          </w:p>
          <w:p w14:paraId="3890A846" w14:textId="78EB0794" w:rsidR="00364B45" w:rsidDel="00390570" w:rsidRDefault="00364B45" w:rsidP="002B1BBD">
            <w:pPr>
              <w:pStyle w:val="XML3"/>
              <w:rPr>
                <w:del w:id="5821" w:author="Thomas Dietz" w:date="2012-08-13T13:46:00Z"/>
              </w:rPr>
            </w:pPr>
            <w:del w:id="5822" w:author="Thomas Dietz" w:date="2012-08-13T13:46:00Z">
              <w:r w:rsidDel="00390570">
                <w:lastRenderedPageBreak/>
                <w:delText>leaf-list type {</w:delText>
              </w:r>
            </w:del>
          </w:p>
          <w:p w14:paraId="20944E30" w14:textId="6B8EC328" w:rsidR="00364B45" w:rsidDel="00390570" w:rsidRDefault="00364B45" w:rsidP="002B1BBD">
            <w:pPr>
              <w:pStyle w:val="XML4"/>
              <w:rPr>
                <w:del w:id="5823" w:author="Thomas Dietz" w:date="2012-08-13T13:46:00Z"/>
              </w:rPr>
            </w:pPr>
            <w:del w:id="5824" w:author="Thomas Dietz" w:date="2012-08-13T13:46:00Z">
              <w:r w:rsidDel="00390570">
                <w:delText>type enumeration {</w:delText>
              </w:r>
            </w:del>
          </w:p>
          <w:p w14:paraId="74884939" w14:textId="15E600AC" w:rsidR="00364B45" w:rsidDel="00390570" w:rsidRDefault="00364B45" w:rsidP="002B1BBD">
            <w:pPr>
              <w:pStyle w:val="XML5"/>
              <w:rPr>
                <w:del w:id="5825" w:author="Thomas Dietz" w:date="2012-08-13T13:46:00Z"/>
              </w:rPr>
            </w:pPr>
            <w:del w:id="5826" w:author="Thomas Dietz" w:date="2012-08-13T13:46:00Z">
              <w:r w:rsidDel="00390570">
                <w:delText>enum all;</w:delText>
              </w:r>
            </w:del>
          </w:p>
          <w:p w14:paraId="2B6DFBFB" w14:textId="33B47DC8" w:rsidR="00364B45" w:rsidDel="00390570" w:rsidRDefault="00364B45" w:rsidP="002B1BBD">
            <w:pPr>
              <w:pStyle w:val="XML5"/>
              <w:rPr>
                <w:del w:id="5827" w:author="Thomas Dietz" w:date="2012-08-13T13:46:00Z"/>
              </w:rPr>
            </w:pPr>
            <w:del w:id="5828" w:author="Thomas Dietz" w:date="2012-08-13T13:46:00Z">
              <w:r w:rsidDel="00390570">
                <w:delText>enum select;</w:delText>
              </w:r>
            </w:del>
          </w:p>
          <w:p w14:paraId="356891CB" w14:textId="2E4A3D72" w:rsidR="00364B45" w:rsidDel="00390570" w:rsidRDefault="00364B45" w:rsidP="002B1BBD">
            <w:pPr>
              <w:pStyle w:val="XML5"/>
              <w:rPr>
                <w:del w:id="5829" w:author="Thomas Dietz" w:date="2012-08-13T13:46:00Z"/>
              </w:rPr>
            </w:pPr>
            <w:del w:id="5830" w:author="Thomas Dietz" w:date="2012-08-13T13:46:00Z">
              <w:r w:rsidDel="00390570">
                <w:delText>enum indirect;</w:delText>
              </w:r>
            </w:del>
          </w:p>
          <w:p w14:paraId="07ADE8C6" w14:textId="71240572" w:rsidR="00364B45" w:rsidDel="00390570" w:rsidRDefault="00364B45" w:rsidP="002B1BBD">
            <w:pPr>
              <w:pStyle w:val="XML5"/>
              <w:rPr>
                <w:del w:id="5831" w:author="Thomas Dietz" w:date="2012-08-13T13:46:00Z"/>
              </w:rPr>
            </w:pPr>
            <w:del w:id="5832" w:author="Thomas Dietz" w:date="2012-08-13T13:46:00Z">
              <w:r w:rsidDel="00390570">
                <w:delText>enum fast-failover;</w:delText>
              </w:r>
            </w:del>
          </w:p>
          <w:p w14:paraId="35C7A71B" w14:textId="0DF1C7C0" w:rsidR="00364B45" w:rsidDel="00390570" w:rsidRDefault="00364B45" w:rsidP="002B1BBD">
            <w:pPr>
              <w:pStyle w:val="XML4"/>
              <w:rPr>
                <w:del w:id="5833" w:author="Thomas Dietz" w:date="2012-08-13T13:46:00Z"/>
              </w:rPr>
            </w:pPr>
            <w:del w:id="5834" w:author="Thomas Dietz" w:date="2012-08-13T13:46:00Z">
              <w:r w:rsidDel="00390570">
                <w:delText>}</w:delText>
              </w:r>
            </w:del>
          </w:p>
          <w:p w14:paraId="476292F8" w14:textId="0F88C26E" w:rsidR="00364B45" w:rsidDel="00390570" w:rsidRDefault="00364B45" w:rsidP="002B1BBD">
            <w:pPr>
              <w:pStyle w:val="XML3"/>
              <w:rPr>
                <w:del w:id="5835" w:author="Thomas Dietz" w:date="2012-08-13T13:46:00Z"/>
              </w:rPr>
            </w:pPr>
            <w:del w:id="5836" w:author="Thomas Dietz" w:date="2012-08-13T13:46:00Z">
              <w:r w:rsidDel="00390570">
                <w:delText>}</w:delText>
              </w:r>
            </w:del>
          </w:p>
          <w:p w14:paraId="2BAD1DF8" w14:textId="0C97B9D9" w:rsidR="00364B45" w:rsidDel="00390570" w:rsidRDefault="00364B45" w:rsidP="002B1BBD">
            <w:pPr>
              <w:pStyle w:val="XML2"/>
              <w:rPr>
                <w:del w:id="5837" w:author="Thomas Dietz" w:date="2012-08-13T13:46:00Z"/>
              </w:rPr>
            </w:pPr>
            <w:del w:id="5838" w:author="Thomas Dietz" w:date="2012-08-13T13:46:00Z">
              <w:r w:rsidDel="00390570">
                <w:delText>}</w:delText>
              </w:r>
            </w:del>
          </w:p>
          <w:p w14:paraId="2B637FD2" w14:textId="33C1830A" w:rsidR="00364B45" w:rsidDel="00390570" w:rsidRDefault="00364B45" w:rsidP="002B1BBD">
            <w:pPr>
              <w:pStyle w:val="XML1"/>
              <w:rPr>
                <w:del w:id="5839" w:author="Thomas Dietz" w:date="2012-08-13T13:46:00Z"/>
              </w:rPr>
            </w:pPr>
          </w:p>
          <w:p w14:paraId="232B7521" w14:textId="21CCDBDE" w:rsidR="00364B45" w:rsidDel="00390570" w:rsidRDefault="00364B45" w:rsidP="002B1BBD">
            <w:pPr>
              <w:pStyle w:val="XML2"/>
              <w:rPr>
                <w:del w:id="5840" w:author="Thomas Dietz" w:date="2012-08-13T13:46:00Z"/>
              </w:rPr>
            </w:pPr>
            <w:del w:id="5841" w:author="Thomas Dietz" w:date="2012-08-13T13:46:00Z">
              <w:r w:rsidDel="00390570">
                <w:delText>container group-capabilities {</w:delText>
              </w:r>
            </w:del>
          </w:p>
          <w:p w14:paraId="553944A9" w14:textId="4B1BA731" w:rsidR="00364B45" w:rsidDel="00390570" w:rsidRDefault="00364B45" w:rsidP="002B1BBD">
            <w:pPr>
              <w:pStyle w:val="XML3"/>
              <w:rPr>
                <w:del w:id="5842" w:author="Thomas Dietz" w:date="2012-08-13T13:46:00Z"/>
              </w:rPr>
            </w:pPr>
            <w:del w:id="5843" w:author="Thomas Dietz" w:date="2012-08-13T13:46:00Z">
              <w:r w:rsidDel="00390570">
                <w:delText>description "Specify the group capabilities supported by the logical switch.";</w:delText>
              </w:r>
            </w:del>
          </w:p>
          <w:p w14:paraId="110BE0CA" w14:textId="6FCD4E33" w:rsidR="00364B45" w:rsidDel="00390570" w:rsidRDefault="00364B45" w:rsidP="002B1BBD">
            <w:pPr>
              <w:pStyle w:val="XML3"/>
              <w:rPr>
                <w:del w:id="5844" w:author="Thomas Dietz" w:date="2012-08-13T13:46:00Z"/>
              </w:rPr>
            </w:pPr>
            <w:del w:id="5845" w:author="Thomas Dietz" w:date="2012-08-13T13:46:00Z">
              <w:r w:rsidDel="00390570">
                <w:delText>reference "The types of group capability are defined in OpenFlow Switch Specification version 1.2.";</w:delText>
              </w:r>
            </w:del>
          </w:p>
          <w:p w14:paraId="0FBB4D3F" w14:textId="323DF616" w:rsidR="00364B45" w:rsidDel="00390570" w:rsidRDefault="00364B45" w:rsidP="002B1BBD">
            <w:pPr>
              <w:pStyle w:val="XML3"/>
              <w:rPr>
                <w:del w:id="5846" w:author="Thomas Dietz" w:date="2012-08-13T13:46:00Z"/>
              </w:rPr>
            </w:pPr>
            <w:del w:id="5847" w:author="Thomas Dietz" w:date="2012-08-13T13:46:00Z">
              <w:r w:rsidDel="00390570">
                <w:delText>leaf-list capability {</w:delText>
              </w:r>
            </w:del>
          </w:p>
          <w:p w14:paraId="1F8F35A4" w14:textId="0E1671B4" w:rsidR="00364B45" w:rsidDel="00390570" w:rsidRDefault="00364B45" w:rsidP="002B1BBD">
            <w:pPr>
              <w:pStyle w:val="XML4"/>
              <w:rPr>
                <w:del w:id="5848" w:author="Thomas Dietz" w:date="2012-08-13T13:46:00Z"/>
              </w:rPr>
            </w:pPr>
            <w:del w:id="5849" w:author="Thomas Dietz" w:date="2012-08-13T13:46:00Z">
              <w:r w:rsidDel="00390570">
                <w:delText>type enumeration {</w:delText>
              </w:r>
            </w:del>
          </w:p>
          <w:p w14:paraId="5409A08E" w14:textId="0E14B35A" w:rsidR="00364B45" w:rsidDel="00390570" w:rsidRDefault="00364B45" w:rsidP="002B1BBD">
            <w:pPr>
              <w:pStyle w:val="XML5"/>
              <w:rPr>
                <w:del w:id="5850" w:author="Thomas Dietz" w:date="2012-08-13T13:46:00Z"/>
              </w:rPr>
            </w:pPr>
            <w:del w:id="5851" w:author="Thomas Dietz" w:date="2012-08-13T13:46:00Z">
              <w:r w:rsidDel="00390570">
                <w:delText>enum select-weight;</w:delText>
              </w:r>
            </w:del>
          </w:p>
          <w:p w14:paraId="10614879" w14:textId="4B313692" w:rsidR="00364B45" w:rsidDel="00390570" w:rsidRDefault="00364B45" w:rsidP="002B1BBD">
            <w:pPr>
              <w:pStyle w:val="XML5"/>
              <w:rPr>
                <w:del w:id="5852" w:author="Thomas Dietz" w:date="2012-08-13T13:46:00Z"/>
              </w:rPr>
            </w:pPr>
            <w:del w:id="5853" w:author="Thomas Dietz" w:date="2012-08-13T13:46:00Z">
              <w:r w:rsidDel="00390570">
                <w:delText>enum select-liveness;</w:delText>
              </w:r>
            </w:del>
          </w:p>
          <w:p w14:paraId="7F25F81C" w14:textId="3A0765B1" w:rsidR="00364B45" w:rsidDel="00390570" w:rsidRDefault="00364B45" w:rsidP="002B1BBD">
            <w:pPr>
              <w:pStyle w:val="XML5"/>
              <w:rPr>
                <w:del w:id="5854" w:author="Thomas Dietz" w:date="2012-08-13T13:46:00Z"/>
              </w:rPr>
            </w:pPr>
            <w:del w:id="5855" w:author="Thomas Dietz" w:date="2012-08-13T13:46:00Z">
              <w:r w:rsidDel="00390570">
                <w:delText>enum chaining;</w:delText>
              </w:r>
            </w:del>
          </w:p>
          <w:p w14:paraId="6EAC462D" w14:textId="48D50B4C" w:rsidR="00364B45" w:rsidDel="00390570" w:rsidRDefault="00364B45" w:rsidP="002B1BBD">
            <w:pPr>
              <w:pStyle w:val="XML5"/>
              <w:rPr>
                <w:del w:id="5856" w:author="Thomas Dietz" w:date="2012-08-13T13:46:00Z"/>
              </w:rPr>
            </w:pPr>
            <w:del w:id="5857" w:author="Thomas Dietz" w:date="2012-08-13T13:46:00Z">
              <w:r w:rsidDel="00390570">
                <w:delText>enum chaining-check;</w:delText>
              </w:r>
            </w:del>
          </w:p>
          <w:p w14:paraId="620D1DDD" w14:textId="301F2DD7" w:rsidR="00364B45" w:rsidDel="00390570" w:rsidRDefault="00364B45" w:rsidP="002B1BBD">
            <w:pPr>
              <w:pStyle w:val="XML4"/>
              <w:rPr>
                <w:del w:id="5858" w:author="Thomas Dietz" w:date="2012-08-13T13:46:00Z"/>
              </w:rPr>
            </w:pPr>
            <w:del w:id="5859" w:author="Thomas Dietz" w:date="2012-08-13T13:46:00Z">
              <w:r w:rsidDel="00390570">
                <w:delText>}</w:delText>
              </w:r>
            </w:del>
          </w:p>
          <w:p w14:paraId="2C3F8852" w14:textId="372E52AB" w:rsidR="00364B45" w:rsidDel="00390570" w:rsidRDefault="00364B45" w:rsidP="002B1BBD">
            <w:pPr>
              <w:pStyle w:val="XML3"/>
              <w:rPr>
                <w:del w:id="5860" w:author="Thomas Dietz" w:date="2012-08-13T13:46:00Z"/>
              </w:rPr>
            </w:pPr>
            <w:del w:id="5861" w:author="Thomas Dietz" w:date="2012-08-13T13:46:00Z">
              <w:r w:rsidDel="00390570">
                <w:delText>}</w:delText>
              </w:r>
            </w:del>
          </w:p>
          <w:p w14:paraId="1C5D6DE2" w14:textId="0726417E" w:rsidR="00364B45" w:rsidDel="00390570" w:rsidRDefault="00364B45" w:rsidP="002B1BBD">
            <w:pPr>
              <w:pStyle w:val="XML2"/>
              <w:rPr>
                <w:del w:id="5862" w:author="Thomas Dietz" w:date="2012-08-13T13:46:00Z"/>
              </w:rPr>
            </w:pPr>
            <w:del w:id="5863" w:author="Thomas Dietz" w:date="2012-08-13T13:46:00Z">
              <w:r w:rsidDel="00390570">
                <w:delText>}</w:delText>
              </w:r>
            </w:del>
          </w:p>
          <w:p w14:paraId="474D4481" w14:textId="61AB2A4E" w:rsidR="00364B45" w:rsidDel="00390570" w:rsidRDefault="00364B45" w:rsidP="00364B45">
            <w:pPr>
              <w:pStyle w:val="XML1"/>
              <w:rPr>
                <w:del w:id="5864" w:author="Thomas Dietz" w:date="2012-08-13T13:46:00Z"/>
              </w:rPr>
            </w:pPr>
          </w:p>
          <w:p w14:paraId="7A49D4B0" w14:textId="7E82E0A0" w:rsidR="00364B45" w:rsidDel="00390570" w:rsidRDefault="00364B45" w:rsidP="002B1BBD">
            <w:pPr>
              <w:pStyle w:val="XML2"/>
              <w:rPr>
                <w:del w:id="5865" w:author="Thomas Dietz" w:date="2012-08-13T13:46:00Z"/>
              </w:rPr>
            </w:pPr>
            <w:del w:id="5866" w:author="Thomas Dietz" w:date="2012-08-13T13:46:00Z">
              <w:r w:rsidDel="00390570">
                <w:delText>container action-types {</w:delText>
              </w:r>
            </w:del>
          </w:p>
          <w:p w14:paraId="7D715D3E" w14:textId="7DF068B6" w:rsidR="00364B45" w:rsidDel="00390570" w:rsidRDefault="00364B45" w:rsidP="00B96BFC">
            <w:pPr>
              <w:pStyle w:val="XML2"/>
              <w:rPr>
                <w:del w:id="5867" w:author="Thomas Dietz" w:date="2012-08-13T13:46:00Z"/>
              </w:rPr>
            </w:pPr>
            <w:del w:id="5868" w:author="Thomas Dietz" w:date="2012-08-13T13:46:00Z">
              <w:r w:rsidDel="00390570">
                <w:delText>description "Specify the action types supported by the logical switch.";</w:delText>
              </w:r>
            </w:del>
          </w:p>
          <w:p w14:paraId="011316BA" w14:textId="67B9C7C7" w:rsidR="00364B45" w:rsidDel="00390570" w:rsidRDefault="00364B45" w:rsidP="00B96BFC">
            <w:pPr>
              <w:pStyle w:val="XML3"/>
              <w:rPr>
                <w:del w:id="5869" w:author="Thomas Dietz" w:date="2012-08-13T13:46:00Z"/>
              </w:rPr>
            </w:pPr>
            <w:del w:id="5870" w:author="Thomas Dietz" w:date="2012-08-13T13:46:00Z">
              <w:r w:rsidDel="00390570">
                <w:delText>leaf-list type {</w:delText>
              </w:r>
            </w:del>
          </w:p>
          <w:p w14:paraId="545B9325" w14:textId="5D320FEF" w:rsidR="00364B45" w:rsidDel="00390570" w:rsidRDefault="00364B45" w:rsidP="00B96BFC">
            <w:pPr>
              <w:pStyle w:val="XML4"/>
              <w:rPr>
                <w:del w:id="5871" w:author="Thomas Dietz" w:date="2012-08-13T13:46:00Z"/>
              </w:rPr>
            </w:pPr>
            <w:del w:id="5872" w:author="Thomas Dietz" w:date="2012-08-13T13:46:00Z">
              <w:r w:rsidDel="00390570">
                <w:delText>type action-type;</w:delText>
              </w:r>
            </w:del>
          </w:p>
          <w:p w14:paraId="5828C769" w14:textId="649A1A37" w:rsidR="00364B45" w:rsidDel="00390570" w:rsidRDefault="00364B45" w:rsidP="00B96BFC">
            <w:pPr>
              <w:pStyle w:val="XML3"/>
              <w:rPr>
                <w:del w:id="5873" w:author="Thomas Dietz" w:date="2012-08-13T13:46:00Z"/>
              </w:rPr>
            </w:pPr>
            <w:del w:id="5874" w:author="Thomas Dietz" w:date="2012-08-13T13:46:00Z">
              <w:r w:rsidDel="00390570">
                <w:delText>}</w:delText>
              </w:r>
            </w:del>
          </w:p>
          <w:p w14:paraId="008611B1" w14:textId="06EC9A62" w:rsidR="00364B45" w:rsidDel="00390570" w:rsidRDefault="00364B45" w:rsidP="00B96BFC">
            <w:pPr>
              <w:pStyle w:val="XML2"/>
              <w:rPr>
                <w:del w:id="5875" w:author="Thomas Dietz" w:date="2012-08-13T13:46:00Z"/>
              </w:rPr>
            </w:pPr>
            <w:del w:id="5876" w:author="Thomas Dietz" w:date="2012-08-13T13:46:00Z">
              <w:r w:rsidDel="00390570">
                <w:delText>}</w:delText>
              </w:r>
            </w:del>
          </w:p>
          <w:p w14:paraId="32615DF0" w14:textId="3DEB5261" w:rsidR="00DA7677" w:rsidDel="00390570" w:rsidRDefault="00DA7677" w:rsidP="00364B45">
            <w:pPr>
              <w:pStyle w:val="XML1"/>
              <w:rPr>
                <w:del w:id="5877" w:author="Thomas Dietz" w:date="2012-08-13T13:46:00Z"/>
              </w:rPr>
            </w:pPr>
          </w:p>
          <w:p w14:paraId="59D20CCC" w14:textId="07C43699" w:rsidR="00DA7677" w:rsidDel="00390570" w:rsidRDefault="00DA7677" w:rsidP="00B96BFC">
            <w:pPr>
              <w:pStyle w:val="XML2"/>
              <w:rPr>
                <w:del w:id="5878" w:author="Thomas Dietz" w:date="2012-08-13T13:46:00Z"/>
              </w:rPr>
            </w:pPr>
            <w:del w:id="5879" w:author="Thomas Dietz" w:date="2012-08-13T13:46:00Z">
              <w:r w:rsidDel="00390570">
                <w:delText>container instruction-types {</w:delText>
              </w:r>
            </w:del>
          </w:p>
          <w:p w14:paraId="6A41D2E3" w14:textId="0D6F3984" w:rsidR="00DA7677" w:rsidDel="00390570" w:rsidRDefault="00DA7677" w:rsidP="00B96BFC">
            <w:pPr>
              <w:pStyle w:val="XML2"/>
              <w:rPr>
                <w:del w:id="5880" w:author="Thomas Dietz" w:date="2012-08-13T13:46:00Z"/>
              </w:rPr>
            </w:pPr>
            <w:del w:id="5881" w:author="Thomas Dietz" w:date="2012-08-13T13:46:00Z">
              <w:r w:rsidDel="00390570">
                <w:delText>description "Specify the instruction types supported by the logical switch.";</w:delText>
              </w:r>
            </w:del>
          </w:p>
          <w:p w14:paraId="7A443410" w14:textId="7EFE3DB0" w:rsidR="00DA7677" w:rsidDel="00390570" w:rsidRDefault="00DA7677" w:rsidP="00B96BFC">
            <w:pPr>
              <w:pStyle w:val="XML3"/>
              <w:rPr>
                <w:del w:id="5882" w:author="Thomas Dietz" w:date="2012-08-13T13:46:00Z"/>
              </w:rPr>
            </w:pPr>
            <w:del w:id="5883" w:author="Thomas Dietz" w:date="2012-08-13T13:46:00Z">
              <w:r w:rsidDel="00390570">
                <w:delText>leaf-list type {</w:delText>
              </w:r>
            </w:del>
          </w:p>
          <w:p w14:paraId="258E55B5" w14:textId="7A9186BD" w:rsidR="00DA7677" w:rsidDel="00390570" w:rsidRDefault="00DA7677" w:rsidP="00B96BFC">
            <w:pPr>
              <w:pStyle w:val="XML4"/>
              <w:rPr>
                <w:del w:id="5884" w:author="Thomas Dietz" w:date="2012-08-13T13:46:00Z"/>
              </w:rPr>
            </w:pPr>
            <w:del w:id="5885" w:author="Thomas Dietz" w:date="2012-08-13T13:46:00Z">
              <w:r w:rsidDel="00390570">
                <w:delText>type instruction-type;</w:delText>
              </w:r>
            </w:del>
          </w:p>
          <w:p w14:paraId="607AB906" w14:textId="3BEAFFF7" w:rsidR="00DA7677" w:rsidDel="00390570" w:rsidRDefault="00DA7677" w:rsidP="00B96BFC">
            <w:pPr>
              <w:pStyle w:val="XML3"/>
              <w:rPr>
                <w:del w:id="5886" w:author="Thomas Dietz" w:date="2012-08-13T13:46:00Z"/>
              </w:rPr>
            </w:pPr>
            <w:del w:id="5887" w:author="Thomas Dietz" w:date="2012-08-13T13:46:00Z">
              <w:r w:rsidDel="00390570">
                <w:delText>}</w:delText>
              </w:r>
            </w:del>
          </w:p>
          <w:p w14:paraId="073C46B7" w14:textId="416A7196" w:rsidR="00DA7677" w:rsidDel="00390570" w:rsidRDefault="00DA7677" w:rsidP="00B96BFC">
            <w:pPr>
              <w:pStyle w:val="XML2"/>
              <w:rPr>
                <w:del w:id="5888" w:author="Thomas Dietz" w:date="2012-08-13T13:46:00Z"/>
              </w:rPr>
            </w:pPr>
            <w:del w:id="5889" w:author="Thomas Dietz" w:date="2012-08-13T13:46:00Z">
              <w:r w:rsidDel="00390570">
                <w:delText>}</w:delText>
              </w:r>
            </w:del>
          </w:p>
          <w:p w14:paraId="1E54A93A" w14:textId="77777777" w:rsidR="00390570" w:rsidRDefault="00B0651B" w:rsidP="00390570">
            <w:pPr>
              <w:pStyle w:val="XML1"/>
              <w:rPr>
                <w:ins w:id="5890" w:author="Thomas Dietz" w:date="2012-08-13T13:47:00Z"/>
              </w:rPr>
            </w:pPr>
            <w:del w:id="5891" w:author="Thomas Dietz" w:date="2012-08-13T13:46:00Z">
              <w:r w:rsidDel="00390570">
                <w:delText>}</w:delText>
              </w:r>
            </w:del>
            <w:ins w:id="5892" w:author="Thomas Dietz" w:date="2012-08-13T13:47:00Z">
              <w:r w:rsidR="00390570">
                <w:t xml:space="preserve">  grouping OFLogicalSwitchCapabilitiesType {</w:t>
              </w:r>
            </w:ins>
          </w:p>
          <w:p w14:paraId="30ECD90F" w14:textId="77777777" w:rsidR="00390570" w:rsidRDefault="00390570" w:rsidP="00390570">
            <w:pPr>
              <w:pStyle w:val="XML1"/>
              <w:rPr>
                <w:ins w:id="5893" w:author="Thomas Dietz" w:date="2012-08-13T13:47:00Z"/>
              </w:rPr>
            </w:pPr>
            <w:ins w:id="5894" w:author="Thomas Dietz" w:date="2012-08-13T13:47:00Z">
              <w:r>
                <w:t xml:space="preserve">    description "This grouping specifies all properties of an</w:t>
              </w:r>
            </w:ins>
          </w:p>
          <w:p w14:paraId="094FD6C4" w14:textId="77777777" w:rsidR="00390570" w:rsidRDefault="00390570" w:rsidP="00390570">
            <w:pPr>
              <w:pStyle w:val="XML1"/>
              <w:rPr>
                <w:ins w:id="5895" w:author="Thomas Dietz" w:date="2012-08-13T13:47:00Z"/>
              </w:rPr>
            </w:pPr>
            <w:ins w:id="5896" w:author="Thomas Dietz" w:date="2012-08-13T13:47:00Z">
              <w:r>
                <w:t xml:space="preserve">      OpenFlow logical switch's capabilities.</w:t>
              </w:r>
            </w:ins>
          </w:p>
          <w:p w14:paraId="56EEC729" w14:textId="77777777" w:rsidR="00390570" w:rsidRDefault="00390570" w:rsidP="00390570">
            <w:pPr>
              <w:pStyle w:val="XML1"/>
              <w:rPr>
                <w:ins w:id="5897" w:author="Thomas Dietz" w:date="2012-08-13T13:47:00Z"/>
              </w:rPr>
            </w:pPr>
          </w:p>
          <w:p w14:paraId="215B654F" w14:textId="77777777" w:rsidR="00390570" w:rsidRDefault="00390570" w:rsidP="00390570">
            <w:pPr>
              <w:pStyle w:val="XML1"/>
              <w:rPr>
                <w:ins w:id="5898" w:author="Thomas Dietz" w:date="2012-08-13T13:47:00Z"/>
              </w:rPr>
            </w:pPr>
            <w:ins w:id="5899" w:author="Thomas Dietz" w:date="2012-08-13T13:47:00Z">
              <w:r>
                <w:t xml:space="preserve">      Elements in the type OFLogicalSwitchCapabilitiesType are not</w:t>
              </w:r>
            </w:ins>
          </w:p>
          <w:p w14:paraId="4A4A5360" w14:textId="77777777" w:rsidR="00390570" w:rsidRDefault="00390570" w:rsidP="00390570">
            <w:pPr>
              <w:pStyle w:val="XML1"/>
              <w:rPr>
                <w:ins w:id="5900" w:author="Thomas Dietz" w:date="2012-08-13T13:47:00Z"/>
              </w:rPr>
            </w:pPr>
            <w:ins w:id="5901" w:author="Thomas Dietz" w:date="2012-08-13T13:47:00Z">
              <w:r>
                <w:t xml:space="preserve">      configurable and can only be retrieved by NETCONF &lt;get&gt;</w:t>
              </w:r>
            </w:ins>
          </w:p>
          <w:p w14:paraId="206D7540" w14:textId="77777777" w:rsidR="00390570" w:rsidRDefault="00390570" w:rsidP="00390570">
            <w:pPr>
              <w:pStyle w:val="XML1"/>
              <w:rPr>
                <w:ins w:id="5902" w:author="Thomas Dietz" w:date="2012-08-13T13:47:00Z"/>
              </w:rPr>
            </w:pPr>
            <w:ins w:id="5903" w:author="Thomas Dietz" w:date="2012-08-13T13:47:00Z">
              <w:r>
                <w:t xml:space="preserve">      operations. Attemps to modify this element and its children</w:t>
              </w:r>
            </w:ins>
          </w:p>
          <w:p w14:paraId="2237D6E4" w14:textId="77777777" w:rsidR="00390570" w:rsidRDefault="00390570" w:rsidP="00390570">
            <w:pPr>
              <w:pStyle w:val="XML1"/>
              <w:rPr>
                <w:ins w:id="5904" w:author="Thomas Dietz" w:date="2012-08-13T13:47:00Z"/>
              </w:rPr>
            </w:pPr>
            <w:ins w:id="5905" w:author="Thomas Dietz" w:date="2012-08-13T13:47:00Z">
              <w:r>
                <w:t xml:space="preserve">      with a NETCONF &lt;edit-config&gt; operation MUST result in an </w:t>
              </w:r>
            </w:ins>
          </w:p>
          <w:p w14:paraId="533BBCF9" w14:textId="77777777" w:rsidR="00390570" w:rsidRDefault="00390570" w:rsidP="00390570">
            <w:pPr>
              <w:pStyle w:val="XML1"/>
              <w:rPr>
                <w:ins w:id="5906" w:author="Thomas Dietz" w:date="2012-08-13T13:47:00Z"/>
              </w:rPr>
            </w:pPr>
            <w:ins w:id="5907" w:author="Thomas Dietz" w:date="2012-08-13T13:47:00Z">
              <w:r>
                <w:t xml:space="preserve">      'operation-not-supported' error with type 'application'.";</w:t>
              </w:r>
            </w:ins>
          </w:p>
          <w:p w14:paraId="35CD759F" w14:textId="77777777" w:rsidR="00390570" w:rsidRDefault="00390570" w:rsidP="00390570">
            <w:pPr>
              <w:pStyle w:val="XML1"/>
              <w:rPr>
                <w:ins w:id="5908" w:author="Thomas Dietz" w:date="2012-08-13T13:47:00Z"/>
              </w:rPr>
            </w:pPr>
            <w:ins w:id="5909" w:author="Thomas Dietz" w:date="2012-08-13T13:47:00Z">
              <w:r>
                <w:t xml:space="preserve">    leaf max-buffered-packets {</w:t>
              </w:r>
            </w:ins>
          </w:p>
          <w:p w14:paraId="26263472" w14:textId="77777777" w:rsidR="00390570" w:rsidRDefault="00390570" w:rsidP="00390570">
            <w:pPr>
              <w:pStyle w:val="XML1"/>
              <w:rPr>
                <w:ins w:id="5910" w:author="Thomas Dietz" w:date="2012-08-13T13:47:00Z"/>
              </w:rPr>
            </w:pPr>
            <w:ins w:id="5911" w:author="Thomas Dietz" w:date="2012-08-13T13:47:00Z">
              <w:r>
                <w:t xml:space="preserve">      type uint32;</w:t>
              </w:r>
            </w:ins>
          </w:p>
          <w:p w14:paraId="22B6D188" w14:textId="77777777" w:rsidR="00390570" w:rsidRDefault="00390570" w:rsidP="00390570">
            <w:pPr>
              <w:pStyle w:val="XML1"/>
              <w:rPr>
                <w:ins w:id="5912" w:author="Thomas Dietz" w:date="2012-08-13T13:47:00Z"/>
              </w:rPr>
            </w:pPr>
            <w:ins w:id="5913" w:author="Thomas Dietz" w:date="2012-08-13T13:47:00Z">
              <w:r>
                <w:t xml:space="preserve">      description "The maximum number of packets the logical switch</w:t>
              </w:r>
            </w:ins>
          </w:p>
          <w:p w14:paraId="5A911942" w14:textId="77777777" w:rsidR="00390570" w:rsidRDefault="00390570" w:rsidP="00390570">
            <w:pPr>
              <w:pStyle w:val="XML1"/>
              <w:rPr>
                <w:ins w:id="5914" w:author="Thomas Dietz" w:date="2012-08-13T13:47:00Z"/>
              </w:rPr>
            </w:pPr>
            <w:ins w:id="5915" w:author="Thomas Dietz" w:date="2012-08-13T13:47:00Z">
              <w:r>
                <w:t xml:space="preserve">        can buffer when sending packets to the controller using</w:t>
              </w:r>
            </w:ins>
          </w:p>
          <w:p w14:paraId="0B82E46D" w14:textId="77777777" w:rsidR="00390570" w:rsidRDefault="00390570" w:rsidP="00390570">
            <w:pPr>
              <w:pStyle w:val="XML1"/>
              <w:rPr>
                <w:ins w:id="5916" w:author="Thomas Dietz" w:date="2012-08-13T13:47:00Z"/>
              </w:rPr>
            </w:pPr>
            <w:ins w:id="5917" w:author="Thomas Dietz" w:date="2012-08-13T13:47:00Z">
              <w:r>
                <w:t xml:space="preserve">        packet-in messages.";</w:t>
              </w:r>
            </w:ins>
          </w:p>
          <w:p w14:paraId="3781EF35" w14:textId="77777777" w:rsidR="00390570" w:rsidRDefault="00390570" w:rsidP="00390570">
            <w:pPr>
              <w:pStyle w:val="XML1"/>
              <w:rPr>
                <w:ins w:id="5918" w:author="Thomas Dietz" w:date="2012-08-13T13:47:00Z"/>
              </w:rPr>
            </w:pPr>
            <w:ins w:id="5919" w:author="Thomas Dietz" w:date="2012-08-13T13:47:00Z">
              <w:r>
                <w:t xml:space="preserve">    }</w:t>
              </w:r>
            </w:ins>
          </w:p>
          <w:p w14:paraId="0EC29448" w14:textId="77777777" w:rsidR="00390570" w:rsidRDefault="00390570" w:rsidP="00390570">
            <w:pPr>
              <w:pStyle w:val="XML1"/>
              <w:rPr>
                <w:ins w:id="5920" w:author="Thomas Dietz" w:date="2012-08-13T13:47:00Z"/>
              </w:rPr>
            </w:pPr>
            <w:ins w:id="5921" w:author="Thomas Dietz" w:date="2012-08-13T13:47:00Z">
              <w:r>
                <w:t xml:space="preserve">    leaf max-tables {</w:t>
              </w:r>
            </w:ins>
          </w:p>
          <w:p w14:paraId="59BF4155" w14:textId="77777777" w:rsidR="00390570" w:rsidRDefault="00390570" w:rsidP="00390570">
            <w:pPr>
              <w:pStyle w:val="XML1"/>
              <w:rPr>
                <w:ins w:id="5922" w:author="Thomas Dietz" w:date="2012-08-13T13:47:00Z"/>
              </w:rPr>
            </w:pPr>
            <w:ins w:id="5923" w:author="Thomas Dietz" w:date="2012-08-13T13:47:00Z">
              <w:r>
                <w:t xml:space="preserve">      type uint8;</w:t>
              </w:r>
            </w:ins>
          </w:p>
          <w:p w14:paraId="193A360B" w14:textId="77777777" w:rsidR="00390570" w:rsidRDefault="00390570" w:rsidP="00390570">
            <w:pPr>
              <w:pStyle w:val="XML1"/>
              <w:rPr>
                <w:ins w:id="5924" w:author="Thomas Dietz" w:date="2012-08-13T13:47:00Z"/>
              </w:rPr>
            </w:pPr>
            <w:ins w:id="5925" w:author="Thomas Dietz" w:date="2012-08-13T13:47:00Z">
              <w:r>
                <w:lastRenderedPageBreak/>
                <w:t xml:space="preserve">      description "The number of flow tables supported by the</w:t>
              </w:r>
            </w:ins>
          </w:p>
          <w:p w14:paraId="69380781" w14:textId="77777777" w:rsidR="00390570" w:rsidRDefault="00390570" w:rsidP="00390570">
            <w:pPr>
              <w:pStyle w:val="XML1"/>
              <w:rPr>
                <w:ins w:id="5926" w:author="Thomas Dietz" w:date="2012-08-13T13:47:00Z"/>
              </w:rPr>
            </w:pPr>
            <w:ins w:id="5927" w:author="Thomas Dietz" w:date="2012-08-13T13:47:00Z">
              <w:r>
                <w:t xml:space="preserve">        logical switch.";</w:t>
              </w:r>
            </w:ins>
          </w:p>
          <w:p w14:paraId="2584D2F4" w14:textId="77777777" w:rsidR="00390570" w:rsidRDefault="00390570" w:rsidP="00390570">
            <w:pPr>
              <w:pStyle w:val="XML1"/>
              <w:rPr>
                <w:ins w:id="5928" w:author="Thomas Dietz" w:date="2012-08-13T13:47:00Z"/>
              </w:rPr>
            </w:pPr>
            <w:ins w:id="5929" w:author="Thomas Dietz" w:date="2012-08-13T13:47:00Z">
              <w:r>
                <w:t xml:space="preserve">    }</w:t>
              </w:r>
            </w:ins>
          </w:p>
          <w:p w14:paraId="739DB47A" w14:textId="77777777" w:rsidR="00390570" w:rsidRDefault="00390570" w:rsidP="00390570">
            <w:pPr>
              <w:pStyle w:val="XML1"/>
              <w:rPr>
                <w:ins w:id="5930" w:author="Thomas Dietz" w:date="2012-08-13T13:47:00Z"/>
              </w:rPr>
            </w:pPr>
            <w:ins w:id="5931" w:author="Thomas Dietz" w:date="2012-08-13T13:47:00Z">
              <w:r>
                <w:t xml:space="preserve">    leaf max-ports {</w:t>
              </w:r>
            </w:ins>
          </w:p>
          <w:p w14:paraId="0421A45C" w14:textId="77777777" w:rsidR="00390570" w:rsidRDefault="00390570" w:rsidP="00390570">
            <w:pPr>
              <w:pStyle w:val="XML1"/>
              <w:rPr>
                <w:ins w:id="5932" w:author="Thomas Dietz" w:date="2012-08-13T13:47:00Z"/>
              </w:rPr>
            </w:pPr>
            <w:ins w:id="5933" w:author="Thomas Dietz" w:date="2012-08-13T13:47:00Z">
              <w:r>
                <w:t xml:space="preserve">      type uint32;</w:t>
              </w:r>
            </w:ins>
          </w:p>
          <w:p w14:paraId="19AB1073" w14:textId="77777777" w:rsidR="00390570" w:rsidRDefault="00390570" w:rsidP="00390570">
            <w:pPr>
              <w:pStyle w:val="XML1"/>
              <w:rPr>
                <w:ins w:id="5934" w:author="Thomas Dietz" w:date="2012-08-13T13:47:00Z"/>
              </w:rPr>
            </w:pPr>
            <w:ins w:id="5935" w:author="Thomas Dietz" w:date="2012-08-13T13:47:00Z">
              <w:r>
                <w:t xml:space="preserve">      description "The number of flow tables supported by the</w:t>
              </w:r>
            </w:ins>
          </w:p>
          <w:p w14:paraId="52A2DA00" w14:textId="77777777" w:rsidR="00390570" w:rsidRDefault="00390570" w:rsidP="00390570">
            <w:pPr>
              <w:pStyle w:val="XML1"/>
              <w:rPr>
                <w:ins w:id="5936" w:author="Thomas Dietz" w:date="2012-08-13T13:47:00Z"/>
              </w:rPr>
            </w:pPr>
            <w:ins w:id="5937" w:author="Thomas Dietz" w:date="2012-08-13T13:47:00Z">
              <w:r>
                <w:t xml:space="preserve">        logical switch.";</w:t>
              </w:r>
            </w:ins>
          </w:p>
          <w:p w14:paraId="4C92241E" w14:textId="77777777" w:rsidR="00390570" w:rsidRDefault="00390570" w:rsidP="00390570">
            <w:pPr>
              <w:pStyle w:val="XML1"/>
              <w:rPr>
                <w:ins w:id="5938" w:author="Thomas Dietz" w:date="2012-08-13T13:47:00Z"/>
              </w:rPr>
            </w:pPr>
            <w:ins w:id="5939" w:author="Thomas Dietz" w:date="2012-08-13T13:47:00Z">
              <w:r>
                <w:t xml:space="preserve">    }</w:t>
              </w:r>
            </w:ins>
          </w:p>
          <w:p w14:paraId="1D805EE1" w14:textId="77777777" w:rsidR="00390570" w:rsidRDefault="00390570" w:rsidP="00390570">
            <w:pPr>
              <w:pStyle w:val="XML1"/>
              <w:rPr>
                <w:ins w:id="5940" w:author="Thomas Dietz" w:date="2012-08-13T13:47:00Z"/>
              </w:rPr>
            </w:pPr>
            <w:ins w:id="5941" w:author="Thomas Dietz" w:date="2012-08-13T13:47:00Z">
              <w:r>
                <w:t xml:space="preserve">    leaf flow-statistics {</w:t>
              </w:r>
            </w:ins>
          </w:p>
          <w:p w14:paraId="60C49841" w14:textId="77777777" w:rsidR="00390570" w:rsidRDefault="00390570" w:rsidP="00390570">
            <w:pPr>
              <w:pStyle w:val="XML1"/>
              <w:rPr>
                <w:ins w:id="5942" w:author="Thomas Dietz" w:date="2012-08-13T13:47:00Z"/>
              </w:rPr>
            </w:pPr>
            <w:ins w:id="5943" w:author="Thomas Dietz" w:date="2012-08-13T13:47:00Z">
              <w:r>
                <w:t xml:space="preserve">      type boolean;</w:t>
              </w:r>
            </w:ins>
          </w:p>
          <w:p w14:paraId="7111F07E" w14:textId="77777777" w:rsidR="00390570" w:rsidRDefault="00390570" w:rsidP="00390570">
            <w:pPr>
              <w:pStyle w:val="XML1"/>
              <w:rPr>
                <w:ins w:id="5944" w:author="Thomas Dietz" w:date="2012-08-13T13:47:00Z"/>
              </w:rPr>
            </w:pPr>
            <w:ins w:id="5945" w:author="Thomas Dietz" w:date="2012-08-13T13:47:00Z">
              <w:r>
                <w:t xml:space="preserve">      default false;</w:t>
              </w:r>
            </w:ins>
          </w:p>
          <w:p w14:paraId="58440DC7" w14:textId="77777777" w:rsidR="00390570" w:rsidRDefault="00390570" w:rsidP="00390570">
            <w:pPr>
              <w:pStyle w:val="XML1"/>
              <w:rPr>
                <w:ins w:id="5946" w:author="Thomas Dietz" w:date="2012-08-13T13:47:00Z"/>
              </w:rPr>
            </w:pPr>
            <w:ins w:id="5947" w:author="Thomas Dietz" w:date="2012-08-13T13:47:00Z">
              <w:r>
                <w:t xml:space="preserve">      description "Specifies if the logical switch supports flow</w:t>
              </w:r>
            </w:ins>
          </w:p>
          <w:p w14:paraId="45D17CCF" w14:textId="77777777" w:rsidR="00390570" w:rsidRDefault="00390570" w:rsidP="00390570">
            <w:pPr>
              <w:pStyle w:val="XML1"/>
              <w:rPr>
                <w:ins w:id="5948" w:author="Thomas Dietz" w:date="2012-08-13T13:47:00Z"/>
              </w:rPr>
            </w:pPr>
            <w:ins w:id="5949" w:author="Thomas Dietz" w:date="2012-08-13T13:47:00Z">
              <w:r>
                <w:t xml:space="preserve">        statistics.";</w:t>
              </w:r>
            </w:ins>
          </w:p>
          <w:p w14:paraId="10ADF229" w14:textId="77777777" w:rsidR="00390570" w:rsidRDefault="00390570" w:rsidP="00390570">
            <w:pPr>
              <w:pStyle w:val="XML1"/>
              <w:rPr>
                <w:ins w:id="5950" w:author="Thomas Dietz" w:date="2012-08-13T13:47:00Z"/>
              </w:rPr>
            </w:pPr>
            <w:ins w:id="5951" w:author="Thomas Dietz" w:date="2012-08-13T13:47:00Z">
              <w:r>
                <w:t xml:space="preserve">    }</w:t>
              </w:r>
            </w:ins>
          </w:p>
          <w:p w14:paraId="7C2FC404" w14:textId="77777777" w:rsidR="00390570" w:rsidRDefault="00390570" w:rsidP="00390570">
            <w:pPr>
              <w:pStyle w:val="XML1"/>
              <w:rPr>
                <w:ins w:id="5952" w:author="Thomas Dietz" w:date="2012-08-13T13:47:00Z"/>
              </w:rPr>
            </w:pPr>
            <w:ins w:id="5953" w:author="Thomas Dietz" w:date="2012-08-13T13:47:00Z">
              <w:r>
                <w:t xml:space="preserve">    leaf table-statistics {</w:t>
              </w:r>
            </w:ins>
          </w:p>
          <w:p w14:paraId="4F7FC556" w14:textId="77777777" w:rsidR="00390570" w:rsidRDefault="00390570" w:rsidP="00390570">
            <w:pPr>
              <w:pStyle w:val="XML1"/>
              <w:rPr>
                <w:ins w:id="5954" w:author="Thomas Dietz" w:date="2012-08-13T13:47:00Z"/>
              </w:rPr>
            </w:pPr>
            <w:ins w:id="5955" w:author="Thomas Dietz" w:date="2012-08-13T13:47:00Z">
              <w:r>
                <w:t xml:space="preserve">      type boolean;</w:t>
              </w:r>
            </w:ins>
          </w:p>
          <w:p w14:paraId="73C2660E" w14:textId="77777777" w:rsidR="00390570" w:rsidRDefault="00390570" w:rsidP="00390570">
            <w:pPr>
              <w:pStyle w:val="XML1"/>
              <w:rPr>
                <w:ins w:id="5956" w:author="Thomas Dietz" w:date="2012-08-13T13:47:00Z"/>
              </w:rPr>
            </w:pPr>
            <w:ins w:id="5957" w:author="Thomas Dietz" w:date="2012-08-13T13:47:00Z">
              <w:r>
                <w:t xml:space="preserve">      default false;</w:t>
              </w:r>
            </w:ins>
          </w:p>
          <w:p w14:paraId="03D223EC" w14:textId="77777777" w:rsidR="00390570" w:rsidRDefault="00390570" w:rsidP="00390570">
            <w:pPr>
              <w:pStyle w:val="XML1"/>
              <w:rPr>
                <w:ins w:id="5958" w:author="Thomas Dietz" w:date="2012-08-13T13:47:00Z"/>
              </w:rPr>
            </w:pPr>
            <w:ins w:id="5959" w:author="Thomas Dietz" w:date="2012-08-13T13:47:00Z">
              <w:r>
                <w:t xml:space="preserve">      description "Specifies if the logical switch supports table</w:t>
              </w:r>
            </w:ins>
          </w:p>
          <w:p w14:paraId="2FB8B960" w14:textId="77777777" w:rsidR="00390570" w:rsidRDefault="00390570" w:rsidP="00390570">
            <w:pPr>
              <w:pStyle w:val="XML1"/>
              <w:rPr>
                <w:ins w:id="5960" w:author="Thomas Dietz" w:date="2012-08-13T13:47:00Z"/>
              </w:rPr>
            </w:pPr>
            <w:ins w:id="5961" w:author="Thomas Dietz" w:date="2012-08-13T13:47:00Z">
              <w:r>
                <w:t xml:space="preserve">        statistics.";</w:t>
              </w:r>
            </w:ins>
          </w:p>
          <w:p w14:paraId="5CAC6AE5" w14:textId="77777777" w:rsidR="00390570" w:rsidRDefault="00390570" w:rsidP="00390570">
            <w:pPr>
              <w:pStyle w:val="XML1"/>
              <w:rPr>
                <w:ins w:id="5962" w:author="Thomas Dietz" w:date="2012-08-13T13:47:00Z"/>
              </w:rPr>
            </w:pPr>
            <w:ins w:id="5963" w:author="Thomas Dietz" w:date="2012-08-13T13:47:00Z">
              <w:r>
                <w:t xml:space="preserve">    }</w:t>
              </w:r>
            </w:ins>
          </w:p>
          <w:p w14:paraId="5D8DB6EB" w14:textId="77777777" w:rsidR="00390570" w:rsidRDefault="00390570" w:rsidP="00390570">
            <w:pPr>
              <w:pStyle w:val="XML1"/>
              <w:rPr>
                <w:ins w:id="5964" w:author="Thomas Dietz" w:date="2012-08-13T13:47:00Z"/>
              </w:rPr>
            </w:pPr>
            <w:ins w:id="5965" w:author="Thomas Dietz" w:date="2012-08-13T13:47:00Z">
              <w:r>
                <w:t xml:space="preserve">    leaf port-statistics {</w:t>
              </w:r>
            </w:ins>
          </w:p>
          <w:p w14:paraId="20AF4C82" w14:textId="77777777" w:rsidR="00390570" w:rsidRDefault="00390570" w:rsidP="00390570">
            <w:pPr>
              <w:pStyle w:val="XML1"/>
              <w:rPr>
                <w:ins w:id="5966" w:author="Thomas Dietz" w:date="2012-08-13T13:47:00Z"/>
              </w:rPr>
            </w:pPr>
            <w:ins w:id="5967" w:author="Thomas Dietz" w:date="2012-08-13T13:47:00Z">
              <w:r>
                <w:t xml:space="preserve">      type boolean;</w:t>
              </w:r>
            </w:ins>
          </w:p>
          <w:p w14:paraId="0016E9BA" w14:textId="77777777" w:rsidR="00390570" w:rsidRDefault="00390570" w:rsidP="00390570">
            <w:pPr>
              <w:pStyle w:val="XML1"/>
              <w:rPr>
                <w:ins w:id="5968" w:author="Thomas Dietz" w:date="2012-08-13T13:47:00Z"/>
              </w:rPr>
            </w:pPr>
            <w:ins w:id="5969" w:author="Thomas Dietz" w:date="2012-08-13T13:47:00Z">
              <w:r>
                <w:t xml:space="preserve">      default false;</w:t>
              </w:r>
            </w:ins>
          </w:p>
          <w:p w14:paraId="0A113786" w14:textId="77777777" w:rsidR="00390570" w:rsidRDefault="00390570" w:rsidP="00390570">
            <w:pPr>
              <w:pStyle w:val="XML1"/>
              <w:rPr>
                <w:ins w:id="5970" w:author="Thomas Dietz" w:date="2012-08-13T13:47:00Z"/>
              </w:rPr>
            </w:pPr>
            <w:ins w:id="5971" w:author="Thomas Dietz" w:date="2012-08-13T13:47:00Z">
              <w:r>
                <w:t xml:space="preserve">      description "Specifies if the logical switch supports port</w:t>
              </w:r>
            </w:ins>
          </w:p>
          <w:p w14:paraId="518BD6F0" w14:textId="77777777" w:rsidR="00390570" w:rsidRDefault="00390570" w:rsidP="00390570">
            <w:pPr>
              <w:pStyle w:val="XML1"/>
              <w:rPr>
                <w:ins w:id="5972" w:author="Thomas Dietz" w:date="2012-08-13T13:47:00Z"/>
              </w:rPr>
            </w:pPr>
            <w:ins w:id="5973" w:author="Thomas Dietz" w:date="2012-08-13T13:47:00Z">
              <w:r>
                <w:t xml:space="preserve">        statistics.";</w:t>
              </w:r>
            </w:ins>
          </w:p>
          <w:p w14:paraId="7CC192B7" w14:textId="77777777" w:rsidR="00390570" w:rsidRDefault="00390570" w:rsidP="00390570">
            <w:pPr>
              <w:pStyle w:val="XML1"/>
              <w:rPr>
                <w:ins w:id="5974" w:author="Thomas Dietz" w:date="2012-08-13T13:47:00Z"/>
              </w:rPr>
            </w:pPr>
            <w:ins w:id="5975" w:author="Thomas Dietz" w:date="2012-08-13T13:47:00Z">
              <w:r>
                <w:t xml:space="preserve">    }</w:t>
              </w:r>
            </w:ins>
          </w:p>
          <w:p w14:paraId="292662D4" w14:textId="77777777" w:rsidR="00390570" w:rsidRDefault="00390570" w:rsidP="00390570">
            <w:pPr>
              <w:pStyle w:val="XML1"/>
              <w:rPr>
                <w:ins w:id="5976" w:author="Thomas Dietz" w:date="2012-08-13T13:47:00Z"/>
              </w:rPr>
            </w:pPr>
            <w:ins w:id="5977" w:author="Thomas Dietz" w:date="2012-08-13T13:47:00Z">
              <w:r>
                <w:t xml:space="preserve">    leaf group-statistics {</w:t>
              </w:r>
            </w:ins>
          </w:p>
          <w:p w14:paraId="40AA2B85" w14:textId="77777777" w:rsidR="00390570" w:rsidRDefault="00390570" w:rsidP="00390570">
            <w:pPr>
              <w:pStyle w:val="XML1"/>
              <w:rPr>
                <w:ins w:id="5978" w:author="Thomas Dietz" w:date="2012-08-13T13:47:00Z"/>
              </w:rPr>
            </w:pPr>
            <w:ins w:id="5979" w:author="Thomas Dietz" w:date="2012-08-13T13:47:00Z">
              <w:r>
                <w:t xml:space="preserve">      type boolean;</w:t>
              </w:r>
            </w:ins>
          </w:p>
          <w:p w14:paraId="5B545240" w14:textId="77777777" w:rsidR="00390570" w:rsidRDefault="00390570" w:rsidP="00390570">
            <w:pPr>
              <w:pStyle w:val="XML1"/>
              <w:rPr>
                <w:ins w:id="5980" w:author="Thomas Dietz" w:date="2012-08-13T13:47:00Z"/>
              </w:rPr>
            </w:pPr>
            <w:ins w:id="5981" w:author="Thomas Dietz" w:date="2012-08-13T13:47:00Z">
              <w:r>
                <w:t xml:space="preserve">      default false;</w:t>
              </w:r>
            </w:ins>
          </w:p>
          <w:p w14:paraId="4CE43F49" w14:textId="77777777" w:rsidR="00390570" w:rsidRDefault="00390570" w:rsidP="00390570">
            <w:pPr>
              <w:pStyle w:val="XML1"/>
              <w:rPr>
                <w:ins w:id="5982" w:author="Thomas Dietz" w:date="2012-08-13T13:47:00Z"/>
              </w:rPr>
            </w:pPr>
            <w:ins w:id="5983" w:author="Thomas Dietz" w:date="2012-08-13T13:47:00Z">
              <w:r>
                <w:t xml:space="preserve">      description "Specifies if the logical switch supports group</w:t>
              </w:r>
            </w:ins>
          </w:p>
          <w:p w14:paraId="6B5CABC8" w14:textId="77777777" w:rsidR="00390570" w:rsidRDefault="00390570" w:rsidP="00390570">
            <w:pPr>
              <w:pStyle w:val="XML1"/>
              <w:rPr>
                <w:ins w:id="5984" w:author="Thomas Dietz" w:date="2012-08-13T13:47:00Z"/>
              </w:rPr>
            </w:pPr>
            <w:ins w:id="5985" w:author="Thomas Dietz" w:date="2012-08-13T13:47:00Z">
              <w:r>
                <w:t xml:space="preserve">        statistics.";</w:t>
              </w:r>
            </w:ins>
          </w:p>
          <w:p w14:paraId="5D3716CF" w14:textId="77777777" w:rsidR="00390570" w:rsidRDefault="00390570" w:rsidP="00390570">
            <w:pPr>
              <w:pStyle w:val="XML1"/>
              <w:rPr>
                <w:ins w:id="5986" w:author="Thomas Dietz" w:date="2012-08-13T13:47:00Z"/>
              </w:rPr>
            </w:pPr>
            <w:ins w:id="5987" w:author="Thomas Dietz" w:date="2012-08-13T13:47:00Z">
              <w:r>
                <w:t xml:space="preserve">    }</w:t>
              </w:r>
            </w:ins>
          </w:p>
          <w:p w14:paraId="2572E67B" w14:textId="77777777" w:rsidR="00390570" w:rsidRDefault="00390570" w:rsidP="00390570">
            <w:pPr>
              <w:pStyle w:val="XML1"/>
              <w:rPr>
                <w:ins w:id="5988" w:author="Thomas Dietz" w:date="2012-08-13T13:47:00Z"/>
              </w:rPr>
            </w:pPr>
            <w:ins w:id="5989" w:author="Thomas Dietz" w:date="2012-08-13T13:47:00Z">
              <w:r>
                <w:t xml:space="preserve">    leaf queue-statistics {</w:t>
              </w:r>
            </w:ins>
          </w:p>
          <w:p w14:paraId="4400CA02" w14:textId="77777777" w:rsidR="00390570" w:rsidRDefault="00390570" w:rsidP="00390570">
            <w:pPr>
              <w:pStyle w:val="XML1"/>
              <w:rPr>
                <w:ins w:id="5990" w:author="Thomas Dietz" w:date="2012-08-13T13:47:00Z"/>
              </w:rPr>
            </w:pPr>
            <w:ins w:id="5991" w:author="Thomas Dietz" w:date="2012-08-13T13:47:00Z">
              <w:r>
                <w:t xml:space="preserve">      type boolean;</w:t>
              </w:r>
            </w:ins>
          </w:p>
          <w:p w14:paraId="6D5299F2" w14:textId="77777777" w:rsidR="00390570" w:rsidRDefault="00390570" w:rsidP="00390570">
            <w:pPr>
              <w:pStyle w:val="XML1"/>
              <w:rPr>
                <w:ins w:id="5992" w:author="Thomas Dietz" w:date="2012-08-13T13:47:00Z"/>
              </w:rPr>
            </w:pPr>
            <w:ins w:id="5993" w:author="Thomas Dietz" w:date="2012-08-13T13:47:00Z">
              <w:r>
                <w:t xml:space="preserve">      default false;</w:t>
              </w:r>
            </w:ins>
          </w:p>
          <w:p w14:paraId="14E8D659" w14:textId="77777777" w:rsidR="00390570" w:rsidRDefault="00390570" w:rsidP="00390570">
            <w:pPr>
              <w:pStyle w:val="XML1"/>
              <w:rPr>
                <w:ins w:id="5994" w:author="Thomas Dietz" w:date="2012-08-13T13:47:00Z"/>
              </w:rPr>
            </w:pPr>
            <w:ins w:id="5995" w:author="Thomas Dietz" w:date="2012-08-13T13:47:00Z">
              <w:r>
                <w:t xml:space="preserve">      description "Specifies if the logical switch supports queue</w:t>
              </w:r>
            </w:ins>
          </w:p>
          <w:p w14:paraId="4373CA5B" w14:textId="77777777" w:rsidR="00390570" w:rsidRDefault="00390570" w:rsidP="00390570">
            <w:pPr>
              <w:pStyle w:val="XML1"/>
              <w:rPr>
                <w:ins w:id="5996" w:author="Thomas Dietz" w:date="2012-08-13T13:47:00Z"/>
              </w:rPr>
            </w:pPr>
            <w:ins w:id="5997" w:author="Thomas Dietz" w:date="2012-08-13T13:47:00Z">
              <w:r>
                <w:t xml:space="preserve">        statistics.";</w:t>
              </w:r>
            </w:ins>
          </w:p>
          <w:p w14:paraId="4C26DD79" w14:textId="77777777" w:rsidR="00390570" w:rsidRDefault="00390570" w:rsidP="00390570">
            <w:pPr>
              <w:pStyle w:val="XML1"/>
              <w:rPr>
                <w:ins w:id="5998" w:author="Thomas Dietz" w:date="2012-08-13T13:47:00Z"/>
              </w:rPr>
            </w:pPr>
            <w:ins w:id="5999" w:author="Thomas Dietz" w:date="2012-08-13T13:47:00Z">
              <w:r>
                <w:t xml:space="preserve">    }</w:t>
              </w:r>
            </w:ins>
          </w:p>
          <w:p w14:paraId="0A0B51B0" w14:textId="77777777" w:rsidR="00390570" w:rsidRDefault="00390570" w:rsidP="00390570">
            <w:pPr>
              <w:pStyle w:val="XML1"/>
              <w:rPr>
                <w:ins w:id="6000" w:author="Thomas Dietz" w:date="2012-08-13T13:47:00Z"/>
              </w:rPr>
            </w:pPr>
            <w:ins w:id="6001" w:author="Thomas Dietz" w:date="2012-08-13T13:47:00Z">
              <w:r>
                <w:t xml:space="preserve">    leaf reassemble-ip-fragments {</w:t>
              </w:r>
            </w:ins>
          </w:p>
          <w:p w14:paraId="6F498189" w14:textId="77777777" w:rsidR="00390570" w:rsidRDefault="00390570" w:rsidP="00390570">
            <w:pPr>
              <w:pStyle w:val="XML1"/>
              <w:rPr>
                <w:ins w:id="6002" w:author="Thomas Dietz" w:date="2012-08-13T13:47:00Z"/>
              </w:rPr>
            </w:pPr>
            <w:ins w:id="6003" w:author="Thomas Dietz" w:date="2012-08-13T13:47:00Z">
              <w:r>
                <w:t xml:space="preserve">      type boolean;</w:t>
              </w:r>
            </w:ins>
          </w:p>
          <w:p w14:paraId="71FB523D" w14:textId="77777777" w:rsidR="00390570" w:rsidRDefault="00390570" w:rsidP="00390570">
            <w:pPr>
              <w:pStyle w:val="XML1"/>
              <w:rPr>
                <w:ins w:id="6004" w:author="Thomas Dietz" w:date="2012-08-13T13:47:00Z"/>
              </w:rPr>
            </w:pPr>
            <w:ins w:id="6005" w:author="Thomas Dietz" w:date="2012-08-13T13:47:00Z">
              <w:r>
                <w:t xml:space="preserve">      default false;</w:t>
              </w:r>
            </w:ins>
          </w:p>
          <w:p w14:paraId="518ED689" w14:textId="77777777" w:rsidR="00390570" w:rsidRDefault="00390570" w:rsidP="00390570">
            <w:pPr>
              <w:pStyle w:val="XML1"/>
              <w:rPr>
                <w:ins w:id="6006" w:author="Thomas Dietz" w:date="2012-08-13T13:47:00Z"/>
              </w:rPr>
            </w:pPr>
            <w:ins w:id="6007" w:author="Thomas Dietz" w:date="2012-08-13T13:47:00Z">
              <w:r>
                <w:t xml:space="preserve">      description "Specifies if the logical switch supports</w:t>
              </w:r>
            </w:ins>
          </w:p>
          <w:p w14:paraId="6FC920A8" w14:textId="77777777" w:rsidR="00390570" w:rsidRDefault="00390570" w:rsidP="00390570">
            <w:pPr>
              <w:pStyle w:val="XML1"/>
              <w:rPr>
                <w:ins w:id="6008" w:author="Thomas Dietz" w:date="2012-08-13T13:47:00Z"/>
              </w:rPr>
            </w:pPr>
            <w:ins w:id="6009" w:author="Thomas Dietz" w:date="2012-08-13T13:47:00Z">
              <w:r>
                <w:t xml:space="preserve">        reassemble IP fragments.";</w:t>
              </w:r>
            </w:ins>
          </w:p>
          <w:p w14:paraId="11F6B389" w14:textId="77777777" w:rsidR="00390570" w:rsidRDefault="00390570" w:rsidP="00390570">
            <w:pPr>
              <w:pStyle w:val="XML1"/>
              <w:rPr>
                <w:ins w:id="6010" w:author="Thomas Dietz" w:date="2012-08-13T13:47:00Z"/>
              </w:rPr>
            </w:pPr>
            <w:ins w:id="6011" w:author="Thomas Dietz" w:date="2012-08-13T13:47:00Z">
              <w:r>
                <w:t xml:space="preserve">    }</w:t>
              </w:r>
            </w:ins>
          </w:p>
          <w:p w14:paraId="405254D4" w14:textId="77777777" w:rsidR="00390570" w:rsidRDefault="00390570" w:rsidP="00390570">
            <w:pPr>
              <w:pStyle w:val="XML1"/>
              <w:rPr>
                <w:ins w:id="6012" w:author="Thomas Dietz" w:date="2012-08-13T13:47:00Z"/>
              </w:rPr>
            </w:pPr>
            <w:ins w:id="6013" w:author="Thomas Dietz" w:date="2012-08-13T13:47:00Z">
              <w:r>
                <w:t xml:space="preserve">    leaf block-looping-ports {</w:t>
              </w:r>
            </w:ins>
          </w:p>
          <w:p w14:paraId="318D1C7D" w14:textId="77777777" w:rsidR="00390570" w:rsidRDefault="00390570" w:rsidP="00390570">
            <w:pPr>
              <w:pStyle w:val="XML1"/>
              <w:rPr>
                <w:ins w:id="6014" w:author="Thomas Dietz" w:date="2012-08-13T13:47:00Z"/>
              </w:rPr>
            </w:pPr>
            <w:ins w:id="6015" w:author="Thomas Dietz" w:date="2012-08-13T13:47:00Z">
              <w:r>
                <w:t xml:space="preserve">      type boolean;</w:t>
              </w:r>
            </w:ins>
          </w:p>
          <w:p w14:paraId="0D8AA83A" w14:textId="77777777" w:rsidR="00390570" w:rsidRDefault="00390570" w:rsidP="00390570">
            <w:pPr>
              <w:pStyle w:val="XML1"/>
              <w:rPr>
                <w:ins w:id="6016" w:author="Thomas Dietz" w:date="2012-08-13T13:47:00Z"/>
              </w:rPr>
            </w:pPr>
            <w:ins w:id="6017" w:author="Thomas Dietz" w:date="2012-08-13T13:47:00Z">
              <w:r>
                <w:t xml:space="preserve">      default false;</w:t>
              </w:r>
            </w:ins>
          </w:p>
          <w:p w14:paraId="1B64711F" w14:textId="77777777" w:rsidR="00390570" w:rsidRDefault="00390570" w:rsidP="00390570">
            <w:pPr>
              <w:pStyle w:val="XML1"/>
              <w:rPr>
                <w:ins w:id="6018" w:author="Thomas Dietz" w:date="2012-08-13T13:47:00Z"/>
              </w:rPr>
            </w:pPr>
            <w:ins w:id="6019" w:author="Thomas Dietz" w:date="2012-08-13T13:47:00Z">
              <w:r>
                <w:t xml:space="preserve">      description "'true' indicates that a switch protocol outside</w:t>
              </w:r>
            </w:ins>
          </w:p>
          <w:p w14:paraId="775460A4" w14:textId="77777777" w:rsidR="00390570" w:rsidRDefault="00390570" w:rsidP="00390570">
            <w:pPr>
              <w:pStyle w:val="XML1"/>
              <w:rPr>
                <w:ins w:id="6020" w:author="Thomas Dietz" w:date="2012-08-13T13:47:00Z"/>
              </w:rPr>
            </w:pPr>
            <w:ins w:id="6021" w:author="Thomas Dietz" w:date="2012-08-13T13:47:00Z">
              <w:r>
                <w:t xml:space="preserve">        of OpenFlow, such as 802.1D Spanning Tree, will detect</w:t>
              </w:r>
            </w:ins>
          </w:p>
          <w:p w14:paraId="7B0C5E1F" w14:textId="77777777" w:rsidR="00390570" w:rsidRDefault="00390570" w:rsidP="00390570">
            <w:pPr>
              <w:pStyle w:val="XML1"/>
              <w:rPr>
                <w:ins w:id="6022" w:author="Thomas Dietz" w:date="2012-08-13T13:47:00Z"/>
              </w:rPr>
            </w:pPr>
            <w:ins w:id="6023" w:author="Thomas Dietz" w:date="2012-08-13T13:47:00Z">
              <w:r>
                <w:t xml:space="preserve">        topology loops and block ports to prevent packet loops.";</w:t>
              </w:r>
            </w:ins>
          </w:p>
          <w:p w14:paraId="2483D6B5" w14:textId="77777777" w:rsidR="00390570" w:rsidRDefault="00390570" w:rsidP="00390570">
            <w:pPr>
              <w:pStyle w:val="XML1"/>
              <w:rPr>
                <w:ins w:id="6024" w:author="Thomas Dietz" w:date="2012-08-13T13:47:00Z"/>
              </w:rPr>
            </w:pPr>
            <w:ins w:id="6025" w:author="Thomas Dietz" w:date="2012-08-13T13:47:00Z">
              <w:r>
                <w:t xml:space="preserve">    }</w:t>
              </w:r>
            </w:ins>
          </w:p>
          <w:p w14:paraId="70D09293" w14:textId="77777777" w:rsidR="00390570" w:rsidRDefault="00390570" w:rsidP="00390570">
            <w:pPr>
              <w:pStyle w:val="XML1"/>
              <w:rPr>
                <w:ins w:id="6026" w:author="Thomas Dietz" w:date="2012-08-13T13:47:00Z"/>
              </w:rPr>
            </w:pPr>
            <w:ins w:id="6027" w:author="Thomas Dietz" w:date="2012-08-13T13:47:00Z">
              <w:r>
                <w:t xml:space="preserve">    container reserved-port-types {</w:t>
              </w:r>
            </w:ins>
          </w:p>
          <w:p w14:paraId="0C9413C8" w14:textId="77777777" w:rsidR="00390570" w:rsidRDefault="00390570" w:rsidP="00390570">
            <w:pPr>
              <w:pStyle w:val="XML1"/>
              <w:rPr>
                <w:ins w:id="6028" w:author="Thomas Dietz" w:date="2012-08-13T13:47:00Z"/>
              </w:rPr>
            </w:pPr>
            <w:ins w:id="6029" w:author="Thomas Dietz" w:date="2012-08-13T13:47:00Z">
              <w:r>
                <w:t xml:space="preserve">      description "Specify generic forwarding actions such as</w:t>
              </w:r>
            </w:ins>
          </w:p>
          <w:p w14:paraId="27C7953B" w14:textId="77777777" w:rsidR="00390570" w:rsidRDefault="00390570" w:rsidP="00390570">
            <w:pPr>
              <w:pStyle w:val="XML1"/>
              <w:rPr>
                <w:ins w:id="6030" w:author="Thomas Dietz" w:date="2012-08-13T13:47:00Z"/>
              </w:rPr>
            </w:pPr>
            <w:ins w:id="6031" w:author="Thomas Dietz" w:date="2012-08-13T13:47:00Z">
              <w:r>
                <w:t xml:space="preserve">        sending to the controller, flooding, or forwarding using</w:t>
              </w:r>
            </w:ins>
          </w:p>
          <w:p w14:paraId="2EB4CD67" w14:textId="77777777" w:rsidR="00390570" w:rsidRDefault="00390570" w:rsidP="00390570">
            <w:pPr>
              <w:pStyle w:val="XML1"/>
              <w:rPr>
                <w:ins w:id="6032" w:author="Thomas Dietz" w:date="2012-08-13T13:47:00Z"/>
              </w:rPr>
            </w:pPr>
            <w:ins w:id="6033" w:author="Thomas Dietz" w:date="2012-08-13T13:47:00Z">
              <w:r>
                <w:t xml:space="preserve">        non-OpenFlow methods, such as 'normal' switch processing.";</w:t>
              </w:r>
            </w:ins>
          </w:p>
          <w:p w14:paraId="6938C181" w14:textId="77777777" w:rsidR="00390570" w:rsidRDefault="00390570" w:rsidP="00390570">
            <w:pPr>
              <w:pStyle w:val="XML1"/>
              <w:rPr>
                <w:ins w:id="6034" w:author="Thomas Dietz" w:date="2012-08-13T13:47:00Z"/>
              </w:rPr>
            </w:pPr>
            <w:ins w:id="6035" w:author="Thomas Dietz" w:date="2012-08-13T13:47:00Z">
              <w:r>
                <w:t xml:space="preserve">      reference "The types of reserved ports are defined in</w:t>
              </w:r>
            </w:ins>
          </w:p>
          <w:p w14:paraId="416470F1" w14:textId="77777777" w:rsidR="00390570" w:rsidRDefault="00390570" w:rsidP="00390570">
            <w:pPr>
              <w:pStyle w:val="XML1"/>
              <w:rPr>
                <w:ins w:id="6036" w:author="Thomas Dietz" w:date="2012-08-13T13:47:00Z"/>
              </w:rPr>
            </w:pPr>
            <w:ins w:id="6037" w:author="Thomas Dietz" w:date="2012-08-13T13:47:00Z">
              <w:r>
                <w:lastRenderedPageBreak/>
                <w:t xml:space="preserve">         OpenFlow Switch Specification versions 1.2, 1.3, and</w:t>
              </w:r>
            </w:ins>
          </w:p>
          <w:p w14:paraId="454DA9CA" w14:textId="77777777" w:rsidR="00390570" w:rsidRDefault="00390570" w:rsidP="00390570">
            <w:pPr>
              <w:pStyle w:val="XML1"/>
              <w:rPr>
                <w:ins w:id="6038" w:author="Thomas Dietz" w:date="2012-08-13T13:47:00Z"/>
              </w:rPr>
            </w:pPr>
            <w:ins w:id="6039" w:author="Thomas Dietz" w:date="2012-08-13T13:47:00Z">
              <w:r>
                <w:t xml:space="preserve">         1.3.1.";</w:t>
              </w:r>
            </w:ins>
          </w:p>
          <w:p w14:paraId="4F7774DC" w14:textId="77777777" w:rsidR="00390570" w:rsidRDefault="00390570" w:rsidP="00390570">
            <w:pPr>
              <w:pStyle w:val="XML1"/>
              <w:rPr>
                <w:ins w:id="6040" w:author="Thomas Dietz" w:date="2012-08-13T13:47:00Z"/>
              </w:rPr>
            </w:pPr>
            <w:ins w:id="6041" w:author="Thomas Dietz" w:date="2012-08-13T13:47:00Z">
              <w:r>
                <w:t xml:space="preserve">      leaf-list type {</w:t>
              </w:r>
            </w:ins>
          </w:p>
          <w:p w14:paraId="34CB0AE4" w14:textId="77777777" w:rsidR="00390570" w:rsidRDefault="00390570" w:rsidP="00390570">
            <w:pPr>
              <w:pStyle w:val="XML1"/>
              <w:rPr>
                <w:ins w:id="6042" w:author="Thomas Dietz" w:date="2012-08-13T13:47:00Z"/>
              </w:rPr>
            </w:pPr>
            <w:ins w:id="6043" w:author="Thomas Dietz" w:date="2012-08-13T13:47:00Z">
              <w:r>
                <w:t xml:space="preserve">        type enumeration {</w:t>
              </w:r>
            </w:ins>
          </w:p>
          <w:p w14:paraId="6C6DA70A" w14:textId="77777777" w:rsidR="00390570" w:rsidRDefault="00390570" w:rsidP="00390570">
            <w:pPr>
              <w:pStyle w:val="XML1"/>
              <w:rPr>
                <w:ins w:id="6044" w:author="Thomas Dietz" w:date="2012-08-13T13:47:00Z"/>
              </w:rPr>
            </w:pPr>
            <w:ins w:id="6045" w:author="Thomas Dietz" w:date="2012-08-13T13:47:00Z">
              <w:r>
                <w:t xml:space="preserve">          enum all;</w:t>
              </w:r>
            </w:ins>
          </w:p>
          <w:p w14:paraId="45AE1F25" w14:textId="77777777" w:rsidR="00390570" w:rsidRDefault="00390570" w:rsidP="00390570">
            <w:pPr>
              <w:pStyle w:val="XML1"/>
              <w:rPr>
                <w:ins w:id="6046" w:author="Thomas Dietz" w:date="2012-08-13T13:47:00Z"/>
              </w:rPr>
            </w:pPr>
            <w:ins w:id="6047" w:author="Thomas Dietz" w:date="2012-08-13T13:47:00Z">
              <w:r>
                <w:t xml:space="preserve">          enum controller;</w:t>
              </w:r>
            </w:ins>
          </w:p>
          <w:p w14:paraId="43EDB9AA" w14:textId="77777777" w:rsidR="00390570" w:rsidRDefault="00390570" w:rsidP="00390570">
            <w:pPr>
              <w:pStyle w:val="XML1"/>
              <w:rPr>
                <w:ins w:id="6048" w:author="Thomas Dietz" w:date="2012-08-13T13:47:00Z"/>
              </w:rPr>
            </w:pPr>
            <w:ins w:id="6049" w:author="Thomas Dietz" w:date="2012-08-13T13:47:00Z">
              <w:r>
                <w:t xml:space="preserve">          enum table;</w:t>
              </w:r>
            </w:ins>
          </w:p>
          <w:p w14:paraId="11F885D4" w14:textId="77777777" w:rsidR="00390570" w:rsidRDefault="00390570" w:rsidP="00390570">
            <w:pPr>
              <w:pStyle w:val="XML1"/>
              <w:rPr>
                <w:ins w:id="6050" w:author="Thomas Dietz" w:date="2012-08-13T13:47:00Z"/>
              </w:rPr>
            </w:pPr>
            <w:ins w:id="6051" w:author="Thomas Dietz" w:date="2012-08-13T13:47:00Z">
              <w:r>
                <w:t xml:space="preserve">          enum inport;</w:t>
              </w:r>
            </w:ins>
          </w:p>
          <w:p w14:paraId="0632CC0B" w14:textId="77777777" w:rsidR="00390570" w:rsidRDefault="00390570" w:rsidP="00390570">
            <w:pPr>
              <w:pStyle w:val="XML1"/>
              <w:rPr>
                <w:ins w:id="6052" w:author="Thomas Dietz" w:date="2012-08-13T13:47:00Z"/>
              </w:rPr>
            </w:pPr>
            <w:ins w:id="6053" w:author="Thomas Dietz" w:date="2012-08-13T13:47:00Z">
              <w:r>
                <w:t xml:space="preserve">          enum any;</w:t>
              </w:r>
            </w:ins>
          </w:p>
          <w:p w14:paraId="65CA740C" w14:textId="77777777" w:rsidR="00390570" w:rsidRDefault="00390570" w:rsidP="00390570">
            <w:pPr>
              <w:pStyle w:val="XML1"/>
              <w:rPr>
                <w:ins w:id="6054" w:author="Thomas Dietz" w:date="2012-08-13T13:47:00Z"/>
              </w:rPr>
            </w:pPr>
            <w:ins w:id="6055" w:author="Thomas Dietz" w:date="2012-08-13T13:47:00Z">
              <w:r>
                <w:t xml:space="preserve">          enum normal;</w:t>
              </w:r>
            </w:ins>
          </w:p>
          <w:p w14:paraId="22D2D717" w14:textId="77777777" w:rsidR="00390570" w:rsidRDefault="00390570" w:rsidP="00390570">
            <w:pPr>
              <w:pStyle w:val="XML1"/>
              <w:rPr>
                <w:ins w:id="6056" w:author="Thomas Dietz" w:date="2012-08-13T13:47:00Z"/>
              </w:rPr>
            </w:pPr>
            <w:ins w:id="6057" w:author="Thomas Dietz" w:date="2012-08-13T13:47:00Z">
              <w:r>
                <w:t xml:space="preserve">          enum flood;</w:t>
              </w:r>
            </w:ins>
          </w:p>
          <w:p w14:paraId="0D9241F5" w14:textId="77777777" w:rsidR="00390570" w:rsidRDefault="00390570" w:rsidP="00390570">
            <w:pPr>
              <w:pStyle w:val="XML1"/>
              <w:rPr>
                <w:ins w:id="6058" w:author="Thomas Dietz" w:date="2012-08-13T13:47:00Z"/>
              </w:rPr>
            </w:pPr>
            <w:ins w:id="6059" w:author="Thomas Dietz" w:date="2012-08-13T13:47:00Z">
              <w:r>
                <w:t xml:space="preserve">        }</w:t>
              </w:r>
            </w:ins>
          </w:p>
          <w:p w14:paraId="3EF91B1C" w14:textId="77777777" w:rsidR="00390570" w:rsidRDefault="00390570" w:rsidP="00390570">
            <w:pPr>
              <w:pStyle w:val="XML1"/>
              <w:rPr>
                <w:ins w:id="6060" w:author="Thomas Dietz" w:date="2012-08-13T13:47:00Z"/>
              </w:rPr>
            </w:pPr>
            <w:ins w:id="6061" w:author="Thomas Dietz" w:date="2012-08-13T13:47:00Z">
              <w:r>
                <w:t xml:space="preserve">      }</w:t>
              </w:r>
            </w:ins>
          </w:p>
          <w:p w14:paraId="7591E978" w14:textId="77777777" w:rsidR="00390570" w:rsidRDefault="00390570" w:rsidP="00390570">
            <w:pPr>
              <w:pStyle w:val="XML1"/>
              <w:rPr>
                <w:ins w:id="6062" w:author="Thomas Dietz" w:date="2012-08-13T13:47:00Z"/>
              </w:rPr>
            </w:pPr>
            <w:ins w:id="6063" w:author="Thomas Dietz" w:date="2012-08-13T13:47:00Z">
              <w:r>
                <w:t xml:space="preserve">    }</w:t>
              </w:r>
            </w:ins>
          </w:p>
          <w:p w14:paraId="79B69ACC" w14:textId="77777777" w:rsidR="00390570" w:rsidRDefault="00390570" w:rsidP="00390570">
            <w:pPr>
              <w:pStyle w:val="XML1"/>
              <w:rPr>
                <w:ins w:id="6064" w:author="Thomas Dietz" w:date="2012-08-13T13:47:00Z"/>
              </w:rPr>
            </w:pPr>
            <w:ins w:id="6065" w:author="Thomas Dietz" w:date="2012-08-13T13:47:00Z">
              <w:r>
                <w:t xml:space="preserve">    container group-types {</w:t>
              </w:r>
            </w:ins>
          </w:p>
          <w:p w14:paraId="6D5D8E33" w14:textId="77777777" w:rsidR="00390570" w:rsidRDefault="00390570" w:rsidP="00390570">
            <w:pPr>
              <w:pStyle w:val="XML1"/>
              <w:rPr>
                <w:ins w:id="6066" w:author="Thomas Dietz" w:date="2012-08-13T13:47:00Z"/>
              </w:rPr>
            </w:pPr>
            <w:ins w:id="6067" w:author="Thomas Dietz" w:date="2012-08-13T13:47:00Z">
              <w:r>
                <w:t xml:space="preserve">      description "Specify the group types supported by the logical</w:t>
              </w:r>
            </w:ins>
          </w:p>
          <w:p w14:paraId="392531BD" w14:textId="77777777" w:rsidR="00390570" w:rsidRDefault="00390570" w:rsidP="00390570">
            <w:pPr>
              <w:pStyle w:val="XML1"/>
              <w:rPr>
                <w:ins w:id="6068" w:author="Thomas Dietz" w:date="2012-08-13T13:47:00Z"/>
              </w:rPr>
            </w:pPr>
            <w:ins w:id="6069" w:author="Thomas Dietz" w:date="2012-08-13T13:47:00Z">
              <w:r>
                <w:t xml:space="preserve">        switch.";</w:t>
              </w:r>
            </w:ins>
          </w:p>
          <w:p w14:paraId="62F1F933" w14:textId="77777777" w:rsidR="00390570" w:rsidRDefault="00390570" w:rsidP="00390570">
            <w:pPr>
              <w:pStyle w:val="XML1"/>
              <w:rPr>
                <w:ins w:id="6070" w:author="Thomas Dietz" w:date="2012-08-13T13:47:00Z"/>
              </w:rPr>
            </w:pPr>
            <w:ins w:id="6071" w:author="Thomas Dietz" w:date="2012-08-13T13:47:00Z">
              <w:r>
                <w:t xml:space="preserve">      reference "The types of groups are defined in OpenFlow Switch</w:t>
              </w:r>
            </w:ins>
          </w:p>
          <w:p w14:paraId="77F1F5B0" w14:textId="77777777" w:rsidR="00390570" w:rsidRDefault="00390570" w:rsidP="00390570">
            <w:pPr>
              <w:pStyle w:val="XML1"/>
              <w:rPr>
                <w:ins w:id="6072" w:author="Thomas Dietz" w:date="2012-08-13T13:47:00Z"/>
              </w:rPr>
            </w:pPr>
            <w:ins w:id="6073" w:author="Thomas Dietz" w:date="2012-08-13T13:47:00Z">
              <w:r>
                <w:t xml:space="preserve">        Specification versions 1.2, 1.3, and 1.3.1.";</w:t>
              </w:r>
            </w:ins>
          </w:p>
          <w:p w14:paraId="186B4AD0" w14:textId="77777777" w:rsidR="00390570" w:rsidRDefault="00390570" w:rsidP="00390570">
            <w:pPr>
              <w:pStyle w:val="XML1"/>
              <w:rPr>
                <w:ins w:id="6074" w:author="Thomas Dietz" w:date="2012-08-13T13:47:00Z"/>
              </w:rPr>
            </w:pPr>
            <w:ins w:id="6075" w:author="Thomas Dietz" w:date="2012-08-13T13:47:00Z">
              <w:r>
                <w:t xml:space="preserve">      leaf-list type {</w:t>
              </w:r>
            </w:ins>
          </w:p>
          <w:p w14:paraId="6721DA5D" w14:textId="77777777" w:rsidR="00390570" w:rsidRDefault="00390570" w:rsidP="00390570">
            <w:pPr>
              <w:pStyle w:val="XML1"/>
              <w:rPr>
                <w:ins w:id="6076" w:author="Thomas Dietz" w:date="2012-08-13T13:47:00Z"/>
              </w:rPr>
            </w:pPr>
            <w:ins w:id="6077" w:author="Thomas Dietz" w:date="2012-08-13T13:47:00Z">
              <w:r>
                <w:t xml:space="preserve">        type enumeration {</w:t>
              </w:r>
            </w:ins>
          </w:p>
          <w:p w14:paraId="18C30298" w14:textId="77777777" w:rsidR="00390570" w:rsidRDefault="00390570" w:rsidP="00390570">
            <w:pPr>
              <w:pStyle w:val="XML1"/>
              <w:rPr>
                <w:ins w:id="6078" w:author="Thomas Dietz" w:date="2012-08-13T13:47:00Z"/>
              </w:rPr>
            </w:pPr>
            <w:ins w:id="6079" w:author="Thomas Dietz" w:date="2012-08-13T13:47:00Z">
              <w:r>
                <w:t xml:space="preserve">          enum all;</w:t>
              </w:r>
            </w:ins>
          </w:p>
          <w:p w14:paraId="0C474EC6" w14:textId="77777777" w:rsidR="00390570" w:rsidRDefault="00390570" w:rsidP="00390570">
            <w:pPr>
              <w:pStyle w:val="XML1"/>
              <w:rPr>
                <w:ins w:id="6080" w:author="Thomas Dietz" w:date="2012-08-13T13:47:00Z"/>
              </w:rPr>
            </w:pPr>
            <w:ins w:id="6081" w:author="Thomas Dietz" w:date="2012-08-13T13:47:00Z">
              <w:r>
                <w:t xml:space="preserve">          enum select;</w:t>
              </w:r>
            </w:ins>
          </w:p>
          <w:p w14:paraId="26A5B555" w14:textId="77777777" w:rsidR="00390570" w:rsidRDefault="00390570" w:rsidP="00390570">
            <w:pPr>
              <w:pStyle w:val="XML1"/>
              <w:rPr>
                <w:ins w:id="6082" w:author="Thomas Dietz" w:date="2012-08-13T13:47:00Z"/>
              </w:rPr>
            </w:pPr>
            <w:ins w:id="6083" w:author="Thomas Dietz" w:date="2012-08-13T13:47:00Z">
              <w:r>
                <w:t xml:space="preserve">          enum indirect;</w:t>
              </w:r>
            </w:ins>
          </w:p>
          <w:p w14:paraId="3E2A4895" w14:textId="77777777" w:rsidR="00390570" w:rsidRDefault="00390570" w:rsidP="00390570">
            <w:pPr>
              <w:pStyle w:val="XML1"/>
              <w:rPr>
                <w:ins w:id="6084" w:author="Thomas Dietz" w:date="2012-08-13T13:47:00Z"/>
              </w:rPr>
            </w:pPr>
            <w:ins w:id="6085" w:author="Thomas Dietz" w:date="2012-08-13T13:47:00Z">
              <w:r>
                <w:t xml:space="preserve">          enum fast-failover;</w:t>
              </w:r>
            </w:ins>
          </w:p>
          <w:p w14:paraId="772F59A3" w14:textId="77777777" w:rsidR="00390570" w:rsidRDefault="00390570" w:rsidP="00390570">
            <w:pPr>
              <w:pStyle w:val="XML1"/>
              <w:rPr>
                <w:ins w:id="6086" w:author="Thomas Dietz" w:date="2012-08-13T13:47:00Z"/>
              </w:rPr>
            </w:pPr>
            <w:ins w:id="6087" w:author="Thomas Dietz" w:date="2012-08-13T13:47:00Z">
              <w:r>
                <w:t xml:space="preserve">        }</w:t>
              </w:r>
            </w:ins>
          </w:p>
          <w:p w14:paraId="6E8EB66D" w14:textId="77777777" w:rsidR="00390570" w:rsidRDefault="00390570" w:rsidP="00390570">
            <w:pPr>
              <w:pStyle w:val="XML1"/>
              <w:rPr>
                <w:ins w:id="6088" w:author="Thomas Dietz" w:date="2012-08-13T13:47:00Z"/>
              </w:rPr>
            </w:pPr>
            <w:ins w:id="6089" w:author="Thomas Dietz" w:date="2012-08-13T13:47:00Z">
              <w:r>
                <w:t xml:space="preserve">      }</w:t>
              </w:r>
            </w:ins>
          </w:p>
          <w:p w14:paraId="73F9694F" w14:textId="77777777" w:rsidR="00390570" w:rsidRDefault="00390570" w:rsidP="00390570">
            <w:pPr>
              <w:pStyle w:val="XML1"/>
              <w:rPr>
                <w:ins w:id="6090" w:author="Thomas Dietz" w:date="2012-08-13T13:47:00Z"/>
              </w:rPr>
            </w:pPr>
            <w:ins w:id="6091" w:author="Thomas Dietz" w:date="2012-08-13T13:47:00Z">
              <w:r>
                <w:t xml:space="preserve">    }</w:t>
              </w:r>
            </w:ins>
          </w:p>
          <w:p w14:paraId="4249E353" w14:textId="77777777" w:rsidR="00390570" w:rsidRDefault="00390570" w:rsidP="00390570">
            <w:pPr>
              <w:pStyle w:val="XML1"/>
              <w:rPr>
                <w:ins w:id="6092" w:author="Thomas Dietz" w:date="2012-08-13T13:47:00Z"/>
              </w:rPr>
            </w:pPr>
            <w:ins w:id="6093" w:author="Thomas Dietz" w:date="2012-08-13T13:47:00Z">
              <w:r>
                <w:t xml:space="preserve">    container group-capabilities {</w:t>
              </w:r>
            </w:ins>
          </w:p>
          <w:p w14:paraId="27A2C916" w14:textId="77777777" w:rsidR="00390570" w:rsidRDefault="00390570" w:rsidP="00390570">
            <w:pPr>
              <w:pStyle w:val="XML1"/>
              <w:rPr>
                <w:ins w:id="6094" w:author="Thomas Dietz" w:date="2012-08-13T13:47:00Z"/>
              </w:rPr>
            </w:pPr>
            <w:ins w:id="6095" w:author="Thomas Dietz" w:date="2012-08-13T13:47:00Z">
              <w:r>
                <w:t xml:space="preserve">      description "Specify the group capabilities supported by the</w:t>
              </w:r>
            </w:ins>
          </w:p>
          <w:p w14:paraId="2B0913FB" w14:textId="77777777" w:rsidR="00390570" w:rsidRDefault="00390570" w:rsidP="00390570">
            <w:pPr>
              <w:pStyle w:val="XML1"/>
              <w:rPr>
                <w:ins w:id="6096" w:author="Thomas Dietz" w:date="2012-08-13T13:47:00Z"/>
              </w:rPr>
            </w:pPr>
            <w:ins w:id="6097" w:author="Thomas Dietz" w:date="2012-08-13T13:47:00Z">
              <w:r>
                <w:t xml:space="preserve">        logical switch.";</w:t>
              </w:r>
            </w:ins>
          </w:p>
          <w:p w14:paraId="1650467F" w14:textId="77777777" w:rsidR="00390570" w:rsidRDefault="00390570" w:rsidP="00390570">
            <w:pPr>
              <w:pStyle w:val="XML1"/>
              <w:rPr>
                <w:ins w:id="6098" w:author="Thomas Dietz" w:date="2012-08-13T13:47:00Z"/>
              </w:rPr>
            </w:pPr>
            <w:ins w:id="6099" w:author="Thomas Dietz" w:date="2012-08-13T13:47:00Z">
              <w:r>
                <w:t xml:space="preserve">      reference "The types of group capability are defined in</w:t>
              </w:r>
            </w:ins>
          </w:p>
          <w:p w14:paraId="20AD4676" w14:textId="77777777" w:rsidR="00390570" w:rsidRDefault="00390570" w:rsidP="00390570">
            <w:pPr>
              <w:pStyle w:val="XML1"/>
              <w:rPr>
                <w:ins w:id="6100" w:author="Thomas Dietz" w:date="2012-08-13T13:47:00Z"/>
              </w:rPr>
            </w:pPr>
            <w:ins w:id="6101" w:author="Thomas Dietz" w:date="2012-08-13T13:47:00Z">
              <w:r>
                <w:t xml:space="preserve">        OpenFlow Switch Specification versions 1.2, 1.3, and</w:t>
              </w:r>
            </w:ins>
          </w:p>
          <w:p w14:paraId="3274EBEB" w14:textId="77777777" w:rsidR="00390570" w:rsidRDefault="00390570" w:rsidP="00390570">
            <w:pPr>
              <w:pStyle w:val="XML1"/>
              <w:rPr>
                <w:ins w:id="6102" w:author="Thomas Dietz" w:date="2012-08-13T13:47:00Z"/>
              </w:rPr>
            </w:pPr>
            <w:ins w:id="6103" w:author="Thomas Dietz" w:date="2012-08-13T13:47:00Z">
              <w:r>
                <w:t xml:space="preserve">        1.3.1.";</w:t>
              </w:r>
            </w:ins>
          </w:p>
          <w:p w14:paraId="4A8B620C" w14:textId="77777777" w:rsidR="00390570" w:rsidRDefault="00390570" w:rsidP="00390570">
            <w:pPr>
              <w:pStyle w:val="XML1"/>
              <w:rPr>
                <w:ins w:id="6104" w:author="Thomas Dietz" w:date="2012-08-13T13:47:00Z"/>
              </w:rPr>
            </w:pPr>
            <w:ins w:id="6105" w:author="Thomas Dietz" w:date="2012-08-13T13:47:00Z">
              <w:r>
                <w:t xml:space="preserve">      leaf-list capability {</w:t>
              </w:r>
            </w:ins>
          </w:p>
          <w:p w14:paraId="603D51BB" w14:textId="77777777" w:rsidR="00390570" w:rsidRDefault="00390570" w:rsidP="00390570">
            <w:pPr>
              <w:pStyle w:val="XML1"/>
              <w:rPr>
                <w:ins w:id="6106" w:author="Thomas Dietz" w:date="2012-08-13T13:47:00Z"/>
              </w:rPr>
            </w:pPr>
            <w:ins w:id="6107" w:author="Thomas Dietz" w:date="2012-08-13T13:47:00Z">
              <w:r>
                <w:t xml:space="preserve">        type enumeration {</w:t>
              </w:r>
            </w:ins>
          </w:p>
          <w:p w14:paraId="2B7557F0" w14:textId="77777777" w:rsidR="00390570" w:rsidRDefault="00390570" w:rsidP="00390570">
            <w:pPr>
              <w:pStyle w:val="XML1"/>
              <w:rPr>
                <w:ins w:id="6108" w:author="Thomas Dietz" w:date="2012-08-13T13:47:00Z"/>
              </w:rPr>
            </w:pPr>
            <w:ins w:id="6109" w:author="Thomas Dietz" w:date="2012-08-13T13:47:00Z">
              <w:r>
                <w:t xml:space="preserve">          enum select-weight;</w:t>
              </w:r>
            </w:ins>
          </w:p>
          <w:p w14:paraId="4FBB6655" w14:textId="77777777" w:rsidR="00390570" w:rsidRDefault="00390570" w:rsidP="00390570">
            <w:pPr>
              <w:pStyle w:val="XML1"/>
              <w:rPr>
                <w:ins w:id="6110" w:author="Thomas Dietz" w:date="2012-08-13T13:47:00Z"/>
              </w:rPr>
            </w:pPr>
            <w:ins w:id="6111" w:author="Thomas Dietz" w:date="2012-08-13T13:47:00Z">
              <w:r>
                <w:t xml:space="preserve">          enum select-liveness;</w:t>
              </w:r>
            </w:ins>
          </w:p>
          <w:p w14:paraId="6351A40B" w14:textId="77777777" w:rsidR="00390570" w:rsidRDefault="00390570" w:rsidP="00390570">
            <w:pPr>
              <w:pStyle w:val="XML1"/>
              <w:rPr>
                <w:ins w:id="6112" w:author="Thomas Dietz" w:date="2012-08-13T13:47:00Z"/>
              </w:rPr>
            </w:pPr>
            <w:ins w:id="6113" w:author="Thomas Dietz" w:date="2012-08-13T13:47:00Z">
              <w:r>
                <w:t xml:space="preserve">          enum chaining;</w:t>
              </w:r>
            </w:ins>
          </w:p>
          <w:p w14:paraId="4E0F19AE" w14:textId="77777777" w:rsidR="00390570" w:rsidRDefault="00390570" w:rsidP="00390570">
            <w:pPr>
              <w:pStyle w:val="XML1"/>
              <w:rPr>
                <w:ins w:id="6114" w:author="Thomas Dietz" w:date="2012-08-13T13:47:00Z"/>
              </w:rPr>
            </w:pPr>
            <w:ins w:id="6115" w:author="Thomas Dietz" w:date="2012-08-13T13:47:00Z">
              <w:r>
                <w:t xml:space="preserve">          enum chaining-check;</w:t>
              </w:r>
            </w:ins>
          </w:p>
          <w:p w14:paraId="34590054" w14:textId="77777777" w:rsidR="00390570" w:rsidRDefault="00390570" w:rsidP="00390570">
            <w:pPr>
              <w:pStyle w:val="XML1"/>
              <w:rPr>
                <w:ins w:id="6116" w:author="Thomas Dietz" w:date="2012-08-13T13:47:00Z"/>
              </w:rPr>
            </w:pPr>
            <w:ins w:id="6117" w:author="Thomas Dietz" w:date="2012-08-13T13:47:00Z">
              <w:r>
                <w:t xml:space="preserve">        }</w:t>
              </w:r>
            </w:ins>
          </w:p>
          <w:p w14:paraId="556E615E" w14:textId="77777777" w:rsidR="00390570" w:rsidRDefault="00390570" w:rsidP="00390570">
            <w:pPr>
              <w:pStyle w:val="XML1"/>
              <w:rPr>
                <w:ins w:id="6118" w:author="Thomas Dietz" w:date="2012-08-13T13:47:00Z"/>
              </w:rPr>
            </w:pPr>
            <w:ins w:id="6119" w:author="Thomas Dietz" w:date="2012-08-13T13:47:00Z">
              <w:r>
                <w:t xml:space="preserve">      }</w:t>
              </w:r>
            </w:ins>
          </w:p>
          <w:p w14:paraId="069A3E99" w14:textId="77777777" w:rsidR="00390570" w:rsidRDefault="00390570" w:rsidP="00390570">
            <w:pPr>
              <w:pStyle w:val="XML1"/>
              <w:rPr>
                <w:ins w:id="6120" w:author="Thomas Dietz" w:date="2012-08-13T13:47:00Z"/>
              </w:rPr>
            </w:pPr>
            <w:ins w:id="6121" w:author="Thomas Dietz" w:date="2012-08-13T13:47:00Z">
              <w:r>
                <w:t xml:space="preserve">    }</w:t>
              </w:r>
            </w:ins>
          </w:p>
          <w:p w14:paraId="66603930" w14:textId="77777777" w:rsidR="00390570" w:rsidRDefault="00390570" w:rsidP="00390570">
            <w:pPr>
              <w:pStyle w:val="XML1"/>
              <w:rPr>
                <w:ins w:id="6122" w:author="Thomas Dietz" w:date="2012-08-13T13:47:00Z"/>
              </w:rPr>
            </w:pPr>
            <w:ins w:id="6123" w:author="Thomas Dietz" w:date="2012-08-13T13:47:00Z">
              <w:r>
                <w:t xml:space="preserve">    container action-types {</w:t>
              </w:r>
            </w:ins>
          </w:p>
          <w:p w14:paraId="147EDCD4" w14:textId="77777777" w:rsidR="00390570" w:rsidRDefault="00390570" w:rsidP="00390570">
            <w:pPr>
              <w:pStyle w:val="XML1"/>
              <w:rPr>
                <w:ins w:id="6124" w:author="Thomas Dietz" w:date="2012-08-13T13:47:00Z"/>
              </w:rPr>
            </w:pPr>
            <w:ins w:id="6125" w:author="Thomas Dietz" w:date="2012-08-13T13:47:00Z">
              <w:r>
                <w:t xml:space="preserve">      description "Specify the action types supported by the</w:t>
              </w:r>
            </w:ins>
          </w:p>
          <w:p w14:paraId="61EA6431" w14:textId="77777777" w:rsidR="00390570" w:rsidRDefault="00390570" w:rsidP="00390570">
            <w:pPr>
              <w:pStyle w:val="XML1"/>
              <w:rPr>
                <w:ins w:id="6126" w:author="Thomas Dietz" w:date="2012-08-13T13:47:00Z"/>
              </w:rPr>
            </w:pPr>
            <w:ins w:id="6127" w:author="Thomas Dietz" w:date="2012-08-13T13:47:00Z">
              <w:r>
                <w:t xml:space="preserve">        logical switch.";</w:t>
              </w:r>
            </w:ins>
          </w:p>
          <w:p w14:paraId="781287F6" w14:textId="77777777" w:rsidR="00390570" w:rsidRDefault="00390570" w:rsidP="00390570">
            <w:pPr>
              <w:pStyle w:val="XML1"/>
              <w:rPr>
                <w:ins w:id="6128" w:author="Thomas Dietz" w:date="2012-08-13T13:47:00Z"/>
              </w:rPr>
            </w:pPr>
            <w:ins w:id="6129" w:author="Thomas Dietz" w:date="2012-08-13T13:47:00Z">
              <w:r>
                <w:t xml:space="preserve">      leaf-list type {</w:t>
              </w:r>
            </w:ins>
          </w:p>
          <w:p w14:paraId="79F6D23D" w14:textId="77777777" w:rsidR="00390570" w:rsidRDefault="00390570" w:rsidP="00390570">
            <w:pPr>
              <w:pStyle w:val="XML1"/>
              <w:rPr>
                <w:ins w:id="6130" w:author="Thomas Dietz" w:date="2012-08-13T13:47:00Z"/>
              </w:rPr>
            </w:pPr>
            <w:ins w:id="6131" w:author="Thomas Dietz" w:date="2012-08-13T13:47:00Z">
              <w:r>
                <w:t xml:space="preserve">        type OFActionType;</w:t>
              </w:r>
            </w:ins>
          </w:p>
          <w:p w14:paraId="0CEC6154" w14:textId="77777777" w:rsidR="00390570" w:rsidRDefault="00390570" w:rsidP="00390570">
            <w:pPr>
              <w:pStyle w:val="XML1"/>
              <w:rPr>
                <w:ins w:id="6132" w:author="Thomas Dietz" w:date="2012-08-13T13:47:00Z"/>
              </w:rPr>
            </w:pPr>
            <w:ins w:id="6133" w:author="Thomas Dietz" w:date="2012-08-13T13:47:00Z">
              <w:r>
                <w:t xml:space="preserve">      }</w:t>
              </w:r>
            </w:ins>
          </w:p>
          <w:p w14:paraId="635E8E08" w14:textId="77777777" w:rsidR="00390570" w:rsidRDefault="00390570" w:rsidP="00390570">
            <w:pPr>
              <w:pStyle w:val="XML1"/>
              <w:rPr>
                <w:ins w:id="6134" w:author="Thomas Dietz" w:date="2012-08-13T13:47:00Z"/>
              </w:rPr>
            </w:pPr>
            <w:ins w:id="6135" w:author="Thomas Dietz" w:date="2012-08-13T13:47:00Z">
              <w:r>
                <w:t xml:space="preserve">    }</w:t>
              </w:r>
            </w:ins>
          </w:p>
          <w:p w14:paraId="3D7BC3CA" w14:textId="77777777" w:rsidR="00390570" w:rsidRDefault="00390570" w:rsidP="00390570">
            <w:pPr>
              <w:pStyle w:val="XML1"/>
              <w:rPr>
                <w:ins w:id="6136" w:author="Thomas Dietz" w:date="2012-08-13T13:47:00Z"/>
              </w:rPr>
            </w:pPr>
            <w:ins w:id="6137" w:author="Thomas Dietz" w:date="2012-08-13T13:47:00Z">
              <w:r>
                <w:t xml:space="preserve">    container instruction-types {</w:t>
              </w:r>
            </w:ins>
          </w:p>
          <w:p w14:paraId="5012F206" w14:textId="77777777" w:rsidR="00390570" w:rsidRDefault="00390570" w:rsidP="00390570">
            <w:pPr>
              <w:pStyle w:val="XML1"/>
              <w:rPr>
                <w:ins w:id="6138" w:author="Thomas Dietz" w:date="2012-08-13T13:47:00Z"/>
              </w:rPr>
            </w:pPr>
            <w:ins w:id="6139" w:author="Thomas Dietz" w:date="2012-08-13T13:47:00Z">
              <w:r>
                <w:t xml:space="preserve">      description "Specify the instruction types supported by the</w:t>
              </w:r>
            </w:ins>
          </w:p>
          <w:p w14:paraId="01DBC1A0" w14:textId="77777777" w:rsidR="00390570" w:rsidRDefault="00390570" w:rsidP="00390570">
            <w:pPr>
              <w:pStyle w:val="XML1"/>
              <w:rPr>
                <w:ins w:id="6140" w:author="Thomas Dietz" w:date="2012-08-13T13:47:00Z"/>
              </w:rPr>
            </w:pPr>
            <w:ins w:id="6141" w:author="Thomas Dietz" w:date="2012-08-13T13:47:00Z">
              <w:r>
                <w:t xml:space="preserve">        logical switch.";</w:t>
              </w:r>
            </w:ins>
          </w:p>
          <w:p w14:paraId="669FCAC0" w14:textId="77777777" w:rsidR="00390570" w:rsidRDefault="00390570" w:rsidP="00390570">
            <w:pPr>
              <w:pStyle w:val="XML1"/>
              <w:rPr>
                <w:ins w:id="6142" w:author="Thomas Dietz" w:date="2012-08-13T13:47:00Z"/>
              </w:rPr>
            </w:pPr>
            <w:ins w:id="6143" w:author="Thomas Dietz" w:date="2012-08-13T13:47:00Z">
              <w:r>
                <w:t xml:space="preserve">      leaf-list type {</w:t>
              </w:r>
            </w:ins>
          </w:p>
          <w:p w14:paraId="1B32075D" w14:textId="77777777" w:rsidR="00390570" w:rsidRDefault="00390570" w:rsidP="00390570">
            <w:pPr>
              <w:pStyle w:val="XML1"/>
              <w:rPr>
                <w:ins w:id="6144" w:author="Thomas Dietz" w:date="2012-08-13T13:47:00Z"/>
              </w:rPr>
            </w:pPr>
            <w:ins w:id="6145" w:author="Thomas Dietz" w:date="2012-08-13T13:47:00Z">
              <w:r>
                <w:t xml:space="preserve">        type OFInstructionType;</w:t>
              </w:r>
            </w:ins>
          </w:p>
          <w:p w14:paraId="69513C92" w14:textId="77777777" w:rsidR="00390570" w:rsidRDefault="00390570" w:rsidP="00390570">
            <w:pPr>
              <w:pStyle w:val="XML1"/>
              <w:rPr>
                <w:ins w:id="6146" w:author="Thomas Dietz" w:date="2012-08-13T13:47:00Z"/>
              </w:rPr>
            </w:pPr>
            <w:ins w:id="6147" w:author="Thomas Dietz" w:date="2012-08-13T13:47:00Z">
              <w:r>
                <w:t xml:space="preserve">      }</w:t>
              </w:r>
            </w:ins>
          </w:p>
          <w:p w14:paraId="6C8D994F" w14:textId="77777777" w:rsidR="00390570" w:rsidRDefault="00390570" w:rsidP="00390570">
            <w:pPr>
              <w:pStyle w:val="XML1"/>
              <w:rPr>
                <w:ins w:id="6148" w:author="Thomas Dietz" w:date="2012-08-13T13:47:00Z"/>
              </w:rPr>
            </w:pPr>
            <w:ins w:id="6149" w:author="Thomas Dietz" w:date="2012-08-13T13:47:00Z">
              <w:r>
                <w:lastRenderedPageBreak/>
                <w:t xml:space="preserve">    }</w:t>
              </w:r>
            </w:ins>
          </w:p>
          <w:p w14:paraId="0C1051A4" w14:textId="77777777" w:rsidR="00B0651B" w:rsidRDefault="00390570" w:rsidP="00390570">
            <w:pPr>
              <w:pStyle w:val="XML1"/>
              <w:rPr>
                <w:ins w:id="6150" w:author="Thomas Dietz" w:date="2012-08-13T13:47:00Z"/>
              </w:rPr>
            </w:pPr>
            <w:ins w:id="6151" w:author="Thomas Dietz" w:date="2012-08-13T13:47:00Z">
              <w:r>
                <w:t xml:space="preserve">  }</w:t>
              </w:r>
            </w:ins>
          </w:p>
          <w:p w14:paraId="6918B7DF" w14:textId="77777777" w:rsidR="00390570" w:rsidRDefault="00390570" w:rsidP="00390570">
            <w:pPr>
              <w:pStyle w:val="XML1"/>
              <w:rPr>
                <w:ins w:id="6152" w:author="Thomas Dietz" w:date="2012-08-13T13:47:00Z"/>
              </w:rPr>
            </w:pPr>
          </w:p>
          <w:p w14:paraId="45E633A4" w14:textId="77777777" w:rsidR="00390570" w:rsidRDefault="00390570" w:rsidP="00390570">
            <w:pPr>
              <w:pStyle w:val="XML1"/>
              <w:rPr>
                <w:ins w:id="6153" w:author="Thomas Dietz" w:date="2012-08-13T13:48:00Z"/>
              </w:rPr>
            </w:pPr>
            <w:ins w:id="6154" w:author="Thomas Dietz" w:date="2012-08-13T13:48:00Z">
              <w:r>
                <w:t xml:space="preserve">  typedef OFActionType {</w:t>
              </w:r>
            </w:ins>
          </w:p>
          <w:p w14:paraId="2B57E535" w14:textId="77777777" w:rsidR="00390570" w:rsidRDefault="00390570" w:rsidP="00390570">
            <w:pPr>
              <w:pStyle w:val="XML1"/>
              <w:rPr>
                <w:ins w:id="6155" w:author="Thomas Dietz" w:date="2012-08-13T13:48:00Z"/>
              </w:rPr>
            </w:pPr>
            <w:ins w:id="6156" w:author="Thomas Dietz" w:date="2012-08-13T13:48:00Z">
              <w:r>
                <w:t xml:space="preserve">    type enumeration {</w:t>
              </w:r>
            </w:ins>
          </w:p>
          <w:p w14:paraId="6600F8CB" w14:textId="77777777" w:rsidR="00390570" w:rsidRDefault="00390570" w:rsidP="00390570">
            <w:pPr>
              <w:pStyle w:val="XML1"/>
              <w:rPr>
                <w:ins w:id="6157" w:author="Thomas Dietz" w:date="2012-08-13T13:48:00Z"/>
              </w:rPr>
            </w:pPr>
            <w:ins w:id="6158" w:author="Thomas Dietz" w:date="2012-08-13T13:48:00Z">
              <w:r>
                <w:t xml:space="preserve">      enum output;</w:t>
              </w:r>
            </w:ins>
          </w:p>
          <w:p w14:paraId="4E557C15" w14:textId="77777777" w:rsidR="00390570" w:rsidRDefault="00390570" w:rsidP="00390570">
            <w:pPr>
              <w:pStyle w:val="XML1"/>
              <w:rPr>
                <w:ins w:id="6159" w:author="Thomas Dietz" w:date="2012-08-13T13:48:00Z"/>
              </w:rPr>
            </w:pPr>
            <w:ins w:id="6160" w:author="Thomas Dietz" w:date="2012-08-13T13:48:00Z">
              <w:r>
                <w:t xml:space="preserve">      enum copy-ttl-out;</w:t>
              </w:r>
            </w:ins>
          </w:p>
          <w:p w14:paraId="40860087" w14:textId="77777777" w:rsidR="00390570" w:rsidRDefault="00390570" w:rsidP="00390570">
            <w:pPr>
              <w:pStyle w:val="XML1"/>
              <w:rPr>
                <w:ins w:id="6161" w:author="Thomas Dietz" w:date="2012-08-13T13:48:00Z"/>
              </w:rPr>
            </w:pPr>
            <w:ins w:id="6162" w:author="Thomas Dietz" w:date="2012-08-13T13:48:00Z">
              <w:r>
                <w:t xml:space="preserve">      enum copy-ttl-in;</w:t>
              </w:r>
            </w:ins>
          </w:p>
          <w:p w14:paraId="6FCF1F25" w14:textId="77777777" w:rsidR="00390570" w:rsidRDefault="00390570" w:rsidP="00390570">
            <w:pPr>
              <w:pStyle w:val="XML1"/>
              <w:rPr>
                <w:ins w:id="6163" w:author="Thomas Dietz" w:date="2012-08-13T13:48:00Z"/>
              </w:rPr>
            </w:pPr>
            <w:ins w:id="6164" w:author="Thomas Dietz" w:date="2012-08-13T13:48:00Z">
              <w:r>
                <w:t xml:space="preserve">      enum set-mpls-ttl;</w:t>
              </w:r>
            </w:ins>
          </w:p>
          <w:p w14:paraId="77EAC20D" w14:textId="77777777" w:rsidR="00390570" w:rsidRDefault="00390570" w:rsidP="00390570">
            <w:pPr>
              <w:pStyle w:val="XML1"/>
              <w:rPr>
                <w:ins w:id="6165" w:author="Thomas Dietz" w:date="2012-08-13T13:48:00Z"/>
              </w:rPr>
            </w:pPr>
            <w:ins w:id="6166" w:author="Thomas Dietz" w:date="2012-08-13T13:48:00Z">
              <w:r>
                <w:t xml:space="preserve">      enum dec-mpls-ttl;</w:t>
              </w:r>
            </w:ins>
          </w:p>
          <w:p w14:paraId="0423776B" w14:textId="77777777" w:rsidR="00390570" w:rsidRDefault="00390570" w:rsidP="00390570">
            <w:pPr>
              <w:pStyle w:val="XML1"/>
              <w:rPr>
                <w:ins w:id="6167" w:author="Thomas Dietz" w:date="2012-08-13T13:48:00Z"/>
              </w:rPr>
            </w:pPr>
            <w:ins w:id="6168" w:author="Thomas Dietz" w:date="2012-08-13T13:48:00Z">
              <w:r>
                <w:t xml:space="preserve">      enum push-vlan;</w:t>
              </w:r>
            </w:ins>
          </w:p>
          <w:p w14:paraId="5FA8FFBD" w14:textId="77777777" w:rsidR="00390570" w:rsidRDefault="00390570" w:rsidP="00390570">
            <w:pPr>
              <w:pStyle w:val="XML1"/>
              <w:rPr>
                <w:ins w:id="6169" w:author="Thomas Dietz" w:date="2012-08-13T13:48:00Z"/>
              </w:rPr>
            </w:pPr>
            <w:ins w:id="6170" w:author="Thomas Dietz" w:date="2012-08-13T13:48:00Z">
              <w:r>
                <w:t xml:space="preserve">      enum pop-vlan;</w:t>
              </w:r>
            </w:ins>
          </w:p>
          <w:p w14:paraId="7167D484" w14:textId="77777777" w:rsidR="00390570" w:rsidRDefault="00390570" w:rsidP="00390570">
            <w:pPr>
              <w:pStyle w:val="XML1"/>
              <w:rPr>
                <w:ins w:id="6171" w:author="Thomas Dietz" w:date="2012-08-13T13:48:00Z"/>
              </w:rPr>
            </w:pPr>
            <w:ins w:id="6172" w:author="Thomas Dietz" w:date="2012-08-13T13:48:00Z">
              <w:r>
                <w:t xml:space="preserve">      enum push-mpls;</w:t>
              </w:r>
            </w:ins>
          </w:p>
          <w:p w14:paraId="3750CA82" w14:textId="77777777" w:rsidR="00390570" w:rsidRDefault="00390570" w:rsidP="00390570">
            <w:pPr>
              <w:pStyle w:val="XML1"/>
              <w:rPr>
                <w:ins w:id="6173" w:author="Thomas Dietz" w:date="2012-08-13T13:48:00Z"/>
              </w:rPr>
            </w:pPr>
            <w:ins w:id="6174" w:author="Thomas Dietz" w:date="2012-08-13T13:48:00Z">
              <w:r>
                <w:t xml:space="preserve">      enum pop-mpls;</w:t>
              </w:r>
            </w:ins>
          </w:p>
          <w:p w14:paraId="3175AF20" w14:textId="77777777" w:rsidR="00390570" w:rsidRDefault="00390570" w:rsidP="00390570">
            <w:pPr>
              <w:pStyle w:val="XML1"/>
              <w:rPr>
                <w:ins w:id="6175" w:author="Thomas Dietz" w:date="2012-08-13T13:48:00Z"/>
              </w:rPr>
            </w:pPr>
            <w:ins w:id="6176" w:author="Thomas Dietz" w:date="2012-08-13T13:48:00Z">
              <w:r>
                <w:t xml:space="preserve">      enum set-queue;</w:t>
              </w:r>
            </w:ins>
          </w:p>
          <w:p w14:paraId="0ACC268F" w14:textId="77777777" w:rsidR="00390570" w:rsidRDefault="00390570" w:rsidP="00390570">
            <w:pPr>
              <w:pStyle w:val="XML1"/>
              <w:rPr>
                <w:ins w:id="6177" w:author="Thomas Dietz" w:date="2012-08-13T13:48:00Z"/>
              </w:rPr>
            </w:pPr>
            <w:ins w:id="6178" w:author="Thomas Dietz" w:date="2012-08-13T13:48:00Z">
              <w:r>
                <w:t xml:space="preserve">      enum group;</w:t>
              </w:r>
            </w:ins>
          </w:p>
          <w:p w14:paraId="54EFFDCF" w14:textId="77777777" w:rsidR="00390570" w:rsidRDefault="00390570" w:rsidP="00390570">
            <w:pPr>
              <w:pStyle w:val="XML1"/>
              <w:rPr>
                <w:ins w:id="6179" w:author="Thomas Dietz" w:date="2012-08-13T13:48:00Z"/>
              </w:rPr>
            </w:pPr>
            <w:ins w:id="6180" w:author="Thomas Dietz" w:date="2012-08-13T13:48:00Z">
              <w:r>
                <w:t xml:space="preserve">      enum set-nw-ttl;</w:t>
              </w:r>
            </w:ins>
          </w:p>
          <w:p w14:paraId="15E8E171" w14:textId="77777777" w:rsidR="00390570" w:rsidRDefault="00390570" w:rsidP="00390570">
            <w:pPr>
              <w:pStyle w:val="XML1"/>
              <w:rPr>
                <w:ins w:id="6181" w:author="Thomas Dietz" w:date="2012-08-13T13:48:00Z"/>
              </w:rPr>
            </w:pPr>
            <w:ins w:id="6182" w:author="Thomas Dietz" w:date="2012-08-13T13:48:00Z">
              <w:r>
                <w:t xml:space="preserve">      enum dec-nw-ttl;</w:t>
              </w:r>
            </w:ins>
          </w:p>
          <w:p w14:paraId="221D6D77" w14:textId="77777777" w:rsidR="00390570" w:rsidRDefault="00390570" w:rsidP="00390570">
            <w:pPr>
              <w:pStyle w:val="XML1"/>
              <w:rPr>
                <w:ins w:id="6183" w:author="Thomas Dietz" w:date="2012-08-13T13:48:00Z"/>
              </w:rPr>
            </w:pPr>
            <w:ins w:id="6184" w:author="Thomas Dietz" w:date="2012-08-13T13:48:00Z">
              <w:r>
                <w:t xml:space="preserve">      enum set-field;</w:t>
              </w:r>
            </w:ins>
          </w:p>
          <w:p w14:paraId="5DFD37A9" w14:textId="77777777" w:rsidR="00390570" w:rsidRDefault="00390570" w:rsidP="00390570">
            <w:pPr>
              <w:pStyle w:val="XML1"/>
              <w:rPr>
                <w:ins w:id="6185" w:author="Thomas Dietz" w:date="2012-08-13T13:48:00Z"/>
              </w:rPr>
            </w:pPr>
            <w:ins w:id="6186" w:author="Thomas Dietz" w:date="2012-08-13T13:48:00Z">
              <w:r>
                <w:t xml:space="preserve">    }</w:t>
              </w:r>
            </w:ins>
          </w:p>
          <w:p w14:paraId="564D2888" w14:textId="77777777" w:rsidR="00390570" w:rsidRDefault="00390570" w:rsidP="00390570">
            <w:pPr>
              <w:pStyle w:val="XML1"/>
              <w:rPr>
                <w:ins w:id="6187" w:author="Thomas Dietz" w:date="2012-08-13T13:48:00Z"/>
              </w:rPr>
            </w:pPr>
            <w:ins w:id="6188" w:author="Thomas Dietz" w:date="2012-08-13T13:48:00Z">
              <w:r>
                <w:t xml:space="preserve">    description "The types of actions defined in OpenFlow Switch</w:t>
              </w:r>
            </w:ins>
          </w:p>
          <w:p w14:paraId="6918D6F3" w14:textId="77777777" w:rsidR="00390570" w:rsidRDefault="00390570" w:rsidP="00390570">
            <w:pPr>
              <w:pStyle w:val="XML1"/>
              <w:rPr>
                <w:ins w:id="6189" w:author="Thomas Dietz" w:date="2012-08-13T13:48:00Z"/>
              </w:rPr>
            </w:pPr>
            <w:ins w:id="6190" w:author="Thomas Dietz" w:date="2012-08-13T13:48:00Z">
              <w:r>
                <w:t xml:space="preserve">      Specification versions 1.2, 1.3, and 1.3.1";</w:t>
              </w:r>
            </w:ins>
          </w:p>
          <w:p w14:paraId="78FB178B" w14:textId="77777777" w:rsidR="00390570" w:rsidRDefault="00390570" w:rsidP="00390570">
            <w:pPr>
              <w:pStyle w:val="XML1"/>
              <w:rPr>
                <w:ins w:id="6191" w:author="Thomas Dietz" w:date="2012-08-13T13:48:00Z"/>
              </w:rPr>
            </w:pPr>
            <w:ins w:id="6192" w:author="Thomas Dietz" w:date="2012-08-13T13:48:00Z">
              <w:r>
                <w:t xml:space="preserve">  }</w:t>
              </w:r>
            </w:ins>
          </w:p>
          <w:p w14:paraId="53C32595" w14:textId="77777777" w:rsidR="00390570" w:rsidRDefault="00390570" w:rsidP="00390570">
            <w:pPr>
              <w:pStyle w:val="XML1"/>
              <w:rPr>
                <w:ins w:id="6193" w:author="Thomas Dietz" w:date="2012-08-13T13:48:00Z"/>
              </w:rPr>
            </w:pPr>
          </w:p>
          <w:p w14:paraId="0085A92A" w14:textId="77777777" w:rsidR="00390570" w:rsidRDefault="00390570" w:rsidP="00390570">
            <w:pPr>
              <w:pStyle w:val="XML1"/>
              <w:rPr>
                <w:ins w:id="6194" w:author="Thomas Dietz" w:date="2012-08-13T13:48:00Z"/>
              </w:rPr>
            </w:pPr>
            <w:ins w:id="6195" w:author="Thomas Dietz" w:date="2012-08-13T13:48:00Z">
              <w:r>
                <w:t xml:space="preserve">  typedef OFInstructionType {</w:t>
              </w:r>
            </w:ins>
          </w:p>
          <w:p w14:paraId="22B7502E" w14:textId="77777777" w:rsidR="00390570" w:rsidRDefault="00390570" w:rsidP="00390570">
            <w:pPr>
              <w:pStyle w:val="XML1"/>
              <w:rPr>
                <w:ins w:id="6196" w:author="Thomas Dietz" w:date="2012-08-13T13:48:00Z"/>
              </w:rPr>
            </w:pPr>
            <w:ins w:id="6197" w:author="Thomas Dietz" w:date="2012-08-13T13:48:00Z">
              <w:r>
                <w:t xml:space="preserve">    type enumeration {</w:t>
              </w:r>
            </w:ins>
          </w:p>
          <w:p w14:paraId="6D8BB6B9" w14:textId="77777777" w:rsidR="00390570" w:rsidRDefault="00390570" w:rsidP="00390570">
            <w:pPr>
              <w:pStyle w:val="XML1"/>
              <w:rPr>
                <w:ins w:id="6198" w:author="Thomas Dietz" w:date="2012-08-13T13:48:00Z"/>
              </w:rPr>
            </w:pPr>
            <w:ins w:id="6199" w:author="Thomas Dietz" w:date="2012-08-13T13:48:00Z">
              <w:r>
                <w:t xml:space="preserve">      enum apply-actions;</w:t>
              </w:r>
            </w:ins>
          </w:p>
          <w:p w14:paraId="23EDBD86" w14:textId="77777777" w:rsidR="00390570" w:rsidRDefault="00390570" w:rsidP="00390570">
            <w:pPr>
              <w:pStyle w:val="XML1"/>
              <w:rPr>
                <w:ins w:id="6200" w:author="Thomas Dietz" w:date="2012-08-13T13:48:00Z"/>
              </w:rPr>
            </w:pPr>
            <w:ins w:id="6201" w:author="Thomas Dietz" w:date="2012-08-13T13:48:00Z">
              <w:r>
                <w:t xml:space="preserve">      enum clear-actions;</w:t>
              </w:r>
            </w:ins>
          </w:p>
          <w:p w14:paraId="728C8588" w14:textId="77777777" w:rsidR="00390570" w:rsidRDefault="00390570" w:rsidP="00390570">
            <w:pPr>
              <w:pStyle w:val="XML1"/>
              <w:rPr>
                <w:ins w:id="6202" w:author="Thomas Dietz" w:date="2012-08-13T13:48:00Z"/>
              </w:rPr>
            </w:pPr>
            <w:ins w:id="6203" w:author="Thomas Dietz" w:date="2012-08-13T13:48:00Z">
              <w:r>
                <w:t xml:space="preserve">      enum write-actions;</w:t>
              </w:r>
            </w:ins>
          </w:p>
          <w:p w14:paraId="13EBBA08" w14:textId="77777777" w:rsidR="00390570" w:rsidRDefault="00390570" w:rsidP="00390570">
            <w:pPr>
              <w:pStyle w:val="XML1"/>
              <w:rPr>
                <w:ins w:id="6204" w:author="Thomas Dietz" w:date="2012-08-13T13:48:00Z"/>
              </w:rPr>
            </w:pPr>
            <w:ins w:id="6205" w:author="Thomas Dietz" w:date="2012-08-13T13:48:00Z">
              <w:r>
                <w:t xml:space="preserve">      enum write-metadata;</w:t>
              </w:r>
            </w:ins>
          </w:p>
          <w:p w14:paraId="554C6F8A" w14:textId="77777777" w:rsidR="00390570" w:rsidRDefault="00390570" w:rsidP="00390570">
            <w:pPr>
              <w:pStyle w:val="XML1"/>
              <w:rPr>
                <w:ins w:id="6206" w:author="Thomas Dietz" w:date="2012-08-13T13:48:00Z"/>
              </w:rPr>
            </w:pPr>
            <w:ins w:id="6207" w:author="Thomas Dietz" w:date="2012-08-13T13:48:00Z">
              <w:r>
                <w:t xml:space="preserve">      enum goto-table;</w:t>
              </w:r>
            </w:ins>
          </w:p>
          <w:p w14:paraId="705FE888" w14:textId="77777777" w:rsidR="00390570" w:rsidRDefault="00390570" w:rsidP="00390570">
            <w:pPr>
              <w:pStyle w:val="XML1"/>
              <w:rPr>
                <w:ins w:id="6208" w:author="Thomas Dietz" w:date="2012-08-13T13:48:00Z"/>
              </w:rPr>
            </w:pPr>
            <w:ins w:id="6209" w:author="Thomas Dietz" w:date="2012-08-13T13:48:00Z">
              <w:r>
                <w:t xml:space="preserve">    }</w:t>
              </w:r>
            </w:ins>
          </w:p>
          <w:p w14:paraId="2A689CB9" w14:textId="77777777" w:rsidR="00390570" w:rsidRDefault="00390570" w:rsidP="00390570">
            <w:pPr>
              <w:pStyle w:val="XML1"/>
              <w:rPr>
                <w:ins w:id="6210" w:author="Thomas Dietz" w:date="2012-08-13T13:48:00Z"/>
              </w:rPr>
            </w:pPr>
            <w:ins w:id="6211" w:author="Thomas Dietz" w:date="2012-08-13T13:48:00Z">
              <w:r>
                <w:t xml:space="preserve">    description "The types of instructions defined in OpenFlow</w:t>
              </w:r>
            </w:ins>
          </w:p>
          <w:p w14:paraId="0A512DAB" w14:textId="77777777" w:rsidR="00390570" w:rsidRDefault="00390570" w:rsidP="00390570">
            <w:pPr>
              <w:pStyle w:val="XML1"/>
              <w:rPr>
                <w:ins w:id="6212" w:author="Thomas Dietz" w:date="2012-08-13T13:48:00Z"/>
              </w:rPr>
            </w:pPr>
            <w:ins w:id="6213" w:author="Thomas Dietz" w:date="2012-08-13T13:48:00Z">
              <w:r>
                <w:t xml:space="preserve">      Switch Specification versions 1.2, 1.3, and 1.3.1.";</w:t>
              </w:r>
            </w:ins>
          </w:p>
          <w:p w14:paraId="67519F08" w14:textId="77777777" w:rsidR="00390570" w:rsidRDefault="00390570" w:rsidP="00390570">
            <w:pPr>
              <w:pStyle w:val="XML1"/>
              <w:rPr>
                <w:ins w:id="6214" w:author="Thomas Dietz" w:date="2012-08-13T13:48:00Z"/>
              </w:rPr>
            </w:pPr>
            <w:ins w:id="6215" w:author="Thomas Dietz" w:date="2012-08-13T13:48:00Z">
              <w:r>
                <w:t xml:space="preserve">  }</w:t>
              </w:r>
            </w:ins>
          </w:p>
          <w:p w14:paraId="414EF2A9" w14:textId="77777777" w:rsidR="00390570" w:rsidRDefault="00390570" w:rsidP="00390570">
            <w:pPr>
              <w:pStyle w:val="XML1"/>
              <w:rPr>
                <w:ins w:id="6216" w:author="Thomas Dietz" w:date="2012-08-13T13:48:00Z"/>
              </w:rPr>
            </w:pPr>
          </w:p>
          <w:p w14:paraId="0CC027CC" w14:textId="77777777" w:rsidR="00390570" w:rsidRDefault="00390570" w:rsidP="00390570">
            <w:pPr>
              <w:pStyle w:val="XML1"/>
              <w:rPr>
                <w:ins w:id="6217" w:author="Thomas Dietz" w:date="2012-08-13T13:48:00Z"/>
              </w:rPr>
            </w:pPr>
            <w:ins w:id="6218" w:author="Thomas Dietz" w:date="2012-08-13T13:48:00Z">
              <w:r>
                <w:t xml:space="preserve">  typedef OFMatchFieldType {</w:t>
              </w:r>
            </w:ins>
          </w:p>
          <w:p w14:paraId="42C36DE3" w14:textId="77777777" w:rsidR="00390570" w:rsidRDefault="00390570" w:rsidP="00390570">
            <w:pPr>
              <w:pStyle w:val="XML1"/>
              <w:rPr>
                <w:ins w:id="6219" w:author="Thomas Dietz" w:date="2012-08-13T13:48:00Z"/>
              </w:rPr>
            </w:pPr>
            <w:ins w:id="6220" w:author="Thomas Dietz" w:date="2012-08-13T13:48:00Z">
              <w:r>
                <w:t xml:space="preserve">    type enumeration {</w:t>
              </w:r>
            </w:ins>
          </w:p>
          <w:p w14:paraId="5E5B80D1" w14:textId="77777777" w:rsidR="00390570" w:rsidRDefault="00390570" w:rsidP="00390570">
            <w:pPr>
              <w:pStyle w:val="XML1"/>
              <w:rPr>
                <w:ins w:id="6221" w:author="Thomas Dietz" w:date="2012-08-13T13:48:00Z"/>
              </w:rPr>
            </w:pPr>
            <w:ins w:id="6222" w:author="Thomas Dietz" w:date="2012-08-13T13:48:00Z">
              <w:r>
                <w:t xml:space="preserve">      enum input-port;</w:t>
              </w:r>
            </w:ins>
          </w:p>
          <w:p w14:paraId="7769CC95" w14:textId="77777777" w:rsidR="00390570" w:rsidRDefault="00390570" w:rsidP="00390570">
            <w:pPr>
              <w:pStyle w:val="XML1"/>
              <w:rPr>
                <w:ins w:id="6223" w:author="Thomas Dietz" w:date="2012-08-13T13:48:00Z"/>
              </w:rPr>
            </w:pPr>
            <w:ins w:id="6224" w:author="Thomas Dietz" w:date="2012-08-13T13:48:00Z">
              <w:r>
                <w:t xml:space="preserve">      enum physical-input-port;</w:t>
              </w:r>
            </w:ins>
          </w:p>
          <w:p w14:paraId="30DA573B" w14:textId="77777777" w:rsidR="00390570" w:rsidRDefault="00390570" w:rsidP="00390570">
            <w:pPr>
              <w:pStyle w:val="XML1"/>
              <w:rPr>
                <w:ins w:id="6225" w:author="Thomas Dietz" w:date="2012-08-13T13:48:00Z"/>
              </w:rPr>
            </w:pPr>
            <w:ins w:id="6226" w:author="Thomas Dietz" w:date="2012-08-13T13:48:00Z">
              <w:r>
                <w:t xml:space="preserve">      enum metadata;</w:t>
              </w:r>
            </w:ins>
          </w:p>
          <w:p w14:paraId="435149E0" w14:textId="77777777" w:rsidR="00390570" w:rsidRDefault="00390570" w:rsidP="00390570">
            <w:pPr>
              <w:pStyle w:val="XML1"/>
              <w:rPr>
                <w:ins w:id="6227" w:author="Thomas Dietz" w:date="2012-08-13T13:48:00Z"/>
              </w:rPr>
            </w:pPr>
            <w:ins w:id="6228" w:author="Thomas Dietz" w:date="2012-08-13T13:48:00Z">
              <w:r>
                <w:t xml:space="preserve">      enum ethernet-dest;</w:t>
              </w:r>
            </w:ins>
          </w:p>
          <w:p w14:paraId="208BEF3E" w14:textId="77777777" w:rsidR="00390570" w:rsidRDefault="00390570" w:rsidP="00390570">
            <w:pPr>
              <w:pStyle w:val="XML1"/>
              <w:rPr>
                <w:ins w:id="6229" w:author="Thomas Dietz" w:date="2012-08-13T13:48:00Z"/>
              </w:rPr>
            </w:pPr>
            <w:ins w:id="6230" w:author="Thomas Dietz" w:date="2012-08-13T13:48:00Z">
              <w:r>
                <w:t xml:space="preserve">      enum ethernet-src;</w:t>
              </w:r>
            </w:ins>
          </w:p>
          <w:p w14:paraId="3365E156" w14:textId="77777777" w:rsidR="00390570" w:rsidRDefault="00390570" w:rsidP="00390570">
            <w:pPr>
              <w:pStyle w:val="XML1"/>
              <w:rPr>
                <w:ins w:id="6231" w:author="Thomas Dietz" w:date="2012-08-13T13:48:00Z"/>
              </w:rPr>
            </w:pPr>
            <w:ins w:id="6232" w:author="Thomas Dietz" w:date="2012-08-13T13:48:00Z">
              <w:r>
                <w:t xml:space="preserve">      enum ethernet-frame-type;</w:t>
              </w:r>
            </w:ins>
          </w:p>
          <w:p w14:paraId="6682627A" w14:textId="77777777" w:rsidR="00390570" w:rsidRDefault="00390570" w:rsidP="00390570">
            <w:pPr>
              <w:pStyle w:val="XML1"/>
              <w:rPr>
                <w:ins w:id="6233" w:author="Thomas Dietz" w:date="2012-08-13T13:48:00Z"/>
              </w:rPr>
            </w:pPr>
            <w:ins w:id="6234" w:author="Thomas Dietz" w:date="2012-08-13T13:48:00Z">
              <w:r>
                <w:t xml:space="preserve">      enum vlan-id;</w:t>
              </w:r>
            </w:ins>
          </w:p>
          <w:p w14:paraId="3308D20A" w14:textId="77777777" w:rsidR="00390570" w:rsidRDefault="00390570" w:rsidP="00390570">
            <w:pPr>
              <w:pStyle w:val="XML1"/>
              <w:rPr>
                <w:ins w:id="6235" w:author="Thomas Dietz" w:date="2012-08-13T13:48:00Z"/>
              </w:rPr>
            </w:pPr>
            <w:ins w:id="6236" w:author="Thomas Dietz" w:date="2012-08-13T13:48:00Z">
              <w:r>
                <w:t xml:space="preserve">      enum vlan-priority;</w:t>
              </w:r>
            </w:ins>
          </w:p>
          <w:p w14:paraId="746E9CCD" w14:textId="77777777" w:rsidR="00390570" w:rsidRDefault="00390570" w:rsidP="00390570">
            <w:pPr>
              <w:pStyle w:val="XML1"/>
              <w:rPr>
                <w:ins w:id="6237" w:author="Thomas Dietz" w:date="2012-08-13T13:48:00Z"/>
              </w:rPr>
            </w:pPr>
            <w:ins w:id="6238" w:author="Thomas Dietz" w:date="2012-08-13T13:48:00Z">
              <w:r>
                <w:t xml:space="preserve">      enum ip-dscp;</w:t>
              </w:r>
            </w:ins>
          </w:p>
          <w:p w14:paraId="52825623" w14:textId="77777777" w:rsidR="00390570" w:rsidRDefault="00390570" w:rsidP="00390570">
            <w:pPr>
              <w:pStyle w:val="XML1"/>
              <w:rPr>
                <w:ins w:id="6239" w:author="Thomas Dietz" w:date="2012-08-13T13:48:00Z"/>
              </w:rPr>
            </w:pPr>
            <w:ins w:id="6240" w:author="Thomas Dietz" w:date="2012-08-13T13:48:00Z">
              <w:r>
                <w:t xml:space="preserve">      enum ip-ecn;</w:t>
              </w:r>
            </w:ins>
          </w:p>
          <w:p w14:paraId="6D2F6BAE" w14:textId="77777777" w:rsidR="00390570" w:rsidRDefault="00390570" w:rsidP="00390570">
            <w:pPr>
              <w:pStyle w:val="XML1"/>
              <w:rPr>
                <w:ins w:id="6241" w:author="Thomas Dietz" w:date="2012-08-13T13:48:00Z"/>
              </w:rPr>
            </w:pPr>
            <w:ins w:id="6242" w:author="Thomas Dietz" w:date="2012-08-13T13:48:00Z">
              <w:r>
                <w:t xml:space="preserve">      enum ip-protocol;</w:t>
              </w:r>
            </w:ins>
          </w:p>
          <w:p w14:paraId="4F42F2CA" w14:textId="77777777" w:rsidR="00390570" w:rsidRDefault="00390570" w:rsidP="00390570">
            <w:pPr>
              <w:pStyle w:val="XML1"/>
              <w:rPr>
                <w:ins w:id="6243" w:author="Thomas Dietz" w:date="2012-08-13T13:48:00Z"/>
              </w:rPr>
            </w:pPr>
            <w:ins w:id="6244" w:author="Thomas Dietz" w:date="2012-08-13T13:48:00Z">
              <w:r>
                <w:t xml:space="preserve">      enum ipv4-src;</w:t>
              </w:r>
            </w:ins>
          </w:p>
          <w:p w14:paraId="5668FD88" w14:textId="77777777" w:rsidR="00390570" w:rsidRDefault="00390570" w:rsidP="00390570">
            <w:pPr>
              <w:pStyle w:val="XML1"/>
              <w:rPr>
                <w:ins w:id="6245" w:author="Thomas Dietz" w:date="2012-08-13T13:48:00Z"/>
              </w:rPr>
            </w:pPr>
            <w:ins w:id="6246" w:author="Thomas Dietz" w:date="2012-08-13T13:48:00Z">
              <w:r>
                <w:t xml:space="preserve">      enum ipv4-dest;</w:t>
              </w:r>
            </w:ins>
          </w:p>
          <w:p w14:paraId="14D3358F" w14:textId="77777777" w:rsidR="00390570" w:rsidRDefault="00390570" w:rsidP="00390570">
            <w:pPr>
              <w:pStyle w:val="XML1"/>
              <w:rPr>
                <w:ins w:id="6247" w:author="Thomas Dietz" w:date="2012-08-13T13:48:00Z"/>
              </w:rPr>
            </w:pPr>
            <w:ins w:id="6248" w:author="Thomas Dietz" w:date="2012-08-13T13:48:00Z">
              <w:r>
                <w:t xml:space="preserve">      enum tcp-src;</w:t>
              </w:r>
            </w:ins>
          </w:p>
          <w:p w14:paraId="05BA58B0" w14:textId="77777777" w:rsidR="00390570" w:rsidRDefault="00390570" w:rsidP="00390570">
            <w:pPr>
              <w:pStyle w:val="XML1"/>
              <w:rPr>
                <w:ins w:id="6249" w:author="Thomas Dietz" w:date="2012-08-13T13:48:00Z"/>
              </w:rPr>
            </w:pPr>
            <w:ins w:id="6250" w:author="Thomas Dietz" w:date="2012-08-13T13:48:00Z">
              <w:r>
                <w:t xml:space="preserve">      enum tcp-dest;</w:t>
              </w:r>
            </w:ins>
          </w:p>
          <w:p w14:paraId="58E91215" w14:textId="77777777" w:rsidR="00390570" w:rsidRDefault="00390570" w:rsidP="00390570">
            <w:pPr>
              <w:pStyle w:val="XML1"/>
              <w:rPr>
                <w:ins w:id="6251" w:author="Thomas Dietz" w:date="2012-08-13T13:48:00Z"/>
              </w:rPr>
            </w:pPr>
            <w:ins w:id="6252" w:author="Thomas Dietz" w:date="2012-08-13T13:48:00Z">
              <w:r>
                <w:t xml:space="preserve">      enum udp-src;</w:t>
              </w:r>
            </w:ins>
          </w:p>
          <w:p w14:paraId="006787AD" w14:textId="77777777" w:rsidR="00390570" w:rsidRDefault="00390570" w:rsidP="00390570">
            <w:pPr>
              <w:pStyle w:val="XML1"/>
              <w:rPr>
                <w:ins w:id="6253" w:author="Thomas Dietz" w:date="2012-08-13T13:48:00Z"/>
              </w:rPr>
            </w:pPr>
            <w:ins w:id="6254" w:author="Thomas Dietz" w:date="2012-08-13T13:48:00Z">
              <w:r>
                <w:t xml:space="preserve">      enum udp-dest;</w:t>
              </w:r>
            </w:ins>
          </w:p>
          <w:p w14:paraId="1ECC955F" w14:textId="77777777" w:rsidR="00390570" w:rsidRPr="00390570" w:rsidRDefault="00390570" w:rsidP="00390570">
            <w:pPr>
              <w:pStyle w:val="XML1"/>
              <w:rPr>
                <w:ins w:id="6255" w:author="Thomas Dietz" w:date="2012-08-13T13:48:00Z"/>
                <w:lang w:val="de-DE"/>
                <w:rPrChange w:id="6256" w:author="Thomas Dietz" w:date="2012-08-13T13:48:00Z">
                  <w:rPr>
                    <w:ins w:id="6257" w:author="Thomas Dietz" w:date="2012-08-13T13:48:00Z"/>
                  </w:rPr>
                </w:rPrChange>
              </w:rPr>
            </w:pPr>
            <w:ins w:id="6258" w:author="Thomas Dietz" w:date="2012-08-13T13:48:00Z">
              <w:r>
                <w:t xml:space="preserve">      </w:t>
              </w:r>
              <w:r w:rsidRPr="00390570">
                <w:rPr>
                  <w:lang w:val="de-DE"/>
                  <w:rPrChange w:id="6259" w:author="Thomas Dietz" w:date="2012-08-13T13:48:00Z">
                    <w:rPr/>
                  </w:rPrChange>
                </w:rPr>
                <w:t>enum sctp-src;</w:t>
              </w:r>
            </w:ins>
          </w:p>
          <w:p w14:paraId="298B26B8" w14:textId="77777777" w:rsidR="00390570" w:rsidRPr="00390570" w:rsidRDefault="00390570" w:rsidP="00390570">
            <w:pPr>
              <w:pStyle w:val="XML1"/>
              <w:rPr>
                <w:ins w:id="6260" w:author="Thomas Dietz" w:date="2012-08-13T13:48:00Z"/>
                <w:lang w:val="de-DE"/>
                <w:rPrChange w:id="6261" w:author="Thomas Dietz" w:date="2012-08-13T13:48:00Z">
                  <w:rPr>
                    <w:ins w:id="6262" w:author="Thomas Dietz" w:date="2012-08-13T13:48:00Z"/>
                  </w:rPr>
                </w:rPrChange>
              </w:rPr>
            </w:pPr>
            <w:ins w:id="6263" w:author="Thomas Dietz" w:date="2012-08-13T13:48:00Z">
              <w:r w:rsidRPr="00390570">
                <w:rPr>
                  <w:lang w:val="de-DE"/>
                  <w:rPrChange w:id="6264" w:author="Thomas Dietz" w:date="2012-08-13T13:48:00Z">
                    <w:rPr/>
                  </w:rPrChange>
                </w:rPr>
                <w:lastRenderedPageBreak/>
                <w:t xml:space="preserve">      enum sctp-dest;</w:t>
              </w:r>
            </w:ins>
          </w:p>
          <w:p w14:paraId="5A593476" w14:textId="77777777" w:rsidR="00390570" w:rsidRPr="00390570" w:rsidRDefault="00390570" w:rsidP="00390570">
            <w:pPr>
              <w:pStyle w:val="XML1"/>
              <w:rPr>
                <w:ins w:id="6265" w:author="Thomas Dietz" w:date="2012-08-13T13:48:00Z"/>
                <w:lang w:val="de-DE"/>
                <w:rPrChange w:id="6266" w:author="Thomas Dietz" w:date="2012-08-13T13:48:00Z">
                  <w:rPr>
                    <w:ins w:id="6267" w:author="Thomas Dietz" w:date="2012-08-13T13:48:00Z"/>
                  </w:rPr>
                </w:rPrChange>
              </w:rPr>
            </w:pPr>
            <w:ins w:id="6268" w:author="Thomas Dietz" w:date="2012-08-13T13:48:00Z">
              <w:r w:rsidRPr="00390570">
                <w:rPr>
                  <w:lang w:val="de-DE"/>
                  <w:rPrChange w:id="6269" w:author="Thomas Dietz" w:date="2012-08-13T13:48:00Z">
                    <w:rPr/>
                  </w:rPrChange>
                </w:rPr>
                <w:t xml:space="preserve">      enum icmpv4-type;</w:t>
              </w:r>
            </w:ins>
          </w:p>
          <w:p w14:paraId="2B3E87FB" w14:textId="77777777" w:rsidR="00390570" w:rsidRPr="00390570" w:rsidRDefault="00390570" w:rsidP="00390570">
            <w:pPr>
              <w:pStyle w:val="XML1"/>
              <w:rPr>
                <w:ins w:id="6270" w:author="Thomas Dietz" w:date="2012-08-13T13:48:00Z"/>
                <w:lang w:val="de-DE"/>
                <w:rPrChange w:id="6271" w:author="Thomas Dietz" w:date="2012-08-13T13:48:00Z">
                  <w:rPr>
                    <w:ins w:id="6272" w:author="Thomas Dietz" w:date="2012-08-13T13:48:00Z"/>
                  </w:rPr>
                </w:rPrChange>
              </w:rPr>
            </w:pPr>
            <w:ins w:id="6273" w:author="Thomas Dietz" w:date="2012-08-13T13:48:00Z">
              <w:r w:rsidRPr="00390570">
                <w:rPr>
                  <w:lang w:val="de-DE"/>
                  <w:rPrChange w:id="6274" w:author="Thomas Dietz" w:date="2012-08-13T13:48:00Z">
                    <w:rPr/>
                  </w:rPrChange>
                </w:rPr>
                <w:t xml:space="preserve">      enum icmpv4-code;</w:t>
              </w:r>
            </w:ins>
          </w:p>
          <w:p w14:paraId="18F37E5B" w14:textId="77777777" w:rsidR="00390570" w:rsidRPr="00390570" w:rsidRDefault="00390570" w:rsidP="00390570">
            <w:pPr>
              <w:pStyle w:val="XML1"/>
              <w:rPr>
                <w:ins w:id="6275" w:author="Thomas Dietz" w:date="2012-08-13T13:48:00Z"/>
                <w:lang w:val="de-DE"/>
                <w:rPrChange w:id="6276" w:author="Thomas Dietz" w:date="2012-08-13T13:48:00Z">
                  <w:rPr>
                    <w:ins w:id="6277" w:author="Thomas Dietz" w:date="2012-08-13T13:48:00Z"/>
                  </w:rPr>
                </w:rPrChange>
              </w:rPr>
            </w:pPr>
            <w:ins w:id="6278" w:author="Thomas Dietz" w:date="2012-08-13T13:48:00Z">
              <w:r w:rsidRPr="00390570">
                <w:rPr>
                  <w:lang w:val="de-DE"/>
                  <w:rPrChange w:id="6279" w:author="Thomas Dietz" w:date="2012-08-13T13:48:00Z">
                    <w:rPr/>
                  </w:rPrChange>
                </w:rPr>
                <w:t xml:space="preserve">      enum arp-op;</w:t>
              </w:r>
            </w:ins>
          </w:p>
          <w:p w14:paraId="50431830" w14:textId="77777777" w:rsidR="00390570" w:rsidRDefault="00390570" w:rsidP="00390570">
            <w:pPr>
              <w:pStyle w:val="XML1"/>
              <w:rPr>
                <w:ins w:id="6280" w:author="Thomas Dietz" w:date="2012-08-13T13:48:00Z"/>
              </w:rPr>
            </w:pPr>
            <w:ins w:id="6281" w:author="Thomas Dietz" w:date="2012-08-13T13:48:00Z">
              <w:r w:rsidRPr="00390570">
                <w:rPr>
                  <w:lang w:val="de-DE"/>
                  <w:rPrChange w:id="6282" w:author="Thomas Dietz" w:date="2012-08-13T13:48:00Z">
                    <w:rPr/>
                  </w:rPrChange>
                </w:rPr>
                <w:t xml:space="preserve">      </w:t>
              </w:r>
              <w:r>
                <w:t>enum arp-src-ip-address;</w:t>
              </w:r>
            </w:ins>
          </w:p>
          <w:p w14:paraId="3903CCF1" w14:textId="77777777" w:rsidR="00390570" w:rsidRDefault="00390570" w:rsidP="00390570">
            <w:pPr>
              <w:pStyle w:val="XML1"/>
              <w:rPr>
                <w:ins w:id="6283" w:author="Thomas Dietz" w:date="2012-08-13T13:48:00Z"/>
              </w:rPr>
            </w:pPr>
            <w:ins w:id="6284" w:author="Thomas Dietz" w:date="2012-08-13T13:48:00Z">
              <w:r>
                <w:t xml:space="preserve">      enum arp-target-ip-address;</w:t>
              </w:r>
            </w:ins>
          </w:p>
          <w:p w14:paraId="61DA1BC8" w14:textId="77777777" w:rsidR="00390570" w:rsidRDefault="00390570" w:rsidP="00390570">
            <w:pPr>
              <w:pStyle w:val="XML1"/>
              <w:rPr>
                <w:ins w:id="6285" w:author="Thomas Dietz" w:date="2012-08-13T13:48:00Z"/>
              </w:rPr>
            </w:pPr>
            <w:ins w:id="6286" w:author="Thomas Dietz" w:date="2012-08-13T13:48:00Z">
              <w:r>
                <w:t xml:space="preserve">      enum arp-src-hardware-address;</w:t>
              </w:r>
            </w:ins>
          </w:p>
          <w:p w14:paraId="0768A685" w14:textId="77777777" w:rsidR="00390570" w:rsidRDefault="00390570" w:rsidP="00390570">
            <w:pPr>
              <w:pStyle w:val="XML1"/>
              <w:rPr>
                <w:ins w:id="6287" w:author="Thomas Dietz" w:date="2012-08-13T13:48:00Z"/>
              </w:rPr>
            </w:pPr>
            <w:ins w:id="6288" w:author="Thomas Dietz" w:date="2012-08-13T13:48:00Z">
              <w:r>
                <w:t xml:space="preserve">      enum arp-target-hardware-address;</w:t>
              </w:r>
            </w:ins>
          </w:p>
          <w:p w14:paraId="54C8EE25" w14:textId="77777777" w:rsidR="00390570" w:rsidRPr="00390570" w:rsidRDefault="00390570" w:rsidP="00390570">
            <w:pPr>
              <w:pStyle w:val="XML1"/>
              <w:rPr>
                <w:ins w:id="6289" w:author="Thomas Dietz" w:date="2012-08-13T13:48:00Z"/>
                <w:lang w:val="de-DE"/>
                <w:rPrChange w:id="6290" w:author="Thomas Dietz" w:date="2012-08-13T13:48:00Z">
                  <w:rPr>
                    <w:ins w:id="6291" w:author="Thomas Dietz" w:date="2012-08-13T13:48:00Z"/>
                  </w:rPr>
                </w:rPrChange>
              </w:rPr>
            </w:pPr>
            <w:ins w:id="6292" w:author="Thomas Dietz" w:date="2012-08-13T13:48:00Z">
              <w:r>
                <w:t xml:space="preserve">      </w:t>
              </w:r>
              <w:r w:rsidRPr="00390570">
                <w:rPr>
                  <w:lang w:val="de-DE"/>
                  <w:rPrChange w:id="6293" w:author="Thomas Dietz" w:date="2012-08-13T13:48:00Z">
                    <w:rPr/>
                  </w:rPrChange>
                </w:rPr>
                <w:t>enum ipv6-src;</w:t>
              </w:r>
            </w:ins>
          </w:p>
          <w:p w14:paraId="3B64D344" w14:textId="77777777" w:rsidR="00390570" w:rsidRPr="00390570" w:rsidRDefault="00390570" w:rsidP="00390570">
            <w:pPr>
              <w:pStyle w:val="XML1"/>
              <w:rPr>
                <w:ins w:id="6294" w:author="Thomas Dietz" w:date="2012-08-13T13:48:00Z"/>
                <w:lang w:val="de-DE"/>
                <w:rPrChange w:id="6295" w:author="Thomas Dietz" w:date="2012-08-13T13:48:00Z">
                  <w:rPr>
                    <w:ins w:id="6296" w:author="Thomas Dietz" w:date="2012-08-13T13:48:00Z"/>
                  </w:rPr>
                </w:rPrChange>
              </w:rPr>
            </w:pPr>
            <w:ins w:id="6297" w:author="Thomas Dietz" w:date="2012-08-13T13:48:00Z">
              <w:r w:rsidRPr="00390570">
                <w:rPr>
                  <w:lang w:val="de-DE"/>
                  <w:rPrChange w:id="6298" w:author="Thomas Dietz" w:date="2012-08-13T13:48:00Z">
                    <w:rPr/>
                  </w:rPrChange>
                </w:rPr>
                <w:t xml:space="preserve">      enum ipv6-dest;</w:t>
              </w:r>
            </w:ins>
          </w:p>
          <w:p w14:paraId="260998AB" w14:textId="77777777" w:rsidR="00390570" w:rsidRDefault="00390570" w:rsidP="00390570">
            <w:pPr>
              <w:pStyle w:val="XML1"/>
              <w:rPr>
                <w:ins w:id="6299" w:author="Thomas Dietz" w:date="2012-08-13T13:48:00Z"/>
              </w:rPr>
            </w:pPr>
            <w:ins w:id="6300" w:author="Thomas Dietz" w:date="2012-08-13T13:48:00Z">
              <w:r w:rsidRPr="00390570">
                <w:rPr>
                  <w:lang w:val="de-DE"/>
                  <w:rPrChange w:id="6301" w:author="Thomas Dietz" w:date="2012-08-13T13:48:00Z">
                    <w:rPr/>
                  </w:rPrChange>
                </w:rPr>
                <w:t xml:space="preserve">      </w:t>
              </w:r>
              <w:r>
                <w:t>enum ipv6-flow-label;</w:t>
              </w:r>
            </w:ins>
          </w:p>
          <w:p w14:paraId="59329E1A" w14:textId="77777777" w:rsidR="00390570" w:rsidRDefault="00390570" w:rsidP="00390570">
            <w:pPr>
              <w:pStyle w:val="XML1"/>
              <w:rPr>
                <w:ins w:id="6302" w:author="Thomas Dietz" w:date="2012-08-13T13:48:00Z"/>
              </w:rPr>
            </w:pPr>
            <w:ins w:id="6303" w:author="Thomas Dietz" w:date="2012-08-13T13:48:00Z">
              <w:r>
                <w:t xml:space="preserve">      enum icmpv6-type;</w:t>
              </w:r>
            </w:ins>
          </w:p>
          <w:p w14:paraId="05E83E50" w14:textId="77777777" w:rsidR="00390570" w:rsidRPr="00390570" w:rsidRDefault="00390570" w:rsidP="00390570">
            <w:pPr>
              <w:pStyle w:val="XML1"/>
              <w:rPr>
                <w:ins w:id="6304" w:author="Thomas Dietz" w:date="2012-08-13T13:48:00Z"/>
                <w:lang w:val="de-DE"/>
                <w:rPrChange w:id="6305" w:author="Thomas Dietz" w:date="2012-08-13T13:48:00Z">
                  <w:rPr>
                    <w:ins w:id="6306" w:author="Thomas Dietz" w:date="2012-08-13T13:48:00Z"/>
                  </w:rPr>
                </w:rPrChange>
              </w:rPr>
            </w:pPr>
            <w:ins w:id="6307" w:author="Thomas Dietz" w:date="2012-08-13T13:48:00Z">
              <w:r>
                <w:t xml:space="preserve">      </w:t>
              </w:r>
              <w:r w:rsidRPr="00390570">
                <w:rPr>
                  <w:lang w:val="de-DE"/>
                  <w:rPrChange w:id="6308" w:author="Thomas Dietz" w:date="2012-08-13T13:48:00Z">
                    <w:rPr/>
                  </w:rPrChange>
                </w:rPr>
                <w:t>enum icmpv6-code;</w:t>
              </w:r>
            </w:ins>
          </w:p>
          <w:p w14:paraId="39AB47FF" w14:textId="77777777" w:rsidR="00390570" w:rsidRPr="00390570" w:rsidRDefault="00390570" w:rsidP="00390570">
            <w:pPr>
              <w:pStyle w:val="XML1"/>
              <w:rPr>
                <w:ins w:id="6309" w:author="Thomas Dietz" w:date="2012-08-13T13:48:00Z"/>
                <w:lang w:val="de-DE"/>
                <w:rPrChange w:id="6310" w:author="Thomas Dietz" w:date="2012-08-13T13:48:00Z">
                  <w:rPr>
                    <w:ins w:id="6311" w:author="Thomas Dietz" w:date="2012-08-13T13:48:00Z"/>
                  </w:rPr>
                </w:rPrChange>
              </w:rPr>
            </w:pPr>
            <w:ins w:id="6312" w:author="Thomas Dietz" w:date="2012-08-13T13:48:00Z">
              <w:r w:rsidRPr="00390570">
                <w:rPr>
                  <w:lang w:val="de-DE"/>
                  <w:rPrChange w:id="6313" w:author="Thomas Dietz" w:date="2012-08-13T13:48:00Z">
                    <w:rPr/>
                  </w:rPrChange>
                </w:rPr>
                <w:t xml:space="preserve">      enum ipv6-nd-target;</w:t>
              </w:r>
            </w:ins>
          </w:p>
          <w:p w14:paraId="7AF5DFAB" w14:textId="77777777" w:rsidR="00390570" w:rsidRDefault="00390570" w:rsidP="00390570">
            <w:pPr>
              <w:pStyle w:val="XML1"/>
              <w:rPr>
                <w:ins w:id="6314" w:author="Thomas Dietz" w:date="2012-08-13T13:48:00Z"/>
              </w:rPr>
            </w:pPr>
            <w:ins w:id="6315" w:author="Thomas Dietz" w:date="2012-08-13T13:48:00Z">
              <w:r w:rsidRPr="00390570">
                <w:rPr>
                  <w:lang w:val="de-DE"/>
                  <w:rPrChange w:id="6316" w:author="Thomas Dietz" w:date="2012-08-13T13:48:00Z">
                    <w:rPr/>
                  </w:rPrChange>
                </w:rPr>
                <w:t xml:space="preserve">      </w:t>
              </w:r>
              <w:r>
                <w:t>enum ipv6-nd-source-link-layer;</w:t>
              </w:r>
            </w:ins>
          </w:p>
          <w:p w14:paraId="4592A1C0" w14:textId="77777777" w:rsidR="00390570" w:rsidRDefault="00390570" w:rsidP="00390570">
            <w:pPr>
              <w:pStyle w:val="XML1"/>
              <w:rPr>
                <w:ins w:id="6317" w:author="Thomas Dietz" w:date="2012-08-13T13:48:00Z"/>
              </w:rPr>
            </w:pPr>
            <w:ins w:id="6318" w:author="Thomas Dietz" w:date="2012-08-13T13:48:00Z">
              <w:r>
                <w:t xml:space="preserve">      enum ipv6-nd-target-link-layer;</w:t>
              </w:r>
            </w:ins>
          </w:p>
          <w:p w14:paraId="25541B8B" w14:textId="77777777" w:rsidR="00390570" w:rsidRPr="00390570" w:rsidRDefault="00390570" w:rsidP="00390570">
            <w:pPr>
              <w:pStyle w:val="XML1"/>
              <w:rPr>
                <w:ins w:id="6319" w:author="Thomas Dietz" w:date="2012-08-13T13:48:00Z"/>
                <w:lang w:val="de-DE"/>
                <w:rPrChange w:id="6320" w:author="Thomas Dietz" w:date="2012-08-13T13:48:00Z">
                  <w:rPr>
                    <w:ins w:id="6321" w:author="Thomas Dietz" w:date="2012-08-13T13:48:00Z"/>
                  </w:rPr>
                </w:rPrChange>
              </w:rPr>
            </w:pPr>
            <w:ins w:id="6322" w:author="Thomas Dietz" w:date="2012-08-13T13:48:00Z">
              <w:r>
                <w:t xml:space="preserve">      </w:t>
              </w:r>
              <w:r w:rsidRPr="00390570">
                <w:rPr>
                  <w:lang w:val="de-DE"/>
                  <w:rPrChange w:id="6323" w:author="Thomas Dietz" w:date="2012-08-13T13:48:00Z">
                    <w:rPr/>
                  </w:rPrChange>
                </w:rPr>
                <w:t>enum mpls-label;</w:t>
              </w:r>
            </w:ins>
          </w:p>
          <w:p w14:paraId="26B16057" w14:textId="77777777" w:rsidR="00390570" w:rsidRPr="00390570" w:rsidRDefault="00390570" w:rsidP="00390570">
            <w:pPr>
              <w:pStyle w:val="XML1"/>
              <w:rPr>
                <w:ins w:id="6324" w:author="Thomas Dietz" w:date="2012-08-13T13:48:00Z"/>
                <w:lang w:val="de-DE"/>
                <w:rPrChange w:id="6325" w:author="Thomas Dietz" w:date="2012-08-13T13:48:00Z">
                  <w:rPr>
                    <w:ins w:id="6326" w:author="Thomas Dietz" w:date="2012-08-13T13:48:00Z"/>
                  </w:rPr>
                </w:rPrChange>
              </w:rPr>
            </w:pPr>
            <w:ins w:id="6327" w:author="Thomas Dietz" w:date="2012-08-13T13:48:00Z">
              <w:r w:rsidRPr="00390570">
                <w:rPr>
                  <w:lang w:val="de-DE"/>
                  <w:rPrChange w:id="6328" w:author="Thomas Dietz" w:date="2012-08-13T13:48:00Z">
                    <w:rPr/>
                  </w:rPrChange>
                </w:rPr>
                <w:t xml:space="preserve">      enum mpls-tc;</w:t>
              </w:r>
            </w:ins>
          </w:p>
          <w:p w14:paraId="7DC9AFF6" w14:textId="77777777" w:rsidR="00390570" w:rsidRDefault="00390570" w:rsidP="00390570">
            <w:pPr>
              <w:pStyle w:val="XML1"/>
              <w:rPr>
                <w:ins w:id="6329" w:author="Thomas Dietz" w:date="2012-08-13T13:48:00Z"/>
              </w:rPr>
            </w:pPr>
            <w:ins w:id="6330" w:author="Thomas Dietz" w:date="2012-08-13T13:48:00Z">
              <w:r w:rsidRPr="00390570">
                <w:rPr>
                  <w:lang w:val="de-DE"/>
                  <w:rPrChange w:id="6331" w:author="Thomas Dietz" w:date="2012-08-13T13:48:00Z">
                    <w:rPr/>
                  </w:rPrChange>
                </w:rPr>
                <w:t xml:space="preserve">    </w:t>
              </w:r>
              <w:r>
                <w:t>}</w:t>
              </w:r>
            </w:ins>
          </w:p>
          <w:p w14:paraId="3D705FB6" w14:textId="77777777" w:rsidR="00390570" w:rsidRDefault="00390570" w:rsidP="00390570">
            <w:pPr>
              <w:pStyle w:val="XML1"/>
              <w:rPr>
                <w:ins w:id="6332" w:author="Thomas Dietz" w:date="2012-08-13T13:48:00Z"/>
              </w:rPr>
            </w:pPr>
            <w:ins w:id="6333" w:author="Thomas Dietz" w:date="2012-08-13T13:48:00Z">
              <w:r>
                <w:t xml:space="preserve">    description "The types of match field defined in OpenFlow</w:t>
              </w:r>
            </w:ins>
          </w:p>
          <w:p w14:paraId="1B149FD0" w14:textId="77777777" w:rsidR="00390570" w:rsidRDefault="00390570" w:rsidP="00390570">
            <w:pPr>
              <w:pStyle w:val="XML1"/>
              <w:rPr>
                <w:ins w:id="6334" w:author="Thomas Dietz" w:date="2012-08-13T13:48:00Z"/>
              </w:rPr>
            </w:pPr>
            <w:ins w:id="6335" w:author="Thomas Dietz" w:date="2012-08-13T13:48:00Z">
              <w:r>
                <w:t xml:space="preserve">      Switch Specification versions 1.2, 1.3, and 1.3.1.";</w:t>
              </w:r>
            </w:ins>
          </w:p>
          <w:p w14:paraId="0DE29038" w14:textId="0143A81D" w:rsidR="00390570" w:rsidRPr="009F1B7D" w:rsidRDefault="00390570" w:rsidP="00390570">
            <w:pPr>
              <w:pStyle w:val="XML1"/>
            </w:pPr>
            <w:ins w:id="6336" w:author="Thomas Dietz" w:date="2012-08-13T13:48:00Z">
              <w:r>
                <w:t xml:space="preserve">  }</w:t>
              </w:r>
            </w:ins>
          </w:p>
        </w:tc>
      </w:tr>
    </w:tbl>
    <w:p w14:paraId="6ACBE270" w14:textId="77777777" w:rsidR="00F86237" w:rsidRDefault="00F86237" w:rsidP="00D14D27">
      <w:pPr>
        <w:pStyle w:val="Heading2"/>
      </w:pPr>
      <w:bookmarkStart w:id="6337" w:name="_Toc333403890"/>
      <w:r>
        <w:lastRenderedPageBreak/>
        <w:t>OpenFlow Controller</w:t>
      </w:r>
      <w:bookmarkEnd w:id="6337"/>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6338" w:name="_Toc315954001"/>
      <w:bookmarkStart w:id="6339" w:name="_Toc316542511"/>
      <w:bookmarkStart w:id="6340" w:name="_Toc333403891"/>
      <w:r w:rsidRPr="00DB42FD">
        <w:lastRenderedPageBreak/>
        <w:t>UML Diagram</w:t>
      </w:r>
      <w:bookmarkEnd w:id="6338"/>
      <w:bookmarkEnd w:id="6339"/>
      <w:bookmarkEnd w:id="6340"/>
    </w:p>
    <w:p w14:paraId="340981B9" w14:textId="61B954D8" w:rsidR="00F86237" w:rsidRPr="009F1B7D" w:rsidRDefault="005A093D" w:rsidP="00F86237">
      <w:pPr>
        <w:keepNext/>
        <w:jc w:val="center"/>
      </w:pPr>
      <w:r>
        <w:object w:dxaOrig="6939" w:dyaOrig="6962" w14:anchorId="3092B4DD">
          <v:shape id="_x0000_i1033" type="#_x0000_t75" style="width:347.4pt;height:348pt" o:ole="">
            <v:imagedata r:id="rId28" o:title=""/>
          </v:shape>
          <o:OLEObject Type="Embed" ProgID="Visio.Drawing.11" ShapeID="_x0000_i1033" DrawAspect="Content" ObjectID="_1407242433" r:id="rId29"/>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6341" w:name="_Toc315954002"/>
      <w:bookmarkStart w:id="6342" w:name="_Toc316542512"/>
      <w:bookmarkStart w:id="6343" w:name="_Toc333403892"/>
      <w:r w:rsidRPr="00DB42FD">
        <w:lastRenderedPageBreak/>
        <w:t>XML Schema</w:t>
      </w:r>
      <w:bookmarkEnd w:id="6341"/>
      <w:bookmarkEnd w:id="6342"/>
      <w:bookmarkEnd w:id="6343"/>
    </w:p>
    <w:tbl>
      <w:tblPr>
        <w:tblStyle w:val="TableGrid"/>
        <w:tblW w:w="5000" w:type="pct"/>
        <w:shd w:val="clear" w:color="auto" w:fill="C8FCCD"/>
        <w:tblCellMar>
          <w:left w:w="57" w:type="dxa"/>
          <w:right w:w="57" w:type="dxa"/>
        </w:tblCellMar>
        <w:tblLook w:val="04A0" w:firstRow="1" w:lastRow="0" w:firstColumn="1" w:lastColumn="0" w:noHBand="0" w:noVBand="1"/>
        <w:tblPrChange w:id="6344" w:author="Thomas Dietz" w:date="2012-08-13T13:51:00Z">
          <w:tblPr>
            <w:tblStyle w:val="TableGrid"/>
            <w:tblW w:w="0" w:type="auto"/>
            <w:tblInd w:w="378" w:type="dxa"/>
            <w:shd w:val="clear" w:color="auto" w:fill="C8FCCD"/>
            <w:tblLook w:val="04A0" w:firstRow="1" w:lastRow="0" w:firstColumn="1" w:lastColumn="0" w:noHBand="0" w:noVBand="1"/>
          </w:tblPr>
        </w:tblPrChange>
      </w:tblPr>
      <w:tblGrid>
        <w:gridCol w:w="9474"/>
        <w:tblGridChange w:id="6345">
          <w:tblGrid>
            <w:gridCol w:w="8820"/>
          </w:tblGrid>
        </w:tblGridChange>
      </w:tblGrid>
      <w:tr w:rsidR="00F86237" w:rsidRPr="009F1B7D" w14:paraId="38C4A1E8" w14:textId="77777777" w:rsidTr="0058493D">
        <w:tc>
          <w:tcPr>
            <w:tcW w:w="5000" w:type="pct"/>
            <w:shd w:val="clear" w:color="auto" w:fill="C8FCCD"/>
            <w:tcPrChange w:id="6346" w:author="Thomas Dietz" w:date="2012-08-13T13:51:00Z">
              <w:tcPr>
                <w:tcW w:w="8820" w:type="dxa"/>
                <w:shd w:val="clear" w:color="auto" w:fill="C8FCCD"/>
              </w:tcPr>
            </w:tcPrChange>
          </w:tcPr>
          <w:p w14:paraId="5776DC9B" w14:textId="6D8A903D" w:rsidR="00F86237" w:rsidRPr="009F1B7D" w:rsidDel="0058493D" w:rsidRDefault="00F86237" w:rsidP="00011096">
            <w:pPr>
              <w:pStyle w:val="XML1"/>
              <w:rPr>
                <w:del w:id="6347" w:author="Thomas Dietz" w:date="2012-08-13T13:50:00Z"/>
              </w:rPr>
            </w:pPr>
            <w:del w:id="6348" w:author="Thomas Dietz" w:date="2012-08-13T13:50:00Z">
              <w:r w:rsidRPr="009F1B7D" w:rsidDel="0058493D">
                <w:delText>&lt;xs:complexType name="OFControllerType"&gt;</w:delText>
              </w:r>
            </w:del>
          </w:p>
          <w:p w14:paraId="05FA1B47" w14:textId="77CC5C28" w:rsidR="00F86237" w:rsidRPr="009F1B7D" w:rsidDel="0058493D" w:rsidRDefault="00F86237" w:rsidP="00011096">
            <w:pPr>
              <w:pStyle w:val="XML2"/>
              <w:rPr>
                <w:del w:id="6349" w:author="Thomas Dietz" w:date="2012-08-13T13:50:00Z"/>
              </w:rPr>
            </w:pPr>
            <w:del w:id="6350" w:author="Thomas Dietz" w:date="2012-08-13T13:50:00Z">
              <w:r w:rsidRPr="009F1B7D" w:rsidDel="0058493D">
                <w:delText>&lt;xs:sequence&gt;</w:delText>
              </w:r>
            </w:del>
          </w:p>
          <w:p w14:paraId="66F52BA9" w14:textId="75F86F3A" w:rsidR="00F86237" w:rsidRPr="009F1B7D" w:rsidDel="0058493D" w:rsidRDefault="00F86237" w:rsidP="00011096">
            <w:pPr>
              <w:pStyle w:val="XML3"/>
              <w:rPr>
                <w:del w:id="6351" w:author="Thomas Dietz" w:date="2012-08-13T13:50:00Z"/>
              </w:rPr>
            </w:pPr>
            <w:del w:id="6352" w:author="Thomas Dietz" w:date="2012-08-13T13:50:00Z">
              <w:r w:rsidRPr="009F1B7D" w:rsidDel="0058493D">
                <w:delText xml:space="preserve">&lt;xs:element name="id" </w:delText>
              </w:r>
            </w:del>
          </w:p>
          <w:p w14:paraId="6698ED6D" w14:textId="56CFF848" w:rsidR="00F86237" w:rsidRPr="009F1B7D" w:rsidDel="0058493D" w:rsidRDefault="00F86237" w:rsidP="00011096">
            <w:pPr>
              <w:pStyle w:val="XML9"/>
              <w:rPr>
                <w:del w:id="6353" w:author="Thomas Dietz" w:date="2012-08-13T13:50:00Z"/>
              </w:rPr>
            </w:pPr>
            <w:del w:id="6354" w:author="Thomas Dietz" w:date="2012-08-13T13:50:00Z">
              <w:r w:rsidRPr="009F1B7D" w:rsidDel="0058493D">
                <w:delText>type="OFConfigID"/&gt;</w:delText>
              </w:r>
            </w:del>
          </w:p>
          <w:p w14:paraId="13D9522E" w14:textId="0374D7DF" w:rsidR="00F86237" w:rsidRPr="009F1B7D" w:rsidDel="0058493D" w:rsidRDefault="00F86237" w:rsidP="00011096">
            <w:pPr>
              <w:pStyle w:val="XML3"/>
              <w:rPr>
                <w:del w:id="6355" w:author="Thomas Dietz" w:date="2012-08-13T13:50:00Z"/>
              </w:rPr>
            </w:pPr>
            <w:del w:id="6356" w:author="Thomas Dietz" w:date="2012-08-13T13:50:00Z">
              <w:r w:rsidRPr="009F1B7D" w:rsidDel="0058493D">
                <w:delText xml:space="preserve">&lt;xs:element name="role" </w:delText>
              </w:r>
            </w:del>
          </w:p>
          <w:p w14:paraId="1332718D" w14:textId="348A4733" w:rsidR="00F86237" w:rsidRPr="009F1B7D" w:rsidDel="0058493D" w:rsidRDefault="00F86237" w:rsidP="00011096">
            <w:pPr>
              <w:pStyle w:val="XML9"/>
              <w:rPr>
                <w:del w:id="6357" w:author="Thomas Dietz" w:date="2012-08-13T13:50:00Z"/>
              </w:rPr>
            </w:pPr>
            <w:del w:id="6358" w:author="Thomas Dietz" w:date="2012-08-13T13:50:00Z">
              <w:r w:rsidRPr="009F1B7D" w:rsidDel="0058493D">
                <w:delText>type="OFControllerRoleType"/&gt;</w:delText>
              </w:r>
            </w:del>
          </w:p>
          <w:p w14:paraId="113AE29A" w14:textId="37DA4A6B" w:rsidR="00F86237" w:rsidRPr="009F1B7D" w:rsidDel="0058493D" w:rsidRDefault="00F86237" w:rsidP="00011096">
            <w:pPr>
              <w:pStyle w:val="XML3"/>
              <w:rPr>
                <w:del w:id="6359" w:author="Thomas Dietz" w:date="2012-08-13T13:50:00Z"/>
              </w:rPr>
            </w:pPr>
            <w:del w:id="6360" w:author="Thomas Dietz" w:date="2012-08-13T13:50:00Z">
              <w:r w:rsidRPr="009F1B7D" w:rsidDel="0058493D">
                <w:delText xml:space="preserve">&lt;xs:element name="ip-address" </w:delText>
              </w:r>
            </w:del>
          </w:p>
          <w:p w14:paraId="1B13E026" w14:textId="735E5825" w:rsidR="00F86237" w:rsidRPr="009F1B7D" w:rsidDel="0058493D" w:rsidRDefault="00F86237" w:rsidP="00011096">
            <w:pPr>
              <w:pStyle w:val="XML9"/>
              <w:rPr>
                <w:del w:id="6361" w:author="Thomas Dietz" w:date="2012-08-13T13:50:00Z"/>
              </w:rPr>
            </w:pPr>
            <w:del w:id="6362" w:author="Thomas Dietz" w:date="2012-08-13T13:50:00Z">
              <w:r w:rsidRPr="009F1B7D" w:rsidDel="0058493D">
                <w:delText>type="inet:ip-prefix"/&gt;</w:delText>
              </w:r>
            </w:del>
          </w:p>
          <w:p w14:paraId="648AE01A" w14:textId="05687D47" w:rsidR="00F86237" w:rsidRPr="009F1B7D" w:rsidDel="0058493D" w:rsidRDefault="00F86237" w:rsidP="00011096">
            <w:pPr>
              <w:pStyle w:val="XML3"/>
              <w:rPr>
                <w:del w:id="6363" w:author="Thomas Dietz" w:date="2012-08-13T13:50:00Z"/>
              </w:rPr>
            </w:pPr>
            <w:del w:id="6364" w:author="Thomas Dietz" w:date="2012-08-13T13:50:00Z">
              <w:r w:rsidRPr="009F1B7D" w:rsidDel="0058493D">
                <w:delText xml:space="preserve">&lt;xs:element name="port" </w:delText>
              </w:r>
            </w:del>
          </w:p>
          <w:p w14:paraId="3EC43E88" w14:textId="149ACD9C" w:rsidR="00F86237" w:rsidRPr="009F1B7D" w:rsidDel="0058493D" w:rsidRDefault="00F86237" w:rsidP="00011096">
            <w:pPr>
              <w:pStyle w:val="XML9"/>
              <w:rPr>
                <w:del w:id="6365" w:author="Thomas Dietz" w:date="2012-08-13T13:50:00Z"/>
              </w:rPr>
            </w:pPr>
            <w:del w:id="6366" w:author="Thomas Dietz" w:date="2012-08-13T13:50:00Z">
              <w:r w:rsidRPr="009F1B7D" w:rsidDel="0058493D">
                <w:delText>type="inet:port-number"/&gt;</w:delText>
              </w:r>
            </w:del>
          </w:p>
          <w:p w14:paraId="099FAF44" w14:textId="11CE91B9" w:rsidR="00F86237" w:rsidRPr="009F1B7D" w:rsidDel="0058493D" w:rsidRDefault="00F86237" w:rsidP="00011096">
            <w:pPr>
              <w:pStyle w:val="XML3"/>
              <w:rPr>
                <w:del w:id="6367" w:author="Thomas Dietz" w:date="2012-08-13T13:50:00Z"/>
              </w:rPr>
            </w:pPr>
            <w:del w:id="6368" w:author="Thomas Dietz" w:date="2012-08-13T13:50:00Z">
              <w:r w:rsidRPr="009F1B7D" w:rsidDel="0058493D">
                <w:delText xml:space="preserve">&lt;xs:element name="local-ip-address" </w:delText>
              </w:r>
            </w:del>
          </w:p>
          <w:p w14:paraId="4E137E99" w14:textId="3CB91497" w:rsidR="00F86237" w:rsidRPr="009F1B7D" w:rsidDel="0058493D" w:rsidRDefault="00F86237" w:rsidP="00011096">
            <w:pPr>
              <w:pStyle w:val="XML9"/>
              <w:rPr>
                <w:del w:id="6369" w:author="Thomas Dietz" w:date="2012-08-13T13:50:00Z"/>
              </w:rPr>
            </w:pPr>
            <w:del w:id="6370" w:author="Thomas Dietz" w:date="2012-08-13T13:50:00Z">
              <w:r w:rsidRPr="009F1B7D" w:rsidDel="0058493D">
                <w:delText>type="inet:ip-address"/&gt;</w:delText>
              </w:r>
            </w:del>
          </w:p>
          <w:p w14:paraId="5CEC8494" w14:textId="2357A90B" w:rsidR="00F86237" w:rsidRPr="009F1B7D" w:rsidDel="0058493D" w:rsidRDefault="00F86237" w:rsidP="00011096">
            <w:pPr>
              <w:pStyle w:val="XML3"/>
              <w:rPr>
                <w:del w:id="6371" w:author="Thomas Dietz" w:date="2012-08-13T13:50:00Z"/>
              </w:rPr>
            </w:pPr>
            <w:del w:id="6372" w:author="Thomas Dietz" w:date="2012-08-13T13:50:00Z">
              <w:r w:rsidRPr="009F1B7D" w:rsidDel="0058493D">
                <w:delText xml:space="preserve">&lt;xs:element name="local-port" </w:delText>
              </w:r>
            </w:del>
          </w:p>
          <w:p w14:paraId="78A7092A" w14:textId="74FCC9B5" w:rsidR="00F86237" w:rsidRPr="009F1B7D" w:rsidDel="0058493D" w:rsidRDefault="00F86237" w:rsidP="00011096">
            <w:pPr>
              <w:pStyle w:val="XML9"/>
              <w:rPr>
                <w:del w:id="6373" w:author="Thomas Dietz" w:date="2012-08-13T13:50:00Z"/>
              </w:rPr>
            </w:pPr>
            <w:del w:id="6374" w:author="Thomas Dietz" w:date="2012-08-13T13:50:00Z">
              <w:r w:rsidRPr="009F1B7D" w:rsidDel="0058493D">
                <w:delText>type="inet:port-number"/&gt;</w:delText>
              </w:r>
            </w:del>
          </w:p>
          <w:p w14:paraId="3B178393" w14:textId="20D3263B" w:rsidR="00F86237" w:rsidRPr="009F1B7D" w:rsidDel="0058493D" w:rsidRDefault="00F86237" w:rsidP="00011096">
            <w:pPr>
              <w:pStyle w:val="XML3"/>
              <w:rPr>
                <w:del w:id="6375" w:author="Thomas Dietz" w:date="2012-08-13T13:50:00Z"/>
              </w:rPr>
            </w:pPr>
            <w:del w:id="6376" w:author="Thomas Dietz" w:date="2012-08-13T13:50:00Z">
              <w:r w:rsidRPr="009F1B7D" w:rsidDel="0058493D">
                <w:delText xml:space="preserve">&lt;xs:element name="protocol" </w:delText>
              </w:r>
            </w:del>
          </w:p>
          <w:p w14:paraId="101F66DC" w14:textId="5F6E7A7A" w:rsidR="00F86237" w:rsidRPr="009F1B7D" w:rsidDel="0058493D" w:rsidRDefault="00F86237" w:rsidP="00011096">
            <w:pPr>
              <w:pStyle w:val="XML9"/>
              <w:rPr>
                <w:del w:id="6377" w:author="Thomas Dietz" w:date="2012-08-13T13:50:00Z"/>
              </w:rPr>
            </w:pPr>
            <w:del w:id="6378" w:author="Thomas Dietz" w:date="2012-08-13T13:50:00Z">
              <w:r w:rsidRPr="009F1B7D" w:rsidDel="0058493D">
                <w:delText>type="OFControllerProtocolType"/&gt;</w:delText>
              </w:r>
            </w:del>
          </w:p>
          <w:p w14:paraId="1FB9D234" w14:textId="192CAFD6" w:rsidR="00F86237" w:rsidRPr="009F1B7D" w:rsidDel="0058493D" w:rsidRDefault="00F86237" w:rsidP="00011096">
            <w:pPr>
              <w:pStyle w:val="XML3"/>
              <w:rPr>
                <w:del w:id="6379" w:author="Thomas Dietz" w:date="2012-08-13T13:50:00Z"/>
              </w:rPr>
            </w:pPr>
            <w:del w:id="6380" w:author="Thomas Dietz" w:date="2012-08-13T13:50:00Z">
              <w:r w:rsidRPr="009F1B7D" w:rsidDel="0058493D">
                <w:delText xml:space="preserve">&lt;xs:element name="state" </w:delText>
              </w:r>
            </w:del>
          </w:p>
          <w:p w14:paraId="36C1C4EC" w14:textId="62625AFD" w:rsidR="00F86237" w:rsidRPr="009F1B7D" w:rsidDel="0058493D" w:rsidRDefault="00F86237" w:rsidP="00011096">
            <w:pPr>
              <w:pStyle w:val="XML9"/>
              <w:rPr>
                <w:del w:id="6381" w:author="Thomas Dietz" w:date="2012-08-13T13:50:00Z"/>
              </w:rPr>
            </w:pPr>
            <w:del w:id="6382" w:author="Thomas Dietz" w:date="2012-08-13T13:50:00Z">
              <w:r w:rsidRPr="009F1B7D" w:rsidDel="0058493D">
                <w:delText>type="OFControllerOpenFlowStateType"/&gt;</w:delText>
              </w:r>
            </w:del>
          </w:p>
          <w:p w14:paraId="42AC55C5" w14:textId="7249893A" w:rsidR="00F86237" w:rsidRPr="009F1B7D" w:rsidDel="0058493D" w:rsidRDefault="00F86237" w:rsidP="00011096">
            <w:pPr>
              <w:pStyle w:val="XML2"/>
              <w:rPr>
                <w:del w:id="6383" w:author="Thomas Dietz" w:date="2012-08-13T13:50:00Z"/>
              </w:rPr>
            </w:pPr>
            <w:del w:id="6384" w:author="Thomas Dietz" w:date="2012-08-13T13:50:00Z">
              <w:r w:rsidRPr="009F1B7D" w:rsidDel="0058493D">
                <w:delText>&lt;/xs:sequence&gt;</w:delText>
              </w:r>
            </w:del>
          </w:p>
          <w:p w14:paraId="68633DB5" w14:textId="0A2276CD" w:rsidR="00F86237" w:rsidRPr="009F1B7D" w:rsidDel="0058493D" w:rsidRDefault="00F86237" w:rsidP="00011096">
            <w:pPr>
              <w:pStyle w:val="XML1"/>
              <w:rPr>
                <w:del w:id="6385" w:author="Thomas Dietz" w:date="2012-08-13T13:50:00Z"/>
              </w:rPr>
            </w:pPr>
            <w:del w:id="6386" w:author="Thomas Dietz" w:date="2012-08-13T13:50:00Z">
              <w:r w:rsidRPr="009F1B7D" w:rsidDel="0058493D">
                <w:delText>&lt;/xs:complexType&gt;</w:delText>
              </w:r>
            </w:del>
          </w:p>
          <w:p w14:paraId="42432C1C" w14:textId="67344C32" w:rsidR="00F86237" w:rsidRPr="009F1B7D" w:rsidDel="0058493D" w:rsidRDefault="00F86237" w:rsidP="00011096">
            <w:pPr>
              <w:pStyle w:val="XML1"/>
              <w:rPr>
                <w:del w:id="6387" w:author="Thomas Dietz" w:date="2012-08-13T13:50:00Z"/>
              </w:rPr>
            </w:pPr>
          </w:p>
          <w:p w14:paraId="26000278" w14:textId="5C5BFD11" w:rsidR="00F86237" w:rsidRPr="009F1B7D" w:rsidDel="0058493D" w:rsidRDefault="00F86237" w:rsidP="00011096">
            <w:pPr>
              <w:pStyle w:val="XML1"/>
              <w:rPr>
                <w:del w:id="6388" w:author="Thomas Dietz" w:date="2012-08-13T13:50:00Z"/>
              </w:rPr>
            </w:pPr>
            <w:del w:id="6389" w:author="Thomas Dietz" w:date="2012-08-13T13:50:00Z">
              <w:r w:rsidRPr="009F1B7D" w:rsidDel="0058493D">
                <w:delText>&lt;xs:simpleType name="OFControllerRoleType"&gt;</w:delText>
              </w:r>
            </w:del>
          </w:p>
          <w:p w14:paraId="696B7654" w14:textId="50086C63" w:rsidR="00F86237" w:rsidRPr="009F1B7D" w:rsidDel="0058493D" w:rsidRDefault="00F86237" w:rsidP="00011096">
            <w:pPr>
              <w:pStyle w:val="XML2"/>
              <w:rPr>
                <w:del w:id="6390" w:author="Thomas Dietz" w:date="2012-08-13T13:50:00Z"/>
              </w:rPr>
            </w:pPr>
            <w:del w:id="6391" w:author="Thomas Dietz" w:date="2012-08-13T13:50:00Z">
              <w:r w:rsidRPr="009F1B7D" w:rsidDel="0058493D">
                <w:delText>&lt;xs:restriction base="xs:string"&gt;</w:delText>
              </w:r>
            </w:del>
          </w:p>
          <w:p w14:paraId="5AA77252" w14:textId="6E32EB6D" w:rsidR="00F86237" w:rsidRPr="009F1B7D" w:rsidDel="0058493D" w:rsidRDefault="00F86237" w:rsidP="00011096">
            <w:pPr>
              <w:pStyle w:val="XML3"/>
              <w:rPr>
                <w:del w:id="6392" w:author="Thomas Dietz" w:date="2012-08-13T13:50:00Z"/>
              </w:rPr>
            </w:pPr>
            <w:del w:id="6393" w:author="Thomas Dietz" w:date="2012-08-13T13:50:00Z">
              <w:r w:rsidRPr="009F1B7D" w:rsidDel="0058493D">
                <w:delText>&lt;xs:enumeration value="master"/&gt;</w:delText>
              </w:r>
            </w:del>
          </w:p>
          <w:p w14:paraId="64D98CA7" w14:textId="327EB028" w:rsidR="00F86237" w:rsidRPr="009F1B7D" w:rsidDel="0058493D" w:rsidRDefault="00F86237" w:rsidP="00011096">
            <w:pPr>
              <w:pStyle w:val="XML3"/>
              <w:rPr>
                <w:del w:id="6394" w:author="Thomas Dietz" w:date="2012-08-13T13:50:00Z"/>
              </w:rPr>
            </w:pPr>
            <w:del w:id="6395" w:author="Thomas Dietz" w:date="2012-08-13T13:50:00Z">
              <w:r w:rsidRPr="009F1B7D" w:rsidDel="0058493D">
                <w:delText>&lt;xs:enumeration value="slave"/&gt;</w:delText>
              </w:r>
            </w:del>
          </w:p>
          <w:p w14:paraId="08F5CCD8" w14:textId="37B4157B" w:rsidR="00F86237" w:rsidRPr="009F1B7D" w:rsidDel="0058493D" w:rsidRDefault="00F86237" w:rsidP="00011096">
            <w:pPr>
              <w:pStyle w:val="XML3"/>
              <w:rPr>
                <w:del w:id="6396" w:author="Thomas Dietz" w:date="2012-08-13T13:50:00Z"/>
              </w:rPr>
            </w:pPr>
            <w:del w:id="6397" w:author="Thomas Dietz" w:date="2012-08-13T13:50:00Z">
              <w:r w:rsidRPr="009F1B7D" w:rsidDel="0058493D">
                <w:delText>&lt;xs:enumeration value="equal"/&gt;</w:delText>
              </w:r>
            </w:del>
          </w:p>
          <w:p w14:paraId="58C03CB4" w14:textId="12A8E8ED" w:rsidR="00F86237" w:rsidRPr="009F1B7D" w:rsidDel="0058493D" w:rsidRDefault="00F86237" w:rsidP="00011096">
            <w:pPr>
              <w:pStyle w:val="XML2"/>
              <w:rPr>
                <w:del w:id="6398" w:author="Thomas Dietz" w:date="2012-08-13T13:50:00Z"/>
              </w:rPr>
            </w:pPr>
            <w:del w:id="6399" w:author="Thomas Dietz" w:date="2012-08-13T13:50:00Z">
              <w:r w:rsidRPr="009F1B7D" w:rsidDel="0058493D">
                <w:delText>&lt;/xs:restriction&gt;</w:delText>
              </w:r>
            </w:del>
          </w:p>
          <w:p w14:paraId="61E5B51B" w14:textId="74FC8C62" w:rsidR="00F86237" w:rsidRPr="009F1B7D" w:rsidDel="0058493D" w:rsidRDefault="00F86237" w:rsidP="00011096">
            <w:pPr>
              <w:pStyle w:val="XML1"/>
              <w:rPr>
                <w:del w:id="6400" w:author="Thomas Dietz" w:date="2012-08-13T13:50:00Z"/>
              </w:rPr>
            </w:pPr>
            <w:del w:id="6401" w:author="Thomas Dietz" w:date="2012-08-13T13:50:00Z">
              <w:r w:rsidRPr="009F1B7D" w:rsidDel="0058493D">
                <w:delText>&lt;/xs:simpleType&gt;</w:delText>
              </w:r>
            </w:del>
          </w:p>
          <w:p w14:paraId="4461C658" w14:textId="17A285F6" w:rsidR="00F86237" w:rsidRPr="009F1B7D" w:rsidDel="0058493D" w:rsidRDefault="00F86237" w:rsidP="00011096">
            <w:pPr>
              <w:pStyle w:val="XML1"/>
              <w:rPr>
                <w:del w:id="6402" w:author="Thomas Dietz" w:date="2012-08-13T13:50:00Z"/>
              </w:rPr>
            </w:pPr>
          </w:p>
          <w:p w14:paraId="7602E945" w14:textId="50F9F9AB" w:rsidR="00F86237" w:rsidRPr="009F1B7D" w:rsidDel="0058493D" w:rsidRDefault="00F86237" w:rsidP="00011096">
            <w:pPr>
              <w:pStyle w:val="XML1"/>
              <w:rPr>
                <w:del w:id="6403" w:author="Thomas Dietz" w:date="2012-08-13T13:50:00Z"/>
              </w:rPr>
            </w:pPr>
            <w:del w:id="6404" w:author="Thomas Dietz" w:date="2012-08-13T13:50:00Z">
              <w:r w:rsidRPr="009F1B7D" w:rsidDel="0058493D">
                <w:delText>&lt;xs:simpleType name="OFControllerProtocolType"&gt;</w:delText>
              </w:r>
            </w:del>
          </w:p>
          <w:p w14:paraId="68BBEAF5" w14:textId="20EC0404" w:rsidR="00F86237" w:rsidRPr="009F1B7D" w:rsidDel="0058493D" w:rsidRDefault="00F86237" w:rsidP="00011096">
            <w:pPr>
              <w:pStyle w:val="XML2"/>
              <w:rPr>
                <w:del w:id="6405" w:author="Thomas Dietz" w:date="2012-08-13T13:50:00Z"/>
              </w:rPr>
            </w:pPr>
            <w:del w:id="6406" w:author="Thomas Dietz" w:date="2012-08-13T13:50:00Z">
              <w:r w:rsidRPr="009F1B7D" w:rsidDel="0058493D">
                <w:delText>&lt;xs:restriction base="xs:string"&gt;</w:delText>
              </w:r>
            </w:del>
          </w:p>
          <w:p w14:paraId="0C31B29E" w14:textId="1962E0B3" w:rsidR="00F86237" w:rsidRPr="009F1B7D" w:rsidDel="0058493D" w:rsidRDefault="00F86237" w:rsidP="00011096">
            <w:pPr>
              <w:pStyle w:val="XML3"/>
              <w:rPr>
                <w:del w:id="6407" w:author="Thomas Dietz" w:date="2012-08-13T13:50:00Z"/>
              </w:rPr>
            </w:pPr>
            <w:del w:id="6408" w:author="Thomas Dietz" w:date="2012-08-13T13:50:00Z">
              <w:r w:rsidRPr="009F1B7D" w:rsidDel="0058493D">
                <w:delText>&lt;xs:enumeration value="tcp"/&gt;</w:delText>
              </w:r>
            </w:del>
          </w:p>
          <w:p w14:paraId="699E034E" w14:textId="0153054E" w:rsidR="00F86237" w:rsidRPr="009F1B7D" w:rsidDel="0058493D" w:rsidRDefault="00F86237" w:rsidP="00011096">
            <w:pPr>
              <w:pStyle w:val="XML3"/>
              <w:rPr>
                <w:del w:id="6409" w:author="Thomas Dietz" w:date="2012-08-13T13:50:00Z"/>
              </w:rPr>
            </w:pPr>
            <w:del w:id="6410" w:author="Thomas Dietz" w:date="2012-08-13T13:50:00Z">
              <w:r w:rsidRPr="009F1B7D" w:rsidDel="0058493D">
                <w:delText>&lt;xs:enumeration value="tls"/&gt;</w:delText>
              </w:r>
            </w:del>
          </w:p>
          <w:p w14:paraId="6DF1B21B" w14:textId="68FF1F61" w:rsidR="00F86237" w:rsidRPr="009F1B7D" w:rsidDel="0058493D" w:rsidRDefault="00F86237" w:rsidP="00011096">
            <w:pPr>
              <w:pStyle w:val="XML2"/>
              <w:rPr>
                <w:del w:id="6411" w:author="Thomas Dietz" w:date="2012-08-13T13:50:00Z"/>
              </w:rPr>
            </w:pPr>
            <w:del w:id="6412" w:author="Thomas Dietz" w:date="2012-08-13T13:50:00Z">
              <w:r w:rsidRPr="009F1B7D" w:rsidDel="0058493D">
                <w:delText>&lt;/xs:restriction&gt;</w:delText>
              </w:r>
            </w:del>
          </w:p>
          <w:p w14:paraId="6C4AAFCA" w14:textId="1E63C63A" w:rsidR="00F86237" w:rsidRPr="009F1B7D" w:rsidDel="0058493D" w:rsidRDefault="00F86237" w:rsidP="00011096">
            <w:pPr>
              <w:pStyle w:val="XML1"/>
              <w:rPr>
                <w:del w:id="6413" w:author="Thomas Dietz" w:date="2012-08-13T13:50:00Z"/>
              </w:rPr>
            </w:pPr>
            <w:del w:id="6414" w:author="Thomas Dietz" w:date="2012-08-13T13:50:00Z">
              <w:r w:rsidRPr="009F1B7D" w:rsidDel="0058493D">
                <w:delText>&lt;/xs:simpleType&gt;</w:delText>
              </w:r>
            </w:del>
          </w:p>
          <w:p w14:paraId="0846CD80" w14:textId="74B852EB" w:rsidR="00F86237" w:rsidRPr="009F1B7D" w:rsidDel="0058493D" w:rsidRDefault="00F86237" w:rsidP="00011096">
            <w:pPr>
              <w:pStyle w:val="XML1"/>
              <w:rPr>
                <w:del w:id="6415" w:author="Thomas Dietz" w:date="2012-08-13T13:50:00Z"/>
              </w:rPr>
            </w:pPr>
          </w:p>
          <w:p w14:paraId="1F465762" w14:textId="0952CA54" w:rsidR="00F86237" w:rsidRPr="009F1B7D" w:rsidDel="0058493D" w:rsidRDefault="00F86237" w:rsidP="00011096">
            <w:pPr>
              <w:pStyle w:val="XML1"/>
              <w:rPr>
                <w:del w:id="6416" w:author="Thomas Dietz" w:date="2012-08-13T13:50:00Z"/>
              </w:rPr>
            </w:pPr>
            <w:del w:id="6417" w:author="Thomas Dietz" w:date="2012-08-13T13:50:00Z">
              <w:r w:rsidRPr="009F1B7D" w:rsidDel="0058493D">
                <w:delText>&lt;xs:complexType name="OFControllerOpenFlowStateType"&gt;</w:delText>
              </w:r>
            </w:del>
          </w:p>
          <w:p w14:paraId="689300B3" w14:textId="4828A938" w:rsidR="00F86237" w:rsidRPr="009F1B7D" w:rsidDel="0058493D" w:rsidRDefault="00F86237" w:rsidP="00011096">
            <w:pPr>
              <w:pStyle w:val="XML2"/>
              <w:rPr>
                <w:del w:id="6418" w:author="Thomas Dietz" w:date="2012-08-13T13:50:00Z"/>
              </w:rPr>
            </w:pPr>
            <w:del w:id="6419" w:author="Thomas Dietz" w:date="2012-08-13T13:50:00Z">
              <w:r w:rsidRPr="009F1B7D" w:rsidDel="0058493D">
                <w:delText>&lt;xs:sequence&gt;</w:delText>
              </w:r>
            </w:del>
          </w:p>
          <w:p w14:paraId="6A8EB269" w14:textId="5AF0A5BB" w:rsidR="00F86237" w:rsidRPr="009F1B7D" w:rsidDel="0058493D" w:rsidRDefault="00F86237" w:rsidP="00011096">
            <w:pPr>
              <w:pStyle w:val="XML3"/>
              <w:rPr>
                <w:del w:id="6420" w:author="Thomas Dietz" w:date="2012-08-13T13:50:00Z"/>
              </w:rPr>
            </w:pPr>
            <w:del w:id="6421" w:author="Thomas Dietz" w:date="2012-08-13T13:50:00Z">
              <w:r w:rsidRPr="009F1B7D" w:rsidDel="0058493D">
                <w:delText xml:space="preserve">&lt;xs:element name="connection-state" </w:delText>
              </w:r>
            </w:del>
          </w:p>
          <w:p w14:paraId="7F5F48BF" w14:textId="5D12CF59" w:rsidR="00F86237" w:rsidRPr="009F1B7D" w:rsidDel="0058493D" w:rsidRDefault="00F86237" w:rsidP="00011096">
            <w:pPr>
              <w:pStyle w:val="XML9"/>
              <w:rPr>
                <w:del w:id="6422" w:author="Thomas Dietz" w:date="2012-08-13T13:50:00Z"/>
              </w:rPr>
            </w:pPr>
            <w:del w:id="6423" w:author="Thomas Dietz" w:date="2012-08-13T13:50:00Z">
              <w:r w:rsidRPr="009F1B7D" w:rsidDel="0058493D">
                <w:delText>type="OFControllerConnectionStateType"/&gt;</w:delText>
              </w:r>
            </w:del>
          </w:p>
          <w:p w14:paraId="0576C917" w14:textId="35A9700F" w:rsidR="00F86237" w:rsidRPr="009F1B7D" w:rsidDel="0058493D" w:rsidRDefault="00F86237" w:rsidP="00011096">
            <w:pPr>
              <w:pStyle w:val="XML3"/>
              <w:rPr>
                <w:del w:id="6424" w:author="Thomas Dietz" w:date="2012-08-13T13:50:00Z"/>
              </w:rPr>
            </w:pPr>
            <w:del w:id="6425" w:author="Thomas Dietz" w:date="2012-08-13T13:50:00Z">
              <w:r w:rsidRPr="009F1B7D" w:rsidDel="0058493D">
                <w:delText xml:space="preserve">&lt;xs:element name="current-version" </w:delText>
              </w:r>
            </w:del>
          </w:p>
          <w:p w14:paraId="390D3B04" w14:textId="403CCA6A" w:rsidR="00F86237" w:rsidRPr="009F1B7D" w:rsidDel="0058493D" w:rsidRDefault="00F86237" w:rsidP="00011096">
            <w:pPr>
              <w:pStyle w:val="XML9"/>
              <w:rPr>
                <w:del w:id="6426" w:author="Thomas Dietz" w:date="2012-08-13T13:50:00Z"/>
              </w:rPr>
            </w:pPr>
            <w:del w:id="6427" w:author="Thomas Dietz" w:date="2012-08-13T13:50:00Z">
              <w:r w:rsidRPr="009F1B7D" w:rsidDel="0058493D">
                <w:delText>type="OFOpenFlowVersionType"/&gt;</w:delText>
              </w:r>
            </w:del>
          </w:p>
          <w:p w14:paraId="4B9DE31E" w14:textId="772E0B9D" w:rsidR="00F86237" w:rsidRPr="009F1B7D" w:rsidDel="0058493D" w:rsidRDefault="00F86237" w:rsidP="00011096">
            <w:pPr>
              <w:pStyle w:val="XML3"/>
              <w:rPr>
                <w:del w:id="6428" w:author="Thomas Dietz" w:date="2012-08-13T13:50:00Z"/>
              </w:rPr>
            </w:pPr>
            <w:del w:id="6429" w:author="Thomas Dietz" w:date="2012-08-13T13:50:00Z">
              <w:r w:rsidRPr="009F1B7D" w:rsidDel="0058493D">
                <w:delText xml:space="preserve">&lt;xs:element name="supported-versions" </w:delText>
              </w:r>
            </w:del>
          </w:p>
          <w:p w14:paraId="031EC780" w14:textId="2615AD17" w:rsidR="00F86237" w:rsidRPr="009F1B7D" w:rsidDel="0058493D" w:rsidRDefault="00F86237" w:rsidP="00011096">
            <w:pPr>
              <w:pStyle w:val="XML9"/>
              <w:rPr>
                <w:del w:id="6430" w:author="Thomas Dietz" w:date="2012-08-13T13:50:00Z"/>
              </w:rPr>
            </w:pPr>
            <w:del w:id="6431" w:author="Thomas Dietz" w:date="2012-08-13T13:50:00Z">
              <w:r w:rsidRPr="009F1B7D" w:rsidDel="0058493D">
                <w:delText>type="OFOpenFlowSupportedVersionsType"/&gt;</w:delText>
              </w:r>
            </w:del>
          </w:p>
          <w:p w14:paraId="4ED8258F" w14:textId="289E08A6" w:rsidR="00F86237" w:rsidRPr="009F1B7D" w:rsidDel="0058493D" w:rsidRDefault="00F86237" w:rsidP="00011096">
            <w:pPr>
              <w:pStyle w:val="XML2"/>
              <w:rPr>
                <w:del w:id="6432" w:author="Thomas Dietz" w:date="2012-08-13T13:50:00Z"/>
              </w:rPr>
            </w:pPr>
            <w:del w:id="6433" w:author="Thomas Dietz" w:date="2012-08-13T13:50:00Z">
              <w:r w:rsidRPr="009F1B7D" w:rsidDel="0058493D">
                <w:delText>&lt;/xs:sequence&gt;</w:delText>
              </w:r>
            </w:del>
          </w:p>
          <w:p w14:paraId="5525B14C" w14:textId="51BE921C" w:rsidR="00F86237" w:rsidRPr="009F1B7D" w:rsidDel="0058493D" w:rsidRDefault="00F86237" w:rsidP="00011096">
            <w:pPr>
              <w:pStyle w:val="XML1"/>
              <w:rPr>
                <w:del w:id="6434" w:author="Thomas Dietz" w:date="2012-08-13T13:50:00Z"/>
              </w:rPr>
            </w:pPr>
            <w:del w:id="6435" w:author="Thomas Dietz" w:date="2012-08-13T13:50:00Z">
              <w:r w:rsidRPr="009F1B7D" w:rsidDel="0058493D">
                <w:delText>&lt;/xs:complexType&gt;</w:delText>
              </w:r>
            </w:del>
          </w:p>
          <w:p w14:paraId="220F92FE" w14:textId="16F812CB" w:rsidR="00F86237" w:rsidRPr="009F1B7D" w:rsidDel="0058493D" w:rsidRDefault="00F86237" w:rsidP="00011096">
            <w:pPr>
              <w:pStyle w:val="XML1"/>
              <w:rPr>
                <w:del w:id="6436" w:author="Thomas Dietz" w:date="2012-08-13T13:50:00Z"/>
              </w:rPr>
            </w:pPr>
          </w:p>
          <w:p w14:paraId="4A86E0B5" w14:textId="45F5A853" w:rsidR="00F86237" w:rsidRPr="009F1B7D" w:rsidDel="0058493D" w:rsidRDefault="00F86237" w:rsidP="00011096">
            <w:pPr>
              <w:pStyle w:val="XML1"/>
              <w:rPr>
                <w:del w:id="6437" w:author="Thomas Dietz" w:date="2012-08-13T13:50:00Z"/>
              </w:rPr>
            </w:pPr>
            <w:del w:id="6438" w:author="Thomas Dietz" w:date="2012-08-13T13:50:00Z">
              <w:r w:rsidRPr="009F1B7D" w:rsidDel="0058493D">
                <w:delText>&lt;xs:simpleType name="OFControllerConnectionStateType"&gt;</w:delText>
              </w:r>
            </w:del>
          </w:p>
          <w:p w14:paraId="33674FB4" w14:textId="7C4742ED" w:rsidR="00F86237" w:rsidRPr="009F1B7D" w:rsidDel="0058493D" w:rsidRDefault="00F86237" w:rsidP="00011096">
            <w:pPr>
              <w:pStyle w:val="XML2"/>
              <w:rPr>
                <w:del w:id="6439" w:author="Thomas Dietz" w:date="2012-08-13T13:50:00Z"/>
              </w:rPr>
            </w:pPr>
            <w:del w:id="6440" w:author="Thomas Dietz" w:date="2012-08-13T13:50:00Z">
              <w:r w:rsidRPr="009F1B7D" w:rsidDel="0058493D">
                <w:delText>&lt;xs:restriction base="xs:string"&gt;</w:delText>
              </w:r>
            </w:del>
          </w:p>
          <w:p w14:paraId="1D697EF7" w14:textId="54DF88F0" w:rsidR="00F86237" w:rsidRPr="009F1B7D" w:rsidDel="0058493D" w:rsidRDefault="00F86237" w:rsidP="00011096">
            <w:pPr>
              <w:pStyle w:val="XML3"/>
              <w:rPr>
                <w:del w:id="6441" w:author="Thomas Dietz" w:date="2012-08-13T13:50:00Z"/>
              </w:rPr>
            </w:pPr>
            <w:del w:id="6442" w:author="Thomas Dietz" w:date="2012-08-13T13:50:00Z">
              <w:r w:rsidRPr="009F1B7D" w:rsidDel="0058493D">
                <w:delText>&lt;xs:enumeration value="up"/&gt;</w:delText>
              </w:r>
            </w:del>
          </w:p>
          <w:p w14:paraId="733883A6" w14:textId="1E954F5C" w:rsidR="00F86237" w:rsidRPr="009F1B7D" w:rsidDel="0058493D" w:rsidRDefault="00F86237" w:rsidP="00011096">
            <w:pPr>
              <w:pStyle w:val="XML3"/>
              <w:rPr>
                <w:del w:id="6443" w:author="Thomas Dietz" w:date="2012-08-13T13:50:00Z"/>
              </w:rPr>
            </w:pPr>
            <w:del w:id="6444" w:author="Thomas Dietz" w:date="2012-08-13T13:50:00Z">
              <w:r w:rsidRPr="009F1B7D" w:rsidDel="0058493D">
                <w:delText>&lt;xs:enumeration value="down"/&gt;</w:delText>
              </w:r>
            </w:del>
          </w:p>
          <w:p w14:paraId="5A1F60CD" w14:textId="61122CAD" w:rsidR="00F86237" w:rsidRPr="009F1B7D" w:rsidDel="0058493D" w:rsidRDefault="00F86237" w:rsidP="00011096">
            <w:pPr>
              <w:pStyle w:val="XML2"/>
              <w:rPr>
                <w:del w:id="6445" w:author="Thomas Dietz" w:date="2012-08-13T13:50:00Z"/>
              </w:rPr>
            </w:pPr>
            <w:del w:id="6446" w:author="Thomas Dietz" w:date="2012-08-13T13:50:00Z">
              <w:r w:rsidRPr="009F1B7D" w:rsidDel="0058493D">
                <w:delText>&lt;/xs:restriction&gt;</w:delText>
              </w:r>
            </w:del>
          </w:p>
          <w:p w14:paraId="00D18F17" w14:textId="1148C1CA" w:rsidR="00F86237" w:rsidRPr="009F1B7D" w:rsidDel="0058493D" w:rsidRDefault="00F86237" w:rsidP="00011096">
            <w:pPr>
              <w:pStyle w:val="XML1"/>
              <w:rPr>
                <w:del w:id="6447" w:author="Thomas Dietz" w:date="2012-08-13T13:50:00Z"/>
              </w:rPr>
            </w:pPr>
            <w:del w:id="6448" w:author="Thomas Dietz" w:date="2012-08-13T13:50:00Z">
              <w:r w:rsidRPr="009F1B7D" w:rsidDel="0058493D">
                <w:delText>&lt;/xs:simpleType&gt;</w:delText>
              </w:r>
            </w:del>
          </w:p>
          <w:p w14:paraId="026B0714" w14:textId="2F3F2D2A" w:rsidR="00F86237" w:rsidRPr="009F1B7D" w:rsidDel="0058493D" w:rsidRDefault="00F86237" w:rsidP="00011096">
            <w:pPr>
              <w:pStyle w:val="XML1"/>
              <w:rPr>
                <w:del w:id="6449" w:author="Thomas Dietz" w:date="2012-08-13T13:50:00Z"/>
              </w:rPr>
            </w:pPr>
          </w:p>
          <w:p w14:paraId="5EFB33B3" w14:textId="142EC69C" w:rsidR="00F86237" w:rsidRPr="009F1B7D" w:rsidDel="0058493D" w:rsidRDefault="00F86237" w:rsidP="00011096">
            <w:pPr>
              <w:pStyle w:val="XML1"/>
              <w:rPr>
                <w:del w:id="6450" w:author="Thomas Dietz" w:date="2012-08-13T13:50:00Z"/>
              </w:rPr>
            </w:pPr>
            <w:del w:id="6451" w:author="Thomas Dietz" w:date="2012-08-13T13:50:00Z">
              <w:r w:rsidRPr="009F1B7D" w:rsidDel="0058493D">
                <w:lastRenderedPageBreak/>
                <w:delText>&lt;xs:complexType name="OFOpenFlowSupportedVersionsType"&gt;</w:delText>
              </w:r>
            </w:del>
          </w:p>
          <w:p w14:paraId="65FB5086" w14:textId="6185F7F5" w:rsidR="00F86237" w:rsidRPr="009F1B7D" w:rsidDel="0058493D" w:rsidRDefault="00F86237" w:rsidP="00011096">
            <w:pPr>
              <w:pStyle w:val="XML2"/>
              <w:rPr>
                <w:del w:id="6452" w:author="Thomas Dietz" w:date="2012-08-13T13:50:00Z"/>
              </w:rPr>
            </w:pPr>
            <w:del w:id="6453" w:author="Thomas Dietz" w:date="2012-08-13T13:50:00Z">
              <w:r w:rsidRPr="009F1B7D" w:rsidDel="0058493D">
                <w:delText>&lt;xs:sequence&gt;</w:delText>
              </w:r>
            </w:del>
          </w:p>
          <w:p w14:paraId="754D04E2" w14:textId="6B864F10" w:rsidR="00F86237" w:rsidRPr="009F1B7D" w:rsidDel="0058493D" w:rsidRDefault="00F86237" w:rsidP="00011096">
            <w:pPr>
              <w:pStyle w:val="XML3"/>
              <w:rPr>
                <w:del w:id="6454" w:author="Thomas Dietz" w:date="2012-08-13T13:50:00Z"/>
              </w:rPr>
            </w:pPr>
            <w:del w:id="6455" w:author="Thomas Dietz" w:date="2012-08-13T13:50:00Z">
              <w:r w:rsidRPr="009F1B7D" w:rsidDel="0058493D">
                <w:delText>&lt;xs:element name="version" type="OFOpenFlowVersionType"/&gt;</w:delText>
              </w:r>
            </w:del>
          </w:p>
          <w:p w14:paraId="26C15AFF" w14:textId="1A940995" w:rsidR="00F86237" w:rsidRPr="009F1B7D" w:rsidDel="0058493D" w:rsidRDefault="00F86237" w:rsidP="00011096">
            <w:pPr>
              <w:pStyle w:val="XML2"/>
              <w:rPr>
                <w:del w:id="6456" w:author="Thomas Dietz" w:date="2012-08-13T13:50:00Z"/>
              </w:rPr>
            </w:pPr>
            <w:del w:id="6457" w:author="Thomas Dietz" w:date="2012-08-13T13:50:00Z">
              <w:r w:rsidRPr="009F1B7D" w:rsidDel="0058493D">
                <w:delText>&lt;/xs:sequence&gt;</w:delText>
              </w:r>
            </w:del>
          </w:p>
          <w:p w14:paraId="62CCBD14" w14:textId="3C405AD7" w:rsidR="00F86237" w:rsidRPr="009F1B7D" w:rsidDel="0058493D" w:rsidRDefault="00F86237" w:rsidP="00011096">
            <w:pPr>
              <w:pStyle w:val="XML1"/>
              <w:rPr>
                <w:del w:id="6458" w:author="Thomas Dietz" w:date="2012-08-13T13:50:00Z"/>
              </w:rPr>
            </w:pPr>
            <w:del w:id="6459" w:author="Thomas Dietz" w:date="2012-08-13T13:50:00Z">
              <w:r w:rsidRPr="009F1B7D" w:rsidDel="0058493D">
                <w:delText>&lt;/xs:complexType&gt;</w:delText>
              </w:r>
            </w:del>
          </w:p>
          <w:p w14:paraId="637E9D4D" w14:textId="0BE9CF69" w:rsidR="00F86237" w:rsidRPr="009F1B7D" w:rsidDel="0058493D" w:rsidRDefault="00F86237" w:rsidP="00011096">
            <w:pPr>
              <w:pStyle w:val="XML1"/>
              <w:rPr>
                <w:del w:id="6460" w:author="Thomas Dietz" w:date="2012-08-13T13:50:00Z"/>
              </w:rPr>
            </w:pPr>
          </w:p>
          <w:p w14:paraId="0B65888A" w14:textId="23C6B8CD" w:rsidR="00F86237" w:rsidRPr="009F1B7D" w:rsidDel="0058493D" w:rsidRDefault="00F86237" w:rsidP="00011096">
            <w:pPr>
              <w:pStyle w:val="XML1"/>
              <w:rPr>
                <w:del w:id="6461" w:author="Thomas Dietz" w:date="2012-08-13T13:50:00Z"/>
              </w:rPr>
            </w:pPr>
            <w:del w:id="6462" w:author="Thomas Dietz" w:date="2012-08-13T13:50:00Z">
              <w:r w:rsidRPr="009F1B7D" w:rsidDel="0058493D">
                <w:delText>&lt;xs:simpleType name="OFOpenFlowVersionType"&gt;</w:delText>
              </w:r>
            </w:del>
          </w:p>
          <w:p w14:paraId="5133C962" w14:textId="19AC5928" w:rsidR="00F86237" w:rsidRPr="009F1B7D" w:rsidDel="0058493D" w:rsidRDefault="00F86237" w:rsidP="00011096">
            <w:pPr>
              <w:pStyle w:val="XML2"/>
              <w:rPr>
                <w:del w:id="6463" w:author="Thomas Dietz" w:date="2012-08-13T13:50:00Z"/>
              </w:rPr>
            </w:pPr>
            <w:del w:id="6464" w:author="Thomas Dietz" w:date="2012-08-13T13:50:00Z">
              <w:r w:rsidRPr="009F1B7D" w:rsidDel="0058493D">
                <w:delText>&lt;xs:restriction base="xs:string"&gt;</w:delText>
              </w:r>
            </w:del>
          </w:p>
          <w:p w14:paraId="4AC197BB" w14:textId="03E50E5B" w:rsidR="00F86237" w:rsidRPr="009F1B7D" w:rsidDel="0058493D" w:rsidRDefault="00F86237" w:rsidP="00011096">
            <w:pPr>
              <w:pStyle w:val="XML3"/>
              <w:rPr>
                <w:del w:id="6465" w:author="Thomas Dietz" w:date="2012-08-13T13:50:00Z"/>
              </w:rPr>
            </w:pPr>
            <w:del w:id="6466" w:author="Thomas Dietz" w:date="2012-08-13T13:50:00Z">
              <w:r w:rsidRPr="009F1B7D" w:rsidDel="0058493D">
                <w:delText>&lt;xs:enumeration value="1.2"/&gt;</w:delText>
              </w:r>
            </w:del>
          </w:p>
          <w:p w14:paraId="7FE6C6AF" w14:textId="764610BA" w:rsidR="00F86237" w:rsidRPr="009F1B7D" w:rsidDel="0058493D" w:rsidRDefault="00F86237" w:rsidP="00011096">
            <w:pPr>
              <w:pStyle w:val="XML3"/>
              <w:rPr>
                <w:del w:id="6467" w:author="Thomas Dietz" w:date="2012-08-13T13:50:00Z"/>
              </w:rPr>
            </w:pPr>
            <w:del w:id="6468" w:author="Thomas Dietz" w:date="2012-08-13T13:50:00Z">
              <w:r w:rsidRPr="009F1B7D" w:rsidDel="0058493D">
                <w:delText>&lt;xs:enumeration value="1.1"/&gt;</w:delText>
              </w:r>
            </w:del>
          </w:p>
          <w:p w14:paraId="53611B0A" w14:textId="78FCA282" w:rsidR="00F86237" w:rsidRPr="009F1B7D" w:rsidDel="0058493D" w:rsidRDefault="00F86237" w:rsidP="00011096">
            <w:pPr>
              <w:pStyle w:val="XML3"/>
              <w:rPr>
                <w:del w:id="6469" w:author="Thomas Dietz" w:date="2012-08-13T13:50:00Z"/>
              </w:rPr>
            </w:pPr>
            <w:del w:id="6470" w:author="Thomas Dietz" w:date="2012-08-13T13:50:00Z">
              <w:r w:rsidRPr="009F1B7D" w:rsidDel="0058493D">
                <w:delText>&lt;xs:enumeration value="1.0"/&gt;</w:delText>
              </w:r>
            </w:del>
          </w:p>
          <w:p w14:paraId="4F572506" w14:textId="0EF3477F" w:rsidR="00F86237" w:rsidRPr="009F1B7D" w:rsidDel="0058493D" w:rsidRDefault="00F86237" w:rsidP="00011096">
            <w:pPr>
              <w:pStyle w:val="XML2"/>
              <w:rPr>
                <w:del w:id="6471" w:author="Thomas Dietz" w:date="2012-08-13T13:50:00Z"/>
              </w:rPr>
            </w:pPr>
            <w:del w:id="6472" w:author="Thomas Dietz" w:date="2012-08-13T13:50:00Z">
              <w:r w:rsidRPr="009F1B7D" w:rsidDel="0058493D">
                <w:delText>&lt;/xs:restriction&gt;</w:delText>
              </w:r>
            </w:del>
          </w:p>
          <w:p w14:paraId="49AAEE1E" w14:textId="77777777" w:rsidR="0058493D" w:rsidRDefault="00F86237" w:rsidP="0058493D">
            <w:pPr>
              <w:pStyle w:val="XML1"/>
              <w:rPr>
                <w:ins w:id="6473" w:author="Thomas Dietz" w:date="2012-08-13T13:50:00Z"/>
              </w:rPr>
            </w:pPr>
            <w:del w:id="6474" w:author="Thomas Dietz" w:date="2012-08-13T13:50:00Z">
              <w:r w:rsidRPr="009F1B7D" w:rsidDel="0058493D">
                <w:delText>&lt;/xs:simpleType&gt;</w:delText>
              </w:r>
              <w:r w:rsidRPr="009F1B7D" w:rsidDel="0058493D">
                <w:tab/>
              </w:r>
            </w:del>
            <w:ins w:id="6475" w:author="Thomas Dietz" w:date="2012-08-13T13:50:00Z">
              <w:r w:rsidR="0058493D">
                <w:t xml:space="preserve">  &lt;xs:group name="OFControllerType"&gt;</w:t>
              </w:r>
            </w:ins>
          </w:p>
          <w:p w14:paraId="3D7DE358" w14:textId="77777777" w:rsidR="0058493D" w:rsidRDefault="0058493D" w:rsidP="0058493D">
            <w:pPr>
              <w:pStyle w:val="XML1"/>
              <w:rPr>
                <w:ins w:id="6476" w:author="Thomas Dietz" w:date="2012-08-13T13:50:00Z"/>
              </w:rPr>
            </w:pPr>
            <w:ins w:id="6477" w:author="Thomas Dietz" w:date="2012-08-13T13:50:00Z">
              <w:r>
                <w:t xml:space="preserve">    &lt;xs:annotation&gt;</w:t>
              </w:r>
            </w:ins>
          </w:p>
          <w:p w14:paraId="218776C5" w14:textId="77777777" w:rsidR="0058493D" w:rsidRDefault="0058493D" w:rsidP="0058493D">
            <w:pPr>
              <w:pStyle w:val="XML1"/>
              <w:rPr>
                <w:ins w:id="6478" w:author="Thomas Dietz" w:date="2012-08-13T13:50:00Z"/>
              </w:rPr>
            </w:pPr>
            <w:ins w:id="6479" w:author="Thomas Dietz" w:date="2012-08-13T13:50:00Z">
              <w:r>
                <w:t xml:space="preserve">      &lt;xs:documentation&gt;</w:t>
              </w:r>
            </w:ins>
          </w:p>
          <w:p w14:paraId="64E42833" w14:textId="77777777" w:rsidR="0058493D" w:rsidRDefault="0058493D" w:rsidP="0058493D">
            <w:pPr>
              <w:pStyle w:val="XML1"/>
              <w:rPr>
                <w:ins w:id="6480" w:author="Thomas Dietz" w:date="2012-08-13T13:50:00Z"/>
              </w:rPr>
            </w:pPr>
            <w:ins w:id="6481" w:author="Thomas Dietz" w:date="2012-08-13T13:50:00Z">
              <w:r>
                <w:t xml:space="preserve">        This grouping specifies all properties of an</w:t>
              </w:r>
            </w:ins>
          </w:p>
          <w:p w14:paraId="1FE7150E" w14:textId="77777777" w:rsidR="0058493D" w:rsidRDefault="0058493D" w:rsidP="0058493D">
            <w:pPr>
              <w:pStyle w:val="XML1"/>
              <w:rPr>
                <w:ins w:id="6482" w:author="Thomas Dietz" w:date="2012-08-13T13:50:00Z"/>
              </w:rPr>
            </w:pPr>
            <w:ins w:id="6483" w:author="Thomas Dietz" w:date="2012-08-13T13:50:00Z">
              <w:r>
                <w:t xml:space="preserve">        OpenFlow Logical Switch Controller.</w:t>
              </w:r>
            </w:ins>
          </w:p>
          <w:p w14:paraId="7F1F7C78" w14:textId="77777777" w:rsidR="0058493D" w:rsidRDefault="0058493D" w:rsidP="0058493D">
            <w:pPr>
              <w:pStyle w:val="XML1"/>
              <w:rPr>
                <w:ins w:id="6484" w:author="Thomas Dietz" w:date="2012-08-13T13:50:00Z"/>
              </w:rPr>
            </w:pPr>
          </w:p>
          <w:p w14:paraId="75F7053F" w14:textId="77777777" w:rsidR="0058493D" w:rsidRDefault="0058493D" w:rsidP="0058493D">
            <w:pPr>
              <w:pStyle w:val="XML1"/>
              <w:rPr>
                <w:ins w:id="6485" w:author="Thomas Dietz" w:date="2012-08-13T13:50:00Z"/>
              </w:rPr>
            </w:pPr>
            <w:ins w:id="6486" w:author="Thomas Dietz" w:date="2012-08-13T13:50:00Z">
              <w:r>
                <w:t xml:space="preserve">        NETCONF &amp;lt;edit-config&amp;gt; operations MUST be implemented as </w:t>
              </w:r>
            </w:ins>
          </w:p>
          <w:p w14:paraId="20913341" w14:textId="77777777" w:rsidR="0058493D" w:rsidRDefault="0058493D" w:rsidP="0058493D">
            <w:pPr>
              <w:pStyle w:val="XML1"/>
              <w:rPr>
                <w:ins w:id="6487" w:author="Thomas Dietz" w:date="2012-08-13T13:50:00Z"/>
              </w:rPr>
            </w:pPr>
            <w:ins w:id="6488" w:author="Thomas Dietz" w:date="2012-08-13T13:50:00Z">
              <w:r>
                <w:t xml:space="preserve">        follows: </w:t>
              </w:r>
            </w:ins>
          </w:p>
          <w:p w14:paraId="7D6817B5" w14:textId="77777777" w:rsidR="0058493D" w:rsidRDefault="0058493D" w:rsidP="0058493D">
            <w:pPr>
              <w:pStyle w:val="XML1"/>
              <w:rPr>
                <w:ins w:id="6489" w:author="Thomas Dietz" w:date="2012-08-13T13:50:00Z"/>
              </w:rPr>
            </w:pPr>
          </w:p>
          <w:p w14:paraId="1D626574" w14:textId="77777777" w:rsidR="0058493D" w:rsidRDefault="0058493D" w:rsidP="0058493D">
            <w:pPr>
              <w:pStyle w:val="XML1"/>
              <w:rPr>
                <w:ins w:id="6490" w:author="Thomas Dietz" w:date="2012-08-13T13:50:00Z"/>
              </w:rPr>
            </w:pPr>
            <w:ins w:id="6491" w:author="Thomas Dietz" w:date="2012-08-13T13:50:00Z">
              <w:r>
                <w:t xml:space="preserve">        * The 'id' element MUST be present at all &amp;lt;edit-config&amp;gt;</w:t>
              </w:r>
            </w:ins>
          </w:p>
          <w:p w14:paraId="62DADFCA" w14:textId="77777777" w:rsidR="0058493D" w:rsidRDefault="0058493D" w:rsidP="0058493D">
            <w:pPr>
              <w:pStyle w:val="XML1"/>
              <w:rPr>
                <w:ins w:id="6492" w:author="Thomas Dietz" w:date="2012-08-13T13:50:00Z"/>
              </w:rPr>
            </w:pPr>
            <w:ins w:id="6493" w:author="Thomas Dietz" w:date="2012-08-13T13:50:00Z">
              <w:r>
                <w:t xml:space="preserve">        operations to identify the controller.</w:t>
              </w:r>
            </w:ins>
          </w:p>
          <w:p w14:paraId="01C8419F" w14:textId="77777777" w:rsidR="0058493D" w:rsidRDefault="0058493D" w:rsidP="0058493D">
            <w:pPr>
              <w:pStyle w:val="XML1"/>
              <w:rPr>
                <w:ins w:id="6494" w:author="Thomas Dietz" w:date="2012-08-13T13:50:00Z"/>
              </w:rPr>
            </w:pPr>
            <w:ins w:id="6495" w:author="Thomas Dietz" w:date="2012-08-13T13:50:00Z">
              <w:r>
                <w:t xml:space="preserve">        * If the operation is 'merge' or 'replace', the element is</w:t>
              </w:r>
            </w:ins>
          </w:p>
          <w:p w14:paraId="7A8A2030" w14:textId="77777777" w:rsidR="0058493D" w:rsidRDefault="0058493D" w:rsidP="0058493D">
            <w:pPr>
              <w:pStyle w:val="XML1"/>
              <w:rPr>
                <w:ins w:id="6496" w:author="Thomas Dietz" w:date="2012-08-13T13:50:00Z"/>
              </w:rPr>
            </w:pPr>
            <w:ins w:id="6497" w:author="Thomas Dietz" w:date="2012-08-13T13:50:00Z">
              <w:r>
                <w:t xml:space="preserve">        created if it does not exist, and its value is set to the</w:t>
              </w:r>
            </w:ins>
          </w:p>
          <w:p w14:paraId="2001D0D2" w14:textId="77777777" w:rsidR="0058493D" w:rsidRDefault="0058493D" w:rsidP="0058493D">
            <w:pPr>
              <w:pStyle w:val="XML1"/>
              <w:rPr>
                <w:ins w:id="6498" w:author="Thomas Dietz" w:date="2012-08-13T13:50:00Z"/>
              </w:rPr>
            </w:pPr>
            <w:ins w:id="6499" w:author="Thomas Dietz" w:date="2012-08-13T13:50:00Z">
              <w:r>
                <w:t xml:space="preserve">        value found in the XML RPC data.</w:t>
              </w:r>
            </w:ins>
          </w:p>
          <w:p w14:paraId="00B4CA9B" w14:textId="77777777" w:rsidR="0058493D" w:rsidRDefault="0058493D" w:rsidP="0058493D">
            <w:pPr>
              <w:pStyle w:val="XML1"/>
              <w:rPr>
                <w:ins w:id="6500" w:author="Thomas Dietz" w:date="2012-08-13T13:50:00Z"/>
              </w:rPr>
            </w:pPr>
            <w:ins w:id="6501" w:author="Thomas Dietz" w:date="2012-08-13T13:50:00Z">
              <w:r>
                <w:t xml:space="preserve">        * If the operation is 'create', the element is created if it</w:t>
              </w:r>
            </w:ins>
          </w:p>
          <w:p w14:paraId="32CD4645" w14:textId="77777777" w:rsidR="0058493D" w:rsidRDefault="0058493D" w:rsidP="0058493D">
            <w:pPr>
              <w:pStyle w:val="XML1"/>
              <w:rPr>
                <w:ins w:id="6502" w:author="Thomas Dietz" w:date="2012-08-13T13:50:00Z"/>
              </w:rPr>
            </w:pPr>
            <w:ins w:id="6503" w:author="Thomas Dietz" w:date="2012-08-13T13:50:00Z">
              <w:r>
                <w:t xml:space="preserve">        does not exist. If the element already exists, a</w:t>
              </w:r>
            </w:ins>
          </w:p>
          <w:p w14:paraId="080D941F" w14:textId="77777777" w:rsidR="0058493D" w:rsidRDefault="0058493D" w:rsidP="0058493D">
            <w:pPr>
              <w:pStyle w:val="XML1"/>
              <w:rPr>
                <w:ins w:id="6504" w:author="Thomas Dietz" w:date="2012-08-13T13:50:00Z"/>
              </w:rPr>
            </w:pPr>
            <w:ins w:id="6505" w:author="Thomas Dietz" w:date="2012-08-13T13:50:00Z">
              <w:r>
                <w:t xml:space="preserve">        'data</w:t>
              </w:r>
              <w:r>
                <w:rPr>
                  <w:rFonts w:ascii="MS Mincho" w:eastAsia="MS Mincho" w:hAnsi="MS Mincho" w:cs="MS Mincho" w:hint="eastAsia"/>
                </w:rPr>
                <w:t>‑</w:t>
              </w:r>
              <w:r>
                <w:t>exists' error is returned.</w:t>
              </w:r>
            </w:ins>
          </w:p>
          <w:p w14:paraId="0BF81A15" w14:textId="77777777" w:rsidR="0058493D" w:rsidRDefault="0058493D" w:rsidP="0058493D">
            <w:pPr>
              <w:pStyle w:val="XML1"/>
              <w:rPr>
                <w:ins w:id="6506" w:author="Thomas Dietz" w:date="2012-08-13T13:50:00Z"/>
              </w:rPr>
            </w:pPr>
            <w:ins w:id="6507" w:author="Thomas Dietz" w:date="2012-08-13T13:50:00Z">
              <w:r>
                <w:t xml:space="preserve">        * If the operation is 'delete', the element is deleted if it</w:t>
              </w:r>
            </w:ins>
          </w:p>
          <w:p w14:paraId="480D44EC" w14:textId="77777777" w:rsidR="0058493D" w:rsidRDefault="0058493D" w:rsidP="0058493D">
            <w:pPr>
              <w:pStyle w:val="XML1"/>
              <w:rPr>
                <w:ins w:id="6508" w:author="Thomas Dietz" w:date="2012-08-13T13:50:00Z"/>
              </w:rPr>
            </w:pPr>
            <w:ins w:id="6509" w:author="Thomas Dietz" w:date="2012-08-13T13:50:00Z">
              <w:r>
                <w:t xml:space="preserve">        exists. If the element does not exist, a 'data</w:t>
              </w:r>
              <w:r>
                <w:rPr>
                  <w:rFonts w:ascii="MS Mincho" w:eastAsia="MS Mincho" w:hAnsi="MS Mincho" w:cs="MS Mincho" w:hint="eastAsia"/>
                </w:rPr>
                <w:t>‑</w:t>
              </w:r>
              <w:r>
                <w:t>missing'</w:t>
              </w:r>
            </w:ins>
          </w:p>
          <w:p w14:paraId="4019F726" w14:textId="77777777" w:rsidR="0058493D" w:rsidRDefault="0058493D" w:rsidP="0058493D">
            <w:pPr>
              <w:pStyle w:val="XML1"/>
              <w:rPr>
                <w:ins w:id="6510" w:author="Thomas Dietz" w:date="2012-08-13T13:50:00Z"/>
              </w:rPr>
            </w:pPr>
            <w:ins w:id="6511" w:author="Thomas Dietz" w:date="2012-08-13T13:50:00Z">
              <w:r>
                <w:t xml:space="preserve">        error is returned.</w:t>
              </w:r>
            </w:ins>
          </w:p>
          <w:p w14:paraId="3F2B5422" w14:textId="77777777" w:rsidR="0058493D" w:rsidRDefault="0058493D" w:rsidP="0058493D">
            <w:pPr>
              <w:pStyle w:val="XML1"/>
              <w:rPr>
                <w:ins w:id="6512" w:author="Thomas Dietz" w:date="2012-08-13T13:50:00Z"/>
              </w:rPr>
            </w:pPr>
            <w:ins w:id="6513" w:author="Thomas Dietz" w:date="2012-08-13T13:50:00Z">
              <w:r>
                <w:t xml:space="preserve">      &lt;/xs:documentation&gt;</w:t>
              </w:r>
            </w:ins>
          </w:p>
          <w:p w14:paraId="7C476255" w14:textId="77777777" w:rsidR="0058493D" w:rsidRDefault="0058493D" w:rsidP="0058493D">
            <w:pPr>
              <w:pStyle w:val="XML1"/>
              <w:rPr>
                <w:ins w:id="6514" w:author="Thomas Dietz" w:date="2012-08-13T13:50:00Z"/>
              </w:rPr>
            </w:pPr>
            <w:ins w:id="6515" w:author="Thomas Dietz" w:date="2012-08-13T13:50:00Z">
              <w:r>
                <w:t xml:space="preserve">    &lt;/xs:annotation&gt;</w:t>
              </w:r>
            </w:ins>
          </w:p>
          <w:p w14:paraId="599449BE" w14:textId="77777777" w:rsidR="0058493D" w:rsidRDefault="0058493D" w:rsidP="0058493D">
            <w:pPr>
              <w:pStyle w:val="XML1"/>
              <w:rPr>
                <w:ins w:id="6516" w:author="Thomas Dietz" w:date="2012-08-13T13:50:00Z"/>
              </w:rPr>
            </w:pPr>
          </w:p>
          <w:p w14:paraId="28DDE966" w14:textId="77777777" w:rsidR="0058493D" w:rsidRDefault="0058493D" w:rsidP="0058493D">
            <w:pPr>
              <w:pStyle w:val="XML1"/>
              <w:rPr>
                <w:ins w:id="6517" w:author="Thomas Dietz" w:date="2012-08-13T13:50:00Z"/>
              </w:rPr>
            </w:pPr>
            <w:ins w:id="6518" w:author="Thomas Dietz" w:date="2012-08-13T13:50:00Z">
              <w:r>
                <w:t xml:space="preserve">    &lt;xs:sequence&gt;</w:t>
              </w:r>
            </w:ins>
          </w:p>
          <w:p w14:paraId="644FACB1" w14:textId="77777777" w:rsidR="0058493D" w:rsidRDefault="0058493D" w:rsidP="0058493D">
            <w:pPr>
              <w:pStyle w:val="XML1"/>
              <w:rPr>
                <w:ins w:id="6519" w:author="Thomas Dietz" w:date="2012-08-13T13:50:00Z"/>
              </w:rPr>
            </w:pPr>
            <w:ins w:id="6520" w:author="Thomas Dietz" w:date="2012-08-13T13:50:00Z">
              <w:r>
                <w:t xml:space="preserve">      &lt;xs:element name="id"  type="OFConfigId"&gt;</w:t>
              </w:r>
            </w:ins>
          </w:p>
          <w:p w14:paraId="5FA0FCCF" w14:textId="77777777" w:rsidR="0058493D" w:rsidRDefault="0058493D" w:rsidP="0058493D">
            <w:pPr>
              <w:pStyle w:val="XML1"/>
              <w:rPr>
                <w:ins w:id="6521" w:author="Thomas Dietz" w:date="2012-08-13T13:50:00Z"/>
              </w:rPr>
            </w:pPr>
            <w:ins w:id="6522" w:author="Thomas Dietz" w:date="2012-08-13T13:50:00Z">
              <w:r>
                <w:t xml:space="preserve">        &lt;xs:annotation&gt;</w:t>
              </w:r>
            </w:ins>
          </w:p>
          <w:p w14:paraId="3E0F6A5D" w14:textId="77777777" w:rsidR="0058493D" w:rsidRDefault="0058493D" w:rsidP="0058493D">
            <w:pPr>
              <w:pStyle w:val="XML1"/>
              <w:rPr>
                <w:ins w:id="6523" w:author="Thomas Dietz" w:date="2012-08-13T13:50:00Z"/>
              </w:rPr>
            </w:pPr>
            <w:ins w:id="6524" w:author="Thomas Dietz" w:date="2012-08-13T13:50:00Z">
              <w:r>
                <w:t xml:space="preserve">          &lt;xs:documentation&gt;</w:t>
              </w:r>
            </w:ins>
          </w:p>
          <w:p w14:paraId="70705177" w14:textId="77777777" w:rsidR="0058493D" w:rsidRDefault="0058493D" w:rsidP="0058493D">
            <w:pPr>
              <w:pStyle w:val="XML1"/>
              <w:rPr>
                <w:ins w:id="6525" w:author="Thomas Dietz" w:date="2012-08-13T13:50:00Z"/>
              </w:rPr>
            </w:pPr>
            <w:ins w:id="6526" w:author="Thomas Dietz" w:date="2012-08-13T13:50:00Z">
              <w:r>
                <w:t xml:space="preserve">            A unique but locally arbitrary identifier that</w:t>
              </w:r>
            </w:ins>
          </w:p>
          <w:p w14:paraId="1FF240B6" w14:textId="77777777" w:rsidR="0058493D" w:rsidRDefault="0058493D" w:rsidP="0058493D">
            <w:pPr>
              <w:pStyle w:val="XML1"/>
              <w:rPr>
                <w:ins w:id="6527" w:author="Thomas Dietz" w:date="2012-08-13T13:50:00Z"/>
              </w:rPr>
            </w:pPr>
            <w:ins w:id="6528" w:author="Thomas Dietz" w:date="2012-08-13T13:50:00Z">
              <w:r>
                <w:t xml:space="preserve">            uniquely identifies an OpenFlow Controller within the</w:t>
              </w:r>
            </w:ins>
          </w:p>
          <w:p w14:paraId="2BA950F9" w14:textId="77777777" w:rsidR="0058493D" w:rsidRDefault="0058493D" w:rsidP="0058493D">
            <w:pPr>
              <w:pStyle w:val="XML1"/>
              <w:rPr>
                <w:ins w:id="6529" w:author="Thomas Dietz" w:date="2012-08-13T13:50:00Z"/>
              </w:rPr>
            </w:pPr>
            <w:ins w:id="6530" w:author="Thomas Dietz" w:date="2012-08-13T13:50:00Z">
              <w:r>
                <w:t xml:space="preserve">            context of an OpenFlow Capable Switch.  It MUST be</w:t>
              </w:r>
            </w:ins>
          </w:p>
          <w:p w14:paraId="1994258B" w14:textId="77777777" w:rsidR="0058493D" w:rsidRDefault="0058493D" w:rsidP="0058493D">
            <w:pPr>
              <w:pStyle w:val="XML1"/>
              <w:rPr>
                <w:ins w:id="6531" w:author="Thomas Dietz" w:date="2012-08-13T13:50:00Z"/>
              </w:rPr>
            </w:pPr>
            <w:ins w:id="6532" w:author="Thomas Dietz" w:date="2012-08-13T13:50:00Z">
              <w:r>
                <w:t xml:space="preserve">            persistent across reboots of the OpenFlow Capable Switch.</w:t>
              </w:r>
            </w:ins>
          </w:p>
          <w:p w14:paraId="63710B1A" w14:textId="77777777" w:rsidR="0058493D" w:rsidRDefault="0058493D" w:rsidP="0058493D">
            <w:pPr>
              <w:pStyle w:val="XML1"/>
              <w:rPr>
                <w:ins w:id="6533" w:author="Thomas Dietz" w:date="2012-08-13T13:50:00Z"/>
              </w:rPr>
            </w:pPr>
          </w:p>
          <w:p w14:paraId="02C3DAD6" w14:textId="77777777" w:rsidR="0058493D" w:rsidRDefault="0058493D" w:rsidP="0058493D">
            <w:pPr>
              <w:pStyle w:val="XML1"/>
              <w:rPr>
                <w:ins w:id="6534" w:author="Thomas Dietz" w:date="2012-08-13T13:50:00Z"/>
              </w:rPr>
            </w:pPr>
            <w:ins w:id="6535" w:author="Thomas Dietz" w:date="2012-08-13T13:50:00Z">
              <w:r>
                <w:t xml:space="preserve">            This element MUST be present to identify the OpenFlow</w:t>
              </w:r>
            </w:ins>
          </w:p>
          <w:p w14:paraId="2EAEF6EB" w14:textId="77777777" w:rsidR="0058493D" w:rsidRDefault="0058493D" w:rsidP="0058493D">
            <w:pPr>
              <w:pStyle w:val="XML1"/>
              <w:rPr>
                <w:ins w:id="6536" w:author="Thomas Dietz" w:date="2012-08-13T13:50:00Z"/>
              </w:rPr>
            </w:pPr>
            <w:ins w:id="6537" w:author="Thomas Dietz" w:date="2012-08-13T13:50:00Z">
              <w:r>
                <w:t xml:space="preserve">            controller.</w:t>
              </w:r>
            </w:ins>
          </w:p>
          <w:p w14:paraId="0943718A" w14:textId="77777777" w:rsidR="0058493D" w:rsidRDefault="0058493D" w:rsidP="0058493D">
            <w:pPr>
              <w:pStyle w:val="XML1"/>
              <w:rPr>
                <w:ins w:id="6538" w:author="Thomas Dietz" w:date="2012-08-13T13:50:00Z"/>
              </w:rPr>
            </w:pPr>
            <w:ins w:id="6539" w:author="Thomas Dietz" w:date="2012-08-13T13:50:00Z">
              <w:r>
                <w:t xml:space="preserve">          &lt;/xs:documentation&gt;</w:t>
              </w:r>
            </w:ins>
          </w:p>
          <w:p w14:paraId="7B676F48" w14:textId="77777777" w:rsidR="0058493D" w:rsidRDefault="0058493D" w:rsidP="0058493D">
            <w:pPr>
              <w:pStyle w:val="XML1"/>
              <w:rPr>
                <w:ins w:id="6540" w:author="Thomas Dietz" w:date="2012-08-13T13:50:00Z"/>
              </w:rPr>
            </w:pPr>
            <w:ins w:id="6541" w:author="Thomas Dietz" w:date="2012-08-13T13:50:00Z">
              <w:r>
                <w:t xml:space="preserve">        &lt;/xs:annotation&gt;</w:t>
              </w:r>
            </w:ins>
          </w:p>
          <w:p w14:paraId="4A25072E" w14:textId="77777777" w:rsidR="0058493D" w:rsidRDefault="0058493D" w:rsidP="0058493D">
            <w:pPr>
              <w:pStyle w:val="XML1"/>
              <w:rPr>
                <w:ins w:id="6542" w:author="Thomas Dietz" w:date="2012-08-13T13:50:00Z"/>
              </w:rPr>
            </w:pPr>
            <w:ins w:id="6543" w:author="Thomas Dietz" w:date="2012-08-13T13:50:00Z">
              <w:r>
                <w:t xml:space="preserve">      &lt;/xs:element&gt;</w:t>
              </w:r>
            </w:ins>
          </w:p>
          <w:p w14:paraId="09914A74" w14:textId="77777777" w:rsidR="0058493D" w:rsidRDefault="0058493D" w:rsidP="0058493D">
            <w:pPr>
              <w:pStyle w:val="XML1"/>
              <w:rPr>
                <w:ins w:id="6544" w:author="Thomas Dietz" w:date="2012-08-13T13:50:00Z"/>
              </w:rPr>
            </w:pPr>
            <w:ins w:id="6545" w:author="Thomas Dietz" w:date="2012-08-13T13:50:00Z">
              <w:r>
                <w:t xml:space="preserve">      &lt;xs:element name="role"&gt;</w:t>
              </w:r>
            </w:ins>
          </w:p>
          <w:p w14:paraId="25E1F658" w14:textId="77777777" w:rsidR="0058493D" w:rsidRDefault="0058493D" w:rsidP="0058493D">
            <w:pPr>
              <w:pStyle w:val="XML1"/>
              <w:rPr>
                <w:ins w:id="6546" w:author="Thomas Dietz" w:date="2012-08-13T13:50:00Z"/>
              </w:rPr>
            </w:pPr>
            <w:ins w:id="6547" w:author="Thomas Dietz" w:date="2012-08-13T13:50:00Z">
              <w:r>
                <w:t xml:space="preserve">        &lt;xs:annotation&gt;</w:t>
              </w:r>
            </w:ins>
          </w:p>
          <w:p w14:paraId="68B45C44" w14:textId="77777777" w:rsidR="0058493D" w:rsidRDefault="0058493D" w:rsidP="0058493D">
            <w:pPr>
              <w:pStyle w:val="XML1"/>
              <w:rPr>
                <w:ins w:id="6548" w:author="Thomas Dietz" w:date="2012-08-13T13:50:00Z"/>
              </w:rPr>
            </w:pPr>
            <w:ins w:id="6549" w:author="Thomas Dietz" w:date="2012-08-13T13:50:00Z">
              <w:r>
                <w:t xml:space="preserve">          &lt;xs:documentation&gt;</w:t>
              </w:r>
            </w:ins>
          </w:p>
          <w:p w14:paraId="6A4495C9" w14:textId="77777777" w:rsidR="0058493D" w:rsidRDefault="0058493D" w:rsidP="0058493D">
            <w:pPr>
              <w:pStyle w:val="XML1"/>
              <w:rPr>
                <w:ins w:id="6550" w:author="Thomas Dietz" w:date="2012-08-13T13:50:00Z"/>
              </w:rPr>
            </w:pPr>
            <w:ins w:id="6551" w:author="Thomas Dietz" w:date="2012-08-13T13:50:00Z">
              <w:r>
                <w:t xml:space="preserve">            This element indicates the role of the OpenFlow </w:t>
              </w:r>
            </w:ins>
          </w:p>
          <w:p w14:paraId="64332E3D" w14:textId="77777777" w:rsidR="0058493D" w:rsidRDefault="0058493D" w:rsidP="0058493D">
            <w:pPr>
              <w:pStyle w:val="XML1"/>
              <w:rPr>
                <w:ins w:id="6552" w:author="Thomas Dietz" w:date="2012-08-13T13:50:00Z"/>
              </w:rPr>
            </w:pPr>
            <w:ins w:id="6553" w:author="Thomas Dietz" w:date="2012-08-13T13:50:00Z">
              <w:r>
                <w:t xml:space="preserve">            Controller.  Semantics of these roles are specified in the </w:t>
              </w:r>
            </w:ins>
          </w:p>
          <w:p w14:paraId="1A81BB6B" w14:textId="77777777" w:rsidR="0058493D" w:rsidRDefault="0058493D" w:rsidP="0058493D">
            <w:pPr>
              <w:pStyle w:val="XML1"/>
              <w:rPr>
                <w:ins w:id="6554" w:author="Thomas Dietz" w:date="2012-08-13T13:50:00Z"/>
              </w:rPr>
            </w:pPr>
            <w:ins w:id="6555" w:author="Thomas Dietz" w:date="2012-08-13T13:50:00Z">
              <w:r>
                <w:t xml:space="preserve">            OpenFlow specifications 1.0 - 1.3.1.  It is RECOMMENDED</w:t>
              </w:r>
            </w:ins>
          </w:p>
          <w:p w14:paraId="7DFFC8DD" w14:textId="77777777" w:rsidR="0058493D" w:rsidRDefault="0058493D" w:rsidP="0058493D">
            <w:pPr>
              <w:pStyle w:val="XML1"/>
              <w:rPr>
                <w:ins w:id="6556" w:author="Thomas Dietz" w:date="2012-08-13T13:50:00Z"/>
              </w:rPr>
            </w:pPr>
            <w:ins w:id="6557" w:author="Thomas Dietz" w:date="2012-08-13T13:50:00Z">
              <w:r>
                <w:t xml:space="preserve">            that the roles of controllers are not configured by</w:t>
              </w:r>
            </w:ins>
          </w:p>
          <w:p w14:paraId="58C9D40C" w14:textId="77777777" w:rsidR="0058493D" w:rsidRDefault="0058493D" w:rsidP="0058493D">
            <w:pPr>
              <w:pStyle w:val="XML1"/>
              <w:rPr>
                <w:ins w:id="6558" w:author="Thomas Dietz" w:date="2012-08-13T13:50:00Z"/>
              </w:rPr>
            </w:pPr>
            <w:ins w:id="6559" w:author="Thomas Dietz" w:date="2012-08-13T13:50:00Z">
              <w:r>
                <w:lastRenderedPageBreak/>
                <w:t xml:space="preserve">            OF-CONFIG 1.1.1 but determined using the OpenFlow protocol.</w:t>
              </w:r>
            </w:ins>
          </w:p>
          <w:p w14:paraId="51D8C3AC" w14:textId="77777777" w:rsidR="0058493D" w:rsidRDefault="0058493D" w:rsidP="0058493D">
            <w:pPr>
              <w:pStyle w:val="XML1"/>
              <w:rPr>
                <w:ins w:id="6560" w:author="Thomas Dietz" w:date="2012-08-13T13:50:00Z"/>
              </w:rPr>
            </w:pPr>
            <w:ins w:id="6561" w:author="Thomas Dietz" w:date="2012-08-13T13:50:00Z">
              <w:r>
                <w:t xml:space="preserve">            OpenFlow Controllers configured by OF-CONFIG 1.1.1 have the</w:t>
              </w:r>
            </w:ins>
          </w:p>
          <w:p w14:paraId="03D78C3B" w14:textId="77777777" w:rsidR="0058493D" w:rsidRDefault="0058493D" w:rsidP="0058493D">
            <w:pPr>
              <w:pStyle w:val="XML1"/>
              <w:rPr>
                <w:ins w:id="6562" w:author="Thomas Dietz" w:date="2012-08-13T13:50:00Z"/>
              </w:rPr>
            </w:pPr>
            <w:ins w:id="6563" w:author="Thomas Dietz" w:date="2012-08-13T13:50:00Z">
              <w:r>
                <w:t xml:space="preserve">            default role 'equal'.  A role other than 'equal' MAY be</w:t>
              </w:r>
            </w:ins>
          </w:p>
          <w:p w14:paraId="7F2B78BD" w14:textId="77777777" w:rsidR="0058493D" w:rsidRDefault="0058493D" w:rsidP="0058493D">
            <w:pPr>
              <w:pStyle w:val="XML1"/>
              <w:rPr>
                <w:ins w:id="6564" w:author="Thomas Dietz" w:date="2012-08-13T13:50:00Z"/>
              </w:rPr>
            </w:pPr>
            <w:ins w:id="6565" w:author="Thomas Dietz" w:date="2012-08-13T13:50:00Z">
              <w:r>
                <w:t xml:space="preserve">            assigned to a controller.  Roles 'slave' and 'equal' MAY be</w:t>
              </w:r>
            </w:ins>
          </w:p>
          <w:p w14:paraId="41C3EB89" w14:textId="77777777" w:rsidR="0058493D" w:rsidRDefault="0058493D" w:rsidP="0058493D">
            <w:pPr>
              <w:pStyle w:val="XML1"/>
              <w:rPr>
                <w:ins w:id="6566" w:author="Thomas Dietz" w:date="2012-08-13T13:50:00Z"/>
              </w:rPr>
            </w:pPr>
            <w:ins w:id="6567" w:author="Thomas Dietz" w:date="2012-08-13T13:50:00Z">
              <w:r>
                <w:t xml:space="preserve">            assigned to multiple controllers.  Role 'master' MUST NOT</w:t>
              </w:r>
            </w:ins>
          </w:p>
          <w:p w14:paraId="142FD0CC" w14:textId="77777777" w:rsidR="0058493D" w:rsidRDefault="0058493D" w:rsidP="0058493D">
            <w:pPr>
              <w:pStyle w:val="XML1"/>
              <w:rPr>
                <w:ins w:id="6568" w:author="Thomas Dietz" w:date="2012-08-13T13:50:00Z"/>
              </w:rPr>
            </w:pPr>
            <w:ins w:id="6569" w:author="Thomas Dietz" w:date="2012-08-13T13:50:00Z">
              <w:r>
                <w:t xml:space="preserve">            be assigned to more than one controller.</w:t>
              </w:r>
            </w:ins>
          </w:p>
          <w:p w14:paraId="0969D66A" w14:textId="77777777" w:rsidR="0058493D" w:rsidRDefault="0058493D" w:rsidP="0058493D">
            <w:pPr>
              <w:pStyle w:val="XML1"/>
              <w:rPr>
                <w:ins w:id="6570" w:author="Thomas Dietz" w:date="2012-08-13T13:50:00Z"/>
              </w:rPr>
            </w:pPr>
          </w:p>
          <w:p w14:paraId="3C534BBE" w14:textId="77777777" w:rsidR="0058493D" w:rsidRDefault="0058493D" w:rsidP="0058493D">
            <w:pPr>
              <w:pStyle w:val="XML1"/>
              <w:rPr>
                <w:ins w:id="6571" w:author="Thomas Dietz" w:date="2012-08-13T13:50:00Z"/>
              </w:rPr>
            </w:pPr>
            <w:ins w:id="6572" w:author="Thomas Dietz" w:date="2012-08-13T13:50:00Z">
              <w:r>
                <w:t xml:space="preserve">            This element is optional. If this element is not present it</w:t>
              </w:r>
            </w:ins>
          </w:p>
          <w:p w14:paraId="628D8A71" w14:textId="77777777" w:rsidR="0058493D" w:rsidRDefault="0058493D" w:rsidP="0058493D">
            <w:pPr>
              <w:pStyle w:val="XML1"/>
              <w:rPr>
                <w:ins w:id="6573" w:author="Thomas Dietz" w:date="2012-08-13T13:50:00Z"/>
              </w:rPr>
            </w:pPr>
            <w:ins w:id="6574" w:author="Thomas Dietz" w:date="2012-08-13T13:50:00Z">
              <w:r>
                <w:t xml:space="preserve">            defaults to 'equal'.</w:t>
              </w:r>
            </w:ins>
          </w:p>
          <w:p w14:paraId="6B0509C2" w14:textId="77777777" w:rsidR="0058493D" w:rsidRDefault="0058493D" w:rsidP="0058493D">
            <w:pPr>
              <w:pStyle w:val="XML1"/>
              <w:rPr>
                <w:ins w:id="6575" w:author="Thomas Dietz" w:date="2012-08-13T13:50:00Z"/>
              </w:rPr>
            </w:pPr>
            <w:ins w:id="6576" w:author="Thomas Dietz" w:date="2012-08-13T13:50:00Z">
              <w:r>
                <w:t xml:space="preserve">          &lt;/xs:documentation&gt;</w:t>
              </w:r>
            </w:ins>
          </w:p>
          <w:p w14:paraId="3B544938" w14:textId="77777777" w:rsidR="0058493D" w:rsidRDefault="0058493D" w:rsidP="0058493D">
            <w:pPr>
              <w:pStyle w:val="XML1"/>
              <w:rPr>
                <w:ins w:id="6577" w:author="Thomas Dietz" w:date="2012-08-13T13:50:00Z"/>
              </w:rPr>
            </w:pPr>
            <w:ins w:id="6578" w:author="Thomas Dietz" w:date="2012-08-13T13:50:00Z">
              <w:r>
                <w:t xml:space="preserve">        &lt;/xs:annotation&gt;</w:t>
              </w:r>
            </w:ins>
          </w:p>
          <w:p w14:paraId="2B89B8D8" w14:textId="77777777" w:rsidR="0058493D" w:rsidRDefault="0058493D" w:rsidP="0058493D">
            <w:pPr>
              <w:pStyle w:val="XML1"/>
              <w:rPr>
                <w:ins w:id="6579" w:author="Thomas Dietz" w:date="2012-08-13T13:50:00Z"/>
              </w:rPr>
            </w:pPr>
            <w:ins w:id="6580" w:author="Thomas Dietz" w:date="2012-08-13T13:50:00Z">
              <w:r>
                <w:t xml:space="preserve">        &lt;xs:simpleType&gt;</w:t>
              </w:r>
            </w:ins>
          </w:p>
          <w:p w14:paraId="5D850597" w14:textId="77777777" w:rsidR="0058493D" w:rsidRDefault="0058493D" w:rsidP="0058493D">
            <w:pPr>
              <w:pStyle w:val="XML1"/>
              <w:rPr>
                <w:ins w:id="6581" w:author="Thomas Dietz" w:date="2012-08-13T13:50:00Z"/>
              </w:rPr>
            </w:pPr>
            <w:ins w:id="6582" w:author="Thomas Dietz" w:date="2012-08-13T13:50:00Z">
              <w:r>
                <w:t xml:space="preserve">          &lt;xs:restriction base="xs:string"&gt;</w:t>
              </w:r>
            </w:ins>
          </w:p>
          <w:p w14:paraId="53346ADD" w14:textId="77777777" w:rsidR="0058493D" w:rsidRDefault="0058493D" w:rsidP="0058493D">
            <w:pPr>
              <w:pStyle w:val="XML1"/>
              <w:rPr>
                <w:ins w:id="6583" w:author="Thomas Dietz" w:date="2012-08-13T13:50:00Z"/>
              </w:rPr>
            </w:pPr>
            <w:ins w:id="6584" w:author="Thomas Dietz" w:date="2012-08-13T13:50:00Z">
              <w:r>
                <w:t xml:space="preserve">            &lt;xs:enumeration value="master"/&gt;</w:t>
              </w:r>
            </w:ins>
          </w:p>
          <w:p w14:paraId="1CF4878A" w14:textId="77777777" w:rsidR="0058493D" w:rsidRDefault="0058493D" w:rsidP="0058493D">
            <w:pPr>
              <w:pStyle w:val="XML1"/>
              <w:rPr>
                <w:ins w:id="6585" w:author="Thomas Dietz" w:date="2012-08-13T13:50:00Z"/>
              </w:rPr>
            </w:pPr>
            <w:ins w:id="6586" w:author="Thomas Dietz" w:date="2012-08-13T13:50:00Z">
              <w:r>
                <w:t xml:space="preserve">            &lt;xs:enumeration value="slave"/&gt;</w:t>
              </w:r>
            </w:ins>
          </w:p>
          <w:p w14:paraId="6C007825" w14:textId="77777777" w:rsidR="0058493D" w:rsidRDefault="0058493D" w:rsidP="0058493D">
            <w:pPr>
              <w:pStyle w:val="XML1"/>
              <w:rPr>
                <w:ins w:id="6587" w:author="Thomas Dietz" w:date="2012-08-13T13:50:00Z"/>
              </w:rPr>
            </w:pPr>
            <w:ins w:id="6588" w:author="Thomas Dietz" w:date="2012-08-13T13:50:00Z">
              <w:r>
                <w:t xml:space="preserve">            &lt;xs:enumeration value="equal"/&gt;</w:t>
              </w:r>
            </w:ins>
          </w:p>
          <w:p w14:paraId="690E1A6D" w14:textId="77777777" w:rsidR="0058493D" w:rsidRDefault="0058493D" w:rsidP="0058493D">
            <w:pPr>
              <w:pStyle w:val="XML1"/>
              <w:rPr>
                <w:ins w:id="6589" w:author="Thomas Dietz" w:date="2012-08-13T13:50:00Z"/>
              </w:rPr>
            </w:pPr>
            <w:ins w:id="6590" w:author="Thomas Dietz" w:date="2012-08-13T13:50:00Z">
              <w:r>
                <w:t xml:space="preserve">          &lt;/xs:restriction&gt;</w:t>
              </w:r>
            </w:ins>
          </w:p>
          <w:p w14:paraId="5D18B285" w14:textId="77777777" w:rsidR="0058493D" w:rsidRDefault="0058493D" w:rsidP="0058493D">
            <w:pPr>
              <w:pStyle w:val="XML1"/>
              <w:rPr>
                <w:ins w:id="6591" w:author="Thomas Dietz" w:date="2012-08-13T13:50:00Z"/>
              </w:rPr>
            </w:pPr>
            <w:ins w:id="6592" w:author="Thomas Dietz" w:date="2012-08-13T13:50:00Z">
              <w:r>
                <w:t xml:space="preserve">        &lt;/xs:simpleType&gt;</w:t>
              </w:r>
            </w:ins>
          </w:p>
          <w:p w14:paraId="178579E0" w14:textId="77777777" w:rsidR="0058493D" w:rsidRDefault="0058493D" w:rsidP="0058493D">
            <w:pPr>
              <w:pStyle w:val="XML1"/>
              <w:rPr>
                <w:ins w:id="6593" w:author="Thomas Dietz" w:date="2012-08-13T13:50:00Z"/>
              </w:rPr>
            </w:pPr>
            <w:ins w:id="6594" w:author="Thomas Dietz" w:date="2012-08-13T13:50:00Z">
              <w:r>
                <w:t xml:space="preserve">      &lt;/xs:element&gt;</w:t>
              </w:r>
            </w:ins>
          </w:p>
          <w:p w14:paraId="76A14CE1" w14:textId="77777777" w:rsidR="0058493D" w:rsidRDefault="0058493D" w:rsidP="0058493D">
            <w:pPr>
              <w:pStyle w:val="XML1"/>
              <w:rPr>
                <w:ins w:id="6595" w:author="Thomas Dietz" w:date="2012-08-13T13:50:00Z"/>
              </w:rPr>
            </w:pPr>
            <w:ins w:id="6596" w:author="Thomas Dietz" w:date="2012-08-13T13:50:00Z">
              <w:r>
                <w:t xml:space="preserve">      &lt;xs:element name="ip-address"  type="inet:ip-address"&gt;</w:t>
              </w:r>
            </w:ins>
          </w:p>
          <w:p w14:paraId="250F5105" w14:textId="77777777" w:rsidR="0058493D" w:rsidRDefault="0058493D" w:rsidP="0058493D">
            <w:pPr>
              <w:pStyle w:val="XML1"/>
              <w:rPr>
                <w:ins w:id="6597" w:author="Thomas Dietz" w:date="2012-08-13T13:50:00Z"/>
              </w:rPr>
            </w:pPr>
            <w:ins w:id="6598" w:author="Thomas Dietz" w:date="2012-08-13T13:50:00Z">
              <w:r>
                <w:t xml:space="preserve">        &lt;xs:annotation&gt;</w:t>
              </w:r>
            </w:ins>
          </w:p>
          <w:p w14:paraId="57A3FB44" w14:textId="77777777" w:rsidR="0058493D" w:rsidRDefault="0058493D" w:rsidP="0058493D">
            <w:pPr>
              <w:pStyle w:val="XML1"/>
              <w:rPr>
                <w:ins w:id="6599" w:author="Thomas Dietz" w:date="2012-08-13T13:50:00Z"/>
              </w:rPr>
            </w:pPr>
            <w:ins w:id="6600" w:author="Thomas Dietz" w:date="2012-08-13T13:50:00Z">
              <w:r>
                <w:t xml:space="preserve">          &lt;xs:documentation&gt;</w:t>
              </w:r>
            </w:ins>
          </w:p>
          <w:p w14:paraId="48EB405C" w14:textId="77777777" w:rsidR="0058493D" w:rsidRDefault="0058493D" w:rsidP="0058493D">
            <w:pPr>
              <w:pStyle w:val="XML1"/>
              <w:rPr>
                <w:ins w:id="6601" w:author="Thomas Dietz" w:date="2012-08-13T13:50:00Z"/>
              </w:rPr>
            </w:pPr>
            <w:ins w:id="6602" w:author="Thomas Dietz" w:date="2012-08-13T13:50:00Z">
              <w:r>
                <w:t xml:space="preserve">            The IP address of the OpenFlow Controller.  This</w:t>
              </w:r>
            </w:ins>
          </w:p>
          <w:p w14:paraId="0410EF67" w14:textId="77777777" w:rsidR="0058493D" w:rsidRDefault="0058493D" w:rsidP="0058493D">
            <w:pPr>
              <w:pStyle w:val="XML1"/>
              <w:rPr>
                <w:ins w:id="6603" w:author="Thomas Dietz" w:date="2012-08-13T13:50:00Z"/>
              </w:rPr>
            </w:pPr>
            <w:ins w:id="6604" w:author="Thomas Dietz" w:date="2012-08-13T13:50:00Z">
              <w:r>
                <w:t xml:space="preserve">            IP address is used by the OpenFlow Logical Switch when</w:t>
              </w:r>
            </w:ins>
          </w:p>
          <w:p w14:paraId="18BCFE10" w14:textId="77777777" w:rsidR="0058493D" w:rsidRDefault="0058493D" w:rsidP="0058493D">
            <w:pPr>
              <w:pStyle w:val="XML1"/>
              <w:rPr>
                <w:ins w:id="6605" w:author="Thomas Dietz" w:date="2012-08-13T13:50:00Z"/>
              </w:rPr>
            </w:pPr>
            <w:ins w:id="6606" w:author="Thomas Dietz" w:date="2012-08-13T13:50:00Z">
              <w:r>
                <w:t xml:space="preserve">            connecting to the OpenFlow Controller.</w:t>
              </w:r>
            </w:ins>
          </w:p>
          <w:p w14:paraId="256B75C5" w14:textId="77777777" w:rsidR="0058493D" w:rsidRDefault="0058493D" w:rsidP="0058493D">
            <w:pPr>
              <w:pStyle w:val="XML1"/>
              <w:rPr>
                <w:ins w:id="6607" w:author="Thomas Dietz" w:date="2012-08-13T13:50:00Z"/>
              </w:rPr>
            </w:pPr>
          </w:p>
          <w:p w14:paraId="2691C4C2" w14:textId="77777777" w:rsidR="0058493D" w:rsidRDefault="0058493D" w:rsidP="0058493D">
            <w:pPr>
              <w:pStyle w:val="XML1"/>
              <w:rPr>
                <w:ins w:id="6608" w:author="Thomas Dietz" w:date="2012-08-13T13:50:00Z"/>
              </w:rPr>
            </w:pPr>
            <w:ins w:id="6609" w:author="Thomas Dietz" w:date="2012-08-13T13:50:00Z">
              <w:r>
                <w:t xml:space="preserve">            This element MUST be present in the NETCONF data store.</w:t>
              </w:r>
            </w:ins>
          </w:p>
          <w:p w14:paraId="4136172D" w14:textId="77777777" w:rsidR="0058493D" w:rsidRDefault="0058493D" w:rsidP="0058493D">
            <w:pPr>
              <w:pStyle w:val="XML1"/>
              <w:rPr>
                <w:ins w:id="6610" w:author="Thomas Dietz" w:date="2012-08-13T13:50:00Z"/>
              </w:rPr>
            </w:pPr>
            <w:ins w:id="6611" w:author="Thomas Dietz" w:date="2012-08-13T13:50:00Z">
              <w:r>
                <w:t xml:space="preserve">            If this element is not present in a NETCONF &amp;lt;edit-config&amp;gt;</w:t>
              </w:r>
            </w:ins>
          </w:p>
          <w:p w14:paraId="5323E4E0" w14:textId="77777777" w:rsidR="0058493D" w:rsidRDefault="0058493D" w:rsidP="0058493D">
            <w:pPr>
              <w:pStyle w:val="XML1"/>
              <w:rPr>
                <w:ins w:id="6612" w:author="Thomas Dietz" w:date="2012-08-13T13:50:00Z"/>
              </w:rPr>
            </w:pPr>
            <w:ins w:id="6613" w:author="Thomas Dietz" w:date="2012-08-13T13:50:00Z">
              <w:r>
                <w:t xml:space="preserve">            operation 'create', 'merge' or 'replace' and the parent</w:t>
              </w:r>
            </w:ins>
          </w:p>
          <w:p w14:paraId="231042D0" w14:textId="77777777" w:rsidR="0058493D" w:rsidRDefault="0058493D" w:rsidP="0058493D">
            <w:pPr>
              <w:pStyle w:val="XML1"/>
              <w:rPr>
                <w:ins w:id="6614" w:author="Thomas Dietz" w:date="2012-08-13T13:50:00Z"/>
              </w:rPr>
            </w:pPr>
            <w:ins w:id="6615" w:author="Thomas Dietz" w:date="2012-08-13T13:50:00Z">
              <w:r>
                <w:t xml:space="preserve">            element does not exist, a 'data-missing' error is</w:t>
              </w:r>
            </w:ins>
          </w:p>
          <w:p w14:paraId="41DFEC72" w14:textId="77777777" w:rsidR="0058493D" w:rsidRDefault="0058493D" w:rsidP="0058493D">
            <w:pPr>
              <w:pStyle w:val="XML1"/>
              <w:rPr>
                <w:ins w:id="6616" w:author="Thomas Dietz" w:date="2012-08-13T13:50:00Z"/>
              </w:rPr>
            </w:pPr>
            <w:ins w:id="6617" w:author="Thomas Dietz" w:date="2012-08-13T13:50:00Z">
              <w:r>
                <w:t xml:space="preserve">            returned.</w:t>
              </w:r>
            </w:ins>
          </w:p>
          <w:p w14:paraId="467EA4CF" w14:textId="77777777" w:rsidR="0058493D" w:rsidRDefault="0058493D" w:rsidP="0058493D">
            <w:pPr>
              <w:pStyle w:val="XML1"/>
              <w:rPr>
                <w:ins w:id="6618" w:author="Thomas Dietz" w:date="2012-08-13T13:50:00Z"/>
              </w:rPr>
            </w:pPr>
            <w:ins w:id="6619" w:author="Thomas Dietz" w:date="2012-08-13T13:50:00Z">
              <w:r>
                <w:t xml:space="preserve">          &lt;/xs:documentation&gt;</w:t>
              </w:r>
            </w:ins>
          </w:p>
          <w:p w14:paraId="03857969" w14:textId="77777777" w:rsidR="0058493D" w:rsidRDefault="0058493D" w:rsidP="0058493D">
            <w:pPr>
              <w:pStyle w:val="XML1"/>
              <w:rPr>
                <w:ins w:id="6620" w:author="Thomas Dietz" w:date="2012-08-13T13:50:00Z"/>
              </w:rPr>
            </w:pPr>
            <w:ins w:id="6621" w:author="Thomas Dietz" w:date="2012-08-13T13:50:00Z">
              <w:r>
                <w:t xml:space="preserve">        &lt;/xs:annotation&gt;</w:t>
              </w:r>
            </w:ins>
          </w:p>
          <w:p w14:paraId="328F6D50" w14:textId="77777777" w:rsidR="0058493D" w:rsidRDefault="0058493D" w:rsidP="0058493D">
            <w:pPr>
              <w:pStyle w:val="XML1"/>
              <w:rPr>
                <w:ins w:id="6622" w:author="Thomas Dietz" w:date="2012-08-13T13:50:00Z"/>
              </w:rPr>
            </w:pPr>
            <w:ins w:id="6623" w:author="Thomas Dietz" w:date="2012-08-13T13:50:00Z">
              <w:r>
                <w:t xml:space="preserve">      &lt;/xs:element&gt;</w:t>
              </w:r>
            </w:ins>
          </w:p>
          <w:p w14:paraId="43616A6F" w14:textId="77777777" w:rsidR="0058493D" w:rsidRDefault="0058493D" w:rsidP="0058493D">
            <w:pPr>
              <w:pStyle w:val="XML1"/>
              <w:rPr>
                <w:ins w:id="6624" w:author="Thomas Dietz" w:date="2012-08-13T13:50:00Z"/>
              </w:rPr>
            </w:pPr>
            <w:ins w:id="6625" w:author="Thomas Dietz" w:date="2012-08-13T13:50:00Z">
              <w:r>
                <w:t xml:space="preserve">      &lt;xs:element name="port"  type="inet:port-number"&gt;</w:t>
              </w:r>
            </w:ins>
          </w:p>
          <w:p w14:paraId="0B3CEC09" w14:textId="77777777" w:rsidR="0058493D" w:rsidRDefault="0058493D" w:rsidP="0058493D">
            <w:pPr>
              <w:pStyle w:val="XML1"/>
              <w:rPr>
                <w:ins w:id="6626" w:author="Thomas Dietz" w:date="2012-08-13T13:50:00Z"/>
              </w:rPr>
            </w:pPr>
            <w:ins w:id="6627" w:author="Thomas Dietz" w:date="2012-08-13T13:50:00Z">
              <w:r>
                <w:t xml:space="preserve">        &lt;xs:annotation&gt;</w:t>
              </w:r>
            </w:ins>
          </w:p>
          <w:p w14:paraId="3B37C23A" w14:textId="77777777" w:rsidR="0058493D" w:rsidRDefault="0058493D" w:rsidP="0058493D">
            <w:pPr>
              <w:pStyle w:val="XML1"/>
              <w:rPr>
                <w:ins w:id="6628" w:author="Thomas Dietz" w:date="2012-08-13T13:50:00Z"/>
              </w:rPr>
            </w:pPr>
            <w:ins w:id="6629" w:author="Thomas Dietz" w:date="2012-08-13T13:50:00Z">
              <w:r>
                <w:t xml:space="preserve">          &lt;xs:documentation&gt;</w:t>
              </w:r>
            </w:ins>
          </w:p>
          <w:p w14:paraId="6523044F" w14:textId="77777777" w:rsidR="0058493D" w:rsidRDefault="0058493D" w:rsidP="0058493D">
            <w:pPr>
              <w:pStyle w:val="XML1"/>
              <w:rPr>
                <w:ins w:id="6630" w:author="Thomas Dietz" w:date="2012-08-13T13:50:00Z"/>
              </w:rPr>
            </w:pPr>
            <w:ins w:id="6631" w:author="Thomas Dietz" w:date="2012-08-13T13:50:00Z">
              <w:r>
                <w:t xml:space="preserve">            The TCP port number at the OpenFlow Controller.</w:t>
              </w:r>
            </w:ins>
          </w:p>
          <w:p w14:paraId="0B69315B" w14:textId="77777777" w:rsidR="0058493D" w:rsidRDefault="0058493D" w:rsidP="0058493D">
            <w:pPr>
              <w:pStyle w:val="XML1"/>
              <w:rPr>
                <w:ins w:id="6632" w:author="Thomas Dietz" w:date="2012-08-13T13:50:00Z"/>
              </w:rPr>
            </w:pPr>
            <w:ins w:id="6633" w:author="Thomas Dietz" w:date="2012-08-13T13:50:00Z">
              <w:r>
                <w:t xml:space="preserve">            This port number is used by the OpenFlow Logical Switch</w:t>
              </w:r>
            </w:ins>
          </w:p>
          <w:p w14:paraId="5D971DB0" w14:textId="77777777" w:rsidR="0058493D" w:rsidRDefault="0058493D" w:rsidP="0058493D">
            <w:pPr>
              <w:pStyle w:val="XML1"/>
              <w:rPr>
                <w:ins w:id="6634" w:author="Thomas Dietz" w:date="2012-08-13T13:50:00Z"/>
              </w:rPr>
            </w:pPr>
            <w:ins w:id="6635" w:author="Thomas Dietz" w:date="2012-08-13T13:50:00Z">
              <w:r>
                <w:t xml:space="preserve">            when connecting to the OpenFlow Controller using TCP or</w:t>
              </w:r>
            </w:ins>
          </w:p>
          <w:p w14:paraId="095ADA88" w14:textId="77777777" w:rsidR="0058493D" w:rsidRDefault="0058493D" w:rsidP="0058493D">
            <w:pPr>
              <w:pStyle w:val="XML1"/>
              <w:rPr>
                <w:ins w:id="6636" w:author="Thomas Dietz" w:date="2012-08-13T13:50:00Z"/>
              </w:rPr>
            </w:pPr>
            <w:ins w:id="6637" w:author="Thomas Dietz" w:date="2012-08-13T13:50:00Z">
              <w:r>
                <w:t xml:space="preserve">            TLS.  The default value is 6633.</w:t>
              </w:r>
            </w:ins>
          </w:p>
          <w:p w14:paraId="7D7E54F7" w14:textId="77777777" w:rsidR="0058493D" w:rsidRDefault="0058493D" w:rsidP="0058493D">
            <w:pPr>
              <w:pStyle w:val="XML1"/>
              <w:rPr>
                <w:ins w:id="6638" w:author="Thomas Dietz" w:date="2012-08-13T13:50:00Z"/>
              </w:rPr>
            </w:pPr>
          </w:p>
          <w:p w14:paraId="728E8575" w14:textId="77777777" w:rsidR="0058493D" w:rsidRDefault="0058493D" w:rsidP="0058493D">
            <w:pPr>
              <w:pStyle w:val="XML1"/>
              <w:rPr>
                <w:ins w:id="6639" w:author="Thomas Dietz" w:date="2012-08-13T13:50:00Z"/>
              </w:rPr>
            </w:pPr>
            <w:ins w:id="6640" w:author="Thomas Dietz" w:date="2012-08-13T13:50:00Z">
              <w:r>
                <w:t xml:space="preserve">            This element is optional. If this element is not present it</w:t>
              </w:r>
            </w:ins>
          </w:p>
          <w:p w14:paraId="60A2D1C3" w14:textId="77777777" w:rsidR="0058493D" w:rsidRDefault="0058493D" w:rsidP="0058493D">
            <w:pPr>
              <w:pStyle w:val="XML1"/>
              <w:rPr>
                <w:ins w:id="6641" w:author="Thomas Dietz" w:date="2012-08-13T13:50:00Z"/>
              </w:rPr>
            </w:pPr>
            <w:ins w:id="6642" w:author="Thomas Dietz" w:date="2012-08-13T13:50:00Z">
              <w:r>
                <w:t xml:space="preserve">            defaults to 6633.</w:t>
              </w:r>
            </w:ins>
          </w:p>
          <w:p w14:paraId="61561435" w14:textId="77777777" w:rsidR="0058493D" w:rsidRDefault="0058493D" w:rsidP="0058493D">
            <w:pPr>
              <w:pStyle w:val="XML1"/>
              <w:rPr>
                <w:ins w:id="6643" w:author="Thomas Dietz" w:date="2012-08-13T13:50:00Z"/>
              </w:rPr>
            </w:pPr>
            <w:ins w:id="6644" w:author="Thomas Dietz" w:date="2012-08-13T13:50:00Z">
              <w:r>
                <w:t xml:space="preserve">          &lt;/xs:documentation&gt;</w:t>
              </w:r>
            </w:ins>
          </w:p>
          <w:p w14:paraId="3E522473" w14:textId="77777777" w:rsidR="0058493D" w:rsidRDefault="0058493D" w:rsidP="0058493D">
            <w:pPr>
              <w:pStyle w:val="XML1"/>
              <w:rPr>
                <w:ins w:id="6645" w:author="Thomas Dietz" w:date="2012-08-13T13:50:00Z"/>
              </w:rPr>
            </w:pPr>
            <w:ins w:id="6646" w:author="Thomas Dietz" w:date="2012-08-13T13:50:00Z">
              <w:r>
                <w:t xml:space="preserve">        &lt;/xs:annotation&gt;</w:t>
              </w:r>
            </w:ins>
          </w:p>
          <w:p w14:paraId="704D1888" w14:textId="77777777" w:rsidR="0058493D" w:rsidRDefault="0058493D" w:rsidP="0058493D">
            <w:pPr>
              <w:pStyle w:val="XML1"/>
              <w:rPr>
                <w:ins w:id="6647" w:author="Thomas Dietz" w:date="2012-08-13T13:50:00Z"/>
              </w:rPr>
            </w:pPr>
            <w:ins w:id="6648" w:author="Thomas Dietz" w:date="2012-08-13T13:50:00Z">
              <w:r>
                <w:t xml:space="preserve">      &lt;/xs:element&gt;</w:t>
              </w:r>
            </w:ins>
          </w:p>
          <w:p w14:paraId="58B3018E" w14:textId="77777777" w:rsidR="0058493D" w:rsidRDefault="0058493D" w:rsidP="0058493D">
            <w:pPr>
              <w:pStyle w:val="XML1"/>
              <w:rPr>
                <w:ins w:id="6649" w:author="Thomas Dietz" w:date="2012-08-13T13:50:00Z"/>
              </w:rPr>
            </w:pPr>
            <w:ins w:id="6650" w:author="Thomas Dietz" w:date="2012-08-13T13:50:00Z">
              <w:r>
                <w:t xml:space="preserve">      &lt;xs:element name="local-ip-address"  type="inet:ip-address"&gt;</w:t>
              </w:r>
            </w:ins>
          </w:p>
          <w:p w14:paraId="664F90DB" w14:textId="77777777" w:rsidR="0058493D" w:rsidRDefault="0058493D" w:rsidP="0058493D">
            <w:pPr>
              <w:pStyle w:val="XML1"/>
              <w:rPr>
                <w:ins w:id="6651" w:author="Thomas Dietz" w:date="2012-08-13T13:50:00Z"/>
              </w:rPr>
            </w:pPr>
            <w:ins w:id="6652" w:author="Thomas Dietz" w:date="2012-08-13T13:50:00Z">
              <w:r>
                <w:t xml:space="preserve">        &lt;xs:annotation&gt;</w:t>
              </w:r>
            </w:ins>
          </w:p>
          <w:p w14:paraId="15750D75" w14:textId="77777777" w:rsidR="0058493D" w:rsidRDefault="0058493D" w:rsidP="0058493D">
            <w:pPr>
              <w:pStyle w:val="XML1"/>
              <w:rPr>
                <w:ins w:id="6653" w:author="Thomas Dietz" w:date="2012-08-13T13:50:00Z"/>
              </w:rPr>
            </w:pPr>
            <w:ins w:id="6654" w:author="Thomas Dietz" w:date="2012-08-13T13:50:00Z">
              <w:r>
                <w:t xml:space="preserve">          &lt;xs:documentation&gt;</w:t>
              </w:r>
            </w:ins>
          </w:p>
          <w:p w14:paraId="46920A8F" w14:textId="77777777" w:rsidR="0058493D" w:rsidRDefault="0058493D" w:rsidP="0058493D">
            <w:pPr>
              <w:pStyle w:val="XML1"/>
              <w:rPr>
                <w:ins w:id="6655" w:author="Thomas Dietz" w:date="2012-08-13T13:50:00Z"/>
              </w:rPr>
            </w:pPr>
            <w:ins w:id="6656" w:author="Thomas Dietz" w:date="2012-08-13T13:50:00Z">
              <w:r>
                <w:t xml:space="preserve">            The local IP address of the OpenFlow Logical</w:t>
              </w:r>
            </w:ins>
          </w:p>
          <w:p w14:paraId="6BABED9B" w14:textId="77777777" w:rsidR="0058493D" w:rsidRDefault="0058493D" w:rsidP="0058493D">
            <w:pPr>
              <w:pStyle w:val="XML1"/>
              <w:rPr>
                <w:ins w:id="6657" w:author="Thomas Dietz" w:date="2012-08-13T13:50:00Z"/>
              </w:rPr>
            </w:pPr>
            <w:ins w:id="6658" w:author="Thomas Dietz" w:date="2012-08-13T13:50:00Z">
              <w:r>
                <w:t xml:space="preserve">            Switch when connecting to this OpenFlow Controller.  It is</w:t>
              </w:r>
            </w:ins>
          </w:p>
          <w:p w14:paraId="3DC75576" w14:textId="77777777" w:rsidR="0058493D" w:rsidRDefault="0058493D" w:rsidP="0058493D">
            <w:pPr>
              <w:pStyle w:val="XML1"/>
              <w:rPr>
                <w:ins w:id="6659" w:author="Thomas Dietz" w:date="2012-08-13T13:50:00Z"/>
              </w:rPr>
            </w:pPr>
            <w:ins w:id="6660" w:author="Thomas Dietz" w:date="2012-08-13T13:50:00Z">
              <w:r>
                <w:t xml:space="preserve">            the source IP address of packets sent to this OpenFlow</w:t>
              </w:r>
            </w:ins>
          </w:p>
          <w:p w14:paraId="232656FA" w14:textId="77777777" w:rsidR="0058493D" w:rsidRDefault="0058493D" w:rsidP="0058493D">
            <w:pPr>
              <w:pStyle w:val="XML1"/>
              <w:rPr>
                <w:ins w:id="6661" w:author="Thomas Dietz" w:date="2012-08-13T13:50:00Z"/>
              </w:rPr>
            </w:pPr>
            <w:ins w:id="6662" w:author="Thomas Dietz" w:date="2012-08-13T13:50:00Z">
              <w:r>
                <w:t xml:space="preserve">            Controller.  If present, this element overrides any default</w:t>
              </w:r>
            </w:ins>
          </w:p>
          <w:p w14:paraId="10E376C3" w14:textId="77777777" w:rsidR="0058493D" w:rsidRDefault="0058493D" w:rsidP="0058493D">
            <w:pPr>
              <w:pStyle w:val="XML1"/>
              <w:rPr>
                <w:ins w:id="6663" w:author="Thomas Dietz" w:date="2012-08-13T13:50:00Z"/>
              </w:rPr>
            </w:pPr>
            <w:ins w:id="6664" w:author="Thomas Dietz" w:date="2012-08-13T13:50:00Z">
              <w:r>
                <w:t xml:space="preserve">            IP address.</w:t>
              </w:r>
            </w:ins>
          </w:p>
          <w:p w14:paraId="014FC453" w14:textId="77777777" w:rsidR="0058493D" w:rsidRDefault="0058493D" w:rsidP="0058493D">
            <w:pPr>
              <w:pStyle w:val="XML1"/>
              <w:rPr>
                <w:ins w:id="6665" w:author="Thomas Dietz" w:date="2012-08-13T13:50:00Z"/>
              </w:rPr>
            </w:pPr>
            <w:ins w:id="6666" w:author="Thomas Dietz" w:date="2012-08-13T13:50:00Z">
              <w:r>
                <w:t xml:space="preserve">                </w:t>
              </w:r>
            </w:ins>
          </w:p>
          <w:p w14:paraId="6C2B6171" w14:textId="77777777" w:rsidR="0058493D" w:rsidRDefault="0058493D" w:rsidP="0058493D">
            <w:pPr>
              <w:pStyle w:val="XML1"/>
              <w:rPr>
                <w:ins w:id="6667" w:author="Thomas Dietz" w:date="2012-08-13T13:50:00Z"/>
              </w:rPr>
            </w:pPr>
            <w:ins w:id="6668" w:author="Thomas Dietz" w:date="2012-08-13T13:50:00Z">
              <w:r>
                <w:lastRenderedPageBreak/>
                <w:t xml:space="preserve">                    </w:t>
              </w:r>
            </w:ins>
          </w:p>
          <w:p w14:paraId="57461C38" w14:textId="77777777" w:rsidR="0058493D" w:rsidRDefault="0058493D" w:rsidP="0058493D">
            <w:pPr>
              <w:pStyle w:val="XML1"/>
              <w:rPr>
                <w:ins w:id="6669" w:author="Thomas Dietz" w:date="2012-08-13T13:50:00Z"/>
              </w:rPr>
            </w:pPr>
            <w:ins w:id="6670" w:author="Thomas Dietz" w:date="2012-08-13T13:50:00Z">
              <w:r>
                <w:t xml:space="preserve">            This element is optional. Attempts to set this element to</w:t>
              </w:r>
            </w:ins>
          </w:p>
          <w:p w14:paraId="37B5726D" w14:textId="77777777" w:rsidR="0058493D" w:rsidRDefault="0058493D" w:rsidP="0058493D">
            <w:pPr>
              <w:pStyle w:val="XML1"/>
              <w:rPr>
                <w:ins w:id="6671" w:author="Thomas Dietz" w:date="2012-08-13T13:50:00Z"/>
              </w:rPr>
            </w:pPr>
            <w:ins w:id="6672" w:author="Thomas Dietz" w:date="2012-08-13T13:50:00Z">
              <w:r>
                <w:t xml:space="preserve">            an IP address that cannot be used by the OpenFlow Logical</w:t>
              </w:r>
            </w:ins>
          </w:p>
          <w:p w14:paraId="46F39085" w14:textId="77777777" w:rsidR="0058493D" w:rsidRDefault="0058493D" w:rsidP="0058493D">
            <w:pPr>
              <w:pStyle w:val="XML1"/>
              <w:rPr>
                <w:ins w:id="6673" w:author="Thomas Dietz" w:date="2012-08-13T13:50:00Z"/>
              </w:rPr>
            </w:pPr>
            <w:ins w:id="6674" w:author="Thomas Dietz" w:date="2012-08-13T13:50:00Z">
              <w:r>
                <w:t xml:space="preserve">            Switch MUST result in an 'bad-element' error with type</w:t>
              </w:r>
            </w:ins>
          </w:p>
          <w:p w14:paraId="08FC1EC1" w14:textId="77777777" w:rsidR="0058493D" w:rsidRDefault="0058493D" w:rsidP="0058493D">
            <w:pPr>
              <w:pStyle w:val="XML1"/>
              <w:rPr>
                <w:ins w:id="6675" w:author="Thomas Dietz" w:date="2012-08-13T13:50:00Z"/>
              </w:rPr>
            </w:pPr>
            <w:ins w:id="6676" w:author="Thomas Dietz" w:date="2012-08-13T13:50:00Z">
              <w:r>
                <w:t xml:space="preserve">            'application'. The &amp;lt;error-info&amp;gt; element MUST contain the</w:t>
              </w:r>
            </w:ins>
          </w:p>
          <w:p w14:paraId="4B347CD2" w14:textId="77777777" w:rsidR="0058493D" w:rsidRDefault="0058493D" w:rsidP="0058493D">
            <w:pPr>
              <w:pStyle w:val="XML1"/>
              <w:rPr>
                <w:ins w:id="6677" w:author="Thomas Dietz" w:date="2012-08-13T13:50:00Z"/>
              </w:rPr>
            </w:pPr>
            <w:ins w:id="6678" w:author="Thomas Dietz" w:date="2012-08-13T13:50:00Z">
              <w:r>
                <w:t xml:space="preserve">            name of this element in the &amp;lt;bad-element&amp;gt; element.</w:t>
              </w:r>
            </w:ins>
          </w:p>
          <w:p w14:paraId="37A572A9" w14:textId="77777777" w:rsidR="0058493D" w:rsidRDefault="0058493D" w:rsidP="0058493D">
            <w:pPr>
              <w:pStyle w:val="XML1"/>
              <w:rPr>
                <w:ins w:id="6679" w:author="Thomas Dietz" w:date="2012-08-13T13:50:00Z"/>
              </w:rPr>
            </w:pPr>
            <w:ins w:id="6680" w:author="Thomas Dietz" w:date="2012-08-13T13:50:00Z">
              <w:r>
                <w:t xml:space="preserve">          &lt;/xs:documentation&gt;</w:t>
              </w:r>
            </w:ins>
          </w:p>
          <w:p w14:paraId="612C8639" w14:textId="77777777" w:rsidR="0058493D" w:rsidRDefault="0058493D" w:rsidP="0058493D">
            <w:pPr>
              <w:pStyle w:val="XML1"/>
              <w:rPr>
                <w:ins w:id="6681" w:author="Thomas Dietz" w:date="2012-08-13T13:50:00Z"/>
              </w:rPr>
            </w:pPr>
            <w:ins w:id="6682" w:author="Thomas Dietz" w:date="2012-08-13T13:50:00Z">
              <w:r>
                <w:t xml:space="preserve">        &lt;/xs:annotation&gt;</w:t>
              </w:r>
            </w:ins>
          </w:p>
          <w:p w14:paraId="042627D4" w14:textId="77777777" w:rsidR="0058493D" w:rsidRDefault="0058493D" w:rsidP="0058493D">
            <w:pPr>
              <w:pStyle w:val="XML1"/>
              <w:rPr>
                <w:ins w:id="6683" w:author="Thomas Dietz" w:date="2012-08-13T13:50:00Z"/>
              </w:rPr>
            </w:pPr>
            <w:ins w:id="6684" w:author="Thomas Dietz" w:date="2012-08-13T13:50:00Z">
              <w:r>
                <w:t xml:space="preserve">      &lt;/xs:element&gt;</w:t>
              </w:r>
            </w:ins>
          </w:p>
          <w:p w14:paraId="46D2B1CD" w14:textId="77777777" w:rsidR="0058493D" w:rsidRDefault="0058493D" w:rsidP="0058493D">
            <w:pPr>
              <w:pStyle w:val="XML1"/>
              <w:rPr>
                <w:ins w:id="6685" w:author="Thomas Dietz" w:date="2012-08-13T13:50:00Z"/>
              </w:rPr>
            </w:pPr>
            <w:ins w:id="6686" w:author="Thomas Dietz" w:date="2012-08-13T13:50:00Z">
              <w:r>
                <w:t xml:space="preserve">      &lt;xs:element name="local-port"  type="inet:port-number"&gt;</w:t>
              </w:r>
            </w:ins>
          </w:p>
          <w:p w14:paraId="1BFBF1BF" w14:textId="77777777" w:rsidR="0058493D" w:rsidRDefault="0058493D" w:rsidP="0058493D">
            <w:pPr>
              <w:pStyle w:val="XML1"/>
              <w:rPr>
                <w:ins w:id="6687" w:author="Thomas Dietz" w:date="2012-08-13T13:50:00Z"/>
              </w:rPr>
            </w:pPr>
            <w:ins w:id="6688" w:author="Thomas Dietz" w:date="2012-08-13T13:50:00Z">
              <w:r>
                <w:t xml:space="preserve">        &lt;xs:annotation&gt;</w:t>
              </w:r>
            </w:ins>
          </w:p>
          <w:p w14:paraId="2B75F1EC" w14:textId="77777777" w:rsidR="0058493D" w:rsidRDefault="0058493D" w:rsidP="0058493D">
            <w:pPr>
              <w:pStyle w:val="XML1"/>
              <w:rPr>
                <w:ins w:id="6689" w:author="Thomas Dietz" w:date="2012-08-13T13:50:00Z"/>
              </w:rPr>
            </w:pPr>
            <w:ins w:id="6690" w:author="Thomas Dietz" w:date="2012-08-13T13:50:00Z">
              <w:r>
                <w:t xml:space="preserve">          &lt;xs:documentation&gt;</w:t>
              </w:r>
            </w:ins>
          </w:p>
          <w:p w14:paraId="66CEB3CA" w14:textId="77777777" w:rsidR="0058493D" w:rsidRDefault="0058493D" w:rsidP="0058493D">
            <w:pPr>
              <w:pStyle w:val="XML1"/>
              <w:rPr>
                <w:ins w:id="6691" w:author="Thomas Dietz" w:date="2012-08-13T13:50:00Z"/>
              </w:rPr>
            </w:pPr>
            <w:ins w:id="6692" w:author="Thomas Dietz" w:date="2012-08-13T13:50:00Z">
              <w:r>
                <w:t xml:space="preserve">            The local TCP port number of the OpenFlow</w:t>
              </w:r>
            </w:ins>
          </w:p>
          <w:p w14:paraId="22D42A0C" w14:textId="77777777" w:rsidR="0058493D" w:rsidRDefault="0058493D" w:rsidP="0058493D">
            <w:pPr>
              <w:pStyle w:val="XML1"/>
              <w:rPr>
                <w:ins w:id="6693" w:author="Thomas Dietz" w:date="2012-08-13T13:50:00Z"/>
              </w:rPr>
            </w:pPr>
            <w:ins w:id="6694" w:author="Thomas Dietz" w:date="2012-08-13T13:50:00Z">
              <w:r>
                <w:t xml:space="preserve">            Logical Switch when connecting to this OpenFlow Controller.</w:t>
              </w:r>
            </w:ins>
          </w:p>
          <w:p w14:paraId="405DC3C9" w14:textId="77777777" w:rsidR="0058493D" w:rsidRDefault="0058493D" w:rsidP="0058493D">
            <w:pPr>
              <w:pStyle w:val="XML1"/>
              <w:rPr>
                <w:ins w:id="6695" w:author="Thomas Dietz" w:date="2012-08-13T13:50:00Z"/>
              </w:rPr>
            </w:pPr>
            <w:ins w:id="6696" w:author="Thomas Dietz" w:date="2012-08-13T13:50:00Z">
              <w:r>
                <w:t xml:space="preserve">            It is the source TCP port number of packets sent to this</w:t>
              </w:r>
            </w:ins>
          </w:p>
          <w:p w14:paraId="682CBD0D" w14:textId="77777777" w:rsidR="0058493D" w:rsidRDefault="0058493D" w:rsidP="0058493D">
            <w:pPr>
              <w:pStyle w:val="XML1"/>
              <w:rPr>
                <w:ins w:id="6697" w:author="Thomas Dietz" w:date="2012-08-13T13:50:00Z"/>
              </w:rPr>
            </w:pPr>
            <w:ins w:id="6698" w:author="Thomas Dietz" w:date="2012-08-13T13:50:00Z">
              <w:r>
                <w:t xml:space="preserve">            OpenFlow Controller.  If this element is not present, then</w:t>
              </w:r>
            </w:ins>
          </w:p>
          <w:p w14:paraId="175D7D0F" w14:textId="77777777" w:rsidR="0058493D" w:rsidRDefault="0058493D" w:rsidP="0058493D">
            <w:pPr>
              <w:pStyle w:val="XML1"/>
              <w:rPr>
                <w:ins w:id="6699" w:author="Thomas Dietz" w:date="2012-08-13T13:50:00Z"/>
              </w:rPr>
            </w:pPr>
            <w:ins w:id="6700" w:author="Thomas Dietz" w:date="2012-08-13T13:50:00Z">
              <w:r>
                <w:t xml:space="preserve">            the port number is chosen arbitrarily by the OpenFlow</w:t>
              </w:r>
            </w:ins>
          </w:p>
          <w:p w14:paraId="78935A0C" w14:textId="77777777" w:rsidR="0058493D" w:rsidRDefault="0058493D" w:rsidP="0058493D">
            <w:pPr>
              <w:pStyle w:val="XML1"/>
              <w:rPr>
                <w:ins w:id="6701" w:author="Thomas Dietz" w:date="2012-08-13T13:50:00Z"/>
              </w:rPr>
            </w:pPr>
            <w:ins w:id="6702" w:author="Thomas Dietz" w:date="2012-08-13T13:50:00Z">
              <w:r>
                <w:t xml:space="preserve">            Logical Switch.</w:t>
              </w:r>
            </w:ins>
          </w:p>
          <w:p w14:paraId="47F28801" w14:textId="77777777" w:rsidR="0058493D" w:rsidRDefault="0058493D" w:rsidP="0058493D">
            <w:pPr>
              <w:pStyle w:val="XML1"/>
              <w:rPr>
                <w:ins w:id="6703" w:author="Thomas Dietz" w:date="2012-08-13T13:50:00Z"/>
              </w:rPr>
            </w:pPr>
            <w:ins w:id="6704" w:author="Thomas Dietz" w:date="2012-08-13T13:50:00Z">
              <w:r>
                <w:t xml:space="preserve">                  </w:t>
              </w:r>
            </w:ins>
          </w:p>
          <w:p w14:paraId="3E585BC4" w14:textId="77777777" w:rsidR="0058493D" w:rsidRDefault="0058493D" w:rsidP="0058493D">
            <w:pPr>
              <w:pStyle w:val="XML1"/>
              <w:rPr>
                <w:ins w:id="6705" w:author="Thomas Dietz" w:date="2012-08-13T13:50:00Z"/>
              </w:rPr>
            </w:pPr>
            <w:ins w:id="6706" w:author="Thomas Dietz" w:date="2012-08-13T13:50:00Z">
              <w:r>
                <w:t xml:space="preserve">            This element is optional. Attempts to set this element to a</w:t>
              </w:r>
            </w:ins>
          </w:p>
          <w:p w14:paraId="5EC53A07" w14:textId="77777777" w:rsidR="0058493D" w:rsidRDefault="0058493D" w:rsidP="0058493D">
            <w:pPr>
              <w:pStyle w:val="XML1"/>
              <w:rPr>
                <w:ins w:id="6707" w:author="Thomas Dietz" w:date="2012-08-13T13:50:00Z"/>
              </w:rPr>
            </w:pPr>
            <w:ins w:id="6708" w:author="Thomas Dietz" w:date="2012-08-13T13:50:00Z">
              <w:r>
                <w:t xml:space="preserve">            port number that cannot be used by the OpenFlow Logical</w:t>
              </w:r>
            </w:ins>
          </w:p>
          <w:p w14:paraId="4F5017DA" w14:textId="77777777" w:rsidR="0058493D" w:rsidRDefault="0058493D" w:rsidP="0058493D">
            <w:pPr>
              <w:pStyle w:val="XML1"/>
              <w:rPr>
                <w:ins w:id="6709" w:author="Thomas Dietz" w:date="2012-08-13T13:50:00Z"/>
              </w:rPr>
            </w:pPr>
            <w:ins w:id="6710" w:author="Thomas Dietz" w:date="2012-08-13T13:50:00Z">
              <w:r>
                <w:t xml:space="preserve">            Switch MUST result in an 'bad-element' error with type</w:t>
              </w:r>
            </w:ins>
          </w:p>
          <w:p w14:paraId="4EAFE2F5" w14:textId="77777777" w:rsidR="0058493D" w:rsidRDefault="0058493D" w:rsidP="0058493D">
            <w:pPr>
              <w:pStyle w:val="XML1"/>
              <w:rPr>
                <w:ins w:id="6711" w:author="Thomas Dietz" w:date="2012-08-13T13:50:00Z"/>
              </w:rPr>
            </w:pPr>
            <w:ins w:id="6712" w:author="Thomas Dietz" w:date="2012-08-13T13:50:00Z">
              <w:r>
                <w:t xml:space="preserve">            'application'. The &amp;lt;error-info&amp;gt; element MUST contain the</w:t>
              </w:r>
            </w:ins>
          </w:p>
          <w:p w14:paraId="4CA2A5E6" w14:textId="77777777" w:rsidR="0058493D" w:rsidRDefault="0058493D" w:rsidP="0058493D">
            <w:pPr>
              <w:pStyle w:val="XML1"/>
              <w:rPr>
                <w:ins w:id="6713" w:author="Thomas Dietz" w:date="2012-08-13T13:50:00Z"/>
              </w:rPr>
            </w:pPr>
            <w:ins w:id="6714" w:author="Thomas Dietz" w:date="2012-08-13T13:50:00Z">
              <w:r>
                <w:t xml:space="preserve">            name of this element in the &amp;lt;bad-element&amp;gt; element.</w:t>
              </w:r>
            </w:ins>
          </w:p>
          <w:p w14:paraId="16C33AAE" w14:textId="77777777" w:rsidR="0058493D" w:rsidRDefault="0058493D" w:rsidP="0058493D">
            <w:pPr>
              <w:pStyle w:val="XML1"/>
              <w:rPr>
                <w:ins w:id="6715" w:author="Thomas Dietz" w:date="2012-08-13T13:50:00Z"/>
              </w:rPr>
            </w:pPr>
            <w:ins w:id="6716" w:author="Thomas Dietz" w:date="2012-08-13T13:50:00Z">
              <w:r>
                <w:t xml:space="preserve">          &lt;/xs:documentation&gt;</w:t>
              </w:r>
            </w:ins>
          </w:p>
          <w:p w14:paraId="5AAEDBAF" w14:textId="77777777" w:rsidR="0058493D" w:rsidRDefault="0058493D" w:rsidP="0058493D">
            <w:pPr>
              <w:pStyle w:val="XML1"/>
              <w:rPr>
                <w:ins w:id="6717" w:author="Thomas Dietz" w:date="2012-08-13T13:50:00Z"/>
              </w:rPr>
            </w:pPr>
            <w:ins w:id="6718" w:author="Thomas Dietz" w:date="2012-08-13T13:50:00Z">
              <w:r>
                <w:t xml:space="preserve">        &lt;/xs:annotation&gt;</w:t>
              </w:r>
            </w:ins>
          </w:p>
          <w:p w14:paraId="012EA471" w14:textId="77777777" w:rsidR="0058493D" w:rsidRDefault="0058493D" w:rsidP="0058493D">
            <w:pPr>
              <w:pStyle w:val="XML1"/>
              <w:rPr>
                <w:ins w:id="6719" w:author="Thomas Dietz" w:date="2012-08-13T13:50:00Z"/>
              </w:rPr>
            </w:pPr>
            <w:ins w:id="6720" w:author="Thomas Dietz" w:date="2012-08-13T13:50:00Z">
              <w:r>
                <w:t xml:space="preserve">      &lt;/xs:element&gt;</w:t>
              </w:r>
            </w:ins>
          </w:p>
          <w:p w14:paraId="75672AAF" w14:textId="77777777" w:rsidR="0058493D" w:rsidRDefault="0058493D" w:rsidP="0058493D">
            <w:pPr>
              <w:pStyle w:val="XML1"/>
              <w:rPr>
                <w:ins w:id="6721" w:author="Thomas Dietz" w:date="2012-08-13T13:50:00Z"/>
              </w:rPr>
            </w:pPr>
            <w:ins w:id="6722" w:author="Thomas Dietz" w:date="2012-08-13T13:50:00Z">
              <w:r>
                <w:t xml:space="preserve">      &lt;xs:element name="protocol"&gt;</w:t>
              </w:r>
            </w:ins>
          </w:p>
          <w:p w14:paraId="11DD7F27" w14:textId="77777777" w:rsidR="0058493D" w:rsidRDefault="0058493D" w:rsidP="0058493D">
            <w:pPr>
              <w:pStyle w:val="XML1"/>
              <w:rPr>
                <w:ins w:id="6723" w:author="Thomas Dietz" w:date="2012-08-13T13:50:00Z"/>
              </w:rPr>
            </w:pPr>
            <w:ins w:id="6724" w:author="Thomas Dietz" w:date="2012-08-13T13:50:00Z">
              <w:r>
                <w:t xml:space="preserve">        &lt;xs:annotation&gt;</w:t>
              </w:r>
            </w:ins>
          </w:p>
          <w:p w14:paraId="7963B8AE" w14:textId="77777777" w:rsidR="0058493D" w:rsidRDefault="0058493D" w:rsidP="0058493D">
            <w:pPr>
              <w:pStyle w:val="XML1"/>
              <w:rPr>
                <w:ins w:id="6725" w:author="Thomas Dietz" w:date="2012-08-13T13:50:00Z"/>
              </w:rPr>
            </w:pPr>
            <w:ins w:id="6726" w:author="Thomas Dietz" w:date="2012-08-13T13:50:00Z">
              <w:r>
                <w:t xml:space="preserve">          &lt;xs:documentation&gt;</w:t>
              </w:r>
            </w:ins>
          </w:p>
          <w:p w14:paraId="01B0F04A" w14:textId="77777777" w:rsidR="0058493D" w:rsidRDefault="0058493D" w:rsidP="0058493D">
            <w:pPr>
              <w:pStyle w:val="XML1"/>
              <w:rPr>
                <w:ins w:id="6727" w:author="Thomas Dietz" w:date="2012-08-13T13:50:00Z"/>
              </w:rPr>
            </w:pPr>
            <w:ins w:id="6728" w:author="Thomas Dietz" w:date="2012-08-13T13:50:00Z">
              <w:r>
                <w:t xml:space="preserve">            The default protocol tha the OpenFlow Logical </w:t>
              </w:r>
            </w:ins>
          </w:p>
          <w:p w14:paraId="7BFEEAC5" w14:textId="77777777" w:rsidR="0058493D" w:rsidRDefault="0058493D" w:rsidP="0058493D">
            <w:pPr>
              <w:pStyle w:val="XML1"/>
              <w:rPr>
                <w:ins w:id="6729" w:author="Thomas Dietz" w:date="2012-08-13T13:50:00Z"/>
              </w:rPr>
            </w:pPr>
            <w:ins w:id="6730" w:author="Thomas Dietz" w:date="2012-08-13T13:50:00Z">
              <w:r>
                <w:t xml:space="preserve">            Switch uses to connect to this OpenFlow Controller.  'tls'</w:t>
              </w:r>
            </w:ins>
          </w:p>
          <w:p w14:paraId="7D8187FE" w14:textId="77777777" w:rsidR="0058493D" w:rsidRDefault="0058493D" w:rsidP="0058493D">
            <w:pPr>
              <w:pStyle w:val="XML1"/>
              <w:rPr>
                <w:ins w:id="6731" w:author="Thomas Dietz" w:date="2012-08-13T13:50:00Z"/>
              </w:rPr>
            </w:pPr>
            <w:ins w:id="6732" w:author="Thomas Dietz" w:date="2012-08-13T13:50:00Z">
              <w:r>
                <w:t xml:space="preserve">            is the default value.</w:t>
              </w:r>
            </w:ins>
          </w:p>
          <w:p w14:paraId="6D4B18C7" w14:textId="77777777" w:rsidR="0058493D" w:rsidRDefault="0058493D" w:rsidP="0058493D">
            <w:pPr>
              <w:pStyle w:val="XML1"/>
              <w:rPr>
                <w:ins w:id="6733" w:author="Thomas Dietz" w:date="2012-08-13T13:50:00Z"/>
              </w:rPr>
            </w:pPr>
          </w:p>
          <w:p w14:paraId="75026DB8" w14:textId="77777777" w:rsidR="0058493D" w:rsidRDefault="0058493D" w:rsidP="0058493D">
            <w:pPr>
              <w:pStyle w:val="XML1"/>
              <w:rPr>
                <w:ins w:id="6734" w:author="Thomas Dietz" w:date="2012-08-13T13:50:00Z"/>
              </w:rPr>
            </w:pPr>
            <w:ins w:id="6735" w:author="Thomas Dietz" w:date="2012-08-13T13:50:00Z">
              <w:r>
                <w:t xml:space="preserve">            This element is optional. If this element is not present it</w:t>
              </w:r>
            </w:ins>
          </w:p>
          <w:p w14:paraId="79382D8B" w14:textId="77777777" w:rsidR="0058493D" w:rsidRDefault="0058493D" w:rsidP="0058493D">
            <w:pPr>
              <w:pStyle w:val="XML1"/>
              <w:rPr>
                <w:ins w:id="6736" w:author="Thomas Dietz" w:date="2012-08-13T13:50:00Z"/>
              </w:rPr>
            </w:pPr>
            <w:ins w:id="6737" w:author="Thomas Dietz" w:date="2012-08-13T13:50:00Z">
              <w:r>
                <w:t xml:space="preserve">            defaults to 'tls'.</w:t>
              </w:r>
            </w:ins>
          </w:p>
          <w:p w14:paraId="7B381784" w14:textId="77777777" w:rsidR="0058493D" w:rsidRDefault="0058493D" w:rsidP="0058493D">
            <w:pPr>
              <w:pStyle w:val="XML1"/>
              <w:rPr>
                <w:ins w:id="6738" w:author="Thomas Dietz" w:date="2012-08-13T13:50:00Z"/>
              </w:rPr>
            </w:pPr>
            <w:ins w:id="6739" w:author="Thomas Dietz" w:date="2012-08-13T13:50:00Z">
              <w:r>
                <w:t xml:space="preserve">          &lt;/xs:documentation&gt;</w:t>
              </w:r>
            </w:ins>
          </w:p>
          <w:p w14:paraId="31EB240E" w14:textId="77777777" w:rsidR="0058493D" w:rsidRDefault="0058493D" w:rsidP="0058493D">
            <w:pPr>
              <w:pStyle w:val="XML1"/>
              <w:rPr>
                <w:ins w:id="6740" w:author="Thomas Dietz" w:date="2012-08-13T13:50:00Z"/>
              </w:rPr>
            </w:pPr>
            <w:ins w:id="6741" w:author="Thomas Dietz" w:date="2012-08-13T13:50:00Z">
              <w:r>
                <w:t xml:space="preserve">        &lt;/xs:annotation&gt;</w:t>
              </w:r>
            </w:ins>
          </w:p>
          <w:p w14:paraId="24D305BA" w14:textId="77777777" w:rsidR="0058493D" w:rsidRDefault="0058493D" w:rsidP="0058493D">
            <w:pPr>
              <w:pStyle w:val="XML1"/>
              <w:rPr>
                <w:ins w:id="6742" w:author="Thomas Dietz" w:date="2012-08-13T13:50:00Z"/>
              </w:rPr>
            </w:pPr>
            <w:ins w:id="6743" w:author="Thomas Dietz" w:date="2012-08-13T13:50:00Z">
              <w:r>
                <w:t xml:space="preserve">        &lt;xs:simpleType&gt;</w:t>
              </w:r>
            </w:ins>
          </w:p>
          <w:p w14:paraId="4E8F85D7" w14:textId="77777777" w:rsidR="0058493D" w:rsidRDefault="0058493D" w:rsidP="0058493D">
            <w:pPr>
              <w:pStyle w:val="XML1"/>
              <w:rPr>
                <w:ins w:id="6744" w:author="Thomas Dietz" w:date="2012-08-13T13:50:00Z"/>
              </w:rPr>
            </w:pPr>
            <w:ins w:id="6745" w:author="Thomas Dietz" w:date="2012-08-13T13:50:00Z">
              <w:r>
                <w:t xml:space="preserve">          &lt;xs:restriction base="xs:string"&gt;</w:t>
              </w:r>
            </w:ins>
          </w:p>
          <w:p w14:paraId="730E57B4" w14:textId="77777777" w:rsidR="0058493D" w:rsidRDefault="0058493D" w:rsidP="0058493D">
            <w:pPr>
              <w:pStyle w:val="XML1"/>
              <w:rPr>
                <w:ins w:id="6746" w:author="Thomas Dietz" w:date="2012-08-13T13:50:00Z"/>
              </w:rPr>
            </w:pPr>
            <w:ins w:id="6747" w:author="Thomas Dietz" w:date="2012-08-13T13:50:00Z">
              <w:r>
                <w:t xml:space="preserve">            &lt;xs:enumeration value="tcp"/&gt;</w:t>
              </w:r>
            </w:ins>
          </w:p>
          <w:p w14:paraId="084782FD" w14:textId="77777777" w:rsidR="0058493D" w:rsidRDefault="0058493D" w:rsidP="0058493D">
            <w:pPr>
              <w:pStyle w:val="XML1"/>
              <w:rPr>
                <w:ins w:id="6748" w:author="Thomas Dietz" w:date="2012-08-13T13:50:00Z"/>
              </w:rPr>
            </w:pPr>
            <w:ins w:id="6749" w:author="Thomas Dietz" w:date="2012-08-13T13:50:00Z">
              <w:r>
                <w:t xml:space="preserve">            &lt;xs:enumeration value="tls"/&gt;</w:t>
              </w:r>
            </w:ins>
          </w:p>
          <w:p w14:paraId="3A78DB48" w14:textId="77777777" w:rsidR="0058493D" w:rsidRDefault="0058493D" w:rsidP="0058493D">
            <w:pPr>
              <w:pStyle w:val="XML1"/>
              <w:rPr>
                <w:ins w:id="6750" w:author="Thomas Dietz" w:date="2012-08-13T13:50:00Z"/>
              </w:rPr>
            </w:pPr>
            <w:ins w:id="6751" w:author="Thomas Dietz" w:date="2012-08-13T13:50:00Z">
              <w:r>
                <w:t xml:space="preserve">          &lt;/xs:restriction&gt;</w:t>
              </w:r>
            </w:ins>
          </w:p>
          <w:p w14:paraId="49813BE9" w14:textId="77777777" w:rsidR="0058493D" w:rsidRDefault="0058493D" w:rsidP="0058493D">
            <w:pPr>
              <w:pStyle w:val="XML1"/>
              <w:rPr>
                <w:ins w:id="6752" w:author="Thomas Dietz" w:date="2012-08-13T13:50:00Z"/>
              </w:rPr>
            </w:pPr>
            <w:ins w:id="6753" w:author="Thomas Dietz" w:date="2012-08-13T13:50:00Z">
              <w:r>
                <w:t xml:space="preserve">        &lt;/xs:simpleType&gt;</w:t>
              </w:r>
            </w:ins>
          </w:p>
          <w:p w14:paraId="7DE442EA" w14:textId="77777777" w:rsidR="0058493D" w:rsidRDefault="0058493D" w:rsidP="0058493D">
            <w:pPr>
              <w:pStyle w:val="XML1"/>
              <w:rPr>
                <w:ins w:id="6754" w:author="Thomas Dietz" w:date="2012-08-13T13:50:00Z"/>
              </w:rPr>
            </w:pPr>
            <w:ins w:id="6755" w:author="Thomas Dietz" w:date="2012-08-13T13:50:00Z">
              <w:r>
                <w:t xml:space="preserve">      &lt;/xs:element&gt;</w:t>
              </w:r>
            </w:ins>
          </w:p>
          <w:p w14:paraId="38E81314" w14:textId="77777777" w:rsidR="0058493D" w:rsidRDefault="0058493D" w:rsidP="0058493D">
            <w:pPr>
              <w:pStyle w:val="XML1"/>
              <w:rPr>
                <w:ins w:id="6756" w:author="Thomas Dietz" w:date="2012-08-13T13:50:00Z"/>
              </w:rPr>
            </w:pPr>
            <w:ins w:id="6757" w:author="Thomas Dietz" w:date="2012-08-13T13:50:00Z">
              <w:r>
                <w:t xml:space="preserve">      &lt;xs:element name="state"&gt;</w:t>
              </w:r>
            </w:ins>
          </w:p>
          <w:p w14:paraId="3A30BAB6" w14:textId="77777777" w:rsidR="0058493D" w:rsidRDefault="0058493D" w:rsidP="0058493D">
            <w:pPr>
              <w:pStyle w:val="XML1"/>
              <w:rPr>
                <w:ins w:id="6758" w:author="Thomas Dietz" w:date="2012-08-13T13:50:00Z"/>
              </w:rPr>
            </w:pPr>
            <w:ins w:id="6759" w:author="Thomas Dietz" w:date="2012-08-13T13:50:00Z">
              <w:r>
                <w:t xml:space="preserve">        &lt;xs:annotation&gt;</w:t>
              </w:r>
            </w:ins>
          </w:p>
          <w:p w14:paraId="7A77A6CA" w14:textId="77777777" w:rsidR="0058493D" w:rsidRDefault="0058493D" w:rsidP="0058493D">
            <w:pPr>
              <w:pStyle w:val="XML1"/>
              <w:rPr>
                <w:ins w:id="6760" w:author="Thomas Dietz" w:date="2012-08-13T13:50:00Z"/>
              </w:rPr>
            </w:pPr>
            <w:ins w:id="6761" w:author="Thomas Dietz" w:date="2012-08-13T13:50:00Z">
              <w:r>
                <w:t xml:space="preserve">          &lt;xs:documentation&gt;</w:t>
              </w:r>
            </w:ins>
          </w:p>
          <w:p w14:paraId="5B4688F2" w14:textId="77777777" w:rsidR="0058493D" w:rsidRDefault="0058493D" w:rsidP="0058493D">
            <w:pPr>
              <w:pStyle w:val="XML1"/>
              <w:rPr>
                <w:ins w:id="6762" w:author="Thomas Dietz" w:date="2012-08-13T13:50:00Z"/>
              </w:rPr>
            </w:pPr>
            <w:ins w:id="6763" w:author="Thomas Dietz" w:date="2012-08-13T13:50:00Z">
              <w:r>
                <w:t xml:space="preserve">            This container holds connection state</w:t>
              </w:r>
            </w:ins>
          </w:p>
          <w:p w14:paraId="3C00859B" w14:textId="77777777" w:rsidR="0058493D" w:rsidRDefault="0058493D" w:rsidP="0058493D">
            <w:pPr>
              <w:pStyle w:val="XML1"/>
              <w:rPr>
                <w:ins w:id="6764" w:author="Thomas Dietz" w:date="2012-08-13T13:50:00Z"/>
              </w:rPr>
            </w:pPr>
            <w:ins w:id="6765" w:author="Thomas Dietz" w:date="2012-08-13T13:50:00Z">
              <w:r>
                <w:t xml:space="preserve">            information that indicate the connection state of the</w:t>
              </w:r>
            </w:ins>
          </w:p>
          <w:p w14:paraId="7B124F0A" w14:textId="77777777" w:rsidR="0058493D" w:rsidRDefault="0058493D" w:rsidP="0058493D">
            <w:pPr>
              <w:pStyle w:val="XML1"/>
              <w:rPr>
                <w:ins w:id="6766" w:author="Thomas Dietz" w:date="2012-08-13T13:50:00Z"/>
              </w:rPr>
            </w:pPr>
            <w:ins w:id="6767" w:author="Thomas Dietz" w:date="2012-08-13T13:50:00Z">
              <w:r>
                <w:t xml:space="preserve">            OpenFlow Logical Switch and the OpenFlow protocol version</w:t>
              </w:r>
            </w:ins>
          </w:p>
          <w:p w14:paraId="086F3AA2" w14:textId="77777777" w:rsidR="0058493D" w:rsidRDefault="0058493D" w:rsidP="0058493D">
            <w:pPr>
              <w:pStyle w:val="XML1"/>
              <w:rPr>
                <w:ins w:id="6768" w:author="Thomas Dietz" w:date="2012-08-13T13:50:00Z"/>
              </w:rPr>
            </w:pPr>
            <w:ins w:id="6769" w:author="Thomas Dietz" w:date="2012-08-13T13:50:00Z">
              <w:r>
                <w:t xml:space="preserve">            used for the connection.</w:t>
              </w:r>
            </w:ins>
          </w:p>
          <w:p w14:paraId="2E29000A" w14:textId="77777777" w:rsidR="0058493D" w:rsidRDefault="0058493D" w:rsidP="0058493D">
            <w:pPr>
              <w:pStyle w:val="XML1"/>
              <w:rPr>
                <w:ins w:id="6770" w:author="Thomas Dietz" w:date="2012-08-13T13:50:00Z"/>
              </w:rPr>
            </w:pPr>
          </w:p>
          <w:p w14:paraId="75F35965" w14:textId="77777777" w:rsidR="0058493D" w:rsidRDefault="0058493D" w:rsidP="0058493D">
            <w:pPr>
              <w:pStyle w:val="XML1"/>
              <w:rPr>
                <w:ins w:id="6771" w:author="Thomas Dietz" w:date="2012-08-13T13:50:00Z"/>
              </w:rPr>
            </w:pPr>
            <w:ins w:id="6772" w:author="Thomas Dietz" w:date="2012-08-13T13:50:00Z">
              <w:r>
                <w:t xml:space="preserve">            Children of this element are not configurable and can only</w:t>
              </w:r>
            </w:ins>
          </w:p>
          <w:p w14:paraId="13B968C3" w14:textId="77777777" w:rsidR="0058493D" w:rsidRDefault="0058493D" w:rsidP="0058493D">
            <w:pPr>
              <w:pStyle w:val="XML1"/>
              <w:rPr>
                <w:ins w:id="6773" w:author="Thomas Dietz" w:date="2012-08-13T13:50:00Z"/>
              </w:rPr>
            </w:pPr>
            <w:ins w:id="6774" w:author="Thomas Dietz" w:date="2012-08-13T13:50:00Z">
              <w:r>
                <w:t xml:space="preserve">            be retrieved by NETCONF &amp;lt;get&amp;gt; operations. Attemps to modify</w:t>
              </w:r>
            </w:ins>
          </w:p>
          <w:p w14:paraId="4AF4B810" w14:textId="77777777" w:rsidR="0058493D" w:rsidRDefault="0058493D" w:rsidP="0058493D">
            <w:pPr>
              <w:pStyle w:val="XML1"/>
              <w:rPr>
                <w:ins w:id="6775" w:author="Thomas Dietz" w:date="2012-08-13T13:50:00Z"/>
              </w:rPr>
            </w:pPr>
            <w:ins w:id="6776" w:author="Thomas Dietz" w:date="2012-08-13T13:50:00Z">
              <w:r>
                <w:t xml:space="preserve">            this element and its children with a NETCONF &amp;lt;edit-config&amp;gt;</w:t>
              </w:r>
            </w:ins>
          </w:p>
          <w:p w14:paraId="294612A2" w14:textId="77777777" w:rsidR="0058493D" w:rsidRDefault="0058493D" w:rsidP="0058493D">
            <w:pPr>
              <w:pStyle w:val="XML1"/>
              <w:rPr>
                <w:ins w:id="6777" w:author="Thomas Dietz" w:date="2012-08-13T13:50:00Z"/>
              </w:rPr>
            </w:pPr>
            <w:ins w:id="6778" w:author="Thomas Dietz" w:date="2012-08-13T13:50:00Z">
              <w:r>
                <w:lastRenderedPageBreak/>
                <w:t xml:space="preserve">            operation MUST result in an 'operation-not-supported' error</w:t>
              </w:r>
            </w:ins>
          </w:p>
          <w:p w14:paraId="00459C02" w14:textId="77777777" w:rsidR="0058493D" w:rsidRDefault="0058493D" w:rsidP="0058493D">
            <w:pPr>
              <w:pStyle w:val="XML1"/>
              <w:rPr>
                <w:ins w:id="6779" w:author="Thomas Dietz" w:date="2012-08-13T13:50:00Z"/>
              </w:rPr>
            </w:pPr>
            <w:ins w:id="6780" w:author="Thomas Dietz" w:date="2012-08-13T13:50:00Z">
              <w:r>
                <w:t xml:space="preserve">            with type 'application'.</w:t>
              </w:r>
            </w:ins>
          </w:p>
          <w:p w14:paraId="097EB353" w14:textId="77777777" w:rsidR="0058493D" w:rsidRDefault="0058493D" w:rsidP="0058493D">
            <w:pPr>
              <w:pStyle w:val="XML1"/>
              <w:rPr>
                <w:ins w:id="6781" w:author="Thomas Dietz" w:date="2012-08-13T13:50:00Z"/>
              </w:rPr>
            </w:pPr>
            <w:ins w:id="6782" w:author="Thomas Dietz" w:date="2012-08-13T13:50:00Z">
              <w:r>
                <w:t xml:space="preserve">          &lt;/xs:documentation&gt;</w:t>
              </w:r>
            </w:ins>
          </w:p>
          <w:p w14:paraId="5CB22C47" w14:textId="77777777" w:rsidR="0058493D" w:rsidRDefault="0058493D" w:rsidP="0058493D">
            <w:pPr>
              <w:pStyle w:val="XML1"/>
              <w:rPr>
                <w:ins w:id="6783" w:author="Thomas Dietz" w:date="2012-08-13T13:50:00Z"/>
              </w:rPr>
            </w:pPr>
            <w:ins w:id="6784" w:author="Thomas Dietz" w:date="2012-08-13T13:50:00Z">
              <w:r>
                <w:t xml:space="preserve">        &lt;/xs:annotation&gt;</w:t>
              </w:r>
            </w:ins>
          </w:p>
          <w:p w14:paraId="3A597FB1" w14:textId="77777777" w:rsidR="0058493D" w:rsidRDefault="0058493D" w:rsidP="0058493D">
            <w:pPr>
              <w:pStyle w:val="XML1"/>
              <w:rPr>
                <w:ins w:id="6785" w:author="Thomas Dietz" w:date="2012-08-13T13:50:00Z"/>
              </w:rPr>
            </w:pPr>
            <w:ins w:id="6786" w:author="Thomas Dietz" w:date="2012-08-13T13:50:00Z">
              <w:r>
                <w:t xml:space="preserve">        &lt;xs:complexType&gt;</w:t>
              </w:r>
            </w:ins>
          </w:p>
          <w:p w14:paraId="1684870A" w14:textId="77777777" w:rsidR="0058493D" w:rsidRDefault="0058493D" w:rsidP="0058493D">
            <w:pPr>
              <w:pStyle w:val="XML1"/>
              <w:rPr>
                <w:ins w:id="6787" w:author="Thomas Dietz" w:date="2012-08-13T13:50:00Z"/>
              </w:rPr>
            </w:pPr>
            <w:ins w:id="6788" w:author="Thomas Dietz" w:date="2012-08-13T13:50:00Z">
              <w:r>
                <w:t xml:space="preserve">          &lt;xs:sequence&gt;</w:t>
              </w:r>
            </w:ins>
          </w:p>
          <w:p w14:paraId="753D4706" w14:textId="77777777" w:rsidR="0058493D" w:rsidRDefault="0058493D" w:rsidP="0058493D">
            <w:pPr>
              <w:pStyle w:val="XML1"/>
              <w:rPr>
                <w:ins w:id="6789" w:author="Thomas Dietz" w:date="2012-08-13T13:50:00Z"/>
              </w:rPr>
            </w:pPr>
            <w:ins w:id="6790" w:author="Thomas Dietz" w:date="2012-08-13T13:50:00Z">
              <w:r>
                <w:t xml:space="preserve">            &lt;xs:element name="connection-state" minOccurs="0"  type="OFUpDownStateType"&gt;</w:t>
              </w:r>
            </w:ins>
          </w:p>
          <w:p w14:paraId="4ADA9A74" w14:textId="77777777" w:rsidR="0058493D" w:rsidRDefault="0058493D" w:rsidP="0058493D">
            <w:pPr>
              <w:pStyle w:val="XML1"/>
              <w:rPr>
                <w:ins w:id="6791" w:author="Thomas Dietz" w:date="2012-08-13T13:50:00Z"/>
              </w:rPr>
            </w:pPr>
            <w:ins w:id="6792" w:author="Thomas Dietz" w:date="2012-08-13T13:50:00Z">
              <w:r>
                <w:t xml:space="preserve">              &lt;xs:annotation&gt;</w:t>
              </w:r>
            </w:ins>
          </w:p>
          <w:p w14:paraId="3F6435EC" w14:textId="77777777" w:rsidR="0058493D" w:rsidRDefault="0058493D" w:rsidP="0058493D">
            <w:pPr>
              <w:pStyle w:val="XML1"/>
              <w:rPr>
                <w:ins w:id="6793" w:author="Thomas Dietz" w:date="2012-08-13T13:50:00Z"/>
              </w:rPr>
            </w:pPr>
            <w:ins w:id="6794" w:author="Thomas Dietz" w:date="2012-08-13T13:50:00Z">
              <w:r>
                <w:t xml:space="preserve">                &lt;xs:documentation&gt;</w:t>
              </w:r>
            </w:ins>
          </w:p>
          <w:p w14:paraId="02757A27" w14:textId="77777777" w:rsidR="0058493D" w:rsidRDefault="0058493D" w:rsidP="0058493D">
            <w:pPr>
              <w:pStyle w:val="XML1"/>
              <w:rPr>
                <w:ins w:id="6795" w:author="Thomas Dietz" w:date="2012-08-13T13:50:00Z"/>
              </w:rPr>
            </w:pPr>
            <w:ins w:id="6796" w:author="Thomas Dietz" w:date="2012-08-13T13:50:00Z">
              <w:r>
                <w:t xml:space="preserve">                  This object indicates the connections state of</w:t>
              </w:r>
            </w:ins>
          </w:p>
          <w:p w14:paraId="6FDBCE5B" w14:textId="77777777" w:rsidR="0058493D" w:rsidRDefault="0058493D" w:rsidP="0058493D">
            <w:pPr>
              <w:pStyle w:val="XML1"/>
              <w:rPr>
                <w:ins w:id="6797" w:author="Thomas Dietz" w:date="2012-08-13T13:50:00Z"/>
              </w:rPr>
            </w:pPr>
            <w:ins w:id="6798" w:author="Thomas Dietz" w:date="2012-08-13T13:50:00Z">
              <w:r>
                <w:t xml:space="preserve">                  the OpenFlow Logical Switch to this controller.</w:t>
              </w:r>
            </w:ins>
          </w:p>
          <w:p w14:paraId="5E886EFF" w14:textId="77777777" w:rsidR="0058493D" w:rsidRDefault="0058493D" w:rsidP="0058493D">
            <w:pPr>
              <w:pStyle w:val="XML1"/>
              <w:rPr>
                <w:ins w:id="6799" w:author="Thomas Dietz" w:date="2012-08-13T13:50:00Z"/>
              </w:rPr>
            </w:pPr>
            <w:ins w:id="6800" w:author="Thomas Dietz" w:date="2012-08-13T13:50:00Z">
              <w:r>
                <w:t xml:space="preserve">                &lt;/xs:documentation&gt;</w:t>
              </w:r>
            </w:ins>
          </w:p>
          <w:p w14:paraId="331719A9" w14:textId="77777777" w:rsidR="0058493D" w:rsidRDefault="0058493D" w:rsidP="0058493D">
            <w:pPr>
              <w:pStyle w:val="XML1"/>
              <w:rPr>
                <w:ins w:id="6801" w:author="Thomas Dietz" w:date="2012-08-13T13:50:00Z"/>
              </w:rPr>
            </w:pPr>
            <w:ins w:id="6802" w:author="Thomas Dietz" w:date="2012-08-13T13:50:00Z">
              <w:r>
                <w:t xml:space="preserve">              &lt;/xs:annotation&gt;</w:t>
              </w:r>
            </w:ins>
          </w:p>
          <w:p w14:paraId="184026E3" w14:textId="77777777" w:rsidR="0058493D" w:rsidRDefault="0058493D" w:rsidP="0058493D">
            <w:pPr>
              <w:pStyle w:val="XML1"/>
              <w:rPr>
                <w:ins w:id="6803" w:author="Thomas Dietz" w:date="2012-08-13T13:50:00Z"/>
              </w:rPr>
            </w:pPr>
            <w:ins w:id="6804" w:author="Thomas Dietz" w:date="2012-08-13T13:50:00Z">
              <w:r>
                <w:t xml:space="preserve">            &lt;/xs:element&gt;</w:t>
              </w:r>
            </w:ins>
          </w:p>
          <w:p w14:paraId="702098AC" w14:textId="77777777" w:rsidR="0058493D" w:rsidRDefault="0058493D" w:rsidP="0058493D">
            <w:pPr>
              <w:pStyle w:val="XML1"/>
              <w:rPr>
                <w:ins w:id="6805" w:author="Thomas Dietz" w:date="2012-08-13T13:50:00Z"/>
              </w:rPr>
            </w:pPr>
            <w:ins w:id="6806" w:author="Thomas Dietz" w:date="2012-08-13T13:50:00Z">
              <w:r>
                <w:t xml:space="preserve">            &lt;xs:element name="current-version" minOccurs="0"  type="OFOpenFlowVersionType"&gt;</w:t>
              </w:r>
            </w:ins>
          </w:p>
          <w:p w14:paraId="2D8DDFE5" w14:textId="77777777" w:rsidR="0058493D" w:rsidRDefault="0058493D" w:rsidP="0058493D">
            <w:pPr>
              <w:pStyle w:val="XML1"/>
              <w:rPr>
                <w:ins w:id="6807" w:author="Thomas Dietz" w:date="2012-08-13T13:50:00Z"/>
              </w:rPr>
            </w:pPr>
            <w:ins w:id="6808" w:author="Thomas Dietz" w:date="2012-08-13T13:50:00Z">
              <w:r>
                <w:t xml:space="preserve">              &lt;xs:annotation&gt;</w:t>
              </w:r>
            </w:ins>
          </w:p>
          <w:p w14:paraId="36D30CC3" w14:textId="77777777" w:rsidR="0058493D" w:rsidRDefault="0058493D" w:rsidP="0058493D">
            <w:pPr>
              <w:pStyle w:val="XML1"/>
              <w:rPr>
                <w:ins w:id="6809" w:author="Thomas Dietz" w:date="2012-08-13T13:50:00Z"/>
              </w:rPr>
            </w:pPr>
            <w:ins w:id="6810" w:author="Thomas Dietz" w:date="2012-08-13T13:50:00Z">
              <w:r>
                <w:t xml:space="preserve">                &lt;xs:documentation&gt;</w:t>
              </w:r>
            </w:ins>
          </w:p>
          <w:p w14:paraId="599D73FF" w14:textId="77777777" w:rsidR="0058493D" w:rsidRDefault="0058493D" w:rsidP="0058493D">
            <w:pPr>
              <w:pStyle w:val="XML1"/>
              <w:rPr>
                <w:ins w:id="6811" w:author="Thomas Dietz" w:date="2012-08-13T13:50:00Z"/>
              </w:rPr>
            </w:pPr>
            <w:ins w:id="6812" w:author="Thomas Dietz" w:date="2012-08-13T13:50:00Z">
              <w:r>
                <w:t xml:space="preserve">                  This object indicates the version of the</w:t>
              </w:r>
            </w:ins>
          </w:p>
          <w:p w14:paraId="0877F1B4" w14:textId="77777777" w:rsidR="0058493D" w:rsidRDefault="0058493D" w:rsidP="0058493D">
            <w:pPr>
              <w:pStyle w:val="XML1"/>
              <w:rPr>
                <w:ins w:id="6813" w:author="Thomas Dietz" w:date="2012-08-13T13:50:00Z"/>
              </w:rPr>
            </w:pPr>
            <w:ins w:id="6814" w:author="Thomas Dietz" w:date="2012-08-13T13:50:00Z">
              <w:r>
                <w:t xml:space="preserve">                  OpenFlow protocol used between the OpenFlow Logical</w:t>
              </w:r>
            </w:ins>
          </w:p>
          <w:p w14:paraId="7C8047BA" w14:textId="77777777" w:rsidR="0058493D" w:rsidRDefault="0058493D" w:rsidP="0058493D">
            <w:pPr>
              <w:pStyle w:val="XML1"/>
              <w:rPr>
                <w:ins w:id="6815" w:author="Thomas Dietz" w:date="2012-08-13T13:50:00Z"/>
              </w:rPr>
            </w:pPr>
            <w:ins w:id="6816" w:author="Thomas Dietz" w:date="2012-08-13T13:50:00Z">
              <w:r>
                <w:t xml:space="preserve">                  Switch and this Controller.  If element connection-state</w:t>
              </w:r>
            </w:ins>
          </w:p>
          <w:p w14:paraId="604C9365" w14:textId="77777777" w:rsidR="0058493D" w:rsidRDefault="0058493D" w:rsidP="0058493D">
            <w:pPr>
              <w:pStyle w:val="XML1"/>
              <w:rPr>
                <w:ins w:id="6817" w:author="Thomas Dietz" w:date="2012-08-13T13:50:00Z"/>
              </w:rPr>
            </w:pPr>
            <w:ins w:id="6818" w:author="Thomas Dietz" w:date="2012-08-13T13:50:00Z">
              <w:r>
                <w:t xml:space="preserve">                  has value 'up', then this element indicates the actual</w:t>
              </w:r>
            </w:ins>
          </w:p>
          <w:p w14:paraId="74BF6806" w14:textId="77777777" w:rsidR="0058493D" w:rsidRDefault="0058493D" w:rsidP="0058493D">
            <w:pPr>
              <w:pStyle w:val="XML1"/>
              <w:rPr>
                <w:ins w:id="6819" w:author="Thomas Dietz" w:date="2012-08-13T13:50:00Z"/>
              </w:rPr>
            </w:pPr>
            <w:ins w:id="6820" w:author="Thomas Dietz" w:date="2012-08-13T13:50:00Z">
              <w:r>
                <w:t xml:space="preserve">                  version in use.  If element connection-state has value</w:t>
              </w:r>
            </w:ins>
          </w:p>
          <w:p w14:paraId="6E06A251" w14:textId="77777777" w:rsidR="0058493D" w:rsidRDefault="0058493D" w:rsidP="0058493D">
            <w:pPr>
              <w:pStyle w:val="XML1"/>
              <w:rPr>
                <w:ins w:id="6821" w:author="Thomas Dietz" w:date="2012-08-13T13:50:00Z"/>
              </w:rPr>
            </w:pPr>
            <w:ins w:id="6822" w:author="Thomas Dietz" w:date="2012-08-13T13:50:00Z">
              <w:r>
                <w:t xml:space="preserve">                  'down', then this element indicates the version number of</w:t>
              </w:r>
            </w:ins>
          </w:p>
          <w:p w14:paraId="0F8DEC19" w14:textId="77777777" w:rsidR="0058493D" w:rsidRDefault="0058493D" w:rsidP="0058493D">
            <w:pPr>
              <w:pStyle w:val="XML1"/>
              <w:rPr>
                <w:ins w:id="6823" w:author="Thomas Dietz" w:date="2012-08-13T13:50:00Z"/>
              </w:rPr>
            </w:pPr>
            <w:ins w:id="6824" w:author="Thomas Dietz" w:date="2012-08-13T13:50:00Z">
              <w:r>
                <w:t xml:space="preserve">                  the last established connection with this OpenFlow</w:t>
              </w:r>
            </w:ins>
          </w:p>
          <w:p w14:paraId="52A7397F" w14:textId="77777777" w:rsidR="0058493D" w:rsidRDefault="0058493D" w:rsidP="0058493D">
            <w:pPr>
              <w:pStyle w:val="XML1"/>
              <w:rPr>
                <w:ins w:id="6825" w:author="Thomas Dietz" w:date="2012-08-13T13:50:00Z"/>
              </w:rPr>
            </w:pPr>
            <w:ins w:id="6826" w:author="Thomas Dietz" w:date="2012-08-13T13:50:00Z">
              <w:r>
                <w:t xml:space="preserve">                  Controller.  The value of this element MAY be persistent</w:t>
              </w:r>
            </w:ins>
          </w:p>
          <w:p w14:paraId="7455A2BD" w14:textId="77777777" w:rsidR="0058493D" w:rsidRDefault="0058493D" w:rsidP="0058493D">
            <w:pPr>
              <w:pStyle w:val="XML1"/>
              <w:rPr>
                <w:ins w:id="6827" w:author="Thomas Dietz" w:date="2012-08-13T13:50:00Z"/>
              </w:rPr>
            </w:pPr>
            <w:ins w:id="6828" w:author="Thomas Dietz" w:date="2012-08-13T13:50:00Z">
              <w:r>
                <w:t xml:space="preserve">                  across reboots of the OpenFlow Logical Switch in such a</w:t>
              </w:r>
            </w:ins>
          </w:p>
          <w:p w14:paraId="14511231" w14:textId="77777777" w:rsidR="0058493D" w:rsidRDefault="0058493D" w:rsidP="0058493D">
            <w:pPr>
              <w:pStyle w:val="XML1"/>
              <w:rPr>
                <w:ins w:id="6829" w:author="Thomas Dietz" w:date="2012-08-13T13:50:00Z"/>
              </w:rPr>
            </w:pPr>
            <w:ins w:id="6830" w:author="Thomas Dietz" w:date="2012-08-13T13:50:00Z">
              <w:r>
                <w:t xml:space="preserve">                  case.  If element connection-state has value 'down'and</w:t>
              </w:r>
            </w:ins>
          </w:p>
          <w:p w14:paraId="05339A13" w14:textId="77777777" w:rsidR="0058493D" w:rsidRDefault="0058493D" w:rsidP="0058493D">
            <w:pPr>
              <w:pStyle w:val="XML1"/>
              <w:rPr>
                <w:ins w:id="6831" w:author="Thomas Dietz" w:date="2012-08-13T13:50:00Z"/>
              </w:rPr>
            </w:pPr>
            <w:ins w:id="6832" w:author="Thomas Dietz" w:date="2012-08-13T13:50:00Z">
              <w:r>
                <w:t xml:space="preserve">                  there is no information about previous connections to</w:t>
              </w:r>
            </w:ins>
          </w:p>
          <w:p w14:paraId="27AA8E31" w14:textId="77777777" w:rsidR="0058493D" w:rsidRDefault="0058493D" w:rsidP="0058493D">
            <w:pPr>
              <w:pStyle w:val="XML1"/>
              <w:rPr>
                <w:ins w:id="6833" w:author="Thomas Dietz" w:date="2012-08-13T13:50:00Z"/>
              </w:rPr>
            </w:pPr>
            <w:ins w:id="6834" w:author="Thomas Dietz" w:date="2012-08-13T13:50:00Z">
              <w:r>
                <w:t xml:space="preserve">                  this OpenFlow controller, then this element is not</w:t>
              </w:r>
            </w:ins>
          </w:p>
          <w:p w14:paraId="551DA59F" w14:textId="77777777" w:rsidR="0058493D" w:rsidRDefault="0058493D" w:rsidP="0058493D">
            <w:pPr>
              <w:pStyle w:val="XML1"/>
              <w:rPr>
                <w:ins w:id="6835" w:author="Thomas Dietz" w:date="2012-08-13T13:50:00Z"/>
              </w:rPr>
            </w:pPr>
            <w:ins w:id="6836" w:author="Thomas Dietz" w:date="2012-08-13T13:50:00Z">
              <w:r>
                <w:t xml:space="preserve">                  present or has the value '0'.</w:t>
              </w:r>
            </w:ins>
          </w:p>
          <w:p w14:paraId="6D67AAF6" w14:textId="77777777" w:rsidR="0058493D" w:rsidRDefault="0058493D" w:rsidP="0058493D">
            <w:pPr>
              <w:pStyle w:val="XML1"/>
              <w:rPr>
                <w:ins w:id="6837" w:author="Thomas Dietz" w:date="2012-08-13T13:50:00Z"/>
              </w:rPr>
            </w:pPr>
            <w:ins w:id="6838" w:author="Thomas Dietz" w:date="2012-08-13T13:50:00Z">
              <w:r>
                <w:t xml:space="preserve">                &lt;/xs:documentation&gt;</w:t>
              </w:r>
            </w:ins>
          </w:p>
          <w:p w14:paraId="3D169647" w14:textId="77777777" w:rsidR="0058493D" w:rsidRDefault="0058493D" w:rsidP="0058493D">
            <w:pPr>
              <w:pStyle w:val="XML1"/>
              <w:rPr>
                <w:ins w:id="6839" w:author="Thomas Dietz" w:date="2012-08-13T13:50:00Z"/>
              </w:rPr>
            </w:pPr>
            <w:ins w:id="6840" w:author="Thomas Dietz" w:date="2012-08-13T13:50:00Z">
              <w:r>
                <w:t xml:space="preserve">              &lt;/xs:annotation&gt;</w:t>
              </w:r>
            </w:ins>
          </w:p>
          <w:p w14:paraId="269005D3" w14:textId="77777777" w:rsidR="0058493D" w:rsidRDefault="0058493D" w:rsidP="0058493D">
            <w:pPr>
              <w:pStyle w:val="XML1"/>
              <w:rPr>
                <w:ins w:id="6841" w:author="Thomas Dietz" w:date="2012-08-13T13:50:00Z"/>
              </w:rPr>
            </w:pPr>
            <w:ins w:id="6842" w:author="Thomas Dietz" w:date="2012-08-13T13:50:00Z">
              <w:r>
                <w:t xml:space="preserve">            &lt;/xs:element&gt;</w:t>
              </w:r>
            </w:ins>
          </w:p>
          <w:p w14:paraId="7E3C35EE" w14:textId="77777777" w:rsidR="0058493D" w:rsidRDefault="0058493D" w:rsidP="0058493D">
            <w:pPr>
              <w:pStyle w:val="XML1"/>
              <w:rPr>
                <w:ins w:id="6843" w:author="Thomas Dietz" w:date="2012-08-13T13:50:00Z"/>
              </w:rPr>
            </w:pPr>
            <w:ins w:id="6844" w:author="Thomas Dietz" w:date="2012-08-13T13:50:00Z">
              <w:r>
                <w:t xml:space="preserve">            &lt;xs:element name="supported-versions" minOccurs="0" maxOccurs="unbounded"  type="OFOpenFlowVersionType"&gt;</w:t>
              </w:r>
            </w:ins>
          </w:p>
          <w:p w14:paraId="66EDFA33" w14:textId="77777777" w:rsidR="0058493D" w:rsidRDefault="0058493D" w:rsidP="0058493D">
            <w:pPr>
              <w:pStyle w:val="XML1"/>
              <w:rPr>
                <w:ins w:id="6845" w:author="Thomas Dietz" w:date="2012-08-13T13:50:00Z"/>
              </w:rPr>
            </w:pPr>
            <w:ins w:id="6846" w:author="Thomas Dietz" w:date="2012-08-13T13:50:00Z">
              <w:r>
                <w:t xml:space="preserve">              &lt;xs:annotation&gt;</w:t>
              </w:r>
            </w:ins>
          </w:p>
          <w:p w14:paraId="52A4516A" w14:textId="77777777" w:rsidR="0058493D" w:rsidRDefault="0058493D" w:rsidP="0058493D">
            <w:pPr>
              <w:pStyle w:val="XML1"/>
              <w:rPr>
                <w:ins w:id="6847" w:author="Thomas Dietz" w:date="2012-08-13T13:50:00Z"/>
              </w:rPr>
            </w:pPr>
            <w:ins w:id="6848" w:author="Thomas Dietz" w:date="2012-08-13T13:50:00Z">
              <w:r>
                <w:t xml:space="preserve">                &lt;xs:documentation&gt;</w:t>
              </w:r>
            </w:ins>
          </w:p>
          <w:p w14:paraId="04D43603" w14:textId="77777777" w:rsidR="0058493D" w:rsidRDefault="0058493D" w:rsidP="0058493D">
            <w:pPr>
              <w:pStyle w:val="XML1"/>
              <w:rPr>
                <w:ins w:id="6849" w:author="Thomas Dietz" w:date="2012-08-13T13:50:00Z"/>
              </w:rPr>
            </w:pPr>
            <w:ins w:id="6850" w:author="Thomas Dietz" w:date="2012-08-13T13:50:00Z">
              <w:r>
                <w:t xml:space="preserve">                  This list of elements includes one entry for</w:t>
              </w:r>
            </w:ins>
          </w:p>
          <w:p w14:paraId="5C28D725" w14:textId="77777777" w:rsidR="0058493D" w:rsidRDefault="0058493D" w:rsidP="0058493D">
            <w:pPr>
              <w:pStyle w:val="XML1"/>
              <w:rPr>
                <w:ins w:id="6851" w:author="Thomas Dietz" w:date="2012-08-13T13:50:00Z"/>
              </w:rPr>
            </w:pPr>
            <w:ins w:id="6852" w:author="Thomas Dietz" w:date="2012-08-13T13:50:00Z">
              <w:r>
                <w:t xml:space="preserve">                  each OpenFlow protocol version that this OpenFlow</w:t>
              </w:r>
            </w:ins>
          </w:p>
          <w:p w14:paraId="25D2A047" w14:textId="77777777" w:rsidR="0058493D" w:rsidRDefault="0058493D" w:rsidP="0058493D">
            <w:pPr>
              <w:pStyle w:val="XML1"/>
              <w:rPr>
                <w:ins w:id="6853" w:author="Thomas Dietz" w:date="2012-08-13T13:50:00Z"/>
              </w:rPr>
            </w:pPr>
            <w:ins w:id="6854" w:author="Thomas Dietz" w:date="2012-08-13T13:50:00Z">
              <w:r>
                <w:t xml:space="preserve">                  controller supports.  It SHOULD contain all</w:t>
              </w:r>
            </w:ins>
          </w:p>
          <w:p w14:paraId="1C5B849C" w14:textId="77777777" w:rsidR="0058493D" w:rsidRDefault="0058493D" w:rsidP="0058493D">
            <w:pPr>
              <w:pStyle w:val="XML1"/>
              <w:rPr>
                <w:ins w:id="6855" w:author="Thomas Dietz" w:date="2012-08-13T13:50:00Z"/>
              </w:rPr>
            </w:pPr>
            <w:ins w:id="6856" w:author="Thomas Dietz" w:date="2012-08-13T13:50:00Z">
              <w:r>
                <w:t xml:space="preserve">                &lt;/xs:documentation&gt;</w:t>
              </w:r>
            </w:ins>
          </w:p>
          <w:p w14:paraId="7DFB0CB7" w14:textId="77777777" w:rsidR="0058493D" w:rsidRDefault="0058493D" w:rsidP="0058493D">
            <w:pPr>
              <w:pStyle w:val="XML1"/>
              <w:rPr>
                <w:ins w:id="6857" w:author="Thomas Dietz" w:date="2012-08-13T13:50:00Z"/>
              </w:rPr>
            </w:pPr>
            <w:ins w:id="6858" w:author="Thomas Dietz" w:date="2012-08-13T13:50:00Z">
              <w:r>
                <w:t xml:space="preserve">              &lt;/xs:annotation&gt;</w:t>
              </w:r>
            </w:ins>
          </w:p>
          <w:p w14:paraId="2323C397" w14:textId="77777777" w:rsidR="0058493D" w:rsidRDefault="0058493D" w:rsidP="0058493D">
            <w:pPr>
              <w:pStyle w:val="XML1"/>
              <w:rPr>
                <w:ins w:id="6859" w:author="Thomas Dietz" w:date="2012-08-13T13:50:00Z"/>
              </w:rPr>
            </w:pPr>
            <w:ins w:id="6860" w:author="Thomas Dietz" w:date="2012-08-13T13:50:00Z">
              <w:r>
                <w:t xml:space="preserve">            &lt;/xs:element&gt;</w:t>
              </w:r>
            </w:ins>
          </w:p>
          <w:p w14:paraId="2E133C1E" w14:textId="77777777" w:rsidR="0058493D" w:rsidRDefault="0058493D" w:rsidP="0058493D">
            <w:pPr>
              <w:pStyle w:val="XML1"/>
              <w:rPr>
                <w:ins w:id="6861" w:author="Thomas Dietz" w:date="2012-08-13T13:50:00Z"/>
              </w:rPr>
            </w:pPr>
            <w:ins w:id="6862" w:author="Thomas Dietz" w:date="2012-08-13T13:50:00Z">
              <w:r>
                <w:t xml:space="preserve">            &lt;xs:element name="local-ip-address-in-use" minOccurs="0"  type="inet:ip-address"&gt;</w:t>
              </w:r>
            </w:ins>
          </w:p>
          <w:p w14:paraId="32F61095" w14:textId="77777777" w:rsidR="0058493D" w:rsidRDefault="0058493D" w:rsidP="0058493D">
            <w:pPr>
              <w:pStyle w:val="XML1"/>
              <w:rPr>
                <w:ins w:id="6863" w:author="Thomas Dietz" w:date="2012-08-13T13:50:00Z"/>
              </w:rPr>
            </w:pPr>
            <w:ins w:id="6864" w:author="Thomas Dietz" w:date="2012-08-13T13:50:00Z">
              <w:r>
                <w:t xml:space="preserve">              &lt;xs:annotation&gt;</w:t>
              </w:r>
            </w:ins>
          </w:p>
          <w:p w14:paraId="24E6FB1F" w14:textId="77777777" w:rsidR="0058493D" w:rsidRDefault="0058493D" w:rsidP="0058493D">
            <w:pPr>
              <w:pStyle w:val="XML1"/>
              <w:rPr>
                <w:ins w:id="6865" w:author="Thomas Dietz" w:date="2012-08-13T13:50:00Z"/>
              </w:rPr>
            </w:pPr>
            <w:ins w:id="6866" w:author="Thomas Dietz" w:date="2012-08-13T13:50:00Z">
              <w:r>
                <w:t xml:space="preserve">                &lt;xs:documentation&gt;</w:t>
              </w:r>
            </w:ins>
          </w:p>
          <w:p w14:paraId="4C3CA9AE" w14:textId="77777777" w:rsidR="0058493D" w:rsidRDefault="0058493D" w:rsidP="0058493D">
            <w:pPr>
              <w:pStyle w:val="XML1"/>
              <w:rPr>
                <w:ins w:id="6867" w:author="Thomas Dietz" w:date="2012-08-13T13:50:00Z"/>
              </w:rPr>
            </w:pPr>
            <w:ins w:id="6868" w:author="Thomas Dietz" w:date="2012-08-13T13:50:00Z">
              <w:r>
                <w:t xml:space="preserve">                  The local IP address of the OpenFlow Logical</w:t>
              </w:r>
            </w:ins>
          </w:p>
          <w:p w14:paraId="4E4654BF" w14:textId="77777777" w:rsidR="0058493D" w:rsidRDefault="0058493D" w:rsidP="0058493D">
            <w:pPr>
              <w:pStyle w:val="XML1"/>
              <w:rPr>
                <w:ins w:id="6869" w:author="Thomas Dietz" w:date="2012-08-13T13:50:00Z"/>
              </w:rPr>
            </w:pPr>
            <w:ins w:id="6870" w:author="Thomas Dietz" w:date="2012-08-13T13:50:00Z">
              <w:r>
                <w:t xml:space="preserve">                  Switch when connecting to this OpenFlow Controller.  It</w:t>
              </w:r>
            </w:ins>
          </w:p>
          <w:p w14:paraId="7B2E09BC" w14:textId="77777777" w:rsidR="0058493D" w:rsidRDefault="0058493D" w:rsidP="0058493D">
            <w:pPr>
              <w:pStyle w:val="XML1"/>
              <w:rPr>
                <w:ins w:id="6871" w:author="Thomas Dietz" w:date="2012-08-13T13:50:00Z"/>
              </w:rPr>
            </w:pPr>
            <w:ins w:id="6872" w:author="Thomas Dietz" w:date="2012-08-13T13:50:00Z">
              <w:r>
                <w:t xml:space="preserve">                  is the source IP address of packets sent to this OpenFlow</w:t>
              </w:r>
            </w:ins>
          </w:p>
          <w:p w14:paraId="30387625" w14:textId="77777777" w:rsidR="0058493D" w:rsidRDefault="0058493D" w:rsidP="0058493D">
            <w:pPr>
              <w:pStyle w:val="XML1"/>
              <w:rPr>
                <w:ins w:id="6873" w:author="Thomas Dietz" w:date="2012-08-13T13:50:00Z"/>
              </w:rPr>
            </w:pPr>
            <w:ins w:id="6874" w:author="Thomas Dietz" w:date="2012-08-13T13:50:00Z">
              <w:r>
                <w:t xml:space="preserve">                  Controller.  If present, this element overrides any</w:t>
              </w:r>
            </w:ins>
          </w:p>
          <w:p w14:paraId="0119453C" w14:textId="77777777" w:rsidR="0058493D" w:rsidRDefault="0058493D" w:rsidP="0058493D">
            <w:pPr>
              <w:pStyle w:val="XML1"/>
              <w:rPr>
                <w:ins w:id="6875" w:author="Thomas Dietz" w:date="2012-08-13T13:50:00Z"/>
              </w:rPr>
            </w:pPr>
            <w:ins w:id="6876" w:author="Thomas Dietz" w:date="2012-08-13T13:50:00Z">
              <w:r>
                <w:t xml:space="preserve">                  default IP address.</w:t>
              </w:r>
            </w:ins>
          </w:p>
          <w:p w14:paraId="4181AF77" w14:textId="77777777" w:rsidR="0058493D" w:rsidRDefault="0058493D" w:rsidP="0058493D">
            <w:pPr>
              <w:pStyle w:val="XML1"/>
              <w:rPr>
                <w:ins w:id="6877" w:author="Thomas Dietz" w:date="2012-08-13T13:50:00Z"/>
              </w:rPr>
            </w:pPr>
            <w:ins w:id="6878" w:author="Thomas Dietz" w:date="2012-08-13T13:50:00Z">
              <w:r>
                <w:t xml:space="preserve">                &lt;/xs:documentation&gt;</w:t>
              </w:r>
            </w:ins>
          </w:p>
          <w:p w14:paraId="27354991" w14:textId="77777777" w:rsidR="0058493D" w:rsidRDefault="0058493D" w:rsidP="0058493D">
            <w:pPr>
              <w:pStyle w:val="XML1"/>
              <w:rPr>
                <w:ins w:id="6879" w:author="Thomas Dietz" w:date="2012-08-13T13:50:00Z"/>
              </w:rPr>
            </w:pPr>
            <w:ins w:id="6880" w:author="Thomas Dietz" w:date="2012-08-13T13:50:00Z">
              <w:r>
                <w:t xml:space="preserve">              &lt;/xs:annotation&gt;</w:t>
              </w:r>
            </w:ins>
          </w:p>
          <w:p w14:paraId="4253FCBE" w14:textId="77777777" w:rsidR="0058493D" w:rsidRDefault="0058493D" w:rsidP="0058493D">
            <w:pPr>
              <w:pStyle w:val="XML1"/>
              <w:rPr>
                <w:ins w:id="6881" w:author="Thomas Dietz" w:date="2012-08-13T13:50:00Z"/>
              </w:rPr>
            </w:pPr>
            <w:ins w:id="6882" w:author="Thomas Dietz" w:date="2012-08-13T13:50:00Z">
              <w:r>
                <w:lastRenderedPageBreak/>
                <w:t xml:space="preserve">            &lt;/xs:element&gt;</w:t>
              </w:r>
            </w:ins>
          </w:p>
          <w:p w14:paraId="2B13E04A" w14:textId="77777777" w:rsidR="0058493D" w:rsidRDefault="0058493D" w:rsidP="0058493D">
            <w:pPr>
              <w:pStyle w:val="XML1"/>
              <w:rPr>
                <w:ins w:id="6883" w:author="Thomas Dietz" w:date="2012-08-13T13:50:00Z"/>
              </w:rPr>
            </w:pPr>
            <w:ins w:id="6884" w:author="Thomas Dietz" w:date="2012-08-13T13:50:00Z">
              <w:r>
                <w:t xml:space="preserve">            &lt;xs:element name="local-port-in-use" minOccurs="0"  type="inet:port-number"&gt;</w:t>
              </w:r>
            </w:ins>
          </w:p>
          <w:p w14:paraId="34903380" w14:textId="77777777" w:rsidR="0058493D" w:rsidRDefault="0058493D" w:rsidP="0058493D">
            <w:pPr>
              <w:pStyle w:val="XML1"/>
              <w:rPr>
                <w:ins w:id="6885" w:author="Thomas Dietz" w:date="2012-08-13T13:50:00Z"/>
              </w:rPr>
            </w:pPr>
            <w:ins w:id="6886" w:author="Thomas Dietz" w:date="2012-08-13T13:50:00Z">
              <w:r>
                <w:t xml:space="preserve">              &lt;xs:annotation&gt;</w:t>
              </w:r>
            </w:ins>
          </w:p>
          <w:p w14:paraId="1B148D52" w14:textId="77777777" w:rsidR="0058493D" w:rsidRDefault="0058493D" w:rsidP="0058493D">
            <w:pPr>
              <w:pStyle w:val="XML1"/>
              <w:rPr>
                <w:ins w:id="6887" w:author="Thomas Dietz" w:date="2012-08-13T13:50:00Z"/>
              </w:rPr>
            </w:pPr>
            <w:ins w:id="6888" w:author="Thomas Dietz" w:date="2012-08-13T13:50:00Z">
              <w:r>
                <w:t xml:space="preserve">                &lt;xs:documentation&gt;</w:t>
              </w:r>
            </w:ins>
          </w:p>
          <w:p w14:paraId="7E7E31C4" w14:textId="77777777" w:rsidR="0058493D" w:rsidRDefault="0058493D" w:rsidP="0058493D">
            <w:pPr>
              <w:pStyle w:val="XML1"/>
              <w:rPr>
                <w:ins w:id="6889" w:author="Thomas Dietz" w:date="2012-08-13T13:50:00Z"/>
              </w:rPr>
            </w:pPr>
            <w:ins w:id="6890" w:author="Thomas Dietz" w:date="2012-08-13T13:50:00Z">
              <w:r>
                <w:t xml:space="preserve">                  The local TCP port number of the OpenFlow</w:t>
              </w:r>
            </w:ins>
          </w:p>
          <w:p w14:paraId="4A482822" w14:textId="77777777" w:rsidR="0058493D" w:rsidRDefault="0058493D" w:rsidP="0058493D">
            <w:pPr>
              <w:pStyle w:val="XML1"/>
              <w:rPr>
                <w:ins w:id="6891" w:author="Thomas Dietz" w:date="2012-08-13T13:50:00Z"/>
              </w:rPr>
            </w:pPr>
            <w:ins w:id="6892" w:author="Thomas Dietz" w:date="2012-08-13T13:50:00Z">
              <w:r>
                <w:t xml:space="preserve">                  Logical Switch.  If element connection-state has value</w:t>
              </w:r>
            </w:ins>
          </w:p>
          <w:p w14:paraId="4D388AD3" w14:textId="77777777" w:rsidR="0058493D" w:rsidRDefault="0058493D" w:rsidP="0058493D">
            <w:pPr>
              <w:pStyle w:val="XML1"/>
              <w:rPr>
                <w:ins w:id="6893" w:author="Thomas Dietz" w:date="2012-08-13T13:50:00Z"/>
              </w:rPr>
            </w:pPr>
            <w:ins w:id="6894" w:author="Thomas Dietz" w:date="2012-08-13T13:50:00Z">
              <w:r>
                <w:t xml:space="preserve">                  'up', then this element indicates the actual port number</w:t>
              </w:r>
            </w:ins>
          </w:p>
          <w:p w14:paraId="0D329EC4" w14:textId="77777777" w:rsidR="0058493D" w:rsidRDefault="0058493D" w:rsidP="0058493D">
            <w:pPr>
              <w:pStyle w:val="XML1"/>
              <w:rPr>
                <w:ins w:id="6895" w:author="Thomas Dietz" w:date="2012-08-13T13:50:00Z"/>
              </w:rPr>
            </w:pPr>
            <w:ins w:id="6896" w:author="Thomas Dietz" w:date="2012-08-13T13:50:00Z">
              <w:r>
                <w:t xml:space="preserve">                  in use.  If element connection-state has value 'down',</w:t>
              </w:r>
            </w:ins>
          </w:p>
          <w:p w14:paraId="6A017E12" w14:textId="77777777" w:rsidR="0058493D" w:rsidRDefault="0058493D" w:rsidP="0058493D">
            <w:pPr>
              <w:pStyle w:val="XML1"/>
              <w:rPr>
                <w:ins w:id="6897" w:author="Thomas Dietz" w:date="2012-08-13T13:50:00Z"/>
              </w:rPr>
            </w:pPr>
            <w:ins w:id="6898" w:author="Thomas Dietz" w:date="2012-08-13T13:50:00Z">
              <w:r>
                <w:t xml:space="preserve">                  then this element indicates the port number used for the</w:t>
              </w:r>
            </w:ins>
          </w:p>
          <w:p w14:paraId="564E7392" w14:textId="77777777" w:rsidR="0058493D" w:rsidRDefault="0058493D" w:rsidP="0058493D">
            <w:pPr>
              <w:pStyle w:val="XML1"/>
              <w:rPr>
                <w:ins w:id="6899" w:author="Thomas Dietz" w:date="2012-08-13T13:50:00Z"/>
              </w:rPr>
            </w:pPr>
            <w:ins w:id="6900" w:author="Thomas Dietz" w:date="2012-08-13T13:50:00Z">
              <w:r>
                <w:t xml:space="preserve">                  last attempt to establish a connection with this OpenFlow</w:t>
              </w:r>
            </w:ins>
          </w:p>
          <w:p w14:paraId="1AB48B9F" w14:textId="77777777" w:rsidR="0058493D" w:rsidRDefault="0058493D" w:rsidP="0058493D">
            <w:pPr>
              <w:pStyle w:val="XML1"/>
              <w:rPr>
                <w:ins w:id="6901" w:author="Thomas Dietz" w:date="2012-08-13T13:50:00Z"/>
              </w:rPr>
            </w:pPr>
            <w:ins w:id="6902" w:author="Thomas Dietz" w:date="2012-08-13T13:50:00Z">
              <w:r>
                <w:t xml:space="preserve">                  Controller.??? </w:t>
              </w:r>
            </w:ins>
          </w:p>
          <w:p w14:paraId="1B5D159A" w14:textId="77777777" w:rsidR="0058493D" w:rsidRDefault="0058493D" w:rsidP="0058493D">
            <w:pPr>
              <w:pStyle w:val="XML1"/>
              <w:rPr>
                <w:ins w:id="6903" w:author="Thomas Dietz" w:date="2012-08-13T13:50:00Z"/>
              </w:rPr>
            </w:pPr>
            <w:ins w:id="6904" w:author="Thomas Dietz" w:date="2012-08-13T13:50:00Z">
              <w:r>
                <w:t xml:space="preserve">                  When connecting to this OpenFlow Controller, it is the </w:t>
              </w:r>
            </w:ins>
          </w:p>
          <w:p w14:paraId="5D126952" w14:textId="77777777" w:rsidR="0058493D" w:rsidRDefault="0058493D" w:rsidP="0058493D">
            <w:pPr>
              <w:pStyle w:val="XML1"/>
              <w:rPr>
                <w:ins w:id="6905" w:author="Thomas Dietz" w:date="2012-08-13T13:50:00Z"/>
              </w:rPr>
            </w:pPr>
            <w:ins w:id="6906" w:author="Thomas Dietz" w:date="2012-08-13T13:50:00Z">
              <w:r>
                <w:t xml:space="preserve">                  source TCP port number of packets sent to this OpenFlow </w:t>
              </w:r>
            </w:ins>
          </w:p>
          <w:p w14:paraId="265F475B" w14:textId="77777777" w:rsidR="0058493D" w:rsidRDefault="0058493D" w:rsidP="0058493D">
            <w:pPr>
              <w:pStyle w:val="XML1"/>
              <w:rPr>
                <w:ins w:id="6907" w:author="Thomas Dietz" w:date="2012-08-13T13:50:00Z"/>
              </w:rPr>
            </w:pPr>
            <w:ins w:id="6908" w:author="Thomas Dietz" w:date="2012-08-13T13:50:00Z">
              <w:r>
                <w:t xml:space="preserve">                  Controller.  If this element has its defaqult value 0,</w:t>
              </w:r>
            </w:ins>
          </w:p>
          <w:p w14:paraId="30413C5C" w14:textId="77777777" w:rsidR="0058493D" w:rsidRDefault="0058493D" w:rsidP="0058493D">
            <w:pPr>
              <w:pStyle w:val="XML1"/>
              <w:rPr>
                <w:ins w:id="6909" w:author="Thomas Dietz" w:date="2012-08-13T13:50:00Z"/>
              </w:rPr>
            </w:pPr>
            <w:ins w:id="6910" w:author="Thomas Dietz" w:date="2012-08-13T13:50:00Z">
              <w:r>
                <w:t xml:space="preserve">                  then port number is chosen arbitrarily by the OpenFlow</w:t>
              </w:r>
            </w:ins>
          </w:p>
          <w:p w14:paraId="51B56824" w14:textId="77777777" w:rsidR="0058493D" w:rsidRDefault="0058493D" w:rsidP="0058493D">
            <w:pPr>
              <w:pStyle w:val="XML1"/>
              <w:rPr>
                <w:ins w:id="6911" w:author="Thomas Dietz" w:date="2012-08-13T13:50:00Z"/>
              </w:rPr>
            </w:pPr>
            <w:ins w:id="6912" w:author="Thomas Dietz" w:date="2012-08-13T13:50:00Z">
              <w:r>
                <w:t xml:space="preserve">                  Logical Switch.</w:t>
              </w:r>
            </w:ins>
          </w:p>
          <w:p w14:paraId="37691B4C" w14:textId="77777777" w:rsidR="0058493D" w:rsidRDefault="0058493D" w:rsidP="0058493D">
            <w:pPr>
              <w:pStyle w:val="XML1"/>
              <w:rPr>
                <w:ins w:id="6913" w:author="Thomas Dietz" w:date="2012-08-13T13:50:00Z"/>
              </w:rPr>
            </w:pPr>
            <w:ins w:id="6914" w:author="Thomas Dietz" w:date="2012-08-13T13:50:00Z">
              <w:r>
                <w:t xml:space="preserve">                &lt;/xs:documentation&gt;</w:t>
              </w:r>
            </w:ins>
          </w:p>
          <w:p w14:paraId="564913DE" w14:textId="77777777" w:rsidR="0058493D" w:rsidRDefault="0058493D" w:rsidP="0058493D">
            <w:pPr>
              <w:pStyle w:val="XML1"/>
              <w:rPr>
                <w:ins w:id="6915" w:author="Thomas Dietz" w:date="2012-08-13T13:50:00Z"/>
              </w:rPr>
            </w:pPr>
            <w:ins w:id="6916" w:author="Thomas Dietz" w:date="2012-08-13T13:50:00Z">
              <w:r>
                <w:t xml:space="preserve">              &lt;/xs:annotation&gt;</w:t>
              </w:r>
            </w:ins>
          </w:p>
          <w:p w14:paraId="4C8BFCA5" w14:textId="77777777" w:rsidR="0058493D" w:rsidRDefault="0058493D" w:rsidP="0058493D">
            <w:pPr>
              <w:pStyle w:val="XML1"/>
              <w:rPr>
                <w:ins w:id="6917" w:author="Thomas Dietz" w:date="2012-08-13T13:50:00Z"/>
              </w:rPr>
            </w:pPr>
            <w:ins w:id="6918" w:author="Thomas Dietz" w:date="2012-08-13T13:50:00Z">
              <w:r>
                <w:t xml:space="preserve">            &lt;/xs:element&gt;</w:t>
              </w:r>
            </w:ins>
          </w:p>
          <w:p w14:paraId="31682D58" w14:textId="77777777" w:rsidR="0058493D" w:rsidRDefault="0058493D" w:rsidP="0058493D">
            <w:pPr>
              <w:pStyle w:val="XML1"/>
              <w:rPr>
                <w:ins w:id="6919" w:author="Thomas Dietz" w:date="2012-08-13T13:50:00Z"/>
              </w:rPr>
            </w:pPr>
            <w:ins w:id="6920" w:author="Thomas Dietz" w:date="2012-08-13T13:50:00Z">
              <w:r>
                <w:t xml:space="preserve">          &lt;/xs:sequence&gt;</w:t>
              </w:r>
            </w:ins>
          </w:p>
          <w:p w14:paraId="04A055ED" w14:textId="77777777" w:rsidR="0058493D" w:rsidRDefault="0058493D" w:rsidP="0058493D">
            <w:pPr>
              <w:pStyle w:val="XML1"/>
              <w:rPr>
                <w:ins w:id="6921" w:author="Thomas Dietz" w:date="2012-08-13T13:50:00Z"/>
              </w:rPr>
            </w:pPr>
            <w:ins w:id="6922" w:author="Thomas Dietz" w:date="2012-08-13T13:50:00Z">
              <w:r>
                <w:t xml:space="preserve">        &lt;/xs:complexType&gt;</w:t>
              </w:r>
            </w:ins>
          </w:p>
          <w:p w14:paraId="160D071E" w14:textId="77777777" w:rsidR="0058493D" w:rsidRDefault="0058493D" w:rsidP="0058493D">
            <w:pPr>
              <w:pStyle w:val="XML1"/>
              <w:rPr>
                <w:ins w:id="6923" w:author="Thomas Dietz" w:date="2012-08-13T13:50:00Z"/>
              </w:rPr>
            </w:pPr>
            <w:ins w:id="6924" w:author="Thomas Dietz" w:date="2012-08-13T13:50:00Z">
              <w:r>
                <w:t xml:space="preserve">      &lt;/xs:element&gt;</w:t>
              </w:r>
            </w:ins>
          </w:p>
          <w:p w14:paraId="0CD6CF36" w14:textId="77777777" w:rsidR="0058493D" w:rsidRDefault="0058493D" w:rsidP="0058493D">
            <w:pPr>
              <w:pStyle w:val="XML1"/>
              <w:rPr>
                <w:ins w:id="6925" w:author="Thomas Dietz" w:date="2012-08-13T13:50:00Z"/>
              </w:rPr>
            </w:pPr>
            <w:ins w:id="6926" w:author="Thomas Dietz" w:date="2012-08-13T13:50:00Z">
              <w:r>
                <w:t xml:space="preserve">    &lt;/xs:sequence&gt;</w:t>
              </w:r>
            </w:ins>
          </w:p>
          <w:p w14:paraId="24558F3B" w14:textId="77777777" w:rsidR="00F86237" w:rsidRDefault="0058493D" w:rsidP="0058493D">
            <w:pPr>
              <w:pStyle w:val="XML1"/>
              <w:rPr>
                <w:ins w:id="6927" w:author="Thomas Dietz" w:date="2012-08-13T13:52:00Z"/>
              </w:rPr>
            </w:pPr>
            <w:ins w:id="6928" w:author="Thomas Dietz" w:date="2012-08-13T13:50:00Z">
              <w:r>
                <w:t xml:space="preserve">  &lt;/xs:group&gt;</w:t>
              </w:r>
            </w:ins>
          </w:p>
          <w:p w14:paraId="01647EBD" w14:textId="77777777" w:rsidR="0058493D" w:rsidRDefault="0058493D" w:rsidP="0058493D">
            <w:pPr>
              <w:pStyle w:val="XML1"/>
              <w:rPr>
                <w:ins w:id="6929" w:author="Thomas Dietz" w:date="2012-08-13T13:52:00Z"/>
              </w:rPr>
            </w:pPr>
          </w:p>
          <w:p w14:paraId="3B4B49D6" w14:textId="77777777" w:rsidR="0058493D" w:rsidRDefault="0058493D" w:rsidP="0058493D">
            <w:pPr>
              <w:pStyle w:val="XML1"/>
              <w:rPr>
                <w:ins w:id="6930" w:author="Thomas Dietz" w:date="2012-08-13T13:52:00Z"/>
              </w:rPr>
            </w:pPr>
            <w:ins w:id="6931" w:author="Thomas Dietz" w:date="2012-08-13T13:52:00Z">
              <w:r>
                <w:t xml:space="preserve">  &lt;xs:simpleType name="OFConfigId"&gt;</w:t>
              </w:r>
            </w:ins>
          </w:p>
          <w:p w14:paraId="525C7D3E" w14:textId="77777777" w:rsidR="0058493D" w:rsidRDefault="0058493D" w:rsidP="0058493D">
            <w:pPr>
              <w:pStyle w:val="XML1"/>
              <w:rPr>
                <w:ins w:id="6932" w:author="Thomas Dietz" w:date="2012-08-13T13:52:00Z"/>
              </w:rPr>
            </w:pPr>
            <w:ins w:id="6933" w:author="Thomas Dietz" w:date="2012-08-13T13:52:00Z">
              <w:r>
                <w:t xml:space="preserve">    &lt;xs:annotation&gt;</w:t>
              </w:r>
            </w:ins>
          </w:p>
          <w:p w14:paraId="413D9FF2" w14:textId="77777777" w:rsidR="0058493D" w:rsidRDefault="0058493D" w:rsidP="0058493D">
            <w:pPr>
              <w:pStyle w:val="XML1"/>
              <w:rPr>
                <w:ins w:id="6934" w:author="Thomas Dietz" w:date="2012-08-13T13:52:00Z"/>
              </w:rPr>
            </w:pPr>
            <w:ins w:id="6935" w:author="Thomas Dietz" w:date="2012-08-13T13:52:00Z">
              <w:r>
                <w:t xml:space="preserve">      &lt;xs:documentation&gt;</w:t>
              </w:r>
            </w:ins>
          </w:p>
          <w:p w14:paraId="742DDA62" w14:textId="77777777" w:rsidR="0058493D" w:rsidRDefault="0058493D" w:rsidP="0058493D">
            <w:pPr>
              <w:pStyle w:val="XML1"/>
              <w:rPr>
                <w:ins w:id="6936" w:author="Thomas Dietz" w:date="2012-08-13T13:52:00Z"/>
              </w:rPr>
            </w:pPr>
            <w:ins w:id="6937" w:author="Thomas Dietz" w:date="2012-08-13T13:52:00Z">
              <w:r>
                <w:t xml:space="preserve">        Generic type of an identifier in OF-CONFIG</w:t>
              </w:r>
            </w:ins>
          </w:p>
          <w:p w14:paraId="1E1FC8C8" w14:textId="77777777" w:rsidR="0058493D" w:rsidRDefault="0058493D" w:rsidP="0058493D">
            <w:pPr>
              <w:pStyle w:val="XML1"/>
              <w:rPr>
                <w:ins w:id="6938" w:author="Thomas Dietz" w:date="2012-08-13T13:52:00Z"/>
              </w:rPr>
            </w:pPr>
            <w:ins w:id="6939" w:author="Thomas Dietz" w:date="2012-08-13T13:52:00Z">
              <w:r>
                <w:t xml:space="preserve">      &lt;/xs:documentation&gt;</w:t>
              </w:r>
            </w:ins>
          </w:p>
          <w:p w14:paraId="446658C7" w14:textId="77777777" w:rsidR="0058493D" w:rsidRDefault="0058493D" w:rsidP="0058493D">
            <w:pPr>
              <w:pStyle w:val="XML1"/>
              <w:rPr>
                <w:ins w:id="6940" w:author="Thomas Dietz" w:date="2012-08-13T13:52:00Z"/>
              </w:rPr>
            </w:pPr>
            <w:ins w:id="6941" w:author="Thomas Dietz" w:date="2012-08-13T13:52:00Z">
              <w:r>
                <w:t xml:space="preserve">    &lt;/xs:annotation&gt;</w:t>
              </w:r>
            </w:ins>
          </w:p>
          <w:p w14:paraId="2FC104AF" w14:textId="77777777" w:rsidR="0058493D" w:rsidRDefault="0058493D" w:rsidP="0058493D">
            <w:pPr>
              <w:pStyle w:val="XML1"/>
              <w:rPr>
                <w:ins w:id="6942" w:author="Thomas Dietz" w:date="2012-08-13T13:53:00Z"/>
              </w:rPr>
            </w:pPr>
            <w:ins w:id="6943" w:author="Thomas Dietz" w:date="2012-08-13T13:53:00Z">
              <w:r>
                <w:t xml:space="preserve">    &lt;xs:restriction base="inet:uri"&gt;</w:t>
              </w:r>
            </w:ins>
          </w:p>
          <w:p w14:paraId="1ADD6925" w14:textId="77777777" w:rsidR="0058493D" w:rsidRDefault="0058493D" w:rsidP="0058493D">
            <w:pPr>
              <w:pStyle w:val="XML1"/>
              <w:rPr>
                <w:ins w:id="6944" w:author="Thomas Dietz" w:date="2012-08-13T13:53:00Z"/>
              </w:rPr>
            </w:pPr>
            <w:ins w:id="6945" w:author="Thomas Dietz" w:date="2012-08-13T13:53:00Z">
              <w:r>
                <w:t xml:space="preserve">    &lt;/xs:restriction&gt;</w:t>
              </w:r>
            </w:ins>
          </w:p>
          <w:p w14:paraId="0DB40547" w14:textId="77777777" w:rsidR="0058493D" w:rsidRDefault="0058493D" w:rsidP="0058493D">
            <w:pPr>
              <w:pStyle w:val="XML1"/>
              <w:rPr>
                <w:ins w:id="6946" w:author="Thomas Dietz" w:date="2012-08-13T13:53:00Z"/>
              </w:rPr>
            </w:pPr>
            <w:ins w:id="6947" w:author="Thomas Dietz" w:date="2012-08-13T13:53:00Z">
              <w:r>
                <w:t xml:space="preserve">  &lt;/xs:simpleType&gt;</w:t>
              </w:r>
            </w:ins>
          </w:p>
          <w:p w14:paraId="4E3B1EC1" w14:textId="77777777" w:rsidR="0058493D" w:rsidRDefault="0058493D" w:rsidP="0058493D">
            <w:pPr>
              <w:pStyle w:val="XML1"/>
              <w:rPr>
                <w:ins w:id="6948" w:author="Thomas Dietz" w:date="2012-08-13T13:54:00Z"/>
              </w:rPr>
            </w:pPr>
          </w:p>
          <w:p w14:paraId="55577D7A" w14:textId="77777777" w:rsidR="0058493D" w:rsidRDefault="0058493D" w:rsidP="0058493D">
            <w:pPr>
              <w:pStyle w:val="XML1"/>
              <w:rPr>
                <w:ins w:id="6949" w:author="Thomas Dietz" w:date="2012-08-13T13:54:00Z"/>
              </w:rPr>
            </w:pPr>
            <w:ins w:id="6950" w:author="Thomas Dietz" w:date="2012-08-13T13:54:00Z">
              <w:r>
                <w:t xml:space="preserve">  &lt;xs:simpleType name="OFOpenFlowVersionType"&gt;</w:t>
              </w:r>
            </w:ins>
          </w:p>
          <w:p w14:paraId="1875A4CA" w14:textId="77777777" w:rsidR="0058493D" w:rsidRDefault="0058493D" w:rsidP="0058493D">
            <w:pPr>
              <w:pStyle w:val="XML1"/>
              <w:rPr>
                <w:ins w:id="6951" w:author="Thomas Dietz" w:date="2012-08-13T13:54:00Z"/>
              </w:rPr>
            </w:pPr>
            <w:ins w:id="6952" w:author="Thomas Dietz" w:date="2012-08-13T13:54:00Z">
              <w:r>
                <w:t xml:space="preserve">    &lt;xs:annotation&gt;</w:t>
              </w:r>
            </w:ins>
          </w:p>
          <w:p w14:paraId="743F8956" w14:textId="77777777" w:rsidR="0058493D" w:rsidRDefault="0058493D" w:rsidP="0058493D">
            <w:pPr>
              <w:pStyle w:val="XML1"/>
              <w:rPr>
                <w:ins w:id="6953" w:author="Thomas Dietz" w:date="2012-08-13T13:54:00Z"/>
              </w:rPr>
            </w:pPr>
            <w:ins w:id="6954" w:author="Thomas Dietz" w:date="2012-08-13T13:54:00Z">
              <w:r>
                <w:t xml:space="preserve">      &lt;xs:documentation&gt;</w:t>
              </w:r>
            </w:ins>
          </w:p>
          <w:p w14:paraId="44848BAC" w14:textId="77777777" w:rsidR="0058493D" w:rsidRDefault="0058493D" w:rsidP="0058493D">
            <w:pPr>
              <w:pStyle w:val="XML1"/>
              <w:rPr>
                <w:ins w:id="6955" w:author="Thomas Dietz" w:date="2012-08-13T13:54:00Z"/>
              </w:rPr>
            </w:pPr>
            <w:ins w:id="6956" w:author="Thomas Dietz" w:date="2012-08-13T13:54:00Z">
              <w:r>
                <w:t xml:space="preserve">        This enumeration contains the all OpenFlow</w:t>
              </w:r>
            </w:ins>
          </w:p>
          <w:p w14:paraId="2BEF20D3" w14:textId="77777777" w:rsidR="0058493D" w:rsidRDefault="0058493D" w:rsidP="0058493D">
            <w:pPr>
              <w:pStyle w:val="XML1"/>
              <w:rPr>
                <w:ins w:id="6957" w:author="Thomas Dietz" w:date="2012-08-13T13:54:00Z"/>
              </w:rPr>
            </w:pPr>
            <w:ins w:id="6958" w:author="Thomas Dietz" w:date="2012-08-13T13:54:00Z">
              <w:r>
                <w:t xml:space="preserve">        versions released so far.</w:t>
              </w:r>
            </w:ins>
          </w:p>
          <w:p w14:paraId="0FCB023E" w14:textId="77777777" w:rsidR="0058493D" w:rsidRDefault="0058493D" w:rsidP="0058493D">
            <w:pPr>
              <w:pStyle w:val="XML1"/>
              <w:rPr>
                <w:ins w:id="6959" w:author="Thomas Dietz" w:date="2012-08-13T13:54:00Z"/>
              </w:rPr>
            </w:pPr>
            <w:ins w:id="6960" w:author="Thomas Dietz" w:date="2012-08-13T13:54:00Z">
              <w:r>
                <w:t xml:space="preserve">      &lt;/xs:documentation&gt;</w:t>
              </w:r>
            </w:ins>
          </w:p>
          <w:p w14:paraId="7A21B1DA" w14:textId="77777777" w:rsidR="0058493D" w:rsidRDefault="0058493D" w:rsidP="0058493D">
            <w:pPr>
              <w:pStyle w:val="XML1"/>
              <w:rPr>
                <w:ins w:id="6961" w:author="Thomas Dietz" w:date="2012-08-13T13:54:00Z"/>
              </w:rPr>
            </w:pPr>
            <w:ins w:id="6962" w:author="Thomas Dietz" w:date="2012-08-13T13:54:00Z">
              <w:r>
                <w:t xml:space="preserve">    &lt;/xs:annotation&gt;</w:t>
              </w:r>
            </w:ins>
          </w:p>
          <w:p w14:paraId="79B0F446" w14:textId="77777777" w:rsidR="0058493D" w:rsidRDefault="0058493D" w:rsidP="0058493D">
            <w:pPr>
              <w:pStyle w:val="XML1"/>
              <w:rPr>
                <w:ins w:id="6963" w:author="Thomas Dietz" w:date="2012-08-13T13:54:00Z"/>
              </w:rPr>
            </w:pPr>
          </w:p>
          <w:p w14:paraId="149819D8" w14:textId="77777777" w:rsidR="0058493D" w:rsidRDefault="0058493D" w:rsidP="0058493D">
            <w:pPr>
              <w:pStyle w:val="XML1"/>
              <w:rPr>
                <w:ins w:id="6964" w:author="Thomas Dietz" w:date="2012-08-13T13:54:00Z"/>
              </w:rPr>
            </w:pPr>
            <w:ins w:id="6965" w:author="Thomas Dietz" w:date="2012-08-13T13:54:00Z">
              <w:r>
                <w:t xml:space="preserve">    &lt;xs:restriction base="xs:string"&gt;</w:t>
              </w:r>
            </w:ins>
          </w:p>
          <w:p w14:paraId="2A24230D" w14:textId="77777777" w:rsidR="0058493D" w:rsidRDefault="0058493D" w:rsidP="0058493D">
            <w:pPr>
              <w:pStyle w:val="XML1"/>
              <w:rPr>
                <w:ins w:id="6966" w:author="Thomas Dietz" w:date="2012-08-13T13:54:00Z"/>
              </w:rPr>
            </w:pPr>
            <w:ins w:id="6967" w:author="Thomas Dietz" w:date="2012-08-13T13:54:00Z">
              <w:r>
                <w:t xml:space="preserve">      &lt;xs:enumeration value="not-applicable"/&gt;</w:t>
              </w:r>
            </w:ins>
          </w:p>
          <w:p w14:paraId="47616A50" w14:textId="77777777" w:rsidR="0058493D" w:rsidRDefault="0058493D" w:rsidP="0058493D">
            <w:pPr>
              <w:pStyle w:val="XML1"/>
              <w:rPr>
                <w:ins w:id="6968" w:author="Thomas Dietz" w:date="2012-08-13T13:54:00Z"/>
              </w:rPr>
            </w:pPr>
            <w:ins w:id="6969" w:author="Thomas Dietz" w:date="2012-08-13T13:54:00Z">
              <w:r>
                <w:t xml:space="preserve">      &lt;xs:enumeration value="1.0"/&gt;</w:t>
              </w:r>
            </w:ins>
          </w:p>
          <w:p w14:paraId="7F384890" w14:textId="77777777" w:rsidR="0058493D" w:rsidRDefault="0058493D" w:rsidP="0058493D">
            <w:pPr>
              <w:pStyle w:val="XML1"/>
              <w:rPr>
                <w:ins w:id="6970" w:author="Thomas Dietz" w:date="2012-08-13T13:54:00Z"/>
              </w:rPr>
            </w:pPr>
            <w:ins w:id="6971" w:author="Thomas Dietz" w:date="2012-08-13T13:54:00Z">
              <w:r>
                <w:t xml:space="preserve">      &lt;xs:enumeration value="1.0.1"/&gt;</w:t>
              </w:r>
            </w:ins>
          </w:p>
          <w:p w14:paraId="2D44C3C9" w14:textId="77777777" w:rsidR="0058493D" w:rsidRDefault="0058493D" w:rsidP="0058493D">
            <w:pPr>
              <w:pStyle w:val="XML1"/>
              <w:rPr>
                <w:ins w:id="6972" w:author="Thomas Dietz" w:date="2012-08-13T13:54:00Z"/>
              </w:rPr>
            </w:pPr>
            <w:ins w:id="6973" w:author="Thomas Dietz" w:date="2012-08-13T13:54:00Z">
              <w:r>
                <w:t xml:space="preserve">      &lt;xs:enumeration value="1.1"/&gt;</w:t>
              </w:r>
            </w:ins>
          </w:p>
          <w:p w14:paraId="4217B915" w14:textId="77777777" w:rsidR="0058493D" w:rsidRDefault="0058493D" w:rsidP="0058493D">
            <w:pPr>
              <w:pStyle w:val="XML1"/>
              <w:rPr>
                <w:ins w:id="6974" w:author="Thomas Dietz" w:date="2012-08-13T13:54:00Z"/>
              </w:rPr>
            </w:pPr>
            <w:ins w:id="6975" w:author="Thomas Dietz" w:date="2012-08-13T13:54:00Z">
              <w:r>
                <w:t xml:space="preserve">      &lt;xs:enumeration value="1.2"/&gt;</w:t>
              </w:r>
            </w:ins>
          </w:p>
          <w:p w14:paraId="232423E9" w14:textId="77777777" w:rsidR="0058493D" w:rsidRDefault="0058493D" w:rsidP="0058493D">
            <w:pPr>
              <w:pStyle w:val="XML1"/>
              <w:rPr>
                <w:ins w:id="6976" w:author="Thomas Dietz" w:date="2012-08-13T13:54:00Z"/>
              </w:rPr>
            </w:pPr>
            <w:ins w:id="6977" w:author="Thomas Dietz" w:date="2012-08-13T13:54:00Z">
              <w:r>
                <w:t xml:space="preserve">      &lt;xs:enumeration value="1.3"/&gt;</w:t>
              </w:r>
            </w:ins>
          </w:p>
          <w:p w14:paraId="3C826DD9" w14:textId="77777777" w:rsidR="0058493D" w:rsidRDefault="0058493D" w:rsidP="0058493D">
            <w:pPr>
              <w:pStyle w:val="XML1"/>
              <w:rPr>
                <w:ins w:id="6978" w:author="Thomas Dietz" w:date="2012-08-13T13:54:00Z"/>
              </w:rPr>
            </w:pPr>
            <w:ins w:id="6979" w:author="Thomas Dietz" w:date="2012-08-13T13:54:00Z">
              <w:r>
                <w:t xml:space="preserve">      &lt;xs:enumeration value="1.3.1"/&gt;</w:t>
              </w:r>
            </w:ins>
          </w:p>
          <w:p w14:paraId="72BCED41" w14:textId="77777777" w:rsidR="0058493D" w:rsidRDefault="0058493D" w:rsidP="0058493D">
            <w:pPr>
              <w:pStyle w:val="XML1"/>
              <w:rPr>
                <w:ins w:id="6980" w:author="Thomas Dietz" w:date="2012-08-13T13:54:00Z"/>
              </w:rPr>
            </w:pPr>
            <w:ins w:id="6981" w:author="Thomas Dietz" w:date="2012-08-13T13:54:00Z">
              <w:r>
                <w:t xml:space="preserve">    &lt;/xs:restriction&gt;</w:t>
              </w:r>
            </w:ins>
          </w:p>
          <w:p w14:paraId="34258032" w14:textId="77777777" w:rsidR="0058493D" w:rsidRDefault="0058493D" w:rsidP="0058493D">
            <w:pPr>
              <w:pStyle w:val="XML1"/>
              <w:rPr>
                <w:ins w:id="6982" w:author="Thomas Dietz" w:date="2012-08-13T13:54:00Z"/>
              </w:rPr>
            </w:pPr>
            <w:ins w:id="6983" w:author="Thomas Dietz" w:date="2012-08-13T13:54:00Z">
              <w:r>
                <w:t xml:space="preserve">  &lt;/xs:simpleType&gt;</w:t>
              </w:r>
            </w:ins>
          </w:p>
          <w:p w14:paraId="1DB3C5A6" w14:textId="77777777" w:rsidR="0058493D" w:rsidRDefault="0058493D" w:rsidP="0058493D">
            <w:pPr>
              <w:pStyle w:val="XML1"/>
              <w:rPr>
                <w:ins w:id="6984" w:author="Thomas Dietz" w:date="2012-08-13T13:54:00Z"/>
              </w:rPr>
            </w:pPr>
          </w:p>
          <w:p w14:paraId="6B9D4E3A" w14:textId="77777777" w:rsidR="0058493D" w:rsidRDefault="0058493D" w:rsidP="0058493D">
            <w:pPr>
              <w:pStyle w:val="XML1"/>
              <w:rPr>
                <w:ins w:id="6985" w:author="Thomas Dietz" w:date="2012-08-13T13:54:00Z"/>
              </w:rPr>
            </w:pPr>
            <w:ins w:id="6986" w:author="Thomas Dietz" w:date="2012-08-13T13:54:00Z">
              <w:r>
                <w:t xml:space="preserve">  &lt;xs:simpleType name="OFUpDownStateType"&gt;</w:t>
              </w:r>
            </w:ins>
          </w:p>
          <w:p w14:paraId="0CCEEFD3" w14:textId="77777777" w:rsidR="0058493D" w:rsidRDefault="0058493D" w:rsidP="0058493D">
            <w:pPr>
              <w:pStyle w:val="XML1"/>
              <w:rPr>
                <w:ins w:id="6987" w:author="Thomas Dietz" w:date="2012-08-13T13:54:00Z"/>
              </w:rPr>
            </w:pPr>
            <w:ins w:id="6988" w:author="Thomas Dietz" w:date="2012-08-13T13:54:00Z">
              <w:r>
                <w:lastRenderedPageBreak/>
                <w:t xml:space="preserve">    &lt;xs:annotation&gt;</w:t>
              </w:r>
            </w:ins>
          </w:p>
          <w:p w14:paraId="79D32E1E" w14:textId="77777777" w:rsidR="0058493D" w:rsidRDefault="0058493D" w:rsidP="0058493D">
            <w:pPr>
              <w:pStyle w:val="XML1"/>
              <w:rPr>
                <w:ins w:id="6989" w:author="Thomas Dietz" w:date="2012-08-13T13:54:00Z"/>
              </w:rPr>
            </w:pPr>
            <w:ins w:id="6990" w:author="Thomas Dietz" w:date="2012-08-13T13:54:00Z">
              <w:r>
                <w:t xml:space="preserve">      &lt;xs:documentation&gt;</w:t>
              </w:r>
            </w:ins>
          </w:p>
          <w:p w14:paraId="359D2524" w14:textId="77777777" w:rsidR="0058493D" w:rsidRDefault="0058493D" w:rsidP="0058493D">
            <w:pPr>
              <w:pStyle w:val="XML1"/>
              <w:rPr>
                <w:ins w:id="6991" w:author="Thomas Dietz" w:date="2012-08-13T13:54:00Z"/>
              </w:rPr>
            </w:pPr>
            <w:ins w:id="6992" w:author="Thomas Dietz" w:date="2012-08-13T13:54:00Z">
              <w:r>
                <w:t xml:space="preserve">        Type to specify state information for a port or a</w:t>
              </w:r>
            </w:ins>
          </w:p>
          <w:p w14:paraId="68A6B3A9" w14:textId="77777777" w:rsidR="0058493D" w:rsidRDefault="0058493D" w:rsidP="0058493D">
            <w:pPr>
              <w:pStyle w:val="XML1"/>
              <w:rPr>
                <w:ins w:id="6993" w:author="Thomas Dietz" w:date="2012-08-13T13:54:00Z"/>
              </w:rPr>
            </w:pPr>
            <w:ins w:id="6994" w:author="Thomas Dietz" w:date="2012-08-13T13:54:00Z">
              <w:r>
                <w:t xml:space="preserve">        connection.</w:t>
              </w:r>
            </w:ins>
          </w:p>
          <w:p w14:paraId="5E475593" w14:textId="77777777" w:rsidR="0058493D" w:rsidRDefault="0058493D" w:rsidP="0058493D">
            <w:pPr>
              <w:pStyle w:val="XML1"/>
              <w:rPr>
                <w:ins w:id="6995" w:author="Thomas Dietz" w:date="2012-08-13T13:54:00Z"/>
              </w:rPr>
            </w:pPr>
            <w:ins w:id="6996" w:author="Thomas Dietz" w:date="2012-08-13T13:54:00Z">
              <w:r>
                <w:t xml:space="preserve">      &lt;/xs:documentation&gt;</w:t>
              </w:r>
            </w:ins>
          </w:p>
          <w:p w14:paraId="71AAD9EA" w14:textId="77777777" w:rsidR="0058493D" w:rsidRDefault="0058493D" w:rsidP="0058493D">
            <w:pPr>
              <w:pStyle w:val="XML1"/>
              <w:rPr>
                <w:ins w:id="6997" w:author="Thomas Dietz" w:date="2012-08-13T13:54:00Z"/>
              </w:rPr>
            </w:pPr>
            <w:ins w:id="6998" w:author="Thomas Dietz" w:date="2012-08-13T13:54:00Z">
              <w:r>
                <w:t xml:space="preserve">    &lt;/xs:annotation&gt;</w:t>
              </w:r>
            </w:ins>
          </w:p>
          <w:p w14:paraId="4276ED54" w14:textId="77777777" w:rsidR="0058493D" w:rsidRDefault="0058493D" w:rsidP="0058493D">
            <w:pPr>
              <w:pStyle w:val="XML1"/>
              <w:rPr>
                <w:ins w:id="6999" w:author="Thomas Dietz" w:date="2012-08-13T13:54:00Z"/>
              </w:rPr>
            </w:pPr>
          </w:p>
          <w:p w14:paraId="677B8B00" w14:textId="77777777" w:rsidR="0058493D" w:rsidRDefault="0058493D" w:rsidP="0058493D">
            <w:pPr>
              <w:pStyle w:val="XML1"/>
              <w:rPr>
                <w:ins w:id="7000" w:author="Thomas Dietz" w:date="2012-08-13T13:54:00Z"/>
              </w:rPr>
            </w:pPr>
            <w:ins w:id="7001" w:author="Thomas Dietz" w:date="2012-08-13T13:54:00Z">
              <w:r>
                <w:t xml:space="preserve">    &lt;xs:restriction base="xs:string"&gt;</w:t>
              </w:r>
            </w:ins>
          </w:p>
          <w:p w14:paraId="099076E4" w14:textId="77777777" w:rsidR="0058493D" w:rsidRDefault="0058493D" w:rsidP="0058493D">
            <w:pPr>
              <w:pStyle w:val="XML1"/>
              <w:rPr>
                <w:ins w:id="7002" w:author="Thomas Dietz" w:date="2012-08-13T13:54:00Z"/>
              </w:rPr>
            </w:pPr>
            <w:ins w:id="7003" w:author="Thomas Dietz" w:date="2012-08-13T13:54:00Z">
              <w:r>
                <w:t xml:space="preserve">      &lt;xs:enumeration value="up"/&gt;</w:t>
              </w:r>
            </w:ins>
          </w:p>
          <w:p w14:paraId="062DADEC" w14:textId="77777777" w:rsidR="0058493D" w:rsidRDefault="0058493D" w:rsidP="0058493D">
            <w:pPr>
              <w:pStyle w:val="XML1"/>
              <w:rPr>
                <w:ins w:id="7004" w:author="Thomas Dietz" w:date="2012-08-13T13:54:00Z"/>
              </w:rPr>
            </w:pPr>
            <w:ins w:id="7005" w:author="Thomas Dietz" w:date="2012-08-13T13:54:00Z">
              <w:r>
                <w:t xml:space="preserve">      &lt;xs:enumeration value="down"/&gt;</w:t>
              </w:r>
            </w:ins>
          </w:p>
          <w:p w14:paraId="2175E6D7" w14:textId="77777777" w:rsidR="0058493D" w:rsidRDefault="0058493D" w:rsidP="0058493D">
            <w:pPr>
              <w:pStyle w:val="XML1"/>
              <w:rPr>
                <w:ins w:id="7006" w:author="Thomas Dietz" w:date="2012-08-13T13:54:00Z"/>
              </w:rPr>
            </w:pPr>
            <w:ins w:id="7007" w:author="Thomas Dietz" w:date="2012-08-13T13:54:00Z">
              <w:r>
                <w:t xml:space="preserve">    &lt;/xs:restriction&gt;</w:t>
              </w:r>
            </w:ins>
          </w:p>
          <w:p w14:paraId="5D344194" w14:textId="4325911C" w:rsidR="0058493D" w:rsidRPr="009F1B7D" w:rsidRDefault="0058493D" w:rsidP="0058493D">
            <w:pPr>
              <w:pStyle w:val="XML1"/>
            </w:pPr>
            <w:ins w:id="7008" w:author="Thomas Dietz" w:date="2012-08-13T13:54:00Z">
              <w:r>
                <w:t xml:space="preserve">  &lt;/xs:simpleType&gt;</w:t>
              </w:r>
            </w:ins>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7009" w:name="_Toc315954003"/>
      <w:bookmarkStart w:id="7010" w:name="_Toc316542513"/>
      <w:bookmarkStart w:id="7011" w:name="_Toc333403893"/>
      <w:r w:rsidRPr="00DB42FD">
        <w:t>XML Example</w:t>
      </w:r>
      <w:bookmarkEnd w:id="7009"/>
      <w:bookmarkEnd w:id="7010"/>
      <w:bookmarkEnd w:id="7011"/>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133CB232" w:rsidR="00F86237" w:rsidDel="0058493D" w:rsidRDefault="00F86237" w:rsidP="00D14D27">
      <w:pPr>
        <w:pStyle w:val="Heading3"/>
        <w:rPr>
          <w:del w:id="7012" w:author="Thomas Dietz" w:date="2012-08-13T13:55:00Z"/>
        </w:rPr>
      </w:pPr>
      <w:bookmarkStart w:id="7013" w:name="_Toc333403894"/>
      <w:del w:id="7014" w:author="Thomas Dietz" w:date="2012-08-13T13:55:00Z">
        <w:r w:rsidDel="0058493D">
          <w:delText>Normative Constraints</w:delText>
        </w:r>
        <w:bookmarkEnd w:id="7013"/>
      </w:del>
    </w:p>
    <w:p w14:paraId="42677607" w14:textId="1C3FAE36" w:rsidR="00F86237" w:rsidDel="0058493D" w:rsidRDefault="00F86237" w:rsidP="00F86237">
      <w:pPr>
        <w:rPr>
          <w:del w:id="7015" w:author="Thomas Dietz" w:date="2012-08-13T13:55:00Z"/>
        </w:rPr>
      </w:pPr>
      <w:del w:id="7016" w:author="Thomas Dietz" w:date="2012-08-13T13:55:00Z">
        <w:r w:rsidDel="0058493D">
          <w:delText xml:space="preserve">An OpenFlow Controller is identified by identifier </w:delText>
        </w:r>
        <w:r w:rsidRPr="00B96BFC" w:rsidDel="0058493D">
          <w:rPr>
            <w:rStyle w:val="codeChar"/>
          </w:rPr>
          <w:delText>&lt;id&gt;</w:delText>
        </w:r>
        <w:r w:rsidDel="0058493D">
          <w:delText>. The identifier MUST be unique within the context of the OpenFlow Capable Switch. It MUST be persistent across reboots of the OpenFlow Capable Switch.</w:delText>
        </w:r>
      </w:del>
    </w:p>
    <w:p w14:paraId="1627C8CE" w14:textId="495AF7B5" w:rsidR="00F86237" w:rsidDel="0058493D" w:rsidRDefault="00F86237" w:rsidP="00F86237">
      <w:pPr>
        <w:rPr>
          <w:del w:id="7017" w:author="Thomas Dietz" w:date="2012-08-13T13:55:00Z"/>
        </w:rPr>
      </w:pPr>
      <w:del w:id="7018" w:author="Thomas Dietz" w:date="2012-08-13T13:55:00Z">
        <w:r w:rsidDel="0058493D">
          <w:delText xml:space="preserve">Element </w:delText>
        </w:r>
        <w:r w:rsidRPr="00B96BFC" w:rsidDel="0058493D">
          <w:rPr>
            <w:rStyle w:val="codeChar"/>
          </w:rPr>
          <w:delText>&lt;role&gt;</w:delText>
        </w:r>
        <w:r w:rsidDel="0058493D">
          <w:delTex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be assigned to more than one controller.</w:delText>
        </w:r>
      </w:del>
    </w:p>
    <w:p w14:paraId="0F4F4DA5" w14:textId="1F4F8088" w:rsidR="00F86237" w:rsidDel="0058493D" w:rsidRDefault="00F86237" w:rsidP="00F86237">
      <w:pPr>
        <w:rPr>
          <w:del w:id="7019" w:author="Thomas Dietz" w:date="2012-08-13T13:55:00Z"/>
        </w:rPr>
      </w:pPr>
      <w:del w:id="7020" w:author="Thomas Dietz" w:date="2012-08-13T13:55:00Z">
        <w:r w:rsidDel="0058493D">
          <w:delText xml:space="preserve">Elements </w:delText>
        </w:r>
        <w:r w:rsidRPr="00B96BFC" w:rsidDel="0058493D">
          <w:rPr>
            <w:rStyle w:val="codeChar"/>
          </w:rPr>
          <w:delText>&lt;ip-address&gt;</w:delText>
        </w:r>
        <w:r w:rsidDel="0058493D">
          <w:delText xml:space="preserve"> and </w:delText>
        </w:r>
        <w:r w:rsidRPr="00B96BFC" w:rsidDel="0058493D">
          <w:rPr>
            <w:rStyle w:val="codeChar"/>
          </w:rPr>
          <w:delText>&lt;port&gt;</w:delText>
        </w:r>
        <w:r w:rsidDel="0058493D">
          <w:delText xml:space="preserve"> indicate the IP address and the port number of the OpenFlow Controller. The port number is optional. If not present, the default port number 6633 is assumed to be used. </w:delText>
        </w:r>
      </w:del>
    </w:p>
    <w:p w14:paraId="70627F5E" w14:textId="1357B316" w:rsidR="00F86237" w:rsidDel="0058493D" w:rsidRDefault="00F86237" w:rsidP="00F86237">
      <w:pPr>
        <w:rPr>
          <w:del w:id="7021" w:author="Thomas Dietz" w:date="2012-08-13T13:55:00Z"/>
        </w:rPr>
      </w:pPr>
      <w:del w:id="7022" w:author="Thomas Dietz" w:date="2012-08-13T13:55:00Z">
        <w:r w:rsidDel="0058493D">
          <w:lastRenderedPageBreak/>
          <w:delText xml:space="preserve">Elements </w:delText>
        </w:r>
        <w:r w:rsidRPr="00B96BFC" w:rsidDel="0058493D">
          <w:rPr>
            <w:rStyle w:val="codeChar"/>
          </w:rPr>
          <w:delText>&lt;local-ip-address&gt;</w:delText>
        </w:r>
        <w:r w:rsidDel="0058493D">
          <w:delText xml:space="preserve"> and </w:delText>
        </w:r>
        <w:r w:rsidRPr="00B96BFC" w:rsidDel="0058493D">
          <w:rPr>
            <w:rStyle w:val="codeChar"/>
          </w:rPr>
          <w:delText>&lt;local-port&gt;</w:delText>
        </w:r>
        <w:r w:rsidDel="0058493D">
          <w:delText xml:space="preserve"> indicate the IP address and the port number used by the OpenFlow Logical Switch. Both elements are optional.</w:delText>
        </w:r>
      </w:del>
    </w:p>
    <w:p w14:paraId="0DBD1D7B" w14:textId="530CF103" w:rsidR="00F86237" w:rsidDel="0058493D" w:rsidRDefault="00F86237" w:rsidP="00F86237">
      <w:pPr>
        <w:rPr>
          <w:del w:id="7023" w:author="Thomas Dietz" w:date="2012-08-13T13:55:00Z"/>
        </w:rPr>
      </w:pPr>
      <w:del w:id="7024" w:author="Thomas Dietz" w:date="2012-08-13T13:55:00Z">
        <w:r w:rsidDel="0058493D">
          <w:delText xml:space="preserve">Element </w:delText>
        </w:r>
        <w:r w:rsidRPr="00B96BFC" w:rsidDel="0058493D">
          <w:rPr>
            <w:rStyle w:val="codeChar"/>
          </w:rPr>
          <w:delText>&lt;protocol&gt;</w:delText>
        </w:r>
        <w:r w:rsidDel="0058493D">
          <w:delText xml:space="preserve"> indicates the transport protocol used for the OpenFlow connection. OpenFlow supports two transport protocols, TCP and TLS. If this optional element is not present, TLS is assumed to be used.</w:delText>
        </w:r>
      </w:del>
    </w:p>
    <w:p w14:paraId="2B20B38E" w14:textId="25A5B454" w:rsidR="00F86237" w:rsidDel="0058493D" w:rsidRDefault="00F86237" w:rsidP="00F86237">
      <w:pPr>
        <w:rPr>
          <w:del w:id="7025" w:author="Thomas Dietz" w:date="2012-08-13T13:55:00Z"/>
        </w:rPr>
      </w:pPr>
      <w:del w:id="7026" w:author="Thomas Dietz" w:date="2012-08-13T13:55:00Z">
        <w:r w:rsidDel="0058493D">
          <w:delText xml:space="preserve">Element </w:delText>
        </w:r>
        <w:r w:rsidRPr="00B96BFC" w:rsidDel="0058493D">
          <w:rPr>
            <w:rStyle w:val="codeChar"/>
          </w:rPr>
          <w:delText>&lt;state&gt;</w:delText>
        </w:r>
        <w:r w:rsidDel="0058493D">
          <w:delText xml:space="preserve"> represents various elements of known state of the OpenFlow Controller. Element </w:delText>
        </w:r>
        <w:r w:rsidRPr="00B96BFC" w:rsidDel="0058493D">
          <w:rPr>
            <w:rStyle w:val="codeChar"/>
          </w:rPr>
          <w:delText>&lt;connection-state&gt;</w:delText>
        </w:r>
        <w:r w:rsidR="00275180" w:rsidDel="0058493D">
          <w:delText xml:space="preserve"> </w:delText>
        </w:r>
        <w:r w:rsidDel="0058493D">
          <w:delText xml:space="preserve">represents the administrative state of the OpenFlow connection between the OpenFlow Logical Switch and the OpenFlow Controller. A value of </w:delText>
        </w:r>
        <w:r w:rsidR="00884102" w:rsidDel="0058493D">
          <w:delText>“</w:delText>
        </w:r>
        <w:r w:rsidDel="0058493D">
          <w:delText>down</w:delText>
        </w:r>
        <w:r w:rsidR="00884102" w:rsidDel="0058493D">
          <w:delText>”</w:delText>
        </w:r>
        <w:r w:rsidDel="0058493D">
          <w:delText xml:space="preserve"> means that the OpenFlow Logical Switch MUST NOT communicate with the OpenFlow Controller via theOpenFlow protocol. If the value of </w:delText>
        </w:r>
        <w:r w:rsidRPr="00B96BFC" w:rsidDel="0058493D">
          <w:rPr>
            <w:rStyle w:val="codeChar"/>
          </w:rPr>
          <w:delText>&lt;connection-state&gt;</w:delText>
        </w:r>
        <w:r w:rsidDel="0058493D">
          <w:delText xml:space="preserve"> is set to up, element </w:delText>
        </w:r>
        <w:r w:rsidRPr="00D646D5" w:rsidDel="0058493D">
          <w:rPr>
            <w:rStyle w:val="codeChar"/>
          </w:rPr>
          <w:delText>&lt;current-version&gt;</w:delText>
        </w:r>
        <w:r w:rsidR="00275180" w:rsidDel="0058493D">
          <w:delText xml:space="preserve"> </w:delText>
        </w:r>
        <w:r w:rsidDel="0058493D">
          <w:delText xml:space="preserve">MUST represent the version of the OpenFlow protocol in use between the OpenFlow Logical Switch and the OpenFlow Controller. The element </w:delText>
        </w:r>
        <w:r w:rsidRPr="00D646D5" w:rsidDel="0058493D">
          <w:rPr>
            <w:rStyle w:val="codeChar"/>
          </w:rPr>
          <w:delText>&lt;supported-versions&gt;</w:delText>
        </w:r>
        <w:r w:rsidR="00275180" w:rsidDel="0058493D">
          <w:delText xml:space="preserve"> </w:delText>
        </w:r>
        <w:r w:rsidDel="0058493D">
          <w:delText xml:space="preserve">represents the versions of the OpenFlow protocol that the OpenFlow Controller supports </w:delText>
        </w:r>
        <w:r w:rsidRPr="00B96BFC" w:rsidDel="0058493D">
          <w:rPr>
            <w:rStyle w:val="codeChar"/>
          </w:rPr>
          <w:delText>&lt;supported-versions&gt;</w:delText>
        </w:r>
        <w:r w:rsidDel="0058493D">
          <w:delText xml:space="preserve"> SHOULD be set to all versions of the OpenFlow protocol supported by the OpenFlow Controller.</w:delText>
        </w:r>
      </w:del>
    </w:p>
    <w:p w14:paraId="20950716" w14:textId="354B1745" w:rsidR="00F86237" w:rsidRPr="00E751F5" w:rsidDel="0058493D" w:rsidRDefault="00F86237" w:rsidP="00F86237">
      <w:pPr>
        <w:rPr>
          <w:del w:id="7027" w:author="Thomas Dietz" w:date="2012-08-13T13:55:00Z"/>
        </w:rPr>
      </w:pPr>
      <w:del w:id="7028" w:author="Thomas Dietz" w:date="2012-08-13T13:55:00Z">
        <w:r w:rsidDel="0058493D">
          <w:delText xml:space="preserve">The following elements of the OpenFlow Controller can be modified by a NETCONF edit-config request or retrieved by a NETCONF </w:delText>
        </w:r>
        <w:r w:rsidRPr="00D646D5" w:rsidDel="0058493D">
          <w:rPr>
            <w:rStyle w:val="codeChar"/>
          </w:rPr>
          <w:delText>get-config</w:delText>
        </w:r>
        <w:r w:rsidDel="0058493D">
          <w:delText xml:space="preserve"> request: </w:delText>
        </w:r>
        <w:r w:rsidRPr="00D646D5" w:rsidDel="0058493D">
          <w:rPr>
            <w:rStyle w:val="codeChar"/>
          </w:rPr>
          <w:delText>&lt;id&gt;</w:delText>
        </w:r>
        <w:r w:rsidRPr="00301053" w:rsidDel="0058493D">
          <w:delText xml:space="preserve">, </w:delText>
        </w:r>
        <w:r w:rsidRPr="00D646D5" w:rsidDel="0058493D">
          <w:rPr>
            <w:rStyle w:val="codeChar"/>
          </w:rPr>
          <w:delText>&lt;role&gt;</w:delText>
        </w:r>
        <w:r w:rsidRPr="00301053" w:rsidDel="0058493D">
          <w:delText xml:space="preserve">, </w:delText>
        </w:r>
        <w:r w:rsidRPr="00D646D5" w:rsidDel="0058493D">
          <w:rPr>
            <w:rStyle w:val="codeChar"/>
          </w:rPr>
          <w:delText>&lt;ip-address&gt;</w:delText>
        </w:r>
        <w:r w:rsidRPr="00301053" w:rsidDel="0058493D">
          <w:delText xml:space="preserve">, </w:delText>
        </w:r>
        <w:r w:rsidRPr="00D646D5" w:rsidDel="0058493D">
          <w:rPr>
            <w:rStyle w:val="codeChar"/>
          </w:rPr>
          <w:delText>&lt;port&gt;</w:delText>
        </w:r>
        <w:r w:rsidRPr="00301053" w:rsidDel="0058493D">
          <w:delText xml:space="preserve">, </w:delText>
        </w:r>
        <w:r w:rsidRPr="00D646D5" w:rsidDel="0058493D">
          <w:rPr>
            <w:rStyle w:val="codeChar"/>
          </w:rPr>
          <w:delText>&lt;local-ip-address&gt;</w:delText>
        </w:r>
        <w:r w:rsidRPr="00301053" w:rsidDel="0058493D">
          <w:delText xml:space="preserve">, </w:delText>
        </w:r>
        <w:r w:rsidRPr="00D646D5" w:rsidDel="0058493D">
          <w:rPr>
            <w:rStyle w:val="codeChar"/>
          </w:rPr>
          <w:delText>&lt;local-port&gt;</w:delText>
        </w:r>
        <w:r w:rsidRPr="00301053" w:rsidDel="0058493D">
          <w:delText xml:space="preserve">, </w:delText>
        </w:r>
        <w:r w:rsidRPr="00D646D5" w:rsidDel="0058493D">
          <w:rPr>
            <w:rStyle w:val="codeChar"/>
          </w:rPr>
          <w:delText>&lt;protocol&gt;</w:delText>
        </w:r>
        <w:r w:rsidRPr="00301053" w:rsidDel="0058493D">
          <w:delText xml:space="preserve">, </w:delText>
        </w:r>
        <w:r w:rsidRPr="00D646D5" w:rsidDel="0058493D">
          <w:rPr>
            <w:rStyle w:val="codeChar"/>
          </w:rPr>
          <w:delText>&lt;connection-state&gt;</w:delText>
        </w:r>
        <w:r w:rsidRPr="00301053" w:rsidDel="0058493D">
          <w:delText xml:space="preserve">, </w:delText>
        </w:r>
        <w:r w:rsidRPr="00D646D5" w:rsidDel="0058493D">
          <w:rPr>
            <w:rStyle w:val="codeChar"/>
          </w:rPr>
          <w:delText>&lt;current-version&gt;</w:delText>
        </w:r>
        <w:r w:rsidRPr="00301053" w:rsidDel="0058493D">
          <w:delText xml:space="preserve">, </w:delText>
        </w:r>
        <w:r w:rsidRPr="00D646D5" w:rsidDel="0058493D">
          <w:rPr>
            <w:rStyle w:val="codeChar"/>
          </w:rPr>
          <w:delText>&lt;supported-versions&gt;.</w:delText>
        </w:r>
      </w:del>
    </w:p>
    <w:p w14:paraId="103D88D3" w14:textId="77777777" w:rsidR="00F86237" w:rsidRPr="009F1B7D" w:rsidRDefault="00F86237" w:rsidP="00D14D27">
      <w:pPr>
        <w:pStyle w:val="Heading3"/>
      </w:pPr>
      <w:bookmarkStart w:id="7029" w:name="_Toc315954005"/>
      <w:bookmarkStart w:id="7030" w:name="_Toc316542515"/>
      <w:bookmarkStart w:id="7031" w:name="_Toc333403895"/>
      <w:r w:rsidRPr="00DB42FD">
        <w:t>YANG Specification</w:t>
      </w:r>
      <w:bookmarkEnd w:id="7029"/>
      <w:bookmarkEnd w:id="7030"/>
      <w:bookmarkEnd w:id="7031"/>
    </w:p>
    <w:tbl>
      <w:tblPr>
        <w:tblStyle w:val="TableGrid"/>
        <w:tblW w:w="5000" w:type="pct"/>
        <w:shd w:val="clear" w:color="auto" w:fill="C8FCCD"/>
        <w:tblCellMar>
          <w:left w:w="57" w:type="dxa"/>
          <w:right w:w="57" w:type="dxa"/>
        </w:tblCellMar>
        <w:tblLook w:val="04A0" w:firstRow="1" w:lastRow="0" w:firstColumn="1" w:lastColumn="0" w:noHBand="0" w:noVBand="1"/>
        <w:tblPrChange w:id="7032" w:author="Thomas Dietz" w:date="2012-08-13T13:55:00Z">
          <w:tblPr>
            <w:tblStyle w:val="TableGrid"/>
            <w:tblW w:w="0" w:type="auto"/>
            <w:tblInd w:w="378" w:type="dxa"/>
            <w:shd w:val="clear" w:color="auto" w:fill="C8FCCD"/>
            <w:tblLook w:val="04A0" w:firstRow="1" w:lastRow="0" w:firstColumn="1" w:lastColumn="0" w:noHBand="0" w:noVBand="1"/>
          </w:tblPr>
        </w:tblPrChange>
      </w:tblPr>
      <w:tblGrid>
        <w:gridCol w:w="9474"/>
        <w:tblGridChange w:id="7033">
          <w:tblGrid>
            <w:gridCol w:w="8820"/>
          </w:tblGrid>
        </w:tblGridChange>
      </w:tblGrid>
      <w:tr w:rsidR="00F86237" w:rsidRPr="009F1B7D" w14:paraId="1E338B4F" w14:textId="77777777" w:rsidTr="0058493D">
        <w:tc>
          <w:tcPr>
            <w:tcW w:w="5000" w:type="pct"/>
            <w:shd w:val="clear" w:color="auto" w:fill="C8FCCD"/>
            <w:tcPrChange w:id="7034" w:author="Thomas Dietz" w:date="2012-08-13T13:55:00Z">
              <w:tcPr>
                <w:tcW w:w="8820" w:type="dxa"/>
                <w:shd w:val="clear" w:color="auto" w:fill="C8FCCD"/>
              </w:tcPr>
            </w:tcPrChange>
          </w:tcPr>
          <w:p w14:paraId="23B6B21D" w14:textId="1CC882B1" w:rsidR="00F86237" w:rsidRPr="009F1B7D" w:rsidDel="0058493D" w:rsidRDefault="00F86237" w:rsidP="00011096">
            <w:pPr>
              <w:pStyle w:val="XML1"/>
              <w:rPr>
                <w:del w:id="7035" w:author="Thomas Dietz" w:date="2012-08-13T13:56:00Z"/>
              </w:rPr>
            </w:pPr>
            <w:del w:id="7036" w:author="Thomas Dietz" w:date="2012-08-13T13:56:00Z">
              <w:r w:rsidRPr="009F1B7D" w:rsidDel="0058493D">
                <w:delText>typedef openflow-version {</w:delText>
              </w:r>
            </w:del>
          </w:p>
          <w:p w14:paraId="32DBC380" w14:textId="534A84DC" w:rsidR="00F86237" w:rsidRPr="009F1B7D" w:rsidDel="0058493D" w:rsidRDefault="00F86237" w:rsidP="00011096">
            <w:pPr>
              <w:pStyle w:val="XML2"/>
              <w:rPr>
                <w:del w:id="7037" w:author="Thomas Dietz" w:date="2012-08-13T13:56:00Z"/>
              </w:rPr>
            </w:pPr>
            <w:del w:id="7038" w:author="Thomas Dietz" w:date="2012-08-13T13:56:00Z">
              <w:r w:rsidRPr="009F1B7D" w:rsidDel="0058493D">
                <w:delText>type enumeration {</w:delText>
              </w:r>
            </w:del>
          </w:p>
          <w:p w14:paraId="33E7CB7C" w14:textId="6CD7CD7A" w:rsidR="00F86237" w:rsidRPr="009F1B7D" w:rsidDel="0058493D" w:rsidRDefault="00F86237" w:rsidP="00011096">
            <w:pPr>
              <w:pStyle w:val="XML3"/>
              <w:rPr>
                <w:del w:id="7039" w:author="Thomas Dietz" w:date="2012-08-13T13:56:00Z"/>
              </w:rPr>
            </w:pPr>
            <w:del w:id="7040" w:author="Thomas Dietz" w:date="2012-08-13T13:56:00Z">
              <w:r w:rsidRPr="009F1B7D" w:rsidDel="0058493D">
                <w:delText>enum "1.0";</w:delText>
              </w:r>
            </w:del>
          </w:p>
          <w:p w14:paraId="5E76208C" w14:textId="2DF2AE31" w:rsidR="00F86237" w:rsidRPr="009F1B7D" w:rsidDel="0058493D" w:rsidRDefault="00F86237" w:rsidP="00011096">
            <w:pPr>
              <w:pStyle w:val="XML3"/>
              <w:rPr>
                <w:del w:id="7041" w:author="Thomas Dietz" w:date="2012-08-13T13:56:00Z"/>
              </w:rPr>
            </w:pPr>
            <w:del w:id="7042" w:author="Thomas Dietz" w:date="2012-08-13T13:56:00Z">
              <w:r w:rsidRPr="009F1B7D" w:rsidDel="0058493D">
                <w:delText>enum "1.1";</w:delText>
              </w:r>
            </w:del>
          </w:p>
          <w:p w14:paraId="74CB8627" w14:textId="521164CB" w:rsidR="00F86237" w:rsidRPr="009F1B7D" w:rsidDel="0058493D" w:rsidRDefault="00F86237" w:rsidP="00011096">
            <w:pPr>
              <w:pStyle w:val="XML3"/>
              <w:rPr>
                <w:del w:id="7043" w:author="Thomas Dietz" w:date="2012-08-13T13:56:00Z"/>
              </w:rPr>
            </w:pPr>
            <w:del w:id="7044" w:author="Thomas Dietz" w:date="2012-08-13T13:56:00Z">
              <w:r w:rsidRPr="009F1B7D" w:rsidDel="0058493D">
                <w:delText>enum "1.2";</w:delText>
              </w:r>
            </w:del>
          </w:p>
          <w:p w14:paraId="3EE68A91" w14:textId="0054952B" w:rsidR="00F86237" w:rsidRPr="009F1B7D" w:rsidDel="0058493D" w:rsidRDefault="00F86237" w:rsidP="00011096">
            <w:pPr>
              <w:pStyle w:val="XML2"/>
              <w:rPr>
                <w:del w:id="7045" w:author="Thomas Dietz" w:date="2012-08-13T13:56:00Z"/>
              </w:rPr>
            </w:pPr>
            <w:del w:id="7046" w:author="Thomas Dietz" w:date="2012-08-13T13:56:00Z">
              <w:r w:rsidRPr="009F1B7D" w:rsidDel="0058493D">
                <w:delText>}</w:delText>
              </w:r>
            </w:del>
          </w:p>
          <w:p w14:paraId="2D5EB505" w14:textId="28547A1A" w:rsidR="00F86237" w:rsidRPr="009F1B7D" w:rsidDel="0058493D" w:rsidRDefault="00F86237" w:rsidP="00011096">
            <w:pPr>
              <w:pStyle w:val="XML2"/>
              <w:rPr>
                <w:del w:id="7047" w:author="Thomas Dietz" w:date="2012-08-13T13:56:00Z"/>
              </w:rPr>
            </w:pPr>
            <w:del w:id="7048" w:author="Thomas Dietz" w:date="2012-08-13T13:56:00Z">
              <w:r w:rsidRPr="009F1B7D" w:rsidDel="0058493D">
                <w:delText>description "This enumeration contains the all OpenFlow versions released so far.";</w:delText>
              </w:r>
            </w:del>
          </w:p>
          <w:p w14:paraId="25533A37" w14:textId="4BDCFDF4" w:rsidR="00F86237" w:rsidRPr="009F1B7D" w:rsidDel="0058493D" w:rsidRDefault="00F86237" w:rsidP="00011096">
            <w:pPr>
              <w:pStyle w:val="XML1"/>
              <w:rPr>
                <w:del w:id="7049" w:author="Thomas Dietz" w:date="2012-08-13T13:56:00Z"/>
              </w:rPr>
            </w:pPr>
            <w:del w:id="7050" w:author="Thomas Dietz" w:date="2012-08-13T13:56:00Z">
              <w:r w:rsidRPr="009F1B7D" w:rsidDel="0058493D">
                <w:delText>}</w:delText>
              </w:r>
            </w:del>
          </w:p>
          <w:p w14:paraId="04ED08B5" w14:textId="7807508E" w:rsidR="00F86237" w:rsidRPr="009F1B7D" w:rsidDel="0058493D" w:rsidRDefault="00F86237" w:rsidP="00011096">
            <w:pPr>
              <w:pStyle w:val="XML1"/>
              <w:rPr>
                <w:del w:id="7051" w:author="Thomas Dietz" w:date="2012-08-13T13:56:00Z"/>
              </w:rPr>
            </w:pPr>
          </w:p>
          <w:p w14:paraId="1473A820" w14:textId="4BAA4C66" w:rsidR="00F86237" w:rsidRPr="009F1B7D" w:rsidDel="0058493D" w:rsidRDefault="00F86237" w:rsidP="00011096">
            <w:pPr>
              <w:pStyle w:val="XML1"/>
              <w:rPr>
                <w:del w:id="7052" w:author="Thomas Dietz" w:date="2012-08-13T13:56:00Z"/>
              </w:rPr>
            </w:pPr>
            <w:del w:id="7053" w:author="Thomas Dietz" w:date="2012-08-13T13:56:00Z">
              <w:r w:rsidRPr="009F1B7D" w:rsidDel="0058493D">
                <w:delText>grouping openflow-controller-grouping {</w:delText>
              </w:r>
            </w:del>
          </w:p>
          <w:p w14:paraId="34059916" w14:textId="5F41C5C9" w:rsidR="00F86237" w:rsidRPr="009F1B7D" w:rsidDel="0058493D" w:rsidRDefault="00F86237" w:rsidP="00011096">
            <w:pPr>
              <w:pStyle w:val="XML2"/>
              <w:rPr>
                <w:del w:id="7054" w:author="Thomas Dietz" w:date="2012-08-13T13:56:00Z"/>
              </w:rPr>
            </w:pPr>
            <w:del w:id="7055" w:author="Thomas Dietz" w:date="2012-08-13T13:56:00Z">
              <w:r w:rsidRPr="009F1B7D" w:rsidDel="0058493D">
                <w:delText>description "This grouping specifies all properties of an OpenFlow Logical Switch Controller.";</w:delText>
              </w:r>
            </w:del>
          </w:p>
          <w:p w14:paraId="55CEA314" w14:textId="794D9CF6" w:rsidR="00F86237" w:rsidRPr="009F1B7D" w:rsidDel="0058493D" w:rsidRDefault="00F86237" w:rsidP="00011096">
            <w:pPr>
              <w:pStyle w:val="XML2"/>
              <w:rPr>
                <w:del w:id="7056" w:author="Thomas Dietz" w:date="2012-08-13T13:56:00Z"/>
              </w:rPr>
            </w:pPr>
            <w:del w:id="7057" w:author="Thomas Dietz" w:date="2012-08-13T13:56:00Z">
              <w:r w:rsidRPr="009F1B7D" w:rsidDel="0058493D">
                <w:delText>leaf id {</w:delText>
              </w:r>
            </w:del>
          </w:p>
          <w:p w14:paraId="7353180B" w14:textId="318B8D9E" w:rsidR="00F86237" w:rsidRPr="009F1B7D" w:rsidDel="0058493D" w:rsidRDefault="00F86237" w:rsidP="00011096">
            <w:pPr>
              <w:pStyle w:val="XML3"/>
              <w:rPr>
                <w:del w:id="7058" w:author="Thomas Dietz" w:date="2012-08-13T13:56:00Z"/>
              </w:rPr>
            </w:pPr>
            <w:del w:id="7059" w:author="Thomas Dietz" w:date="2012-08-13T13:56:00Z">
              <w:r w:rsidRPr="009F1B7D" w:rsidDel="0058493D">
                <w:delText>type inet:uri;</w:delText>
              </w:r>
            </w:del>
          </w:p>
          <w:p w14:paraId="55CE5FC5" w14:textId="51C4B0CD" w:rsidR="00F86237" w:rsidRPr="009F1B7D" w:rsidDel="0058493D" w:rsidRDefault="00F86237" w:rsidP="00011096">
            <w:pPr>
              <w:pStyle w:val="XML3"/>
              <w:rPr>
                <w:del w:id="7060" w:author="Thomas Dietz" w:date="2012-08-13T13:56:00Z"/>
              </w:rPr>
            </w:pPr>
            <w:del w:id="7061" w:author="Thomas Dietz" w:date="2012-08-13T13:56:00Z">
              <w:r w:rsidRPr="009F1B7D" w:rsidDel="0058493D">
                <w:delText>mandatory true;</w:delText>
              </w:r>
            </w:del>
          </w:p>
          <w:p w14:paraId="693CF97B" w14:textId="2D16504B" w:rsidR="00F86237" w:rsidRPr="009F1B7D" w:rsidDel="0058493D" w:rsidRDefault="00F86237" w:rsidP="00011096">
            <w:pPr>
              <w:pStyle w:val="XML3"/>
              <w:rPr>
                <w:del w:id="7062" w:author="Thomas Dietz" w:date="2012-08-13T13:56:00Z"/>
              </w:rPr>
            </w:pPr>
            <w:del w:id="7063" w:author="Thomas Dietz" w:date="2012-08-13T13:56:00Z">
              <w:r w:rsidRPr="009F1B7D" w:rsidDel="0058493D">
                <w:delText>description "An unique but locally arbitrary identifier that identifies a controller within a OpenFlow Logical Switch and is persistent across reboots of the system.";</w:delText>
              </w:r>
            </w:del>
          </w:p>
          <w:p w14:paraId="633BD99E" w14:textId="4C131B06" w:rsidR="00F86237" w:rsidRPr="009F1B7D" w:rsidDel="0058493D" w:rsidRDefault="00F86237" w:rsidP="00011096">
            <w:pPr>
              <w:pStyle w:val="XML2"/>
              <w:rPr>
                <w:del w:id="7064" w:author="Thomas Dietz" w:date="2012-08-13T13:56:00Z"/>
              </w:rPr>
            </w:pPr>
            <w:del w:id="7065" w:author="Thomas Dietz" w:date="2012-08-13T13:56:00Z">
              <w:r w:rsidRPr="009F1B7D" w:rsidDel="0058493D">
                <w:delText>}</w:delText>
              </w:r>
            </w:del>
          </w:p>
          <w:p w14:paraId="0A187EDC" w14:textId="1400947E" w:rsidR="00F86237" w:rsidRPr="009F1B7D" w:rsidDel="0058493D" w:rsidRDefault="00F86237" w:rsidP="00011096">
            <w:pPr>
              <w:pStyle w:val="XML2"/>
              <w:rPr>
                <w:del w:id="7066" w:author="Thomas Dietz" w:date="2012-08-13T13:56:00Z"/>
              </w:rPr>
            </w:pPr>
            <w:del w:id="7067" w:author="Thomas Dietz" w:date="2012-08-13T13:56:00Z">
              <w:r w:rsidRPr="009F1B7D" w:rsidDel="0058493D">
                <w:delText>leaf role {</w:delText>
              </w:r>
            </w:del>
          </w:p>
          <w:p w14:paraId="68C76615" w14:textId="754D5B0B" w:rsidR="00F86237" w:rsidRPr="009F1B7D" w:rsidDel="0058493D" w:rsidRDefault="00F86237" w:rsidP="00011096">
            <w:pPr>
              <w:pStyle w:val="XML3"/>
              <w:rPr>
                <w:del w:id="7068" w:author="Thomas Dietz" w:date="2012-08-13T13:56:00Z"/>
              </w:rPr>
            </w:pPr>
            <w:del w:id="7069" w:author="Thomas Dietz" w:date="2012-08-13T13:56:00Z">
              <w:r w:rsidRPr="009F1B7D" w:rsidDel="0058493D">
                <w:delText>type enumeration {</w:delText>
              </w:r>
            </w:del>
          </w:p>
          <w:p w14:paraId="44A41B41" w14:textId="33AABAD2" w:rsidR="00F86237" w:rsidRPr="009F1B7D" w:rsidDel="0058493D" w:rsidRDefault="00F86237" w:rsidP="00011096">
            <w:pPr>
              <w:pStyle w:val="XML4"/>
              <w:rPr>
                <w:del w:id="7070" w:author="Thomas Dietz" w:date="2012-08-13T13:56:00Z"/>
              </w:rPr>
            </w:pPr>
            <w:del w:id="7071" w:author="Thomas Dietz" w:date="2012-08-13T13:56:00Z">
              <w:r w:rsidRPr="009F1B7D" w:rsidDel="0058493D">
                <w:delText>enum master;</w:delText>
              </w:r>
            </w:del>
          </w:p>
          <w:p w14:paraId="66B66E78" w14:textId="37CDCD80" w:rsidR="00F86237" w:rsidRPr="009F1B7D" w:rsidDel="0058493D" w:rsidRDefault="00F86237" w:rsidP="00011096">
            <w:pPr>
              <w:pStyle w:val="XML4"/>
              <w:rPr>
                <w:del w:id="7072" w:author="Thomas Dietz" w:date="2012-08-13T13:56:00Z"/>
              </w:rPr>
            </w:pPr>
            <w:del w:id="7073" w:author="Thomas Dietz" w:date="2012-08-13T13:56:00Z">
              <w:r w:rsidRPr="009F1B7D" w:rsidDel="0058493D">
                <w:delText>enum slave;</w:delText>
              </w:r>
            </w:del>
          </w:p>
          <w:p w14:paraId="7FB8D3F9" w14:textId="6D517EB7" w:rsidR="00F86237" w:rsidRPr="009F1B7D" w:rsidDel="0058493D" w:rsidRDefault="00F86237" w:rsidP="00011096">
            <w:pPr>
              <w:pStyle w:val="XML4"/>
              <w:rPr>
                <w:del w:id="7074" w:author="Thomas Dietz" w:date="2012-08-13T13:56:00Z"/>
              </w:rPr>
            </w:pPr>
            <w:del w:id="7075" w:author="Thomas Dietz" w:date="2012-08-13T13:56:00Z">
              <w:r w:rsidRPr="009F1B7D" w:rsidDel="0058493D">
                <w:delText>enum equal;</w:delText>
              </w:r>
            </w:del>
          </w:p>
          <w:p w14:paraId="70A8E440" w14:textId="6A771CCD" w:rsidR="00F86237" w:rsidRPr="009F1B7D" w:rsidDel="0058493D" w:rsidRDefault="00F86237" w:rsidP="00011096">
            <w:pPr>
              <w:pStyle w:val="XML2"/>
              <w:rPr>
                <w:del w:id="7076" w:author="Thomas Dietz" w:date="2012-08-13T13:56:00Z"/>
              </w:rPr>
            </w:pPr>
            <w:del w:id="7077" w:author="Thomas Dietz" w:date="2012-08-13T13:56:00Z">
              <w:r w:rsidRPr="009F1B7D" w:rsidDel="0058493D">
                <w:delText>}</w:delText>
              </w:r>
            </w:del>
          </w:p>
          <w:p w14:paraId="1A496190" w14:textId="7698DB15" w:rsidR="00F86237" w:rsidRPr="009F1B7D" w:rsidDel="0058493D" w:rsidRDefault="00F86237" w:rsidP="00011096">
            <w:pPr>
              <w:pStyle w:val="XML3"/>
              <w:rPr>
                <w:del w:id="7078" w:author="Thomas Dietz" w:date="2012-08-13T13:56:00Z"/>
              </w:rPr>
            </w:pPr>
            <w:del w:id="7079" w:author="Thomas Dietz" w:date="2012-08-13T13:56:00Z">
              <w:r w:rsidRPr="009F1B7D" w:rsidDel="0058493D">
                <w:delText>default equal;</w:delText>
              </w:r>
            </w:del>
          </w:p>
          <w:p w14:paraId="0C30A3F6" w14:textId="2F91DFB4" w:rsidR="00F86237" w:rsidRPr="009F1B7D" w:rsidDel="0058493D" w:rsidRDefault="00F86237" w:rsidP="00011096">
            <w:pPr>
              <w:pStyle w:val="XML3"/>
              <w:rPr>
                <w:del w:id="7080" w:author="Thomas Dietz" w:date="2012-08-13T13:56:00Z"/>
              </w:rPr>
            </w:pPr>
            <w:del w:id="7081" w:author="Thomas Dietz" w:date="2012-08-13T13:56:00Z">
              <w:r w:rsidRPr="009F1B7D" w:rsidDel="0058493D">
                <w:delText>description "The predefined role of the controller.";</w:delText>
              </w:r>
            </w:del>
          </w:p>
          <w:p w14:paraId="410ED541" w14:textId="0A3FC107" w:rsidR="00F86237" w:rsidRPr="009F1B7D" w:rsidDel="0058493D" w:rsidRDefault="00F86237" w:rsidP="00011096">
            <w:pPr>
              <w:pStyle w:val="XML2"/>
              <w:rPr>
                <w:del w:id="7082" w:author="Thomas Dietz" w:date="2012-08-13T13:56:00Z"/>
              </w:rPr>
            </w:pPr>
            <w:del w:id="7083" w:author="Thomas Dietz" w:date="2012-08-13T13:56:00Z">
              <w:r w:rsidRPr="009F1B7D" w:rsidDel="0058493D">
                <w:delText>}</w:delText>
              </w:r>
            </w:del>
          </w:p>
          <w:p w14:paraId="711803FD" w14:textId="4ADCEBB4" w:rsidR="00F86237" w:rsidRPr="009F1B7D" w:rsidDel="0058493D" w:rsidRDefault="00F86237" w:rsidP="00011096">
            <w:pPr>
              <w:pStyle w:val="XML2"/>
              <w:rPr>
                <w:del w:id="7084" w:author="Thomas Dietz" w:date="2012-08-13T13:56:00Z"/>
              </w:rPr>
            </w:pPr>
            <w:del w:id="7085" w:author="Thomas Dietz" w:date="2012-08-13T13:56:00Z">
              <w:r w:rsidRPr="009F1B7D" w:rsidDel="0058493D">
                <w:delText>leaf ip-address {</w:delText>
              </w:r>
            </w:del>
          </w:p>
          <w:p w14:paraId="415DF7E6" w14:textId="184B4125" w:rsidR="00F86237" w:rsidRPr="009F1B7D" w:rsidDel="0058493D" w:rsidRDefault="00F86237" w:rsidP="00011096">
            <w:pPr>
              <w:pStyle w:val="XML3"/>
              <w:rPr>
                <w:del w:id="7086" w:author="Thomas Dietz" w:date="2012-08-13T13:56:00Z"/>
              </w:rPr>
            </w:pPr>
            <w:del w:id="7087" w:author="Thomas Dietz" w:date="2012-08-13T13:56:00Z">
              <w:r w:rsidRPr="009F1B7D" w:rsidDel="0058493D">
                <w:lastRenderedPageBreak/>
                <w:delText>type inet:ip-address;</w:delText>
              </w:r>
            </w:del>
          </w:p>
          <w:p w14:paraId="4CFBF71D" w14:textId="1A0ED95F" w:rsidR="00F86237" w:rsidRPr="009F1B7D" w:rsidDel="0058493D" w:rsidRDefault="00F86237" w:rsidP="00011096">
            <w:pPr>
              <w:pStyle w:val="XML3"/>
              <w:rPr>
                <w:del w:id="7088" w:author="Thomas Dietz" w:date="2012-08-13T13:56:00Z"/>
              </w:rPr>
            </w:pPr>
            <w:del w:id="7089" w:author="Thomas Dietz" w:date="2012-08-13T13:56:00Z">
              <w:r w:rsidRPr="009F1B7D" w:rsidDel="0058493D">
                <w:delText>mandatory true;</w:delText>
              </w:r>
            </w:del>
          </w:p>
          <w:p w14:paraId="7943F517" w14:textId="46B5DC71" w:rsidR="00F86237" w:rsidRPr="009F1B7D" w:rsidDel="0058493D" w:rsidRDefault="00F86237" w:rsidP="00011096">
            <w:pPr>
              <w:pStyle w:val="XML3"/>
              <w:rPr>
                <w:del w:id="7090" w:author="Thomas Dietz" w:date="2012-08-13T13:56:00Z"/>
              </w:rPr>
            </w:pPr>
            <w:del w:id="7091" w:author="Thomas Dietz" w:date="2012-08-13T13:56:00Z">
              <w:r w:rsidRPr="009F1B7D" w:rsidDel="0058493D">
                <w:delText>description "The IP address of the controller to connect to.";</w:delText>
              </w:r>
            </w:del>
          </w:p>
          <w:p w14:paraId="3F1E603A" w14:textId="49D6A71A" w:rsidR="00F86237" w:rsidRPr="009F1B7D" w:rsidDel="0058493D" w:rsidRDefault="00F86237" w:rsidP="00011096">
            <w:pPr>
              <w:pStyle w:val="XML2"/>
              <w:rPr>
                <w:del w:id="7092" w:author="Thomas Dietz" w:date="2012-08-13T13:56:00Z"/>
              </w:rPr>
            </w:pPr>
            <w:del w:id="7093" w:author="Thomas Dietz" w:date="2012-08-13T13:56:00Z">
              <w:r w:rsidRPr="009F1B7D" w:rsidDel="0058493D">
                <w:delText>}</w:delText>
              </w:r>
            </w:del>
          </w:p>
          <w:p w14:paraId="0B5E6811" w14:textId="4AD5784C" w:rsidR="00F86237" w:rsidRPr="009F1B7D" w:rsidDel="0058493D" w:rsidRDefault="00F86237" w:rsidP="00011096">
            <w:pPr>
              <w:pStyle w:val="XML2"/>
              <w:rPr>
                <w:del w:id="7094" w:author="Thomas Dietz" w:date="2012-08-13T13:56:00Z"/>
              </w:rPr>
            </w:pPr>
            <w:del w:id="7095" w:author="Thomas Dietz" w:date="2012-08-13T13:56:00Z">
              <w:r w:rsidRPr="009F1B7D" w:rsidDel="0058493D">
                <w:delText>leaf port {</w:delText>
              </w:r>
            </w:del>
          </w:p>
          <w:p w14:paraId="3FCB033B" w14:textId="7A74CC01" w:rsidR="00F86237" w:rsidRPr="009F1B7D" w:rsidDel="0058493D" w:rsidRDefault="00F86237" w:rsidP="00011096">
            <w:pPr>
              <w:pStyle w:val="XML3"/>
              <w:rPr>
                <w:del w:id="7096" w:author="Thomas Dietz" w:date="2012-08-13T13:56:00Z"/>
              </w:rPr>
            </w:pPr>
            <w:del w:id="7097" w:author="Thomas Dietz" w:date="2012-08-13T13:56:00Z">
              <w:r w:rsidRPr="009F1B7D" w:rsidDel="0058493D">
                <w:delText>type inet:port-number;</w:delText>
              </w:r>
            </w:del>
          </w:p>
          <w:p w14:paraId="6A47CAF8" w14:textId="6DC33EBE" w:rsidR="00F86237" w:rsidRPr="009F1B7D" w:rsidDel="0058493D" w:rsidRDefault="00F86237" w:rsidP="00011096">
            <w:pPr>
              <w:pStyle w:val="XML3"/>
              <w:rPr>
                <w:del w:id="7098" w:author="Thomas Dietz" w:date="2012-08-13T13:56:00Z"/>
              </w:rPr>
            </w:pPr>
            <w:del w:id="7099" w:author="Thomas Dietz" w:date="2012-08-13T13:56:00Z">
              <w:r w:rsidRPr="009F1B7D" w:rsidDel="0058493D">
                <w:delText>default 6633;</w:delText>
              </w:r>
            </w:del>
          </w:p>
          <w:p w14:paraId="5F427272" w14:textId="3370C560" w:rsidR="00F86237" w:rsidRPr="009F1B7D" w:rsidDel="0058493D" w:rsidRDefault="00F86237" w:rsidP="00011096">
            <w:pPr>
              <w:pStyle w:val="XML3"/>
              <w:rPr>
                <w:del w:id="7100" w:author="Thomas Dietz" w:date="2012-08-13T13:56:00Z"/>
              </w:rPr>
            </w:pPr>
            <w:del w:id="7101" w:author="Thomas Dietz" w:date="2012-08-13T13:56:00Z">
              <w:r w:rsidRPr="009F1B7D" w:rsidDel="0058493D">
                <w:delText>description "The port number at the controller to connect to.";</w:delText>
              </w:r>
            </w:del>
          </w:p>
          <w:p w14:paraId="132D5DE7" w14:textId="0850B60A" w:rsidR="00F86237" w:rsidRPr="009F1B7D" w:rsidDel="0058493D" w:rsidRDefault="00F86237" w:rsidP="00011096">
            <w:pPr>
              <w:pStyle w:val="XML2"/>
              <w:rPr>
                <w:del w:id="7102" w:author="Thomas Dietz" w:date="2012-08-13T13:56:00Z"/>
              </w:rPr>
            </w:pPr>
            <w:del w:id="7103" w:author="Thomas Dietz" w:date="2012-08-13T13:56:00Z">
              <w:r w:rsidRPr="009F1B7D" w:rsidDel="0058493D">
                <w:delText>}</w:delText>
              </w:r>
            </w:del>
          </w:p>
          <w:p w14:paraId="4E781C44" w14:textId="1B646006" w:rsidR="00F86237" w:rsidRPr="009F1B7D" w:rsidDel="0058493D" w:rsidRDefault="00F86237" w:rsidP="00011096">
            <w:pPr>
              <w:pStyle w:val="XML2"/>
              <w:rPr>
                <w:del w:id="7104" w:author="Thomas Dietz" w:date="2012-08-13T13:56:00Z"/>
              </w:rPr>
            </w:pPr>
            <w:del w:id="7105" w:author="Thomas Dietz" w:date="2012-08-13T13:56:00Z">
              <w:r w:rsidRPr="009F1B7D" w:rsidDel="0058493D">
                <w:delText>leaf local-ip-address {</w:delText>
              </w:r>
            </w:del>
          </w:p>
          <w:p w14:paraId="70E14321" w14:textId="74C4771B" w:rsidR="00F86237" w:rsidRPr="009F1B7D" w:rsidDel="0058493D" w:rsidRDefault="00F86237" w:rsidP="00011096">
            <w:pPr>
              <w:pStyle w:val="XML3"/>
              <w:rPr>
                <w:del w:id="7106" w:author="Thomas Dietz" w:date="2012-08-13T13:56:00Z"/>
              </w:rPr>
            </w:pPr>
            <w:del w:id="7107" w:author="Thomas Dietz" w:date="2012-08-13T13:56:00Z">
              <w:r w:rsidRPr="009F1B7D" w:rsidDel="0058493D">
                <w:delText>type inet:ip-address;</w:delText>
              </w:r>
            </w:del>
          </w:p>
          <w:p w14:paraId="0CD92E72" w14:textId="301A381A" w:rsidR="00F86237" w:rsidRPr="009F1B7D" w:rsidDel="0058493D" w:rsidRDefault="00F86237" w:rsidP="00011096">
            <w:pPr>
              <w:pStyle w:val="XML3"/>
              <w:rPr>
                <w:del w:id="7108" w:author="Thomas Dietz" w:date="2012-08-13T13:56:00Z"/>
              </w:rPr>
            </w:pPr>
            <w:del w:id="7109" w:author="Thomas Dietz" w:date="2012-08-13T13:56:00Z">
              <w:r w:rsidRPr="009F1B7D" w:rsidDel="0058493D">
                <w:delText>description "This specifies the source IP for packets sent to this controller and overrides the default IP used.";</w:delText>
              </w:r>
            </w:del>
          </w:p>
          <w:p w14:paraId="02D77CCC" w14:textId="78E7097F" w:rsidR="00F86237" w:rsidRPr="009F1B7D" w:rsidDel="0058493D" w:rsidRDefault="00F86237" w:rsidP="00011096">
            <w:pPr>
              <w:pStyle w:val="XML2"/>
              <w:rPr>
                <w:del w:id="7110" w:author="Thomas Dietz" w:date="2012-08-13T13:56:00Z"/>
              </w:rPr>
            </w:pPr>
            <w:del w:id="7111" w:author="Thomas Dietz" w:date="2012-08-13T13:56:00Z">
              <w:r w:rsidRPr="009F1B7D" w:rsidDel="0058493D">
                <w:delText>}</w:delText>
              </w:r>
            </w:del>
          </w:p>
          <w:p w14:paraId="1FDB4620" w14:textId="526434FD" w:rsidR="00F86237" w:rsidRPr="009F1B7D" w:rsidDel="0058493D" w:rsidRDefault="00F86237" w:rsidP="00011096">
            <w:pPr>
              <w:pStyle w:val="XML2"/>
              <w:rPr>
                <w:del w:id="7112" w:author="Thomas Dietz" w:date="2012-08-13T13:56:00Z"/>
              </w:rPr>
            </w:pPr>
            <w:del w:id="7113" w:author="Thomas Dietz" w:date="2012-08-13T13:56:00Z">
              <w:r w:rsidRPr="009F1B7D" w:rsidDel="0058493D">
                <w:delText>leaf local-port {</w:delText>
              </w:r>
            </w:del>
          </w:p>
          <w:p w14:paraId="3A1DECF4" w14:textId="69519E4E" w:rsidR="00F86237" w:rsidRPr="009F1B7D" w:rsidDel="0058493D" w:rsidRDefault="00F86237" w:rsidP="00011096">
            <w:pPr>
              <w:pStyle w:val="XML3"/>
              <w:rPr>
                <w:del w:id="7114" w:author="Thomas Dietz" w:date="2012-08-13T13:56:00Z"/>
              </w:rPr>
            </w:pPr>
            <w:del w:id="7115" w:author="Thomas Dietz" w:date="2012-08-13T13:56:00Z">
              <w:r w:rsidRPr="009F1B7D" w:rsidDel="0058493D">
                <w:delText>type inet:port-number;</w:delText>
              </w:r>
            </w:del>
          </w:p>
          <w:p w14:paraId="29182761" w14:textId="7B3312B7" w:rsidR="00F86237" w:rsidRPr="009F1B7D" w:rsidDel="0058493D" w:rsidRDefault="00F86237" w:rsidP="00011096">
            <w:pPr>
              <w:pStyle w:val="XML3"/>
              <w:rPr>
                <w:del w:id="7116" w:author="Thomas Dietz" w:date="2012-08-13T13:56:00Z"/>
              </w:rPr>
            </w:pPr>
            <w:del w:id="7117" w:author="Thomas Dietz" w:date="2012-08-13T13:56:00Z">
              <w:r w:rsidRPr="009F1B7D" w:rsidDel="0058493D">
                <w:delText>default 0;</w:delText>
              </w:r>
            </w:del>
          </w:p>
          <w:p w14:paraId="1EAB8CCE" w14:textId="538408E0" w:rsidR="00F86237" w:rsidRPr="009F1B7D" w:rsidDel="0058493D" w:rsidRDefault="00F86237" w:rsidP="00011096">
            <w:pPr>
              <w:pStyle w:val="XML3"/>
              <w:rPr>
                <w:del w:id="7118" w:author="Thomas Dietz" w:date="2012-08-13T13:56:00Z"/>
              </w:rPr>
            </w:pPr>
            <w:del w:id="7119" w:author="Thomas Dietz" w:date="2012-08-13T13:56:00Z">
              <w:r w:rsidRPr="009F1B7D" w:rsidDel="0058493D">
                <w:delText>description "The port number the switch listens on. If 0 the port is chosen dynamically.";</w:delText>
              </w:r>
            </w:del>
          </w:p>
          <w:p w14:paraId="36458923" w14:textId="0B5561E7" w:rsidR="00F86237" w:rsidRPr="009F1B7D" w:rsidDel="0058493D" w:rsidRDefault="00F86237" w:rsidP="00011096">
            <w:pPr>
              <w:pStyle w:val="XML2"/>
              <w:rPr>
                <w:del w:id="7120" w:author="Thomas Dietz" w:date="2012-08-13T13:56:00Z"/>
              </w:rPr>
            </w:pPr>
            <w:del w:id="7121" w:author="Thomas Dietz" w:date="2012-08-13T13:56:00Z">
              <w:r w:rsidRPr="009F1B7D" w:rsidDel="0058493D">
                <w:delText>}</w:delText>
              </w:r>
            </w:del>
          </w:p>
          <w:p w14:paraId="24AAD670" w14:textId="65999D4D" w:rsidR="00F86237" w:rsidRPr="009F1B7D" w:rsidDel="0058493D" w:rsidRDefault="00F86237" w:rsidP="00011096">
            <w:pPr>
              <w:pStyle w:val="XML2"/>
              <w:rPr>
                <w:del w:id="7122" w:author="Thomas Dietz" w:date="2012-08-13T13:56:00Z"/>
              </w:rPr>
            </w:pPr>
            <w:del w:id="7123" w:author="Thomas Dietz" w:date="2012-08-13T13:56:00Z">
              <w:r w:rsidRPr="009F1B7D" w:rsidDel="0058493D">
                <w:delText>leaf protocol {</w:delText>
              </w:r>
            </w:del>
          </w:p>
          <w:p w14:paraId="48F14E8B" w14:textId="513490A0" w:rsidR="00F86237" w:rsidRPr="009F1B7D" w:rsidDel="0058493D" w:rsidRDefault="00F86237" w:rsidP="00011096">
            <w:pPr>
              <w:pStyle w:val="XML3"/>
              <w:rPr>
                <w:del w:id="7124" w:author="Thomas Dietz" w:date="2012-08-13T13:56:00Z"/>
              </w:rPr>
            </w:pPr>
            <w:del w:id="7125" w:author="Thomas Dietz" w:date="2012-08-13T13:56:00Z">
              <w:r w:rsidRPr="009F1B7D" w:rsidDel="0058493D">
                <w:delText>type enumeration {</w:delText>
              </w:r>
            </w:del>
          </w:p>
          <w:p w14:paraId="6C5F0BC0" w14:textId="689D3B6A" w:rsidR="00F86237" w:rsidRPr="009F1B7D" w:rsidDel="0058493D" w:rsidRDefault="00F86237" w:rsidP="00011096">
            <w:pPr>
              <w:pStyle w:val="XML4"/>
              <w:rPr>
                <w:del w:id="7126" w:author="Thomas Dietz" w:date="2012-08-13T13:56:00Z"/>
              </w:rPr>
            </w:pPr>
            <w:del w:id="7127" w:author="Thomas Dietz" w:date="2012-08-13T13:56:00Z">
              <w:r w:rsidRPr="009F1B7D" w:rsidDel="0058493D">
                <w:delText>enum "tcp";</w:delText>
              </w:r>
            </w:del>
          </w:p>
          <w:p w14:paraId="1552BC1D" w14:textId="72FD43EC" w:rsidR="00F86237" w:rsidRPr="009F1B7D" w:rsidDel="0058493D" w:rsidRDefault="00F86237" w:rsidP="00011096">
            <w:pPr>
              <w:pStyle w:val="XML4"/>
              <w:rPr>
                <w:del w:id="7128" w:author="Thomas Dietz" w:date="2012-08-13T13:56:00Z"/>
              </w:rPr>
            </w:pPr>
            <w:del w:id="7129" w:author="Thomas Dietz" w:date="2012-08-13T13:56:00Z">
              <w:r w:rsidRPr="009F1B7D" w:rsidDel="0058493D">
                <w:delText>enum "tls";</w:delText>
              </w:r>
            </w:del>
          </w:p>
          <w:p w14:paraId="220765A6" w14:textId="79239C95" w:rsidR="00F86237" w:rsidRPr="009F1B7D" w:rsidDel="0058493D" w:rsidRDefault="00F86237" w:rsidP="00011096">
            <w:pPr>
              <w:pStyle w:val="XML3"/>
              <w:rPr>
                <w:del w:id="7130" w:author="Thomas Dietz" w:date="2012-08-13T13:56:00Z"/>
              </w:rPr>
            </w:pPr>
            <w:del w:id="7131" w:author="Thomas Dietz" w:date="2012-08-13T13:56:00Z">
              <w:r w:rsidRPr="009F1B7D" w:rsidDel="0058493D">
                <w:delText>}</w:delText>
              </w:r>
            </w:del>
          </w:p>
          <w:p w14:paraId="10D3653A" w14:textId="663AF6E3" w:rsidR="00F86237" w:rsidRPr="009F1B7D" w:rsidDel="0058493D" w:rsidRDefault="00F86237" w:rsidP="00011096">
            <w:pPr>
              <w:pStyle w:val="XML3"/>
              <w:rPr>
                <w:del w:id="7132" w:author="Thomas Dietz" w:date="2012-08-13T13:56:00Z"/>
              </w:rPr>
            </w:pPr>
            <w:del w:id="7133" w:author="Thomas Dietz" w:date="2012-08-13T13:56:00Z">
              <w:r w:rsidRPr="009F1B7D" w:rsidDel="0058493D">
                <w:delText>default "tcp";</w:delText>
              </w:r>
            </w:del>
          </w:p>
          <w:p w14:paraId="18DF2655" w14:textId="7F1E5EEB" w:rsidR="00F86237" w:rsidRPr="009F1B7D" w:rsidDel="0058493D" w:rsidRDefault="00F86237" w:rsidP="00011096">
            <w:pPr>
              <w:pStyle w:val="XML3"/>
              <w:rPr>
                <w:del w:id="7134" w:author="Thomas Dietz" w:date="2012-08-13T13:56:00Z"/>
              </w:rPr>
            </w:pPr>
            <w:del w:id="7135" w:author="Thomas Dietz" w:date="2012-08-13T13:56:00Z">
              <w:r w:rsidRPr="009F1B7D" w:rsidDel="0058493D">
                <w:delText>description "The protocol used for connecting to the controller.";</w:delText>
              </w:r>
            </w:del>
          </w:p>
          <w:p w14:paraId="43CE5090" w14:textId="4B2C5242" w:rsidR="00F86237" w:rsidRPr="009F1B7D" w:rsidDel="0058493D" w:rsidRDefault="00F86237" w:rsidP="00011096">
            <w:pPr>
              <w:pStyle w:val="XML3"/>
              <w:rPr>
                <w:del w:id="7136" w:author="Thomas Dietz" w:date="2012-08-13T13:56:00Z"/>
              </w:rPr>
            </w:pPr>
            <w:del w:id="7137" w:author="Thomas Dietz" w:date="2012-08-13T13:56:00Z">
              <w:r w:rsidRPr="009F1B7D" w:rsidDel="0058493D">
                <w:delText>}</w:delText>
              </w:r>
            </w:del>
          </w:p>
          <w:p w14:paraId="5CF57B4E" w14:textId="7E5C9599" w:rsidR="00F86237" w:rsidRPr="009F1B7D" w:rsidDel="0058493D" w:rsidRDefault="00F86237" w:rsidP="00011096">
            <w:pPr>
              <w:pStyle w:val="XML2"/>
              <w:rPr>
                <w:del w:id="7138" w:author="Thomas Dietz" w:date="2012-08-13T13:56:00Z"/>
              </w:rPr>
            </w:pPr>
            <w:del w:id="7139" w:author="Thomas Dietz" w:date="2012-08-13T13:56:00Z">
              <w:r w:rsidRPr="009F1B7D" w:rsidDel="0058493D">
                <w:delText>container state {</w:delText>
              </w:r>
            </w:del>
          </w:p>
          <w:p w14:paraId="508834C1" w14:textId="094B98DB" w:rsidR="00F86237" w:rsidRPr="009F1B7D" w:rsidDel="0058493D" w:rsidRDefault="00F86237" w:rsidP="00011096">
            <w:pPr>
              <w:pStyle w:val="XML3"/>
              <w:rPr>
                <w:del w:id="7140" w:author="Thomas Dietz" w:date="2012-08-13T13:56:00Z"/>
              </w:rPr>
            </w:pPr>
            <w:del w:id="7141" w:author="Thomas Dietz" w:date="2012-08-13T13:56:00Z">
              <w:r w:rsidRPr="009F1B7D" w:rsidDel="0058493D">
                <w:delText>description "This container holds connection state information that indicate if the Logical Switch is connected, what versions are supported, and which one is used.";</w:delText>
              </w:r>
            </w:del>
          </w:p>
          <w:p w14:paraId="145CACA7" w14:textId="3433CFFE" w:rsidR="00F86237" w:rsidRPr="009F1B7D" w:rsidDel="0058493D" w:rsidRDefault="00F86237" w:rsidP="00011096">
            <w:pPr>
              <w:pStyle w:val="XML3"/>
              <w:rPr>
                <w:del w:id="7142" w:author="Thomas Dietz" w:date="2012-08-13T13:56:00Z"/>
              </w:rPr>
            </w:pPr>
            <w:del w:id="7143" w:author="Thomas Dietz" w:date="2012-08-13T13:56:00Z">
              <w:r w:rsidRPr="009F1B7D" w:rsidDel="0058493D">
                <w:delText>leaf connection-state {</w:delText>
              </w:r>
            </w:del>
          </w:p>
          <w:p w14:paraId="425842A8" w14:textId="42BF1339" w:rsidR="00F86237" w:rsidRPr="009F1B7D" w:rsidDel="0058493D" w:rsidRDefault="00F86237" w:rsidP="00011096">
            <w:pPr>
              <w:pStyle w:val="XML4"/>
              <w:rPr>
                <w:del w:id="7144" w:author="Thomas Dietz" w:date="2012-08-13T13:56:00Z"/>
              </w:rPr>
            </w:pPr>
            <w:del w:id="7145" w:author="Thomas Dietz" w:date="2012-08-13T13:56:00Z">
              <w:r w:rsidRPr="009F1B7D" w:rsidDel="0058493D">
                <w:delText>type up-down-state-type;</w:delText>
              </w:r>
            </w:del>
          </w:p>
          <w:p w14:paraId="4F020584" w14:textId="43B53813" w:rsidR="00F86237" w:rsidRPr="009F1B7D" w:rsidDel="0058493D" w:rsidRDefault="00F86237" w:rsidP="00011096">
            <w:pPr>
              <w:pStyle w:val="XML4"/>
              <w:rPr>
                <w:del w:id="7146" w:author="Thomas Dietz" w:date="2012-08-13T13:56:00Z"/>
              </w:rPr>
            </w:pPr>
            <w:del w:id="7147" w:author="Thomas Dietz" w:date="2012-08-13T13:56:00Z">
              <w:r w:rsidRPr="009F1B7D" w:rsidDel="0058493D">
                <w:delText>description "This object indicates if the Logical Switch is connected to the controller.";</w:delText>
              </w:r>
            </w:del>
          </w:p>
          <w:p w14:paraId="1B9A74AB" w14:textId="1A351A67" w:rsidR="00F86237" w:rsidRPr="009F1B7D" w:rsidDel="0058493D" w:rsidRDefault="00F86237" w:rsidP="00011096">
            <w:pPr>
              <w:pStyle w:val="XML3"/>
              <w:rPr>
                <w:del w:id="7148" w:author="Thomas Dietz" w:date="2012-08-13T13:56:00Z"/>
              </w:rPr>
            </w:pPr>
            <w:del w:id="7149" w:author="Thomas Dietz" w:date="2012-08-13T13:56:00Z">
              <w:r w:rsidRPr="009F1B7D" w:rsidDel="0058493D">
                <w:delText>}</w:delText>
              </w:r>
            </w:del>
          </w:p>
          <w:p w14:paraId="0F7A8430" w14:textId="0242B1AC" w:rsidR="00F86237" w:rsidRPr="009F1B7D" w:rsidDel="0058493D" w:rsidRDefault="00F86237" w:rsidP="00011096">
            <w:pPr>
              <w:pStyle w:val="XML3"/>
              <w:rPr>
                <w:del w:id="7150" w:author="Thomas Dietz" w:date="2012-08-13T13:56:00Z"/>
              </w:rPr>
            </w:pPr>
            <w:del w:id="7151" w:author="Thomas Dietz" w:date="2012-08-13T13:56:00Z">
              <w:r w:rsidRPr="009F1B7D" w:rsidDel="0058493D">
                <w:delText>leaf current-version {</w:delText>
              </w:r>
            </w:del>
          </w:p>
          <w:p w14:paraId="6A2DE486" w14:textId="53A6B534" w:rsidR="00F86237" w:rsidRPr="009F1B7D" w:rsidDel="0058493D" w:rsidRDefault="00F86237" w:rsidP="00011096">
            <w:pPr>
              <w:pStyle w:val="XML4"/>
              <w:rPr>
                <w:del w:id="7152" w:author="Thomas Dietz" w:date="2012-08-13T13:56:00Z"/>
              </w:rPr>
            </w:pPr>
            <w:del w:id="7153" w:author="Thomas Dietz" w:date="2012-08-13T13:56:00Z">
              <w:r w:rsidRPr="009F1B7D" w:rsidDel="0058493D">
                <w:delText>type openflow-version;</w:delText>
              </w:r>
            </w:del>
          </w:p>
          <w:p w14:paraId="7DA4E6A1" w14:textId="3D825BB1" w:rsidR="00F86237" w:rsidRPr="009F1B7D" w:rsidDel="0058493D" w:rsidRDefault="00F86237" w:rsidP="00011096">
            <w:pPr>
              <w:pStyle w:val="XML4"/>
              <w:rPr>
                <w:del w:id="7154" w:author="Thomas Dietz" w:date="2012-08-13T13:56:00Z"/>
              </w:rPr>
            </w:pPr>
            <w:del w:id="7155" w:author="Thomas Dietz" w:date="2012-08-13T13:56:00Z">
              <w:r w:rsidRPr="009F1B7D" w:rsidDel="0058493D">
                <w:delText>description "This object contains the current OpenFlow version used between Logical Switch and Controller.";</w:delText>
              </w:r>
            </w:del>
          </w:p>
          <w:p w14:paraId="3A30BBA7" w14:textId="4D0470F0" w:rsidR="00F86237" w:rsidRPr="009F1B7D" w:rsidDel="0058493D" w:rsidRDefault="00F86237" w:rsidP="00011096">
            <w:pPr>
              <w:pStyle w:val="XML3"/>
              <w:rPr>
                <w:del w:id="7156" w:author="Thomas Dietz" w:date="2012-08-13T13:56:00Z"/>
              </w:rPr>
            </w:pPr>
            <w:del w:id="7157" w:author="Thomas Dietz" w:date="2012-08-13T13:56:00Z">
              <w:r w:rsidRPr="009F1B7D" w:rsidDel="0058493D">
                <w:delText>}</w:delText>
              </w:r>
            </w:del>
          </w:p>
          <w:p w14:paraId="7A9BD799" w14:textId="3E6D86A6" w:rsidR="00F86237" w:rsidRPr="009F1B7D" w:rsidDel="0058493D" w:rsidRDefault="00F86237" w:rsidP="00011096">
            <w:pPr>
              <w:pStyle w:val="XML3"/>
              <w:rPr>
                <w:del w:id="7158" w:author="Thomas Dietz" w:date="2012-08-13T13:56:00Z"/>
              </w:rPr>
            </w:pPr>
            <w:del w:id="7159" w:author="Thomas Dietz" w:date="2012-08-13T13:56:00Z">
              <w:r w:rsidRPr="009F1B7D" w:rsidDel="0058493D">
                <w:delText>leaf-list supported-versions {</w:delText>
              </w:r>
            </w:del>
          </w:p>
          <w:p w14:paraId="47AAF1EE" w14:textId="0AD35185" w:rsidR="00F86237" w:rsidRPr="009F1B7D" w:rsidDel="0058493D" w:rsidRDefault="00F86237" w:rsidP="00011096">
            <w:pPr>
              <w:pStyle w:val="XML4"/>
              <w:rPr>
                <w:del w:id="7160" w:author="Thomas Dietz" w:date="2012-08-13T13:56:00Z"/>
              </w:rPr>
            </w:pPr>
            <w:del w:id="7161" w:author="Thomas Dietz" w:date="2012-08-13T13:56:00Z">
              <w:r w:rsidRPr="009F1B7D" w:rsidDel="0058493D">
                <w:delText>type openflow-version;</w:delText>
              </w:r>
            </w:del>
          </w:p>
          <w:p w14:paraId="0410204A" w14:textId="3F3EB7F2" w:rsidR="00F86237" w:rsidRPr="009F1B7D" w:rsidDel="0058493D" w:rsidRDefault="00F86237" w:rsidP="00011096">
            <w:pPr>
              <w:pStyle w:val="XML4"/>
              <w:rPr>
                <w:del w:id="7162" w:author="Thomas Dietz" w:date="2012-08-13T13:56:00Z"/>
              </w:rPr>
            </w:pPr>
            <w:del w:id="7163" w:author="Thomas Dietz" w:date="2012-08-13T13:56:00Z">
              <w:r w:rsidRPr="009F1B7D" w:rsidDel="0058493D">
                <w:delText>description "This list of objects contains all the OpenFlow versions supported the controller.";</w:delText>
              </w:r>
            </w:del>
          </w:p>
          <w:p w14:paraId="79B36EC7" w14:textId="64238F16" w:rsidR="00F86237" w:rsidRPr="009F1B7D" w:rsidDel="0058493D" w:rsidRDefault="00F86237" w:rsidP="00011096">
            <w:pPr>
              <w:pStyle w:val="XML3"/>
              <w:rPr>
                <w:del w:id="7164" w:author="Thomas Dietz" w:date="2012-08-13T13:56:00Z"/>
              </w:rPr>
            </w:pPr>
            <w:del w:id="7165" w:author="Thomas Dietz" w:date="2012-08-13T13:56:00Z">
              <w:r w:rsidRPr="009F1B7D" w:rsidDel="0058493D">
                <w:delText>}</w:delText>
              </w:r>
            </w:del>
          </w:p>
          <w:p w14:paraId="73ADB576" w14:textId="43352678" w:rsidR="00F86237" w:rsidRPr="009F1B7D" w:rsidDel="0058493D" w:rsidRDefault="00F86237" w:rsidP="00011096">
            <w:pPr>
              <w:pStyle w:val="XML2"/>
              <w:rPr>
                <w:del w:id="7166" w:author="Thomas Dietz" w:date="2012-08-13T13:56:00Z"/>
              </w:rPr>
            </w:pPr>
            <w:del w:id="7167" w:author="Thomas Dietz" w:date="2012-08-13T13:56:00Z">
              <w:r w:rsidRPr="009F1B7D" w:rsidDel="0058493D">
                <w:delText>}</w:delText>
              </w:r>
            </w:del>
          </w:p>
          <w:p w14:paraId="08112CF3" w14:textId="77777777" w:rsidR="0058493D" w:rsidRDefault="00F86237" w:rsidP="0058493D">
            <w:pPr>
              <w:pStyle w:val="XML1"/>
              <w:rPr>
                <w:ins w:id="7168" w:author="Thomas Dietz" w:date="2012-08-13T13:56:00Z"/>
              </w:rPr>
            </w:pPr>
            <w:del w:id="7169" w:author="Thomas Dietz" w:date="2012-08-13T13:56:00Z">
              <w:r w:rsidRPr="009F1B7D" w:rsidDel="0058493D">
                <w:delText>}</w:delText>
              </w:r>
            </w:del>
            <w:ins w:id="7170" w:author="Thomas Dietz" w:date="2012-08-13T13:56:00Z">
              <w:r w:rsidR="0058493D">
                <w:t xml:space="preserve">  grouping OFControllerType {</w:t>
              </w:r>
            </w:ins>
          </w:p>
          <w:p w14:paraId="15F6132A" w14:textId="77777777" w:rsidR="0058493D" w:rsidRDefault="0058493D" w:rsidP="0058493D">
            <w:pPr>
              <w:pStyle w:val="XML1"/>
              <w:rPr>
                <w:ins w:id="7171" w:author="Thomas Dietz" w:date="2012-08-13T13:56:00Z"/>
              </w:rPr>
            </w:pPr>
            <w:ins w:id="7172" w:author="Thomas Dietz" w:date="2012-08-13T13:56:00Z">
              <w:r>
                <w:t xml:space="preserve">    description "This grouping specifies all properties of an</w:t>
              </w:r>
            </w:ins>
          </w:p>
          <w:p w14:paraId="1C49DE2B" w14:textId="77777777" w:rsidR="0058493D" w:rsidRDefault="0058493D" w:rsidP="0058493D">
            <w:pPr>
              <w:pStyle w:val="XML1"/>
              <w:rPr>
                <w:ins w:id="7173" w:author="Thomas Dietz" w:date="2012-08-13T13:56:00Z"/>
              </w:rPr>
            </w:pPr>
            <w:ins w:id="7174" w:author="Thomas Dietz" w:date="2012-08-13T13:56:00Z">
              <w:r>
                <w:t xml:space="preserve">      OpenFlow Logical Switch Controller.</w:t>
              </w:r>
            </w:ins>
          </w:p>
          <w:p w14:paraId="58DCDC08" w14:textId="77777777" w:rsidR="0058493D" w:rsidRDefault="0058493D" w:rsidP="0058493D">
            <w:pPr>
              <w:pStyle w:val="XML1"/>
              <w:rPr>
                <w:ins w:id="7175" w:author="Thomas Dietz" w:date="2012-08-13T13:56:00Z"/>
              </w:rPr>
            </w:pPr>
          </w:p>
          <w:p w14:paraId="2BF1F287" w14:textId="77777777" w:rsidR="0058493D" w:rsidRDefault="0058493D" w:rsidP="0058493D">
            <w:pPr>
              <w:pStyle w:val="XML1"/>
              <w:rPr>
                <w:ins w:id="7176" w:author="Thomas Dietz" w:date="2012-08-13T13:56:00Z"/>
              </w:rPr>
            </w:pPr>
            <w:ins w:id="7177" w:author="Thomas Dietz" w:date="2012-08-13T13:56:00Z">
              <w:r>
                <w:t xml:space="preserve">      NETCONF &lt;edit-config&gt; operations MUST be implemented as </w:t>
              </w:r>
            </w:ins>
          </w:p>
          <w:p w14:paraId="7BF1F3CA" w14:textId="77777777" w:rsidR="0058493D" w:rsidRDefault="0058493D" w:rsidP="0058493D">
            <w:pPr>
              <w:pStyle w:val="XML1"/>
              <w:rPr>
                <w:ins w:id="7178" w:author="Thomas Dietz" w:date="2012-08-13T13:56:00Z"/>
              </w:rPr>
            </w:pPr>
            <w:ins w:id="7179" w:author="Thomas Dietz" w:date="2012-08-13T13:56:00Z">
              <w:r>
                <w:t xml:space="preserve">      follows: </w:t>
              </w:r>
            </w:ins>
          </w:p>
          <w:p w14:paraId="0C2288EB" w14:textId="77777777" w:rsidR="0058493D" w:rsidRDefault="0058493D" w:rsidP="0058493D">
            <w:pPr>
              <w:pStyle w:val="XML1"/>
              <w:rPr>
                <w:ins w:id="7180" w:author="Thomas Dietz" w:date="2012-08-13T13:56:00Z"/>
              </w:rPr>
            </w:pPr>
          </w:p>
          <w:p w14:paraId="23EB4E81" w14:textId="77777777" w:rsidR="0058493D" w:rsidRDefault="0058493D" w:rsidP="0058493D">
            <w:pPr>
              <w:pStyle w:val="XML1"/>
              <w:rPr>
                <w:ins w:id="7181" w:author="Thomas Dietz" w:date="2012-08-13T13:56:00Z"/>
              </w:rPr>
            </w:pPr>
            <w:ins w:id="7182" w:author="Thomas Dietz" w:date="2012-08-13T13:56:00Z">
              <w:r>
                <w:t xml:space="preserve">      * The 'id' element MUST be present at all &lt;edit-config&gt;</w:t>
              </w:r>
            </w:ins>
          </w:p>
          <w:p w14:paraId="152F6802" w14:textId="77777777" w:rsidR="0058493D" w:rsidRDefault="0058493D" w:rsidP="0058493D">
            <w:pPr>
              <w:pStyle w:val="XML1"/>
              <w:rPr>
                <w:ins w:id="7183" w:author="Thomas Dietz" w:date="2012-08-13T13:56:00Z"/>
              </w:rPr>
            </w:pPr>
            <w:ins w:id="7184" w:author="Thomas Dietz" w:date="2012-08-13T13:56:00Z">
              <w:r>
                <w:lastRenderedPageBreak/>
                <w:t xml:space="preserve">        operations to identify the controller.</w:t>
              </w:r>
            </w:ins>
          </w:p>
          <w:p w14:paraId="56B5D098" w14:textId="77777777" w:rsidR="0058493D" w:rsidRDefault="0058493D" w:rsidP="0058493D">
            <w:pPr>
              <w:pStyle w:val="XML1"/>
              <w:rPr>
                <w:ins w:id="7185" w:author="Thomas Dietz" w:date="2012-08-13T13:56:00Z"/>
              </w:rPr>
            </w:pPr>
            <w:ins w:id="7186" w:author="Thomas Dietz" w:date="2012-08-13T13:56:00Z">
              <w:r>
                <w:t xml:space="preserve">      * If the operation is 'merge' or 'replace', the element is</w:t>
              </w:r>
            </w:ins>
          </w:p>
          <w:p w14:paraId="18103615" w14:textId="77777777" w:rsidR="0058493D" w:rsidRDefault="0058493D" w:rsidP="0058493D">
            <w:pPr>
              <w:pStyle w:val="XML1"/>
              <w:rPr>
                <w:ins w:id="7187" w:author="Thomas Dietz" w:date="2012-08-13T13:56:00Z"/>
              </w:rPr>
            </w:pPr>
            <w:ins w:id="7188" w:author="Thomas Dietz" w:date="2012-08-13T13:56:00Z">
              <w:r>
                <w:t xml:space="preserve">        created if it does not exist, and its value is set to the</w:t>
              </w:r>
            </w:ins>
          </w:p>
          <w:p w14:paraId="40F77575" w14:textId="77777777" w:rsidR="0058493D" w:rsidRDefault="0058493D" w:rsidP="0058493D">
            <w:pPr>
              <w:pStyle w:val="XML1"/>
              <w:rPr>
                <w:ins w:id="7189" w:author="Thomas Dietz" w:date="2012-08-13T13:56:00Z"/>
              </w:rPr>
            </w:pPr>
            <w:ins w:id="7190" w:author="Thomas Dietz" w:date="2012-08-13T13:56:00Z">
              <w:r>
                <w:t xml:space="preserve">        value found in the XML RPC data.</w:t>
              </w:r>
            </w:ins>
          </w:p>
          <w:p w14:paraId="7061DB53" w14:textId="77777777" w:rsidR="0058493D" w:rsidRDefault="0058493D" w:rsidP="0058493D">
            <w:pPr>
              <w:pStyle w:val="XML1"/>
              <w:rPr>
                <w:ins w:id="7191" w:author="Thomas Dietz" w:date="2012-08-13T13:56:00Z"/>
              </w:rPr>
            </w:pPr>
            <w:ins w:id="7192" w:author="Thomas Dietz" w:date="2012-08-13T13:56:00Z">
              <w:r>
                <w:t xml:space="preserve">      * If the operation is 'create', the element is created if it</w:t>
              </w:r>
            </w:ins>
          </w:p>
          <w:p w14:paraId="7527E67A" w14:textId="77777777" w:rsidR="0058493D" w:rsidRDefault="0058493D" w:rsidP="0058493D">
            <w:pPr>
              <w:pStyle w:val="XML1"/>
              <w:rPr>
                <w:ins w:id="7193" w:author="Thomas Dietz" w:date="2012-08-13T13:56:00Z"/>
              </w:rPr>
            </w:pPr>
            <w:ins w:id="7194" w:author="Thomas Dietz" w:date="2012-08-13T13:56:00Z">
              <w:r>
                <w:t xml:space="preserve">        does not exist. If the element already exists, a</w:t>
              </w:r>
            </w:ins>
          </w:p>
          <w:p w14:paraId="16C1C2BF" w14:textId="77777777" w:rsidR="0058493D" w:rsidRDefault="0058493D" w:rsidP="0058493D">
            <w:pPr>
              <w:pStyle w:val="XML1"/>
              <w:rPr>
                <w:ins w:id="7195" w:author="Thomas Dietz" w:date="2012-08-13T13:56:00Z"/>
              </w:rPr>
            </w:pPr>
            <w:ins w:id="7196" w:author="Thomas Dietz" w:date="2012-08-13T13:56:00Z">
              <w:r>
                <w:t xml:space="preserve">        'data</w:t>
              </w:r>
              <w:r>
                <w:rPr>
                  <w:rFonts w:ascii="MS Mincho" w:eastAsia="MS Mincho" w:hAnsi="MS Mincho" w:cs="MS Mincho" w:hint="eastAsia"/>
                </w:rPr>
                <w:t>‑</w:t>
              </w:r>
              <w:r>
                <w:t>exists' error is returned.</w:t>
              </w:r>
            </w:ins>
          </w:p>
          <w:p w14:paraId="2258C692" w14:textId="77777777" w:rsidR="0058493D" w:rsidRDefault="0058493D" w:rsidP="0058493D">
            <w:pPr>
              <w:pStyle w:val="XML1"/>
              <w:rPr>
                <w:ins w:id="7197" w:author="Thomas Dietz" w:date="2012-08-13T13:56:00Z"/>
              </w:rPr>
            </w:pPr>
            <w:ins w:id="7198" w:author="Thomas Dietz" w:date="2012-08-13T13:56:00Z">
              <w:r>
                <w:t xml:space="preserve">      * If the operation is 'delete', the element is deleted if it</w:t>
              </w:r>
            </w:ins>
          </w:p>
          <w:p w14:paraId="42C696D2" w14:textId="77777777" w:rsidR="0058493D" w:rsidRDefault="0058493D" w:rsidP="0058493D">
            <w:pPr>
              <w:pStyle w:val="XML1"/>
              <w:rPr>
                <w:ins w:id="7199" w:author="Thomas Dietz" w:date="2012-08-13T13:56:00Z"/>
              </w:rPr>
            </w:pPr>
            <w:ins w:id="7200" w:author="Thomas Dietz" w:date="2012-08-13T13:56:00Z">
              <w:r>
                <w:t xml:space="preserve">        exists. If the element does not exist, a 'data</w:t>
              </w:r>
              <w:r>
                <w:rPr>
                  <w:rFonts w:ascii="MS Mincho" w:eastAsia="MS Mincho" w:hAnsi="MS Mincho" w:cs="MS Mincho" w:hint="eastAsia"/>
                </w:rPr>
                <w:t>‑</w:t>
              </w:r>
              <w:r>
                <w:t>missing'</w:t>
              </w:r>
            </w:ins>
          </w:p>
          <w:p w14:paraId="5794D094" w14:textId="77777777" w:rsidR="0058493D" w:rsidRDefault="0058493D" w:rsidP="0058493D">
            <w:pPr>
              <w:pStyle w:val="XML1"/>
              <w:rPr>
                <w:ins w:id="7201" w:author="Thomas Dietz" w:date="2012-08-13T13:56:00Z"/>
              </w:rPr>
            </w:pPr>
            <w:ins w:id="7202" w:author="Thomas Dietz" w:date="2012-08-13T13:56:00Z">
              <w:r>
                <w:t xml:space="preserve">        error is returned.";</w:t>
              </w:r>
            </w:ins>
          </w:p>
          <w:p w14:paraId="031292E3" w14:textId="77777777" w:rsidR="0058493D" w:rsidRDefault="0058493D" w:rsidP="0058493D">
            <w:pPr>
              <w:pStyle w:val="XML1"/>
              <w:rPr>
                <w:ins w:id="7203" w:author="Thomas Dietz" w:date="2012-08-13T13:56:00Z"/>
              </w:rPr>
            </w:pPr>
            <w:ins w:id="7204" w:author="Thomas Dietz" w:date="2012-08-13T13:56:00Z">
              <w:r>
                <w:t xml:space="preserve">    leaf id {</w:t>
              </w:r>
            </w:ins>
          </w:p>
          <w:p w14:paraId="7A99CF20" w14:textId="77777777" w:rsidR="0058493D" w:rsidRDefault="0058493D" w:rsidP="0058493D">
            <w:pPr>
              <w:pStyle w:val="XML1"/>
              <w:rPr>
                <w:ins w:id="7205" w:author="Thomas Dietz" w:date="2012-08-13T13:56:00Z"/>
              </w:rPr>
            </w:pPr>
            <w:ins w:id="7206" w:author="Thomas Dietz" w:date="2012-08-13T13:56:00Z">
              <w:r>
                <w:t xml:space="preserve">      type OFConfigId;</w:t>
              </w:r>
            </w:ins>
          </w:p>
          <w:p w14:paraId="79ABF576" w14:textId="77777777" w:rsidR="0058493D" w:rsidRDefault="0058493D" w:rsidP="0058493D">
            <w:pPr>
              <w:pStyle w:val="XML1"/>
              <w:rPr>
                <w:ins w:id="7207" w:author="Thomas Dietz" w:date="2012-08-13T13:56:00Z"/>
              </w:rPr>
            </w:pPr>
            <w:ins w:id="7208" w:author="Thomas Dietz" w:date="2012-08-13T13:56:00Z">
              <w:r>
                <w:t xml:space="preserve">      mandatory true;</w:t>
              </w:r>
            </w:ins>
          </w:p>
          <w:p w14:paraId="54F4A3C8" w14:textId="77777777" w:rsidR="0058493D" w:rsidRDefault="0058493D" w:rsidP="0058493D">
            <w:pPr>
              <w:pStyle w:val="XML1"/>
              <w:rPr>
                <w:ins w:id="7209" w:author="Thomas Dietz" w:date="2012-08-13T13:56:00Z"/>
              </w:rPr>
            </w:pPr>
            <w:ins w:id="7210" w:author="Thomas Dietz" w:date="2012-08-13T13:56:00Z">
              <w:r>
                <w:t xml:space="preserve">      description "A unique but locally arbitrary identifier that</w:t>
              </w:r>
            </w:ins>
          </w:p>
          <w:p w14:paraId="483C097F" w14:textId="77777777" w:rsidR="0058493D" w:rsidRDefault="0058493D" w:rsidP="0058493D">
            <w:pPr>
              <w:pStyle w:val="XML1"/>
              <w:rPr>
                <w:ins w:id="7211" w:author="Thomas Dietz" w:date="2012-08-13T13:56:00Z"/>
              </w:rPr>
            </w:pPr>
            <w:ins w:id="7212" w:author="Thomas Dietz" w:date="2012-08-13T13:56:00Z">
              <w:r>
                <w:t xml:space="preserve">        uniquely identifies an OpenFlow Controller within the</w:t>
              </w:r>
            </w:ins>
          </w:p>
          <w:p w14:paraId="42451ECF" w14:textId="77777777" w:rsidR="0058493D" w:rsidRDefault="0058493D" w:rsidP="0058493D">
            <w:pPr>
              <w:pStyle w:val="XML1"/>
              <w:rPr>
                <w:ins w:id="7213" w:author="Thomas Dietz" w:date="2012-08-13T13:56:00Z"/>
              </w:rPr>
            </w:pPr>
            <w:ins w:id="7214" w:author="Thomas Dietz" w:date="2012-08-13T13:56:00Z">
              <w:r>
                <w:t xml:space="preserve">        context of an OpenFlow Capable Switch.  It MUST be</w:t>
              </w:r>
            </w:ins>
          </w:p>
          <w:p w14:paraId="70BBC496" w14:textId="77777777" w:rsidR="0058493D" w:rsidRDefault="0058493D" w:rsidP="0058493D">
            <w:pPr>
              <w:pStyle w:val="XML1"/>
              <w:rPr>
                <w:ins w:id="7215" w:author="Thomas Dietz" w:date="2012-08-13T13:56:00Z"/>
              </w:rPr>
            </w:pPr>
            <w:ins w:id="7216" w:author="Thomas Dietz" w:date="2012-08-13T13:56:00Z">
              <w:r>
                <w:t xml:space="preserve">        persistent across reboots of the OpenFlow Capable Switch.</w:t>
              </w:r>
            </w:ins>
          </w:p>
          <w:p w14:paraId="6E71A314" w14:textId="77777777" w:rsidR="0058493D" w:rsidRDefault="0058493D" w:rsidP="0058493D">
            <w:pPr>
              <w:pStyle w:val="XML1"/>
              <w:rPr>
                <w:ins w:id="7217" w:author="Thomas Dietz" w:date="2012-08-13T13:56:00Z"/>
              </w:rPr>
            </w:pPr>
          </w:p>
          <w:p w14:paraId="188A2862" w14:textId="77777777" w:rsidR="0058493D" w:rsidRDefault="0058493D" w:rsidP="0058493D">
            <w:pPr>
              <w:pStyle w:val="XML1"/>
              <w:rPr>
                <w:ins w:id="7218" w:author="Thomas Dietz" w:date="2012-08-13T13:56:00Z"/>
              </w:rPr>
            </w:pPr>
            <w:ins w:id="7219" w:author="Thomas Dietz" w:date="2012-08-13T13:56:00Z">
              <w:r>
                <w:t xml:space="preserve">        This element MUST be present to identify the OpenFlow</w:t>
              </w:r>
            </w:ins>
          </w:p>
          <w:p w14:paraId="073C03A8" w14:textId="77777777" w:rsidR="0058493D" w:rsidRDefault="0058493D" w:rsidP="0058493D">
            <w:pPr>
              <w:pStyle w:val="XML1"/>
              <w:rPr>
                <w:ins w:id="7220" w:author="Thomas Dietz" w:date="2012-08-13T13:56:00Z"/>
              </w:rPr>
            </w:pPr>
            <w:ins w:id="7221" w:author="Thomas Dietz" w:date="2012-08-13T13:56:00Z">
              <w:r>
                <w:t xml:space="preserve">        controller.";</w:t>
              </w:r>
            </w:ins>
          </w:p>
          <w:p w14:paraId="24650585" w14:textId="77777777" w:rsidR="0058493D" w:rsidRDefault="0058493D" w:rsidP="0058493D">
            <w:pPr>
              <w:pStyle w:val="XML1"/>
              <w:rPr>
                <w:ins w:id="7222" w:author="Thomas Dietz" w:date="2012-08-13T13:56:00Z"/>
              </w:rPr>
            </w:pPr>
            <w:ins w:id="7223" w:author="Thomas Dietz" w:date="2012-08-13T13:56:00Z">
              <w:r>
                <w:t xml:space="preserve">    }</w:t>
              </w:r>
            </w:ins>
          </w:p>
          <w:p w14:paraId="52918FB7" w14:textId="77777777" w:rsidR="0058493D" w:rsidRDefault="0058493D" w:rsidP="0058493D">
            <w:pPr>
              <w:pStyle w:val="XML1"/>
              <w:rPr>
                <w:ins w:id="7224" w:author="Thomas Dietz" w:date="2012-08-13T13:56:00Z"/>
              </w:rPr>
            </w:pPr>
            <w:ins w:id="7225" w:author="Thomas Dietz" w:date="2012-08-13T13:56:00Z">
              <w:r>
                <w:t xml:space="preserve">    leaf role {</w:t>
              </w:r>
            </w:ins>
          </w:p>
          <w:p w14:paraId="35433580" w14:textId="77777777" w:rsidR="0058493D" w:rsidRDefault="0058493D" w:rsidP="0058493D">
            <w:pPr>
              <w:pStyle w:val="XML1"/>
              <w:rPr>
                <w:ins w:id="7226" w:author="Thomas Dietz" w:date="2012-08-13T13:56:00Z"/>
              </w:rPr>
            </w:pPr>
            <w:ins w:id="7227" w:author="Thomas Dietz" w:date="2012-08-13T13:56:00Z">
              <w:r>
                <w:t xml:space="preserve">      type enumeration {</w:t>
              </w:r>
            </w:ins>
          </w:p>
          <w:p w14:paraId="6E68370E" w14:textId="77777777" w:rsidR="0058493D" w:rsidRDefault="0058493D" w:rsidP="0058493D">
            <w:pPr>
              <w:pStyle w:val="XML1"/>
              <w:rPr>
                <w:ins w:id="7228" w:author="Thomas Dietz" w:date="2012-08-13T13:56:00Z"/>
              </w:rPr>
            </w:pPr>
            <w:ins w:id="7229" w:author="Thomas Dietz" w:date="2012-08-13T13:56:00Z">
              <w:r>
                <w:t xml:space="preserve">        enum master;</w:t>
              </w:r>
            </w:ins>
          </w:p>
          <w:p w14:paraId="2F14FFD6" w14:textId="77777777" w:rsidR="0058493D" w:rsidRDefault="0058493D" w:rsidP="0058493D">
            <w:pPr>
              <w:pStyle w:val="XML1"/>
              <w:rPr>
                <w:ins w:id="7230" w:author="Thomas Dietz" w:date="2012-08-13T13:56:00Z"/>
              </w:rPr>
            </w:pPr>
            <w:ins w:id="7231" w:author="Thomas Dietz" w:date="2012-08-13T13:56:00Z">
              <w:r>
                <w:t xml:space="preserve">        enum slave;</w:t>
              </w:r>
            </w:ins>
          </w:p>
          <w:p w14:paraId="53A76FDC" w14:textId="77777777" w:rsidR="0058493D" w:rsidRDefault="0058493D" w:rsidP="0058493D">
            <w:pPr>
              <w:pStyle w:val="XML1"/>
              <w:rPr>
                <w:ins w:id="7232" w:author="Thomas Dietz" w:date="2012-08-13T13:56:00Z"/>
              </w:rPr>
            </w:pPr>
            <w:ins w:id="7233" w:author="Thomas Dietz" w:date="2012-08-13T13:56:00Z">
              <w:r>
                <w:t xml:space="preserve">        enum equal;</w:t>
              </w:r>
            </w:ins>
          </w:p>
          <w:p w14:paraId="597B30D3" w14:textId="77777777" w:rsidR="0058493D" w:rsidRDefault="0058493D" w:rsidP="0058493D">
            <w:pPr>
              <w:pStyle w:val="XML1"/>
              <w:rPr>
                <w:ins w:id="7234" w:author="Thomas Dietz" w:date="2012-08-13T13:56:00Z"/>
              </w:rPr>
            </w:pPr>
            <w:ins w:id="7235" w:author="Thomas Dietz" w:date="2012-08-13T13:56:00Z">
              <w:r>
                <w:t xml:space="preserve">      }</w:t>
              </w:r>
            </w:ins>
          </w:p>
          <w:p w14:paraId="660CE9B0" w14:textId="77777777" w:rsidR="0058493D" w:rsidRDefault="0058493D" w:rsidP="0058493D">
            <w:pPr>
              <w:pStyle w:val="XML1"/>
              <w:rPr>
                <w:ins w:id="7236" w:author="Thomas Dietz" w:date="2012-08-13T13:56:00Z"/>
              </w:rPr>
            </w:pPr>
            <w:ins w:id="7237" w:author="Thomas Dietz" w:date="2012-08-13T13:56:00Z">
              <w:r>
                <w:t xml:space="preserve">      default equal;</w:t>
              </w:r>
            </w:ins>
          </w:p>
          <w:p w14:paraId="186DF961" w14:textId="77777777" w:rsidR="0058493D" w:rsidRDefault="0058493D" w:rsidP="0058493D">
            <w:pPr>
              <w:pStyle w:val="XML1"/>
              <w:rPr>
                <w:ins w:id="7238" w:author="Thomas Dietz" w:date="2012-08-13T13:56:00Z"/>
              </w:rPr>
            </w:pPr>
            <w:ins w:id="7239" w:author="Thomas Dietz" w:date="2012-08-13T13:56:00Z">
              <w:r>
                <w:t xml:space="preserve">      description "This element indicates the role of the OpenFlow </w:t>
              </w:r>
            </w:ins>
          </w:p>
          <w:p w14:paraId="4E04BC0E" w14:textId="77777777" w:rsidR="0058493D" w:rsidRDefault="0058493D" w:rsidP="0058493D">
            <w:pPr>
              <w:pStyle w:val="XML1"/>
              <w:rPr>
                <w:ins w:id="7240" w:author="Thomas Dietz" w:date="2012-08-13T13:56:00Z"/>
              </w:rPr>
            </w:pPr>
            <w:ins w:id="7241" w:author="Thomas Dietz" w:date="2012-08-13T13:56:00Z">
              <w:r>
                <w:t xml:space="preserve">        Controller.  Semantics of these roles are specified in the </w:t>
              </w:r>
            </w:ins>
          </w:p>
          <w:p w14:paraId="26AF394F" w14:textId="77777777" w:rsidR="0058493D" w:rsidRDefault="0058493D" w:rsidP="0058493D">
            <w:pPr>
              <w:pStyle w:val="XML1"/>
              <w:rPr>
                <w:ins w:id="7242" w:author="Thomas Dietz" w:date="2012-08-13T13:56:00Z"/>
              </w:rPr>
            </w:pPr>
            <w:ins w:id="7243" w:author="Thomas Dietz" w:date="2012-08-13T13:56:00Z">
              <w:r>
                <w:t xml:space="preserve">        OpenFlow specifications 1.0 - 1.3.1.  It is RECOMMENDED</w:t>
              </w:r>
            </w:ins>
          </w:p>
          <w:p w14:paraId="2B364578" w14:textId="77777777" w:rsidR="0058493D" w:rsidRDefault="0058493D" w:rsidP="0058493D">
            <w:pPr>
              <w:pStyle w:val="XML1"/>
              <w:rPr>
                <w:ins w:id="7244" w:author="Thomas Dietz" w:date="2012-08-13T13:56:00Z"/>
              </w:rPr>
            </w:pPr>
            <w:ins w:id="7245" w:author="Thomas Dietz" w:date="2012-08-13T13:56:00Z">
              <w:r>
                <w:t xml:space="preserve">        that the roles of controllers are not configured by</w:t>
              </w:r>
            </w:ins>
          </w:p>
          <w:p w14:paraId="5C13E828" w14:textId="77777777" w:rsidR="0058493D" w:rsidRDefault="0058493D" w:rsidP="0058493D">
            <w:pPr>
              <w:pStyle w:val="XML1"/>
              <w:rPr>
                <w:ins w:id="7246" w:author="Thomas Dietz" w:date="2012-08-13T13:56:00Z"/>
              </w:rPr>
            </w:pPr>
            <w:ins w:id="7247" w:author="Thomas Dietz" w:date="2012-08-13T13:56:00Z">
              <w:r>
                <w:t xml:space="preserve">        OF-CONFIG 1.1.1 but determined using the OpenFlow protocol.</w:t>
              </w:r>
            </w:ins>
          </w:p>
          <w:p w14:paraId="02BE1F07" w14:textId="77777777" w:rsidR="0058493D" w:rsidRDefault="0058493D" w:rsidP="0058493D">
            <w:pPr>
              <w:pStyle w:val="XML1"/>
              <w:rPr>
                <w:ins w:id="7248" w:author="Thomas Dietz" w:date="2012-08-13T13:56:00Z"/>
              </w:rPr>
            </w:pPr>
            <w:ins w:id="7249" w:author="Thomas Dietz" w:date="2012-08-13T13:56:00Z">
              <w:r>
                <w:t xml:space="preserve">        OpenFlow Controllers configured by OF-CONFIG 1.1.1 have the</w:t>
              </w:r>
            </w:ins>
          </w:p>
          <w:p w14:paraId="52B8F083" w14:textId="77777777" w:rsidR="0058493D" w:rsidRDefault="0058493D" w:rsidP="0058493D">
            <w:pPr>
              <w:pStyle w:val="XML1"/>
              <w:rPr>
                <w:ins w:id="7250" w:author="Thomas Dietz" w:date="2012-08-13T13:56:00Z"/>
              </w:rPr>
            </w:pPr>
            <w:ins w:id="7251" w:author="Thomas Dietz" w:date="2012-08-13T13:56:00Z">
              <w:r>
                <w:t xml:space="preserve">        default role 'equal'.  A role other than 'equal' MAY be</w:t>
              </w:r>
            </w:ins>
          </w:p>
          <w:p w14:paraId="1BEFA870" w14:textId="77777777" w:rsidR="0058493D" w:rsidRDefault="0058493D" w:rsidP="0058493D">
            <w:pPr>
              <w:pStyle w:val="XML1"/>
              <w:rPr>
                <w:ins w:id="7252" w:author="Thomas Dietz" w:date="2012-08-13T13:56:00Z"/>
              </w:rPr>
            </w:pPr>
            <w:ins w:id="7253" w:author="Thomas Dietz" w:date="2012-08-13T13:56:00Z">
              <w:r>
                <w:t xml:space="preserve">        assigned to a controller.  Roles 'slave' and 'equal' MAY be</w:t>
              </w:r>
            </w:ins>
          </w:p>
          <w:p w14:paraId="541D88CF" w14:textId="77777777" w:rsidR="0058493D" w:rsidRDefault="0058493D" w:rsidP="0058493D">
            <w:pPr>
              <w:pStyle w:val="XML1"/>
              <w:rPr>
                <w:ins w:id="7254" w:author="Thomas Dietz" w:date="2012-08-13T13:56:00Z"/>
              </w:rPr>
            </w:pPr>
            <w:ins w:id="7255" w:author="Thomas Dietz" w:date="2012-08-13T13:56:00Z">
              <w:r>
                <w:t xml:space="preserve">        assigned to multiple controllers.  Role 'master' MUST NOT</w:t>
              </w:r>
            </w:ins>
          </w:p>
          <w:p w14:paraId="0C1648EA" w14:textId="77777777" w:rsidR="0058493D" w:rsidRDefault="0058493D" w:rsidP="0058493D">
            <w:pPr>
              <w:pStyle w:val="XML1"/>
              <w:rPr>
                <w:ins w:id="7256" w:author="Thomas Dietz" w:date="2012-08-13T13:56:00Z"/>
              </w:rPr>
            </w:pPr>
            <w:ins w:id="7257" w:author="Thomas Dietz" w:date="2012-08-13T13:56:00Z">
              <w:r>
                <w:t xml:space="preserve">        be assigned to more than one controller.</w:t>
              </w:r>
            </w:ins>
          </w:p>
          <w:p w14:paraId="4DF7F912" w14:textId="77777777" w:rsidR="0058493D" w:rsidRDefault="0058493D" w:rsidP="0058493D">
            <w:pPr>
              <w:pStyle w:val="XML1"/>
              <w:rPr>
                <w:ins w:id="7258" w:author="Thomas Dietz" w:date="2012-08-13T13:56:00Z"/>
              </w:rPr>
            </w:pPr>
          </w:p>
          <w:p w14:paraId="3D1B0CFE" w14:textId="77777777" w:rsidR="0058493D" w:rsidRDefault="0058493D" w:rsidP="0058493D">
            <w:pPr>
              <w:pStyle w:val="XML1"/>
              <w:rPr>
                <w:ins w:id="7259" w:author="Thomas Dietz" w:date="2012-08-13T13:56:00Z"/>
              </w:rPr>
            </w:pPr>
            <w:ins w:id="7260" w:author="Thomas Dietz" w:date="2012-08-13T13:56:00Z">
              <w:r>
                <w:t xml:space="preserve">        This element is optional. If this element is not present it</w:t>
              </w:r>
            </w:ins>
          </w:p>
          <w:p w14:paraId="51CE43DD" w14:textId="77777777" w:rsidR="0058493D" w:rsidRDefault="0058493D" w:rsidP="0058493D">
            <w:pPr>
              <w:pStyle w:val="XML1"/>
              <w:rPr>
                <w:ins w:id="7261" w:author="Thomas Dietz" w:date="2012-08-13T13:56:00Z"/>
              </w:rPr>
            </w:pPr>
            <w:ins w:id="7262" w:author="Thomas Dietz" w:date="2012-08-13T13:56:00Z">
              <w:r>
                <w:t xml:space="preserve">        defaults to 'equal'.";</w:t>
              </w:r>
            </w:ins>
          </w:p>
          <w:p w14:paraId="710E5C16" w14:textId="77777777" w:rsidR="0058493D" w:rsidRDefault="0058493D" w:rsidP="0058493D">
            <w:pPr>
              <w:pStyle w:val="XML1"/>
              <w:rPr>
                <w:ins w:id="7263" w:author="Thomas Dietz" w:date="2012-08-13T13:56:00Z"/>
              </w:rPr>
            </w:pPr>
            <w:ins w:id="7264" w:author="Thomas Dietz" w:date="2012-08-13T13:56:00Z">
              <w:r>
                <w:t xml:space="preserve">    }</w:t>
              </w:r>
            </w:ins>
          </w:p>
          <w:p w14:paraId="4EEF99EC" w14:textId="77777777" w:rsidR="0058493D" w:rsidRDefault="0058493D" w:rsidP="0058493D">
            <w:pPr>
              <w:pStyle w:val="XML1"/>
              <w:rPr>
                <w:ins w:id="7265" w:author="Thomas Dietz" w:date="2012-08-13T13:56:00Z"/>
              </w:rPr>
            </w:pPr>
            <w:ins w:id="7266" w:author="Thomas Dietz" w:date="2012-08-13T13:56:00Z">
              <w:r>
                <w:t xml:space="preserve">    leaf ip-address {</w:t>
              </w:r>
            </w:ins>
          </w:p>
          <w:p w14:paraId="58F0DC28" w14:textId="77777777" w:rsidR="0058493D" w:rsidRDefault="0058493D" w:rsidP="0058493D">
            <w:pPr>
              <w:pStyle w:val="XML1"/>
              <w:rPr>
                <w:ins w:id="7267" w:author="Thomas Dietz" w:date="2012-08-13T13:56:00Z"/>
              </w:rPr>
            </w:pPr>
            <w:ins w:id="7268" w:author="Thomas Dietz" w:date="2012-08-13T13:56:00Z">
              <w:r>
                <w:t xml:space="preserve">      type inet:ip-address;</w:t>
              </w:r>
            </w:ins>
          </w:p>
          <w:p w14:paraId="2B3ADA2D" w14:textId="77777777" w:rsidR="0058493D" w:rsidRDefault="0058493D" w:rsidP="0058493D">
            <w:pPr>
              <w:pStyle w:val="XML1"/>
              <w:rPr>
                <w:ins w:id="7269" w:author="Thomas Dietz" w:date="2012-08-13T13:56:00Z"/>
              </w:rPr>
            </w:pPr>
            <w:ins w:id="7270" w:author="Thomas Dietz" w:date="2012-08-13T13:56:00Z">
              <w:r>
                <w:t xml:space="preserve">      mandatory true;</w:t>
              </w:r>
            </w:ins>
          </w:p>
          <w:p w14:paraId="0BD0BC8E" w14:textId="77777777" w:rsidR="0058493D" w:rsidRDefault="0058493D" w:rsidP="0058493D">
            <w:pPr>
              <w:pStyle w:val="XML1"/>
              <w:rPr>
                <w:ins w:id="7271" w:author="Thomas Dietz" w:date="2012-08-13T13:56:00Z"/>
              </w:rPr>
            </w:pPr>
            <w:ins w:id="7272" w:author="Thomas Dietz" w:date="2012-08-13T13:56:00Z">
              <w:r>
                <w:t xml:space="preserve">      description "The IP address of the OpenFlow Controller.  This</w:t>
              </w:r>
            </w:ins>
          </w:p>
          <w:p w14:paraId="61DE3CA5" w14:textId="77777777" w:rsidR="0058493D" w:rsidRDefault="0058493D" w:rsidP="0058493D">
            <w:pPr>
              <w:pStyle w:val="XML1"/>
              <w:rPr>
                <w:ins w:id="7273" w:author="Thomas Dietz" w:date="2012-08-13T13:56:00Z"/>
              </w:rPr>
            </w:pPr>
            <w:ins w:id="7274" w:author="Thomas Dietz" w:date="2012-08-13T13:56:00Z">
              <w:r>
                <w:t xml:space="preserve">        IP address is used by the OpenFlow Logical Switch when</w:t>
              </w:r>
            </w:ins>
          </w:p>
          <w:p w14:paraId="25C97476" w14:textId="77777777" w:rsidR="0058493D" w:rsidRDefault="0058493D" w:rsidP="0058493D">
            <w:pPr>
              <w:pStyle w:val="XML1"/>
              <w:rPr>
                <w:ins w:id="7275" w:author="Thomas Dietz" w:date="2012-08-13T13:56:00Z"/>
              </w:rPr>
            </w:pPr>
            <w:ins w:id="7276" w:author="Thomas Dietz" w:date="2012-08-13T13:56:00Z">
              <w:r>
                <w:t xml:space="preserve">        connecting to the OpenFlow Controller.</w:t>
              </w:r>
            </w:ins>
          </w:p>
          <w:p w14:paraId="3C85A9A2" w14:textId="77777777" w:rsidR="0058493D" w:rsidRDefault="0058493D" w:rsidP="0058493D">
            <w:pPr>
              <w:pStyle w:val="XML1"/>
              <w:rPr>
                <w:ins w:id="7277" w:author="Thomas Dietz" w:date="2012-08-13T13:56:00Z"/>
              </w:rPr>
            </w:pPr>
          </w:p>
          <w:p w14:paraId="6EC992BA" w14:textId="77777777" w:rsidR="0058493D" w:rsidRDefault="0058493D" w:rsidP="0058493D">
            <w:pPr>
              <w:pStyle w:val="XML1"/>
              <w:rPr>
                <w:ins w:id="7278" w:author="Thomas Dietz" w:date="2012-08-13T13:56:00Z"/>
              </w:rPr>
            </w:pPr>
            <w:ins w:id="7279" w:author="Thomas Dietz" w:date="2012-08-13T13:56:00Z">
              <w:r>
                <w:t xml:space="preserve">        This element MUST be present in the NETCONF data store.</w:t>
              </w:r>
            </w:ins>
          </w:p>
          <w:p w14:paraId="460ED278" w14:textId="77777777" w:rsidR="0058493D" w:rsidRDefault="0058493D" w:rsidP="0058493D">
            <w:pPr>
              <w:pStyle w:val="XML1"/>
              <w:rPr>
                <w:ins w:id="7280" w:author="Thomas Dietz" w:date="2012-08-13T13:56:00Z"/>
              </w:rPr>
            </w:pPr>
            <w:ins w:id="7281" w:author="Thomas Dietz" w:date="2012-08-13T13:56:00Z">
              <w:r>
                <w:t xml:space="preserve">        If this element is not present in a NETCONF &lt;edit-config&gt;</w:t>
              </w:r>
            </w:ins>
          </w:p>
          <w:p w14:paraId="41AD2AD2" w14:textId="77777777" w:rsidR="0058493D" w:rsidRDefault="0058493D" w:rsidP="0058493D">
            <w:pPr>
              <w:pStyle w:val="XML1"/>
              <w:rPr>
                <w:ins w:id="7282" w:author="Thomas Dietz" w:date="2012-08-13T13:56:00Z"/>
              </w:rPr>
            </w:pPr>
            <w:ins w:id="7283" w:author="Thomas Dietz" w:date="2012-08-13T13:56:00Z">
              <w:r>
                <w:t xml:space="preserve">        operation 'create', 'merge' or 'replace' and the parent</w:t>
              </w:r>
            </w:ins>
          </w:p>
          <w:p w14:paraId="2B50A357" w14:textId="77777777" w:rsidR="0058493D" w:rsidRDefault="0058493D" w:rsidP="0058493D">
            <w:pPr>
              <w:pStyle w:val="XML1"/>
              <w:rPr>
                <w:ins w:id="7284" w:author="Thomas Dietz" w:date="2012-08-13T13:56:00Z"/>
              </w:rPr>
            </w:pPr>
            <w:ins w:id="7285" w:author="Thomas Dietz" w:date="2012-08-13T13:56:00Z">
              <w:r>
                <w:t xml:space="preserve">        element does not exist, a 'data-missing' error is</w:t>
              </w:r>
            </w:ins>
          </w:p>
          <w:p w14:paraId="4F970D68" w14:textId="77777777" w:rsidR="0058493D" w:rsidRDefault="0058493D" w:rsidP="0058493D">
            <w:pPr>
              <w:pStyle w:val="XML1"/>
              <w:rPr>
                <w:ins w:id="7286" w:author="Thomas Dietz" w:date="2012-08-13T13:56:00Z"/>
              </w:rPr>
            </w:pPr>
            <w:ins w:id="7287" w:author="Thomas Dietz" w:date="2012-08-13T13:56:00Z">
              <w:r>
                <w:t xml:space="preserve">        returned.";</w:t>
              </w:r>
            </w:ins>
          </w:p>
          <w:p w14:paraId="70EA2F96" w14:textId="77777777" w:rsidR="0058493D" w:rsidRDefault="0058493D" w:rsidP="0058493D">
            <w:pPr>
              <w:pStyle w:val="XML1"/>
              <w:rPr>
                <w:ins w:id="7288" w:author="Thomas Dietz" w:date="2012-08-13T13:56:00Z"/>
              </w:rPr>
            </w:pPr>
            <w:ins w:id="7289" w:author="Thomas Dietz" w:date="2012-08-13T13:56:00Z">
              <w:r>
                <w:t xml:space="preserve">    }</w:t>
              </w:r>
            </w:ins>
          </w:p>
          <w:p w14:paraId="63308168" w14:textId="77777777" w:rsidR="0058493D" w:rsidRDefault="0058493D" w:rsidP="0058493D">
            <w:pPr>
              <w:pStyle w:val="XML1"/>
              <w:rPr>
                <w:ins w:id="7290" w:author="Thomas Dietz" w:date="2012-08-13T13:56:00Z"/>
              </w:rPr>
            </w:pPr>
            <w:ins w:id="7291" w:author="Thomas Dietz" w:date="2012-08-13T13:56:00Z">
              <w:r>
                <w:t xml:space="preserve">    leaf port {</w:t>
              </w:r>
            </w:ins>
          </w:p>
          <w:p w14:paraId="56E14C9F" w14:textId="77777777" w:rsidR="0058493D" w:rsidRDefault="0058493D" w:rsidP="0058493D">
            <w:pPr>
              <w:pStyle w:val="XML1"/>
              <w:rPr>
                <w:ins w:id="7292" w:author="Thomas Dietz" w:date="2012-08-13T13:56:00Z"/>
              </w:rPr>
            </w:pPr>
            <w:ins w:id="7293" w:author="Thomas Dietz" w:date="2012-08-13T13:56:00Z">
              <w:r>
                <w:lastRenderedPageBreak/>
                <w:t xml:space="preserve">      type inet:port-number;</w:t>
              </w:r>
            </w:ins>
          </w:p>
          <w:p w14:paraId="1C454170" w14:textId="77777777" w:rsidR="0058493D" w:rsidRDefault="0058493D" w:rsidP="0058493D">
            <w:pPr>
              <w:pStyle w:val="XML1"/>
              <w:rPr>
                <w:ins w:id="7294" w:author="Thomas Dietz" w:date="2012-08-13T13:56:00Z"/>
              </w:rPr>
            </w:pPr>
            <w:ins w:id="7295" w:author="Thomas Dietz" w:date="2012-08-13T13:56:00Z">
              <w:r>
                <w:t xml:space="preserve">      default 6633;</w:t>
              </w:r>
            </w:ins>
          </w:p>
          <w:p w14:paraId="27EC18B7" w14:textId="77777777" w:rsidR="0058493D" w:rsidRDefault="0058493D" w:rsidP="0058493D">
            <w:pPr>
              <w:pStyle w:val="XML1"/>
              <w:rPr>
                <w:ins w:id="7296" w:author="Thomas Dietz" w:date="2012-08-13T13:56:00Z"/>
              </w:rPr>
            </w:pPr>
            <w:ins w:id="7297" w:author="Thomas Dietz" w:date="2012-08-13T13:56:00Z">
              <w:r>
                <w:t xml:space="preserve">      description "The TCP port number at the OpenFlow Controller.</w:t>
              </w:r>
            </w:ins>
          </w:p>
          <w:p w14:paraId="277CF2B5" w14:textId="77777777" w:rsidR="0058493D" w:rsidRDefault="0058493D" w:rsidP="0058493D">
            <w:pPr>
              <w:pStyle w:val="XML1"/>
              <w:rPr>
                <w:ins w:id="7298" w:author="Thomas Dietz" w:date="2012-08-13T13:56:00Z"/>
              </w:rPr>
            </w:pPr>
            <w:ins w:id="7299" w:author="Thomas Dietz" w:date="2012-08-13T13:56:00Z">
              <w:r>
                <w:t xml:space="preserve">        This port number is used by the OpenFlow Logical Switch</w:t>
              </w:r>
            </w:ins>
          </w:p>
          <w:p w14:paraId="7F77D581" w14:textId="77777777" w:rsidR="0058493D" w:rsidRDefault="0058493D" w:rsidP="0058493D">
            <w:pPr>
              <w:pStyle w:val="XML1"/>
              <w:rPr>
                <w:ins w:id="7300" w:author="Thomas Dietz" w:date="2012-08-13T13:56:00Z"/>
              </w:rPr>
            </w:pPr>
            <w:ins w:id="7301" w:author="Thomas Dietz" w:date="2012-08-13T13:56:00Z">
              <w:r>
                <w:t xml:space="preserve">        when connecting to the OpenFlow Controller using TCP or</w:t>
              </w:r>
            </w:ins>
          </w:p>
          <w:p w14:paraId="3346A834" w14:textId="77777777" w:rsidR="0058493D" w:rsidRDefault="0058493D" w:rsidP="0058493D">
            <w:pPr>
              <w:pStyle w:val="XML1"/>
              <w:rPr>
                <w:ins w:id="7302" w:author="Thomas Dietz" w:date="2012-08-13T13:56:00Z"/>
              </w:rPr>
            </w:pPr>
            <w:ins w:id="7303" w:author="Thomas Dietz" w:date="2012-08-13T13:56:00Z">
              <w:r>
                <w:t xml:space="preserve">        TLS.  The default value is 6633.</w:t>
              </w:r>
            </w:ins>
          </w:p>
          <w:p w14:paraId="38AFB3C6" w14:textId="77777777" w:rsidR="0058493D" w:rsidRDefault="0058493D" w:rsidP="0058493D">
            <w:pPr>
              <w:pStyle w:val="XML1"/>
              <w:rPr>
                <w:ins w:id="7304" w:author="Thomas Dietz" w:date="2012-08-13T13:56:00Z"/>
              </w:rPr>
            </w:pPr>
          </w:p>
          <w:p w14:paraId="47908773" w14:textId="77777777" w:rsidR="0058493D" w:rsidRDefault="0058493D" w:rsidP="0058493D">
            <w:pPr>
              <w:pStyle w:val="XML1"/>
              <w:rPr>
                <w:ins w:id="7305" w:author="Thomas Dietz" w:date="2012-08-13T13:56:00Z"/>
              </w:rPr>
            </w:pPr>
            <w:ins w:id="7306" w:author="Thomas Dietz" w:date="2012-08-13T13:56:00Z">
              <w:r>
                <w:t xml:space="preserve">        This element is optional. If this element is not present it</w:t>
              </w:r>
            </w:ins>
          </w:p>
          <w:p w14:paraId="0EA91C6C" w14:textId="77777777" w:rsidR="0058493D" w:rsidRDefault="0058493D" w:rsidP="0058493D">
            <w:pPr>
              <w:pStyle w:val="XML1"/>
              <w:rPr>
                <w:ins w:id="7307" w:author="Thomas Dietz" w:date="2012-08-13T13:56:00Z"/>
              </w:rPr>
            </w:pPr>
            <w:ins w:id="7308" w:author="Thomas Dietz" w:date="2012-08-13T13:56:00Z">
              <w:r>
                <w:t xml:space="preserve">        defaults to 6633.";</w:t>
              </w:r>
            </w:ins>
          </w:p>
          <w:p w14:paraId="08B42651" w14:textId="77777777" w:rsidR="0058493D" w:rsidRDefault="0058493D" w:rsidP="0058493D">
            <w:pPr>
              <w:pStyle w:val="XML1"/>
              <w:rPr>
                <w:ins w:id="7309" w:author="Thomas Dietz" w:date="2012-08-13T13:56:00Z"/>
              </w:rPr>
            </w:pPr>
            <w:ins w:id="7310" w:author="Thomas Dietz" w:date="2012-08-13T13:56:00Z">
              <w:r>
                <w:t xml:space="preserve">    }</w:t>
              </w:r>
            </w:ins>
          </w:p>
          <w:p w14:paraId="022EA50E" w14:textId="77777777" w:rsidR="0058493D" w:rsidRDefault="0058493D" w:rsidP="0058493D">
            <w:pPr>
              <w:pStyle w:val="XML1"/>
              <w:rPr>
                <w:ins w:id="7311" w:author="Thomas Dietz" w:date="2012-08-13T13:56:00Z"/>
              </w:rPr>
            </w:pPr>
            <w:ins w:id="7312" w:author="Thomas Dietz" w:date="2012-08-13T13:56:00Z">
              <w:r>
                <w:t xml:space="preserve">    leaf local-ip-address {</w:t>
              </w:r>
            </w:ins>
          </w:p>
          <w:p w14:paraId="527EC355" w14:textId="77777777" w:rsidR="0058493D" w:rsidRDefault="0058493D" w:rsidP="0058493D">
            <w:pPr>
              <w:pStyle w:val="XML1"/>
              <w:rPr>
                <w:ins w:id="7313" w:author="Thomas Dietz" w:date="2012-08-13T13:56:00Z"/>
              </w:rPr>
            </w:pPr>
            <w:ins w:id="7314" w:author="Thomas Dietz" w:date="2012-08-13T13:56:00Z">
              <w:r>
                <w:t xml:space="preserve">      type inet:ip-address;</w:t>
              </w:r>
            </w:ins>
          </w:p>
          <w:p w14:paraId="64186507" w14:textId="77777777" w:rsidR="0058493D" w:rsidRDefault="0058493D" w:rsidP="0058493D">
            <w:pPr>
              <w:pStyle w:val="XML1"/>
              <w:rPr>
                <w:ins w:id="7315" w:author="Thomas Dietz" w:date="2012-08-13T13:56:00Z"/>
              </w:rPr>
            </w:pPr>
            <w:ins w:id="7316" w:author="Thomas Dietz" w:date="2012-08-13T13:56:00Z">
              <w:r>
                <w:t xml:space="preserve">      description "The local IP address of the OpenFlow Logical</w:t>
              </w:r>
            </w:ins>
          </w:p>
          <w:p w14:paraId="16E8A386" w14:textId="77777777" w:rsidR="0058493D" w:rsidRDefault="0058493D" w:rsidP="0058493D">
            <w:pPr>
              <w:pStyle w:val="XML1"/>
              <w:rPr>
                <w:ins w:id="7317" w:author="Thomas Dietz" w:date="2012-08-13T13:56:00Z"/>
              </w:rPr>
            </w:pPr>
            <w:ins w:id="7318" w:author="Thomas Dietz" w:date="2012-08-13T13:56:00Z">
              <w:r>
                <w:t xml:space="preserve">        Switch when connecting to this OpenFlow Controller.  It is</w:t>
              </w:r>
            </w:ins>
          </w:p>
          <w:p w14:paraId="75D60752" w14:textId="77777777" w:rsidR="0058493D" w:rsidRDefault="0058493D" w:rsidP="0058493D">
            <w:pPr>
              <w:pStyle w:val="XML1"/>
              <w:rPr>
                <w:ins w:id="7319" w:author="Thomas Dietz" w:date="2012-08-13T13:56:00Z"/>
              </w:rPr>
            </w:pPr>
            <w:ins w:id="7320" w:author="Thomas Dietz" w:date="2012-08-13T13:56:00Z">
              <w:r>
                <w:t xml:space="preserve">        the source IP address of packets sent to this OpenFlow</w:t>
              </w:r>
            </w:ins>
          </w:p>
          <w:p w14:paraId="2EE3C51C" w14:textId="77777777" w:rsidR="0058493D" w:rsidRDefault="0058493D" w:rsidP="0058493D">
            <w:pPr>
              <w:pStyle w:val="XML1"/>
              <w:rPr>
                <w:ins w:id="7321" w:author="Thomas Dietz" w:date="2012-08-13T13:56:00Z"/>
              </w:rPr>
            </w:pPr>
            <w:ins w:id="7322" w:author="Thomas Dietz" w:date="2012-08-13T13:56:00Z">
              <w:r>
                <w:t xml:space="preserve">        Controller.  If present, this element overrides any default</w:t>
              </w:r>
            </w:ins>
          </w:p>
          <w:p w14:paraId="730D816F" w14:textId="77777777" w:rsidR="0058493D" w:rsidRDefault="0058493D" w:rsidP="0058493D">
            <w:pPr>
              <w:pStyle w:val="XML1"/>
              <w:rPr>
                <w:ins w:id="7323" w:author="Thomas Dietz" w:date="2012-08-13T13:56:00Z"/>
              </w:rPr>
            </w:pPr>
            <w:ins w:id="7324" w:author="Thomas Dietz" w:date="2012-08-13T13:56:00Z">
              <w:r>
                <w:t xml:space="preserve">        IP address.</w:t>
              </w:r>
            </w:ins>
          </w:p>
          <w:p w14:paraId="682B7D5A" w14:textId="77777777" w:rsidR="0058493D" w:rsidRDefault="0058493D" w:rsidP="0058493D">
            <w:pPr>
              <w:pStyle w:val="XML1"/>
              <w:rPr>
                <w:ins w:id="7325" w:author="Thomas Dietz" w:date="2012-08-13T13:56:00Z"/>
              </w:rPr>
            </w:pPr>
            <w:ins w:id="7326" w:author="Thomas Dietz" w:date="2012-08-13T13:56:00Z">
              <w:r>
                <w:t xml:space="preserve">    </w:t>
              </w:r>
            </w:ins>
          </w:p>
          <w:p w14:paraId="6774D377" w14:textId="77777777" w:rsidR="0058493D" w:rsidRDefault="0058493D" w:rsidP="0058493D">
            <w:pPr>
              <w:pStyle w:val="XML1"/>
              <w:rPr>
                <w:ins w:id="7327" w:author="Thomas Dietz" w:date="2012-08-13T13:56:00Z"/>
              </w:rPr>
            </w:pPr>
            <w:ins w:id="7328" w:author="Thomas Dietz" w:date="2012-08-13T13:56:00Z">
              <w:r>
                <w:t xml:space="preserve">        </w:t>
              </w:r>
            </w:ins>
          </w:p>
          <w:p w14:paraId="07E15A0B" w14:textId="77777777" w:rsidR="0058493D" w:rsidRDefault="0058493D" w:rsidP="0058493D">
            <w:pPr>
              <w:pStyle w:val="XML1"/>
              <w:rPr>
                <w:ins w:id="7329" w:author="Thomas Dietz" w:date="2012-08-13T13:56:00Z"/>
              </w:rPr>
            </w:pPr>
            <w:ins w:id="7330" w:author="Thomas Dietz" w:date="2012-08-13T13:56:00Z">
              <w:r>
                <w:t xml:space="preserve">        This element is optional. Attempts to set this element to</w:t>
              </w:r>
            </w:ins>
          </w:p>
          <w:p w14:paraId="6B481B5B" w14:textId="77777777" w:rsidR="0058493D" w:rsidRDefault="0058493D" w:rsidP="0058493D">
            <w:pPr>
              <w:pStyle w:val="XML1"/>
              <w:rPr>
                <w:ins w:id="7331" w:author="Thomas Dietz" w:date="2012-08-13T13:56:00Z"/>
              </w:rPr>
            </w:pPr>
            <w:ins w:id="7332" w:author="Thomas Dietz" w:date="2012-08-13T13:56:00Z">
              <w:r>
                <w:t xml:space="preserve">        an IP address that cannot be used by the OpenFlow Logical</w:t>
              </w:r>
            </w:ins>
          </w:p>
          <w:p w14:paraId="484E5736" w14:textId="77777777" w:rsidR="0058493D" w:rsidRDefault="0058493D" w:rsidP="0058493D">
            <w:pPr>
              <w:pStyle w:val="XML1"/>
              <w:rPr>
                <w:ins w:id="7333" w:author="Thomas Dietz" w:date="2012-08-13T13:56:00Z"/>
              </w:rPr>
            </w:pPr>
            <w:ins w:id="7334" w:author="Thomas Dietz" w:date="2012-08-13T13:56:00Z">
              <w:r>
                <w:t xml:space="preserve">        Switch MUST result in an 'bad-element' error with type</w:t>
              </w:r>
            </w:ins>
          </w:p>
          <w:p w14:paraId="007494B4" w14:textId="77777777" w:rsidR="0058493D" w:rsidRDefault="0058493D" w:rsidP="0058493D">
            <w:pPr>
              <w:pStyle w:val="XML1"/>
              <w:rPr>
                <w:ins w:id="7335" w:author="Thomas Dietz" w:date="2012-08-13T13:56:00Z"/>
              </w:rPr>
            </w:pPr>
            <w:ins w:id="7336" w:author="Thomas Dietz" w:date="2012-08-13T13:56:00Z">
              <w:r>
                <w:t xml:space="preserve">        'application'. The &lt;error-info&gt; element MUST contain the</w:t>
              </w:r>
            </w:ins>
          </w:p>
          <w:p w14:paraId="137967F4" w14:textId="77777777" w:rsidR="0058493D" w:rsidRDefault="0058493D" w:rsidP="0058493D">
            <w:pPr>
              <w:pStyle w:val="XML1"/>
              <w:rPr>
                <w:ins w:id="7337" w:author="Thomas Dietz" w:date="2012-08-13T13:56:00Z"/>
              </w:rPr>
            </w:pPr>
            <w:ins w:id="7338" w:author="Thomas Dietz" w:date="2012-08-13T13:56:00Z">
              <w:r>
                <w:t xml:space="preserve">        name of this element in the &lt;bad-element&gt; element.";</w:t>
              </w:r>
            </w:ins>
          </w:p>
          <w:p w14:paraId="3395B5B6" w14:textId="77777777" w:rsidR="0058493D" w:rsidRDefault="0058493D" w:rsidP="0058493D">
            <w:pPr>
              <w:pStyle w:val="XML1"/>
              <w:rPr>
                <w:ins w:id="7339" w:author="Thomas Dietz" w:date="2012-08-13T13:56:00Z"/>
              </w:rPr>
            </w:pPr>
            <w:ins w:id="7340" w:author="Thomas Dietz" w:date="2012-08-13T13:56:00Z">
              <w:r>
                <w:t xml:space="preserve">    }</w:t>
              </w:r>
            </w:ins>
          </w:p>
          <w:p w14:paraId="1168E3B2" w14:textId="77777777" w:rsidR="0058493D" w:rsidRDefault="0058493D" w:rsidP="0058493D">
            <w:pPr>
              <w:pStyle w:val="XML1"/>
              <w:rPr>
                <w:ins w:id="7341" w:author="Thomas Dietz" w:date="2012-08-13T13:56:00Z"/>
              </w:rPr>
            </w:pPr>
            <w:ins w:id="7342" w:author="Thomas Dietz" w:date="2012-08-13T13:56:00Z">
              <w:r>
                <w:t xml:space="preserve">    leaf local-port {</w:t>
              </w:r>
            </w:ins>
          </w:p>
          <w:p w14:paraId="7FF3D3F4" w14:textId="77777777" w:rsidR="0058493D" w:rsidRDefault="0058493D" w:rsidP="0058493D">
            <w:pPr>
              <w:pStyle w:val="XML1"/>
              <w:rPr>
                <w:ins w:id="7343" w:author="Thomas Dietz" w:date="2012-08-13T13:56:00Z"/>
              </w:rPr>
            </w:pPr>
            <w:ins w:id="7344" w:author="Thomas Dietz" w:date="2012-08-13T13:56:00Z">
              <w:r>
                <w:t xml:space="preserve">      type inet:port-number;</w:t>
              </w:r>
            </w:ins>
          </w:p>
          <w:p w14:paraId="4817273F" w14:textId="77777777" w:rsidR="0058493D" w:rsidRDefault="0058493D" w:rsidP="0058493D">
            <w:pPr>
              <w:pStyle w:val="XML1"/>
              <w:rPr>
                <w:ins w:id="7345" w:author="Thomas Dietz" w:date="2012-08-13T13:56:00Z"/>
              </w:rPr>
            </w:pPr>
            <w:ins w:id="7346" w:author="Thomas Dietz" w:date="2012-08-13T13:56:00Z">
              <w:r>
                <w:t xml:space="preserve">      description "The local TCP port number of the OpenFlow</w:t>
              </w:r>
            </w:ins>
          </w:p>
          <w:p w14:paraId="3B4977D3" w14:textId="77777777" w:rsidR="0058493D" w:rsidRDefault="0058493D" w:rsidP="0058493D">
            <w:pPr>
              <w:pStyle w:val="XML1"/>
              <w:rPr>
                <w:ins w:id="7347" w:author="Thomas Dietz" w:date="2012-08-13T13:56:00Z"/>
              </w:rPr>
            </w:pPr>
            <w:ins w:id="7348" w:author="Thomas Dietz" w:date="2012-08-13T13:56:00Z">
              <w:r>
                <w:t xml:space="preserve">        Logical Switch when connecting to this OpenFlow Controller.</w:t>
              </w:r>
            </w:ins>
          </w:p>
          <w:p w14:paraId="0C86AEA0" w14:textId="77777777" w:rsidR="0058493D" w:rsidRDefault="0058493D" w:rsidP="0058493D">
            <w:pPr>
              <w:pStyle w:val="XML1"/>
              <w:rPr>
                <w:ins w:id="7349" w:author="Thomas Dietz" w:date="2012-08-13T13:56:00Z"/>
              </w:rPr>
            </w:pPr>
            <w:ins w:id="7350" w:author="Thomas Dietz" w:date="2012-08-13T13:56:00Z">
              <w:r>
                <w:t xml:space="preserve">        It is the source TCP port number of packets sent to this</w:t>
              </w:r>
            </w:ins>
          </w:p>
          <w:p w14:paraId="25E5E2DA" w14:textId="77777777" w:rsidR="0058493D" w:rsidRDefault="0058493D" w:rsidP="0058493D">
            <w:pPr>
              <w:pStyle w:val="XML1"/>
              <w:rPr>
                <w:ins w:id="7351" w:author="Thomas Dietz" w:date="2012-08-13T13:56:00Z"/>
              </w:rPr>
            </w:pPr>
            <w:ins w:id="7352" w:author="Thomas Dietz" w:date="2012-08-13T13:56:00Z">
              <w:r>
                <w:t xml:space="preserve">        OpenFlow Controller.  If this element is not present, then</w:t>
              </w:r>
            </w:ins>
          </w:p>
          <w:p w14:paraId="7F3C9DE8" w14:textId="77777777" w:rsidR="0058493D" w:rsidRDefault="0058493D" w:rsidP="0058493D">
            <w:pPr>
              <w:pStyle w:val="XML1"/>
              <w:rPr>
                <w:ins w:id="7353" w:author="Thomas Dietz" w:date="2012-08-13T13:56:00Z"/>
              </w:rPr>
            </w:pPr>
            <w:ins w:id="7354" w:author="Thomas Dietz" w:date="2012-08-13T13:56:00Z">
              <w:r>
                <w:t xml:space="preserve">        the port number is chosen arbitrarily by the OpenFlow</w:t>
              </w:r>
            </w:ins>
          </w:p>
          <w:p w14:paraId="5382CFE1" w14:textId="77777777" w:rsidR="0058493D" w:rsidRDefault="0058493D" w:rsidP="0058493D">
            <w:pPr>
              <w:pStyle w:val="XML1"/>
              <w:rPr>
                <w:ins w:id="7355" w:author="Thomas Dietz" w:date="2012-08-13T13:56:00Z"/>
              </w:rPr>
            </w:pPr>
            <w:ins w:id="7356" w:author="Thomas Dietz" w:date="2012-08-13T13:56:00Z">
              <w:r>
                <w:t xml:space="preserve">        Logical Switch.</w:t>
              </w:r>
            </w:ins>
          </w:p>
          <w:p w14:paraId="5C6DDBA7" w14:textId="77777777" w:rsidR="0058493D" w:rsidRDefault="0058493D" w:rsidP="0058493D">
            <w:pPr>
              <w:pStyle w:val="XML1"/>
              <w:rPr>
                <w:ins w:id="7357" w:author="Thomas Dietz" w:date="2012-08-13T13:56:00Z"/>
              </w:rPr>
            </w:pPr>
            <w:ins w:id="7358" w:author="Thomas Dietz" w:date="2012-08-13T13:56:00Z">
              <w:r>
                <w:t xml:space="preserve">      </w:t>
              </w:r>
            </w:ins>
          </w:p>
          <w:p w14:paraId="7D908B9A" w14:textId="77777777" w:rsidR="0058493D" w:rsidRDefault="0058493D" w:rsidP="0058493D">
            <w:pPr>
              <w:pStyle w:val="XML1"/>
              <w:rPr>
                <w:ins w:id="7359" w:author="Thomas Dietz" w:date="2012-08-13T13:56:00Z"/>
              </w:rPr>
            </w:pPr>
            <w:ins w:id="7360" w:author="Thomas Dietz" w:date="2012-08-13T13:56:00Z">
              <w:r>
                <w:t xml:space="preserve">        This element is optional. Attempts to set this element to a</w:t>
              </w:r>
            </w:ins>
          </w:p>
          <w:p w14:paraId="2D488F67" w14:textId="77777777" w:rsidR="0058493D" w:rsidRDefault="0058493D" w:rsidP="0058493D">
            <w:pPr>
              <w:pStyle w:val="XML1"/>
              <w:rPr>
                <w:ins w:id="7361" w:author="Thomas Dietz" w:date="2012-08-13T13:56:00Z"/>
              </w:rPr>
            </w:pPr>
            <w:ins w:id="7362" w:author="Thomas Dietz" w:date="2012-08-13T13:56:00Z">
              <w:r>
                <w:t xml:space="preserve">        port number that cannot be used by the OpenFlow Logical</w:t>
              </w:r>
            </w:ins>
          </w:p>
          <w:p w14:paraId="53B23104" w14:textId="77777777" w:rsidR="0058493D" w:rsidRDefault="0058493D" w:rsidP="0058493D">
            <w:pPr>
              <w:pStyle w:val="XML1"/>
              <w:rPr>
                <w:ins w:id="7363" w:author="Thomas Dietz" w:date="2012-08-13T13:56:00Z"/>
              </w:rPr>
            </w:pPr>
            <w:ins w:id="7364" w:author="Thomas Dietz" w:date="2012-08-13T13:56:00Z">
              <w:r>
                <w:t xml:space="preserve">        Switch MUST result in an 'bad-element' error with type</w:t>
              </w:r>
            </w:ins>
          </w:p>
          <w:p w14:paraId="760F550B" w14:textId="77777777" w:rsidR="0058493D" w:rsidRDefault="0058493D" w:rsidP="0058493D">
            <w:pPr>
              <w:pStyle w:val="XML1"/>
              <w:rPr>
                <w:ins w:id="7365" w:author="Thomas Dietz" w:date="2012-08-13T13:56:00Z"/>
              </w:rPr>
            </w:pPr>
            <w:ins w:id="7366" w:author="Thomas Dietz" w:date="2012-08-13T13:56:00Z">
              <w:r>
                <w:t xml:space="preserve">        'application'. The &lt;error-info&gt; element MUST contain the</w:t>
              </w:r>
            </w:ins>
          </w:p>
          <w:p w14:paraId="453E8B18" w14:textId="77777777" w:rsidR="0058493D" w:rsidRDefault="0058493D" w:rsidP="0058493D">
            <w:pPr>
              <w:pStyle w:val="XML1"/>
              <w:rPr>
                <w:ins w:id="7367" w:author="Thomas Dietz" w:date="2012-08-13T13:56:00Z"/>
              </w:rPr>
            </w:pPr>
            <w:ins w:id="7368" w:author="Thomas Dietz" w:date="2012-08-13T13:56:00Z">
              <w:r>
                <w:t xml:space="preserve">        name of this element in the &lt;bad-element&gt; element.";</w:t>
              </w:r>
            </w:ins>
          </w:p>
          <w:p w14:paraId="0B6AFA8D" w14:textId="77777777" w:rsidR="0058493D" w:rsidRDefault="0058493D" w:rsidP="0058493D">
            <w:pPr>
              <w:pStyle w:val="XML1"/>
              <w:rPr>
                <w:ins w:id="7369" w:author="Thomas Dietz" w:date="2012-08-13T13:56:00Z"/>
              </w:rPr>
            </w:pPr>
            <w:ins w:id="7370" w:author="Thomas Dietz" w:date="2012-08-13T13:56:00Z">
              <w:r>
                <w:t xml:space="preserve">    }</w:t>
              </w:r>
            </w:ins>
          </w:p>
          <w:p w14:paraId="221ABD1B" w14:textId="77777777" w:rsidR="0058493D" w:rsidRDefault="0058493D" w:rsidP="0058493D">
            <w:pPr>
              <w:pStyle w:val="XML1"/>
              <w:rPr>
                <w:ins w:id="7371" w:author="Thomas Dietz" w:date="2012-08-13T13:56:00Z"/>
              </w:rPr>
            </w:pPr>
            <w:ins w:id="7372" w:author="Thomas Dietz" w:date="2012-08-13T13:56:00Z">
              <w:r>
                <w:t xml:space="preserve">    leaf protocol {</w:t>
              </w:r>
            </w:ins>
          </w:p>
          <w:p w14:paraId="76D56C07" w14:textId="77777777" w:rsidR="0058493D" w:rsidRDefault="0058493D" w:rsidP="0058493D">
            <w:pPr>
              <w:pStyle w:val="XML1"/>
              <w:rPr>
                <w:ins w:id="7373" w:author="Thomas Dietz" w:date="2012-08-13T13:56:00Z"/>
              </w:rPr>
            </w:pPr>
            <w:ins w:id="7374" w:author="Thomas Dietz" w:date="2012-08-13T13:56:00Z">
              <w:r>
                <w:t xml:space="preserve">      type enumeration {</w:t>
              </w:r>
            </w:ins>
          </w:p>
          <w:p w14:paraId="749E43B9" w14:textId="77777777" w:rsidR="0058493D" w:rsidRDefault="0058493D" w:rsidP="0058493D">
            <w:pPr>
              <w:pStyle w:val="XML1"/>
              <w:rPr>
                <w:ins w:id="7375" w:author="Thomas Dietz" w:date="2012-08-13T13:56:00Z"/>
              </w:rPr>
            </w:pPr>
            <w:ins w:id="7376" w:author="Thomas Dietz" w:date="2012-08-13T13:56:00Z">
              <w:r>
                <w:t xml:space="preserve">        enum "tcp";</w:t>
              </w:r>
            </w:ins>
          </w:p>
          <w:p w14:paraId="769901B8" w14:textId="77777777" w:rsidR="0058493D" w:rsidRDefault="0058493D" w:rsidP="0058493D">
            <w:pPr>
              <w:pStyle w:val="XML1"/>
              <w:rPr>
                <w:ins w:id="7377" w:author="Thomas Dietz" w:date="2012-08-13T13:56:00Z"/>
              </w:rPr>
            </w:pPr>
            <w:ins w:id="7378" w:author="Thomas Dietz" w:date="2012-08-13T13:56:00Z">
              <w:r>
                <w:t xml:space="preserve">        enum "tls";</w:t>
              </w:r>
            </w:ins>
          </w:p>
          <w:p w14:paraId="66E3F73D" w14:textId="77777777" w:rsidR="0058493D" w:rsidRDefault="0058493D" w:rsidP="0058493D">
            <w:pPr>
              <w:pStyle w:val="XML1"/>
              <w:rPr>
                <w:ins w:id="7379" w:author="Thomas Dietz" w:date="2012-08-13T13:56:00Z"/>
              </w:rPr>
            </w:pPr>
            <w:ins w:id="7380" w:author="Thomas Dietz" w:date="2012-08-13T13:56:00Z">
              <w:r>
                <w:t xml:space="preserve">      }</w:t>
              </w:r>
            </w:ins>
          </w:p>
          <w:p w14:paraId="5290C1B1" w14:textId="77777777" w:rsidR="0058493D" w:rsidRDefault="0058493D" w:rsidP="0058493D">
            <w:pPr>
              <w:pStyle w:val="XML1"/>
              <w:rPr>
                <w:ins w:id="7381" w:author="Thomas Dietz" w:date="2012-08-13T13:56:00Z"/>
              </w:rPr>
            </w:pPr>
            <w:ins w:id="7382" w:author="Thomas Dietz" w:date="2012-08-13T13:56:00Z">
              <w:r>
                <w:t xml:space="preserve">      default "tls";</w:t>
              </w:r>
            </w:ins>
          </w:p>
          <w:p w14:paraId="166377AC" w14:textId="77777777" w:rsidR="0058493D" w:rsidRDefault="0058493D" w:rsidP="0058493D">
            <w:pPr>
              <w:pStyle w:val="XML1"/>
              <w:rPr>
                <w:ins w:id="7383" w:author="Thomas Dietz" w:date="2012-08-13T13:56:00Z"/>
              </w:rPr>
            </w:pPr>
            <w:ins w:id="7384" w:author="Thomas Dietz" w:date="2012-08-13T13:56:00Z">
              <w:r>
                <w:t xml:space="preserve">      description "The default protocol tha the OpenFlow Logical </w:t>
              </w:r>
            </w:ins>
          </w:p>
          <w:p w14:paraId="00F2C932" w14:textId="77777777" w:rsidR="0058493D" w:rsidRDefault="0058493D" w:rsidP="0058493D">
            <w:pPr>
              <w:pStyle w:val="XML1"/>
              <w:rPr>
                <w:ins w:id="7385" w:author="Thomas Dietz" w:date="2012-08-13T13:56:00Z"/>
              </w:rPr>
            </w:pPr>
            <w:ins w:id="7386" w:author="Thomas Dietz" w:date="2012-08-13T13:56:00Z">
              <w:r>
                <w:t xml:space="preserve">        Switch uses to connect to this OpenFlow Controller.  'tls'</w:t>
              </w:r>
            </w:ins>
          </w:p>
          <w:p w14:paraId="7D1D301E" w14:textId="77777777" w:rsidR="0058493D" w:rsidRDefault="0058493D" w:rsidP="0058493D">
            <w:pPr>
              <w:pStyle w:val="XML1"/>
              <w:rPr>
                <w:ins w:id="7387" w:author="Thomas Dietz" w:date="2012-08-13T13:56:00Z"/>
              </w:rPr>
            </w:pPr>
            <w:ins w:id="7388" w:author="Thomas Dietz" w:date="2012-08-13T13:56:00Z">
              <w:r>
                <w:t xml:space="preserve">        is the default value.</w:t>
              </w:r>
            </w:ins>
          </w:p>
          <w:p w14:paraId="63CBEE80" w14:textId="77777777" w:rsidR="0058493D" w:rsidRDefault="0058493D" w:rsidP="0058493D">
            <w:pPr>
              <w:pStyle w:val="XML1"/>
              <w:rPr>
                <w:ins w:id="7389" w:author="Thomas Dietz" w:date="2012-08-13T13:56:00Z"/>
              </w:rPr>
            </w:pPr>
          </w:p>
          <w:p w14:paraId="2189969E" w14:textId="77777777" w:rsidR="0058493D" w:rsidRDefault="0058493D" w:rsidP="0058493D">
            <w:pPr>
              <w:pStyle w:val="XML1"/>
              <w:rPr>
                <w:ins w:id="7390" w:author="Thomas Dietz" w:date="2012-08-13T13:56:00Z"/>
              </w:rPr>
            </w:pPr>
            <w:ins w:id="7391" w:author="Thomas Dietz" w:date="2012-08-13T13:56:00Z">
              <w:r>
                <w:t xml:space="preserve">        This element is optional. If this element is not present it</w:t>
              </w:r>
            </w:ins>
          </w:p>
          <w:p w14:paraId="3663F760" w14:textId="77777777" w:rsidR="0058493D" w:rsidRDefault="0058493D" w:rsidP="0058493D">
            <w:pPr>
              <w:pStyle w:val="XML1"/>
              <w:rPr>
                <w:ins w:id="7392" w:author="Thomas Dietz" w:date="2012-08-13T13:56:00Z"/>
              </w:rPr>
            </w:pPr>
            <w:ins w:id="7393" w:author="Thomas Dietz" w:date="2012-08-13T13:56:00Z">
              <w:r>
                <w:t xml:space="preserve">        defaults to 'tls'.";</w:t>
              </w:r>
            </w:ins>
          </w:p>
          <w:p w14:paraId="3415FEC2" w14:textId="77777777" w:rsidR="0058493D" w:rsidRDefault="0058493D" w:rsidP="0058493D">
            <w:pPr>
              <w:pStyle w:val="XML1"/>
              <w:rPr>
                <w:ins w:id="7394" w:author="Thomas Dietz" w:date="2012-08-13T13:56:00Z"/>
              </w:rPr>
            </w:pPr>
            <w:ins w:id="7395" w:author="Thomas Dietz" w:date="2012-08-13T13:56:00Z">
              <w:r>
                <w:t xml:space="preserve">    }</w:t>
              </w:r>
            </w:ins>
          </w:p>
          <w:p w14:paraId="4ADB2CFF" w14:textId="77777777" w:rsidR="0058493D" w:rsidRDefault="0058493D" w:rsidP="0058493D">
            <w:pPr>
              <w:pStyle w:val="XML1"/>
              <w:rPr>
                <w:ins w:id="7396" w:author="Thomas Dietz" w:date="2012-08-13T13:56:00Z"/>
              </w:rPr>
            </w:pPr>
            <w:ins w:id="7397" w:author="Thomas Dietz" w:date="2012-08-13T13:56:00Z">
              <w:r>
                <w:t xml:space="preserve">    container state {</w:t>
              </w:r>
            </w:ins>
          </w:p>
          <w:p w14:paraId="555A0847" w14:textId="77777777" w:rsidR="0058493D" w:rsidRDefault="0058493D" w:rsidP="0058493D">
            <w:pPr>
              <w:pStyle w:val="XML1"/>
              <w:rPr>
                <w:ins w:id="7398" w:author="Thomas Dietz" w:date="2012-08-13T13:56:00Z"/>
              </w:rPr>
            </w:pPr>
            <w:ins w:id="7399" w:author="Thomas Dietz" w:date="2012-08-13T13:56:00Z">
              <w:r>
                <w:t xml:space="preserve">      config false;</w:t>
              </w:r>
            </w:ins>
          </w:p>
          <w:p w14:paraId="79FC7D3B" w14:textId="77777777" w:rsidR="0058493D" w:rsidRDefault="0058493D" w:rsidP="0058493D">
            <w:pPr>
              <w:pStyle w:val="XML1"/>
              <w:rPr>
                <w:ins w:id="7400" w:author="Thomas Dietz" w:date="2012-08-13T13:56:00Z"/>
              </w:rPr>
            </w:pPr>
            <w:ins w:id="7401" w:author="Thomas Dietz" w:date="2012-08-13T13:56:00Z">
              <w:r>
                <w:t xml:space="preserve">      description "This container holds connection state</w:t>
              </w:r>
            </w:ins>
          </w:p>
          <w:p w14:paraId="665D40C9" w14:textId="77777777" w:rsidR="0058493D" w:rsidRDefault="0058493D" w:rsidP="0058493D">
            <w:pPr>
              <w:pStyle w:val="XML1"/>
              <w:rPr>
                <w:ins w:id="7402" w:author="Thomas Dietz" w:date="2012-08-13T13:56:00Z"/>
              </w:rPr>
            </w:pPr>
            <w:ins w:id="7403" w:author="Thomas Dietz" w:date="2012-08-13T13:56:00Z">
              <w:r>
                <w:lastRenderedPageBreak/>
                <w:t xml:space="preserve">        information that indicate the connection state of the</w:t>
              </w:r>
            </w:ins>
          </w:p>
          <w:p w14:paraId="228B3EB5" w14:textId="77777777" w:rsidR="0058493D" w:rsidRDefault="0058493D" w:rsidP="0058493D">
            <w:pPr>
              <w:pStyle w:val="XML1"/>
              <w:rPr>
                <w:ins w:id="7404" w:author="Thomas Dietz" w:date="2012-08-13T13:56:00Z"/>
              </w:rPr>
            </w:pPr>
            <w:ins w:id="7405" w:author="Thomas Dietz" w:date="2012-08-13T13:56:00Z">
              <w:r>
                <w:t xml:space="preserve">        OpenFlow Logical Switch and the OpenFlow protocol version</w:t>
              </w:r>
            </w:ins>
          </w:p>
          <w:p w14:paraId="52F15781" w14:textId="77777777" w:rsidR="0058493D" w:rsidRDefault="0058493D" w:rsidP="0058493D">
            <w:pPr>
              <w:pStyle w:val="XML1"/>
              <w:rPr>
                <w:ins w:id="7406" w:author="Thomas Dietz" w:date="2012-08-13T13:56:00Z"/>
              </w:rPr>
            </w:pPr>
            <w:ins w:id="7407" w:author="Thomas Dietz" w:date="2012-08-13T13:56:00Z">
              <w:r>
                <w:t xml:space="preserve">        used for the connection.</w:t>
              </w:r>
            </w:ins>
          </w:p>
          <w:p w14:paraId="0FB6E115" w14:textId="77777777" w:rsidR="0058493D" w:rsidRDefault="0058493D" w:rsidP="0058493D">
            <w:pPr>
              <w:pStyle w:val="XML1"/>
              <w:rPr>
                <w:ins w:id="7408" w:author="Thomas Dietz" w:date="2012-08-13T13:56:00Z"/>
              </w:rPr>
            </w:pPr>
          </w:p>
          <w:p w14:paraId="75E5A7B6" w14:textId="77777777" w:rsidR="0058493D" w:rsidRDefault="0058493D" w:rsidP="0058493D">
            <w:pPr>
              <w:pStyle w:val="XML1"/>
              <w:rPr>
                <w:ins w:id="7409" w:author="Thomas Dietz" w:date="2012-08-13T13:56:00Z"/>
              </w:rPr>
            </w:pPr>
            <w:ins w:id="7410" w:author="Thomas Dietz" w:date="2012-08-13T13:56:00Z">
              <w:r>
                <w:t xml:space="preserve">        Children of this element are not configurable and can only</w:t>
              </w:r>
            </w:ins>
          </w:p>
          <w:p w14:paraId="065FDD18" w14:textId="77777777" w:rsidR="0058493D" w:rsidRDefault="0058493D" w:rsidP="0058493D">
            <w:pPr>
              <w:pStyle w:val="XML1"/>
              <w:rPr>
                <w:ins w:id="7411" w:author="Thomas Dietz" w:date="2012-08-13T13:56:00Z"/>
              </w:rPr>
            </w:pPr>
            <w:ins w:id="7412" w:author="Thomas Dietz" w:date="2012-08-13T13:56:00Z">
              <w:r>
                <w:t xml:space="preserve">        be retrieved by NETCONF &lt;get&gt; operations. Attemps to modify</w:t>
              </w:r>
            </w:ins>
          </w:p>
          <w:p w14:paraId="26B18B75" w14:textId="77777777" w:rsidR="0058493D" w:rsidRDefault="0058493D" w:rsidP="0058493D">
            <w:pPr>
              <w:pStyle w:val="XML1"/>
              <w:rPr>
                <w:ins w:id="7413" w:author="Thomas Dietz" w:date="2012-08-13T13:56:00Z"/>
              </w:rPr>
            </w:pPr>
            <w:ins w:id="7414" w:author="Thomas Dietz" w:date="2012-08-13T13:56:00Z">
              <w:r>
                <w:t xml:space="preserve">        this element and its children with a NETCONF &lt;edit-config&gt;</w:t>
              </w:r>
            </w:ins>
          </w:p>
          <w:p w14:paraId="043FC1A7" w14:textId="77777777" w:rsidR="0058493D" w:rsidRDefault="0058493D" w:rsidP="0058493D">
            <w:pPr>
              <w:pStyle w:val="XML1"/>
              <w:rPr>
                <w:ins w:id="7415" w:author="Thomas Dietz" w:date="2012-08-13T13:56:00Z"/>
              </w:rPr>
            </w:pPr>
            <w:ins w:id="7416" w:author="Thomas Dietz" w:date="2012-08-13T13:56:00Z">
              <w:r>
                <w:t xml:space="preserve">        operation MUST result in an 'operation-not-supported' error</w:t>
              </w:r>
            </w:ins>
          </w:p>
          <w:p w14:paraId="1CF4D559" w14:textId="77777777" w:rsidR="0058493D" w:rsidRDefault="0058493D" w:rsidP="0058493D">
            <w:pPr>
              <w:pStyle w:val="XML1"/>
              <w:rPr>
                <w:ins w:id="7417" w:author="Thomas Dietz" w:date="2012-08-13T13:56:00Z"/>
              </w:rPr>
            </w:pPr>
            <w:ins w:id="7418" w:author="Thomas Dietz" w:date="2012-08-13T13:56:00Z">
              <w:r>
                <w:t xml:space="preserve">        with type 'application'.";</w:t>
              </w:r>
            </w:ins>
          </w:p>
          <w:p w14:paraId="77A97B37" w14:textId="77777777" w:rsidR="0058493D" w:rsidRDefault="0058493D" w:rsidP="0058493D">
            <w:pPr>
              <w:pStyle w:val="XML1"/>
              <w:rPr>
                <w:ins w:id="7419" w:author="Thomas Dietz" w:date="2012-08-13T13:56:00Z"/>
              </w:rPr>
            </w:pPr>
            <w:ins w:id="7420" w:author="Thomas Dietz" w:date="2012-08-13T13:56:00Z">
              <w:r>
                <w:t xml:space="preserve">      leaf connection-state {</w:t>
              </w:r>
            </w:ins>
          </w:p>
          <w:p w14:paraId="3BE8DC8D" w14:textId="77777777" w:rsidR="0058493D" w:rsidRDefault="0058493D" w:rsidP="0058493D">
            <w:pPr>
              <w:pStyle w:val="XML1"/>
              <w:rPr>
                <w:ins w:id="7421" w:author="Thomas Dietz" w:date="2012-08-13T13:56:00Z"/>
              </w:rPr>
            </w:pPr>
            <w:ins w:id="7422" w:author="Thomas Dietz" w:date="2012-08-13T13:56:00Z">
              <w:r>
                <w:t xml:space="preserve">        type OFUpDownStateType;</w:t>
              </w:r>
            </w:ins>
          </w:p>
          <w:p w14:paraId="6F61D287" w14:textId="77777777" w:rsidR="0058493D" w:rsidRDefault="0058493D" w:rsidP="0058493D">
            <w:pPr>
              <w:pStyle w:val="XML1"/>
              <w:rPr>
                <w:ins w:id="7423" w:author="Thomas Dietz" w:date="2012-08-13T13:56:00Z"/>
              </w:rPr>
            </w:pPr>
            <w:ins w:id="7424" w:author="Thomas Dietz" w:date="2012-08-13T13:56:00Z">
              <w:r>
                <w:t xml:space="preserve">        description "This object indicates the connections state of</w:t>
              </w:r>
            </w:ins>
          </w:p>
          <w:p w14:paraId="16D685EC" w14:textId="77777777" w:rsidR="0058493D" w:rsidRDefault="0058493D" w:rsidP="0058493D">
            <w:pPr>
              <w:pStyle w:val="XML1"/>
              <w:rPr>
                <w:ins w:id="7425" w:author="Thomas Dietz" w:date="2012-08-13T13:56:00Z"/>
              </w:rPr>
            </w:pPr>
            <w:ins w:id="7426" w:author="Thomas Dietz" w:date="2012-08-13T13:56:00Z">
              <w:r>
                <w:t xml:space="preserve">          the OpenFlow Logical Switch to this controller.";</w:t>
              </w:r>
            </w:ins>
          </w:p>
          <w:p w14:paraId="3EDC7265" w14:textId="77777777" w:rsidR="0058493D" w:rsidRDefault="0058493D" w:rsidP="0058493D">
            <w:pPr>
              <w:pStyle w:val="XML1"/>
              <w:rPr>
                <w:ins w:id="7427" w:author="Thomas Dietz" w:date="2012-08-13T13:56:00Z"/>
              </w:rPr>
            </w:pPr>
            <w:ins w:id="7428" w:author="Thomas Dietz" w:date="2012-08-13T13:56:00Z">
              <w:r>
                <w:t xml:space="preserve">      }</w:t>
              </w:r>
            </w:ins>
          </w:p>
          <w:p w14:paraId="2A1D675B" w14:textId="77777777" w:rsidR="0058493D" w:rsidRDefault="0058493D" w:rsidP="0058493D">
            <w:pPr>
              <w:pStyle w:val="XML1"/>
              <w:rPr>
                <w:ins w:id="7429" w:author="Thomas Dietz" w:date="2012-08-13T13:56:00Z"/>
              </w:rPr>
            </w:pPr>
            <w:ins w:id="7430" w:author="Thomas Dietz" w:date="2012-08-13T13:56:00Z">
              <w:r>
                <w:t xml:space="preserve">      leaf current-version {</w:t>
              </w:r>
            </w:ins>
          </w:p>
          <w:p w14:paraId="4512DFA8" w14:textId="77777777" w:rsidR="0058493D" w:rsidRDefault="0058493D" w:rsidP="0058493D">
            <w:pPr>
              <w:pStyle w:val="XML1"/>
              <w:rPr>
                <w:ins w:id="7431" w:author="Thomas Dietz" w:date="2012-08-13T13:56:00Z"/>
              </w:rPr>
            </w:pPr>
            <w:ins w:id="7432" w:author="Thomas Dietz" w:date="2012-08-13T13:56:00Z">
              <w:r>
                <w:t xml:space="preserve">        type OFOpenFlowVersionType;</w:t>
              </w:r>
            </w:ins>
          </w:p>
          <w:p w14:paraId="001B0275" w14:textId="77777777" w:rsidR="0058493D" w:rsidRDefault="0058493D" w:rsidP="0058493D">
            <w:pPr>
              <w:pStyle w:val="XML1"/>
              <w:rPr>
                <w:ins w:id="7433" w:author="Thomas Dietz" w:date="2012-08-13T13:56:00Z"/>
              </w:rPr>
            </w:pPr>
            <w:ins w:id="7434" w:author="Thomas Dietz" w:date="2012-08-13T13:56:00Z">
              <w:r>
                <w:t xml:space="preserve">        description "This object indicates the version of the</w:t>
              </w:r>
            </w:ins>
          </w:p>
          <w:p w14:paraId="2739EE7D" w14:textId="77777777" w:rsidR="0058493D" w:rsidRDefault="0058493D" w:rsidP="0058493D">
            <w:pPr>
              <w:pStyle w:val="XML1"/>
              <w:rPr>
                <w:ins w:id="7435" w:author="Thomas Dietz" w:date="2012-08-13T13:56:00Z"/>
              </w:rPr>
            </w:pPr>
            <w:ins w:id="7436" w:author="Thomas Dietz" w:date="2012-08-13T13:56:00Z">
              <w:r>
                <w:t xml:space="preserve">          OpenFlow protocol used between the OpenFlow Logical</w:t>
              </w:r>
            </w:ins>
          </w:p>
          <w:p w14:paraId="747EFCC9" w14:textId="77777777" w:rsidR="0058493D" w:rsidRDefault="0058493D" w:rsidP="0058493D">
            <w:pPr>
              <w:pStyle w:val="XML1"/>
              <w:rPr>
                <w:ins w:id="7437" w:author="Thomas Dietz" w:date="2012-08-13T13:56:00Z"/>
              </w:rPr>
            </w:pPr>
            <w:ins w:id="7438" w:author="Thomas Dietz" w:date="2012-08-13T13:56:00Z">
              <w:r>
                <w:t xml:space="preserve">          Switch and this Controller.  If element connection-state</w:t>
              </w:r>
            </w:ins>
          </w:p>
          <w:p w14:paraId="46B4AF45" w14:textId="77777777" w:rsidR="0058493D" w:rsidRDefault="0058493D" w:rsidP="0058493D">
            <w:pPr>
              <w:pStyle w:val="XML1"/>
              <w:rPr>
                <w:ins w:id="7439" w:author="Thomas Dietz" w:date="2012-08-13T13:56:00Z"/>
              </w:rPr>
            </w:pPr>
            <w:ins w:id="7440" w:author="Thomas Dietz" w:date="2012-08-13T13:56:00Z">
              <w:r>
                <w:t xml:space="preserve">          has value 'up', then this element indicates the actual</w:t>
              </w:r>
            </w:ins>
          </w:p>
          <w:p w14:paraId="1CB4B479" w14:textId="77777777" w:rsidR="0058493D" w:rsidRDefault="0058493D" w:rsidP="0058493D">
            <w:pPr>
              <w:pStyle w:val="XML1"/>
              <w:rPr>
                <w:ins w:id="7441" w:author="Thomas Dietz" w:date="2012-08-13T13:56:00Z"/>
              </w:rPr>
            </w:pPr>
            <w:ins w:id="7442" w:author="Thomas Dietz" w:date="2012-08-13T13:56:00Z">
              <w:r>
                <w:t xml:space="preserve">          version in use.  If element connection-state has value</w:t>
              </w:r>
            </w:ins>
          </w:p>
          <w:p w14:paraId="5B7C4798" w14:textId="77777777" w:rsidR="0058493D" w:rsidRDefault="0058493D" w:rsidP="0058493D">
            <w:pPr>
              <w:pStyle w:val="XML1"/>
              <w:rPr>
                <w:ins w:id="7443" w:author="Thomas Dietz" w:date="2012-08-13T13:56:00Z"/>
              </w:rPr>
            </w:pPr>
            <w:ins w:id="7444" w:author="Thomas Dietz" w:date="2012-08-13T13:56:00Z">
              <w:r>
                <w:t xml:space="preserve">          'down', then this element indicates the version number of</w:t>
              </w:r>
            </w:ins>
          </w:p>
          <w:p w14:paraId="49D3708E" w14:textId="77777777" w:rsidR="0058493D" w:rsidRDefault="0058493D" w:rsidP="0058493D">
            <w:pPr>
              <w:pStyle w:val="XML1"/>
              <w:rPr>
                <w:ins w:id="7445" w:author="Thomas Dietz" w:date="2012-08-13T13:56:00Z"/>
              </w:rPr>
            </w:pPr>
            <w:ins w:id="7446" w:author="Thomas Dietz" w:date="2012-08-13T13:56:00Z">
              <w:r>
                <w:t xml:space="preserve">          the last established connection with this OpenFlow</w:t>
              </w:r>
            </w:ins>
          </w:p>
          <w:p w14:paraId="4F91C55C" w14:textId="77777777" w:rsidR="0058493D" w:rsidRDefault="0058493D" w:rsidP="0058493D">
            <w:pPr>
              <w:pStyle w:val="XML1"/>
              <w:rPr>
                <w:ins w:id="7447" w:author="Thomas Dietz" w:date="2012-08-13T13:56:00Z"/>
              </w:rPr>
            </w:pPr>
            <w:ins w:id="7448" w:author="Thomas Dietz" w:date="2012-08-13T13:56:00Z">
              <w:r>
                <w:t xml:space="preserve">          Controller.  The value of this element MAY be persistent</w:t>
              </w:r>
            </w:ins>
          </w:p>
          <w:p w14:paraId="264D4918" w14:textId="77777777" w:rsidR="0058493D" w:rsidRDefault="0058493D" w:rsidP="0058493D">
            <w:pPr>
              <w:pStyle w:val="XML1"/>
              <w:rPr>
                <w:ins w:id="7449" w:author="Thomas Dietz" w:date="2012-08-13T13:56:00Z"/>
              </w:rPr>
            </w:pPr>
            <w:ins w:id="7450" w:author="Thomas Dietz" w:date="2012-08-13T13:56:00Z">
              <w:r>
                <w:t xml:space="preserve">          across reboots of the OpenFlow Logical Switch in such a</w:t>
              </w:r>
            </w:ins>
          </w:p>
          <w:p w14:paraId="7DF9DC0E" w14:textId="77777777" w:rsidR="0058493D" w:rsidRDefault="0058493D" w:rsidP="0058493D">
            <w:pPr>
              <w:pStyle w:val="XML1"/>
              <w:rPr>
                <w:ins w:id="7451" w:author="Thomas Dietz" w:date="2012-08-13T13:56:00Z"/>
              </w:rPr>
            </w:pPr>
            <w:ins w:id="7452" w:author="Thomas Dietz" w:date="2012-08-13T13:56:00Z">
              <w:r>
                <w:t xml:space="preserve">          case.  If element connection-state has value 'down'and</w:t>
              </w:r>
            </w:ins>
          </w:p>
          <w:p w14:paraId="757C0A15" w14:textId="77777777" w:rsidR="0058493D" w:rsidRDefault="0058493D" w:rsidP="0058493D">
            <w:pPr>
              <w:pStyle w:val="XML1"/>
              <w:rPr>
                <w:ins w:id="7453" w:author="Thomas Dietz" w:date="2012-08-13T13:56:00Z"/>
              </w:rPr>
            </w:pPr>
            <w:ins w:id="7454" w:author="Thomas Dietz" w:date="2012-08-13T13:56:00Z">
              <w:r>
                <w:t xml:space="preserve">          there is no information about previous connections to</w:t>
              </w:r>
            </w:ins>
          </w:p>
          <w:p w14:paraId="329BB15B" w14:textId="77777777" w:rsidR="0058493D" w:rsidRDefault="0058493D" w:rsidP="0058493D">
            <w:pPr>
              <w:pStyle w:val="XML1"/>
              <w:rPr>
                <w:ins w:id="7455" w:author="Thomas Dietz" w:date="2012-08-13T13:56:00Z"/>
              </w:rPr>
            </w:pPr>
            <w:ins w:id="7456" w:author="Thomas Dietz" w:date="2012-08-13T13:56:00Z">
              <w:r>
                <w:t xml:space="preserve">          this OpenFlow controller, then this element is not</w:t>
              </w:r>
            </w:ins>
          </w:p>
          <w:p w14:paraId="19EFAEED" w14:textId="77777777" w:rsidR="0058493D" w:rsidRDefault="0058493D" w:rsidP="0058493D">
            <w:pPr>
              <w:pStyle w:val="XML1"/>
              <w:rPr>
                <w:ins w:id="7457" w:author="Thomas Dietz" w:date="2012-08-13T13:56:00Z"/>
              </w:rPr>
            </w:pPr>
            <w:ins w:id="7458" w:author="Thomas Dietz" w:date="2012-08-13T13:56:00Z">
              <w:r>
                <w:t xml:space="preserve">          present or has the value '0'.";</w:t>
              </w:r>
            </w:ins>
          </w:p>
          <w:p w14:paraId="1B167CC9" w14:textId="77777777" w:rsidR="0058493D" w:rsidRDefault="0058493D" w:rsidP="0058493D">
            <w:pPr>
              <w:pStyle w:val="XML1"/>
              <w:rPr>
                <w:ins w:id="7459" w:author="Thomas Dietz" w:date="2012-08-13T13:56:00Z"/>
              </w:rPr>
            </w:pPr>
            <w:ins w:id="7460" w:author="Thomas Dietz" w:date="2012-08-13T13:56:00Z">
              <w:r>
                <w:t xml:space="preserve">      }</w:t>
              </w:r>
            </w:ins>
          </w:p>
          <w:p w14:paraId="48BDF7D2" w14:textId="77777777" w:rsidR="0058493D" w:rsidRDefault="0058493D" w:rsidP="0058493D">
            <w:pPr>
              <w:pStyle w:val="XML1"/>
              <w:rPr>
                <w:ins w:id="7461" w:author="Thomas Dietz" w:date="2012-08-13T13:56:00Z"/>
              </w:rPr>
            </w:pPr>
            <w:ins w:id="7462" w:author="Thomas Dietz" w:date="2012-08-13T13:56:00Z">
              <w:r>
                <w:t xml:space="preserve">      leaf-list supported-versions {</w:t>
              </w:r>
            </w:ins>
          </w:p>
          <w:p w14:paraId="3AD91419" w14:textId="77777777" w:rsidR="0058493D" w:rsidRDefault="0058493D" w:rsidP="0058493D">
            <w:pPr>
              <w:pStyle w:val="XML1"/>
              <w:rPr>
                <w:ins w:id="7463" w:author="Thomas Dietz" w:date="2012-08-13T13:56:00Z"/>
              </w:rPr>
            </w:pPr>
            <w:ins w:id="7464" w:author="Thomas Dietz" w:date="2012-08-13T13:56:00Z">
              <w:r>
                <w:t xml:space="preserve">        type OFOpenFlowVersionType;</w:t>
              </w:r>
            </w:ins>
          </w:p>
          <w:p w14:paraId="34E4D0A2" w14:textId="77777777" w:rsidR="0058493D" w:rsidRDefault="0058493D" w:rsidP="0058493D">
            <w:pPr>
              <w:pStyle w:val="XML1"/>
              <w:rPr>
                <w:ins w:id="7465" w:author="Thomas Dietz" w:date="2012-08-13T13:56:00Z"/>
              </w:rPr>
            </w:pPr>
            <w:ins w:id="7466" w:author="Thomas Dietz" w:date="2012-08-13T13:56:00Z">
              <w:r>
                <w:t xml:space="preserve">        description "This list of elements includes one entry for</w:t>
              </w:r>
            </w:ins>
          </w:p>
          <w:p w14:paraId="4924B09E" w14:textId="77777777" w:rsidR="0058493D" w:rsidRDefault="0058493D" w:rsidP="0058493D">
            <w:pPr>
              <w:pStyle w:val="XML1"/>
              <w:rPr>
                <w:ins w:id="7467" w:author="Thomas Dietz" w:date="2012-08-13T13:56:00Z"/>
              </w:rPr>
            </w:pPr>
            <w:ins w:id="7468" w:author="Thomas Dietz" w:date="2012-08-13T13:56:00Z">
              <w:r>
                <w:t xml:space="preserve">          each OpenFlow protocol version that this OpenFlow</w:t>
              </w:r>
            </w:ins>
          </w:p>
          <w:p w14:paraId="1F98681B" w14:textId="77777777" w:rsidR="0058493D" w:rsidRDefault="0058493D" w:rsidP="0058493D">
            <w:pPr>
              <w:pStyle w:val="XML1"/>
              <w:rPr>
                <w:ins w:id="7469" w:author="Thomas Dietz" w:date="2012-08-13T13:56:00Z"/>
              </w:rPr>
            </w:pPr>
            <w:ins w:id="7470" w:author="Thomas Dietz" w:date="2012-08-13T13:56:00Z">
              <w:r>
                <w:t xml:space="preserve">          controller supports.  It SHOULD contain all";</w:t>
              </w:r>
            </w:ins>
          </w:p>
          <w:p w14:paraId="34DE8AF5" w14:textId="77777777" w:rsidR="0058493D" w:rsidRDefault="0058493D" w:rsidP="0058493D">
            <w:pPr>
              <w:pStyle w:val="XML1"/>
              <w:rPr>
                <w:ins w:id="7471" w:author="Thomas Dietz" w:date="2012-08-13T13:56:00Z"/>
              </w:rPr>
            </w:pPr>
            <w:ins w:id="7472" w:author="Thomas Dietz" w:date="2012-08-13T13:56:00Z">
              <w:r>
                <w:t xml:space="preserve">      }</w:t>
              </w:r>
            </w:ins>
          </w:p>
          <w:p w14:paraId="5885A6DA" w14:textId="77777777" w:rsidR="0058493D" w:rsidRDefault="0058493D" w:rsidP="0058493D">
            <w:pPr>
              <w:pStyle w:val="XML1"/>
              <w:rPr>
                <w:ins w:id="7473" w:author="Thomas Dietz" w:date="2012-08-13T13:56:00Z"/>
              </w:rPr>
            </w:pPr>
            <w:ins w:id="7474" w:author="Thomas Dietz" w:date="2012-08-13T13:56:00Z">
              <w:r>
                <w:t xml:space="preserve">      leaf local-ip-address-in-use {</w:t>
              </w:r>
            </w:ins>
          </w:p>
          <w:p w14:paraId="1A5EEED6" w14:textId="77777777" w:rsidR="0058493D" w:rsidRDefault="0058493D" w:rsidP="0058493D">
            <w:pPr>
              <w:pStyle w:val="XML1"/>
              <w:rPr>
                <w:ins w:id="7475" w:author="Thomas Dietz" w:date="2012-08-13T13:56:00Z"/>
              </w:rPr>
            </w:pPr>
            <w:ins w:id="7476" w:author="Thomas Dietz" w:date="2012-08-13T13:56:00Z">
              <w:r>
                <w:t xml:space="preserve">        type inet:ip-address;</w:t>
              </w:r>
            </w:ins>
          </w:p>
          <w:p w14:paraId="46FD41F6" w14:textId="77777777" w:rsidR="0058493D" w:rsidRDefault="0058493D" w:rsidP="0058493D">
            <w:pPr>
              <w:pStyle w:val="XML1"/>
              <w:rPr>
                <w:ins w:id="7477" w:author="Thomas Dietz" w:date="2012-08-13T13:56:00Z"/>
              </w:rPr>
            </w:pPr>
            <w:ins w:id="7478" w:author="Thomas Dietz" w:date="2012-08-13T13:56:00Z">
              <w:r>
                <w:t xml:space="preserve">        description "The local IP address of the OpenFlow Logical</w:t>
              </w:r>
            </w:ins>
          </w:p>
          <w:p w14:paraId="7CD8595F" w14:textId="77777777" w:rsidR="0058493D" w:rsidRDefault="0058493D" w:rsidP="0058493D">
            <w:pPr>
              <w:pStyle w:val="XML1"/>
              <w:rPr>
                <w:ins w:id="7479" w:author="Thomas Dietz" w:date="2012-08-13T13:56:00Z"/>
              </w:rPr>
            </w:pPr>
            <w:ins w:id="7480" w:author="Thomas Dietz" w:date="2012-08-13T13:56:00Z">
              <w:r>
                <w:t xml:space="preserve">          Switch when connecting to this OpenFlow Controller.  It</w:t>
              </w:r>
            </w:ins>
          </w:p>
          <w:p w14:paraId="12E99E01" w14:textId="77777777" w:rsidR="0058493D" w:rsidRDefault="0058493D" w:rsidP="0058493D">
            <w:pPr>
              <w:pStyle w:val="XML1"/>
              <w:rPr>
                <w:ins w:id="7481" w:author="Thomas Dietz" w:date="2012-08-13T13:56:00Z"/>
              </w:rPr>
            </w:pPr>
            <w:ins w:id="7482" w:author="Thomas Dietz" w:date="2012-08-13T13:56:00Z">
              <w:r>
                <w:t xml:space="preserve">          is the source IP address of packets sent to this OpenFlow</w:t>
              </w:r>
            </w:ins>
          </w:p>
          <w:p w14:paraId="275F5605" w14:textId="77777777" w:rsidR="0058493D" w:rsidRDefault="0058493D" w:rsidP="0058493D">
            <w:pPr>
              <w:pStyle w:val="XML1"/>
              <w:rPr>
                <w:ins w:id="7483" w:author="Thomas Dietz" w:date="2012-08-13T13:56:00Z"/>
              </w:rPr>
            </w:pPr>
            <w:ins w:id="7484" w:author="Thomas Dietz" w:date="2012-08-13T13:56:00Z">
              <w:r>
                <w:t xml:space="preserve">          Controller.  If present, this element overrides any</w:t>
              </w:r>
            </w:ins>
          </w:p>
          <w:p w14:paraId="0F73C680" w14:textId="77777777" w:rsidR="0058493D" w:rsidRDefault="0058493D" w:rsidP="0058493D">
            <w:pPr>
              <w:pStyle w:val="XML1"/>
              <w:rPr>
                <w:ins w:id="7485" w:author="Thomas Dietz" w:date="2012-08-13T13:56:00Z"/>
              </w:rPr>
            </w:pPr>
            <w:ins w:id="7486" w:author="Thomas Dietz" w:date="2012-08-13T13:56:00Z">
              <w:r>
                <w:t xml:space="preserve">          default IP address.";</w:t>
              </w:r>
            </w:ins>
          </w:p>
          <w:p w14:paraId="6792D751" w14:textId="77777777" w:rsidR="0058493D" w:rsidRDefault="0058493D" w:rsidP="0058493D">
            <w:pPr>
              <w:pStyle w:val="XML1"/>
              <w:rPr>
                <w:ins w:id="7487" w:author="Thomas Dietz" w:date="2012-08-13T13:56:00Z"/>
              </w:rPr>
            </w:pPr>
            <w:ins w:id="7488" w:author="Thomas Dietz" w:date="2012-08-13T13:56:00Z">
              <w:r>
                <w:t xml:space="preserve">      }</w:t>
              </w:r>
            </w:ins>
          </w:p>
          <w:p w14:paraId="075B2ED2" w14:textId="77777777" w:rsidR="0058493D" w:rsidRDefault="0058493D" w:rsidP="0058493D">
            <w:pPr>
              <w:pStyle w:val="XML1"/>
              <w:rPr>
                <w:ins w:id="7489" w:author="Thomas Dietz" w:date="2012-08-13T13:56:00Z"/>
              </w:rPr>
            </w:pPr>
            <w:ins w:id="7490" w:author="Thomas Dietz" w:date="2012-08-13T13:56:00Z">
              <w:r>
                <w:t xml:space="preserve">      leaf local-port-in-use {</w:t>
              </w:r>
            </w:ins>
          </w:p>
          <w:p w14:paraId="501FF372" w14:textId="77777777" w:rsidR="0058493D" w:rsidRDefault="0058493D" w:rsidP="0058493D">
            <w:pPr>
              <w:pStyle w:val="XML1"/>
              <w:rPr>
                <w:ins w:id="7491" w:author="Thomas Dietz" w:date="2012-08-13T13:56:00Z"/>
              </w:rPr>
            </w:pPr>
            <w:ins w:id="7492" w:author="Thomas Dietz" w:date="2012-08-13T13:56:00Z">
              <w:r>
                <w:t xml:space="preserve">        type inet:port-number;</w:t>
              </w:r>
            </w:ins>
          </w:p>
          <w:p w14:paraId="74CB4F5A" w14:textId="77777777" w:rsidR="0058493D" w:rsidRDefault="0058493D" w:rsidP="0058493D">
            <w:pPr>
              <w:pStyle w:val="XML1"/>
              <w:rPr>
                <w:ins w:id="7493" w:author="Thomas Dietz" w:date="2012-08-13T13:56:00Z"/>
              </w:rPr>
            </w:pPr>
            <w:ins w:id="7494" w:author="Thomas Dietz" w:date="2012-08-13T13:56:00Z">
              <w:r>
                <w:t xml:space="preserve">        description "The local TCP port number of the OpenFlow</w:t>
              </w:r>
            </w:ins>
          </w:p>
          <w:p w14:paraId="36B021F6" w14:textId="77777777" w:rsidR="0058493D" w:rsidRDefault="0058493D" w:rsidP="0058493D">
            <w:pPr>
              <w:pStyle w:val="XML1"/>
              <w:rPr>
                <w:ins w:id="7495" w:author="Thomas Dietz" w:date="2012-08-13T13:56:00Z"/>
              </w:rPr>
            </w:pPr>
            <w:ins w:id="7496" w:author="Thomas Dietz" w:date="2012-08-13T13:56:00Z">
              <w:r>
                <w:t xml:space="preserve">          Logical Switch.  If element connection-state has value</w:t>
              </w:r>
            </w:ins>
          </w:p>
          <w:p w14:paraId="1E13B45C" w14:textId="77777777" w:rsidR="0058493D" w:rsidRDefault="0058493D" w:rsidP="0058493D">
            <w:pPr>
              <w:pStyle w:val="XML1"/>
              <w:rPr>
                <w:ins w:id="7497" w:author="Thomas Dietz" w:date="2012-08-13T13:56:00Z"/>
              </w:rPr>
            </w:pPr>
            <w:ins w:id="7498" w:author="Thomas Dietz" w:date="2012-08-13T13:56:00Z">
              <w:r>
                <w:t xml:space="preserve">          'up', then this element indicates the actual port number</w:t>
              </w:r>
            </w:ins>
          </w:p>
          <w:p w14:paraId="74FAE6AA" w14:textId="77777777" w:rsidR="0058493D" w:rsidRDefault="0058493D" w:rsidP="0058493D">
            <w:pPr>
              <w:pStyle w:val="XML1"/>
              <w:rPr>
                <w:ins w:id="7499" w:author="Thomas Dietz" w:date="2012-08-13T13:56:00Z"/>
              </w:rPr>
            </w:pPr>
            <w:ins w:id="7500" w:author="Thomas Dietz" w:date="2012-08-13T13:56:00Z">
              <w:r>
                <w:t xml:space="preserve">          in use.  If element connection-state has value 'down',</w:t>
              </w:r>
            </w:ins>
          </w:p>
          <w:p w14:paraId="586FFF44" w14:textId="77777777" w:rsidR="0058493D" w:rsidRDefault="0058493D" w:rsidP="0058493D">
            <w:pPr>
              <w:pStyle w:val="XML1"/>
              <w:rPr>
                <w:ins w:id="7501" w:author="Thomas Dietz" w:date="2012-08-13T13:56:00Z"/>
              </w:rPr>
            </w:pPr>
            <w:ins w:id="7502" w:author="Thomas Dietz" w:date="2012-08-13T13:56:00Z">
              <w:r>
                <w:t xml:space="preserve">          then this element indicates the port number used for the</w:t>
              </w:r>
            </w:ins>
          </w:p>
          <w:p w14:paraId="5BA0C91D" w14:textId="77777777" w:rsidR="0058493D" w:rsidRDefault="0058493D" w:rsidP="0058493D">
            <w:pPr>
              <w:pStyle w:val="XML1"/>
              <w:rPr>
                <w:ins w:id="7503" w:author="Thomas Dietz" w:date="2012-08-13T13:56:00Z"/>
              </w:rPr>
            </w:pPr>
            <w:ins w:id="7504" w:author="Thomas Dietz" w:date="2012-08-13T13:56:00Z">
              <w:r>
                <w:t xml:space="preserve">          last attempt to establish a connection with this OpenFlow</w:t>
              </w:r>
            </w:ins>
          </w:p>
          <w:p w14:paraId="42504F94" w14:textId="77777777" w:rsidR="0058493D" w:rsidRDefault="0058493D" w:rsidP="0058493D">
            <w:pPr>
              <w:pStyle w:val="XML1"/>
              <w:rPr>
                <w:ins w:id="7505" w:author="Thomas Dietz" w:date="2012-08-13T13:56:00Z"/>
              </w:rPr>
            </w:pPr>
            <w:ins w:id="7506" w:author="Thomas Dietz" w:date="2012-08-13T13:56:00Z">
              <w:r>
                <w:t xml:space="preserve">          Controller.??? </w:t>
              </w:r>
            </w:ins>
          </w:p>
          <w:p w14:paraId="1E09A5C7" w14:textId="77777777" w:rsidR="0058493D" w:rsidRDefault="0058493D" w:rsidP="0058493D">
            <w:pPr>
              <w:pStyle w:val="XML1"/>
              <w:rPr>
                <w:ins w:id="7507" w:author="Thomas Dietz" w:date="2012-08-13T13:56:00Z"/>
              </w:rPr>
            </w:pPr>
            <w:ins w:id="7508" w:author="Thomas Dietz" w:date="2012-08-13T13:56:00Z">
              <w:r>
                <w:t xml:space="preserve">          When connecting to this OpenFlow Controller, it is the </w:t>
              </w:r>
            </w:ins>
          </w:p>
          <w:p w14:paraId="732981EE" w14:textId="77777777" w:rsidR="0058493D" w:rsidRDefault="0058493D" w:rsidP="0058493D">
            <w:pPr>
              <w:pStyle w:val="XML1"/>
              <w:rPr>
                <w:ins w:id="7509" w:author="Thomas Dietz" w:date="2012-08-13T13:56:00Z"/>
              </w:rPr>
            </w:pPr>
            <w:ins w:id="7510" w:author="Thomas Dietz" w:date="2012-08-13T13:56:00Z">
              <w:r>
                <w:t xml:space="preserve">          source TCP port number of packets sent to this OpenFlow </w:t>
              </w:r>
            </w:ins>
          </w:p>
          <w:p w14:paraId="1A6A81F9" w14:textId="77777777" w:rsidR="0058493D" w:rsidRDefault="0058493D" w:rsidP="0058493D">
            <w:pPr>
              <w:pStyle w:val="XML1"/>
              <w:rPr>
                <w:ins w:id="7511" w:author="Thomas Dietz" w:date="2012-08-13T13:56:00Z"/>
              </w:rPr>
            </w:pPr>
            <w:ins w:id="7512" w:author="Thomas Dietz" w:date="2012-08-13T13:56:00Z">
              <w:r>
                <w:t xml:space="preserve">          Controller.  If this element has its defaqult value 0,</w:t>
              </w:r>
            </w:ins>
          </w:p>
          <w:p w14:paraId="0308E056" w14:textId="77777777" w:rsidR="0058493D" w:rsidRDefault="0058493D" w:rsidP="0058493D">
            <w:pPr>
              <w:pStyle w:val="XML1"/>
              <w:rPr>
                <w:ins w:id="7513" w:author="Thomas Dietz" w:date="2012-08-13T13:56:00Z"/>
              </w:rPr>
            </w:pPr>
            <w:ins w:id="7514" w:author="Thomas Dietz" w:date="2012-08-13T13:56:00Z">
              <w:r>
                <w:lastRenderedPageBreak/>
                <w:t xml:space="preserve">          then port number is chosen arbitrarily by the OpenFlow</w:t>
              </w:r>
            </w:ins>
          </w:p>
          <w:p w14:paraId="06930389" w14:textId="77777777" w:rsidR="0058493D" w:rsidRDefault="0058493D" w:rsidP="0058493D">
            <w:pPr>
              <w:pStyle w:val="XML1"/>
              <w:rPr>
                <w:ins w:id="7515" w:author="Thomas Dietz" w:date="2012-08-13T13:56:00Z"/>
              </w:rPr>
            </w:pPr>
            <w:ins w:id="7516" w:author="Thomas Dietz" w:date="2012-08-13T13:56:00Z">
              <w:r>
                <w:t xml:space="preserve">          Logical Switch.";</w:t>
              </w:r>
            </w:ins>
          </w:p>
          <w:p w14:paraId="50FB4C67" w14:textId="77777777" w:rsidR="0058493D" w:rsidRDefault="0058493D" w:rsidP="0058493D">
            <w:pPr>
              <w:pStyle w:val="XML1"/>
              <w:rPr>
                <w:ins w:id="7517" w:author="Thomas Dietz" w:date="2012-08-13T13:56:00Z"/>
              </w:rPr>
            </w:pPr>
            <w:ins w:id="7518" w:author="Thomas Dietz" w:date="2012-08-13T13:56:00Z">
              <w:r>
                <w:t xml:space="preserve">      }</w:t>
              </w:r>
            </w:ins>
          </w:p>
          <w:p w14:paraId="53AEEDA5" w14:textId="77777777" w:rsidR="0058493D" w:rsidRDefault="0058493D" w:rsidP="0058493D">
            <w:pPr>
              <w:pStyle w:val="XML1"/>
              <w:rPr>
                <w:ins w:id="7519" w:author="Thomas Dietz" w:date="2012-08-13T13:56:00Z"/>
              </w:rPr>
            </w:pPr>
            <w:ins w:id="7520" w:author="Thomas Dietz" w:date="2012-08-13T13:56:00Z">
              <w:r>
                <w:t xml:space="preserve">    }</w:t>
              </w:r>
            </w:ins>
          </w:p>
          <w:p w14:paraId="378FAADB" w14:textId="77777777" w:rsidR="00F86237" w:rsidRDefault="0058493D" w:rsidP="0058493D">
            <w:pPr>
              <w:pStyle w:val="XML1"/>
              <w:rPr>
                <w:ins w:id="7521" w:author="Thomas Dietz" w:date="2012-08-13T13:56:00Z"/>
              </w:rPr>
            </w:pPr>
            <w:ins w:id="7522" w:author="Thomas Dietz" w:date="2012-08-13T13:56:00Z">
              <w:r>
                <w:t xml:space="preserve">  }</w:t>
              </w:r>
            </w:ins>
          </w:p>
          <w:p w14:paraId="1D9A63CF" w14:textId="77777777" w:rsidR="0058493D" w:rsidRDefault="0058493D" w:rsidP="0058493D">
            <w:pPr>
              <w:pStyle w:val="XML1"/>
              <w:rPr>
                <w:ins w:id="7523" w:author="Thomas Dietz" w:date="2012-08-13T13:56:00Z"/>
              </w:rPr>
            </w:pPr>
          </w:p>
          <w:p w14:paraId="70872A9D" w14:textId="77777777" w:rsidR="0058493D" w:rsidRDefault="0058493D" w:rsidP="0058493D">
            <w:pPr>
              <w:pStyle w:val="XML1"/>
              <w:rPr>
                <w:ins w:id="7524" w:author="Thomas Dietz" w:date="2012-08-13T13:56:00Z"/>
              </w:rPr>
            </w:pPr>
            <w:ins w:id="7525" w:author="Thomas Dietz" w:date="2012-08-13T13:56:00Z">
              <w:r>
                <w:t xml:space="preserve">  typedef OFConfigId {</w:t>
              </w:r>
            </w:ins>
          </w:p>
          <w:p w14:paraId="0C7ABB74" w14:textId="77777777" w:rsidR="0058493D" w:rsidRDefault="0058493D" w:rsidP="0058493D">
            <w:pPr>
              <w:pStyle w:val="XML1"/>
              <w:rPr>
                <w:ins w:id="7526" w:author="Thomas Dietz" w:date="2012-08-13T13:56:00Z"/>
              </w:rPr>
            </w:pPr>
            <w:ins w:id="7527" w:author="Thomas Dietz" w:date="2012-08-13T13:56:00Z">
              <w:r>
                <w:t xml:space="preserve">    type inet:uri;</w:t>
              </w:r>
            </w:ins>
          </w:p>
          <w:p w14:paraId="5B7612B4" w14:textId="77777777" w:rsidR="0058493D" w:rsidRDefault="0058493D" w:rsidP="0058493D">
            <w:pPr>
              <w:pStyle w:val="XML1"/>
              <w:rPr>
                <w:ins w:id="7528" w:author="Thomas Dietz" w:date="2012-08-13T13:56:00Z"/>
              </w:rPr>
            </w:pPr>
            <w:ins w:id="7529" w:author="Thomas Dietz" w:date="2012-08-13T13:56:00Z">
              <w:r>
                <w:t xml:space="preserve">    description "Generic type of an identifier in OF-CONFIG";</w:t>
              </w:r>
            </w:ins>
          </w:p>
          <w:p w14:paraId="5BB85AC1" w14:textId="77777777" w:rsidR="0058493D" w:rsidRDefault="0058493D" w:rsidP="0058493D">
            <w:pPr>
              <w:pStyle w:val="XML1"/>
              <w:rPr>
                <w:ins w:id="7530" w:author="Thomas Dietz" w:date="2012-08-13T13:56:00Z"/>
              </w:rPr>
            </w:pPr>
            <w:ins w:id="7531" w:author="Thomas Dietz" w:date="2012-08-13T13:56:00Z">
              <w:r>
                <w:t xml:space="preserve">  }</w:t>
              </w:r>
            </w:ins>
          </w:p>
          <w:p w14:paraId="4A7E965F" w14:textId="77777777" w:rsidR="0058493D" w:rsidRDefault="0058493D" w:rsidP="0058493D">
            <w:pPr>
              <w:pStyle w:val="XML1"/>
              <w:rPr>
                <w:ins w:id="7532" w:author="Thomas Dietz" w:date="2012-08-13T13:56:00Z"/>
              </w:rPr>
            </w:pPr>
          </w:p>
          <w:p w14:paraId="42628504" w14:textId="77777777" w:rsidR="0058493D" w:rsidRDefault="0058493D" w:rsidP="0058493D">
            <w:pPr>
              <w:pStyle w:val="XML1"/>
              <w:rPr>
                <w:ins w:id="7533" w:author="Thomas Dietz" w:date="2012-08-13T13:56:00Z"/>
              </w:rPr>
            </w:pPr>
            <w:ins w:id="7534" w:author="Thomas Dietz" w:date="2012-08-13T13:56:00Z">
              <w:r>
                <w:t xml:space="preserve">  typedef OFOpenFlowVersionType {</w:t>
              </w:r>
            </w:ins>
          </w:p>
          <w:p w14:paraId="5895D1B4" w14:textId="77777777" w:rsidR="0058493D" w:rsidRDefault="0058493D" w:rsidP="0058493D">
            <w:pPr>
              <w:pStyle w:val="XML1"/>
              <w:rPr>
                <w:ins w:id="7535" w:author="Thomas Dietz" w:date="2012-08-13T13:56:00Z"/>
              </w:rPr>
            </w:pPr>
            <w:ins w:id="7536" w:author="Thomas Dietz" w:date="2012-08-13T13:56:00Z">
              <w:r>
                <w:t xml:space="preserve">    type enumeration {</w:t>
              </w:r>
            </w:ins>
          </w:p>
          <w:p w14:paraId="069ACBC6" w14:textId="77777777" w:rsidR="0058493D" w:rsidRDefault="0058493D" w:rsidP="0058493D">
            <w:pPr>
              <w:pStyle w:val="XML1"/>
              <w:rPr>
                <w:ins w:id="7537" w:author="Thomas Dietz" w:date="2012-08-13T13:56:00Z"/>
              </w:rPr>
            </w:pPr>
            <w:ins w:id="7538" w:author="Thomas Dietz" w:date="2012-08-13T13:56:00Z">
              <w:r>
                <w:t xml:space="preserve">      enum "not-applicable";</w:t>
              </w:r>
            </w:ins>
          </w:p>
          <w:p w14:paraId="7B881530" w14:textId="77777777" w:rsidR="0058493D" w:rsidRPr="0058493D" w:rsidRDefault="0058493D" w:rsidP="0058493D">
            <w:pPr>
              <w:pStyle w:val="XML1"/>
              <w:rPr>
                <w:ins w:id="7539" w:author="Thomas Dietz" w:date="2012-08-13T13:56:00Z"/>
                <w:lang w:val="de-DE"/>
                <w:rPrChange w:id="7540" w:author="Thomas Dietz" w:date="2012-08-13T13:56:00Z">
                  <w:rPr>
                    <w:ins w:id="7541" w:author="Thomas Dietz" w:date="2012-08-13T13:56:00Z"/>
                  </w:rPr>
                </w:rPrChange>
              </w:rPr>
            </w:pPr>
            <w:ins w:id="7542" w:author="Thomas Dietz" w:date="2012-08-13T13:56:00Z">
              <w:r>
                <w:t xml:space="preserve">      </w:t>
              </w:r>
              <w:r w:rsidRPr="0058493D">
                <w:rPr>
                  <w:lang w:val="de-DE"/>
                  <w:rPrChange w:id="7543" w:author="Thomas Dietz" w:date="2012-08-13T13:56:00Z">
                    <w:rPr/>
                  </w:rPrChange>
                </w:rPr>
                <w:t>enum "1.0";</w:t>
              </w:r>
            </w:ins>
          </w:p>
          <w:p w14:paraId="2EA1BD5D" w14:textId="77777777" w:rsidR="0058493D" w:rsidRPr="0058493D" w:rsidRDefault="0058493D" w:rsidP="0058493D">
            <w:pPr>
              <w:pStyle w:val="XML1"/>
              <w:rPr>
                <w:ins w:id="7544" w:author="Thomas Dietz" w:date="2012-08-13T13:56:00Z"/>
                <w:lang w:val="de-DE"/>
                <w:rPrChange w:id="7545" w:author="Thomas Dietz" w:date="2012-08-13T13:56:00Z">
                  <w:rPr>
                    <w:ins w:id="7546" w:author="Thomas Dietz" w:date="2012-08-13T13:56:00Z"/>
                  </w:rPr>
                </w:rPrChange>
              </w:rPr>
            </w:pPr>
            <w:ins w:id="7547" w:author="Thomas Dietz" w:date="2012-08-13T13:56:00Z">
              <w:r w:rsidRPr="0058493D">
                <w:rPr>
                  <w:lang w:val="de-DE"/>
                  <w:rPrChange w:id="7548" w:author="Thomas Dietz" w:date="2012-08-13T13:56:00Z">
                    <w:rPr/>
                  </w:rPrChange>
                </w:rPr>
                <w:t xml:space="preserve">      enum "1.0.1";</w:t>
              </w:r>
            </w:ins>
          </w:p>
          <w:p w14:paraId="0DEA540F" w14:textId="77777777" w:rsidR="0058493D" w:rsidRPr="0058493D" w:rsidRDefault="0058493D" w:rsidP="0058493D">
            <w:pPr>
              <w:pStyle w:val="XML1"/>
              <w:rPr>
                <w:ins w:id="7549" w:author="Thomas Dietz" w:date="2012-08-13T13:56:00Z"/>
                <w:lang w:val="de-DE"/>
                <w:rPrChange w:id="7550" w:author="Thomas Dietz" w:date="2012-08-13T13:56:00Z">
                  <w:rPr>
                    <w:ins w:id="7551" w:author="Thomas Dietz" w:date="2012-08-13T13:56:00Z"/>
                  </w:rPr>
                </w:rPrChange>
              </w:rPr>
            </w:pPr>
            <w:ins w:id="7552" w:author="Thomas Dietz" w:date="2012-08-13T13:56:00Z">
              <w:r w:rsidRPr="0058493D">
                <w:rPr>
                  <w:lang w:val="de-DE"/>
                  <w:rPrChange w:id="7553" w:author="Thomas Dietz" w:date="2012-08-13T13:56:00Z">
                    <w:rPr/>
                  </w:rPrChange>
                </w:rPr>
                <w:t xml:space="preserve">      enum "1.1";</w:t>
              </w:r>
            </w:ins>
          </w:p>
          <w:p w14:paraId="71A76A8F" w14:textId="77777777" w:rsidR="0058493D" w:rsidRPr="0058493D" w:rsidRDefault="0058493D" w:rsidP="0058493D">
            <w:pPr>
              <w:pStyle w:val="XML1"/>
              <w:rPr>
                <w:ins w:id="7554" w:author="Thomas Dietz" w:date="2012-08-13T13:56:00Z"/>
                <w:lang w:val="de-DE"/>
                <w:rPrChange w:id="7555" w:author="Thomas Dietz" w:date="2012-08-13T13:56:00Z">
                  <w:rPr>
                    <w:ins w:id="7556" w:author="Thomas Dietz" w:date="2012-08-13T13:56:00Z"/>
                  </w:rPr>
                </w:rPrChange>
              </w:rPr>
            </w:pPr>
            <w:ins w:id="7557" w:author="Thomas Dietz" w:date="2012-08-13T13:56:00Z">
              <w:r w:rsidRPr="0058493D">
                <w:rPr>
                  <w:lang w:val="de-DE"/>
                  <w:rPrChange w:id="7558" w:author="Thomas Dietz" w:date="2012-08-13T13:56:00Z">
                    <w:rPr/>
                  </w:rPrChange>
                </w:rPr>
                <w:t xml:space="preserve">      enum "1.2";</w:t>
              </w:r>
            </w:ins>
          </w:p>
          <w:p w14:paraId="3EAFE91C" w14:textId="77777777" w:rsidR="0058493D" w:rsidRPr="0058493D" w:rsidRDefault="0058493D" w:rsidP="0058493D">
            <w:pPr>
              <w:pStyle w:val="XML1"/>
              <w:rPr>
                <w:ins w:id="7559" w:author="Thomas Dietz" w:date="2012-08-13T13:56:00Z"/>
                <w:lang w:val="de-DE"/>
                <w:rPrChange w:id="7560" w:author="Thomas Dietz" w:date="2012-08-13T13:56:00Z">
                  <w:rPr>
                    <w:ins w:id="7561" w:author="Thomas Dietz" w:date="2012-08-13T13:56:00Z"/>
                  </w:rPr>
                </w:rPrChange>
              </w:rPr>
            </w:pPr>
            <w:ins w:id="7562" w:author="Thomas Dietz" w:date="2012-08-13T13:56:00Z">
              <w:r w:rsidRPr="0058493D">
                <w:rPr>
                  <w:lang w:val="de-DE"/>
                  <w:rPrChange w:id="7563" w:author="Thomas Dietz" w:date="2012-08-13T13:56:00Z">
                    <w:rPr/>
                  </w:rPrChange>
                </w:rPr>
                <w:t xml:space="preserve">      enum "1.3";</w:t>
              </w:r>
            </w:ins>
          </w:p>
          <w:p w14:paraId="7D8EA611" w14:textId="77777777" w:rsidR="0058493D" w:rsidRDefault="0058493D" w:rsidP="0058493D">
            <w:pPr>
              <w:pStyle w:val="XML1"/>
              <w:rPr>
                <w:ins w:id="7564" w:author="Thomas Dietz" w:date="2012-08-13T13:56:00Z"/>
              </w:rPr>
            </w:pPr>
            <w:ins w:id="7565" w:author="Thomas Dietz" w:date="2012-08-13T13:56:00Z">
              <w:r w:rsidRPr="0058493D">
                <w:rPr>
                  <w:lang w:val="de-DE"/>
                  <w:rPrChange w:id="7566" w:author="Thomas Dietz" w:date="2012-08-13T13:56:00Z">
                    <w:rPr/>
                  </w:rPrChange>
                </w:rPr>
                <w:t xml:space="preserve">      </w:t>
              </w:r>
              <w:r>
                <w:t>enum "1.3.1";</w:t>
              </w:r>
            </w:ins>
          </w:p>
          <w:p w14:paraId="6485E4A4" w14:textId="77777777" w:rsidR="0058493D" w:rsidRDefault="0058493D" w:rsidP="0058493D">
            <w:pPr>
              <w:pStyle w:val="XML1"/>
              <w:rPr>
                <w:ins w:id="7567" w:author="Thomas Dietz" w:date="2012-08-13T13:56:00Z"/>
              </w:rPr>
            </w:pPr>
            <w:ins w:id="7568" w:author="Thomas Dietz" w:date="2012-08-13T13:56:00Z">
              <w:r>
                <w:t xml:space="preserve">    }</w:t>
              </w:r>
            </w:ins>
          </w:p>
          <w:p w14:paraId="7FA15B30" w14:textId="77777777" w:rsidR="0058493D" w:rsidRDefault="0058493D" w:rsidP="0058493D">
            <w:pPr>
              <w:pStyle w:val="XML1"/>
              <w:rPr>
                <w:ins w:id="7569" w:author="Thomas Dietz" w:date="2012-08-13T13:56:00Z"/>
              </w:rPr>
            </w:pPr>
            <w:ins w:id="7570" w:author="Thomas Dietz" w:date="2012-08-13T13:56:00Z">
              <w:r>
                <w:t xml:space="preserve">    description "This enumeration contains the all OpenFlow</w:t>
              </w:r>
            </w:ins>
          </w:p>
          <w:p w14:paraId="6C344B0D" w14:textId="77777777" w:rsidR="0058493D" w:rsidRDefault="0058493D" w:rsidP="0058493D">
            <w:pPr>
              <w:pStyle w:val="XML1"/>
              <w:rPr>
                <w:ins w:id="7571" w:author="Thomas Dietz" w:date="2012-08-13T13:56:00Z"/>
              </w:rPr>
            </w:pPr>
            <w:ins w:id="7572" w:author="Thomas Dietz" w:date="2012-08-13T13:56:00Z">
              <w:r>
                <w:t xml:space="preserve">      versions released so far.";</w:t>
              </w:r>
            </w:ins>
          </w:p>
          <w:p w14:paraId="2D303346" w14:textId="77777777" w:rsidR="0058493D" w:rsidRDefault="0058493D" w:rsidP="0058493D">
            <w:pPr>
              <w:pStyle w:val="XML1"/>
              <w:rPr>
                <w:ins w:id="7573" w:author="Thomas Dietz" w:date="2012-08-13T13:56:00Z"/>
              </w:rPr>
            </w:pPr>
            <w:ins w:id="7574" w:author="Thomas Dietz" w:date="2012-08-13T13:56:00Z">
              <w:r>
                <w:t xml:space="preserve">  }</w:t>
              </w:r>
            </w:ins>
          </w:p>
          <w:p w14:paraId="2D2BE085" w14:textId="77777777" w:rsidR="0058493D" w:rsidRDefault="0058493D" w:rsidP="0058493D">
            <w:pPr>
              <w:pStyle w:val="XML1"/>
              <w:rPr>
                <w:ins w:id="7575" w:author="Thomas Dietz" w:date="2012-08-13T13:57:00Z"/>
              </w:rPr>
            </w:pPr>
          </w:p>
          <w:p w14:paraId="08423486" w14:textId="77777777" w:rsidR="0058493D" w:rsidRDefault="0058493D" w:rsidP="0058493D">
            <w:pPr>
              <w:pStyle w:val="XML1"/>
              <w:rPr>
                <w:ins w:id="7576" w:author="Thomas Dietz" w:date="2012-08-13T13:57:00Z"/>
              </w:rPr>
            </w:pPr>
            <w:ins w:id="7577" w:author="Thomas Dietz" w:date="2012-08-13T13:57:00Z">
              <w:r>
                <w:t xml:space="preserve">  typedef OFUpDownStateType {</w:t>
              </w:r>
            </w:ins>
          </w:p>
          <w:p w14:paraId="6EE5B286" w14:textId="77777777" w:rsidR="0058493D" w:rsidRDefault="0058493D" w:rsidP="0058493D">
            <w:pPr>
              <w:pStyle w:val="XML1"/>
              <w:rPr>
                <w:ins w:id="7578" w:author="Thomas Dietz" w:date="2012-08-13T13:57:00Z"/>
              </w:rPr>
            </w:pPr>
            <w:ins w:id="7579" w:author="Thomas Dietz" w:date="2012-08-13T13:57:00Z">
              <w:r>
                <w:t xml:space="preserve">    type enumeration {</w:t>
              </w:r>
            </w:ins>
          </w:p>
          <w:p w14:paraId="7CFEA135" w14:textId="77777777" w:rsidR="0058493D" w:rsidRDefault="0058493D" w:rsidP="0058493D">
            <w:pPr>
              <w:pStyle w:val="XML1"/>
              <w:rPr>
                <w:ins w:id="7580" w:author="Thomas Dietz" w:date="2012-08-13T13:57:00Z"/>
              </w:rPr>
            </w:pPr>
            <w:ins w:id="7581" w:author="Thomas Dietz" w:date="2012-08-13T13:57:00Z">
              <w:r>
                <w:t xml:space="preserve">      enum up;</w:t>
              </w:r>
            </w:ins>
          </w:p>
          <w:p w14:paraId="4F7B6910" w14:textId="77777777" w:rsidR="0058493D" w:rsidRDefault="0058493D" w:rsidP="0058493D">
            <w:pPr>
              <w:pStyle w:val="XML1"/>
              <w:rPr>
                <w:ins w:id="7582" w:author="Thomas Dietz" w:date="2012-08-13T13:57:00Z"/>
              </w:rPr>
            </w:pPr>
            <w:ins w:id="7583" w:author="Thomas Dietz" w:date="2012-08-13T13:57:00Z">
              <w:r>
                <w:t xml:space="preserve">      enum down;</w:t>
              </w:r>
            </w:ins>
          </w:p>
          <w:p w14:paraId="4C7A5990" w14:textId="77777777" w:rsidR="0058493D" w:rsidRDefault="0058493D" w:rsidP="0058493D">
            <w:pPr>
              <w:pStyle w:val="XML1"/>
              <w:rPr>
                <w:ins w:id="7584" w:author="Thomas Dietz" w:date="2012-08-13T13:57:00Z"/>
              </w:rPr>
            </w:pPr>
            <w:ins w:id="7585" w:author="Thomas Dietz" w:date="2012-08-13T13:57:00Z">
              <w:r>
                <w:t xml:space="preserve">    }</w:t>
              </w:r>
            </w:ins>
          </w:p>
          <w:p w14:paraId="0CCABF7C" w14:textId="77777777" w:rsidR="0058493D" w:rsidRDefault="0058493D" w:rsidP="0058493D">
            <w:pPr>
              <w:pStyle w:val="XML1"/>
              <w:rPr>
                <w:ins w:id="7586" w:author="Thomas Dietz" w:date="2012-08-13T13:57:00Z"/>
              </w:rPr>
            </w:pPr>
            <w:ins w:id="7587" w:author="Thomas Dietz" w:date="2012-08-13T13:57:00Z">
              <w:r>
                <w:t xml:space="preserve">    description "Type to specify state information for a port or a</w:t>
              </w:r>
            </w:ins>
          </w:p>
          <w:p w14:paraId="5920A72D" w14:textId="77777777" w:rsidR="0058493D" w:rsidRDefault="0058493D" w:rsidP="0058493D">
            <w:pPr>
              <w:pStyle w:val="XML1"/>
              <w:rPr>
                <w:ins w:id="7588" w:author="Thomas Dietz" w:date="2012-08-13T13:57:00Z"/>
              </w:rPr>
            </w:pPr>
            <w:ins w:id="7589" w:author="Thomas Dietz" w:date="2012-08-13T13:57:00Z">
              <w:r>
                <w:t xml:space="preserve">      connection.";</w:t>
              </w:r>
            </w:ins>
          </w:p>
          <w:p w14:paraId="6A1762BB" w14:textId="54BA4CDA" w:rsidR="0058493D" w:rsidRPr="009F1B7D" w:rsidRDefault="0058493D" w:rsidP="0058493D">
            <w:pPr>
              <w:pStyle w:val="XML1"/>
            </w:pPr>
            <w:ins w:id="7590" w:author="Thomas Dietz" w:date="2012-08-13T13:57:00Z">
              <w:r>
                <w:t xml:space="preserve">  }</w:t>
              </w:r>
            </w:ins>
          </w:p>
        </w:tc>
      </w:tr>
    </w:tbl>
    <w:p w14:paraId="3A741457" w14:textId="77777777" w:rsidR="00F86237" w:rsidRDefault="00F86237" w:rsidP="00D14D27">
      <w:pPr>
        <w:pStyle w:val="Heading2"/>
      </w:pPr>
      <w:bookmarkStart w:id="7591" w:name="_Toc333403896"/>
      <w:r>
        <w:lastRenderedPageBreak/>
        <w:t>OpenFlow Resource</w:t>
      </w:r>
      <w:bookmarkEnd w:id="7591"/>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7592" w:name="_Toc315954007"/>
      <w:bookmarkStart w:id="7593" w:name="_Toc316542517"/>
      <w:bookmarkStart w:id="7594" w:name="_Toc333403897"/>
      <w:r w:rsidRPr="00DB42FD">
        <w:lastRenderedPageBreak/>
        <w:t>UML Diagram</w:t>
      </w:r>
      <w:bookmarkEnd w:id="7592"/>
      <w:bookmarkEnd w:id="7593"/>
      <w:bookmarkEnd w:id="7594"/>
    </w:p>
    <w:p w14:paraId="391E3FB1" w14:textId="6B85638F" w:rsidR="00F86237" w:rsidRPr="009F1B7D" w:rsidRDefault="00C834EB" w:rsidP="00F86237">
      <w:pPr>
        <w:keepNext/>
        <w:jc w:val="center"/>
      </w:pPr>
      <w:r>
        <w:object w:dxaOrig="7871" w:dyaOrig="3119" w14:anchorId="2992459D">
          <v:shape id="_x0000_i1034" type="#_x0000_t75" style="width:394.2pt;height:154.8pt" o:ole="">
            <v:imagedata r:id="rId30" o:title=""/>
          </v:shape>
          <o:OLEObject Type="Embed" ProgID="Visio.Drawing.11" ShapeID="_x0000_i1034" DrawAspect="Content" ObjectID="_1407242434" r:id="rId31"/>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7595" w:name="_Toc315954008"/>
      <w:bookmarkStart w:id="7596" w:name="_Toc316542518"/>
      <w:bookmarkStart w:id="7597" w:name="OLE_LINK9"/>
      <w:bookmarkStart w:id="7598" w:name="OLE_LINK10"/>
      <w:bookmarkStart w:id="7599" w:name="_Toc333403898"/>
      <w:r w:rsidRPr="00DB42FD">
        <w:t>XML Schema</w:t>
      </w:r>
      <w:bookmarkEnd w:id="7595"/>
      <w:bookmarkEnd w:id="7596"/>
      <w:bookmarkEnd w:id="7599"/>
    </w:p>
    <w:tbl>
      <w:tblPr>
        <w:tblStyle w:val="TableGrid"/>
        <w:tblW w:w="5000" w:type="pct"/>
        <w:shd w:val="clear" w:color="auto" w:fill="C8FCCD"/>
        <w:tblCellMar>
          <w:left w:w="57" w:type="dxa"/>
          <w:right w:w="57" w:type="dxa"/>
        </w:tblCellMar>
        <w:tblLook w:val="04A0" w:firstRow="1" w:lastRow="0" w:firstColumn="1" w:lastColumn="0" w:noHBand="0" w:noVBand="1"/>
        <w:tblPrChange w:id="7600" w:author="Thomas Dietz" w:date="2012-08-13T13:59:00Z">
          <w:tblPr>
            <w:tblStyle w:val="TableGrid"/>
            <w:tblW w:w="0" w:type="auto"/>
            <w:tblInd w:w="378" w:type="dxa"/>
            <w:shd w:val="clear" w:color="auto" w:fill="C8FCCD"/>
            <w:tblLook w:val="04A0" w:firstRow="1" w:lastRow="0" w:firstColumn="1" w:lastColumn="0" w:noHBand="0" w:noVBand="1"/>
          </w:tblPr>
        </w:tblPrChange>
      </w:tblPr>
      <w:tblGrid>
        <w:gridCol w:w="9474"/>
        <w:tblGridChange w:id="7601">
          <w:tblGrid>
            <w:gridCol w:w="8820"/>
          </w:tblGrid>
        </w:tblGridChange>
      </w:tblGrid>
      <w:tr w:rsidR="00F86237" w:rsidRPr="009F1B7D" w14:paraId="296FAAF6" w14:textId="77777777" w:rsidTr="0058493D">
        <w:tc>
          <w:tcPr>
            <w:tcW w:w="5000" w:type="pct"/>
            <w:shd w:val="clear" w:color="auto" w:fill="C8FCCD"/>
            <w:tcPrChange w:id="7602" w:author="Thomas Dietz" w:date="2012-08-13T13:59:00Z">
              <w:tcPr>
                <w:tcW w:w="8820" w:type="dxa"/>
                <w:shd w:val="clear" w:color="auto" w:fill="C8FCCD"/>
              </w:tcPr>
            </w:tcPrChange>
          </w:tcPr>
          <w:p w14:paraId="70327264" w14:textId="77777777" w:rsidR="0058493D" w:rsidRDefault="0058493D" w:rsidP="0058493D">
            <w:pPr>
              <w:pStyle w:val="XML1"/>
              <w:rPr>
                <w:ins w:id="7603" w:author="Thomas Dietz" w:date="2012-08-13T13:59:00Z"/>
              </w:rPr>
            </w:pPr>
            <w:ins w:id="7604" w:author="Thomas Dietz" w:date="2012-08-13T13:59:00Z">
              <w:r>
                <w:t xml:space="preserve">  &lt;xs:group name="OFResourceType"&gt;</w:t>
              </w:r>
            </w:ins>
          </w:p>
          <w:p w14:paraId="5A5B5EA9" w14:textId="77777777" w:rsidR="0058493D" w:rsidRDefault="0058493D" w:rsidP="0058493D">
            <w:pPr>
              <w:pStyle w:val="XML1"/>
              <w:rPr>
                <w:ins w:id="7605" w:author="Thomas Dietz" w:date="2012-08-13T13:59:00Z"/>
              </w:rPr>
            </w:pPr>
            <w:ins w:id="7606" w:author="Thomas Dietz" w:date="2012-08-13T13:59:00Z">
              <w:r>
                <w:t xml:space="preserve">    &lt;xs:annotation&gt;</w:t>
              </w:r>
            </w:ins>
          </w:p>
          <w:p w14:paraId="7E4B6EA7" w14:textId="77777777" w:rsidR="0058493D" w:rsidRDefault="0058493D" w:rsidP="0058493D">
            <w:pPr>
              <w:pStyle w:val="XML1"/>
              <w:rPr>
                <w:ins w:id="7607" w:author="Thomas Dietz" w:date="2012-08-13T13:59:00Z"/>
              </w:rPr>
            </w:pPr>
            <w:ins w:id="7608" w:author="Thomas Dietz" w:date="2012-08-13T13:59:00Z">
              <w:r>
                <w:t xml:space="preserve">      &lt;xs:documentation&gt;</w:t>
              </w:r>
            </w:ins>
          </w:p>
          <w:p w14:paraId="2EE10723" w14:textId="77777777" w:rsidR="0058493D" w:rsidRDefault="0058493D" w:rsidP="0058493D">
            <w:pPr>
              <w:pStyle w:val="XML1"/>
              <w:rPr>
                <w:ins w:id="7609" w:author="Thomas Dietz" w:date="2012-08-13T13:59:00Z"/>
              </w:rPr>
            </w:pPr>
            <w:ins w:id="7610" w:author="Thomas Dietz" w:date="2012-08-13T13:59:00Z">
              <w:r>
                <w:t xml:space="preserve">        This element specifies a generic OpenFlow resource</w:t>
              </w:r>
            </w:ins>
          </w:p>
          <w:p w14:paraId="09DB96F8" w14:textId="77777777" w:rsidR="0058493D" w:rsidRDefault="0058493D" w:rsidP="0058493D">
            <w:pPr>
              <w:pStyle w:val="XML1"/>
              <w:rPr>
                <w:ins w:id="7611" w:author="Thomas Dietz" w:date="2012-08-13T13:59:00Z"/>
              </w:rPr>
            </w:pPr>
            <w:ins w:id="7612" w:author="Thomas Dietz" w:date="2012-08-13T13:59:00Z">
              <w:r>
                <w:t xml:space="preserve">        that is used as a basis for specific resources. Even though</w:t>
              </w:r>
            </w:ins>
          </w:p>
          <w:p w14:paraId="483B65FC" w14:textId="77777777" w:rsidR="0058493D" w:rsidRDefault="0058493D" w:rsidP="0058493D">
            <w:pPr>
              <w:pStyle w:val="XML1"/>
              <w:rPr>
                <w:ins w:id="7613" w:author="Thomas Dietz" w:date="2012-08-13T13:59:00Z"/>
              </w:rPr>
            </w:pPr>
            <w:ins w:id="7614" w:author="Thomas Dietz" w:date="2012-08-13T13:59:00Z">
              <w:r>
                <w:t xml:space="preserve">        this element is not used on its own the following rules for</w:t>
              </w:r>
            </w:ins>
          </w:p>
          <w:p w14:paraId="29C44FBC" w14:textId="77777777" w:rsidR="0058493D" w:rsidRDefault="0058493D" w:rsidP="0058493D">
            <w:pPr>
              <w:pStyle w:val="XML1"/>
              <w:rPr>
                <w:ins w:id="7615" w:author="Thomas Dietz" w:date="2012-08-13T13:59:00Z"/>
              </w:rPr>
            </w:pPr>
            <w:ins w:id="7616" w:author="Thomas Dietz" w:date="2012-08-13T13:59:00Z">
              <w:r>
                <w:t xml:space="preserve">        NETCONF operations MUST be obeyed also by elemnts using this</w:t>
              </w:r>
            </w:ins>
          </w:p>
          <w:p w14:paraId="6B33BB4E" w14:textId="77777777" w:rsidR="0058493D" w:rsidRDefault="0058493D" w:rsidP="0058493D">
            <w:pPr>
              <w:pStyle w:val="XML1"/>
              <w:rPr>
                <w:ins w:id="7617" w:author="Thomas Dietz" w:date="2012-08-13T13:59:00Z"/>
              </w:rPr>
            </w:pPr>
            <w:ins w:id="7618" w:author="Thomas Dietz" w:date="2012-08-13T13:59:00Z">
              <w:r>
                <w:t xml:space="preserve">        element.</w:t>
              </w:r>
            </w:ins>
          </w:p>
          <w:p w14:paraId="3AA5A1A3" w14:textId="77777777" w:rsidR="0058493D" w:rsidRDefault="0058493D" w:rsidP="0058493D">
            <w:pPr>
              <w:pStyle w:val="XML1"/>
              <w:rPr>
                <w:ins w:id="7619" w:author="Thomas Dietz" w:date="2012-08-13T13:59:00Z"/>
              </w:rPr>
            </w:pPr>
          </w:p>
          <w:p w14:paraId="7F36BF41" w14:textId="77777777" w:rsidR="0058493D" w:rsidRDefault="0058493D" w:rsidP="0058493D">
            <w:pPr>
              <w:pStyle w:val="XML1"/>
              <w:rPr>
                <w:ins w:id="7620" w:author="Thomas Dietz" w:date="2012-08-13T13:59:00Z"/>
              </w:rPr>
            </w:pPr>
            <w:ins w:id="7621" w:author="Thomas Dietz" w:date="2012-08-13T13:59:00Z">
              <w:r>
                <w:t xml:space="preserve">        NETCONF &amp;lt;edit-config&amp;gt; operations MUST be implemented as </w:t>
              </w:r>
            </w:ins>
          </w:p>
          <w:p w14:paraId="72542708" w14:textId="77777777" w:rsidR="0058493D" w:rsidRDefault="0058493D" w:rsidP="0058493D">
            <w:pPr>
              <w:pStyle w:val="XML1"/>
              <w:rPr>
                <w:ins w:id="7622" w:author="Thomas Dietz" w:date="2012-08-13T13:59:00Z"/>
              </w:rPr>
            </w:pPr>
            <w:ins w:id="7623" w:author="Thomas Dietz" w:date="2012-08-13T13:59:00Z">
              <w:r>
                <w:t xml:space="preserve">        follows: </w:t>
              </w:r>
            </w:ins>
          </w:p>
          <w:p w14:paraId="216A58DE" w14:textId="77777777" w:rsidR="0058493D" w:rsidRDefault="0058493D" w:rsidP="0058493D">
            <w:pPr>
              <w:pStyle w:val="XML1"/>
              <w:rPr>
                <w:ins w:id="7624" w:author="Thomas Dietz" w:date="2012-08-13T13:59:00Z"/>
              </w:rPr>
            </w:pPr>
          </w:p>
          <w:p w14:paraId="07DFF2FA" w14:textId="77777777" w:rsidR="0058493D" w:rsidRDefault="0058493D" w:rsidP="0058493D">
            <w:pPr>
              <w:pStyle w:val="XML1"/>
              <w:rPr>
                <w:ins w:id="7625" w:author="Thomas Dietz" w:date="2012-08-13T13:59:00Z"/>
              </w:rPr>
            </w:pPr>
            <w:ins w:id="7626" w:author="Thomas Dietz" w:date="2012-08-13T13:59:00Z">
              <w:r>
                <w:t xml:space="preserve">        * The 'id' element MUST be present at all &amp;lt;edit-config&amp;gt;</w:t>
              </w:r>
            </w:ins>
          </w:p>
          <w:p w14:paraId="35790862" w14:textId="77777777" w:rsidR="0058493D" w:rsidRDefault="0058493D" w:rsidP="0058493D">
            <w:pPr>
              <w:pStyle w:val="XML1"/>
              <w:rPr>
                <w:ins w:id="7627" w:author="Thomas Dietz" w:date="2012-08-13T13:59:00Z"/>
              </w:rPr>
            </w:pPr>
            <w:ins w:id="7628" w:author="Thomas Dietz" w:date="2012-08-13T13:59:00Z">
              <w:r>
                <w:t xml:space="preserve">        operations to identify the resource.</w:t>
              </w:r>
            </w:ins>
          </w:p>
          <w:p w14:paraId="7F436DD7" w14:textId="77777777" w:rsidR="0058493D" w:rsidRDefault="0058493D" w:rsidP="0058493D">
            <w:pPr>
              <w:pStyle w:val="XML1"/>
              <w:rPr>
                <w:ins w:id="7629" w:author="Thomas Dietz" w:date="2012-08-13T13:59:00Z"/>
              </w:rPr>
            </w:pPr>
            <w:ins w:id="7630" w:author="Thomas Dietz" w:date="2012-08-13T13:59:00Z">
              <w:r>
                <w:t xml:space="preserve">        * If the operation is 'merge' or 'replace', the element is</w:t>
              </w:r>
            </w:ins>
          </w:p>
          <w:p w14:paraId="58D9D3EE" w14:textId="77777777" w:rsidR="0058493D" w:rsidRDefault="0058493D" w:rsidP="0058493D">
            <w:pPr>
              <w:pStyle w:val="XML1"/>
              <w:rPr>
                <w:ins w:id="7631" w:author="Thomas Dietz" w:date="2012-08-13T13:59:00Z"/>
              </w:rPr>
            </w:pPr>
            <w:ins w:id="7632" w:author="Thomas Dietz" w:date="2012-08-13T13:59:00Z">
              <w:r>
                <w:t xml:space="preserve">        created if it does not exist, and its value is set to the</w:t>
              </w:r>
            </w:ins>
          </w:p>
          <w:p w14:paraId="37A430D8" w14:textId="77777777" w:rsidR="0058493D" w:rsidRDefault="0058493D" w:rsidP="0058493D">
            <w:pPr>
              <w:pStyle w:val="XML1"/>
              <w:rPr>
                <w:ins w:id="7633" w:author="Thomas Dietz" w:date="2012-08-13T13:59:00Z"/>
              </w:rPr>
            </w:pPr>
            <w:ins w:id="7634" w:author="Thomas Dietz" w:date="2012-08-13T13:59:00Z">
              <w:r>
                <w:t xml:space="preserve">        value found in the XML RPC data.</w:t>
              </w:r>
            </w:ins>
          </w:p>
          <w:p w14:paraId="30F2B113" w14:textId="77777777" w:rsidR="0058493D" w:rsidRDefault="0058493D" w:rsidP="0058493D">
            <w:pPr>
              <w:pStyle w:val="XML1"/>
              <w:rPr>
                <w:ins w:id="7635" w:author="Thomas Dietz" w:date="2012-08-13T13:59:00Z"/>
              </w:rPr>
            </w:pPr>
            <w:ins w:id="7636" w:author="Thomas Dietz" w:date="2012-08-13T13:59:00Z">
              <w:r>
                <w:t xml:space="preserve">        * If the operation is 'create', the element is created if it</w:t>
              </w:r>
            </w:ins>
          </w:p>
          <w:p w14:paraId="6980013D" w14:textId="77777777" w:rsidR="0058493D" w:rsidRDefault="0058493D" w:rsidP="0058493D">
            <w:pPr>
              <w:pStyle w:val="XML1"/>
              <w:rPr>
                <w:ins w:id="7637" w:author="Thomas Dietz" w:date="2012-08-13T13:59:00Z"/>
              </w:rPr>
            </w:pPr>
            <w:ins w:id="7638" w:author="Thomas Dietz" w:date="2012-08-13T13:59:00Z">
              <w:r>
                <w:t xml:space="preserve">        does not exist. If the element already exists, a</w:t>
              </w:r>
            </w:ins>
          </w:p>
          <w:p w14:paraId="6EBC6B1B" w14:textId="77777777" w:rsidR="0058493D" w:rsidRDefault="0058493D" w:rsidP="0058493D">
            <w:pPr>
              <w:pStyle w:val="XML1"/>
              <w:rPr>
                <w:ins w:id="7639" w:author="Thomas Dietz" w:date="2012-08-13T13:59:00Z"/>
              </w:rPr>
            </w:pPr>
            <w:ins w:id="7640" w:author="Thomas Dietz" w:date="2012-08-13T13:59:00Z">
              <w:r>
                <w:t xml:space="preserve">        'data</w:t>
              </w:r>
              <w:r>
                <w:rPr>
                  <w:rFonts w:ascii="MS Mincho" w:eastAsia="MS Mincho" w:hAnsi="MS Mincho" w:cs="MS Mincho" w:hint="eastAsia"/>
                </w:rPr>
                <w:t>‑</w:t>
              </w:r>
              <w:r>
                <w:t>exists' error is returned.</w:t>
              </w:r>
            </w:ins>
          </w:p>
          <w:p w14:paraId="4D65E4DE" w14:textId="77777777" w:rsidR="0058493D" w:rsidRDefault="0058493D" w:rsidP="0058493D">
            <w:pPr>
              <w:pStyle w:val="XML1"/>
              <w:rPr>
                <w:ins w:id="7641" w:author="Thomas Dietz" w:date="2012-08-13T13:59:00Z"/>
              </w:rPr>
            </w:pPr>
            <w:ins w:id="7642" w:author="Thomas Dietz" w:date="2012-08-13T13:59:00Z">
              <w:r>
                <w:t xml:space="preserve">        * If the operation is 'delete', the element is deleted if it</w:t>
              </w:r>
            </w:ins>
          </w:p>
          <w:p w14:paraId="5909EE71" w14:textId="77777777" w:rsidR="0058493D" w:rsidRDefault="0058493D" w:rsidP="0058493D">
            <w:pPr>
              <w:pStyle w:val="XML1"/>
              <w:rPr>
                <w:ins w:id="7643" w:author="Thomas Dietz" w:date="2012-08-13T13:59:00Z"/>
              </w:rPr>
            </w:pPr>
            <w:ins w:id="7644" w:author="Thomas Dietz" w:date="2012-08-13T13:59:00Z">
              <w:r>
                <w:t xml:space="preserve">        exists. If the element does not exist, a 'data</w:t>
              </w:r>
              <w:r>
                <w:rPr>
                  <w:rFonts w:ascii="MS Mincho" w:eastAsia="MS Mincho" w:hAnsi="MS Mincho" w:cs="MS Mincho" w:hint="eastAsia"/>
                </w:rPr>
                <w:t>‑</w:t>
              </w:r>
              <w:r>
                <w:t>missing'</w:t>
              </w:r>
            </w:ins>
          </w:p>
          <w:p w14:paraId="6D0D3E10" w14:textId="77777777" w:rsidR="0058493D" w:rsidRDefault="0058493D" w:rsidP="0058493D">
            <w:pPr>
              <w:pStyle w:val="XML1"/>
              <w:rPr>
                <w:ins w:id="7645" w:author="Thomas Dietz" w:date="2012-08-13T13:59:00Z"/>
              </w:rPr>
            </w:pPr>
            <w:ins w:id="7646" w:author="Thomas Dietz" w:date="2012-08-13T13:59:00Z">
              <w:r>
                <w:t xml:space="preserve">        error is returned.</w:t>
              </w:r>
            </w:ins>
          </w:p>
          <w:p w14:paraId="3012E3ED" w14:textId="77777777" w:rsidR="0058493D" w:rsidRDefault="0058493D" w:rsidP="0058493D">
            <w:pPr>
              <w:pStyle w:val="XML1"/>
              <w:rPr>
                <w:ins w:id="7647" w:author="Thomas Dietz" w:date="2012-08-13T13:59:00Z"/>
              </w:rPr>
            </w:pPr>
            <w:ins w:id="7648" w:author="Thomas Dietz" w:date="2012-08-13T13:59:00Z">
              <w:r>
                <w:t xml:space="preserve">      &lt;/xs:documentation&gt;</w:t>
              </w:r>
            </w:ins>
          </w:p>
          <w:p w14:paraId="5FBEB52A" w14:textId="77777777" w:rsidR="0058493D" w:rsidRDefault="0058493D" w:rsidP="0058493D">
            <w:pPr>
              <w:pStyle w:val="XML1"/>
              <w:rPr>
                <w:ins w:id="7649" w:author="Thomas Dietz" w:date="2012-08-13T13:59:00Z"/>
              </w:rPr>
            </w:pPr>
            <w:ins w:id="7650" w:author="Thomas Dietz" w:date="2012-08-13T13:59:00Z">
              <w:r>
                <w:t xml:space="preserve">    &lt;/xs:annotation&gt;</w:t>
              </w:r>
            </w:ins>
          </w:p>
          <w:p w14:paraId="323903B2" w14:textId="77777777" w:rsidR="0058493D" w:rsidRDefault="0058493D" w:rsidP="0058493D">
            <w:pPr>
              <w:pStyle w:val="XML1"/>
              <w:rPr>
                <w:ins w:id="7651" w:author="Thomas Dietz" w:date="2012-08-13T13:59:00Z"/>
              </w:rPr>
            </w:pPr>
          </w:p>
          <w:p w14:paraId="504F8BAB" w14:textId="77777777" w:rsidR="0058493D" w:rsidRDefault="0058493D" w:rsidP="0058493D">
            <w:pPr>
              <w:pStyle w:val="XML1"/>
              <w:rPr>
                <w:ins w:id="7652" w:author="Thomas Dietz" w:date="2012-08-13T13:59:00Z"/>
              </w:rPr>
            </w:pPr>
            <w:ins w:id="7653" w:author="Thomas Dietz" w:date="2012-08-13T13:59:00Z">
              <w:r>
                <w:t xml:space="preserve">    &lt;xs:sequence&gt;</w:t>
              </w:r>
            </w:ins>
          </w:p>
          <w:p w14:paraId="16AE0E51" w14:textId="77777777" w:rsidR="0058493D" w:rsidRDefault="0058493D" w:rsidP="0058493D">
            <w:pPr>
              <w:pStyle w:val="XML1"/>
              <w:rPr>
                <w:ins w:id="7654" w:author="Thomas Dietz" w:date="2012-08-13T13:59:00Z"/>
              </w:rPr>
            </w:pPr>
            <w:ins w:id="7655" w:author="Thomas Dietz" w:date="2012-08-13T13:59:00Z">
              <w:r>
                <w:t xml:space="preserve">      &lt;xs:element name="resource-id"  type="inet:uri"&gt;</w:t>
              </w:r>
            </w:ins>
          </w:p>
          <w:p w14:paraId="2E68022F" w14:textId="77777777" w:rsidR="0058493D" w:rsidRDefault="0058493D" w:rsidP="0058493D">
            <w:pPr>
              <w:pStyle w:val="XML1"/>
              <w:rPr>
                <w:ins w:id="7656" w:author="Thomas Dietz" w:date="2012-08-13T13:59:00Z"/>
              </w:rPr>
            </w:pPr>
            <w:ins w:id="7657" w:author="Thomas Dietz" w:date="2012-08-13T13:59:00Z">
              <w:r>
                <w:t xml:space="preserve">        &lt;xs:annotation&gt;</w:t>
              </w:r>
            </w:ins>
          </w:p>
          <w:p w14:paraId="672886DC" w14:textId="77777777" w:rsidR="0058493D" w:rsidRDefault="0058493D" w:rsidP="0058493D">
            <w:pPr>
              <w:pStyle w:val="XML1"/>
              <w:rPr>
                <w:ins w:id="7658" w:author="Thomas Dietz" w:date="2012-08-13T13:59:00Z"/>
              </w:rPr>
            </w:pPr>
            <w:ins w:id="7659" w:author="Thomas Dietz" w:date="2012-08-13T13:59:00Z">
              <w:r>
                <w:t xml:space="preserve">          &lt;xs:documentation&gt;</w:t>
              </w:r>
            </w:ins>
          </w:p>
          <w:p w14:paraId="18CA9232" w14:textId="77777777" w:rsidR="0058493D" w:rsidRDefault="0058493D" w:rsidP="0058493D">
            <w:pPr>
              <w:pStyle w:val="XML1"/>
              <w:rPr>
                <w:ins w:id="7660" w:author="Thomas Dietz" w:date="2012-08-13T13:59:00Z"/>
              </w:rPr>
            </w:pPr>
            <w:ins w:id="7661" w:author="Thomas Dietz" w:date="2012-08-13T13:59:00Z">
              <w:r>
                <w:t xml:space="preserve">            A unique but locally arbitrary identifier that</w:t>
              </w:r>
            </w:ins>
          </w:p>
          <w:p w14:paraId="2E574DB3" w14:textId="77777777" w:rsidR="0058493D" w:rsidRDefault="0058493D" w:rsidP="0058493D">
            <w:pPr>
              <w:pStyle w:val="XML1"/>
              <w:rPr>
                <w:ins w:id="7662" w:author="Thomas Dietz" w:date="2012-08-13T13:59:00Z"/>
              </w:rPr>
            </w:pPr>
            <w:ins w:id="7663" w:author="Thomas Dietz" w:date="2012-08-13T13:59:00Z">
              <w:r>
                <w:t xml:space="preserve">            uniquely identifies an OpenFlow Port within the context  </w:t>
              </w:r>
            </w:ins>
          </w:p>
          <w:p w14:paraId="664C9515" w14:textId="77777777" w:rsidR="0058493D" w:rsidRDefault="0058493D" w:rsidP="0058493D">
            <w:pPr>
              <w:pStyle w:val="XML1"/>
              <w:rPr>
                <w:ins w:id="7664" w:author="Thomas Dietz" w:date="2012-08-13T13:59:00Z"/>
              </w:rPr>
            </w:pPr>
            <w:ins w:id="7665" w:author="Thomas Dietz" w:date="2012-08-13T13:59:00Z">
              <w:r>
                <w:t xml:space="preserve">            of an OpenFlow Logical Switch.  It MUST be persistent</w:t>
              </w:r>
            </w:ins>
          </w:p>
          <w:p w14:paraId="2300244B" w14:textId="77777777" w:rsidR="0058493D" w:rsidRDefault="0058493D" w:rsidP="0058493D">
            <w:pPr>
              <w:pStyle w:val="XML1"/>
              <w:rPr>
                <w:ins w:id="7666" w:author="Thomas Dietz" w:date="2012-08-13T13:59:00Z"/>
              </w:rPr>
            </w:pPr>
            <w:ins w:id="7667" w:author="Thomas Dietz" w:date="2012-08-13T13:59:00Z">
              <w:r>
                <w:t xml:space="preserve">            across reboots of the OpenFlow Capable Switch.</w:t>
              </w:r>
            </w:ins>
          </w:p>
          <w:p w14:paraId="577D06AB" w14:textId="77777777" w:rsidR="0058493D" w:rsidRDefault="0058493D" w:rsidP="0058493D">
            <w:pPr>
              <w:pStyle w:val="XML1"/>
              <w:rPr>
                <w:ins w:id="7668" w:author="Thomas Dietz" w:date="2012-08-13T13:59:00Z"/>
              </w:rPr>
            </w:pPr>
          </w:p>
          <w:p w14:paraId="7275BB83" w14:textId="77777777" w:rsidR="0058493D" w:rsidRDefault="0058493D" w:rsidP="0058493D">
            <w:pPr>
              <w:pStyle w:val="XML1"/>
              <w:rPr>
                <w:ins w:id="7669" w:author="Thomas Dietz" w:date="2012-08-13T13:59:00Z"/>
              </w:rPr>
            </w:pPr>
            <w:ins w:id="7670" w:author="Thomas Dietz" w:date="2012-08-13T13:59:00Z">
              <w:r>
                <w:t xml:space="preserve">            This element MUST be present to identify the OpenFlow</w:t>
              </w:r>
            </w:ins>
          </w:p>
          <w:p w14:paraId="29A79849" w14:textId="77777777" w:rsidR="0058493D" w:rsidRDefault="0058493D" w:rsidP="0058493D">
            <w:pPr>
              <w:pStyle w:val="XML1"/>
              <w:rPr>
                <w:ins w:id="7671" w:author="Thomas Dietz" w:date="2012-08-13T13:59:00Z"/>
              </w:rPr>
            </w:pPr>
            <w:ins w:id="7672" w:author="Thomas Dietz" w:date="2012-08-13T13:59:00Z">
              <w:r>
                <w:lastRenderedPageBreak/>
                <w:t xml:space="preserve">            resource.</w:t>
              </w:r>
            </w:ins>
          </w:p>
          <w:p w14:paraId="1D8A0090" w14:textId="77777777" w:rsidR="0058493D" w:rsidRDefault="0058493D" w:rsidP="0058493D">
            <w:pPr>
              <w:pStyle w:val="XML1"/>
              <w:rPr>
                <w:ins w:id="7673" w:author="Thomas Dietz" w:date="2012-08-13T13:59:00Z"/>
              </w:rPr>
            </w:pPr>
            <w:ins w:id="7674" w:author="Thomas Dietz" w:date="2012-08-13T13:59:00Z">
              <w:r>
                <w:t xml:space="preserve">          &lt;/xs:documentation&gt;</w:t>
              </w:r>
            </w:ins>
          </w:p>
          <w:p w14:paraId="52445832" w14:textId="77777777" w:rsidR="0058493D" w:rsidRDefault="0058493D" w:rsidP="0058493D">
            <w:pPr>
              <w:pStyle w:val="XML1"/>
              <w:rPr>
                <w:ins w:id="7675" w:author="Thomas Dietz" w:date="2012-08-13T13:59:00Z"/>
              </w:rPr>
            </w:pPr>
            <w:ins w:id="7676" w:author="Thomas Dietz" w:date="2012-08-13T13:59:00Z">
              <w:r>
                <w:t xml:space="preserve">        &lt;/xs:annotation&gt;</w:t>
              </w:r>
            </w:ins>
          </w:p>
          <w:p w14:paraId="22F865BC" w14:textId="77777777" w:rsidR="0058493D" w:rsidRDefault="0058493D" w:rsidP="0058493D">
            <w:pPr>
              <w:pStyle w:val="XML1"/>
              <w:rPr>
                <w:ins w:id="7677" w:author="Thomas Dietz" w:date="2012-08-13T13:59:00Z"/>
              </w:rPr>
            </w:pPr>
            <w:ins w:id="7678" w:author="Thomas Dietz" w:date="2012-08-13T13:59:00Z">
              <w:r>
                <w:t xml:space="preserve">      &lt;/xs:element&gt;</w:t>
              </w:r>
            </w:ins>
          </w:p>
          <w:p w14:paraId="2E63A288" w14:textId="77777777" w:rsidR="0058493D" w:rsidRDefault="0058493D" w:rsidP="0058493D">
            <w:pPr>
              <w:pStyle w:val="XML1"/>
              <w:rPr>
                <w:ins w:id="7679" w:author="Thomas Dietz" w:date="2012-08-13T13:59:00Z"/>
              </w:rPr>
            </w:pPr>
            <w:ins w:id="7680" w:author="Thomas Dietz" w:date="2012-08-13T13:59:00Z">
              <w:r>
                <w:t xml:space="preserve">    &lt;/xs:sequence&gt;</w:t>
              </w:r>
            </w:ins>
          </w:p>
          <w:p w14:paraId="6C1154A7" w14:textId="3F5F0EF4" w:rsidR="00F86237" w:rsidRPr="009F1B7D" w:rsidDel="0058493D" w:rsidRDefault="0058493D" w:rsidP="0058493D">
            <w:pPr>
              <w:pStyle w:val="XML1"/>
              <w:rPr>
                <w:del w:id="7681" w:author="Thomas Dietz" w:date="2012-08-13T13:59:00Z"/>
              </w:rPr>
            </w:pPr>
            <w:ins w:id="7682" w:author="Thomas Dietz" w:date="2012-08-13T13:59:00Z">
              <w:r>
                <w:t xml:space="preserve">  &lt;/xs:group&gt;</w:t>
              </w:r>
            </w:ins>
            <w:del w:id="7683" w:author="Thomas Dietz" w:date="2012-08-13T13:59:00Z">
              <w:r w:rsidR="00F86237" w:rsidRPr="009F1B7D" w:rsidDel="0058493D">
                <w:delText>&lt;xs:complexType name="OFResourceType"&gt;</w:delText>
              </w:r>
            </w:del>
          </w:p>
          <w:p w14:paraId="6FE976C9" w14:textId="7D1DA235" w:rsidR="00F86237" w:rsidRPr="009F1B7D" w:rsidDel="0058493D" w:rsidRDefault="00F86237" w:rsidP="00011096">
            <w:pPr>
              <w:pStyle w:val="XML2"/>
              <w:rPr>
                <w:del w:id="7684" w:author="Thomas Dietz" w:date="2012-08-13T13:59:00Z"/>
              </w:rPr>
            </w:pPr>
            <w:del w:id="7685" w:author="Thomas Dietz" w:date="2012-08-13T13:59:00Z">
              <w:r w:rsidRPr="009F1B7D" w:rsidDel="0058493D">
                <w:delText>&lt;xs:sequence&gt;</w:delText>
              </w:r>
            </w:del>
          </w:p>
          <w:p w14:paraId="6A7F016A" w14:textId="05DFF5F7" w:rsidR="00F86237" w:rsidRPr="009F1B7D" w:rsidDel="0058493D" w:rsidRDefault="00F86237" w:rsidP="00011096">
            <w:pPr>
              <w:pStyle w:val="XML3"/>
              <w:rPr>
                <w:del w:id="7686" w:author="Thomas Dietz" w:date="2012-08-13T13:59:00Z"/>
              </w:rPr>
            </w:pPr>
            <w:del w:id="7687" w:author="Thomas Dietz" w:date="2012-08-13T13:59:00Z">
              <w:r w:rsidRPr="009F1B7D" w:rsidDel="0058493D">
                <w:delText>&lt;xs:element name="resource-id" type="OFConfigID"/&gt;</w:delText>
              </w:r>
            </w:del>
          </w:p>
          <w:p w14:paraId="25663E37" w14:textId="7BEBB8F4" w:rsidR="00F86237" w:rsidRPr="009F1B7D" w:rsidDel="0058493D" w:rsidRDefault="00F86237" w:rsidP="00011096">
            <w:pPr>
              <w:pStyle w:val="XML2"/>
              <w:rPr>
                <w:del w:id="7688" w:author="Thomas Dietz" w:date="2012-08-13T13:59:00Z"/>
              </w:rPr>
            </w:pPr>
            <w:del w:id="7689" w:author="Thomas Dietz" w:date="2012-08-13T13:59:00Z">
              <w:r w:rsidRPr="009F1B7D" w:rsidDel="0058493D">
                <w:delText>&lt;/xs:sequence&gt;</w:delText>
              </w:r>
            </w:del>
          </w:p>
          <w:p w14:paraId="5E6D7D60" w14:textId="1D2359A3" w:rsidR="00F86237" w:rsidRPr="009F1B7D" w:rsidRDefault="00F86237" w:rsidP="00011096">
            <w:pPr>
              <w:pStyle w:val="XML1"/>
            </w:pPr>
            <w:del w:id="7690" w:author="Thomas Dietz" w:date="2012-08-13T13:59:00Z">
              <w:r w:rsidRPr="009F1B7D" w:rsidDel="0058493D">
                <w:delText>&lt;/xs:complexType&gt;</w:delText>
              </w:r>
              <w:r w:rsidRPr="009F1B7D" w:rsidDel="0058493D">
                <w:tab/>
              </w:r>
            </w:del>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7691" w:name="_Toc315954009"/>
      <w:bookmarkStart w:id="7692" w:name="_Toc316542519"/>
      <w:bookmarkStart w:id="7693" w:name="_Toc333403899"/>
      <w:bookmarkEnd w:id="7597"/>
      <w:bookmarkEnd w:id="7598"/>
      <w:r w:rsidRPr="00DB42FD">
        <w:t>XML Example</w:t>
      </w:r>
      <w:bookmarkEnd w:id="7691"/>
      <w:bookmarkEnd w:id="7692"/>
      <w:bookmarkEnd w:id="7693"/>
    </w:p>
    <w:p w14:paraId="6F855E5E" w14:textId="77777777" w:rsidR="00F86237" w:rsidRPr="009F1B7D" w:rsidRDefault="00F86237" w:rsidP="00F86237">
      <w:r w:rsidRPr="00DB42FD">
        <w:t>The superclass is not instantiated.</w:t>
      </w:r>
    </w:p>
    <w:p w14:paraId="6A821DED" w14:textId="3D848CCC" w:rsidR="00F86237" w:rsidDel="00CC3011" w:rsidRDefault="00F86237" w:rsidP="00D14D27">
      <w:pPr>
        <w:pStyle w:val="Heading3"/>
        <w:rPr>
          <w:del w:id="7694" w:author="Thomas Dietz" w:date="2012-08-13T14:00:00Z"/>
        </w:rPr>
      </w:pPr>
      <w:bookmarkStart w:id="7695" w:name="_Toc333403900"/>
      <w:del w:id="7696" w:author="Thomas Dietz" w:date="2012-08-13T14:00:00Z">
        <w:r w:rsidDel="00CC3011">
          <w:delText>Normative Constraints</w:delText>
        </w:r>
        <w:bookmarkEnd w:id="7695"/>
      </w:del>
    </w:p>
    <w:p w14:paraId="1CC30EF3" w14:textId="79A69F08" w:rsidR="00F86237" w:rsidDel="00CC3011" w:rsidRDefault="00F86237" w:rsidP="00F86237">
      <w:pPr>
        <w:rPr>
          <w:del w:id="7697" w:author="Thomas Dietz" w:date="2012-08-13T14:00:00Z"/>
        </w:rPr>
      </w:pPr>
      <w:del w:id="7698" w:author="Thomas Dietz" w:date="2012-08-13T14:00:00Z">
        <w:r w:rsidDel="00CC3011">
          <w:delText xml:space="preserve">An OpenFlow Resource is identified by identifier </w:delText>
        </w:r>
        <w:r w:rsidRPr="00B96BFC" w:rsidDel="00CC3011">
          <w:rPr>
            <w:rStyle w:val="codeChar"/>
          </w:rPr>
          <w:delText>&lt;resource-id&gt;</w:delText>
        </w:r>
        <w:r w:rsidRPr="00E751F5" w:rsidDel="00CC3011">
          <w:delText>.</w:delText>
        </w:r>
        <w:r w:rsidDel="00CC3011">
          <w:delText xml:space="preserve"> The identifier MUST be unique within the context of the OpenFlow Capable Switch. It MUST be persistent across reboots of the OpenFlow Capable Switch.</w:delText>
        </w:r>
      </w:del>
    </w:p>
    <w:p w14:paraId="022151CE" w14:textId="77777777" w:rsidR="009E6267" w:rsidRDefault="009E6267" w:rsidP="00D14D27">
      <w:pPr>
        <w:pStyle w:val="Heading3"/>
      </w:pPr>
      <w:bookmarkStart w:id="7699" w:name="_Toc333403901"/>
      <w:r>
        <w:t>YANG Specification</w:t>
      </w:r>
      <w:bookmarkEnd w:id="7699"/>
    </w:p>
    <w:p w14:paraId="2A14C152" w14:textId="77777777" w:rsidR="00CC3011" w:rsidDel="00CC3011" w:rsidRDefault="009E6267" w:rsidP="009E6267">
      <w:pPr>
        <w:rPr>
          <w:ins w:id="7700" w:author="Thomas Dietz" w:date="2012-08-13T14:01:00Z"/>
        </w:rPr>
      </w:pPr>
      <w:del w:id="7701" w:author="Thomas Dietz" w:date="2012-08-13T14:00:00Z">
        <w:r w:rsidDel="00CC3011">
          <w:delText xml:space="preserve">The base OpenFlow Resource has no specific correspondence in the YANG specification. The </w:delText>
        </w:r>
        <w:r w:rsidRPr="00B96BFC" w:rsidDel="00CC3011">
          <w:rPr>
            <w:rStyle w:val="codeChar"/>
          </w:rPr>
          <w:delText>&lt;resource-id&gt;</w:delText>
        </w:r>
        <w:r w:rsidDel="00CC3011">
          <w:delText xml:space="preserve"> property is included in each individual resource.</w:delText>
        </w:r>
      </w:del>
    </w:p>
    <w:tbl>
      <w:tblPr>
        <w:tblStyle w:val="XMLtable"/>
        <w:tblW w:w="0" w:type="auto"/>
        <w:tblBorders>
          <w:insideH w:val="single" w:sz="4" w:space="0" w:color="auto"/>
          <w:insideV w:val="single" w:sz="4" w:space="0" w:color="auto"/>
        </w:tblBorders>
        <w:shd w:val="clear" w:color="auto" w:fill="C8FCCD"/>
        <w:tblLook w:val="04A0" w:firstRow="1" w:lastRow="0" w:firstColumn="1" w:lastColumn="0" w:noHBand="0" w:noVBand="1"/>
        <w:tblPrChange w:id="7702" w:author="Thomas Dietz" w:date="2012-08-13T14:07:00Z">
          <w:tblPr>
            <w:tblStyle w:val="TableGrid"/>
            <w:tblW w:w="0" w:type="auto"/>
            <w:tblLook w:val="04A0" w:firstRow="1" w:lastRow="0" w:firstColumn="1" w:lastColumn="0" w:noHBand="0" w:noVBand="1"/>
          </w:tblPr>
        </w:tblPrChange>
      </w:tblPr>
      <w:tblGrid>
        <w:gridCol w:w="9474"/>
        <w:tblGridChange w:id="7703">
          <w:tblGrid>
            <w:gridCol w:w="9576"/>
          </w:tblGrid>
        </w:tblGridChange>
      </w:tblGrid>
      <w:tr w:rsidR="00CC3011" w14:paraId="1E05C440" w14:textId="77777777" w:rsidTr="00CC3011">
        <w:trPr>
          <w:ins w:id="7704" w:author="Thomas Dietz" w:date="2012-08-13T14:01:00Z"/>
        </w:trPr>
        <w:tc>
          <w:tcPr>
            <w:tcW w:w="9576" w:type="dxa"/>
            <w:tcPrChange w:id="7705" w:author="Thomas Dietz" w:date="2012-08-13T14:07:00Z">
              <w:tcPr>
                <w:tcW w:w="9576" w:type="dxa"/>
              </w:tcPr>
            </w:tcPrChange>
          </w:tcPr>
          <w:p w14:paraId="530F5232" w14:textId="77777777" w:rsidR="00CC3011" w:rsidRPr="00E02224" w:rsidRDefault="00CC3011">
            <w:pPr>
              <w:spacing w:before="0"/>
              <w:rPr>
                <w:ins w:id="7706" w:author="Thomas Dietz" w:date="2012-08-13T14:01:00Z"/>
                <w:rFonts w:asciiTheme="minorHAnsi" w:hAnsiTheme="minorHAnsi" w:cs="Courier New"/>
                <w:sz w:val="22"/>
                <w:szCs w:val="20"/>
              </w:rPr>
              <w:pPrChange w:id="7707" w:author="Thomas Dietz" w:date="2012-08-13T14:04:00Z">
                <w:pPr>
                  <w:spacing w:after="200"/>
                </w:pPr>
              </w:pPrChange>
            </w:pPr>
            <w:ins w:id="7708" w:author="Thomas Dietz" w:date="2012-08-13T14:01:00Z">
              <w:r w:rsidRPr="00E02224">
                <w:rPr>
                  <w:rFonts w:cs="Courier New"/>
                  <w:szCs w:val="20"/>
                </w:rPr>
                <w:t>grouping OFResourceType {</w:t>
              </w:r>
            </w:ins>
          </w:p>
          <w:p w14:paraId="0DD13856" w14:textId="77777777" w:rsidR="00CC3011" w:rsidRPr="00766893" w:rsidRDefault="00CC3011">
            <w:pPr>
              <w:spacing w:before="0"/>
              <w:rPr>
                <w:ins w:id="7709" w:author="Thomas Dietz" w:date="2012-08-13T14:01:00Z"/>
                <w:rFonts w:asciiTheme="minorHAnsi" w:hAnsiTheme="minorHAnsi" w:cs="Courier New"/>
                <w:sz w:val="22"/>
                <w:szCs w:val="20"/>
              </w:rPr>
              <w:pPrChange w:id="7710" w:author="Thomas Dietz" w:date="2012-08-13T14:04:00Z">
                <w:pPr>
                  <w:spacing w:after="200"/>
                </w:pPr>
              </w:pPrChange>
            </w:pPr>
            <w:ins w:id="7711" w:author="Thomas Dietz" w:date="2012-08-13T14:01:00Z">
              <w:r w:rsidRPr="00766893">
                <w:rPr>
                  <w:rFonts w:cs="Courier New"/>
                  <w:szCs w:val="20"/>
                </w:rPr>
                <w:t xml:space="preserve">    description "This element specifies a generic OpenFlow resource</w:t>
              </w:r>
            </w:ins>
          </w:p>
          <w:p w14:paraId="2E6AEB7F" w14:textId="77777777" w:rsidR="00CC3011" w:rsidRPr="00CC3011" w:rsidRDefault="00CC3011">
            <w:pPr>
              <w:spacing w:before="0"/>
              <w:rPr>
                <w:ins w:id="7712" w:author="Thomas Dietz" w:date="2012-08-13T14:01:00Z"/>
                <w:rFonts w:cs="Courier New"/>
                <w:szCs w:val="20"/>
                <w:rPrChange w:id="7713" w:author="Thomas Dietz" w:date="2012-08-13T14:03:00Z">
                  <w:rPr>
                    <w:ins w:id="7714" w:author="Thomas Dietz" w:date="2012-08-13T14:01:00Z"/>
                    <w:rFonts w:asciiTheme="minorHAnsi" w:hAnsiTheme="minorHAnsi"/>
                    <w:sz w:val="22"/>
                  </w:rPr>
                </w:rPrChange>
              </w:rPr>
              <w:pPrChange w:id="7715" w:author="Thomas Dietz" w:date="2012-08-13T14:04:00Z">
                <w:pPr>
                  <w:spacing w:after="200"/>
                </w:pPr>
              </w:pPrChange>
            </w:pPr>
            <w:ins w:id="7716" w:author="Thomas Dietz" w:date="2012-08-13T14:01:00Z">
              <w:r w:rsidRPr="001D1E49">
                <w:rPr>
                  <w:rFonts w:cs="Courier New"/>
                  <w:szCs w:val="20"/>
                </w:rPr>
                <w:t xml:space="preserve">      t</w:t>
              </w:r>
              <w:r w:rsidRPr="002705F3">
                <w:rPr>
                  <w:rFonts w:cs="Courier New"/>
                  <w:szCs w:val="20"/>
                </w:rPr>
                <w:t>hat is used as a basis for specific resources. Even though</w:t>
              </w:r>
            </w:ins>
          </w:p>
          <w:p w14:paraId="56D94013" w14:textId="77777777" w:rsidR="00CC3011" w:rsidRPr="00CC3011" w:rsidRDefault="00CC3011">
            <w:pPr>
              <w:spacing w:before="0"/>
              <w:rPr>
                <w:ins w:id="7717" w:author="Thomas Dietz" w:date="2012-08-13T14:01:00Z"/>
                <w:rFonts w:cs="Courier New"/>
                <w:szCs w:val="20"/>
                <w:rPrChange w:id="7718" w:author="Thomas Dietz" w:date="2012-08-13T14:03:00Z">
                  <w:rPr>
                    <w:ins w:id="7719" w:author="Thomas Dietz" w:date="2012-08-13T14:01:00Z"/>
                    <w:rFonts w:asciiTheme="minorHAnsi" w:hAnsiTheme="minorHAnsi"/>
                    <w:sz w:val="22"/>
                  </w:rPr>
                </w:rPrChange>
              </w:rPr>
              <w:pPrChange w:id="7720" w:author="Thomas Dietz" w:date="2012-08-13T14:04:00Z">
                <w:pPr>
                  <w:spacing w:after="200"/>
                </w:pPr>
              </w:pPrChange>
            </w:pPr>
            <w:ins w:id="7721" w:author="Thomas Dietz" w:date="2012-08-13T14:01:00Z">
              <w:r w:rsidRPr="002705F3">
                <w:rPr>
                  <w:rFonts w:cs="Courier New"/>
                  <w:szCs w:val="20"/>
                </w:rPr>
                <w:t xml:space="preserve">      this element is not used on its own the following rules for</w:t>
              </w:r>
            </w:ins>
          </w:p>
          <w:p w14:paraId="677C0A0B" w14:textId="77777777" w:rsidR="00CC3011" w:rsidRPr="00CC3011" w:rsidRDefault="00CC3011">
            <w:pPr>
              <w:spacing w:before="0"/>
              <w:rPr>
                <w:ins w:id="7722" w:author="Thomas Dietz" w:date="2012-08-13T14:01:00Z"/>
                <w:rFonts w:cs="Courier New"/>
                <w:szCs w:val="20"/>
                <w:rPrChange w:id="7723" w:author="Thomas Dietz" w:date="2012-08-13T14:03:00Z">
                  <w:rPr>
                    <w:ins w:id="7724" w:author="Thomas Dietz" w:date="2012-08-13T14:01:00Z"/>
                    <w:rFonts w:asciiTheme="minorHAnsi" w:hAnsiTheme="minorHAnsi"/>
                    <w:sz w:val="22"/>
                  </w:rPr>
                </w:rPrChange>
              </w:rPr>
              <w:pPrChange w:id="7725" w:author="Thomas Dietz" w:date="2012-08-13T14:04:00Z">
                <w:pPr>
                  <w:spacing w:after="200"/>
                </w:pPr>
              </w:pPrChange>
            </w:pPr>
            <w:ins w:id="7726" w:author="Thomas Dietz" w:date="2012-08-13T14:01:00Z">
              <w:r w:rsidRPr="002705F3">
                <w:rPr>
                  <w:rFonts w:cs="Courier New"/>
                  <w:szCs w:val="20"/>
                </w:rPr>
                <w:t xml:space="preserve">      NETCONF operations MUST be obeyed also by elemnts using this</w:t>
              </w:r>
            </w:ins>
          </w:p>
          <w:p w14:paraId="1C9A2C7A" w14:textId="77777777" w:rsidR="00CC3011" w:rsidRPr="00CC3011" w:rsidRDefault="00CC3011">
            <w:pPr>
              <w:spacing w:before="0"/>
              <w:rPr>
                <w:ins w:id="7727" w:author="Thomas Dietz" w:date="2012-08-13T14:01:00Z"/>
                <w:rFonts w:cs="Courier New"/>
                <w:szCs w:val="20"/>
                <w:rPrChange w:id="7728" w:author="Thomas Dietz" w:date="2012-08-13T14:03:00Z">
                  <w:rPr>
                    <w:ins w:id="7729" w:author="Thomas Dietz" w:date="2012-08-13T14:01:00Z"/>
                    <w:rFonts w:asciiTheme="minorHAnsi" w:hAnsiTheme="minorHAnsi"/>
                    <w:sz w:val="22"/>
                  </w:rPr>
                </w:rPrChange>
              </w:rPr>
              <w:pPrChange w:id="7730" w:author="Thomas Dietz" w:date="2012-08-13T14:04:00Z">
                <w:pPr>
                  <w:spacing w:after="200"/>
                </w:pPr>
              </w:pPrChange>
            </w:pPr>
            <w:ins w:id="7731" w:author="Thomas Dietz" w:date="2012-08-13T14:01:00Z">
              <w:r w:rsidRPr="002705F3">
                <w:rPr>
                  <w:rFonts w:cs="Courier New"/>
                  <w:szCs w:val="20"/>
                </w:rPr>
                <w:t xml:space="preserve">      element.</w:t>
              </w:r>
            </w:ins>
          </w:p>
          <w:p w14:paraId="61A90E0C" w14:textId="77777777" w:rsidR="00CC3011" w:rsidRPr="00CC3011" w:rsidRDefault="00CC3011">
            <w:pPr>
              <w:spacing w:before="0"/>
              <w:rPr>
                <w:ins w:id="7732" w:author="Thomas Dietz" w:date="2012-08-13T14:01:00Z"/>
                <w:rFonts w:cs="Courier New"/>
                <w:szCs w:val="20"/>
                <w:rPrChange w:id="7733" w:author="Thomas Dietz" w:date="2012-08-13T14:03:00Z">
                  <w:rPr>
                    <w:ins w:id="7734" w:author="Thomas Dietz" w:date="2012-08-13T14:01:00Z"/>
                    <w:rFonts w:asciiTheme="minorHAnsi" w:hAnsiTheme="minorHAnsi"/>
                    <w:sz w:val="22"/>
                  </w:rPr>
                </w:rPrChange>
              </w:rPr>
              <w:pPrChange w:id="7735" w:author="Thomas Dietz" w:date="2012-08-13T14:04:00Z">
                <w:pPr>
                  <w:spacing w:after="200"/>
                </w:pPr>
              </w:pPrChange>
            </w:pPr>
          </w:p>
          <w:p w14:paraId="2D8CD85F" w14:textId="77777777" w:rsidR="00CC3011" w:rsidRPr="00CC3011" w:rsidRDefault="00CC3011">
            <w:pPr>
              <w:spacing w:before="0"/>
              <w:rPr>
                <w:ins w:id="7736" w:author="Thomas Dietz" w:date="2012-08-13T14:01:00Z"/>
                <w:rFonts w:cs="Courier New"/>
                <w:szCs w:val="20"/>
                <w:rPrChange w:id="7737" w:author="Thomas Dietz" w:date="2012-08-13T14:03:00Z">
                  <w:rPr>
                    <w:ins w:id="7738" w:author="Thomas Dietz" w:date="2012-08-13T14:01:00Z"/>
                    <w:rFonts w:asciiTheme="minorHAnsi" w:hAnsiTheme="minorHAnsi"/>
                    <w:sz w:val="22"/>
                  </w:rPr>
                </w:rPrChange>
              </w:rPr>
              <w:pPrChange w:id="7739" w:author="Thomas Dietz" w:date="2012-08-13T14:04:00Z">
                <w:pPr>
                  <w:spacing w:after="200"/>
                </w:pPr>
              </w:pPrChange>
            </w:pPr>
            <w:ins w:id="7740" w:author="Thomas Dietz" w:date="2012-08-13T14:01:00Z">
              <w:r w:rsidRPr="002705F3">
                <w:rPr>
                  <w:rFonts w:cs="Courier New"/>
                  <w:szCs w:val="20"/>
                </w:rPr>
                <w:t xml:space="preserve">      NETCONF &lt;edit-config&gt; operations MUST be implemented as </w:t>
              </w:r>
            </w:ins>
          </w:p>
          <w:p w14:paraId="0F559193" w14:textId="77777777" w:rsidR="00CC3011" w:rsidRPr="00CC3011" w:rsidRDefault="00CC3011">
            <w:pPr>
              <w:spacing w:before="0"/>
              <w:rPr>
                <w:ins w:id="7741" w:author="Thomas Dietz" w:date="2012-08-13T14:01:00Z"/>
                <w:rFonts w:cs="Courier New"/>
                <w:szCs w:val="20"/>
                <w:rPrChange w:id="7742" w:author="Thomas Dietz" w:date="2012-08-13T14:03:00Z">
                  <w:rPr>
                    <w:ins w:id="7743" w:author="Thomas Dietz" w:date="2012-08-13T14:01:00Z"/>
                    <w:rFonts w:asciiTheme="minorHAnsi" w:hAnsiTheme="minorHAnsi"/>
                    <w:sz w:val="22"/>
                  </w:rPr>
                </w:rPrChange>
              </w:rPr>
              <w:pPrChange w:id="7744" w:author="Thomas Dietz" w:date="2012-08-13T14:04:00Z">
                <w:pPr>
                  <w:spacing w:after="200"/>
                </w:pPr>
              </w:pPrChange>
            </w:pPr>
            <w:ins w:id="7745" w:author="Thomas Dietz" w:date="2012-08-13T14:01:00Z">
              <w:r w:rsidRPr="002705F3">
                <w:rPr>
                  <w:rFonts w:cs="Courier New"/>
                  <w:szCs w:val="20"/>
                </w:rPr>
                <w:t xml:space="preserve">      follows: </w:t>
              </w:r>
            </w:ins>
          </w:p>
          <w:p w14:paraId="60BE7ECE" w14:textId="77777777" w:rsidR="00CC3011" w:rsidRPr="00CC3011" w:rsidRDefault="00CC3011">
            <w:pPr>
              <w:spacing w:before="0"/>
              <w:rPr>
                <w:ins w:id="7746" w:author="Thomas Dietz" w:date="2012-08-13T14:01:00Z"/>
                <w:rFonts w:cs="Courier New"/>
                <w:szCs w:val="20"/>
                <w:rPrChange w:id="7747" w:author="Thomas Dietz" w:date="2012-08-13T14:03:00Z">
                  <w:rPr>
                    <w:ins w:id="7748" w:author="Thomas Dietz" w:date="2012-08-13T14:01:00Z"/>
                    <w:rFonts w:asciiTheme="minorHAnsi" w:hAnsiTheme="minorHAnsi"/>
                    <w:sz w:val="22"/>
                  </w:rPr>
                </w:rPrChange>
              </w:rPr>
              <w:pPrChange w:id="7749" w:author="Thomas Dietz" w:date="2012-08-13T14:04:00Z">
                <w:pPr>
                  <w:spacing w:after="200"/>
                </w:pPr>
              </w:pPrChange>
            </w:pPr>
          </w:p>
          <w:p w14:paraId="07138CD7" w14:textId="77777777" w:rsidR="00CC3011" w:rsidRPr="00CC3011" w:rsidRDefault="00CC3011">
            <w:pPr>
              <w:spacing w:before="0"/>
              <w:rPr>
                <w:ins w:id="7750" w:author="Thomas Dietz" w:date="2012-08-13T14:01:00Z"/>
                <w:rFonts w:cs="Courier New"/>
                <w:szCs w:val="20"/>
                <w:rPrChange w:id="7751" w:author="Thomas Dietz" w:date="2012-08-13T14:03:00Z">
                  <w:rPr>
                    <w:ins w:id="7752" w:author="Thomas Dietz" w:date="2012-08-13T14:01:00Z"/>
                    <w:rFonts w:asciiTheme="minorHAnsi" w:hAnsiTheme="minorHAnsi"/>
                    <w:sz w:val="22"/>
                  </w:rPr>
                </w:rPrChange>
              </w:rPr>
              <w:pPrChange w:id="7753" w:author="Thomas Dietz" w:date="2012-08-13T14:04:00Z">
                <w:pPr>
                  <w:spacing w:after="200"/>
                </w:pPr>
              </w:pPrChange>
            </w:pPr>
            <w:ins w:id="7754" w:author="Thomas Dietz" w:date="2012-08-13T14:01:00Z">
              <w:r w:rsidRPr="002705F3">
                <w:rPr>
                  <w:rFonts w:cs="Courier New"/>
                  <w:szCs w:val="20"/>
                </w:rPr>
                <w:t xml:space="preserve">      * The 'id' element MUST be present at all &lt;edit-config&gt;</w:t>
              </w:r>
            </w:ins>
          </w:p>
          <w:p w14:paraId="140ECC14" w14:textId="77777777" w:rsidR="00CC3011" w:rsidRPr="00CC3011" w:rsidRDefault="00CC3011">
            <w:pPr>
              <w:spacing w:before="0"/>
              <w:rPr>
                <w:ins w:id="7755" w:author="Thomas Dietz" w:date="2012-08-13T14:01:00Z"/>
                <w:rFonts w:cs="Courier New"/>
                <w:szCs w:val="20"/>
                <w:rPrChange w:id="7756" w:author="Thomas Dietz" w:date="2012-08-13T14:03:00Z">
                  <w:rPr>
                    <w:ins w:id="7757" w:author="Thomas Dietz" w:date="2012-08-13T14:01:00Z"/>
                    <w:rFonts w:asciiTheme="minorHAnsi" w:hAnsiTheme="minorHAnsi"/>
                    <w:sz w:val="22"/>
                  </w:rPr>
                </w:rPrChange>
              </w:rPr>
              <w:pPrChange w:id="7758" w:author="Thomas Dietz" w:date="2012-08-13T14:04:00Z">
                <w:pPr>
                  <w:spacing w:after="200"/>
                </w:pPr>
              </w:pPrChange>
            </w:pPr>
            <w:ins w:id="7759" w:author="Thomas Dietz" w:date="2012-08-13T14:01:00Z">
              <w:r w:rsidRPr="002705F3">
                <w:rPr>
                  <w:rFonts w:cs="Courier New"/>
                  <w:szCs w:val="20"/>
                </w:rPr>
                <w:t xml:space="preserve">        operations to identify the resource.</w:t>
              </w:r>
            </w:ins>
          </w:p>
          <w:p w14:paraId="16B7E90B" w14:textId="77777777" w:rsidR="00CC3011" w:rsidRPr="00CC3011" w:rsidRDefault="00CC3011">
            <w:pPr>
              <w:spacing w:before="0"/>
              <w:rPr>
                <w:ins w:id="7760" w:author="Thomas Dietz" w:date="2012-08-13T14:01:00Z"/>
                <w:rFonts w:cs="Courier New"/>
                <w:szCs w:val="20"/>
                <w:rPrChange w:id="7761" w:author="Thomas Dietz" w:date="2012-08-13T14:03:00Z">
                  <w:rPr>
                    <w:ins w:id="7762" w:author="Thomas Dietz" w:date="2012-08-13T14:01:00Z"/>
                    <w:rFonts w:asciiTheme="minorHAnsi" w:hAnsiTheme="minorHAnsi"/>
                    <w:sz w:val="22"/>
                  </w:rPr>
                </w:rPrChange>
              </w:rPr>
              <w:pPrChange w:id="7763" w:author="Thomas Dietz" w:date="2012-08-13T14:04:00Z">
                <w:pPr>
                  <w:spacing w:after="200"/>
                </w:pPr>
              </w:pPrChange>
            </w:pPr>
            <w:ins w:id="7764" w:author="Thomas Dietz" w:date="2012-08-13T14:01:00Z">
              <w:r w:rsidRPr="002705F3">
                <w:rPr>
                  <w:rFonts w:cs="Courier New"/>
                  <w:szCs w:val="20"/>
                </w:rPr>
                <w:t xml:space="preserve">      * If the operation is 'merge' or 'replace', the element is</w:t>
              </w:r>
            </w:ins>
          </w:p>
          <w:p w14:paraId="2874134E" w14:textId="77777777" w:rsidR="00CC3011" w:rsidRPr="00CC3011" w:rsidRDefault="00CC3011">
            <w:pPr>
              <w:spacing w:before="0"/>
              <w:rPr>
                <w:ins w:id="7765" w:author="Thomas Dietz" w:date="2012-08-13T14:01:00Z"/>
                <w:rFonts w:cs="Courier New"/>
                <w:szCs w:val="20"/>
                <w:rPrChange w:id="7766" w:author="Thomas Dietz" w:date="2012-08-13T14:03:00Z">
                  <w:rPr>
                    <w:ins w:id="7767" w:author="Thomas Dietz" w:date="2012-08-13T14:01:00Z"/>
                    <w:rFonts w:asciiTheme="minorHAnsi" w:hAnsiTheme="minorHAnsi"/>
                    <w:sz w:val="22"/>
                  </w:rPr>
                </w:rPrChange>
              </w:rPr>
              <w:pPrChange w:id="7768" w:author="Thomas Dietz" w:date="2012-08-13T14:04:00Z">
                <w:pPr>
                  <w:spacing w:after="200"/>
                </w:pPr>
              </w:pPrChange>
            </w:pPr>
            <w:ins w:id="7769" w:author="Thomas Dietz" w:date="2012-08-13T14:01:00Z">
              <w:r w:rsidRPr="002705F3">
                <w:rPr>
                  <w:rFonts w:cs="Courier New"/>
                  <w:szCs w:val="20"/>
                </w:rPr>
                <w:t xml:space="preserve">        created if it does not exist, and its value is set to the</w:t>
              </w:r>
            </w:ins>
          </w:p>
          <w:p w14:paraId="081555AE" w14:textId="77777777" w:rsidR="00CC3011" w:rsidRPr="00CC3011" w:rsidRDefault="00CC3011">
            <w:pPr>
              <w:spacing w:before="0"/>
              <w:rPr>
                <w:ins w:id="7770" w:author="Thomas Dietz" w:date="2012-08-13T14:01:00Z"/>
                <w:rFonts w:cs="Courier New"/>
                <w:szCs w:val="20"/>
                <w:rPrChange w:id="7771" w:author="Thomas Dietz" w:date="2012-08-13T14:03:00Z">
                  <w:rPr>
                    <w:ins w:id="7772" w:author="Thomas Dietz" w:date="2012-08-13T14:01:00Z"/>
                    <w:rFonts w:asciiTheme="minorHAnsi" w:hAnsiTheme="minorHAnsi"/>
                    <w:sz w:val="22"/>
                  </w:rPr>
                </w:rPrChange>
              </w:rPr>
              <w:pPrChange w:id="7773" w:author="Thomas Dietz" w:date="2012-08-13T14:04:00Z">
                <w:pPr>
                  <w:spacing w:after="200"/>
                </w:pPr>
              </w:pPrChange>
            </w:pPr>
            <w:ins w:id="7774" w:author="Thomas Dietz" w:date="2012-08-13T14:01:00Z">
              <w:r w:rsidRPr="002705F3">
                <w:rPr>
                  <w:rFonts w:cs="Courier New"/>
                  <w:szCs w:val="20"/>
                </w:rPr>
                <w:t xml:space="preserve">        value found in the XML RPC data.</w:t>
              </w:r>
            </w:ins>
          </w:p>
          <w:p w14:paraId="3584AC7C" w14:textId="77777777" w:rsidR="00CC3011" w:rsidRPr="00CC3011" w:rsidRDefault="00CC3011">
            <w:pPr>
              <w:spacing w:before="0"/>
              <w:rPr>
                <w:ins w:id="7775" w:author="Thomas Dietz" w:date="2012-08-13T14:01:00Z"/>
                <w:rFonts w:cs="Courier New"/>
                <w:szCs w:val="20"/>
                <w:rPrChange w:id="7776" w:author="Thomas Dietz" w:date="2012-08-13T14:03:00Z">
                  <w:rPr>
                    <w:ins w:id="7777" w:author="Thomas Dietz" w:date="2012-08-13T14:01:00Z"/>
                    <w:rFonts w:asciiTheme="minorHAnsi" w:hAnsiTheme="minorHAnsi"/>
                    <w:sz w:val="22"/>
                  </w:rPr>
                </w:rPrChange>
              </w:rPr>
              <w:pPrChange w:id="7778" w:author="Thomas Dietz" w:date="2012-08-13T14:04:00Z">
                <w:pPr>
                  <w:spacing w:after="200"/>
                </w:pPr>
              </w:pPrChange>
            </w:pPr>
            <w:ins w:id="7779" w:author="Thomas Dietz" w:date="2012-08-13T14:01:00Z">
              <w:r w:rsidRPr="002705F3">
                <w:rPr>
                  <w:rFonts w:cs="Courier New"/>
                  <w:szCs w:val="20"/>
                </w:rPr>
                <w:t xml:space="preserve">      * If the operation is 'create', the element is created if it</w:t>
              </w:r>
            </w:ins>
          </w:p>
          <w:p w14:paraId="3DD9D455" w14:textId="77777777" w:rsidR="00CC3011" w:rsidRPr="00CC3011" w:rsidRDefault="00CC3011">
            <w:pPr>
              <w:spacing w:before="0"/>
              <w:rPr>
                <w:ins w:id="7780" w:author="Thomas Dietz" w:date="2012-08-13T14:01:00Z"/>
                <w:rFonts w:cs="Courier New"/>
                <w:szCs w:val="20"/>
                <w:rPrChange w:id="7781" w:author="Thomas Dietz" w:date="2012-08-13T14:03:00Z">
                  <w:rPr>
                    <w:ins w:id="7782" w:author="Thomas Dietz" w:date="2012-08-13T14:01:00Z"/>
                    <w:rFonts w:asciiTheme="minorHAnsi" w:hAnsiTheme="minorHAnsi"/>
                    <w:sz w:val="22"/>
                  </w:rPr>
                </w:rPrChange>
              </w:rPr>
              <w:pPrChange w:id="7783" w:author="Thomas Dietz" w:date="2012-08-13T14:04:00Z">
                <w:pPr>
                  <w:spacing w:after="200"/>
                </w:pPr>
              </w:pPrChange>
            </w:pPr>
            <w:ins w:id="7784" w:author="Thomas Dietz" w:date="2012-08-13T14:01:00Z">
              <w:r w:rsidRPr="002705F3">
                <w:rPr>
                  <w:rFonts w:cs="Courier New"/>
                  <w:szCs w:val="20"/>
                </w:rPr>
                <w:t xml:space="preserve">        does not exist. If the element already exists, a</w:t>
              </w:r>
            </w:ins>
          </w:p>
          <w:p w14:paraId="68B39F10" w14:textId="77777777" w:rsidR="00CC3011" w:rsidRPr="00E02224" w:rsidRDefault="00CC3011">
            <w:pPr>
              <w:spacing w:before="0"/>
              <w:rPr>
                <w:ins w:id="7785" w:author="Thomas Dietz" w:date="2012-08-13T14:01:00Z"/>
                <w:rFonts w:asciiTheme="minorHAnsi" w:hAnsiTheme="minorHAnsi" w:cs="Courier New"/>
                <w:sz w:val="22"/>
                <w:szCs w:val="20"/>
              </w:rPr>
              <w:pPrChange w:id="7786" w:author="Thomas Dietz" w:date="2012-08-13T14:04:00Z">
                <w:pPr>
                  <w:spacing w:after="200"/>
                </w:pPr>
              </w:pPrChange>
            </w:pPr>
            <w:ins w:id="7787" w:author="Thomas Dietz" w:date="2012-08-13T14:01:00Z">
              <w:r w:rsidRPr="002705F3">
                <w:rPr>
                  <w:rFonts w:cs="Courier New"/>
                  <w:szCs w:val="20"/>
                </w:rPr>
                <w:t xml:space="preserve">        'data</w:t>
              </w:r>
              <w:r w:rsidRPr="00CC3011">
                <w:rPr>
                  <w:rFonts w:ascii="MS Mincho" w:eastAsia="MS Mincho" w:hAnsi="MS Mincho" w:cs="MS Mincho"/>
                  <w:szCs w:val="20"/>
                  <w:rPrChange w:id="7788" w:author="Thomas Dietz" w:date="2012-08-13T14:03:00Z">
                    <w:rPr>
                      <w:rFonts w:ascii="MS Gothic" w:eastAsia="MS Gothic" w:hAnsi="MS Gothic" w:cs="MS Gothic"/>
                    </w:rPr>
                  </w:rPrChange>
                </w:rPr>
                <w:t>‑</w:t>
              </w:r>
              <w:r w:rsidRPr="00E02224">
                <w:rPr>
                  <w:rFonts w:cs="Courier New"/>
                  <w:szCs w:val="20"/>
                </w:rPr>
                <w:t>exists' error is returned.</w:t>
              </w:r>
            </w:ins>
          </w:p>
          <w:p w14:paraId="4DEA0F04" w14:textId="77777777" w:rsidR="00CC3011" w:rsidRPr="00766893" w:rsidRDefault="00CC3011">
            <w:pPr>
              <w:spacing w:before="0"/>
              <w:rPr>
                <w:ins w:id="7789" w:author="Thomas Dietz" w:date="2012-08-13T14:01:00Z"/>
                <w:rFonts w:asciiTheme="minorHAnsi" w:hAnsiTheme="minorHAnsi" w:cs="Courier New"/>
                <w:sz w:val="22"/>
                <w:szCs w:val="20"/>
              </w:rPr>
              <w:pPrChange w:id="7790" w:author="Thomas Dietz" w:date="2012-08-13T14:04:00Z">
                <w:pPr>
                  <w:spacing w:after="200"/>
                </w:pPr>
              </w:pPrChange>
            </w:pPr>
            <w:ins w:id="7791" w:author="Thomas Dietz" w:date="2012-08-13T14:01:00Z">
              <w:r w:rsidRPr="00766893">
                <w:rPr>
                  <w:rFonts w:cs="Courier New"/>
                  <w:szCs w:val="20"/>
                </w:rPr>
                <w:t xml:space="preserve">      * If the operation is 'delete', the element is deleted if it</w:t>
              </w:r>
            </w:ins>
          </w:p>
          <w:p w14:paraId="274EDD01" w14:textId="77777777" w:rsidR="00CC3011" w:rsidRPr="00E02224" w:rsidRDefault="00CC3011">
            <w:pPr>
              <w:spacing w:before="0"/>
              <w:rPr>
                <w:ins w:id="7792" w:author="Thomas Dietz" w:date="2012-08-13T14:01:00Z"/>
                <w:rFonts w:asciiTheme="minorHAnsi" w:hAnsiTheme="minorHAnsi" w:cs="Courier New"/>
                <w:sz w:val="22"/>
                <w:szCs w:val="20"/>
              </w:rPr>
              <w:pPrChange w:id="7793" w:author="Thomas Dietz" w:date="2012-08-13T14:04:00Z">
                <w:pPr>
                  <w:spacing w:after="200"/>
                </w:pPr>
              </w:pPrChange>
            </w:pPr>
            <w:ins w:id="7794" w:author="Thomas Dietz" w:date="2012-08-13T14:01:00Z">
              <w:r w:rsidRPr="001D1E49">
                <w:rPr>
                  <w:rFonts w:cs="Courier New"/>
                  <w:szCs w:val="20"/>
                </w:rPr>
                <w:t xml:space="preserve">        exists. If the element does not exist, a 'data</w:t>
              </w:r>
              <w:r w:rsidRPr="00CC3011">
                <w:rPr>
                  <w:rFonts w:ascii="MS Mincho" w:eastAsia="MS Mincho" w:hAnsi="MS Mincho" w:cs="MS Mincho"/>
                  <w:szCs w:val="20"/>
                  <w:rPrChange w:id="7795" w:author="Thomas Dietz" w:date="2012-08-13T14:03:00Z">
                    <w:rPr>
                      <w:rFonts w:ascii="MS Gothic" w:eastAsia="MS Gothic" w:hAnsi="MS Gothic" w:cs="MS Gothic"/>
                    </w:rPr>
                  </w:rPrChange>
                </w:rPr>
                <w:t>‑</w:t>
              </w:r>
              <w:r w:rsidRPr="00E02224">
                <w:rPr>
                  <w:rFonts w:cs="Courier New"/>
                  <w:szCs w:val="20"/>
                </w:rPr>
                <w:t>missing'</w:t>
              </w:r>
            </w:ins>
          </w:p>
          <w:p w14:paraId="17812CF5" w14:textId="77777777" w:rsidR="00CC3011" w:rsidRPr="00766893" w:rsidRDefault="00CC3011">
            <w:pPr>
              <w:spacing w:before="0"/>
              <w:rPr>
                <w:ins w:id="7796" w:author="Thomas Dietz" w:date="2012-08-13T14:01:00Z"/>
                <w:rFonts w:asciiTheme="minorHAnsi" w:hAnsiTheme="minorHAnsi" w:cs="Courier New"/>
                <w:sz w:val="22"/>
                <w:szCs w:val="20"/>
              </w:rPr>
              <w:pPrChange w:id="7797" w:author="Thomas Dietz" w:date="2012-08-13T14:04:00Z">
                <w:pPr>
                  <w:spacing w:after="200"/>
                </w:pPr>
              </w:pPrChange>
            </w:pPr>
            <w:ins w:id="7798" w:author="Thomas Dietz" w:date="2012-08-13T14:01:00Z">
              <w:r w:rsidRPr="00766893">
                <w:rPr>
                  <w:rFonts w:cs="Courier New"/>
                  <w:szCs w:val="20"/>
                </w:rPr>
                <w:t xml:space="preserve">        error is returned.";</w:t>
              </w:r>
            </w:ins>
          </w:p>
          <w:p w14:paraId="51A67251" w14:textId="77777777" w:rsidR="00CC3011" w:rsidRPr="001D1E49" w:rsidRDefault="00CC3011">
            <w:pPr>
              <w:spacing w:before="0"/>
              <w:rPr>
                <w:ins w:id="7799" w:author="Thomas Dietz" w:date="2012-08-13T14:01:00Z"/>
                <w:rFonts w:asciiTheme="minorHAnsi" w:hAnsiTheme="minorHAnsi" w:cs="Courier New"/>
                <w:sz w:val="22"/>
                <w:szCs w:val="20"/>
              </w:rPr>
              <w:pPrChange w:id="7800" w:author="Thomas Dietz" w:date="2012-08-13T14:04:00Z">
                <w:pPr>
                  <w:spacing w:after="200"/>
                </w:pPr>
              </w:pPrChange>
            </w:pPr>
            <w:ins w:id="7801" w:author="Thomas Dietz" w:date="2012-08-13T14:01:00Z">
              <w:r w:rsidRPr="001D1E49">
                <w:rPr>
                  <w:rFonts w:cs="Courier New"/>
                  <w:szCs w:val="20"/>
                </w:rPr>
                <w:t xml:space="preserve">    leaf resource-id {</w:t>
              </w:r>
            </w:ins>
          </w:p>
          <w:p w14:paraId="797C79EB" w14:textId="77777777" w:rsidR="00CC3011" w:rsidRPr="00CC3011" w:rsidRDefault="00CC3011">
            <w:pPr>
              <w:spacing w:before="0"/>
              <w:rPr>
                <w:ins w:id="7802" w:author="Thomas Dietz" w:date="2012-08-13T14:01:00Z"/>
                <w:rFonts w:cs="Courier New"/>
                <w:szCs w:val="20"/>
                <w:rPrChange w:id="7803" w:author="Thomas Dietz" w:date="2012-08-13T14:03:00Z">
                  <w:rPr>
                    <w:ins w:id="7804" w:author="Thomas Dietz" w:date="2012-08-13T14:01:00Z"/>
                    <w:rFonts w:asciiTheme="minorHAnsi" w:hAnsiTheme="minorHAnsi"/>
                    <w:sz w:val="22"/>
                  </w:rPr>
                </w:rPrChange>
              </w:rPr>
              <w:pPrChange w:id="7805" w:author="Thomas Dietz" w:date="2012-08-13T14:04:00Z">
                <w:pPr>
                  <w:spacing w:after="200"/>
                </w:pPr>
              </w:pPrChange>
            </w:pPr>
            <w:ins w:id="7806" w:author="Thomas Dietz" w:date="2012-08-13T14:01:00Z">
              <w:r w:rsidRPr="002705F3">
                <w:rPr>
                  <w:rFonts w:cs="Courier New"/>
                  <w:szCs w:val="20"/>
                </w:rPr>
                <w:t xml:space="preserve">      type inet:uri;</w:t>
              </w:r>
            </w:ins>
          </w:p>
          <w:p w14:paraId="375E2D2C" w14:textId="77777777" w:rsidR="00CC3011" w:rsidRPr="00CC3011" w:rsidRDefault="00CC3011">
            <w:pPr>
              <w:spacing w:before="0"/>
              <w:rPr>
                <w:ins w:id="7807" w:author="Thomas Dietz" w:date="2012-08-13T14:01:00Z"/>
                <w:rFonts w:cs="Courier New"/>
                <w:szCs w:val="20"/>
                <w:rPrChange w:id="7808" w:author="Thomas Dietz" w:date="2012-08-13T14:03:00Z">
                  <w:rPr>
                    <w:ins w:id="7809" w:author="Thomas Dietz" w:date="2012-08-13T14:01:00Z"/>
                    <w:rFonts w:asciiTheme="minorHAnsi" w:hAnsiTheme="minorHAnsi"/>
                    <w:sz w:val="22"/>
                  </w:rPr>
                </w:rPrChange>
              </w:rPr>
              <w:pPrChange w:id="7810" w:author="Thomas Dietz" w:date="2012-08-13T14:04:00Z">
                <w:pPr>
                  <w:spacing w:after="200"/>
                </w:pPr>
              </w:pPrChange>
            </w:pPr>
            <w:ins w:id="7811" w:author="Thomas Dietz" w:date="2012-08-13T14:01:00Z">
              <w:r w:rsidRPr="002705F3">
                <w:rPr>
                  <w:rFonts w:cs="Courier New"/>
                  <w:szCs w:val="20"/>
                </w:rPr>
                <w:t xml:space="preserve">      mandatory true;</w:t>
              </w:r>
            </w:ins>
          </w:p>
          <w:p w14:paraId="32F7D41E" w14:textId="77777777" w:rsidR="00CC3011" w:rsidRPr="00CC3011" w:rsidRDefault="00CC3011">
            <w:pPr>
              <w:spacing w:before="0"/>
              <w:rPr>
                <w:ins w:id="7812" w:author="Thomas Dietz" w:date="2012-08-13T14:01:00Z"/>
                <w:rFonts w:cs="Courier New"/>
                <w:szCs w:val="20"/>
                <w:rPrChange w:id="7813" w:author="Thomas Dietz" w:date="2012-08-13T14:03:00Z">
                  <w:rPr>
                    <w:ins w:id="7814" w:author="Thomas Dietz" w:date="2012-08-13T14:01:00Z"/>
                    <w:rFonts w:asciiTheme="minorHAnsi" w:hAnsiTheme="minorHAnsi"/>
                    <w:sz w:val="22"/>
                  </w:rPr>
                </w:rPrChange>
              </w:rPr>
              <w:pPrChange w:id="7815" w:author="Thomas Dietz" w:date="2012-08-13T14:04:00Z">
                <w:pPr>
                  <w:spacing w:after="200"/>
                </w:pPr>
              </w:pPrChange>
            </w:pPr>
            <w:ins w:id="7816" w:author="Thomas Dietz" w:date="2012-08-13T14:01:00Z">
              <w:r w:rsidRPr="002705F3">
                <w:rPr>
                  <w:rFonts w:cs="Courier New"/>
                  <w:szCs w:val="20"/>
                </w:rPr>
                <w:t xml:space="preserve">      description "A unique but locally arbitrary identifier that</w:t>
              </w:r>
            </w:ins>
          </w:p>
          <w:p w14:paraId="68914249" w14:textId="77777777" w:rsidR="00CC3011" w:rsidRPr="00CC3011" w:rsidRDefault="00CC3011">
            <w:pPr>
              <w:spacing w:before="0"/>
              <w:rPr>
                <w:ins w:id="7817" w:author="Thomas Dietz" w:date="2012-08-13T14:01:00Z"/>
                <w:rFonts w:cs="Courier New"/>
                <w:szCs w:val="20"/>
                <w:rPrChange w:id="7818" w:author="Thomas Dietz" w:date="2012-08-13T14:03:00Z">
                  <w:rPr>
                    <w:ins w:id="7819" w:author="Thomas Dietz" w:date="2012-08-13T14:01:00Z"/>
                    <w:rFonts w:asciiTheme="minorHAnsi" w:hAnsiTheme="minorHAnsi"/>
                    <w:sz w:val="22"/>
                  </w:rPr>
                </w:rPrChange>
              </w:rPr>
              <w:pPrChange w:id="7820" w:author="Thomas Dietz" w:date="2012-08-13T14:04:00Z">
                <w:pPr>
                  <w:spacing w:after="200"/>
                </w:pPr>
              </w:pPrChange>
            </w:pPr>
            <w:ins w:id="7821" w:author="Thomas Dietz" w:date="2012-08-13T14:01:00Z">
              <w:r w:rsidRPr="002705F3">
                <w:rPr>
                  <w:rFonts w:cs="Courier New"/>
                  <w:szCs w:val="20"/>
                </w:rPr>
                <w:t xml:space="preserve">        uniquely identifies an OpenFlow Port within the context  </w:t>
              </w:r>
            </w:ins>
          </w:p>
          <w:p w14:paraId="27A8DDFC" w14:textId="77777777" w:rsidR="00CC3011" w:rsidRPr="00CC3011" w:rsidRDefault="00CC3011">
            <w:pPr>
              <w:spacing w:before="0"/>
              <w:rPr>
                <w:ins w:id="7822" w:author="Thomas Dietz" w:date="2012-08-13T14:01:00Z"/>
                <w:rFonts w:cs="Courier New"/>
                <w:szCs w:val="20"/>
                <w:rPrChange w:id="7823" w:author="Thomas Dietz" w:date="2012-08-13T14:03:00Z">
                  <w:rPr>
                    <w:ins w:id="7824" w:author="Thomas Dietz" w:date="2012-08-13T14:01:00Z"/>
                    <w:rFonts w:asciiTheme="minorHAnsi" w:hAnsiTheme="minorHAnsi"/>
                    <w:sz w:val="22"/>
                  </w:rPr>
                </w:rPrChange>
              </w:rPr>
              <w:pPrChange w:id="7825" w:author="Thomas Dietz" w:date="2012-08-13T14:04:00Z">
                <w:pPr>
                  <w:spacing w:after="200"/>
                </w:pPr>
              </w:pPrChange>
            </w:pPr>
            <w:ins w:id="7826" w:author="Thomas Dietz" w:date="2012-08-13T14:01:00Z">
              <w:r w:rsidRPr="002705F3">
                <w:rPr>
                  <w:rFonts w:cs="Courier New"/>
                  <w:szCs w:val="20"/>
                </w:rPr>
                <w:t xml:space="preserve">        of an OpenFlow Logical Switch.  It MUST be persistent</w:t>
              </w:r>
            </w:ins>
          </w:p>
          <w:p w14:paraId="1458E2DE" w14:textId="77777777" w:rsidR="00CC3011" w:rsidRPr="00CC3011" w:rsidRDefault="00CC3011">
            <w:pPr>
              <w:spacing w:before="0"/>
              <w:rPr>
                <w:ins w:id="7827" w:author="Thomas Dietz" w:date="2012-08-13T14:01:00Z"/>
                <w:rFonts w:cs="Courier New"/>
                <w:szCs w:val="20"/>
                <w:rPrChange w:id="7828" w:author="Thomas Dietz" w:date="2012-08-13T14:03:00Z">
                  <w:rPr>
                    <w:ins w:id="7829" w:author="Thomas Dietz" w:date="2012-08-13T14:01:00Z"/>
                    <w:rFonts w:asciiTheme="minorHAnsi" w:hAnsiTheme="minorHAnsi"/>
                    <w:sz w:val="22"/>
                  </w:rPr>
                </w:rPrChange>
              </w:rPr>
              <w:pPrChange w:id="7830" w:author="Thomas Dietz" w:date="2012-08-13T14:04:00Z">
                <w:pPr>
                  <w:spacing w:after="200"/>
                </w:pPr>
              </w:pPrChange>
            </w:pPr>
            <w:ins w:id="7831" w:author="Thomas Dietz" w:date="2012-08-13T14:01:00Z">
              <w:r w:rsidRPr="002705F3">
                <w:rPr>
                  <w:rFonts w:cs="Courier New"/>
                  <w:szCs w:val="20"/>
                </w:rPr>
                <w:lastRenderedPageBreak/>
                <w:t xml:space="preserve">        across reboots of the OpenFlow Capable Switch.</w:t>
              </w:r>
            </w:ins>
          </w:p>
          <w:p w14:paraId="31041BB7" w14:textId="77777777" w:rsidR="00CC3011" w:rsidRPr="00CC3011" w:rsidRDefault="00CC3011">
            <w:pPr>
              <w:spacing w:before="0"/>
              <w:rPr>
                <w:ins w:id="7832" w:author="Thomas Dietz" w:date="2012-08-13T14:01:00Z"/>
                <w:rFonts w:cs="Courier New"/>
                <w:szCs w:val="20"/>
                <w:rPrChange w:id="7833" w:author="Thomas Dietz" w:date="2012-08-13T14:03:00Z">
                  <w:rPr>
                    <w:ins w:id="7834" w:author="Thomas Dietz" w:date="2012-08-13T14:01:00Z"/>
                    <w:rFonts w:asciiTheme="minorHAnsi" w:hAnsiTheme="minorHAnsi"/>
                    <w:sz w:val="22"/>
                  </w:rPr>
                </w:rPrChange>
              </w:rPr>
              <w:pPrChange w:id="7835" w:author="Thomas Dietz" w:date="2012-08-13T14:04:00Z">
                <w:pPr>
                  <w:spacing w:after="200"/>
                </w:pPr>
              </w:pPrChange>
            </w:pPr>
          </w:p>
          <w:p w14:paraId="05A816BF" w14:textId="77777777" w:rsidR="00CC3011" w:rsidRPr="00CC3011" w:rsidRDefault="00CC3011">
            <w:pPr>
              <w:spacing w:before="0"/>
              <w:rPr>
                <w:ins w:id="7836" w:author="Thomas Dietz" w:date="2012-08-13T14:01:00Z"/>
                <w:rFonts w:cs="Courier New"/>
                <w:szCs w:val="20"/>
                <w:rPrChange w:id="7837" w:author="Thomas Dietz" w:date="2012-08-13T14:03:00Z">
                  <w:rPr>
                    <w:ins w:id="7838" w:author="Thomas Dietz" w:date="2012-08-13T14:01:00Z"/>
                    <w:rFonts w:asciiTheme="minorHAnsi" w:hAnsiTheme="minorHAnsi"/>
                    <w:sz w:val="22"/>
                  </w:rPr>
                </w:rPrChange>
              </w:rPr>
              <w:pPrChange w:id="7839" w:author="Thomas Dietz" w:date="2012-08-13T14:04:00Z">
                <w:pPr>
                  <w:spacing w:after="200"/>
                </w:pPr>
              </w:pPrChange>
            </w:pPr>
            <w:ins w:id="7840" w:author="Thomas Dietz" w:date="2012-08-13T14:01:00Z">
              <w:r w:rsidRPr="002705F3">
                <w:rPr>
                  <w:rFonts w:cs="Courier New"/>
                  <w:szCs w:val="20"/>
                </w:rPr>
                <w:t xml:space="preserve">        This element MUST be present to identify the OpenFlow</w:t>
              </w:r>
            </w:ins>
          </w:p>
          <w:p w14:paraId="1C7D5A02" w14:textId="77777777" w:rsidR="00CC3011" w:rsidRPr="00CC3011" w:rsidRDefault="00CC3011">
            <w:pPr>
              <w:spacing w:before="0"/>
              <w:rPr>
                <w:ins w:id="7841" w:author="Thomas Dietz" w:date="2012-08-13T14:01:00Z"/>
                <w:rFonts w:cs="Courier New"/>
                <w:szCs w:val="20"/>
                <w:rPrChange w:id="7842" w:author="Thomas Dietz" w:date="2012-08-13T14:03:00Z">
                  <w:rPr>
                    <w:ins w:id="7843" w:author="Thomas Dietz" w:date="2012-08-13T14:01:00Z"/>
                    <w:rFonts w:asciiTheme="minorHAnsi" w:hAnsiTheme="minorHAnsi"/>
                    <w:sz w:val="22"/>
                  </w:rPr>
                </w:rPrChange>
              </w:rPr>
              <w:pPrChange w:id="7844" w:author="Thomas Dietz" w:date="2012-08-13T14:04:00Z">
                <w:pPr>
                  <w:spacing w:after="200"/>
                </w:pPr>
              </w:pPrChange>
            </w:pPr>
            <w:ins w:id="7845" w:author="Thomas Dietz" w:date="2012-08-13T14:01:00Z">
              <w:r w:rsidRPr="002705F3">
                <w:rPr>
                  <w:rFonts w:cs="Courier New"/>
                  <w:szCs w:val="20"/>
                </w:rPr>
                <w:t xml:space="preserve">        resource.";</w:t>
              </w:r>
            </w:ins>
          </w:p>
          <w:p w14:paraId="0FF2B02F" w14:textId="77777777" w:rsidR="00CC3011" w:rsidRPr="00CC3011" w:rsidRDefault="00CC3011">
            <w:pPr>
              <w:spacing w:before="0"/>
              <w:rPr>
                <w:ins w:id="7846" w:author="Thomas Dietz" w:date="2012-08-13T14:01:00Z"/>
                <w:rFonts w:cs="Courier New"/>
                <w:szCs w:val="20"/>
                <w:rPrChange w:id="7847" w:author="Thomas Dietz" w:date="2012-08-13T14:03:00Z">
                  <w:rPr>
                    <w:ins w:id="7848" w:author="Thomas Dietz" w:date="2012-08-13T14:01:00Z"/>
                    <w:rFonts w:asciiTheme="minorHAnsi" w:hAnsiTheme="minorHAnsi"/>
                    <w:sz w:val="22"/>
                  </w:rPr>
                </w:rPrChange>
              </w:rPr>
              <w:pPrChange w:id="7849" w:author="Thomas Dietz" w:date="2012-08-13T14:04:00Z">
                <w:pPr>
                  <w:spacing w:after="200"/>
                </w:pPr>
              </w:pPrChange>
            </w:pPr>
            <w:ins w:id="7850" w:author="Thomas Dietz" w:date="2012-08-13T14:01:00Z">
              <w:r w:rsidRPr="002705F3">
                <w:rPr>
                  <w:rFonts w:cs="Courier New"/>
                  <w:szCs w:val="20"/>
                </w:rPr>
                <w:t xml:space="preserve">    }</w:t>
              </w:r>
            </w:ins>
          </w:p>
          <w:p w14:paraId="089D850C" w14:textId="6C5DAA0D" w:rsidR="00CC3011" w:rsidRDefault="00CC3011">
            <w:pPr>
              <w:spacing w:before="0"/>
              <w:rPr>
                <w:ins w:id="7851" w:author="Thomas Dietz" w:date="2012-08-13T14:01:00Z"/>
                <w:rFonts w:asciiTheme="minorHAnsi" w:hAnsiTheme="minorHAnsi"/>
                <w:sz w:val="22"/>
              </w:rPr>
              <w:pPrChange w:id="7852" w:author="Thomas Dietz" w:date="2012-08-13T14:04:00Z">
                <w:pPr>
                  <w:spacing w:after="200"/>
                </w:pPr>
              </w:pPrChange>
            </w:pPr>
            <w:ins w:id="7853" w:author="Thomas Dietz" w:date="2012-08-13T14:01:00Z">
              <w:r w:rsidRPr="002705F3">
                <w:rPr>
                  <w:rFonts w:cs="Courier New"/>
                  <w:szCs w:val="20"/>
                </w:rPr>
                <w:t xml:space="preserve">  }</w:t>
              </w:r>
            </w:ins>
          </w:p>
        </w:tc>
      </w:tr>
    </w:tbl>
    <w:p w14:paraId="534BF0ED" w14:textId="7470E52C" w:rsidR="009E6267" w:rsidDel="00CC3011" w:rsidRDefault="009E6267" w:rsidP="009E6267">
      <w:pPr>
        <w:rPr>
          <w:del w:id="7854" w:author="Thomas Dietz" w:date="2012-08-13T14:00:00Z"/>
        </w:rPr>
      </w:pPr>
    </w:p>
    <w:p w14:paraId="23668A92" w14:textId="77777777" w:rsidR="009E6267" w:rsidRDefault="009E6267" w:rsidP="00D14D27">
      <w:pPr>
        <w:pStyle w:val="Heading2"/>
      </w:pPr>
      <w:bookmarkStart w:id="7855" w:name="_Toc333403902"/>
      <w:r>
        <w:t>OpenFlow Port</w:t>
      </w:r>
      <w:bookmarkEnd w:id="7855"/>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7856" w:name="_Toc315954013"/>
      <w:bookmarkStart w:id="7857" w:name="_Toc316542523"/>
      <w:bookmarkStart w:id="7858" w:name="_Toc333403903"/>
      <w:r w:rsidRPr="00DB42FD">
        <w:lastRenderedPageBreak/>
        <w:t>UML Diagram</w:t>
      </w:r>
      <w:bookmarkEnd w:id="7856"/>
      <w:bookmarkEnd w:id="7857"/>
      <w:bookmarkEnd w:id="7858"/>
    </w:p>
    <w:p w14:paraId="0CE8649A" w14:textId="588E6616" w:rsidR="00B7089E" w:rsidRPr="009F1B7D" w:rsidRDefault="00B53283" w:rsidP="00B7089E">
      <w:pPr>
        <w:keepNext/>
        <w:jc w:val="center"/>
      </w:pPr>
      <w:r>
        <w:object w:dxaOrig="11183" w:dyaOrig="9687" w14:anchorId="25EAB785">
          <v:shape id="_x0000_i1035" type="#_x0000_t75" style="width:467.4pt;height:405pt" o:ole="">
            <v:imagedata r:id="rId32" o:title=""/>
          </v:shape>
          <o:OLEObject Type="Embed" ProgID="Visio.Drawing.11" ShapeID="_x0000_i1035" DrawAspect="Content" ObjectID="_1407242435" r:id="rId33"/>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7859" w:name="_Toc315954014"/>
      <w:bookmarkStart w:id="7860" w:name="_Toc316542524"/>
      <w:bookmarkStart w:id="7861" w:name="_Toc333403904"/>
      <w:r w:rsidRPr="00DB42FD">
        <w:lastRenderedPageBreak/>
        <w:t>XML Schema</w:t>
      </w:r>
      <w:bookmarkEnd w:id="7859"/>
      <w:bookmarkEnd w:id="7860"/>
      <w:bookmarkEnd w:id="7861"/>
    </w:p>
    <w:tbl>
      <w:tblPr>
        <w:tblStyle w:val="XMLtable"/>
        <w:tblW w:w="5000" w:type="pct"/>
        <w:tblLook w:val="04A0" w:firstRow="1" w:lastRow="0" w:firstColumn="1" w:lastColumn="0" w:noHBand="0" w:noVBand="1"/>
        <w:tblPrChange w:id="7862" w:author="Thomas Dietz" w:date="2012-08-13T14:20:00Z">
          <w:tblPr>
            <w:tblStyle w:val="TableGrid"/>
            <w:tblW w:w="0" w:type="auto"/>
            <w:tblInd w:w="378" w:type="dxa"/>
            <w:shd w:val="clear" w:color="auto" w:fill="C8FCCD"/>
            <w:tblLook w:val="04A0" w:firstRow="1" w:lastRow="0" w:firstColumn="1" w:lastColumn="0" w:noHBand="0" w:noVBand="1"/>
          </w:tblPr>
        </w:tblPrChange>
      </w:tblPr>
      <w:tblGrid>
        <w:gridCol w:w="9474"/>
        <w:tblGridChange w:id="7863">
          <w:tblGrid>
            <w:gridCol w:w="8820"/>
          </w:tblGrid>
        </w:tblGridChange>
      </w:tblGrid>
      <w:tr w:rsidR="00B7089E" w:rsidRPr="009F1B7D" w14:paraId="049CBE8D" w14:textId="77777777" w:rsidTr="00E02224">
        <w:tc>
          <w:tcPr>
            <w:tcW w:w="5000" w:type="pct"/>
            <w:tcPrChange w:id="7864" w:author="Thomas Dietz" w:date="2012-08-13T14:20:00Z">
              <w:tcPr>
                <w:tcW w:w="8820" w:type="dxa"/>
                <w:shd w:val="clear" w:color="auto" w:fill="C8FCCD"/>
              </w:tcPr>
            </w:tcPrChange>
          </w:tcPr>
          <w:p w14:paraId="3747EBF9" w14:textId="31107CD9" w:rsidR="00B7089E" w:rsidRPr="009F1B7D" w:rsidDel="00CC3011" w:rsidRDefault="00B7089E" w:rsidP="00011096">
            <w:pPr>
              <w:pStyle w:val="XML1"/>
              <w:rPr>
                <w:del w:id="7865" w:author="Thomas Dietz" w:date="2012-08-13T14:09:00Z"/>
              </w:rPr>
            </w:pPr>
            <w:del w:id="7866" w:author="Thomas Dietz" w:date="2012-08-13T14:09:00Z">
              <w:r w:rsidRPr="009F1B7D" w:rsidDel="00CC3011">
                <w:delText>&lt;xs:complexType name="OFPortType"&gt;</w:delText>
              </w:r>
            </w:del>
          </w:p>
          <w:p w14:paraId="5D3482DA" w14:textId="6092608E" w:rsidR="00B7089E" w:rsidRPr="009F1B7D" w:rsidDel="00CC3011" w:rsidRDefault="00B7089E" w:rsidP="00011096">
            <w:pPr>
              <w:pStyle w:val="XML2"/>
              <w:rPr>
                <w:del w:id="7867" w:author="Thomas Dietz" w:date="2012-08-13T14:09:00Z"/>
              </w:rPr>
            </w:pPr>
            <w:del w:id="7868" w:author="Thomas Dietz" w:date="2012-08-13T14:09:00Z">
              <w:r w:rsidRPr="009F1B7D" w:rsidDel="00CC3011">
                <w:delText>&lt;xs:complexContent&gt;</w:delText>
              </w:r>
            </w:del>
          </w:p>
          <w:p w14:paraId="428CC567" w14:textId="6A8F0B9D" w:rsidR="00B7089E" w:rsidRPr="009F1B7D" w:rsidDel="00CC3011" w:rsidRDefault="00B7089E" w:rsidP="00011096">
            <w:pPr>
              <w:pStyle w:val="XML3"/>
              <w:rPr>
                <w:del w:id="7869" w:author="Thomas Dietz" w:date="2012-08-13T14:09:00Z"/>
              </w:rPr>
            </w:pPr>
            <w:del w:id="7870" w:author="Thomas Dietz" w:date="2012-08-13T14:09:00Z">
              <w:r w:rsidRPr="009F1B7D" w:rsidDel="00CC3011">
                <w:delText>&lt;xs:extension base="OFResourceType"&gt;</w:delText>
              </w:r>
            </w:del>
          </w:p>
          <w:p w14:paraId="2D7DE2F3" w14:textId="0CBD72AF" w:rsidR="00B7089E" w:rsidRPr="009F1B7D" w:rsidDel="00CC3011" w:rsidRDefault="00B7089E" w:rsidP="00011096">
            <w:pPr>
              <w:pStyle w:val="XML4"/>
              <w:rPr>
                <w:del w:id="7871" w:author="Thomas Dietz" w:date="2012-08-13T14:09:00Z"/>
              </w:rPr>
            </w:pPr>
            <w:del w:id="7872" w:author="Thomas Dietz" w:date="2012-08-13T14:09:00Z">
              <w:r w:rsidRPr="009F1B7D" w:rsidDel="00CC3011">
                <w:delText>&lt;xs:sequence&gt;</w:delText>
              </w:r>
            </w:del>
          </w:p>
          <w:p w14:paraId="517858A5" w14:textId="5AE56596" w:rsidR="00B7089E" w:rsidRPr="009F1B7D" w:rsidDel="00CC3011" w:rsidRDefault="00B7089E" w:rsidP="00011096">
            <w:pPr>
              <w:pStyle w:val="XML5"/>
              <w:rPr>
                <w:del w:id="7873" w:author="Thomas Dietz" w:date="2012-08-13T14:09:00Z"/>
              </w:rPr>
            </w:pPr>
            <w:del w:id="7874" w:author="Thomas Dietz" w:date="2012-08-13T14:09:00Z">
              <w:r w:rsidRPr="009F1B7D" w:rsidDel="00CC3011">
                <w:delText xml:space="preserve">&lt;xs:element name="number" </w:delText>
              </w:r>
            </w:del>
          </w:p>
          <w:p w14:paraId="10EDA004" w14:textId="4A39BDDF" w:rsidR="00B7089E" w:rsidRPr="009F1B7D" w:rsidDel="00CC3011" w:rsidRDefault="00B7089E" w:rsidP="00011096">
            <w:pPr>
              <w:pStyle w:val="XML9"/>
              <w:rPr>
                <w:del w:id="7875" w:author="Thomas Dietz" w:date="2012-08-13T14:09:00Z"/>
              </w:rPr>
            </w:pPr>
            <w:del w:id="7876" w:author="Thomas Dietz" w:date="2012-08-13T14:09:00Z">
              <w:r w:rsidRPr="009F1B7D" w:rsidDel="00CC3011">
                <w:delText>type="xs:unsignedInt"/&gt;</w:delText>
              </w:r>
            </w:del>
          </w:p>
          <w:p w14:paraId="0720666A" w14:textId="2435DE31" w:rsidR="00B7089E" w:rsidRPr="009F1B7D" w:rsidDel="00CC3011" w:rsidRDefault="00B7089E" w:rsidP="00011096">
            <w:pPr>
              <w:pStyle w:val="XML5"/>
              <w:rPr>
                <w:del w:id="7877" w:author="Thomas Dietz" w:date="2012-08-13T14:09:00Z"/>
              </w:rPr>
            </w:pPr>
            <w:del w:id="7878" w:author="Thomas Dietz" w:date="2012-08-13T14:09:00Z">
              <w:r w:rsidRPr="009F1B7D" w:rsidDel="00CC3011">
                <w:delText xml:space="preserve">&lt;xs:element name="name" </w:delText>
              </w:r>
            </w:del>
          </w:p>
          <w:p w14:paraId="0105A363" w14:textId="4199D0E6" w:rsidR="00B7089E" w:rsidRPr="009F1B7D" w:rsidDel="00CC3011" w:rsidRDefault="00B7089E" w:rsidP="00011096">
            <w:pPr>
              <w:pStyle w:val="XML9"/>
              <w:rPr>
                <w:del w:id="7879" w:author="Thomas Dietz" w:date="2012-08-13T14:09:00Z"/>
              </w:rPr>
            </w:pPr>
            <w:del w:id="7880" w:author="Thomas Dietz" w:date="2012-08-13T14:09:00Z">
              <w:r w:rsidRPr="009F1B7D" w:rsidDel="00CC3011">
                <w:delText>type="xs:string"/&gt;</w:delText>
              </w:r>
            </w:del>
          </w:p>
          <w:p w14:paraId="5059CD41" w14:textId="44EFCBE4" w:rsidR="00B7089E" w:rsidRPr="009F1B7D" w:rsidDel="00CC3011" w:rsidRDefault="00B7089E" w:rsidP="00011096">
            <w:pPr>
              <w:pStyle w:val="XML5"/>
              <w:rPr>
                <w:del w:id="7881" w:author="Thomas Dietz" w:date="2012-08-13T14:09:00Z"/>
              </w:rPr>
            </w:pPr>
            <w:del w:id="7882" w:author="Thomas Dietz" w:date="2012-08-13T14:09:00Z">
              <w:r w:rsidRPr="009F1B7D" w:rsidDel="00CC3011">
                <w:delText xml:space="preserve">&lt;xs:element name="current-rate" </w:delText>
              </w:r>
            </w:del>
          </w:p>
          <w:p w14:paraId="20240A9D" w14:textId="3E6DB67B" w:rsidR="00B7089E" w:rsidRPr="009F1B7D" w:rsidDel="00CC3011" w:rsidRDefault="00B7089E" w:rsidP="00011096">
            <w:pPr>
              <w:pStyle w:val="XML9"/>
              <w:rPr>
                <w:del w:id="7883" w:author="Thomas Dietz" w:date="2012-08-13T14:09:00Z"/>
              </w:rPr>
            </w:pPr>
            <w:del w:id="7884" w:author="Thomas Dietz" w:date="2012-08-13T14:09:00Z">
              <w:r w:rsidRPr="009F1B7D" w:rsidDel="00CC3011">
                <w:delText>type="xs:unsignedLong"/&gt;</w:delText>
              </w:r>
            </w:del>
          </w:p>
          <w:p w14:paraId="21B7D95E" w14:textId="11FE5F8F" w:rsidR="00B7089E" w:rsidRPr="009F1B7D" w:rsidDel="00CC3011" w:rsidRDefault="00B7089E" w:rsidP="00011096">
            <w:pPr>
              <w:pStyle w:val="XML5"/>
              <w:rPr>
                <w:del w:id="7885" w:author="Thomas Dietz" w:date="2012-08-13T14:09:00Z"/>
              </w:rPr>
            </w:pPr>
            <w:del w:id="7886" w:author="Thomas Dietz" w:date="2012-08-13T14:09:00Z">
              <w:r w:rsidRPr="009F1B7D" w:rsidDel="00CC3011">
                <w:delText xml:space="preserve">&lt;xs:element name="max-rate" </w:delText>
              </w:r>
            </w:del>
          </w:p>
          <w:p w14:paraId="251AA4B2" w14:textId="66A4A060" w:rsidR="00B7089E" w:rsidRPr="009F1B7D" w:rsidDel="00CC3011" w:rsidRDefault="00B7089E" w:rsidP="00011096">
            <w:pPr>
              <w:pStyle w:val="XML9"/>
              <w:rPr>
                <w:del w:id="7887" w:author="Thomas Dietz" w:date="2012-08-13T14:09:00Z"/>
              </w:rPr>
            </w:pPr>
            <w:del w:id="7888" w:author="Thomas Dietz" w:date="2012-08-13T14:09:00Z">
              <w:r w:rsidRPr="009F1B7D" w:rsidDel="00CC3011">
                <w:delText>type="xs:unsignedLong"/&gt;</w:delText>
              </w:r>
            </w:del>
          </w:p>
          <w:p w14:paraId="0A2D0753" w14:textId="54A98241" w:rsidR="00B7089E" w:rsidRPr="009F1B7D" w:rsidDel="00CC3011" w:rsidRDefault="00B7089E" w:rsidP="00011096">
            <w:pPr>
              <w:pStyle w:val="XML5"/>
              <w:rPr>
                <w:del w:id="7889" w:author="Thomas Dietz" w:date="2012-08-13T14:09:00Z"/>
              </w:rPr>
            </w:pPr>
            <w:del w:id="7890" w:author="Thomas Dietz" w:date="2012-08-13T14:09:00Z">
              <w:r w:rsidRPr="009F1B7D" w:rsidDel="00CC3011">
                <w:delText>&lt;xs:element name="configuration"</w:delText>
              </w:r>
            </w:del>
          </w:p>
          <w:p w14:paraId="7C7EB9A4" w14:textId="05F6C95D" w:rsidR="00B7089E" w:rsidRPr="009F1B7D" w:rsidDel="00CC3011" w:rsidRDefault="00B7089E" w:rsidP="00011096">
            <w:pPr>
              <w:pStyle w:val="XML9"/>
              <w:rPr>
                <w:del w:id="7891" w:author="Thomas Dietz" w:date="2012-08-13T14:09:00Z"/>
              </w:rPr>
            </w:pPr>
            <w:del w:id="7892" w:author="Thomas Dietz" w:date="2012-08-13T14:09:00Z">
              <w:r w:rsidRPr="009F1B7D" w:rsidDel="00CC3011">
                <w:delText>type="OFPortConfigurationType"/&gt;</w:delText>
              </w:r>
            </w:del>
          </w:p>
          <w:p w14:paraId="24A4B527" w14:textId="4118F8C3" w:rsidR="00B7089E" w:rsidRPr="009F1B7D" w:rsidDel="00CC3011" w:rsidRDefault="00B7089E" w:rsidP="00011096">
            <w:pPr>
              <w:pStyle w:val="XML5"/>
              <w:rPr>
                <w:del w:id="7893" w:author="Thomas Dietz" w:date="2012-08-13T14:09:00Z"/>
              </w:rPr>
            </w:pPr>
            <w:del w:id="7894" w:author="Thomas Dietz" w:date="2012-08-13T14:09:00Z">
              <w:r w:rsidRPr="009F1B7D" w:rsidDel="00CC3011">
                <w:delText>&lt;xs:element name="state" type="OFPortStateType"/&gt;</w:delText>
              </w:r>
            </w:del>
          </w:p>
          <w:p w14:paraId="5DC65449" w14:textId="760C1CF7" w:rsidR="00B7089E" w:rsidRPr="009F1B7D" w:rsidDel="00CC3011" w:rsidRDefault="00B7089E" w:rsidP="00011096">
            <w:pPr>
              <w:pStyle w:val="XML5"/>
              <w:rPr>
                <w:del w:id="7895" w:author="Thomas Dietz" w:date="2012-08-13T14:09:00Z"/>
              </w:rPr>
            </w:pPr>
            <w:del w:id="7896" w:author="Thomas Dietz" w:date="2012-08-13T14:09:00Z">
              <w:r w:rsidRPr="009F1B7D" w:rsidDel="00CC3011">
                <w:delText xml:space="preserve">&lt;xs:element name="features" </w:delText>
              </w:r>
            </w:del>
          </w:p>
          <w:p w14:paraId="1C9C5A6D" w14:textId="49C01E8D" w:rsidR="00B7089E" w:rsidRPr="009F1B7D" w:rsidDel="00CC3011" w:rsidRDefault="00B7089E" w:rsidP="00011096">
            <w:pPr>
              <w:pStyle w:val="XML9"/>
              <w:rPr>
                <w:del w:id="7897" w:author="Thomas Dietz" w:date="2012-08-13T14:09:00Z"/>
              </w:rPr>
            </w:pPr>
            <w:del w:id="7898" w:author="Thomas Dietz" w:date="2012-08-13T14:09:00Z">
              <w:r w:rsidRPr="009F1B7D" w:rsidDel="00CC3011">
                <w:delText>type="OFPortFeatureMasterList"</w:delText>
              </w:r>
            </w:del>
          </w:p>
          <w:p w14:paraId="0924CFEB" w14:textId="137B9E1F" w:rsidR="00712E70" w:rsidDel="00CC3011" w:rsidRDefault="00712E70" w:rsidP="00712E70">
            <w:pPr>
              <w:pStyle w:val="XML9"/>
              <w:rPr>
                <w:del w:id="7899" w:author="Thomas Dietz" w:date="2012-08-13T14:09:00Z"/>
              </w:rPr>
            </w:pPr>
            <w:del w:id="7900" w:author="Thomas Dietz" w:date="2012-08-13T14:09:00Z">
              <w:r w:rsidDel="00CC3011">
                <w:delText>minOccurs=”0” maxOccurs=”unbounded”</w:delText>
              </w:r>
              <w:r w:rsidRPr="009F1B7D" w:rsidDel="00CC3011">
                <w:delText>/&gt;</w:delText>
              </w:r>
            </w:del>
          </w:p>
          <w:p w14:paraId="30F524FC" w14:textId="68DEE701" w:rsidR="00C25ABA" w:rsidDel="00CC3011" w:rsidRDefault="00C25ABA" w:rsidP="00834D0A">
            <w:pPr>
              <w:pStyle w:val="XML5"/>
              <w:rPr>
                <w:del w:id="7901" w:author="Thomas Dietz" w:date="2012-08-13T14:09:00Z"/>
              </w:rPr>
            </w:pPr>
            <w:del w:id="7902" w:author="Thomas Dietz" w:date="2012-08-13T14:09:00Z">
              <w:r w:rsidRPr="009F1B7D" w:rsidDel="00CC3011">
                <w:delText>&lt;xs:</w:delText>
              </w:r>
              <w:r w:rsidDel="00CC3011">
                <w:delText>choice minOccurs=”0” maxOccurs=”1”</w:delText>
              </w:r>
              <w:r w:rsidRPr="009F1B7D" w:rsidDel="00CC3011">
                <w:delText>&gt;</w:delText>
              </w:r>
            </w:del>
          </w:p>
          <w:p w14:paraId="4798985C" w14:textId="201C3BE1" w:rsidR="00C25ABA" w:rsidDel="00CC3011" w:rsidRDefault="00C25ABA" w:rsidP="00834D0A">
            <w:pPr>
              <w:pStyle w:val="XML6"/>
              <w:rPr>
                <w:del w:id="7903" w:author="Thomas Dietz" w:date="2012-08-13T14:09:00Z"/>
              </w:rPr>
            </w:pPr>
            <w:del w:id="7904" w:author="Thomas Dietz" w:date="2012-08-13T14:09:00Z">
              <w:r w:rsidRPr="009F1B7D" w:rsidDel="00CC3011">
                <w:delText>&lt;xs:element name</w:delText>
              </w:r>
              <w:r w:rsidDel="00CC3011">
                <w:delText>=”tunnel”</w:delText>
              </w:r>
            </w:del>
          </w:p>
          <w:p w14:paraId="4419DFD5" w14:textId="13745DA2" w:rsidR="00C25ABA" w:rsidDel="00CC3011" w:rsidRDefault="00C25ABA" w:rsidP="00C25ABA">
            <w:pPr>
              <w:pStyle w:val="XML9"/>
              <w:rPr>
                <w:del w:id="7905" w:author="Thomas Dietz" w:date="2012-08-13T14:09:00Z"/>
              </w:rPr>
            </w:pPr>
            <w:del w:id="7906" w:author="Thomas Dietz" w:date="2012-08-13T14:09:00Z">
              <w:r w:rsidDel="00CC3011">
                <w:delText>type="OFTunnelType</w:delText>
              </w:r>
              <w:r w:rsidRPr="009F1B7D" w:rsidDel="00CC3011">
                <w:delText>"/&gt;</w:delText>
              </w:r>
            </w:del>
          </w:p>
          <w:p w14:paraId="2FACC320" w14:textId="07FD6FEE" w:rsidR="00C25ABA" w:rsidDel="00CC3011" w:rsidRDefault="00C25ABA" w:rsidP="00834D0A">
            <w:pPr>
              <w:pStyle w:val="XML6"/>
              <w:rPr>
                <w:del w:id="7907" w:author="Thomas Dietz" w:date="2012-08-13T14:09:00Z"/>
              </w:rPr>
            </w:pPr>
            <w:del w:id="7908" w:author="Thomas Dietz" w:date="2012-08-13T14:09:00Z">
              <w:r w:rsidRPr="009F1B7D" w:rsidDel="00CC3011">
                <w:delText>&lt;xs:element name</w:delText>
              </w:r>
              <w:r w:rsidDel="00CC3011">
                <w:delText>=”ipgre-tunnel”</w:delText>
              </w:r>
            </w:del>
          </w:p>
          <w:p w14:paraId="11C666D0" w14:textId="419550BB" w:rsidR="00C25ABA" w:rsidDel="00CC3011" w:rsidRDefault="00C25ABA" w:rsidP="00C25ABA">
            <w:pPr>
              <w:pStyle w:val="XML9"/>
              <w:rPr>
                <w:del w:id="7909" w:author="Thomas Dietz" w:date="2012-08-13T14:09:00Z"/>
              </w:rPr>
            </w:pPr>
            <w:del w:id="7910" w:author="Thomas Dietz" w:date="2012-08-13T14:09:00Z">
              <w:r w:rsidDel="00CC3011">
                <w:delText>type="OFIPinGREtunnelType</w:delText>
              </w:r>
              <w:r w:rsidRPr="009F1B7D" w:rsidDel="00CC3011">
                <w:delText>"/&gt;</w:delText>
              </w:r>
            </w:del>
          </w:p>
          <w:p w14:paraId="0362F848" w14:textId="7418D438" w:rsidR="00C25ABA" w:rsidDel="00CC3011" w:rsidRDefault="00C25ABA" w:rsidP="00834D0A">
            <w:pPr>
              <w:pStyle w:val="XML6"/>
              <w:rPr>
                <w:del w:id="7911" w:author="Thomas Dietz" w:date="2012-08-13T14:09:00Z"/>
              </w:rPr>
            </w:pPr>
            <w:del w:id="7912" w:author="Thomas Dietz" w:date="2012-08-13T14:09:00Z">
              <w:r w:rsidRPr="009F1B7D" w:rsidDel="00CC3011">
                <w:delText>&lt;xs:element name</w:delText>
              </w:r>
              <w:r w:rsidDel="00CC3011">
                <w:delText>=”vxlan-tunnel”</w:delText>
              </w:r>
            </w:del>
          </w:p>
          <w:p w14:paraId="06DB96E9" w14:textId="2EE20AF6" w:rsidR="00C25ABA" w:rsidDel="00CC3011" w:rsidRDefault="00C25ABA" w:rsidP="00C25ABA">
            <w:pPr>
              <w:pStyle w:val="XML9"/>
              <w:rPr>
                <w:del w:id="7913" w:author="Thomas Dietz" w:date="2012-08-13T14:09:00Z"/>
              </w:rPr>
            </w:pPr>
            <w:del w:id="7914" w:author="Thomas Dietz" w:date="2012-08-13T14:09:00Z">
              <w:r w:rsidDel="00CC3011">
                <w:delText>type="OFVxLANTunnelType</w:delText>
              </w:r>
              <w:r w:rsidRPr="009F1B7D" w:rsidDel="00CC3011">
                <w:delText>"/&gt;</w:delText>
              </w:r>
            </w:del>
          </w:p>
          <w:p w14:paraId="31391753" w14:textId="02BD085B" w:rsidR="00C25ABA" w:rsidDel="00CC3011" w:rsidRDefault="00C25ABA" w:rsidP="00834D0A">
            <w:pPr>
              <w:pStyle w:val="XML6"/>
              <w:rPr>
                <w:del w:id="7915" w:author="Thomas Dietz" w:date="2012-08-13T14:09:00Z"/>
              </w:rPr>
            </w:pPr>
            <w:del w:id="7916" w:author="Thomas Dietz" w:date="2012-08-13T14:09:00Z">
              <w:r w:rsidRPr="009F1B7D" w:rsidDel="00CC3011">
                <w:delText>&lt;xs:element name</w:delText>
              </w:r>
              <w:r w:rsidDel="00CC3011">
                <w:delText>=”nvgre-tunnel”</w:delText>
              </w:r>
            </w:del>
          </w:p>
          <w:p w14:paraId="7640AB35" w14:textId="3691B51C" w:rsidR="00C25ABA" w:rsidDel="00CC3011" w:rsidRDefault="00C25ABA" w:rsidP="00C25ABA">
            <w:pPr>
              <w:pStyle w:val="XML9"/>
              <w:rPr>
                <w:del w:id="7917" w:author="Thomas Dietz" w:date="2012-08-13T14:09:00Z"/>
              </w:rPr>
            </w:pPr>
            <w:del w:id="7918" w:author="Thomas Dietz" w:date="2012-08-13T14:09:00Z">
              <w:r w:rsidDel="00CC3011">
                <w:delText>type="OFNVGRETunnelType</w:delText>
              </w:r>
              <w:r w:rsidRPr="009F1B7D" w:rsidDel="00CC3011">
                <w:delText>"/&gt;</w:delText>
              </w:r>
            </w:del>
          </w:p>
          <w:p w14:paraId="29F50B37" w14:textId="6A633EC4" w:rsidR="00C25ABA" w:rsidRPr="009F1B7D" w:rsidDel="00CC3011" w:rsidRDefault="00C25ABA" w:rsidP="00834D0A">
            <w:pPr>
              <w:pStyle w:val="XML5"/>
              <w:rPr>
                <w:del w:id="7919" w:author="Thomas Dietz" w:date="2012-08-13T14:09:00Z"/>
              </w:rPr>
            </w:pPr>
            <w:del w:id="7920" w:author="Thomas Dietz" w:date="2012-08-13T14:09:00Z">
              <w:r w:rsidRPr="009F1B7D" w:rsidDel="00CC3011">
                <w:delText>&lt;/xs:</w:delText>
              </w:r>
              <w:r w:rsidDel="00CC3011">
                <w:delText>choice</w:delText>
              </w:r>
              <w:r w:rsidRPr="009F1B7D" w:rsidDel="00CC3011">
                <w:delText>&gt;</w:delText>
              </w:r>
            </w:del>
          </w:p>
          <w:p w14:paraId="3545BC46" w14:textId="7C6BDCB6" w:rsidR="00B7089E" w:rsidRPr="009F1B7D" w:rsidDel="00CC3011" w:rsidRDefault="00B7089E" w:rsidP="00011096">
            <w:pPr>
              <w:pStyle w:val="XML4"/>
              <w:rPr>
                <w:del w:id="7921" w:author="Thomas Dietz" w:date="2012-08-13T14:09:00Z"/>
              </w:rPr>
            </w:pPr>
            <w:del w:id="7922" w:author="Thomas Dietz" w:date="2012-08-13T14:09:00Z">
              <w:r w:rsidRPr="009F1B7D" w:rsidDel="00CC3011">
                <w:delText>&lt;/xs:sequence&gt;</w:delText>
              </w:r>
            </w:del>
          </w:p>
          <w:p w14:paraId="4F549781" w14:textId="50FF2774" w:rsidR="00B7089E" w:rsidRPr="009F1B7D" w:rsidDel="00CC3011" w:rsidRDefault="00B7089E" w:rsidP="00011096">
            <w:pPr>
              <w:pStyle w:val="XML3"/>
              <w:rPr>
                <w:del w:id="7923" w:author="Thomas Dietz" w:date="2012-08-13T14:09:00Z"/>
              </w:rPr>
            </w:pPr>
            <w:del w:id="7924" w:author="Thomas Dietz" w:date="2012-08-13T14:09:00Z">
              <w:r w:rsidRPr="009F1B7D" w:rsidDel="00CC3011">
                <w:delText>&lt;/xs:extension&gt;</w:delText>
              </w:r>
            </w:del>
          </w:p>
          <w:p w14:paraId="7B45140A" w14:textId="67997836" w:rsidR="00B7089E" w:rsidRPr="009F1B7D" w:rsidDel="00CC3011" w:rsidRDefault="00B7089E" w:rsidP="00011096">
            <w:pPr>
              <w:pStyle w:val="XML2"/>
              <w:rPr>
                <w:del w:id="7925" w:author="Thomas Dietz" w:date="2012-08-13T14:09:00Z"/>
              </w:rPr>
            </w:pPr>
            <w:del w:id="7926" w:author="Thomas Dietz" w:date="2012-08-13T14:09:00Z">
              <w:r w:rsidRPr="009F1B7D" w:rsidDel="00CC3011">
                <w:delText>&lt;/xs:complexContent&gt;</w:delText>
              </w:r>
            </w:del>
          </w:p>
          <w:p w14:paraId="241EBE38" w14:textId="05A59F1D" w:rsidR="00B7089E" w:rsidRPr="009F1B7D" w:rsidDel="00CC3011" w:rsidRDefault="00B7089E" w:rsidP="00011096">
            <w:pPr>
              <w:pStyle w:val="XML1"/>
              <w:rPr>
                <w:del w:id="7927" w:author="Thomas Dietz" w:date="2012-08-13T14:09:00Z"/>
              </w:rPr>
            </w:pPr>
            <w:del w:id="7928" w:author="Thomas Dietz" w:date="2012-08-13T14:09:00Z">
              <w:r w:rsidRPr="009F1B7D" w:rsidDel="00CC3011">
                <w:delText>&lt;/xs:complexType&gt;</w:delText>
              </w:r>
            </w:del>
          </w:p>
          <w:p w14:paraId="4A74241D" w14:textId="3DD5D9CD" w:rsidR="00B7089E" w:rsidRPr="009F1B7D" w:rsidDel="00CC3011" w:rsidRDefault="00B7089E" w:rsidP="00011096">
            <w:pPr>
              <w:pStyle w:val="XML1"/>
              <w:rPr>
                <w:del w:id="7929" w:author="Thomas Dietz" w:date="2012-08-13T14:09:00Z"/>
              </w:rPr>
            </w:pPr>
          </w:p>
          <w:p w14:paraId="649A4818" w14:textId="4661DD7C" w:rsidR="00B7089E" w:rsidRPr="009F1B7D" w:rsidDel="00CC3011" w:rsidRDefault="00B7089E" w:rsidP="00011096">
            <w:pPr>
              <w:pStyle w:val="XML1"/>
              <w:rPr>
                <w:del w:id="7930" w:author="Thomas Dietz" w:date="2012-08-13T14:09:00Z"/>
              </w:rPr>
            </w:pPr>
            <w:del w:id="7931" w:author="Thomas Dietz" w:date="2012-08-13T14:09:00Z">
              <w:r w:rsidRPr="009F1B7D" w:rsidDel="00CC3011">
                <w:delText>&lt;xs:complexType name="OFPortFeatureMasterList"&gt;</w:delText>
              </w:r>
            </w:del>
          </w:p>
          <w:p w14:paraId="0DCCBF93" w14:textId="337ABBDC" w:rsidR="00B7089E" w:rsidRPr="009F1B7D" w:rsidDel="00CC3011" w:rsidRDefault="00B7089E" w:rsidP="00011096">
            <w:pPr>
              <w:pStyle w:val="XML2"/>
              <w:rPr>
                <w:del w:id="7932" w:author="Thomas Dietz" w:date="2012-08-13T14:09:00Z"/>
              </w:rPr>
            </w:pPr>
            <w:del w:id="7933" w:author="Thomas Dietz" w:date="2012-08-13T14:09:00Z">
              <w:r w:rsidRPr="009F1B7D" w:rsidDel="00CC3011">
                <w:delText>&lt;xs:sequence&gt;</w:delText>
              </w:r>
            </w:del>
          </w:p>
          <w:p w14:paraId="02DE31BD" w14:textId="0685AA49" w:rsidR="00B7089E" w:rsidRPr="009F1B7D" w:rsidDel="00CC3011" w:rsidRDefault="00B7089E" w:rsidP="00011096">
            <w:pPr>
              <w:pStyle w:val="XML3"/>
              <w:rPr>
                <w:del w:id="7934" w:author="Thomas Dietz" w:date="2012-08-13T14:09:00Z"/>
              </w:rPr>
            </w:pPr>
            <w:del w:id="7935" w:author="Thomas Dietz" w:date="2012-08-13T14:09:00Z">
              <w:r w:rsidRPr="009F1B7D" w:rsidDel="00CC3011">
                <w:delText xml:space="preserve">&lt;xs:element name="current" </w:delText>
              </w:r>
            </w:del>
          </w:p>
          <w:p w14:paraId="2126D024" w14:textId="50E2714F" w:rsidR="00B7089E" w:rsidRPr="009F1B7D" w:rsidDel="00CC3011" w:rsidRDefault="00B7089E" w:rsidP="00011096">
            <w:pPr>
              <w:pStyle w:val="XML9"/>
              <w:rPr>
                <w:del w:id="7936" w:author="Thomas Dietz" w:date="2012-08-13T14:09:00Z"/>
              </w:rPr>
            </w:pPr>
            <w:del w:id="7937" w:author="Thomas Dietz" w:date="2012-08-13T14:09:00Z">
              <w:r w:rsidRPr="009F1B7D" w:rsidDel="00CC3011">
                <w:delText>type="OFPortCurrentFeatureListType"/&gt;</w:delText>
              </w:r>
            </w:del>
          </w:p>
          <w:p w14:paraId="690BBC8F" w14:textId="1A21C5C8" w:rsidR="00B7089E" w:rsidRPr="009F1B7D" w:rsidDel="00CC3011" w:rsidRDefault="00B7089E" w:rsidP="00011096">
            <w:pPr>
              <w:pStyle w:val="XML3"/>
              <w:rPr>
                <w:del w:id="7938" w:author="Thomas Dietz" w:date="2012-08-13T14:09:00Z"/>
              </w:rPr>
            </w:pPr>
            <w:del w:id="7939" w:author="Thomas Dietz" w:date="2012-08-13T14:09:00Z">
              <w:r w:rsidRPr="009F1B7D" w:rsidDel="00CC3011">
                <w:delText xml:space="preserve">&lt;xs:element name="advertised" </w:delText>
              </w:r>
            </w:del>
          </w:p>
          <w:p w14:paraId="024DB5BC" w14:textId="1CAD5A95" w:rsidR="00B7089E" w:rsidRPr="009F1B7D" w:rsidDel="00CC3011" w:rsidRDefault="00B7089E" w:rsidP="00011096">
            <w:pPr>
              <w:pStyle w:val="XML9"/>
              <w:rPr>
                <w:del w:id="7940" w:author="Thomas Dietz" w:date="2012-08-13T14:09:00Z"/>
              </w:rPr>
            </w:pPr>
            <w:del w:id="7941" w:author="Thomas Dietz" w:date="2012-08-13T14:09:00Z">
              <w:r w:rsidRPr="009F1B7D" w:rsidDel="00CC3011">
                <w:delText>type="OFPortOtherFeatureListType"/&gt;</w:delText>
              </w:r>
            </w:del>
          </w:p>
          <w:p w14:paraId="7A41A378" w14:textId="4178C033" w:rsidR="00B7089E" w:rsidRPr="009F1B7D" w:rsidDel="00CC3011" w:rsidRDefault="00B7089E" w:rsidP="00011096">
            <w:pPr>
              <w:pStyle w:val="XML3"/>
              <w:rPr>
                <w:del w:id="7942" w:author="Thomas Dietz" w:date="2012-08-13T14:09:00Z"/>
              </w:rPr>
            </w:pPr>
            <w:del w:id="7943" w:author="Thomas Dietz" w:date="2012-08-13T14:09:00Z">
              <w:r w:rsidRPr="009F1B7D" w:rsidDel="00CC3011">
                <w:delText xml:space="preserve">&lt;xs:element name="supported" </w:delText>
              </w:r>
            </w:del>
          </w:p>
          <w:p w14:paraId="432918F3" w14:textId="50723599" w:rsidR="00B7089E" w:rsidRPr="009F1B7D" w:rsidDel="00CC3011" w:rsidRDefault="00B7089E" w:rsidP="00011096">
            <w:pPr>
              <w:pStyle w:val="XML9"/>
              <w:rPr>
                <w:del w:id="7944" w:author="Thomas Dietz" w:date="2012-08-13T14:09:00Z"/>
              </w:rPr>
            </w:pPr>
            <w:del w:id="7945" w:author="Thomas Dietz" w:date="2012-08-13T14:09:00Z">
              <w:r w:rsidRPr="009F1B7D" w:rsidDel="00CC3011">
                <w:delText>type="OFPortOtherFeatureListType"/&gt;</w:delText>
              </w:r>
            </w:del>
          </w:p>
          <w:p w14:paraId="1AAEF17B" w14:textId="4F868578" w:rsidR="00B7089E" w:rsidRPr="009F1B7D" w:rsidDel="00CC3011" w:rsidRDefault="00B7089E" w:rsidP="00011096">
            <w:pPr>
              <w:pStyle w:val="XML3"/>
              <w:rPr>
                <w:del w:id="7946" w:author="Thomas Dietz" w:date="2012-08-13T14:09:00Z"/>
              </w:rPr>
            </w:pPr>
            <w:del w:id="7947" w:author="Thomas Dietz" w:date="2012-08-13T14:09:00Z">
              <w:r w:rsidRPr="009F1B7D" w:rsidDel="00CC3011">
                <w:delText>&lt;xs:element name="advertised-peer"</w:delText>
              </w:r>
            </w:del>
          </w:p>
          <w:p w14:paraId="4472AEEF" w14:textId="76BB3BB6" w:rsidR="00B7089E" w:rsidRPr="009F1B7D" w:rsidDel="00CC3011" w:rsidRDefault="00B7089E" w:rsidP="00011096">
            <w:pPr>
              <w:pStyle w:val="XML9"/>
              <w:rPr>
                <w:del w:id="7948" w:author="Thomas Dietz" w:date="2012-08-13T14:09:00Z"/>
              </w:rPr>
            </w:pPr>
            <w:del w:id="7949" w:author="Thomas Dietz" w:date="2012-08-13T14:09:00Z">
              <w:r w:rsidRPr="009F1B7D" w:rsidDel="00CC3011">
                <w:delText>type="OFPortOtherFeatureListType"/&gt;</w:delText>
              </w:r>
            </w:del>
          </w:p>
          <w:p w14:paraId="7EADE9F3" w14:textId="07EE9D45" w:rsidR="00B7089E" w:rsidRPr="009F1B7D" w:rsidDel="00CC3011" w:rsidRDefault="00B7089E" w:rsidP="00011096">
            <w:pPr>
              <w:pStyle w:val="XML2"/>
              <w:rPr>
                <w:del w:id="7950" w:author="Thomas Dietz" w:date="2012-08-13T14:09:00Z"/>
              </w:rPr>
            </w:pPr>
            <w:del w:id="7951" w:author="Thomas Dietz" w:date="2012-08-13T14:09:00Z">
              <w:r w:rsidRPr="009F1B7D" w:rsidDel="00CC3011">
                <w:delText>&lt;/xs:sequence&gt;</w:delText>
              </w:r>
            </w:del>
          </w:p>
          <w:p w14:paraId="70F51B64" w14:textId="681425F9" w:rsidR="00B7089E" w:rsidRPr="009F1B7D" w:rsidDel="00CC3011" w:rsidRDefault="00B7089E" w:rsidP="00011096">
            <w:pPr>
              <w:pStyle w:val="XML1"/>
              <w:rPr>
                <w:del w:id="7952" w:author="Thomas Dietz" w:date="2012-08-13T14:09:00Z"/>
              </w:rPr>
            </w:pPr>
            <w:del w:id="7953" w:author="Thomas Dietz" w:date="2012-08-13T14:09:00Z">
              <w:r w:rsidRPr="009F1B7D" w:rsidDel="00CC3011">
                <w:delText>&lt;/xs:complexType&gt;</w:delText>
              </w:r>
            </w:del>
          </w:p>
          <w:p w14:paraId="0628BEF2" w14:textId="6801AD5A" w:rsidR="00B7089E" w:rsidRPr="009F1B7D" w:rsidDel="00CC3011" w:rsidRDefault="00B7089E" w:rsidP="00011096">
            <w:pPr>
              <w:pStyle w:val="XML1"/>
              <w:rPr>
                <w:del w:id="7954" w:author="Thomas Dietz" w:date="2012-08-13T14:09:00Z"/>
              </w:rPr>
            </w:pPr>
          </w:p>
          <w:p w14:paraId="643207E1" w14:textId="2364451E" w:rsidR="00B7089E" w:rsidRPr="009F1B7D" w:rsidDel="00CC3011" w:rsidRDefault="00B7089E" w:rsidP="00011096">
            <w:pPr>
              <w:pStyle w:val="XML1"/>
              <w:rPr>
                <w:del w:id="7955" w:author="Thomas Dietz" w:date="2012-08-13T14:09:00Z"/>
              </w:rPr>
            </w:pPr>
            <w:del w:id="7956" w:author="Thomas Dietz" w:date="2012-08-13T14:09:00Z">
              <w:r w:rsidRPr="009F1B7D" w:rsidDel="00CC3011">
                <w:delText>&lt;xs:complexType name="OFPortConfigurationType"&gt;</w:delText>
              </w:r>
            </w:del>
          </w:p>
          <w:p w14:paraId="6E6524E4" w14:textId="58BC4732" w:rsidR="00B7089E" w:rsidRPr="009F1B7D" w:rsidDel="00CC3011" w:rsidRDefault="00B7089E" w:rsidP="00011096">
            <w:pPr>
              <w:pStyle w:val="XML2"/>
              <w:rPr>
                <w:del w:id="7957" w:author="Thomas Dietz" w:date="2012-08-13T14:09:00Z"/>
              </w:rPr>
            </w:pPr>
            <w:del w:id="7958" w:author="Thomas Dietz" w:date="2012-08-13T14:09:00Z">
              <w:r w:rsidRPr="009F1B7D" w:rsidDel="00CC3011">
                <w:delText>&lt;xs:sequence&gt;</w:delText>
              </w:r>
            </w:del>
          </w:p>
          <w:p w14:paraId="39453D15" w14:textId="4A0424F3" w:rsidR="00B7089E" w:rsidRPr="009F1B7D" w:rsidDel="00CC3011" w:rsidRDefault="00B7089E" w:rsidP="00011096">
            <w:pPr>
              <w:pStyle w:val="XML3"/>
              <w:rPr>
                <w:del w:id="7959" w:author="Thomas Dietz" w:date="2012-08-13T14:09:00Z"/>
              </w:rPr>
            </w:pPr>
            <w:del w:id="7960" w:author="Thomas Dietz" w:date="2012-08-13T14:09:00Z">
              <w:r w:rsidRPr="009F1B7D" w:rsidDel="00CC3011">
                <w:delText xml:space="preserve">&lt;xs:element name="admin-state" </w:delText>
              </w:r>
            </w:del>
          </w:p>
          <w:p w14:paraId="30452B04" w14:textId="1C0A6BAD" w:rsidR="00B7089E" w:rsidRPr="009F1B7D" w:rsidDel="00CC3011" w:rsidRDefault="00B7089E" w:rsidP="00011096">
            <w:pPr>
              <w:pStyle w:val="XML9"/>
              <w:rPr>
                <w:del w:id="7961" w:author="Thomas Dietz" w:date="2012-08-13T14:09:00Z"/>
              </w:rPr>
            </w:pPr>
            <w:del w:id="7962" w:author="Thomas Dietz" w:date="2012-08-13T14:09:00Z">
              <w:r w:rsidRPr="009F1B7D" w:rsidDel="00CC3011">
                <w:delText>type="OFPortStateOptionsType"/&gt;</w:delText>
              </w:r>
            </w:del>
          </w:p>
          <w:p w14:paraId="689010DE" w14:textId="56D186D1" w:rsidR="00B7089E" w:rsidRPr="009F1B7D" w:rsidDel="00CC3011" w:rsidRDefault="00B7089E" w:rsidP="00011096">
            <w:pPr>
              <w:pStyle w:val="XML3"/>
              <w:rPr>
                <w:del w:id="7963" w:author="Thomas Dietz" w:date="2012-08-13T14:09:00Z"/>
              </w:rPr>
            </w:pPr>
            <w:del w:id="7964" w:author="Thomas Dietz" w:date="2012-08-13T14:09:00Z">
              <w:r w:rsidRPr="009F1B7D" w:rsidDel="00CC3011">
                <w:delText xml:space="preserve">&lt;xs:element name="no-receive" </w:delText>
              </w:r>
            </w:del>
          </w:p>
          <w:p w14:paraId="79E3FB5F" w14:textId="3F2DD7E4" w:rsidR="00B7089E" w:rsidRPr="009F1B7D" w:rsidDel="00CC3011" w:rsidRDefault="00B7089E" w:rsidP="00011096">
            <w:pPr>
              <w:pStyle w:val="XML9"/>
              <w:rPr>
                <w:del w:id="7965" w:author="Thomas Dietz" w:date="2012-08-13T14:09:00Z"/>
              </w:rPr>
            </w:pPr>
            <w:del w:id="7966" w:author="Thomas Dietz" w:date="2012-08-13T14:09:00Z">
              <w:r w:rsidRPr="009F1B7D" w:rsidDel="00CC3011">
                <w:delText>type="xs:boolean"/&gt;</w:delText>
              </w:r>
            </w:del>
          </w:p>
          <w:p w14:paraId="3A2F6CD7" w14:textId="52F5E47F" w:rsidR="00B7089E" w:rsidRPr="009F1B7D" w:rsidDel="00CC3011" w:rsidRDefault="00B7089E" w:rsidP="00011096">
            <w:pPr>
              <w:pStyle w:val="XML3"/>
              <w:rPr>
                <w:del w:id="7967" w:author="Thomas Dietz" w:date="2012-08-13T14:09:00Z"/>
              </w:rPr>
            </w:pPr>
            <w:del w:id="7968" w:author="Thomas Dietz" w:date="2012-08-13T14:09:00Z">
              <w:r w:rsidRPr="009F1B7D" w:rsidDel="00CC3011">
                <w:delText xml:space="preserve">&lt;xs:element name="no-forward" </w:delText>
              </w:r>
            </w:del>
          </w:p>
          <w:p w14:paraId="486F3B5D" w14:textId="3E4BC75C" w:rsidR="00B7089E" w:rsidRPr="009F1B7D" w:rsidDel="00CC3011" w:rsidRDefault="00B7089E" w:rsidP="00011096">
            <w:pPr>
              <w:pStyle w:val="XML9"/>
              <w:rPr>
                <w:del w:id="7969" w:author="Thomas Dietz" w:date="2012-08-13T14:09:00Z"/>
              </w:rPr>
            </w:pPr>
            <w:del w:id="7970" w:author="Thomas Dietz" w:date="2012-08-13T14:09:00Z">
              <w:r w:rsidRPr="009F1B7D" w:rsidDel="00CC3011">
                <w:delText>type="xs:boolean"/&gt;</w:delText>
              </w:r>
            </w:del>
          </w:p>
          <w:p w14:paraId="6E452EA8" w14:textId="7C2BEB7C" w:rsidR="00B7089E" w:rsidRPr="009F1B7D" w:rsidDel="00CC3011" w:rsidRDefault="00B7089E" w:rsidP="00011096">
            <w:pPr>
              <w:pStyle w:val="XML3"/>
              <w:rPr>
                <w:del w:id="7971" w:author="Thomas Dietz" w:date="2012-08-13T14:09:00Z"/>
              </w:rPr>
            </w:pPr>
            <w:del w:id="7972" w:author="Thomas Dietz" w:date="2012-08-13T14:09:00Z">
              <w:r w:rsidRPr="009F1B7D" w:rsidDel="00CC3011">
                <w:lastRenderedPageBreak/>
                <w:delText xml:space="preserve">&lt;xs:element name="no-packet-in" </w:delText>
              </w:r>
            </w:del>
          </w:p>
          <w:p w14:paraId="6F1BD4FF" w14:textId="3BF5F6CC" w:rsidR="00B7089E" w:rsidRPr="009F1B7D" w:rsidDel="00CC3011" w:rsidRDefault="00B7089E" w:rsidP="00011096">
            <w:pPr>
              <w:pStyle w:val="XML9"/>
              <w:rPr>
                <w:del w:id="7973" w:author="Thomas Dietz" w:date="2012-08-13T14:09:00Z"/>
              </w:rPr>
            </w:pPr>
            <w:del w:id="7974" w:author="Thomas Dietz" w:date="2012-08-13T14:09:00Z">
              <w:r w:rsidRPr="009F1B7D" w:rsidDel="00CC3011">
                <w:delText>type="xs:boolean"/&gt;</w:delText>
              </w:r>
            </w:del>
          </w:p>
          <w:p w14:paraId="19C71F1E" w14:textId="6609C899" w:rsidR="00B7089E" w:rsidRPr="009F1B7D" w:rsidDel="00CC3011" w:rsidRDefault="00B7089E" w:rsidP="00011096">
            <w:pPr>
              <w:pStyle w:val="XML2"/>
              <w:rPr>
                <w:del w:id="7975" w:author="Thomas Dietz" w:date="2012-08-13T14:09:00Z"/>
              </w:rPr>
            </w:pPr>
            <w:del w:id="7976" w:author="Thomas Dietz" w:date="2012-08-13T14:09:00Z">
              <w:r w:rsidRPr="009F1B7D" w:rsidDel="00CC3011">
                <w:delText>&lt;/xs:sequence&gt;</w:delText>
              </w:r>
            </w:del>
          </w:p>
          <w:p w14:paraId="07018BB5" w14:textId="20618348" w:rsidR="00B7089E" w:rsidRPr="009F1B7D" w:rsidDel="00CC3011" w:rsidRDefault="00B7089E" w:rsidP="00011096">
            <w:pPr>
              <w:pStyle w:val="XML1"/>
              <w:rPr>
                <w:del w:id="7977" w:author="Thomas Dietz" w:date="2012-08-13T14:09:00Z"/>
              </w:rPr>
            </w:pPr>
            <w:del w:id="7978" w:author="Thomas Dietz" w:date="2012-08-13T14:09:00Z">
              <w:r w:rsidRPr="009F1B7D" w:rsidDel="00CC3011">
                <w:delText>&lt;/xs:complexType&gt;</w:delText>
              </w:r>
            </w:del>
          </w:p>
          <w:p w14:paraId="61594F02" w14:textId="57F611A2" w:rsidR="00B7089E" w:rsidRPr="009F1B7D" w:rsidDel="00CC3011" w:rsidRDefault="00B7089E" w:rsidP="00011096">
            <w:pPr>
              <w:pStyle w:val="XML1"/>
              <w:rPr>
                <w:del w:id="7979" w:author="Thomas Dietz" w:date="2012-08-13T14:09:00Z"/>
              </w:rPr>
            </w:pPr>
          </w:p>
          <w:p w14:paraId="3A38D8AB" w14:textId="160F61B3" w:rsidR="00B7089E" w:rsidRPr="009F1B7D" w:rsidDel="00CC3011" w:rsidRDefault="00B7089E" w:rsidP="00011096">
            <w:pPr>
              <w:pStyle w:val="XML1"/>
              <w:rPr>
                <w:del w:id="7980" w:author="Thomas Dietz" w:date="2012-08-13T14:09:00Z"/>
              </w:rPr>
            </w:pPr>
            <w:del w:id="7981" w:author="Thomas Dietz" w:date="2012-08-13T14:09:00Z">
              <w:r w:rsidRPr="009F1B7D" w:rsidDel="00CC3011">
                <w:delText>&lt;xs:complexTypename="OFPortStateType"&gt;</w:delText>
              </w:r>
            </w:del>
          </w:p>
          <w:p w14:paraId="31DCE2E7" w14:textId="6723CE71" w:rsidR="00B7089E" w:rsidRPr="009F1B7D" w:rsidDel="00CC3011" w:rsidRDefault="00B7089E" w:rsidP="00011096">
            <w:pPr>
              <w:pStyle w:val="XML2"/>
              <w:rPr>
                <w:del w:id="7982" w:author="Thomas Dietz" w:date="2012-08-13T14:09:00Z"/>
              </w:rPr>
            </w:pPr>
            <w:del w:id="7983" w:author="Thomas Dietz" w:date="2012-08-13T14:09:00Z">
              <w:r w:rsidRPr="009F1B7D" w:rsidDel="00CC3011">
                <w:delText>&lt;xs:sequence&gt;</w:delText>
              </w:r>
            </w:del>
          </w:p>
          <w:p w14:paraId="01F9760A" w14:textId="63B3AAA7" w:rsidR="00B7089E" w:rsidRPr="009F1B7D" w:rsidDel="00CC3011" w:rsidRDefault="00B7089E" w:rsidP="00011096">
            <w:pPr>
              <w:pStyle w:val="XML3"/>
              <w:rPr>
                <w:del w:id="7984" w:author="Thomas Dietz" w:date="2012-08-13T14:09:00Z"/>
              </w:rPr>
            </w:pPr>
            <w:del w:id="7985" w:author="Thomas Dietz" w:date="2012-08-13T14:09:00Z">
              <w:r w:rsidRPr="009F1B7D" w:rsidDel="00CC3011">
                <w:delText xml:space="preserve">&lt;xs:element name="oper-state" </w:delText>
              </w:r>
            </w:del>
          </w:p>
          <w:p w14:paraId="5A3200FF" w14:textId="7EA6AE31" w:rsidR="00B7089E" w:rsidRPr="009F1B7D" w:rsidDel="00CC3011" w:rsidRDefault="00B7089E" w:rsidP="00011096">
            <w:pPr>
              <w:pStyle w:val="XML9"/>
              <w:rPr>
                <w:del w:id="7986" w:author="Thomas Dietz" w:date="2012-08-13T14:09:00Z"/>
              </w:rPr>
            </w:pPr>
            <w:del w:id="7987" w:author="Thomas Dietz" w:date="2012-08-13T14:09:00Z">
              <w:r w:rsidRPr="009F1B7D" w:rsidDel="00CC3011">
                <w:delText>type="OFPortStateOptionsType"/&gt;</w:delText>
              </w:r>
            </w:del>
          </w:p>
          <w:p w14:paraId="4B5D2CA7" w14:textId="488AA5E3" w:rsidR="00B7089E" w:rsidRPr="009F1B7D" w:rsidDel="00CC3011" w:rsidRDefault="00B7089E" w:rsidP="00011096">
            <w:pPr>
              <w:pStyle w:val="XML4"/>
              <w:rPr>
                <w:del w:id="7988" w:author="Thomas Dietz" w:date="2012-08-13T14:09:00Z"/>
              </w:rPr>
            </w:pPr>
            <w:del w:id="7989" w:author="Thomas Dietz" w:date="2012-08-13T14:09:00Z">
              <w:r w:rsidRPr="009F1B7D" w:rsidDel="00CC3011">
                <w:delText xml:space="preserve">&lt;xs:element name="blocked" </w:delText>
              </w:r>
            </w:del>
          </w:p>
          <w:p w14:paraId="5086D05E" w14:textId="0A0AD7C6" w:rsidR="00B7089E" w:rsidRPr="009F1B7D" w:rsidDel="00CC3011" w:rsidRDefault="00B7089E" w:rsidP="00011096">
            <w:pPr>
              <w:pStyle w:val="XML9"/>
              <w:rPr>
                <w:del w:id="7990" w:author="Thomas Dietz" w:date="2012-08-13T14:09:00Z"/>
              </w:rPr>
            </w:pPr>
            <w:del w:id="7991" w:author="Thomas Dietz" w:date="2012-08-13T14:09:00Z">
              <w:r w:rsidRPr="009F1B7D" w:rsidDel="00CC3011">
                <w:delText>type="xs:boolean"/&gt;</w:delText>
              </w:r>
            </w:del>
          </w:p>
          <w:p w14:paraId="5EF48DD9" w14:textId="5D048664" w:rsidR="00B7089E" w:rsidRPr="009F1B7D" w:rsidDel="00CC3011" w:rsidRDefault="00B7089E" w:rsidP="00011096">
            <w:pPr>
              <w:pStyle w:val="XML4"/>
              <w:rPr>
                <w:del w:id="7992" w:author="Thomas Dietz" w:date="2012-08-13T14:09:00Z"/>
              </w:rPr>
            </w:pPr>
            <w:del w:id="7993" w:author="Thomas Dietz" w:date="2012-08-13T14:09:00Z">
              <w:r w:rsidRPr="009F1B7D" w:rsidDel="00CC3011">
                <w:delText xml:space="preserve">&lt;xs:element name="live" </w:delText>
              </w:r>
            </w:del>
          </w:p>
          <w:p w14:paraId="66F2A6A8" w14:textId="11A4A4C4" w:rsidR="00B7089E" w:rsidRPr="009F1B7D" w:rsidDel="00CC3011" w:rsidRDefault="00B7089E" w:rsidP="00011096">
            <w:pPr>
              <w:pStyle w:val="XML9"/>
              <w:rPr>
                <w:del w:id="7994" w:author="Thomas Dietz" w:date="2012-08-13T14:09:00Z"/>
              </w:rPr>
            </w:pPr>
            <w:del w:id="7995" w:author="Thomas Dietz" w:date="2012-08-13T14:09:00Z">
              <w:r w:rsidRPr="009F1B7D" w:rsidDel="00CC3011">
                <w:delText>type="xs:boolean"/&gt;</w:delText>
              </w:r>
            </w:del>
          </w:p>
          <w:p w14:paraId="05F0594B" w14:textId="74519F09" w:rsidR="00B7089E" w:rsidRPr="009F1B7D" w:rsidDel="00CC3011" w:rsidRDefault="00B7089E" w:rsidP="00011096">
            <w:pPr>
              <w:pStyle w:val="XML2"/>
              <w:rPr>
                <w:del w:id="7996" w:author="Thomas Dietz" w:date="2012-08-13T14:09:00Z"/>
              </w:rPr>
            </w:pPr>
            <w:del w:id="7997" w:author="Thomas Dietz" w:date="2012-08-13T14:09:00Z">
              <w:r w:rsidRPr="009F1B7D" w:rsidDel="00CC3011">
                <w:delText>&lt;/xs:sequence&gt;</w:delText>
              </w:r>
            </w:del>
          </w:p>
          <w:p w14:paraId="709E590D" w14:textId="7A4F0012" w:rsidR="00B7089E" w:rsidRPr="009F1B7D" w:rsidDel="00CC3011" w:rsidRDefault="00B7089E" w:rsidP="00011096">
            <w:pPr>
              <w:pStyle w:val="XML1"/>
              <w:rPr>
                <w:del w:id="7998" w:author="Thomas Dietz" w:date="2012-08-13T14:09:00Z"/>
              </w:rPr>
            </w:pPr>
            <w:del w:id="7999" w:author="Thomas Dietz" w:date="2012-08-13T14:09:00Z">
              <w:r w:rsidRPr="009F1B7D" w:rsidDel="00CC3011">
                <w:delText>&lt;/xs:complexType&gt;</w:delText>
              </w:r>
            </w:del>
          </w:p>
          <w:p w14:paraId="05CB3A84" w14:textId="43C2B0A5" w:rsidR="00B7089E" w:rsidRPr="009F1B7D" w:rsidDel="00CC3011" w:rsidRDefault="00B7089E" w:rsidP="00011096">
            <w:pPr>
              <w:pStyle w:val="XML1"/>
              <w:rPr>
                <w:del w:id="8000" w:author="Thomas Dietz" w:date="2012-08-13T14:09:00Z"/>
              </w:rPr>
            </w:pPr>
          </w:p>
          <w:p w14:paraId="609097EB" w14:textId="1EFF7865" w:rsidR="00B7089E" w:rsidRPr="009F1B7D" w:rsidDel="00CC3011" w:rsidRDefault="00B7089E" w:rsidP="00011096">
            <w:pPr>
              <w:pStyle w:val="XML1"/>
              <w:rPr>
                <w:del w:id="8001" w:author="Thomas Dietz" w:date="2012-08-13T14:09:00Z"/>
              </w:rPr>
            </w:pPr>
            <w:del w:id="8002" w:author="Thomas Dietz" w:date="2012-08-13T14:09:00Z">
              <w:r w:rsidRPr="009F1B7D" w:rsidDel="00CC3011">
                <w:delText>&lt;xs:simpleType name="OFPortStateOptionsType"&gt;</w:delText>
              </w:r>
            </w:del>
          </w:p>
          <w:p w14:paraId="2620F487" w14:textId="49BA74FC" w:rsidR="00B7089E" w:rsidRPr="009F1B7D" w:rsidDel="00CC3011" w:rsidRDefault="00B7089E" w:rsidP="00011096">
            <w:pPr>
              <w:pStyle w:val="XML2"/>
              <w:rPr>
                <w:del w:id="8003" w:author="Thomas Dietz" w:date="2012-08-13T14:09:00Z"/>
              </w:rPr>
            </w:pPr>
            <w:del w:id="8004" w:author="Thomas Dietz" w:date="2012-08-13T14:09:00Z">
              <w:r w:rsidRPr="009F1B7D" w:rsidDel="00CC3011">
                <w:delText>&lt;xs:restriction base="xs:string"&gt;</w:delText>
              </w:r>
            </w:del>
          </w:p>
          <w:p w14:paraId="5951B6EF" w14:textId="1126CD87" w:rsidR="00B7089E" w:rsidRPr="009F1B7D" w:rsidDel="00CC3011" w:rsidRDefault="00B7089E" w:rsidP="00011096">
            <w:pPr>
              <w:pStyle w:val="XML3"/>
              <w:rPr>
                <w:del w:id="8005" w:author="Thomas Dietz" w:date="2012-08-13T14:09:00Z"/>
              </w:rPr>
            </w:pPr>
            <w:del w:id="8006" w:author="Thomas Dietz" w:date="2012-08-13T14:09:00Z">
              <w:r w:rsidRPr="009F1B7D" w:rsidDel="00CC3011">
                <w:delText>&lt;xs:enumeration value="up"/&gt;</w:delText>
              </w:r>
            </w:del>
          </w:p>
          <w:p w14:paraId="2EE3CB23" w14:textId="6A747CE4" w:rsidR="00B7089E" w:rsidRPr="009F1B7D" w:rsidDel="00CC3011" w:rsidRDefault="00B7089E" w:rsidP="00011096">
            <w:pPr>
              <w:pStyle w:val="XML3"/>
              <w:rPr>
                <w:del w:id="8007" w:author="Thomas Dietz" w:date="2012-08-13T14:09:00Z"/>
              </w:rPr>
            </w:pPr>
            <w:del w:id="8008" w:author="Thomas Dietz" w:date="2012-08-13T14:09:00Z">
              <w:r w:rsidRPr="009F1B7D" w:rsidDel="00CC3011">
                <w:delText>&lt;xs:enumeration value="down"/&gt;</w:delText>
              </w:r>
            </w:del>
          </w:p>
          <w:p w14:paraId="73F4CF29" w14:textId="11E81B63" w:rsidR="00B7089E" w:rsidRPr="009F1B7D" w:rsidDel="00CC3011" w:rsidRDefault="00B7089E" w:rsidP="00011096">
            <w:pPr>
              <w:pStyle w:val="XML2"/>
              <w:rPr>
                <w:del w:id="8009" w:author="Thomas Dietz" w:date="2012-08-13T14:09:00Z"/>
              </w:rPr>
            </w:pPr>
            <w:del w:id="8010" w:author="Thomas Dietz" w:date="2012-08-13T14:09:00Z">
              <w:r w:rsidRPr="009F1B7D" w:rsidDel="00CC3011">
                <w:delText>&lt;/xs:restriction&gt;</w:delText>
              </w:r>
            </w:del>
          </w:p>
          <w:p w14:paraId="11BC42BF" w14:textId="106F4F4D" w:rsidR="00B7089E" w:rsidRPr="009F1B7D" w:rsidDel="00CC3011" w:rsidRDefault="00B7089E" w:rsidP="00011096">
            <w:pPr>
              <w:pStyle w:val="XML1"/>
              <w:rPr>
                <w:del w:id="8011" w:author="Thomas Dietz" w:date="2012-08-13T14:09:00Z"/>
              </w:rPr>
            </w:pPr>
            <w:del w:id="8012" w:author="Thomas Dietz" w:date="2012-08-13T14:09:00Z">
              <w:r w:rsidRPr="009F1B7D" w:rsidDel="00CC3011">
                <w:delText>&lt;/xs:simpleType&gt;</w:delText>
              </w:r>
            </w:del>
          </w:p>
          <w:p w14:paraId="7E594DC2" w14:textId="19420881" w:rsidR="00B7089E" w:rsidRPr="009F1B7D" w:rsidDel="00CC3011" w:rsidRDefault="00B7089E" w:rsidP="00011096">
            <w:pPr>
              <w:pStyle w:val="XML1"/>
              <w:rPr>
                <w:del w:id="8013" w:author="Thomas Dietz" w:date="2012-08-13T14:09:00Z"/>
              </w:rPr>
            </w:pPr>
          </w:p>
          <w:p w14:paraId="43090A68" w14:textId="154CF3F0" w:rsidR="00B7089E" w:rsidRPr="009F1B7D" w:rsidDel="00CC3011" w:rsidRDefault="00B7089E" w:rsidP="00011096">
            <w:pPr>
              <w:pStyle w:val="XML1"/>
              <w:rPr>
                <w:del w:id="8014" w:author="Thomas Dietz" w:date="2012-08-13T14:09:00Z"/>
              </w:rPr>
            </w:pPr>
            <w:del w:id="8015" w:author="Thomas Dietz" w:date="2012-08-13T14:09:00Z">
              <w:r w:rsidRPr="009F1B7D" w:rsidDel="00CC3011">
                <w:delText>&lt;xs:complexTypename="OFPortCurrentFeatureListType"&gt;</w:delText>
              </w:r>
            </w:del>
          </w:p>
          <w:p w14:paraId="4CE1063B" w14:textId="44370512" w:rsidR="00B7089E" w:rsidRPr="009F1B7D" w:rsidDel="00CC3011" w:rsidRDefault="00B7089E" w:rsidP="00011096">
            <w:pPr>
              <w:pStyle w:val="XML2"/>
              <w:rPr>
                <w:del w:id="8016" w:author="Thomas Dietz" w:date="2012-08-13T14:09:00Z"/>
              </w:rPr>
            </w:pPr>
            <w:del w:id="8017" w:author="Thomas Dietz" w:date="2012-08-13T14:09:00Z">
              <w:r w:rsidRPr="009F1B7D" w:rsidDel="00CC3011">
                <w:delText>&lt;xs:sequence&gt;</w:delText>
              </w:r>
            </w:del>
          </w:p>
          <w:p w14:paraId="6FB8E617" w14:textId="0DCA56F0" w:rsidR="00B7089E" w:rsidRPr="009F1B7D" w:rsidDel="00CC3011" w:rsidRDefault="00B7089E" w:rsidP="00011096">
            <w:pPr>
              <w:pStyle w:val="XML3"/>
              <w:rPr>
                <w:del w:id="8018" w:author="Thomas Dietz" w:date="2012-08-13T14:09:00Z"/>
              </w:rPr>
            </w:pPr>
            <w:del w:id="8019" w:author="Thomas Dietz" w:date="2012-08-13T14:09:00Z">
              <w:r w:rsidRPr="009F1B7D" w:rsidDel="00CC3011">
                <w:delText xml:space="preserve">&lt;xs:element name="rate" </w:delText>
              </w:r>
            </w:del>
          </w:p>
          <w:p w14:paraId="235FE656" w14:textId="2675EF09" w:rsidR="00B7089E" w:rsidRPr="009F1B7D" w:rsidDel="00CC3011" w:rsidRDefault="00B7089E" w:rsidP="00011096">
            <w:pPr>
              <w:pStyle w:val="XML9"/>
              <w:rPr>
                <w:del w:id="8020" w:author="Thomas Dietz" w:date="2012-08-13T14:09:00Z"/>
              </w:rPr>
            </w:pPr>
            <w:del w:id="8021" w:author="Thomas Dietz" w:date="2012-08-13T14:09:00Z">
              <w:r w:rsidRPr="009F1B7D" w:rsidDel="00CC3011">
                <w:delText>type="OFPortRateType"/&gt;</w:delText>
              </w:r>
            </w:del>
          </w:p>
          <w:p w14:paraId="31142CF6" w14:textId="155FE871" w:rsidR="00B7089E" w:rsidRPr="009F1B7D" w:rsidDel="00CC3011" w:rsidRDefault="00B7089E" w:rsidP="00011096">
            <w:pPr>
              <w:pStyle w:val="XML3"/>
              <w:rPr>
                <w:del w:id="8022" w:author="Thomas Dietz" w:date="2012-08-13T14:09:00Z"/>
              </w:rPr>
            </w:pPr>
            <w:del w:id="8023" w:author="Thomas Dietz" w:date="2012-08-13T14:09:00Z">
              <w:r w:rsidRPr="009F1B7D" w:rsidDel="00CC3011">
                <w:delText xml:space="preserve">&lt;xs:element name="auto-negotiate" </w:delText>
              </w:r>
            </w:del>
          </w:p>
          <w:p w14:paraId="6E0DAA4A" w14:textId="1B64E50F" w:rsidR="00B7089E" w:rsidRPr="009F1B7D" w:rsidDel="00CC3011" w:rsidRDefault="00B7089E" w:rsidP="00011096">
            <w:pPr>
              <w:pStyle w:val="XML9"/>
              <w:rPr>
                <w:del w:id="8024" w:author="Thomas Dietz" w:date="2012-08-13T14:09:00Z"/>
              </w:rPr>
            </w:pPr>
            <w:del w:id="8025" w:author="Thomas Dietz" w:date="2012-08-13T14:09:00Z">
              <w:r w:rsidRPr="009F1B7D" w:rsidDel="00CC3011">
                <w:delText>type="OFPortAutoNegotiateType"/&gt;</w:delText>
              </w:r>
            </w:del>
          </w:p>
          <w:p w14:paraId="1D4AB951" w14:textId="08B43829" w:rsidR="00B7089E" w:rsidRPr="009F1B7D" w:rsidDel="00CC3011" w:rsidRDefault="00B7089E" w:rsidP="00011096">
            <w:pPr>
              <w:pStyle w:val="XML3"/>
              <w:rPr>
                <w:del w:id="8026" w:author="Thomas Dietz" w:date="2012-08-13T14:09:00Z"/>
              </w:rPr>
            </w:pPr>
            <w:del w:id="8027" w:author="Thomas Dietz" w:date="2012-08-13T14:09:00Z">
              <w:r w:rsidRPr="009F1B7D" w:rsidDel="00CC3011">
                <w:delText xml:space="preserve">&lt;xs:element name="medium" </w:delText>
              </w:r>
            </w:del>
          </w:p>
          <w:p w14:paraId="56B42992" w14:textId="66E1696F" w:rsidR="00B7089E" w:rsidRPr="009F1B7D" w:rsidDel="00CC3011" w:rsidRDefault="00B7089E" w:rsidP="00011096">
            <w:pPr>
              <w:pStyle w:val="XML9"/>
              <w:rPr>
                <w:del w:id="8028" w:author="Thomas Dietz" w:date="2012-08-13T14:09:00Z"/>
              </w:rPr>
            </w:pPr>
            <w:del w:id="8029" w:author="Thomas Dietz" w:date="2012-08-13T14:09:00Z">
              <w:r w:rsidRPr="009F1B7D" w:rsidDel="00CC3011">
                <w:delText>type="OFPortMediumType"/&gt;</w:delText>
              </w:r>
            </w:del>
          </w:p>
          <w:p w14:paraId="58ABBB60" w14:textId="7096ADF9" w:rsidR="00B7089E" w:rsidRPr="009F1B7D" w:rsidDel="00CC3011" w:rsidRDefault="00B7089E" w:rsidP="00011096">
            <w:pPr>
              <w:pStyle w:val="XML3"/>
              <w:rPr>
                <w:del w:id="8030" w:author="Thomas Dietz" w:date="2012-08-13T14:09:00Z"/>
              </w:rPr>
            </w:pPr>
            <w:del w:id="8031" w:author="Thomas Dietz" w:date="2012-08-13T14:09:00Z">
              <w:r w:rsidRPr="009F1B7D" w:rsidDel="00CC3011">
                <w:delText xml:space="preserve">&lt;xs:element name="pause" </w:delText>
              </w:r>
            </w:del>
          </w:p>
          <w:p w14:paraId="4F403CF2" w14:textId="5F9D23D0" w:rsidR="00B7089E" w:rsidRPr="009F1B7D" w:rsidDel="00CC3011" w:rsidRDefault="00B7089E" w:rsidP="00011096">
            <w:pPr>
              <w:pStyle w:val="XML9"/>
              <w:rPr>
                <w:del w:id="8032" w:author="Thomas Dietz" w:date="2012-08-13T14:09:00Z"/>
              </w:rPr>
            </w:pPr>
            <w:del w:id="8033" w:author="Thomas Dietz" w:date="2012-08-13T14:09:00Z">
              <w:r w:rsidRPr="009F1B7D" w:rsidDel="00CC3011">
                <w:delText>type="OFPortPauseType" /&gt;</w:delText>
              </w:r>
            </w:del>
          </w:p>
          <w:p w14:paraId="6E6EFF68" w14:textId="2A73D43B" w:rsidR="00B7089E" w:rsidRPr="009F1B7D" w:rsidDel="00CC3011" w:rsidRDefault="00B7089E" w:rsidP="00011096">
            <w:pPr>
              <w:pStyle w:val="XML2"/>
              <w:rPr>
                <w:del w:id="8034" w:author="Thomas Dietz" w:date="2012-08-13T14:09:00Z"/>
              </w:rPr>
            </w:pPr>
            <w:del w:id="8035" w:author="Thomas Dietz" w:date="2012-08-13T14:09:00Z">
              <w:r w:rsidRPr="009F1B7D" w:rsidDel="00CC3011">
                <w:delText>&lt;/xs:sequence&gt;</w:delText>
              </w:r>
            </w:del>
          </w:p>
          <w:p w14:paraId="33491D69" w14:textId="38A1A3F7" w:rsidR="00B7089E" w:rsidRPr="009F1B7D" w:rsidDel="00CC3011" w:rsidRDefault="00B7089E" w:rsidP="00011096">
            <w:pPr>
              <w:pStyle w:val="XML1"/>
              <w:rPr>
                <w:del w:id="8036" w:author="Thomas Dietz" w:date="2012-08-13T14:09:00Z"/>
              </w:rPr>
            </w:pPr>
            <w:del w:id="8037" w:author="Thomas Dietz" w:date="2012-08-13T14:09:00Z">
              <w:r w:rsidRPr="009F1B7D" w:rsidDel="00CC3011">
                <w:delText>&lt;/xs:complexType&gt;</w:delText>
              </w:r>
            </w:del>
          </w:p>
          <w:p w14:paraId="16FA1CE3" w14:textId="2C1C0DFA" w:rsidR="00B7089E" w:rsidRPr="009F1B7D" w:rsidDel="00CC3011" w:rsidRDefault="00B7089E" w:rsidP="00011096">
            <w:pPr>
              <w:pStyle w:val="XML1"/>
              <w:rPr>
                <w:del w:id="8038" w:author="Thomas Dietz" w:date="2012-08-13T14:09:00Z"/>
              </w:rPr>
            </w:pPr>
          </w:p>
          <w:p w14:paraId="1432FED8" w14:textId="4B510217" w:rsidR="00B7089E" w:rsidRPr="009F1B7D" w:rsidDel="00CC3011" w:rsidRDefault="00B7089E" w:rsidP="00011096">
            <w:pPr>
              <w:pStyle w:val="XML1"/>
              <w:rPr>
                <w:del w:id="8039" w:author="Thomas Dietz" w:date="2012-08-13T14:09:00Z"/>
              </w:rPr>
            </w:pPr>
            <w:del w:id="8040" w:author="Thomas Dietz" w:date="2012-08-13T14:09:00Z">
              <w:r w:rsidRPr="009F1B7D" w:rsidDel="00CC3011">
                <w:delText>&lt;xs:complexType name="OFPortOtherFeatureListType"&gt;</w:delText>
              </w:r>
            </w:del>
          </w:p>
          <w:p w14:paraId="036757CC" w14:textId="7DCA1720" w:rsidR="00B7089E" w:rsidRPr="009F1B7D" w:rsidDel="00CC3011" w:rsidRDefault="00B7089E" w:rsidP="00011096">
            <w:pPr>
              <w:pStyle w:val="XML2"/>
              <w:rPr>
                <w:del w:id="8041" w:author="Thomas Dietz" w:date="2012-08-13T14:09:00Z"/>
              </w:rPr>
            </w:pPr>
            <w:del w:id="8042" w:author="Thomas Dietz" w:date="2012-08-13T14:09:00Z">
              <w:r w:rsidRPr="009F1B7D" w:rsidDel="00CC3011">
                <w:delText>&lt;xs:sequence&gt;</w:delText>
              </w:r>
            </w:del>
          </w:p>
          <w:p w14:paraId="2E9FF0D9" w14:textId="4CE6209C" w:rsidR="00B7089E" w:rsidRPr="009F1B7D" w:rsidDel="00CC3011" w:rsidRDefault="00B7089E" w:rsidP="00011096">
            <w:pPr>
              <w:pStyle w:val="XML3"/>
              <w:rPr>
                <w:del w:id="8043" w:author="Thomas Dietz" w:date="2012-08-13T14:09:00Z"/>
              </w:rPr>
            </w:pPr>
            <w:del w:id="8044" w:author="Thomas Dietz" w:date="2012-08-13T14:09:00Z">
              <w:r w:rsidRPr="009F1B7D" w:rsidDel="00CC3011">
                <w:delText xml:space="preserve">&lt;xs:element name="rate" </w:delText>
              </w:r>
            </w:del>
          </w:p>
          <w:p w14:paraId="48E7701A" w14:textId="337DCF6C" w:rsidR="00B7089E" w:rsidRPr="009F1B7D" w:rsidDel="00CC3011" w:rsidRDefault="00B7089E" w:rsidP="00011096">
            <w:pPr>
              <w:pStyle w:val="XML9"/>
              <w:rPr>
                <w:del w:id="8045" w:author="Thomas Dietz" w:date="2012-08-13T14:09:00Z"/>
              </w:rPr>
            </w:pPr>
            <w:del w:id="8046" w:author="Thomas Dietz" w:date="2012-08-13T14:09:00Z">
              <w:r w:rsidRPr="009F1B7D" w:rsidDel="00CC3011">
                <w:delText>type="OFPortRateType"</w:delText>
              </w:r>
            </w:del>
          </w:p>
          <w:p w14:paraId="71C462EB" w14:textId="7C8B3866" w:rsidR="00B7089E" w:rsidRPr="009F1B7D" w:rsidDel="00CC3011" w:rsidRDefault="00B7089E" w:rsidP="00011096">
            <w:pPr>
              <w:pStyle w:val="XML9"/>
              <w:rPr>
                <w:del w:id="8047" w:author="Thomas Dietz" w:date="2012-08-13T14:09:00Z"/>
              </w:rPr>
            </w:pPr>
            <w:del w:id="8048" w:author="Thomas Dietz" w:date="2012-08-13T14:09:00Z">
              <w:r w:rsidRPr="009F1B7D" w:rsidDel="00CC3011">
                <w:delText>maxOccurs="unbounded"/&gt;</w:delText>
              </w:r>
            </w:del>
          </w:p>
          <w:p w14:paraId="1613CA88" w14:textId="00337A3A" w:rsidR="00B7089E" w:rsidRPr="009F1B7D" w:rsidDel="00CC3011" w:rsidRDefault="00B7089E" w:rsidP="00011096">
            <w:pPr>
              <w:pStyle w:val="XML3"/>
              <w:rPr>
                <w:del w:id="8049" w:author="Thomas Dietz" w:date="2012-08-13T14:09:00Z"/>
              </w:rPr>
            </w:pPr>
            <w:del w:id="8050" w:author="Thomas Dietz" w:date="2012-08-13T14:09:00Z">
              <w:r w:rsidRPr="009F1B7D" w:rsidDel="00CC3011">
                <w:delText xml:space="preserve">&lt;xs:element name="auto-negotiate" </w:delText>
              </w:r>
            </w:del>
          </w:p>
          <w:p w14:paraId="104D924F" w14:textId="51E4C5E8" w:rsidR="00B7089E" w:rsidRPr="009F1B7D" w:rsidDel="00CC3011" w:rsidRDefault="00B7089E" w:rsidP="00011096">
            <w:pPr>
              <w:pStyle w:val="XML9"/>
              <w:rPr>
                <w:del w:id="8051" w:author="Thomas Dietz" w:date="2012-08-13T14:09:00Z"/>
              </w:rPr>
            </w:pPr>
            <w:del w:id="8052" w:author="Thomas Dietz" w:date="2012-08-13T14:09:00Z">
              <w:r w:rsidRPr="009F1B7D" w:rsidDel="00CC3011">
                <w:delText>type="OFPortAutoNegotiateType"/&gt;</w:delText>
              </w:r>
            </w:del>
          </w:p>
          <w:p w14:paraId="0AF29E72" w14:textId="50893005" w:rsidR="00B7089E" w:rsidRPr="009F1B7D" w:rsidDel="00CC3011" w:rsidRDefault="00B7089E" w:rsidP="00011096">
            <w:pPr>
              <w:pStyle w:val="XML3"/>
              <w:rPr>
                <w:del w:id="8053" w:author="Thomas Dietz" w:date="2012-08-13T14:09:00Z"/>
              </w:rPr>
            </w:pPr>
            <w:del w:id="8054" w:author="Thomas Dietz" w:date="2012-08-13T14:09:00Z">
              <w:r w:rsidRPr="009F1B7D" w:rsidDel="00CC3011">
                <w:delText xml:space="preserve">&lt;xs:element name="medium" </w:delText>
              </w:r>
            </w:del>
          </w:p>
          <w:p w14:paraId="18B5224E" w14:textId="3A0416C5" w:rsidR="00B7089E" w:rsidRPr="009F1B7D" w:rsidDel="00CC3011" w:rsidRDefault="00B7089E" w:rsidP="00011096">
            <w:pPr>
              <w:pStyle w:val="XML9"/>
              <w:rPr>
                <w:del w:id="8055" w:author="Thomas Dietz" w:date="2012-08-13T14:09:00Z"/>
              </w:rPr>
            </w:pPr>
            <w:del w:id="8056" w:author="Thomas Dietz" w:date="2012-08-13T14:09:00Z">
              <w:r w:rsidRPr="009F1B7D" w:rsidDel="00CC3011">
                <w:delText xml:space="preserve">type="OFPortMediumType" </w:delText>
              </w:r>
            </w:del>
          </w:p>
          <w:p w14:paraId="77F1C839" w14:textId="49EA4D12" w:rsidR="00B7089E" w:rsidRPr="009F1B7D" w:rsidDel="00CC3011" w:rsidRDefault="00B7089E" w:rsidP="00011096">
            <w:pPr>
              <w:pStyle w:val="XML9"/>
              <w:rPr>
                <w:del w:id="8057" w:author="Thomas Dietz" w:date="2012-08-13T14:09:00Z"/>
              </w:rPr>
            </w:pPr>
            <w:del w:id="8058" w:author="Thomas Dietz" w:date="2012-08-13T14:09:00Z">
              <w:r w:rsidRPr="009F1B7D" w:rsidDel="00CC3011">
                <w:delText>maxOccurs="unbounded"/&gt;</w:delText>
              </w:r>
            </w:del>
          </w:p>
          <w:p w14:paraId="119B3443" w14:textId="3C9B8CA6" w:rsidR="00B7089E" w:rsidRPr="009F1B7D" w:rsidDel="00CC3011" w:rsidRDefault="00B7089E" w:rsidP="00011096">
            <w:pPr>
              <w:pStyle w:val="XML3"/>
              <w:rPr>
                <w:del w:id="8059" w:author="Thomas Dietz" w:date="2012-08-13T14:09:00Z"/>
              </w:rPr>
            </w:pPr>
            <w:del w:id="8060" w:author="Thomas Dietz" w:date="2012-08-13T14:09:00Z">
              <w:r w:rsidRPr="009F1B7D" w:rsidDel="00CC3011">
                <w:delText xml:space="preserve">&lt;xs:element name="pause" </w:delText>
              </w:r>
            </w:del>
          </w:p>
          <w:p w14:paraId="0A30A411" w14:textId="366F7F5E" w:rsidR="00B7089E" w:rsidRPr="009F1B7D" w:rsidDel="00CC3011" w:rsidRDefault="00B7089E" w:rsidP="00011096">
            <w:pPr>
              <w:pStyle w:val="XML9"/>
              <w:rPr>
                <w:del w:id="8061" w:author="Thomas Dietz" w:date="2012-08-13T14:09:00Z"/>
              </w:rPr>
            </w:pPr>
            <w:del w:id="8062" w:author="Thomas Dietz" w:date="2012-08-13T14:09:00Z">
              <w:r w:rsidRPr="009F1B7D" w:rsidDel="00CC3011">
                <w:delText>type="OFPortPauseType"/&gt;</w:delText>
              </w:r>
            </w:del>
          </w:p>
          <w:p w14:paraId="0712DCB9" w14:textId="6E76026D" w:rsidR="00B7089E" w:rsidRPr="009F1B7D" w:rsidDel="00CC3011" w:rsidRDefault="00B7089E" w:rsidP="00011096">
            <w:pPr>
              <w:pStyle w:val="XML2"/>
              <w:rPr>
                <w:del w:id="8063" w:author="Thomas Dietz" w:date="2012-08-13T14:09:00Z"/>
              </w:rPr>
            </w:pPr>
            <w:del w:id="8064" w:author="Thomas Dietz" w:date="2012-08-13T14:09:00Z">
              <w:r w:rsidRPr="009F1B7D" w:rsidDel="00CC3011">
                <w:delText>&lt;/xs:sequence&gt;</w:delText>
              </w:r>
            </w:del>
          </w:p>
          <w:p w14:paraId="79AA4FB0" w14:textId="4048022A" w:rsidR="00B7089E" w:rsidRPr="009F1B7D" w:rsidDel="00CC3011" w:rsidRDefault="00B7089E" w:rsidP="00011096">
            <w:pPr>
              <w:pStyle w:val="XML1"/>
              <w:rPr>
                <w:del w:id="8065" w:author="Thomas Dietz" w:date="2012-08-13T14:09:00Z"/>
              </w:rPr>
            </w:pPr>
            <w:del w:id="8066" w:author="Thomas Dietz" w:date="2012-08-13T14:09:00Z">
              <w:r w:rsidRPr="009F1B7D" w:rsidDel="00CC3011">
                <w:delText>&lt;/xs:complexType&gt;</w:delText>
              </w:r>
            </w:del>
          </w:p>
          <w:p w14:paraId="528B5B2A" w14:textId="2587D4C2" w:rsidR="00B7089E" w:rsidDel="00CC3011" w:rsidRDefault="00B7089E" w:rsidP="00011096">
            <w:pPr>
              <w:pStyle w:val="XML1"/>
              <w:rPr>
                <w:del w:id="8067" w:author="Thomas Dietz" w:date="2012-08-13T14:09:00Z"/>
              </w:rPr>
            </w:pPr>
          </w:p>
          <w:p w14:paraId="47353FC9" w14:textId="1BEA1798" w:rsidR="00712E70" w:rsidRPr="009F1B7D" w:rsidDel="00CC3011" w:rsidRDefault="00712E70" w:rsidP="00712E70">
            <w:pPr>
              <w:pStyle w:val="XML1"/>
              <w:rPr>
                <w:del w:id="8068" w:author="Thomas Dietz" w:date="2012-08-13T14:09:00Z"/>
              </w:rPr>
            </w:pPr>
            <w:del w:id="8069" w:author="Thomas Dietz" w:date="2012-08-13T14:09:00Z">
              <w:r w:rsidDel="00CC3011">
                <w:delText>&lt;xs:complexType name="OFTunnel</w:delText>
              </w:r>
              <w:r w:rsidRPr="009F1B7D" w:rsidDel="00CC3011">
                <w:delText>Type"&gt;</w:delText>
              </w:r>
            </w:del>
          </w:p>
          <w:p w14:paraId="60DCE094" w14:textId="58D9CA22" w:rsidR="00712E70" w:rsidDel="00CC3011" w:rsidRDefault="00712E70" w:rsidP="00712E70">
            <w:pPr>
              <w:pStyle w:val="XML2"/>
              <w:rPr>
                <w:del w:id="8070" w:author="Thomas Dietz" w:date="2012-08-13T14:09:00Z"/>
              </w:rPr>
            </w:pPr>
            <w:del w:id="8071" w:author="Thomas Dietz" w:date="2012-08-13T14:09:00Z">
              <w:r w:rsidRPr="009F1B7D" w:rsidDel="00CC3011">
                <w:delText>&lt;xs:sequence&gt;</w:delText>
              </w:r>
            </w:del>
          </w:p>
          <w:p w14:paraId="38585280" w14:textId="362C6C3E" w:rsidR="00FF445F" w:rsidDel="00CC3011" w:rsidRDefault="00FF445F" w:rsidP="00FF445F">
            <w:pPr>
              <w:pStyle w:val="XML3"/>
              <w:rPr>
                <w:del w:id="8072" w:author="Thomas Dietz" w:date="2012-08-13T14:09:00Z"/>
              </w:rPr>
            </w:pPr>
            <w:del w:id="8073" w:author="Thomas Dietz" w:date="2012-08-13T14:09:00Z">
              <w:r w:rsidDel="00CC3011">
                <w:delText>&lt;xs:choice&gt;</w:delText>
              </w:r>
            </w:del>
          </w:p>
          <w:p w14:paraId="2F61D842" w14:textId="36B2CF26" w:rsidR="00FF445F" w:rsidDel="00CC3011" w:rsidRDefault="00FF445F" w:rsidP="00FF445F">
            <w:pPr>
              <w:pStyle w:val="XML4"/>
              <w:rPr>
                <w:del w:id="8074" w:author="Thomas Dietz" w:date="2012-08-13T14:09:00Z"/>
              </w:rPr>
            </w:pPr>
            <w:del w:id="8075" w:author="Thomas Dietz" w:date="2012-08-13T14:09:00Z">
              <w:r w:rsidRPr="009F1B7D" w:rsidDel="00CC3011">
                <w:delText>&lt;xs:element name</w:delText>
              </w:r>
              <w:r w:rsidDel="00CC3011">
                <w:delText>=”</w:delText>
              </w:r>
              <w:r w:rsidR="00515F8F" w:rsidDel="00CC3011">
                <w:delText>local-endpoint-</w:delText>
              </w:r>
              <w:r w:rsidDel="00CC3011">
                <w:delText>ipv4-address”</w:delText>
              </w:r>
            </w:del>
          </w:p>
          <w:p w14:paraId="57B23B0F" w14:textId="09B608BF" w:rsidR="00FF445F" w:rsidDel="00CC3011" w:rsidRDefault="00FF445F" w:rsidP="00FF445F">
            <w:pPr>
              <w:pStyle w:val="XML9"/>
              <w:rPr>
                <w:del w:id="8076" w:author="Thomas Dietz" w:date="2012-08-13T14:09:00Z"/>
              </w:rPr>
            </w:pPr>
            <w:del w:id="8077" w:author="Thomas Dietz" w:date="2012-08-13T14:09:00Z">
              <w:r w:rsidDel="00CC3011">
                <w:delText>type="inet:ipv4-address</w:delText>
              </w:r>
              <w:r w:rsidRPr="009F1B7D" w:rsidDel="00CC3011">
                <w:delText>"/&gt;</w:delText>
              </w:r>
            </w:del>
          </w:p>
          <w:p w14:paraId="6B909B8B" w14:textId="5AC4C846" w:rsidR="00FF445F" w:rsidDel="00CC3011" w:rsidRDefault="00FF445F" w:rsidP="00FF445F">
            <w:pPr>
              <w:pStyle w:val="XML4"/>
              <w:rPr>
                <w:del w:id="8078" w:author="Thomas Dietz" w:date="2012-08-13T14:09:00Z"/>
              </w:rPr>
            </w:pPr>
            <w:del w:id="8079" w:author="Thomas Dietz" w:date="2012-08-13T14:09:00Z">
              <w:r w:rsidRPr="009F1B7D" w:rsidDel="00CC3011">
                <w:lastRenderedPageBreak/>
                <w:delText>&lt;xs:element name</w:delText>
              </w:r>
              <w:r w:rsidDel="00CC3011">
                <w:delText>=”</w:delText>
              </w:r>
              <w:r w:rsidR="00515F8F" w:rsidDel="00CC3011">
                <w:delText>local-endpoint-</w:delText>
              </w:r>
              <w:r w:rsidDel="00CC3011">
                <w:delText>ipv6-address”</w:delText>
              </w:r>
            </w:del>
          </w:p>
          <w:p w14:paraId="25AC0F52" w14:textId="335A0A64" w:rsidR="00FF445F" w:rsidDel="00CC3011" w:rsidRDefault="00FF445F" w:rsidP="00FF445F">
            <w:pPr>
              <w:pStyle w:val="XML9"/>
              <w:rPr>
                <w:del w:id="8080" w:author="Thomas Dietz" w:date="2012-08-13T14:09:00Z"/>
              </w:rPr>
            </w:pPr>
            <w:del w:id="8081" w:author="Thomas Dietz" w:date="2012-08-13T14:09:00Z">
              <w:r w:rsidDel="00CC3011">
                <w:delText>type="inet:ipv6-address</w:delText>
              </w:r>
              <w:r w:rsidRPr="009F1B7D" w:rsidDel="00CC3011">
                <w:delText>"/&gt;</w:delText>
              </w:r>
            </w:del>
          </w:p>
          <w:p w14:paraId="54D47EF3" w14:textId="2F69F6F3" w:rsidR="00FF445F" w:rsidDel="00CC3011" w:rsidRDefault="00FF445F" w:rsidP="00FF445F">
            <w:pPr>
              <w:pStyle w:val="XML4"/>
              <w:rPr>
                <w:del w:id="8082" w:author="Thomas Dietz" w:date="2012-08-13T14:09:00Z"/>
              </w:rPr>
            </w:pPr>
            <w:del w:id="8083" w:author="Thomas Dietz" w:date="2012-08-13T14:09:00Z">
              <w:r w:rsidRPr="009F1B7D" w:rsidDel="00CC3011">
                <w:delText>&lt;xs:element name</w:delText>
              </w:r>
              <w:r w:rsidDel="00CC3011">
                <w:delText>=”</w:delText>
              </w:r>
              <w:r w:rsidR="00515F8F" w:rsidDel="00CC3011">
                <w:delText>local-endpoint-</w:delText>
              </w:r>
              <w:r w:rsidDel="00CC3011">
                <w:delText>mac-address”</w:delText>
              </w:r>
            </w:del>
          </w:p>
          <w:p w14:paraId="77171906" w14:textId="00C62414" w:rsidR="00FF445F" w:rsidDel="00CC3011" w:rsidRDefault="00FF445F" w:rsidP="00FF445F">
            <w:pPr>
              <w:pStyle w:val="XML9"/>
              <w:rPr>
                <w:del w:id="8084" w:author="Thomas Dietz" w:date="2012-08-13T14:09:00Z"/>
              </w:rPr>
            </w:pPr>
            <w:del w:id="8085" w:author="Thomas Dietz" w:date="2012-08-13T14:09:00Z">
              <w:r w:rsidDel="00CC3011">
                <w:delText>type="inet:mac-address</w:delText>
              </w:r>
              <w:r w:rsidRPr="009F1B7D" w:rsidDel="00CC3011">
                <w:delText>"/&gt;</w:delText>
              </w:r>
            </w:del>
          </w:p>
          <w:p w14:paraId="4C27F8D6" w14:textId="7761EABD" w:rsidR="00FF445F" w:rsidDel="00CC3011" w:rsidRDefault="00FF445F" w:rsidP="00FF445F">
            <w:pPr>
              <w:pStyle w:val="XML3"/>
              <w:rPr>
                <w:del w:id="8086" w:author="Thomas Dietz" w:date="2012-08-13T14:09:00Z"/>
              </w:rPr>
            </w:pPr>
            <w:del w:id="8087" w:author="Thomas Dietz" w:date="2012-08-13T14:09:00Z">
              <w:r w:rsidDel="00CC3011">
                <w:delText>&lt;/</w:delText>
              </w:r>
              <w:r w:rsidRPr="009F1B7D" w:rsidDel="00CC3011">
                <w:delText>xs:</w:delText>
              </w:r>
              <w:r w:rsidDel="00CC3011">
                <w:delText>choice&gt;</w:delText>
              </w:r>
            </w:del>
          </w:p>
          <w:p w14:paraId="352D1D70" w14:textId="3752DBBF" w:rsidR="00515F8F" w:rsidDel="00CC3011" w:rsidRDefault="00515F8F" w:rsidP="00515F8F">
            <w:pPr>
              <w:pStyle w:val="XML3"/>
              <w:rPr>
                <w:del w:id="8088" w:author="Thomas Dietz" w:date="2012-08-13T14:09:00Z"/>
              </w:rPr>
            </w:pPr>
            <w:del w:id="8089" w:author="Thomas Dietz" w:date="2012-08-13T14:09:00Z">
              <w:r w:rsidDel="00CC3011">
                <w:delText>&lt;xs:choice&gt;</w:delText>
              </w:r>
            </w:del>
          </w:p>
          <w:p w14:paraId="1ECF3379" w14:textId="20F66BF7" w:rsidR="00515F8F" w:rsidDel="00CC3011" w:rsidRDefault="00515F8F" w:rsidP="00515F8F">
            <w:pPr>
              <w:pStyle w:val="XML4"/>
              <w:rPr>
                <w:del w:id="8090" w:author="Thomas Dietz" w:date="2012-08-13T14:09:00Z"/>
              </w:rPr>
            </w:pPr>
            <w:del w:id="8091" w:author="Thomas Dietz" w:date="2012-08-13T14:09:00Z">
              <w:r w:rsidRPr="009F1B7D" w:rsidDel="00CC3011">
                <w:delText>&lt;xs:element name</w:delText>
              </w:r>
              <w:r w:rsidDel="00CC3011">
                <w:delText>=”remote-endpoint-ipv4-address”</w:delText>
              </w:r>
            </w:del>
          </w:p>
          <w:p w14:paraId="0DF65E02" w14:textId="065A504D" w:rsidR="00515F8F" w:rsidDel="00CC3011" w:rsidRDefault="00515F8F" w:rsidP="00515F8F">
            <w:pPr>
              <w:pStyle w:val="XML9"/>
              <w:rPr>
                <w:del w:id="8092" w:author="Thomas Dietz" w:date="2012-08-13T14:09:00Z"/>
              </w:rPr>
            </w:pPr>
            <w:del w:id="8093" w:author="Thomas Dietz" w:date="2012-08-13T14:09:00Z">
              <w:r w:rsidDel="00CC3011">
                <w:delText>type="inet:ipv4-address</w:delText>
              </w:r>
              <w:r w:rsidRPr="009F1B7D" w:rsidDel="00CC3011">
                <w:delText>"/&gt;</w:delText>
              </w:r>
            </w:del>
          </w:p>
          <w:p w14:paraId="3F813D48" w14:textId="655F141B" w:rsidR="00515F8F" w:rsidDel="00CC3011" w:rsidRDefault="00515F8F" w:rsidP="00515F8F">
            <w:pPr>
              <w:pStyle w:val="XML4"/>
              <w:rPr>
                <w:del w:id="8094" w:author="Thomas Dietz" w:date="2012-08-13T14:09:00Z"/>
              </w:rPr>
            </w:pPr>
            <w:del w:id="8095" w:author="Thomas Dietz" w:date="2012-08-13T14:09:00Z">
              <w:r w:rsidRPr="009F1B7D" w:rsidDel="00CC3011">
                <w:delText>&lt;xs:element name</w:delText>
              </w:r>
              <w:r w:rsidDel="00CC3011">
                <w:delText>=”remote-endpoint-ipv6-address”</w:delText>
              </w:r>
            </w:del>
          </w:p>
          <w:p w14:paraId="5C18C2BB" w14:textId="1D7DE569" w:rsidR="00515F8F" w:rsidDel="00CC3011" w:rsidRDefault="00515F8F" w:rsidP="00515F8F">
            <w:pPr>
              <w:pStyle w:val="XML9"/>
              <w:rPr>
                <w:del w:id="8096" w:author="Thomas Dietz" w:date="2012-08-13T14:09:00Z"/>
              </w:rPr>
            </w:pPr>
            <w:del w:id="8097" w:author="Thomas Dietz" w:date="2012-08-13T14:09:00Z">
              <w:r w:rsidDel="00CC3011">
                <w:delText>type="inet:ipv6-address</w:delText>
              </w:r>
              <w:r w:rsidRPr="009F1B7D" w:rsidDel="00CC3011">
                <w:delText>"/&gt;</w:delText>
              </w:r>
            </w:del>
          </w:p>
          <w:p w14:paraId="3CF35607" w14:textId="25777BEC" w:rsidR="00515F8F" w:rsidDel="00CC3011" w:rsidRDefault="00515F8F" w:rsidP="00515F8F">
            <w:pPr>
              <w:pStyle w:val="XML4"/>
              <w:rPr>
                <w:del w:id="8098" w:author="Thomas Dietz" w:date="2012-08-13T14:09:00Z"/>
              </w:rPr>
            </w:pPr>
            <w:del w:id="8099" w:author="Thomas Dietz" w:date="2012-08-13T14:09:00Z">
              <w:r w:rsidRPr="009F1B7D" w:rsidDel="00CC3011">
                <w:delText>&lt;xs:element name</w:delText>
              </w:r>
              <w:r w:rsidDel="00CC3011">
                <w:delText>=”remote-endpoint-mac-address”</w:delText>
              </w:r>
            </w:del>
          </w:p>
          <w:p w14:paraId="5E381911" w14:textId="19ADEF41" w:rsidR="00515F8F" w:rsidDel="00CC3011" w:rsidRDefault="00515F8F" w:rsidP="00515F8F">
            <w:pPr>
              <w:pStyle w:val="XML9"/>
              <w:rPr>
                <w:del w:id="8100" w:author="Thomas Dietz" w:date="2012-08-13T14:09:00Z"/>
              </w:rPr>
            </w:pPr>
            <w:del w:id="8101" w:author="Thomas Dietz" w:date="2012-08-13T14:09:00Z">
              <w:r w:rsidDel="00CC3011">
                <w:delText>type="inet:mac-address</w:delText>
              </w:r>
              <w:r w:rsidRPr="009F1B7D" w:rsidDel="00CC3011">
                <w:delText>"/&gt;</w:delText>
              </w:r>
            </w:del>
          </w:p>
          <w:p w14:paraId="292688CE" w14:textId="1426860D" w:rsidR="00515F8F" w:rsidDel="00CC3011" w:rsidRDefault="00515F8F" w:rsidP="00515F8F">
            <w:pPr>
              <w:pStyle w:val="XML3"/>
              <w:rPr>
                <w:del w:id="8102" w:author="Thomas Dietz" w:date="2012-08-13T14:09:00Z"/>
              </w:rPr>
            </w:pPr>
            <w:del w:id="8103" w:author="Thomas Dietz" w:date="2012-08-13T14:09:00Z">
              <w:r w:rsidDel="00CC3011">
                <w:delText>&lt;/</w:delText>
              </w:r>
              <w:r w:rsidRPr="009F1B7D" w:rsidDel="00CC3011">
                <w:delText>xs:</w:delText>
              </w:r>
              <w:r w:rsidDel="00CC3011">
                <w:delText>choice&gt;</w:delText>
              </w:r>
            </w:del>
          </w:p>
          <w:p w14:paraId="74D46991" w14:textId="58DBFE56" w:rsidR="00712E70" w:rsidRPr="009F1B7D" w:rsidDel="00CC3011" w:rsidRDefault="00712E70" w:rsidP="00712E70">
            <w:pPr>
              <w:pStyle w:val="XML2"/>
              <w:rPr>
                <w:del w:id="8104" w:author="Thomas Dietz" w:date="2012-08-13T14:09:00Z"/>
              </w:rPr>
            </w:pPr>
            <w:del w:id="8105" w:author="Thomas Dietz" w:date="2012-08-13T14:09:00Z">
              <w:r w:rsidRPr="009F1B7D" w:rsidDel="00CC3011">
                <w:delText>&lt;/xs:sequence&gt;</w:delText>
              </w:r>
            </w:del>
          </w:p>
          <w:p w14:paraId="13E2D431" w14:textId="0AB9136B" w:rsidR="00712E70" w:rsidRPr="009F1B7D" w:rsidDel="00CC3011" w:rsidRDefault="00712E70" w:rsidP="00712E70">
            <w:pPr>
              <w:pStyle w:val="XML1"/>
              <w:rPr>
                <w:del w:id="8106" w:author="Thomas Dietz" w:date="2012-08-13T14:09:00Z"/>
              </w:rPr>
            </w:pPr>
            <w:del w:id="8107" w:author="Thomas Dietz" w:date="2012-08-13T14:09:00Z">
              <w:r w:rsidRPr="009F1B7D" w:rsidDel="00CC3011">
                <w:delText>&lt;/xs:complexType&gt;</w:delText>
              </w:r>
            </w:del>
          </w:p>
          <w:p w14:paraId="7FF320A8" w14:textId="792AB21B" w:rsidR="00712E70" w:rsidRPr="009F1B7D" w:rsidDel="00CC3011" w:rsidRDefault="00712E70" w:rsidP="00712E70">
            <w:pPr>
              <w:pStyle w:val="XML3"/>
              <w:ind w:left="0" w:firstLine="0"/>
              <w:rPr>
                <w:del w:id="8108" w:author="Thomas Dietz" w:date="2012-08-13T14:09:00Z"/>
              </w:rPr>
            </w:pPr>
          </w:p>
          <w:p w14:paraId="5C58D905" w14:textId="218FA0EF" w:rsidR="00712E70" w:rsidDel="00CC3011" w:rsidRDefault="00712E70" w:rsidP="00712E70">
            <w:pPr>
              <w:pStyle w:val="XML1"/>
              <w:rPr>
                <w:del w:id="8109" w:author="Thomas Dietz" w:date="2012-08-13T14:09:00Z"/>
              </w:rPr>
            </w:pPr>
            <w:del w:id="8110" w:author="Thomas Dietz" w:date="2012-08-13T14:09:00Z">
              <w:r w:rsidDel="00CC3011">
                <w:delText>&lt;xs:complexType name="</w:delText>
              </w:r>
              <w:r w:rsidR="003C6552" w:rsidDel="00CC3011">
                <w:delText>OF</w:delText>
              </w:r>
              <w:r w:rsidDel="00CC3011">
                <w:delText>IPinGRE</w:delText>
              </w:r>
              <w:r w:rsidR="003C6552" w:rsidDel="00CC3011">
                <w:delText>tunnelType</w:delText>
              </w:r>
              <w:r w:rsidDel="00CC3011">
                <w:delText>"&gt;</w:delText>
              </w:r>
            </w:del>
          </w:p>
          <w:p w14:paraId="578A81C3" w14:textId="1E1DBBD4" w:rsidR="00712E70" w:rsidDel="00CC3011" w:rsidRDefault="00712E70" w:rsidP="00712E70">
            <w:pPr>
              <w:pStyle w:val="XML2"/>
              <w:rPr>
                <w:del w:id="8111" w:author="Thomas Dietz" w:date="2012-08-13T14:09:00Z"/>
              </w:rPr>
            </w:pPr>
            <w:del w:id="8112" w:author="Thomas Dietz" w:date="2012-08-13T14:09:00Z">
              <w:r w:rsidDel="00CC3011">
                <w:delText>&lt;xs:complexContent&gt;</w:delText>
              </w:r>
            </w:del>
          </w:p>
          <w:p w14:paraId="77A0F3B9" w14:textId="75BB8709" w:rsidR="00712E70" w:rsidDel="00CC3011" w:rsidRDefault="00712E70" w:rsidP="00712E70">
            <w:pPr>
              <w:pStyle w:val="XML3"/>
              <w:rPr>
                <w:del w:id="8113" w:author="Thomas Dietz" w:date="2012-08-13T14:09:00Z"/>
              </w:rPr>
            </w:pPr>
            <w:del w:id="8114" w:author="Thomas Dietz" w:date="2012-08-13T14:09:00Z">
              <w:r w:rsidDel="00CC3011">
                <w:delText>&lt;xs:extension base="OFTunnelType"&gt;</w:delText>
              </w:r>
            </w:del>
          </w:p>
          <w:p w14:paraId="74B2F0E5" w14:textId="36384800" w:rsidR="00712E70" w:rsidDel="00CC3011" w:rsidRDefault="00712E70" w:rsidP="00712E70">
            <w:pPr>
              <w:pStyle w:val="XML4"/>
              <w:rPr>
                <w:del w:id="8115" w:author="Thomas Dietz" w:date="2012-08-13T14:09:00Z"/>
              </w:rPr>
            </w:pPr>
            <w:del w:id="8116" w:author="Thomas Dietz" w:date="2012-08-13T14:09:00Z">
              <w:r w:rsidDel="00CC3011">
                <w:delText>&lt;xs:sequence&gt;</w:delText>
              </w:r>
            </w:del>
          </w:p>
          <w:p w14:paraId="0FD08897" w14:textId="282EF8D9" w:rsidR="00712E70" w:rsidDel="00CC3011" w:rsidRDefault="00712E70" w:rsidP="00712E70">
            <w:pPr>
              <w:pStyle w:val="XML5"/>
              <w:rPr>
                <w:del w:id="8117" w:author="Thomas Dietz" w:date="2012-08-13T14:09:00Z"/>
              </w:rPr>
            </w:pPr>
            <w:del w:id="8118" w:author="Thomas Dietz" w:date="2012-08-13T14:09:00Z">
              <w:r w:rsidDel="00CC3011">
                <w:delText>&lt;xs:element name="checksum-present" type="xs:boolean"</w:delText>
              </w:r>
            </w:del>
          </w:p>
          <w:p w14:paraId="4E14C506" w14:textId="2D0D764C" w:rsidR="00712E70" w:rsidDel="00CC3011" w:rsidRDefault="00712E70" w:rsidP="00712E70">
            <w:pPr>
              <w:pStyle w:val="XML9"/>
              <w:rPr>
                <w:del w:id="8119" w:author="Thomas Dietz" w:date="2012-08-13T14:09:00Z"/>
              </w:rPr>
            </w:pPr>
            <w:del w:id="8120" w:author="Thomas Dietz" w:date="2012-08-13T14:09:00Z">
              <w:r w:rsidDel="00CC3011">
                <w:delText>default="true"/&gt;</w:delText>
              </w:r>
            </w:del>
          </w:p>
          <w:p w14:paraId="0DD74B8D" w14:textId="64F7A477" w:rsidR="00712E70" w:rsidDel="00CC3011" w:rsidRDefault="00712E70" w:rsidP="00712E70">
            <w:pPr>
              <w:pStyle w:val="XML5"/>
              <w:rPr>
                <w:del w:id="8121" w:author="Thomas Dietz" w:date="2012-08-13T14:09:00Z"/>
              </w:rPr>
            </w:pPr>
            <w:del w:id="8122" w:author="Thomas Dietz" w:date="2012-08-13T14:09:00Z">
              <w:r w:rsidDel="00CC3011">
                <w:delText xml:space="preserve">&lt;xs:element name="key-present" type="xs:boolean" </w:delText>
              </w:r>
            </w:del>
          </w:p>
          <w:p w14:paraId="177A27EF" w14:textId="0B6D5BF3" w:rsidR="00712E70" w:rsidDel="00CC3011" w:rsidRDefault="00712E70" w:rsidP="00712E70">
            <w:pPr>
              <w:pStyle w:val="XML9"/>
              <w:rPr>
                <w:del w:id="8123" w:author="Thomas Dietz" w:date="2012-08-13T14:09:00Z"/>
              </w:rPr>
            </w:pPr>
            <w:del w:id="8124" w:author="Thomas Dietz" w:date="2012-08-13T14:09:00Z">
              <w:r w:rsidDel="00CC3011">
                <w:delText>default="true"/&gt;</w:delText>
              </w:r>
            </w:del>
          </w:p>
          <w:p w14:paraId="445AA8C8" w14:textId="7D6D3045" w:rsidR="00712E70" w:rsidDel="00CC3011" w:rsidRDefault="00712E70" w:rsidP="00712E70">
            <w:pPr>
              <w:pStyle w:val="XML5"/>
              <w:rPr>
                <w:del w:id="8125" w:author="Thomas Dietz" w:date="2012-08-13T14:09:00Z"/>
              </w:rPr>
            </w:pPr>
            <w:del w:id="8126" w:author="Thomas Dietz" w:date="2012-08-13T14:09:00Z">
              <w:r w:rsidDel="00CC3011">
                <w:delText>&lt;xs:element name="key" type="xs:unsignedInt"/&gt;</w:delText>
              </w:r>
            </w:del>
          </w:p>
          <w:p w14:paraId="6509D9E5" w14:textId="60E1D3B5" w:rsidR="00712E70" w:rsidDel="00CC3011" w:rsidRDefault="00712E70" w:rsidP="00712E70">
            <w:pPr>
              <w:pStyle w:val="XML5"/>
              <w:rPr>
                <w:del w:id="8127" w:author="Thomas Dietz" w:date="2012-08-13T14:09:00Z"/>
              </w:rPr>
            </w:pPr>
            <w:del w:id="8128" w:author="Thomas Dietz" w:date="2012-08-13T14:09:00Z">
              <w:r w:rsidDel="00CC3011">
                <w:delText xml:space="preserve">&lt;xs:element name="sequence-number-present" type="xs:boolean" </w:delText>
              </w:r>
            </w:del>
          </w:p>
          <w:p w14:paraId="45F90CD8" w14:textId="52839E58" w:rsidR="00712E70" w:rsidDel="00CC3011" w:rsidRDefault="00712E70" w:rsidP="00712E70">
            <w:pPr>
              <w:pStyle w:val="XML9"/>
              <w:rPr>
                <w:del w:id="8129" w:author="Thomas Dietz" w:date="2012-08-13T14:09:00Z"/>
              </w:rPr>
            </w:pPr>
            <w:del w:id="8130" w:author="Thomas Dietz" w:date="2012-08-13T14:09:00Z">
              <w:r w:rsidDel="00CC3011">
                <w:delText>default="false"/&gt;</w:delText>
              </w:r>
            </w:del>
          </w:p>
          <w:p w14:paraId="7E6E8E76" w14:textId="1E5E7CC6" w:rsidR="00712E70" w:rsidDel="00CC3011" w:rsidRDefault="00712E70" w:rsidP="00712E70">
            <w:pPr>
              <w:pStyle w:val="XML4"/>
              <w:rPr>
                <w:del w:id="8131" w:author="Thomas Dietz" w:date="2012-08-13T14:09:00Z"/>
              </w:rPr>
            </w:pPr>
            <w:del w:id="8132" w:author="Thomas Dietz" w:date="2012-08-13T14:09:00Z">
              <w:r w:rsidDel="00CC3011">
                <w:delText>&lt;/xs:sequence&gt;</w:delText>
              </w:r>
            </w:del>
          </w:p>
          <w:p w14:paraId="725C3675" w14:textId="29E57380" w:rsidR="00712E70" w:rsidDel="00CC3011" w:rsidRDefault="00712E70" w:rsidP="00712E70">
            <w:pPr>
              <w:pStyle w:val="XML3"/>
              <w:rPr>
                <w:del w:id="8133" w:author="Thomas Dietz" w:date="2012-08-13T14:09:00Z"/>
              </w:rPr>
            </w:pPr>
            <w:del w:id="8134" w:author="Thomas Dietz" w:date="2012-08-13T14:09:00Z">
              <w:r w:rsidDel="00CC3011">
                <w:delText>&lt;/xs:extension&gt;</w:delText>
              </w:r>
            </w:del>
          </w:p>
          <w:p w14:paraId="56A20E6E" w14:textId="628CB87C" w:rsidR="00712E70" w:rsidDel="00CC3011" w:rsidRDefault="00712E70" w:rsidP="00712E70">
            <w:pPr>
              <w:pStyle w:val="XML2"/>
              <w:rPr>
                <w:del w:id="8135" w:author="Thomas Dietz" w:date="2012-08-13T14:09:00Z"/>
              </w:rPr>
            </w:pPr>
            <w:del w:id="8136" w:author="Thomas Dietz" w:date="2012-08-13T14:09:00Z">
              <w:r w:rsidDel="00CC3011">
                <w:delText>&lt;/xs:complexContent&gt;</w:delText>
              </w:r>
            </w:del>
          </w:p>
          <w:p w14:paraId="22106968" w14:textId="4B8E55B9" w:rsidR="00712E70" w:rsidDel="00CC3011" w:rsidRDefault="00712E70" w:rsidP="00712E70">
            <w:pPr>
              <w:pStyle w:val="XML1"/>
              <w:rPr>
                <w:del w:id="8137" w:author="Thomas Dietz" w:date="2012-08-13T14:09:00Z"/>
              </w:rPr>
            </w:pPr>
            <w:del w:id="8138" w:author="Thomas Dietz" w:date="2012-08-13T14:09:00Z">
              <w:r w:rsidDel="00CC3011">
                <w:delText>&lt;/xs:complexType&gt;</w:delText>
              </w:r>
            </w:del>
          </w:p>
          <w:p w14:paraId="6AA86D48" w14:textId="2E7B6A88" w:rsidR="00712E70" w:rsidDel="00CC3011" w:rsidRDefault="00712E70" w:rsidP="00712E70">
            <w:pPr>
              <w:pStyle w:val="XML1"/>
              <w:rPr>
                <w:del w:id="8139" w:author="Thomas Dietz" w:date="2012-08-13T14:09:00Z"/>
              </w:rPr>
            </w:pPr>
          </w:p>
          <w:p w14:paraId="5A754D54" w14:textId="44481615" w:rsidR="00712E70" w:rsidDel="00CC3011" w:rsidRDefault="003C6552" w:rsidP="00712E70">
            <w:pPr>
              <w:pStyle w:val="XML1"/>
              <w:rPr>
                <w:del w:id="8140" w:author="Thomas Dietz" w:date="2012-08-13T14:09:00Z"/>
              </w:rPr>
            </w:pPr>
            <w:del w:id="8141" w:author="Thomas Dietz" w:date="2012-08-13T14:09:00Z">
              <w:r w:rsidDel="00CC3011">
                <w:delText>&lt;xs:complexType name="OF</w:delText>
              </w:r>
              <w:r w:rsidR="00712E70" w:rsidDel="00CC3011">
                <w:delText>VxLANTunnelType"&gt;</w:delText>
              </w:r>
            </w:del>
          </w:p>
          <w:p w14:paraId="6124781D" w14:textId="1C8408A2" w:rsidR="00712E70" w:rsidDel="00CC3011" w:rsidRDefault="00712E70" w:rsidP="00712E70">
            <w:pPr>
              <w:pStyle w:val="XML2"/>
              <w:rPr>
                <w:del w:id="8142" w:author="Thomas Dietz" w:date="2012-08-13T14:09:00Z"/>
              </w:rPr>
            </w:pPr>
            <w:del w:id="8143" w:author="Thomas Dietz" w:date="2012-08-13T14:09:00Z">
              <w:r w:rsidDel="00CC3011">
                <w:delText>&lt;xs:complexContent&gt;</w:delText>
              </w:r>
            </w:del>
          </w:p>
          <w:p w14:paraId="4F20E041" w14:textId="104C0300" w:rsidR="00712E70" w:rsidDel="00CC3011" w:rsidRDefault="00712E70" w:rsidP="00712E70">
            <w:pPr>
              <w:pStyle w:val="XML3"/>
              <w:rPr>
                <w:del w:id="8144" w:author="Thomas Dietz" w:date="2012-08-13T14:09:00Z"/>
              </w:rPr>
            </w:pPr>
            <w:del w:id="8145" w:author="Thomas Dietz" w:date="2012-08-13T14:09:00Z">
              <w:r w:rsidDel="00CC3011">
                <w:delText>&lt;xs:extension base="OFTunnelType"&gt;</w:delText>
              </w:r>
            </w:del>
          </w:p>
          <w:p w14:paraId="3B47F0C9" w14:textId="4F1BC9CD" w:rsidR="00712E70" w:rsidDel="00CC3011" w:rsidRDefault="00712E70" w:rsidP="00712E70">
            <w:pPr>
              <w:pStyle w:val="XML4"/>
              <w:rPr>
                <w:del w:id="8146" w:author="Thomas Dietz" w:date="2012-08-13T14:09:00Z"/>
              </w:rPr>
            </w:pPr>
            <w:del w:id="8147" w:author="Thomas Dietz" w:date="2012-08-13T14:09:00Z">
              <w:r w:rsidDel="00CC3011">
                <w:delText>&lt;xs:sequence&gt;</w:delText>
              </w:r>
            </w:del>
          </w:p>
          <w:p w14:paraId="51ED1A52" w14:textId="78199D27" w:rsidR="00712E70" w:rsidDel="00CC3011" w:rsidRDefault="00712E70" w:rsidP="00712E70">
            <w:pPr>
              <w:pStyle w:val="XML5"/>
              <w:rPr>
                <w:del w:id="8148" w:author="Thomas Dietz" w:date="2012-08-13T14:09:00Z"/>
              </w:rPr>
            </w:pPr>
            <w:del w:id="8149" w:author="Thomas Dietz" w:date="2012-08-13T14:09:00Z">
              <w:r w:rsidDel="00CC3011">
                <w:delText>&lt;xs:element name="vni-valid" type="xs:boolean"</w:delText>
              </w:r>
            </w:del>
          </w:p>
          <w:p w14:paraId="1017AAB0" w14:textId="09AEDFA7" w:rsidR="00712E70" w:rsidDel="00CC3011" w:rsidRDefault="00712E70" w:rsidP="00712E70">
            <w:pPr>
              <w:pStyle w:val="XML9"/>
              <w:rPr>
                <w:del w:id="8150" w:author="Thomas Dietz" w:date="2012-08-13T14:09:00Z"/>
              </w:rPr>
            </w:pPr>
            <w:del w:id="8151" w:author="Thomas Dietz" w:date="2012-08-13T14:09:00Z">
              <w:r w:rsidDel="00CC3011">
                <w:delText>default="true"/&gt;</w:delText>
              </w:r>
            </w:del>
          </w:p>
          <w:p w14:paraId="76FBCED1" w14:textId="14C6AE29" w:rsidR="00712E70" w:rsidDel="00CC3011" w:rsidRDefault="00712E70" w:rsidP="00712E70">
            <w:pPr>
              <w:pStyle w:val="XML5"/>
              <w:rPr>
                <w:del w:id="8152" w:author="Thomas Dietz" w:date="2012-08-13T14:09:00Z"/>
              </w:rPr>
            </w:pPr>
            <w:del w:id="8153" w:author="Thomas Dietz" w:date="2012-08-13T14:09:00Z">
              <w:r w:rsidDel="00CC3011">
                <w:delText>&lt;xs:element name="vni" type="xs:unsignedInt"/&gt;</w:delText>
              </w:r>
            </w:del>
          </w:p>
          <w:p w14:paraId="353A2090" w14:textId="25141FFB" w:rsidR="00712E70" w:rsidDel="00CC3011" w:rsidRDefault="00712E70" w:rsidP="00712E70">
            <w:pPr>
              <w:pStyle w:val="XML5"/>
              <w:rPr>
                <w:del w:id="8154" w:author="Thomas Dietz" w:date="2012-08-13T14:09:00Z"/>
              </w:rPr>
            </w:pPr>
            <w:del w:id="8155" w:author="Thomas Dietz" w:date="2012-08-13T14:09:00Z">
              <w:r w:rsidDel="00CC3011">
                <w:delText>&lt;xs:element name="vni-multicast-group" type="inet:ip-address"/&gt;</w:delText>
              </w:r>
            </w:del>
          </w:p>
          <w:p w14:paraId="11FFF8E0" w14:textId="0FB42CC6" w:rsidR="00712E70" w:rsidDel="00CC3011" w:rsidRDefault="00712E70" w:rsidP="00712E70">
            <w:pPr>
              <w:pStyle w:val="XML5"/>
              <w:rPr>
                <w:del w:id="8156" w:author="Thomas Dietz" w:date="2012-08-13T14:09:00Z"/>
              </w:rPr>
            </w:pPr>
            <w:del w:id="8157" w:author="Thomas Dietz" w:date="2012-08-13T14:09:00Z">
              <w:r w:rsidDel="00CC3011">
                <w:delText>&lt;xs:element name="udp-source-port" type="xs:unsignedInt"/&gt;</w:delText>
              </w:r>
              <w:r w:rsidDel="00CC3011">
                <w:tab/>
              </w:r>
            </w:del>
          </w:p>
          <w:p w14:paraId="23FB6492" w14:textId="0E265B1C" w:rsidR="00712E70" w:rsidDel="00CC3011" w:rsidRDefault="00712E70" w:rsidP="00712E70">
            <w:pPr>
              <w:pStyle w:val="XML5"/>
              <w:rPr>
                <w:del w:id="8158" w:author="Thomas Dietz" w:date="2012-08-13T14:09:00Z"/>
              </w:rPr>
            </w:pPr>
            <w:del w:id="8159" w:author="Thomas Dietz" w:date="2012-08-13T14:09:00Z">
              <w:r w:rsidDel="00CC3011">
                <w:delText xml:space="preserve">&lt;xs:element name="udp-dest-port" type="xs:unsignedInt" </w:delText>
              </w:r>
            </w:del>
          </w:p>
          <w:p w14:paraId="7E4DFB8B" w14:textId="7081F6F8" w:rsidR="00712E70" w:rsidRPr="007633B9" w:rsidDel="00CC3011" w:rsidRDefault="00712E70" w:rsidP="00712E70">
            <w:pPr>
              <w:pStyle w:val="XML9"/>
              <w:rPr>
                <w:del w:id="8160" w:author="Thomas Dietz" w:date="2012-08-13T14:09:00Z"/>
              </w:rPr>
            </w:pPr>
            <w:del w:id="8161" w:author="Thomas Dietz" w:date="2012-08-13T14:09:00Z">
              <w:r w:rsidRPr="007633B9" w:rsidDel="00CC3011">
                <w:delText>default=IANA_VXLAN_PORT/&gt;</w:delText>
              </w:r>
            </w:del>
          </w:p>
          <w:p w14:paraId="10B800C8" w14:textId="44EC71F8" w:rsidR="00712E70" w:rsidDel="00CC3011" w:rsidRDefault="00712E70" w:rsidP="00712E70">
            <w:pPr>
              <w:pStyle w:val="XML5"/>
              <w:rPr>
                <w:del w:id="8162" w:author="Thomas Dietz" w:date="2012-08-13T14:09:00Z"/>
              </w:rPr>
            </w:pPr>
            <w:del w:id="8163" w:author="Thomas Dietz" w:date="2012-08-13T14:09:00Z">
              <w:r w:rsidDel="00CC3011">
                <w:delText>&lt;xs:element name="udp-checksum" type="xs:boolean"</w:delText>
              </w:r>
            </w:del>
          </w:p>
          <w:p w14:paraId="7E02A0BD" w14:textId="3DDD03E5" w:rsidR="00712E70" w:rsidDel="00CC3011" w:rsidRDefault="00712E70" w:rsidP="00712E70">
            <w:pPr>
              <w:pStyle w:val="XML9"/>
              <w:rPr>
                <w:del w:id="8164" w:author="Thomas Dietz" w:date="2012-08-13T14:09:00Z"/>
              </w:rPr>
            </w:pPr>
            <w:del w:id="8165" w:author="Thomas Dietz" w:date="2012-08-13T14:09:00Z">
              <w:r w:rsidDel="00CC3011">
                <w:delText>default="false"/&gt;</w:delText>
              </w:r>
            </w:del>
          </w:p>
          <w:p w14:paraId="45DD79AE" w14:textId="62EB48FF" w:rsidR="00712E70" w:rsidDel="00CC3011" w:rsidRDefault="00712E70" w:rsidP="00712E70">
            <w:pPr>
              <w:pStyle w:val="XML4"/>
              <w:rPr>
                <w:del w:id="8166" w:author="Thomas Dietz" w:date="2012-08-13T14:09:00Z"/>
              </w:rPr>
            </w:pPr>
            <w:del w:id="8167" w:author="Thomas Dietz" w:date="2012-08-13T14:09:00Z">
              <w:r w:rsidDel="00CC3011">
                <w:delText>&lt;/xs:sequence&gt;</w:delText>
              </w:r>
            </w:del>
          </w:p>
          <w:p w14:paraId="5C91EE56" w14:textId="775C528C" w:rsidR="00712E70" w:rsidDel="00CC3011" w:rsidRDefault="00712E70" w:rsidP="00712E70">
            <w:pPr>
              <w:pStyle w:val="XML3"/>
              <w:rPr>
                <w:del w:id="8168" w:author="Thomas Dietz" w:date="2012-08-13T14:09:00Z"/>
              </w:rPr>
            </w:pPr>
            <w:del w:id="8169" w:author="Thomas Dietz" w:date="2012-08-13T14:09:00Z">
              <w:r w:rsidDel="00CC3011">
                <w:delText>&lt;/xs:extension&gt;</w:delText>
              </w:r>
            </w:del>
          </w:p>
          <w:p w14:paraId="6571492F" w14:textId="2BD7C4FD" w:rsidR="00712E70" w:rsidDel="00CC3011" w:rsidRDefault="00712E70" w:rsidP="00712E70">
            <w:pPr>
              <w:pStyle w:val="XML2"/>
              <w:rPr>
                <w:del w:id="8170" w:author="Thomas Dietz" w:date="2012-08-13T14:09:00Z"/>
              </w:rPr>
            </w:pPr>
            <w:del w:id="8171" w:author="Thomas Dietz" w:date="2012-08-13T14:09:00Z">
              <w:r w:rsidDel="00CC3011">
                <w:delText>&lt;/xs:complexContent&gt;</w:delText>
              </w:r>
            </w:del>
          </w:p>
          <w:p w14:paraId="46117826" w14:textId="7764AC8B" w:rsidR="00712E70" w:rsidDel="00CC3011" w:rsidRDefault="00712E70" w:rsidP="00712E70">
            <w:pPr>
              <w:pStyle w:val="XML1"/>
              <w:rPr>
                <w:del w:id="8172" w:author="Thomas Dietz" w:date="2012-08-13T14:09:00Z"/>
              </w:rPr>
            </w:pPr>
            <w:del w:id="8173" w:author="Thomas Dietz" w:date="2012-08-13T14:09:00Z">
              <w:r w:rsidDel="00CC3011">
                <w:delText>&lt;/xs:complexType&gt;</w:delText>
              </w:r>
            </w:del>
          </w:p>
          <w:p w14:paraId="273B2F1C" w14:textId="6C3C44B5" w:rsidR="00712E70" w:rsidDel="00CC3011" w:rsidRDefault="00712E70" w:rsidP="00712E70">
            <w:pPr>
              <w:pStyle w:val="XML1"/>
              <w:rPr>
                <w:del w:id="8174" w:author="Thomas Dietz" w:date="2012-08-13T14:09:00Z"/>
              </w:rPr>
            </w:pPr>
          </w:p>
          <w:p w14:paraId="248B0ED4" w14:textId="5886D06A" w:rsidR="00712E70" w:rsidDel="00CC3011" w:rsidRDefault="00712E70" w:rsidP="00712E70">
            <w:pPr>
              <w:pStyle w:val="XML1"/>
              <w:rPr>
                <w:del w:id="8175" w:author="Thomas Dietz" w:date="2012-08-13T14:09:00Z"/>
              </w:rPr>
            </w:pPr>
            <w:del w:id="8176" w:author="Thomas Dietz" w:date="2012-08-13T14:09:00Z">
              <w:r w:rsidDel="00CC3011">
                <w:delText>&lt;xs:complexType name="</w:delText>
              </w:r>
              <w:r w:rsidR="003C6552" w:rsidDel="00CC3011">
                <w:delText>OFNVGRETunnelType</w:delText>
              </w:r>
              <w:r w:rsidDel="00CC3011">
                <w:delText>"&gt;</w:delText>
              </w:r>
            </w:del>
          </w:p>
          <w:p w14:paraId="05C4A3B3" w14:textId="46F654E3" w:rsidR="00712E70" w:rsidDel="00CC3011" w:rsidRDefault="00712E70" w:rsidP="00712E70">
            <w:pPr>
              <w:pStyle w:val="XML2"/>
              <w:rPr>
                <w:del w:id="8177" w:author="Thomas Dietz" w:date="2012-08-13T14:09:00Z"/>
              </w:rPr>
            </w:pPr>
            <w:del w:id="8178" w:author="Thomas Dietz" w:date="2012-08-13T14:09:00Z">
              <w:r w:rsidDel="00CC3011">
                <w:delText>&lt;xs:complexContent&gt;</w:delText>
              </w:r>
            </w:del>
          </w:p>
          <w:p w14:paraId="63C8C4D8" w14:textId="73237542" w:rsidR="00712E70" w:rsidDel="00CC3011" w:rsidRDefault="00712E70" w:rsidP="00712E70">
            <w:pPr>
              <w:pStyle w:val="XML3"/>
              <w:rPr>
                <w:del w:id="8179" w:author="Thomas Dietz" w:date="2012-08-13T14:09:00Z"/>
              </w:rPr>
            </w:pPr>
            <w:del w:id="8180" w:author="Thomas Dietz" w:date="2012-08-13T14:09:00Z">
              <w:r w:rsidDel="00CC3011">
                <w:delText>&lt;xs:extension base="OFTunnelType"&gt;</w:delText>
              </w:r>
            </w:del>
          </w:p>
          <w:p w14:paraId="283482DD" w14:textId="32565B4A" w:rsidR="00712E70" w:rsidDel="00CC3011" w:rsidRDefault="00712E70" w:rsidP="00712E70">
            <w:pPr>
              <w:pStyle w:val="XML4"/>
              <w:rPr>
                <w:del w:id="8181" w:author="Thomas Dietz" w:date="2012-08-13T14:09:00Z"/>
              </w:rPr>
            </w:pPr>
            <w:del w:id="8182" w:author="Thomas Dietz" w:date="2012-08-13T14:09:00Z">
              <w:r w:rsidDel="00CC3011">
                <w:delText>&lt;xs:sequence&gt;</w:delText>
              </w:r>
            </w:del>
          </w:p>
          <w:p w14:paraId="018D1D73" w14:textId="35F8F888" w:rsidR="00712E70" w:rsidDel="00CC3011" w:rsidRDefault="00712E70" w:rsidP="00712E70">
            <w:pPr>
              <w:pStyle w:val="XML4"/>
              <w:rPr>
                <w:del w:id="8183" w:author="Thomas Dietz" w:date="2012-08-13T14:09:00Z"/>
              </w:rPr>
            </w:pPr>
            <w:del w:id="8184" w:author="Thomas Dietz" w:date="2012-08-13T14:09:00Z">
              <w:r w:rsidDel="00CC3011">
                <w:delText>&lt;xs:element name="tni" type="xs:unsignedInt"/&gt;</w:delText>
              </w:r>
            </w:del>
          </w:p>
          <w:p w14:paraId="1DAF6AFE" w14:textId="20AFAEC0" w:rsidR="00712E70" w:rsidDel="00CC3011" w:rsidRDefault="00712E70" w:rsidP="00712E70">
            <w:pPr>
              <w:pStyle w:val="XML4"/>
              <w:rPr>
                <w:del w:id="8185" w:author="Thomas Dietz" w:date="2012-08-13T14:09:00Z"/>
              </w:rPr>
            </w:pPr>
            <w:del w:id="8186" w:author="Thomas Dietz" w:date="2012-08-13T14:09:00Z">
              <w:r w:rsidDel="00CC3011">
                <w:delText>&lt;xs:element name="tni-</w:delText>
              </w:r>
              <w:r w:rsidR="008F2AF0" w:rsidDel="00CC3011">
                <w:delText>user</w:delText>
              </w:r>
              <w:r w:rsidDel="00CC3011">
                <w:delText>" type="xs:unsignedInt"/&gt;</w:delText>
              </w:r>
            </w:del>
          </w:p>
          <w:p w14:paraId="6DA85E2D" w14:textId="53117841" w:rsidR="00712E70" w:rsidDel="00CC3011" w:rsidRDefault="00712E70" w:rsidP="00712E70">
            <w:pPr>
              <w:pStyle w:val="XML4"/>
              <w:rPr>
                <w:del w:id="8187" w:author="Thomas Dietz" w:date="2012-08-13T14:09:00Z"/>
              </w:rPr>
            </w:pPr>
            <w:del w:id="8188" w:author="Thomas Dietz" w:date="2012-08-13T14:09:00Z">
              <w:r w:rsidDel="00CC3011">
                <w:lastRenderedPageBreak/>
                <w:delText xml:space="preserve">&lt;xs:element name="tni-multicast-group" </w:delText>
              </w:r>
            </w:del>
          </w:p>
          <w:p w14:paraId="6F31C9C3" w14:textId="603F427C" w:rsidR="00712E70" w:rsidDel="00CC3011" w:rsidRDefault="00712E70" w:rsidP="00712E70">
            <w:pPr>
              <w:pStyle w:val="XML9"/>
              <w:rPr>
                <w:del w:id="8189" w:author="Thomas Dietz" w:date="2012-08-13T14:09:00Z"/>
              </w:rPr>
            </w:pPr>
            <w:del w:id="8190" w:author="Thomas Dietz" w:date="2012-08-13T14:09:00Z">
              <w:r w:rsidDel="00CC3011">
                <w:delText>type="inet:ip-address"/&gt;</w:delText>
              </w:r>
            </w:del>
          </w:p>
          <w:p w14:paraId="6416252A" w14:textId="75E665F6" w:rsidR="00712E70" w:rsidDel="00CC3011" w:rsidRDefault="00712E70" w:rsidP="00712E70">
            <w:pPr>
              <w:pStyle w:val="XML4"/>
              <w:rPr>
                <w:del w:id="8191" w:author="Thomas Dietz" w:date="2012-08-13T14:09:00Z"/>
              </w:rPr>
            </w:pPr>
            <w:del w:id="8192" w:author="Thomas Dietz" w:date="2012-08-13T14:09:00Z">
              <w:r w:rsidDel="00CC3011">
                <w:delText>&lt;/xs:sequence&gt;</w:delText>
              </w:r>
            </w:del>
          </w:p>
          <w:p w14:paraId="409CA8AE" w14:textId="22E2832F" w:rsidR="00712E70" w:rsidDel="00CC3011" w:rsidRDefault="00712E70" w:rsidP="00712E70">
            <w:pPr>
              <w:pStyle w:val="XML3"/>
              <w:rPr>
                <w:del w:id="8193" w:author="Thomas Dietz" w:date="2012-08-13T14:09:00Z"/>
              </w:rPr>
            </w:pPr>
            <w:del w:id="8194" w:author="Thomas Dietz" w:date="2012-08-13T14:09:00Z">
              <w:r w:rsidDel="00CC3011">
                <w:delText>&lt;/xs:extension&gt;</w:delText>
              </w:r>
            </w:del>
          </w:p>
          <w:p w14:paraId="54FFEEAE" w14:textId="66CF5C71" w:rsidR="00712E70" w:rsidDel="00CC3011" w:rsidRDefault="00712E70" w:rsidP="00712E70">
            <w:pPr>
              <w:pStyle w:val="XML2"/>
              <w:rPr>
                <w:del w:id="8195" w:author="Thomas Dietz" w:date="2012-08-13T14:09:00Z"/>
              </w:rPr>
            </w:pPr>
            <w:del w:id="8196" w:author="Thomas Dietz" w:date="2012-08-13T14:09:00Z">
              <w:r w:rsidDel="00CC3011">
                <w:delText>&lt;/xs:complexContent&gt;</w:delText>
              </w:r>
            </w:del>
          </w:p>
          <w:p w14:paraId="79747062" w14:textId="3C1A47FF" w:rsidR="00712E70" w:rsidDel="00CC3011" w:rsidRDefault="00712E70" w:rsidP="00712E70">
            <w:pPr>
              <w:pStyle w:val="XML1"/>
              <w:rPr>
                <w:del w:id="8197" w:author="Thomas Dietz" w:date="2012-08-13T14:09:00Z"/>
              </w:rPr>
            </w:pPr>
            <w:del w:id="8198" w:author="Thomas Dietz" w:date="2012-08-13T14:09:00Z">
              <w:r w:rsidDel="00CC3011">
                <w:delText>&lt;/xs:complexType&gt;</w:delText>
              </w:r>
            </w:del>
          </w:p>
          <w:p w14:paraId="00718A2B" w14:textId="77777777" w:rsidR="00E02224" w:rsidRDefault="00E02224" w:rsidP="00E02224">
            <w:pPr>
              <w:pStyle w:val="XML1"/>
              <w:rPr>
                <w:ins w:id="8199" w:author="Thomas Dietz" w:date="2012-08-13T14:15:00Z"/>
              </w:rPr>
            </w:pPr>
            <w:ins w:id="8200" w:author="Thomas Dietz" w:date="2012-08-13T14:15:00Z">
              <w:r>
                <w:t xml:space="preserve">  &lt;xs:group name="OFPortType"&gt;</w:t>
              </w:r>
            </w:ins>
          </w:p>
          <w:p w14:paraId="1ECE51E4" w14:textId="77777777" w:rsidR="00E02224" w:rsidRDefault="00E02224" w:rsidP="00E02224">
            <w:pPr>
              <w:pStyle w:val="XML1"/>
              <w:rPr>
                <w:ins w:id="8201" w:author="Thomas Dietz" w:date="2012-08-13T14:15:00Z"/>
              </w:rPr>
            </w:pPr>
            <w:ins w:id="8202" w:author="Thomas Dietz" w:date="2012-08-13T14:15:00Z">
              <w:r>
                <w:t xml:space="preserve">    &lt;xs:annotation&gt;</w:t>
              </w:r>
            </w:ins>
          </w:p>
          <w:p w14:paraId="6C284921" w14:textId="77777777" w:rsidR="00E02224" w:rsidRDefault="00E02224" w:rsidP="00E02224">
            <w:pPr>
              <w:pStyle w:val="XML1"/>
              <w:rPr>
                <w:ins w:id="8203" w:author="Thomas Dietz" w:date="2012-08-13T14:15:00Z"/>
              </w:rPr>
            </w:pPr>
            <w:ins w:id="8204" w:author="Thomas Dietz" w:date="2012-08-13T14:15:00Z">
              <w:r>
                <w:t xml:space="preserve">      &lt;xs:documentation&gt;</w:t>
              </w:r>
            </w:ins>
          </w:p>
          <w:p w14:paraId="608A7042" w14:textId="77777777" w:rsidR="00E02224" w:rsidRDefault="00E02224" w:rsidP="00E02224">
            <w:pPr>
              <w:pStyle w:val="XML1"/>
              <w:rPr>
                <w:ins w:id="8205" w:author="Thomas Dietz" w:date="2012-08-13T14:15:00Z"/>
              </w:rPr>
            </w:pPr>
            <w:ins w:id="8206" w:author="Thomas Dietz" w:date="2012-08-13T14:15:00Z">
              <w:r>
                <w:t xml:space="preserve">        This element specifies all properties of an</w:t>
              </w:r>
            </w:ins>
          </w:p>
          <w:p w14:paraId="3A018066" w14:textId="77777777" w:rsidR="00E02224" w:rsidRDefault="00E02224" w:rsidP="00E02224">
            <w:pPr>
              <w:pStyle w:val="XML1"/>
              <w:rPr>
                <w:ins w:id="8207" w:author="Thomas Dietz" w:date="2012-08-13T14:15:00Z"/>
              </w:rPr>
            </w:pPr>
            <w:ins w:id="8208" w:author="Thomas Dietz" w:date="2012-08-13T14:15:00Z">
              <w:r>
                <w:t xml:space="preserve">        OpenFlow resource of type OpenFlow Port. It represent a</w:t>
              </w:r>
            </w:ins>
          </w:p>
          <w:p w14:paraId="66A79C86" w14:textId="77777777" w:rsidR="00E02224" w:rsidRDefault="00E02224" w:rsidP="00E02224">
            <w:pPr>
              <w:pStyle w:val="XML1"/>
              <w:rPr>
                <w:ins w:id="8209" w:author="Thomas Dietz" w:date="2012-08-13T14:15:00Z"/>
              </w:rPr>
            </w:pPr>
            <w:ins w:id="8210" w:author="Thomas Dietz" w:date="2012-08-13T14:15:00Z">
              <w:r>
                <w:t xml:space="preserve">        physical port or a logical port of the OpenFlow Capable</w:t>
              </w:r>
            </w:ins>
          </w:p>
          <w:p w14:paraId="472CA7DB" w14:textId="77777777" w:rsidR="00E02224" w:rsidRDefault="00E02224" w:rsidP="00E02224">
            <w:pPr>
              <w:pStyle w:val="XML1"/>
              <w:rPr>
                <w:ins w:id="8211" w:author="Thomas Dietz" w:date="2012-08-13T14:15:00Z"/>
              </w:rPr>
            </w:pPr>
            <w:ins w:id="8212" w:author="Thomas Dietz" w:date="2012-08-13T14:15:00Z">
              <w:r>
                <w:t xml:space="preserve">        Switch and can be assigned for exclusive use to an OpenFlow</w:t>
              </w:r>
            </w:ins>
          </w:p>
          <w:p w14:paraId="17305AF9" w14:textId="77777777" w:rsidR="00E02224" w:rsidRDefault="00E02224" w:rsidP="00E02224">
            <w:pPr>
              <w:pStyle w:val="XML1"/>
              <w:rPr>
                <w:ins w:id="8213" w:author="Thomas Dietz" w:date="2012-08-13T14:15:00Z"/>
              </w:rPr>
            </w:pPr>
            <w:ins w:id="8214" w:author="Thomas Dietz" w:date="2012-08-13T14:15:00Z">
              <w:r>
                <w:t xml:space="preserve">        Logical Switch.  A logical port represents a tunnel endpoint</w:t>
              </w:r>
            </w:ins>
          </w:p>
          <w:p w14:paraId="351EB0D7" w14:textId="77777777" w:rsidR="00E02224" w:rsidRDefault="00E02224" w:rsidP="00E02224">
            <w:pPr>
              <w:pStyle w:val="XML1"/>
              <w:rPr>
                <w:ins w:id="8215" w:author="Thomas Dietz" w:date="2012-08-13T14:15:00Z"/>
              </w:rPr>
            </w:pPr>
            <w:ins w:id="8216" w:author="Thomas Dietz" w:date="2012-08-13T14:15:00Z">
              <w:r>
                <w:t xml:space="preserve">        as described in the OpenFlow protocol specification versions</w:t>
              </w:r>
            </w:ins>
          </w:p>
          <w:p w14:paraId="7572EC4A" w14:textId="77777777" w:rsidR="00E02224" w:rsidRDefault="00E02224" w:rsidP="00E02224">
            <w:pPr>
              <w:pStyle w:val="XML1"/>
              <w:rPr>
                <w:ins w:id="8217" w:author="Thomas Dietz" w:date="2012-08-13T14:15:00Z"/>
              </w:rPr>
            </w:pPr>
            <w:ins w:id="8218" w:author="Thomas Dietz" w:date="2012-08-13T14:15:00Z">
              <w:r>
                <w:t xml:space="preserve">        1.3 - 1.3.1.</w:t>
              </w:r>
            </w:ins>
          </w:p>
          <w:p w14:paraId="54DFB7F6" w14:textId="77777777" w:rsidR="00E02224" w:rsidRDefault="00E02224" w:rsidP="00E02224">
            <w:pPr>
              <w:pStyle w:val="XML1"/>
              <w:rPr>
                <w:ins w:id="8219" w:author="Thomas Dietz" w:date="2012-08-13T14:15:00Z"/>
              </w:rPr>
            </w:pPr>
          </w:p>
          <w:p w14:paraId="25A1338F" w14:textId="77777777" w:rsidR="00E02224" w:rsidRDefault="00E02224" w:rsidP="00E02224">
            <w:pPr>
              <w:pStyle w:val="XML1"/>
              <w:rPr>
                <w:ins w:id="8220" w:author="Thomas Dietz" w:date="2012-08-13T14:15:00Z"/>
              </w:rPr>
            </w:pPr>
            <w:ins w:id="8221" w:author="Thomas Dietz" w:date="2012-08-13T14:15:00Z">
              <w:r>
                <w:t xml:space="preserve">        NETCONF &amp;lt;edit-config&amp;gt; operations MUST be implemented as </w:t>
              </w:r>
            </w:ins>
          </w:p>
          <w:p w14:paraId="3443AA99" w14:textId="77777777" w:rsidR="00E02224" w:rsidRDefault="00E02224" w:rsidP="00E02224">
            <w:pPr>
              <w:pStyle w:val="XML1"/>
              <w:rPr>
                <w:ins w:id="8222" w:author="Thomas Dietz" w:date="2012-08-13T14:15:00Z"/>
              </w:rPr>
            </w:pPr>
            <w:ins w:id="8223" w:author="Thomas Dietz" w:date="2012-08-13T14:15:00Z">
              <w:r>
                <w:t xml:space="preserve">        follows: </w:t>
              </w:r>
            </w:ins>
          </w:p>
          <w:p w14:paraId="22F48B85" w14:textId="77777777" w:rsidR="00E02224" w:rsidRDefault="00E02224" w:rsidP="00E02224">
            <w:pPr>
              <w:pStyle w:val="XML1"/>
              <w:rPr>
                <w:ins w:id="8224" w:author="Thomas Dietz" w:date="2012-08-13T14:15:00Z"/>
              </w:rPr>
            </w:pPr>
          </w:p>
          <w:p w14:paraId="1A99424A" w14:textId="77777777" w:rsidR="00E02224" w:rsidRDefault="00E02224" w:rsidP="00E02224">
            <w:pPr>
              <w:pStyle w:val="XML1"/>
              <w:rPr>
                <w:ins w:id="8225" w:author="Thomas Dietz" w:date="2012-08-13T14:15:00Z"/>
              </w:rPr>
            </w:pPr>
            <w:ins w:id="8226" w:author="Thomas Dietz" w:date="2012-08-13T14:15:00Z">
              <w:r>
                <w:t xml:space="preserve">        * The 'resource-id' element of OFResoureType MUST be present</w:t>
              </w:r>
            </w:ins>
          </w:p>
          <w:p w14:paraId="0490C39D" w14:textId="77777777" w:rsidR="00E02224" w:rsidRDefault="00E02224" w:rsidP="00E02224">
            <w:pPr>
              <w:pStyle w:val="XML1"/>
              <w:rPr>
                <w:ins w:id="8227" w:author="Thomas Dietz" w:date="2012-08-13T14:15:00Z"/>
              </w:rPr>
            </w:pPr>
            <w:ins w:id="8228" w:author="Thomas Dietz" w:date="2012-08-13T14:15:00Z">
              <w:r>
                <w:t xml:space="preserve">        at all &amp;lt;edit-config&amp;gt; operations to identify the port.</w:t>
              </w:r>
            </w:ins>
          </w:p>
          <w:p w14:paraId="40AD1063" w14:textId="77777777" w:rsidR="00E02224" w:rsidRDefault="00E02224" w:rsidP="00E02224">
            <w:pPr>
              <w:pStyle w:val="XML1"/>
              <w:rPr>
                <w:ins w:id="8229" w:author="Thomas Dietz" w:date="2012-08-13T14:15:00Z"/>
              </w:rPr>
            </w:pPr>
            <w:ins w:id="8230" w:author="Thomas Dietz" w:date="2012-08-13T14:15:00Z">
              <w:r>
                <w:t xml:space="preserve">        * If the operation is 'merge' or 'replace', the element is</w:t>
              </w:r>
            </w:ins>
          </w:p>
          <w:p w14:paraId="4A5A8234" w14:textId="77777777" w:rsidR="00E02224" w:rsidRDefault="00E02224" w:rsidP="00E02224">
            <w:pPr>
              <w:pStyle w:val="XML1"/>
              <w:rPr>
                <w:ins w:id="8231" w:author="Thomas Dietz" w:date="2012-08-13T14:15:00Z"/>
              </w:rPr>
            </w:pPr>
            <w:ins w:id="8232" w:author="Thomas Dietz" w:date="2012-08-13T14:15:00Z">
              <w:r>
                <w:t xml:space="preserve">        created if it does not exist, and its value is set to the</w:t>
              </w:r>
            </w:ins>
          </w:p>
          <w:p w14:paraId="0D41CF5F" w14:textId="77777777" w:rsidR="00E02224" w:rsidRDefault="00E02224" w:rsidP="00E02224">
            <w:pPr>
              <w:pStyle w:val="XML1"/>
              <w:rPr>
                <w:ins w:id="8233" w:author="Thomas Dietz" w:date="2012-08-13T14:15:00Z"/>
              </w:rPr>
            </w:pPr>
            <w:ins w:id="8234" w:author="Thomas Dietz" w:date="2012-08-13T14:15:00Z">
              <w:r>
                <w:t xml:space="preserve">        value found in the XML RPC data.</w:t>
              </w:r>
            </w:ins>
          </w:p>
          <w:p w14:paraId="30BD381E" w14:textId="77777777" w:rsidR="00E02224" w:rsidRDefault="00E02224" w:rsidP="00E02224">
            <w:pPr>
              <w:pStyle w:val="XML1"/>
              <w:rPr>
                <w:ins w:id="8235" w:author="Thomas Dietz" w:date="2012-08-13T14:15:00Z"/>
              </w:rPr>
            </w:pPr>
            <w:ins w:id="8236" w:author="Thomas Dietz" w:date="2012-08-13T14:15:00Z">
              <w:r>
                <w:t xml:space="preserve">        * If the operation is 'create', the element is created if it</w:t>
              </w:r>
            </w:ins>
          </w:p>
          <w:p w14:paraId="661EB11C" w14:textId="77777777" w:rsidR="00E02224" w:rsidRDefault="00E02224" w:rsidP="00E02224">
            <w:pPr>
              <w:pStyle w:val="XML1"/>
              <w:rPr>
                <w:ins w:id="8237" w:author="Thomas Dietz" w:date="2012-08-13T14:15:00Z"/>
              </w:rPr>
            </w:pPr>
            <w:ins w:id="8238" w:author="Thomas Dietz" w:date="2012-08-13T14:15:00Z">
              <w:r>
                <w:t xml:space="preserve">        does not exist. If the element already exists, a</w:t>
              </w:r>
            </w:ins>
          </w:p>
          <w:p w14:paraId="427D73AF" w14:textId="77777777" w:rsidR="00E02224" w:rsidRDefault="00E02224" w:rsidP="00E02224">
            <w:pPr>
              <w:pStyle w:val="XML1"/>
              <w:rPr>
                <w:ins w:id="8239" w:author="Thomas Dietz" w:date="2012-08-13T14:15:00Z"/>
              </w:rPr>
            </w:pPr>
            <w:ins w:id="8240" w:author="Thomas Dietz" w:date="2012-08-13T14:15:00Z">
              <w:r>
                <w:t xml:space="preserve">        'data</w:t>
              </w:r>
              <w:r>
                <w:rPr>
                  <w:rFonts w:ascii="MS Mincho" w:eastAsia="MS Mincho" w:hAnsi="MS Mincho" w:cs="MS Mincho" w:hint="eastAsia"/>
                </w:rPr>
                <w:t>‑</w:t>
              </w:r>
              <w:r>
                <w:t>exists' error is returned.</w:t>
              </w:r>
            </w:ins>
          </w:p>
          <w:p w14:paraId="61CBEBB8" w14:textId="77777777" w:rsidR="00E02224" w:rsidRDefault="00E02224" w:rsidP="00E02224">
            <w:pPr>
              <w:pStyle w:val="XML1"/>
              <w:rPr>
                <w:ins w:id="8241" w:author="Thomas Dietz" w:date="2012-08-13T14:15:00Z"/>
              </w:rPr>
            </w:pPr>
            <w:ins w:id="8242" w:author="Thomas Dietz" w:date="2012-08-13T14:15:00Z">
              <w:r>
                <w:t xml:space="preserve">        * If the operation is 'delete', the element is deleted if it</w:t>
              </w:r>
            </w:ins>
          </w:p>
          <w:p w14:paraId="671EE84E" w14:textId="77777777" w:rsidR="00E02224" w:rsidRDefault="00E02224" w:rsidP="00E02224">
            <w:pPr>
              <w:pStyle w:val="XML1"/>
              <w:rPr>
                <w:ins w:id="8243" w:author="Thomas Dietz" w:date="2012-08-13T14:15:00Z"/>
              </w:rPr>
            </w:pPr>
            <w:ins w:id="8244" w:author="Thomas Dietz" w:date="2012-08-13T14:15:00Z">
              <w:r>
                <w:t xml:space="preserve">        exists. If the element does not exist, a 'data</w:t>
              </w:r>
              <w:r>
                <w:rPr>
                  <w:rFonts w:ascii="MS Mincho" w:eastAsia="MS Mincho" w:hAnsi="MS Mincho" w:cs="MS Mincho" w:hint="eastAsia"/>
                </w:rPr>
                <w:t>‑</w:t>
              </w:r>
              <w:r>
                <w:t>missing'</w:t>
              </w:r>
            </w:ins>
          </w:p>
          <w:p w14:paraId="27C2D8D8" w14:textId="77777777" w:rsidR="00E02224" w:rsidRDefault="00E02224" w:rsidP="00E02224">
            <w:pPr>
              <w:pStyle w:val="XML1"/>
              <w:rPr>
                <w:ins w:id="8245" w:author="Thomas Dietz" w:date="2012-08-13T14:15:00Z"/>
              </w:rPr>
            </w:pPr>
            <w:ins w:id="8246" w:author="Thomas Dietz" w:date="2012-08-13T14:15:00Z">
              <w:r>
                <w:t xml:space="preserve">        error is returned.</w:t>
              </w:r>
            </w:ins>
          </w:p>
          <w:p w14:paraId="7905AE82" w14:textId="77777777" w:rsidR="00E02224" w:rsidRDefault="00E02224" w:rsidP="00E02224">
            <w:pPr>
              <w:pStyle w:val="XML1"/>
              <w:rPr>
                <w:ins w:id="8247" w:author="Thomas Dietz" w:date="2012-08-13T14:15:00Z"/>
              </w:rPr>
            </w:pPr>
            <w:ins w:id="8248" w:author="Thomas Dietz" w:date="2012-08-13T14:15:00Z">
              <w:r>
                <w:t xml:space="preserve">      &lt;/xs:documentation&gt;</w:t>
              </w:r>
            </w:ins>
          </w:p>
          <w:p w14:paraId="6A049B79" w14:textId="77777777" w:rsidR="00E02224" w:rsidRDefault="00E02224" w:rsidP="00E02224">
            <w:pPr>
              <w:pStyle w:val="XML1"/>
              <w:rPr>
                <w:ins w:id="8249" w:author="Thomas Dietz" w:date="2012-08-13T14:15:00Z"/>
              </w:rPr>
            </w:pPr>
            <w:ins w:id="8250" w:author="Thomas Dietz" w:date="2012-08-13T14:15:00Z">
              <w:r>
                <w:t xml:space="preserve">    &lt;/xs:annotation&gt;</w:t>
              </w:r>
            </w:ins>
          </w:p>
          <w:p w14:paraId="4DCD6086" w14:textId="77777777" w:rsidR="00E02224" w:rsidRDefault="00E02224" w:rsidP="00E02224">
            <w:pPr>
              <w:pStyle w:val="XML1"/>
              <w:rPr>
                <w:ins w:id="8251" w:author="Thomas Dietz" w:date="2012-08-13T14:15:00Z"/>
              </w:rPr>
            </w:pPr>
          </w:p>
          <w:p w14:paraId="5AFCE047" w14:textId="77777777" w:rsidR="00E02224" w:rsidRDefault="00E02224" w:rsidP="00E02224">
            <w:pPr>
              <w:pStyle w:val="XML1"/>
              <w:rPr>
                <w:ins w:id="8252" w:author="Thomas Dietz" w:date="2012-08-13T14:15:00Z"/>
              </w:rPr>
            </w:pPr>
            <w:ins w:id="8253" w:author="Thomas Dietz" w:date="2012-08-13T14:15:00Z">
              <w:r>
                <w:t xml:space="preserve">    &lt;xs:sequence&gt;</w:t>
              </w:r>
            </w:ins>
          </w:p>
          <w:p w14:paraId="3234D757" w14:textId="77777777" w:rsidR="00E02224" w:rsidRDefault="00E02224" w:rsidP="00E02224">
            <w:pPr>
              <w:pStyle w:val="XML1"/>
              <w:rPr>
                <w:ins w:id="8254" w:author="Thomas Dietz" w:date="2012-08-13T14:15:00Z"/>
              </w:rPr>
            </w:pPr>
            <w:ins w:id="8255" w:author="Thomas Dietz" w:date="2012-08-13T14:15:00Z">
              <w:r>
                <w:t xml:space="preserve">      &lt;xs:group ref="OFResourceType"/&gt;</w:t>
              </w:r>
            </w:ins>
          </w:p>
          <w:p w14:paraId="3035EC63" w14:textId="77777777" w:rsidR="00E02224" w:rsidRDefault="00E02224" w:rsidP="00E02224">
            <w:pPr>
              <w:pStyle w:val="XML1"/>
              <w:rPr>
                <w:ins w:id="8256" w:author="Thomas Dietz" w:date="2012-08-13T14:15:00Z"/>
              </w:rPr>
            </w:pPr>
            <w:ins w:id="8257" w:author="Thomas Dietz" w:date="2012-08-13T14:15:00Z">
              <w:r>
                <w:t xml:space="preserve">      &lt;xs:element name="number"  type="xs:unsignedLong"&gt;</w:t>
              </w:r>
            </w:ins>
          </w:p>
          <w:p w14:paraId="1FBA6C41" w14:textId="77777777" w:rsidR="00E02224" w:rsidRDefault="00E02224" w:rsidP="00E02224">
            <w:pPr>
              <w:pStyle w:val="XML1"/>
              <w:rPr>
                <w:ins w:id="8258" w:author="Thomas Dietz" w:date="2012-08-13T14:15:00Z"/>
              </w:rPr>
            </w:pPr>
            <w:ins w:id="8259" w:author="Thomas Dietz" w:date="2012-08-13T14:15:00Z">
              <w:r>
                <w:t xml:space="preserve">        &lt;xs:annotation&gt;</w:t>
              </w:r>
            </w:ins>
          </w:p>
          <w:p w14:paraId="4DD7CEBB" w14:textId="77777777" w:rsidR="00E02224" w:rsidRDefault="00E02224" w:rsidP="00E02224">
            <w:pPr>
              <w:pStyle w:val="XML1"/>
              <w:rPr>
                <w:ins w:id="8260" w:author="Thomas Dietz" w:date="2012-08-13T14:15:00Z"/>
              </w:rPr>
            </w:pPr>
            <w:ins w:id="8261" w:author="Thomas Dietz" w:date="2012-08-13T14:15:00Z">
              <w:r>
                <w:t xml:space="preserve">          &lt;xs:documentation&gt;</w:t>
              </w:r>
            </w:ins>
          </w:p>
          <w:p w14:paraId="6B22C2F5" w14:textId="77777777" w:rsidR="00E02224" w:rsidRDefault="00E02224" w:rsidP="00E02224">
            <w:pPr>
              <w:pStyle w:val="XML1"/>
              <w:rPr>
                <w:ins w:id="8262" w:author="Thomas Dietz" w:date="2012-08-13T14:15:00Z"/>
              </w:rPr>
            </w:pPr>
            <w:ins w:id="8263" w:author="Thomas Dietz" w:date="2012-08-13T14:15:00Z">
              <w:r>
                <w:t xml:space="preserve">            This number identifies the OpenFlow Port to </w:t>
              </w:r>
            </w:ins>
          </w:p>
          <w:p w14:paraId="2F9E27D7" w14:textId="77777777" w:rsidR="00E02224" w:rsidRDefault="00E02224" w:rsidP="00E02224">
            <w:pPr>
              <w:pStyle w:val="XML1"/>
              <w:rPr>
                <w:ins w:id="8264" w:author="Thomas Dietz" w:date="2012-08-13T14:15:00Z"/>
              </w:rPr>
            </w:pPr>
            <w:ins w:id="8265" w:author="Thomas Dietz" w:date="2012-08-13T14:15:00Z">
              <w:r>
                <w:t xml:space="preserve">            OpenFlow Controllers. It is assigned to an OpenFlow Port </w:t>
              </w:r>
            </w:ins>
          </w:p>
          <w:p w14:paraId="616B4017" w14:textId="77777777" w:rsidR="00E02224" w:rsidRDefault="00E02224" w:rsidP="00E02224">
            <w:pPr>
              <w:pStyle w:val="XML1"/>
              <w:rPr>
                <w:ins w:id="8266" w:author="Thomas Dietz" w:date="2012-08-13T14:15:00Z"/>
              </w:rPr>
            </w:pPr>
            <w:ins w:id="8267" w:author="Thomas Dietz" w:date="2012-08-13T14:15:00Z">
              <w:r>
                <w:t xml:space="preserve">            latest when the OpenFlow Port is associated with and</w:t>
              </w:r>
            </w:ins>
          </w:p>
          <w:p w14:paraId="6A869C27" w14:textId="77777777" w:rsidR="00E02224" w:rsidRDefault="00E02224" w:rsidP="00E02224">
            <w:pPr>
              <w:pStyle w:val="XML1"/>
              <w:rPr>
                <w:ins w:id="8268" w:author="Thomas Dietz" w:date="2012-08-13T14:15:00Z"/>
              </w:rPr>
            </w:pPr>
            <w:ins w:id="8269" w:author="Thomas Dietz" w:date="2012-08-13T14:15:00Z">
              <w:r>
                <w:t xml:space="preserve">            OpenFlow Logical Switch.  If the OpenFlow Port is</w:t>
              </w:r>
            </w:ins>
          </w:p>
          <w:p w14:paraId="4921704A" w14:textId="77777777" w:rsidR="00E02224" w:rsidRDefault="00E02224" w:rsidP="00E02224">
            <w:pPr>
              <w:pStyle w:val="XML1"/>
              <w:rPr>
                <w:ins w:id="8270" w:author="Thomas Dietz" w:date="2012-08-13T14:15:00Z"/>
              </w:rPr>
            </w:pPr>
            <w:ins w:id="8271" w:author="Thomas Dietz" w:date="2012-08-13T14:15:00Z">
              <w:r>
                <w:t xml:space="preserve">            associated with an OpenFlow Logical Switch, this element</w:t>
              </w:r>
            </w:ins>
          </w:p>
          <w:p w14:paraId="22DDA4D8" w14:textId="77777777" w:rsidR="00E02224" w:rsidRDefault="00E02224" w:rsidP="00E02224">
            <w:pPr>
              <w:pStyle w:val="XML1"/>
              <w:rPr>
                <w:ins w:id="8272" w:author="Thomas Dietz" w:date="2012-08-13T14:15:00Z"/>
              </w:rPr>
            </w:pPr>
            <w:ins w:id="8273" w:author="Thomas Dietz" w:date="2012-08-13T14:15:00Z">
              <w:r>
                <w:t xml:space="preserve">            MUST be unique within the context of the OpenFlow Logical</w:t>
              </w:r>
            </w:ins>
          </w:p>
          <w:p w14:paraId="2C09C3C4" w14:textId="77777777" w:rsidR="00E02224" w:rsidRDefault="00E02224" w:rsidP="00E02224">
            <w:pPr>
              <w:pStyle w:val="XML1"/>
              <w:rPr>
                <w:ins w:id="8274" w:author="Thomas Dietz" w:date="2012-08-13T14:15:00Z"/>
              </w:rPr>
            </w:pPr>
            <w:ins w:id="8275" w:author="Thomas Dietz" w:date="2012-08-13T14:15:00Z">
              <w:r>
                <w:t xml:space="preserve">            Switch.  </w:t>
              </w:r>
            </w:ins>
          </w:p>
          <w:p w14:paraId="0DA8131E" w14:textId="77777777" w:rsidR="00E02224" w:rsidRDefault="00E02224" w:rsidP="00E02224">
            <w:pPr>
              <w:pStyle w:val="XML1"/>
              <w:rPr>
                <w:ins w:id="8276" w:author="Thomas Dietz" w:date="2012-08-13T14:15:00Z"/>
              </w:rPr>
            </w:pPr>
            <w:ins w:id="8277" w:author="Thomas Dietz" w:date="2012-08-13T14:15:00Z">
              <w:r>
                <w:t xml:space="preserve">                  </w:t>
              </w:r>
            </w:ins>
          </w:p>
          <w:p w14:paraId="03F2225F" w14:textId="77777777" w:rsidR="00E02224" w:rsidRDefault="00E02224" w:rsidP="00E02224">
            <w:pPr>
              <w:pStyle w:val="XML1"/>
              <w:rPr>
                <w:ins w:id="8278" w:author="Thomas Dietz" w:date="2012-08-13T14:15:00Z"/>
              </w:rPr>
            </w:pPr>
            <w:ins w:id="8279" w:author="Thomas Dietz" w:date="2012-08-13T14:15:00Z">
              <w:r>
                <w:t xml:space="preserve">            OpenFlow Capable Switch implementations may choose to</w:t>
              </w:r>
            </w:ins>
          </w:p>
          <w:p w14:paraId="7B1D3A06" w14:textId="77777777" w:rsidR="00E02224" w:rsidRDefault="00E02224" w:rsidP="00E02224">
            <w:pPr>
              <w:pStyle w:val="XML1"/>
              <w:rPr>
                <w:ins w:id="8280" w:author="Thomas Dietz" w:date="2012-08-13T14:15:00Z"/>
              </w:rPr>
            </w:pPr>
            <w:ins w:id="8281" w:author="Thomas Dietz" w:date="2012-08-13T14:15:00Z">
              <w:r>
                <w:t xml:space="preserve">            assign values to OpenFlow Ports that are unique within the</w:t>
              </w:r>
            </w:ins>
          </w:p>
          <w:p w14:paraId="2B47FC21" w14:textId="77777777" w:rsidR="00E02224" w:rsidRDefault="00E02224" w:rsidP="00E02224">
            <w:pPr>
              <w:pStyle w:val="XML1"/>
              <w:rPr>
                <w:ins w:id="8282" w:author="Thomas Dietz" w:date="2012-08-13T14:15:00Z"/>
              </w:rPr>
            </w:pPr>
            <w:ins w:id="8283" w:author="Thomas Dietz" w:date="2012-08-13T14:15:00Z">
              <w:r>
                <w:t xml:space="preserve">            context of the OpenFlow Logical Switch.  These numbers can</w:t>
              </w:r>
            </w:ins>
          </w:p>
          <w:p w14:paraId="03A052E3" w14:textId="77777777" w:rsidR="00E02224" w:rsidRDefault="00E02224" w:rsidP="00E02224">
            <w:pPr>
              <w:pStyle w:val="XML1"/>
              <w:rPr>
                <w:ins w:id="8284" w:author="Thomas Dietz" w:date="2012-08-13T14:15:00Z"/>
              </w:rPr>
            </w:pPr>
            <w:ins w:id="8285" w:author="Thomas Dietz" w:date="2012-08-13T14:15:00Z">
              <w:r>
                <w:t xml:space="preserve">            be used independent of assignments to OpenFlow Logical</w:t>
              </w:r>
            </w:ins>
          </w:p>
          <w:p w14:paraId="38987A39" w14:textId="77777777" w:rsidR="00E02224" w:rsidRDefault="00E02224" w:rsidP="00E02224">
            <w:pPr>
              <w:pStyle w:val="XML1"/>
              <w:rPr>
                <w:ins w:id="8286" w:author="Thomas Dietz" w:date="2012-08-13T14:15:00Z"/>
              </w:rPr>
            </w:pPr>
            <w:ins w:id="8287" w:author="Thomas Dietz" w:date="2012-08-13T14:15:00Z">
              <w:r>
                <w:t xml:space="preserve">            Switches. </w:t>
              </w:r>
            </w:ins>
          </w:p>
          <w:p w14:paraId="4C95B98B" w14:textId="77777777" w:rsidR="00E02224" w:rsidRDefault="00E02224" w:rsidP="00E02224">
            <w:pPr>
              <w:pStyle w:val="XML1"/>
              <w:rPr>
                <w:ins w:id="8288" w:author="Thomas Dietz" w:date="2012-08-13T14:15:00Z"/>
              </w:rPr>
            </w:pPr>
            <w:ins w:id="8289" w:author="Thomas Dietz" w:date="2012-08-13T14:15:00Z">
              <w:r>
                <w:t xml:space="preserve">                  </w:t>
              </w:r>
            </w:ins>
          </w:p>
          <w:p w14:paraId="26FBE55C" w14:textId="77777777" w:rsidR="00E02224" w:rsidRDefault="00E02224" w:rsidP="00E02224">
            <w:pPr>
              <w:pStyle w:val="XML1"/>
              <w:rPr>
                <w:ins w:id="8290" w:author="Thomas Dietz" w:date="2012-08-13T14:15:00Z"/>
              </w:rPr>
            </w:pPr>
            <w:ins w:id="8291" w:author="Thomas Dietz" w:date="2012-08-13T14:15:00Z">
              <w:r>
                <w:t xml:space="preserve">            Other implementations may assign values to this element</w:t>
              </w:r>
            </w:ins>
          </w:p>
          <w:p w14:paraId="289AC86D" w14:textId="77777777" w:rsidR="00E02224" w:rsidRDefault="00E02224" w:rsidP="00E02224">
            <w:pPr>
              <w:pStyle w:val="XML1"/>
              <w:rPr>
                <w:ins w:id="8292" w:author="Thomas Dietz" w:date="2012-08-13T14:15:00Z"/>
              </w:rPr>
            </w:pPr>
            <w:ins w:id="8293" w:author="Thomas Dietz" w:date="2012-08-13T14:15:00Z">
              <w:r>
                <w:t xml:space="preserve">            only if the OpenFlow Port is assigned to an OpenFlow</w:t>
              </w:r>
            </w:ins>
          </w:p>
          <w:p w14:paraId="5507B472" w14:textId="77777777" w:rsidR="00E02224" w:rsidRDefault="00E02224" w:rsidP="00E02224">
            <w:pPr>
              <w:pStyle w:val="XML1"/>
              <w:rPr>
                <w:ins w:id="8294" w:author="Thomas Dietz" w:date="2012-08-13T14:15:00Z"/>
              </w:rPr>
            </w:pPr>
            <w:ins w:id="8295" w:author="Thomas Dietz" w:date="2012-08-13T14:15:00Z">
              <w:r>
                <w:t xml:space="preserve">            Logical Switch.  If no value is currently assigned to this</w:t>
              </w:r>
            </w:ins>
          </w:p>
          <w:p w14:paraId="23A251C2" w14:textId="77777777" w:rsidR="00E02224" w:rsidRDefault="00E02224" w:rsidP="00E02224">
            <w:pPr>
              <w:pStyle w:val="XML1"/>
              <w:rPr>
                <w:ins w:id="8296" w:author="Thomas Dietz" w:date="2012-08-13T14:15:00Z"/>
              </w:rPr>
            </w:pPr>
            <w:ins w:id="8297" w:author="Thomas Dietz" w:date="2012-08-13T14:15:00Z">
              <w:r>
                <w:lastRenderedPageBreak/>
                <w:t xml:space="preserve">            element then this element MUST NOT be included in replies</w:t>
              </w:r>
            </w:ins>
          </w:p>
          <w:p w14:paraId="252738E0" w14:textId="77777777" w:rsidR="00E02224" w:rsidRDefault="00E02224" w:rsidP="00E02224">
            <w:pPr>
              <w:pStyle w:val="XML1"/>
              <w:rPr>
                <w:ins w:id="8298" w:author="Thomas Dietz" w:date="2012-08-13T14:15:00Z"/>
              </w:rPr>
            </w:pPr>
            <w:ins w:id="8299" w:author="Thomas Dietz" w:date="2012-08-13T14:15:00Z">
              <w:r>
                <w:t xml:space="preserve">            to NETCONF &amp;lt;get&amp;gt; requests. Since this element is not</w:t>
              </w:r>
            </w:ins>
          </w:p>
          <w:p w14:paraId="6CBDA218" w14:textId="77777777" w:rsidR="00E02224" w:rsidRDefault="00E02224" w:rsidP="00E02224">
            <w:pPr>
              <w:pStyle w:val="XML1"/>
              <w:rPr>
                <w:ins w:id="8300" w:author="Thomas Dietz" w:date="2012-08-13T14:15:00Z"/>
              </w:rPr>
            </w:pPr>
            <w:ins w:id="8301" w:author="Thomas Dietz" w:date="2012-08-13T14:15:00Z">
              <w:r>
                <w:t xml:space="preserve">            configurable with the NETCONF protocol it MUST NOT be</w:t>
              </w:r>
            </w:ins>
          </w:p>
          <w:p w14:paraId="42005FD1" w14:textId="77777777" w:rsidR="00E02224" w:rsidRDefault="00E02224" w:rsidP="00E02224">
            <w:pPr>
              <w:pStyle w:val="XML1"/>
              <w:rPr>
                <w:ins w:id="8302" w:author="Thomas Dietz" w:date="2012-08-13T14:15:00Z"/>
              </w:rPr>
            </w:pPr>
            <w:ins w:id="8303" w:author="Thomas Dietz" w:date="2012-08-13T14:15:00Z">
              <w:r>
                <w:t xml:space="preserve">            included in replies to NETCONF &amp;lt;get-config&amp;gt; requests.</w:t>
              </w:r>
            </w:ins>
          </w:p>
          <w:p w14:paraId="23689A63" w14:textId="77777777" w:rsidR="00E02224" w:rsidRDefault="00E02224" w:rsidP="00E02224">
            <w:pPr>
              <w:pStyle w:val="XML1"/>
              <w:rPr>
                <w:ins w:id="8304" w:author="Thomas Dietz" w:date="2012-08-13T14:15:00Z"/>
              </w:rPr>
            </w:pPr>
            <w:ins w:id="8305" w:author="Thomas Dietz" w:date="2012-08-13T14:15:00Z">
              <w:r>
                <w:t xml:space="preserve">          &lt;/xs:documentation&gt;</w:t>
              </w:r>
            </w:ins>
          </w:p>
          <w:p w14:paraId="7EF78A0C" w14:textId="77777777" w:rsidR="00E02224" w:rsidRDefault="00E02224" w:rsidP="00E02224">
            <w:pPr>
              <w:pStyle w:val="XML1"/>
              <w:rPr>
                <w:ins w:id="8306" w:author="Thomas Dietz" w:date="2012-08-13T14:15:00Z"/>
              </w:rPr>
            </w:pPr>
            <w:ins w:id="8307" w:author="Thomas Dietz" w:date="2012-08-13T14:15:00Z">
              <w:r>
                <w:t xml:space="preserve">        &lt;/xs:annotation&gt;</w:t>
              </w:r>
            </w:ins>
          </w:p>
          <w:p w14:paraId="7977F680" w14:textId="77777777" w:rsidR="00E02224" w:rsidRDefault="00E02224" w:rsidP="00E02224">
            <w:pPr>
              <w:pStyle w:val="XML1"/>
              <w:rPr>
                <w:ins w:id="8308" w:author="Thomas Dietz" w:date="2012-08-13T14:15:00Z"/>
              </w:rPr>
            </w:pPr>
            <w:ins w:id="8309" w:author="Thomas Dietz" w:date="2012-08-13T14:15:00Z">
              <w:r>
                <w:t xml:space="preserve">      &lt;/xs:element&gt;</w:t>
              </w:r>
            </w:ins>
          </w:p>
          <w:p w14:paraId="0A388E5B" w14:textId="77777777" w:rsidR="00E02224" w:rsidRDefault="00E02224" w:rsidP="00E02224">
            <w:pPr>
              <w:pStyle w:val="XML1"/>
              <w:rPr>
                <w:ins w:id="8310" w:author="Thomas Dietz" w:date="2012-08-13T14:15:00Z"/>
              </w:rPr>
            </w:pPr>
            <w:ins w:id="8311" w:author="Thomas Dietz" w:date="2012-08-13T14:15:00Z">
              <w:r>
                <w:t xml:space="preserve">      &lt;xs:element name="name"&gt;</w:t>
              </w:r>
            </w:ins>
          </w:p>
          <w:p w14:paraId="36B9E44B" w14:textId="77777777" w:rsidR="00E02224" w:rsidRDefault="00E02224" w:rsidP="00E02224">
            <w:pPr>
              <w:pStyle w:val="XML1"/>
              <w:rPr>
                <w:ins w:id="8312" w:author="Thomas Dietz" w:date="2012-08-13T14:15:00Z"/>
              </w:rPr>
            </w:pPr>
            <w:ins w:id="8313" w:author="Thomas Dietz" w:date="2012-08-13T14:15:00Z">
              <w:r>
                <w:t xml:space="preserve">        &lt;xs:annotation&gt;</w:t>
              </w:r>
            </w:ins>
          </w:p>
          <w:p w14:paraId="1477E3AC" w14:textId="77777777" w:rsidR="00E02224" w:rsidRDefault="00E02224" w:rsidP="00E02224">
            <w:pPr>
              <w:pStyle w:val="XML1"/>
              <w:rPr>
                <w:ins w:id="8314" w:author="Thomas Dietz" w:date="2012-08-13T14:15:00Z"/>
              </w:rPr>
            </w:pPr>
            <w:ins w:id="8315" w:author="Thomas Dietz" w:date="2012-08-13T14:15:00Z">
              <w:r>
                <w:t xml:space="preserve">          &lt;xs:documentation&gt;</w:t>
              </w:r>
            </w:ins>
          </w:p>
          <w:p w14:paraId="5665E977" w14:textId="77777777" w:rsidR="00E02224" w:rsidRDefault="00E02224" w:rsidP="00E02224">
            <w:pPr>
              <w:pStyle w:val="XML1"/>
              <w:rPr>
                <w:ins w:id="8316" w:author="Thomas Dietz" w:date="2012-08-13T14:15:00Z"/>
              </w:rPr>
            </w:pPr>
            <w:ins w:id="8317" w:author="Thomas Dietz" w:date="2012-08-13T14:15:00Z">
              <w:r>
                <w:t xml:space="preserve">            This element assists OpenFlow Controllers in </w:t>
              </w:r>
            </w:ins>
          </w:p>
          <w:p w14:paraId="1EBA6BF9" w14:textId="77777777" w:rsidR="00E02224" w:rsidRDefault="00E02224" w:rsidP="00E02224">
            <w:pPr>
              <w:pStyle w:val="XML1"/>
              <w:rPr>
                <w:ins w:id="8318" w:author="Thomas Dietz" w:date="2012-08-13T14:15:00Z"/>
              </w:rPr>
            </w:pPr>
            <w:ins w:id="8319" w:author="Thomas Dietz" w:date="2012-08-13T14:15:00Z">
              <w:r>
                <w:t xml:space="preserve">            identifying OpenFlow Ports.  </w:t>
              </w:r>
            </w:ins>
          </w:p>
          <w:p w14:paraId="70CCFEF4" w14:textId="77777777" w:rsidR="00E02224" w:rsidRDefault="00E02224" w:rsidP="00E02224">
            <w:pPr>
              <w:pStyle w:val="XML1"/>
              <w:rPr>
                <w:ins w:id="8320" w:author="Thomas Dietz" w:date="2012-08-13T14:15:00Z"/>
              </w:rPr>
            </w:pPr>
            <w:ins w:id="8321" w:author="Thomas Dietz" w:date="2012-08-13T14:15:00Z">
              <w:r>
                <w:t xml:space="preserve">                  </w:t>
              </w:r>
            </w:ins>
          </w:p>
          <w:p w14:paraId="035DCC22" w14:textId="77777777" w:rsidR="00E02224" w:rsidRDefault="00E02224" w:rsidP="00E02224">
            <w:pPr>
              <w:pStyle w:val="XML1"/>
              <w:rPr>
                <w:ins w:id="8322" w:author="Thomas Dietz" w:date="2012-08-13T14:15:00Z"/>
              </w:rPr>
            </w:pPr>
            <w:ins w:id="8323" w:author="Thomas Dietz" w:date="2012-08-13T14:15:00Z">
              <w:r>
                <w:t xml:space="preserve">            This element is not to be set by the OP-CONFIG protocol,</w:t>
              </w:r>
            </w:ins>
          </w:p>
          <w:p w14:paraId="406CE0A2" w14:textId="77777777" w:rsidR="00E02224" w:rsidRDefault="00E02224" w:rsidP="00E02224">
            <w:pPr>
              <w:pStyle w:val="XML1"/>
              <w:rPr>
                <w:ins w:id="8324" w:author="Thomas Dietz" w:date="2012-08-13T14:15:00Z"/>
              </w:rPr>
            </w:pPr>
            <w:ins w:id="8325" w:author="Thomas Dietz" w:date="2012-08-13T14:15:00Z">
              <w:r>
                <w:t xml:space="preserve">            but it is set by the switch implementation.  It may be set</w:t>
              </w:r>
            </w:ins>
          </w:p>
          <w:p w14:paraId="2BF28E1B" w14:textId="77777777" w:rsidR="00E02224" w:rsidRDefault="00E02224" w:rsidP="00E02224">
            <w:pPr>
              <w:pStyle w:val="XML1"/>
              <w:rPr>
                <w:ins w:id="8326" w:author="Thomas Dietz" w:date="2012-08-13T14:15:00Z"/>
              </w:rPr>
            </w:pPr>
            <w:ins w:id="8327" w:author="Thomas Dietz" w:date="2012-08-13T14:15:00Z">
              <w:r>
                <w:t xml:space="preserve">            at start-up time of an OpenFlow Capable Switch or when the </w:t>
              </w:r>
            </w:ins>
          </w:p>
          <w:p w14:paraId="134260D4" w14:textId="77777777" w:rsidR="00E02224" w:rsidRDefault="00E02224" w:rsidP="00E02224">
            <w:pPr>
              <w:pStyle w:val="XML1"/>
              <w:rPr>
                <w:ins w:id="8328" w:author="Thomas Dietz" w:date="2012-08-13T14:15:00Z"/>
              </w:rPr>
            </w:pPr>
            <w:ins w:id="8329" w:author="Thomas Dietz" w:date="2012-08-13T14:15:00Z">
              <w:r>
                <w:t xml:space="preserve">            OpenFlow Port is assigned to an OpenFlow Logical Switch.</w:t>
              </w:r>
            </w:ins>
          </w:p>
          <w:p w14:paraId="74894F46" w14:textId="77777777" w:rsidR="00E02224" w:rsidRDefault="00E02224" w:rsidP="00E02224">
            <w:pPr>
              <w:pStyle w:val="XML1"/>
              <w:rPr>
                <w:ins w:id="8330" w:author="Thomas Dietz" w:date="2012-08-13T14:15:00Z"/>
              </w:rPr>
            </w:pPr>
            <w:ins w:id="8331" w:author="Thomas Dietz" w:date="2012-08-13T14:15:00Z">
              <w:r>
                <w:t xml:space="preserve">            It MAY also be not set at all.  If this element is set to a</w:t>
              </w:r>
            </w:ins>
          </w:p>
          <w:p w14:paraId="52B31B5A" w14:textId="77777777" w:rsidR="00E02224" w:rsidRDefault="00E02224" w:rsidP="00E02224">
            <w:pPr>
              <w:pStyle w:val="XML1"/>
              <w:rPr>
                <w:ins w:id="8332" w:author="Thomas Dietz" w:date="2012-08-13T14:15:00Z"/>
              </w:rPr>
            </w:pPr>
            <w:ins w:id="8333" w:author="Thomas Dietz" w:date="2012-08-13T14:15:00Z">
              <w:r>
                <w:t xml:space="preserve">            value other than the empty string when being assigned to an</w:t>
              </w:r>
            </w:ins>
          </w:p>
          <w:p w14:paraId="3C2D2D54" w14:textId="77777777" w:rsidR="00E02224" w:rsidRDefault="00E02224" w:rsidP="00E02224">
            <w:pPr>
              <w:pStyle w:val="XML1"/>
              <w:rPr>
                <w:ins w:id="8334" w:author="Thomas Dietz" w:date="2012-08-13T14:15:00Z"/>
              </w:rPr>
            </w:pPr>
            <w:ins w:id="8335" w:author="Thomas Dietz" w:date="2012-08-13T14:15:00Z">
              <w:r>
                <w:t xml:space="preserve">            OpenFlow Logical Switch, then the value of this element</w:t>
              </w:r>
            </w:ins>
          </w:p>
          <w:p w14:paraId="2C30BCFE" w14:textId="77777777" w:rsidR="00E02224" w:rsidRDefault="00E02224" w:rsidP="00E02224">
            <w:pPr>
              <w:pStyle w:val="XML1"/>
              <w:rPr>
                <w:ins w:id="8336" w:author="Thomas Dietz" w:date="2012-08-13T14:15:00Z"/>
              </w:rPr>
            </w:pPr>
            <w:ins w:id="8337" w:author="Thomas Dietz" w:date="2012-08-13T14:15:00Z">
              <w:r>
                <w:t xml:space="preserve">            MUST be unique within the context of the OpenFlow Logical</w:t>
              </w:r>
            </w:ins>
          </w:p>
          <w:p w14:paraId="64CF2F11" w14:textId="77777777" w:rsidR="00E02224" w:rsidRDefault="00E02224" w:rsidP="00E02224">
            <w:pPr>
              <w:pStyle w:val="XML1"/>
              <w:rPr>
                <w:ins w:id="8338" w:author="Thomas Dietz" w:date="2012-08-13T14:15:00Z"/>
              </w:rPr>
            </w:pPr>
            <w:ins w:id="8339" w:author="Thomas Dietz" w:date="2012-08-13T14:15:00Z">
              <w:r>
                <w:t xml:space="preserve">            Switch.  </w:t>
              </w:r>
            </w:ins>
          </w:p>
          <w:p w14:paraId="7B4D945C" w14:textId="77777777" w:rsidR="00E02224" w:rsidRDefault="00E02224" w:rsidP="00E02224">
            <w:pPr>
              <w:pStyle w:val="XML1"/>
              <w:rPr>
                <w:ins w:id="8340" w:author="Thomas Dietz" w:date="2012-08-13T14:15:00Z"/>
              </w:rPr>
            </w:pPr>
            <w:ins w:id="8341" w:author="Thomas Dietz" w:date="2012-08-13T14:15:00Z">
              <w:r>
                <w:t xml:space="preserve">                  </w:t>
              </w:r>
            </w:ins>
          </w:p>
          <w:p w14:paraId="6A4190EB" w14:textId="77777777" w:rsidR="00E02224" w:rsidRDefault="00E02224" w:rsidP="00E02224">
            <w:pPr>
              <w:pStyle w:val="XML1"/>
              <w:rPr>
                <w:ins w:id="8342" w:author="Thomas Dietz" w:date="2012-08-13T14:15:00Z"/>
              </w:rPr>
            </w:pPr>
            <w:ins w:id="8343" w:author="Thomas Dietz" w:date="2012-08-13T14:15:00Z">
              <w:r>
                <w:t xml:space="preserve">            If no value or the empty string is currently assigned to</w:t>
              </w:r>
            </w:ins>
          </w:p>
          <w:p w14:paraId="70617F2E" w14:textId="77777777" w:rsidR="00E02224" w:rsidRDefault="00E02224" w:rsidP="00E02224">
            <w:pPr>
              <w:pStyle w:val="XML1"/>
              <w:rPr>
                <w:ins w:id="8344" w:author="Thomas Dietz" w:date="2012-08-13T14:15:00Z"/>
              </w:rPr>
            </w:pPr>
            <w:ins w:id="8345" w:author="Thomas Dietz" w:date="2012-08-13T14:15:00Z">
              <w:r>
                <w:t xml:space="preserve">            this element then this element MUST not be included in</w:t>
              </w:r>
            </w:ins>
          </w:p>
          <w:p w14:paraId="6758F28E" w14:textId="77777777" w:rsidR="00E02224" w:rsidRDefault="00E02224" w:rsidP="00E02224">
            <w:pPr>
              <w:pStyle w:val="XML1"/>
              <w:rPr>
                <w:ins w:id="8346" w:author="Thomas Dietz" w:date="2012-08-13T14:15:00Z"/>
              </w:rPr>
            </w:pPr>
            <w:ins w:id="8347" w:author="Thomas Dietz" w:date="2012-08-13T14:15:00Z">
              <w:r>
                <w:t xml:space="preserve">            replies to NETCONF &amp;lt;get&amp;gt; requests. Since this element is</w:t>
              </w:r>
            </w:ins>
          </w:p>
          <w:p w14:paraId="5A5E3289" w14:textId="77777777" w:rsidR="00E02224" w:rsidRDefault="00E02224" w:rsidP="00E02224">
            <w:pPr>
              <w:pStyle w:val="XML1"/>
              <w:rPr>
                <w:ins w:id="8348" w:author="Thomas Dietz" w:date="2012-08-13T14:15:00Z"/>
              </w:rPr>
            </w:pPr>
            <w:ins w:id="8349" w:author="Thomas Dietz" w:date="2012-08-13T14:15:00Z">
              <w:r>
                <w:t xml:space="preserve">            not configurable with the NETCONF protocol it MUST NOT be</w:t>
              </w:r>
            </w:ins>
          </w:p>
          <w:p w14:paraId="6AC5A2C2" w14:textId="77777777" w:rsidR="00E02224" w:rsidRDefault="00E02224" w:rsidP="00E02224">
            <w:pPr>
              <w:pStyle w:val="XML1"/>
              <w:rPr>
                <w:ins w:id="8350" w:author="Thomas Dietz" w:date="2012-08-13T14:15:00Z"/>
              </w:rPr>
            </w:pPr>
            <w:ins w:id="8351" w:author="Thomas Dietz" w:date="2012-08-13T14:15:00Z">
              <w:r>
                <w:t xml:space="preserve">            included in replies to NETCONF &amp;lt;get-config&amp;gt; requests.</w:t>
              </w:r>
            </w:ins>
          </w:p>
          <w:p w14:paraId="3B01E962" w14:textId="77777777" w:rsidR="00E02224" w:rsidRDefault="00E02224" w:rsidP="00E02224">
            <w:pPr>
              <w:pStyle w:val="XML1"/>
              <w:rPr>
                <w:ins w:id="8352" w:author="Thomas Dietz" w:date="2012-08-13T14:15:00Z"/>
              </w:rPr>
            </w:pPr>
            <w:ins w:id="8353" w:author="Thomas Dietz" w:date="2012-08-13T14:15:00Z">
              <w:r>
                <w:t xml:space="preserve">          &lt;/xs:documentation&gt;</w:t>
              </w:r>
            </w:ins>
          </w:p>
          <w:p w14:paraId="536326A6" w14:textId="77777777" w:rsidR="00E02224" w:rsidRDefault="00E02224" w:rsidP="00E02224">
            <w:pPr>
              <w:pStyle w:val="XML1"/>
              <w:rPr>
                <w:ins w:id="8354" w:author="Thomas Dietz" w:date="2012-08-13T14:15:00Z"/>
              </w:rPr>
            </w:pPr>
            <w:ins w:id="8355" w:author="Thomas Dietz" w:date="2012-08-13T14:15:00Z">
              <w:r>
                <w:t xml:space="preserve">        &lt;/xs:annotation&gt;</w:t>
              </w:r>
            </w:ins>
          </w:p>
          <w:p w14:paraId="1DCE842D" w14:textId="77777777" w:rsidR="00E02224" w:rsidRDefault="00E02224" w:rsidP="00E02224">
            <w:pPr>
              <w:pStyle w:val="XML1"/>
              <w:rPr>
                <w:ins w:id="8356" w:author="Thomas Dietz" w:date="2012-08-13T14:15:00Z"/>
              </w:rPr>
            </w:pPr>
            <w:ins w:id="8357" w:author="Thomas Dietz" w:date="2012-08-13T14:15:00Z">
              <w:r>
                <w:t xml:space="preserve">        &lt;xs:simpleType&gt;</w:t>
              </w:r>
            </w:ins>
          </w:p>
          <w:p w14:paraId="16B16BF8" w14:textId="77777777" w:rsidR="00E02224" w:rsidRDefault="00E02224" w:rsidP="00E02224">
            <w:pPr>
              <w:pStyle w:val="XML1"/>
              <w:rPr>
                <w:ins w:id="8358" w:author="Thomas Dietz" w:date="2012-08-13T14:15:00Z"/>
              </w:rPr>
            </w:pPr>
            <w:ins w:id="8359" w:author="Thomas Dietz" w:date="2012-08-13T14:15:00Z">
              <w:r>
                <w:t xml:space="preserve">          &lt;xs:restriction base="xs:string"&gt;</w:t>
              </w:r>
            </w:ins>
          </w:p>
          <w:p w14:paraId="2F87D6B9" w14:textId="77777777" w:rsidR="00E02224" w:rsidRDefault="00E02224" w:rsidP="00E02224">
            <w:pPr>
              <w:pStyle w:val="XML1"/>
              <w:rPr>
                <w:ins w:id="8360" w:author="Thomas Dietz" w:date="2012-08-13T14:15:00Z"/>
              </w:rPr>
            </w:pPr>
            <w:ins w:id="8361" w:author="Thomas Dietz" w:date="2012-08-13T14:15:00Z">
              <w:r>
                <w:t xml:space="preserve">            &lt;xs:minLength value="1"/&gt;</w:t>
              </w:r>
            </w:ins>
          </w:p>
          <w:p w14:paraId="09453194" w14:textId="77777777" w:rsidR="00E02224" w:rsidRDefault="00E02224" w:rsidP="00E02224">
            <w:pPr>
              <w:pStyle w:val="XML1"/>
              <w:rPr>
                <w:ins w:id="8362" w:author="Thomas Dietz" w:date="2012-08-13T14:15:00Z"/>
              </w:rPr>
            </w:pPr>
            <w:ins w:id="8363" w:author="Thomas Dietz" w:date="2012-08-13T14:15:00Z">
              <w:r>
                <w:t xml:space="preserve">            &lt;xs:maxLength value="16"/&gt;</w:t>
              </w:r>
            </w:ins>
          </w:p>
          <w:p w14:paraId="3E8BC159" w14:textId="77777777" w:rsidR="00E02224" w:rsidRDefault="00E02224" w:rsidP="00E02224">
            <w:pPr>
              <w:pStyle w:val="XML1"/>
              <w:rPr>
                <w:ins w:id="8364" w:author="Thomas Dietz" w:date="2012-08-13T14:15:00Z"/>
              </w:rPr>
            </w:pPr>
            <w:ins w:id="8365" w:author="Thomas Dietz" w:date="2012-08-13T14:15:00Z">
              <w:r>
                <w:t xml:space="preserve">          &lt;/xs:restriction&gt;</w:t>
              </w:r>
            </w:ins>
          </w:p>
          <w:p w14:paraId="12855138" w14:textId="77777777" w:rsidR="00E02224" w:rsidRDefault="00E02224" w:rsidP="00E02224">
            <w:pPr>
              <w:pStyle w:val="XML1"/>
              <w:rPr>
                <w:ins w:id="8366" w:author="Thomas Dietz" w:date="2012-08-13T14:15:00Z"/>
              </w:rPr>
            </w:pPr>
            <w:ins w:id="8367" w:author="Thomas Dietz" w:date="2012-08-13T14:15:00Z">
              <w:r>
                <w:t xml:space="preserve">        &lt;/xs:simpleType&gt;</w:t>
              </w:r>
            </w:ins>
          </w:p>
          <w:p w14:paraId="1F899BAD" w14:textId="77777777" w:rsidR="00E02224" w:rsidRDefault="00E02224" w:rsidP="00E02224">
            <w:pPr>
              <w:pStyle w:val="XML1"/>
              <w:rPr>
                <w:ins w:id="8368" w:author="Thomas Dietz" w:date="2012-08-13T14:15:00Z"/>
              </w:rPr>
            </w:pPr>
            <w:ins w:id="8369" w:author="Thomas Dietz" w:date="2012-08-13T14:15:00Z">
              <w:r>
                <w:t xml:space="preserve">      &lt;/xs:element&gt;</w:t>
              </w:r>
            </w:ins>
          </w:p>
          <w:p w14:paraId="7D25F683" w14:textId="77777777" w:rsidR="00E02224" w:rsidRDefault="00E02224" w:rsidP="00E02224">
            <w:pPr>
              <w:pStyle w:val="XML1"/>
              <w:rPr>
                <w:ins w:id="8370" w:author="Thomas Dietz" w:date="2012-08-13T14:15:00Z"/>
              </w:rPr>
            </w:pPr>
            <w:ins w:id="8371" w:author="Thomas Dietz" w:date="2012-08-13T14:15:00Z">
              <w:r>
                <w:t xml:space="preserve">      &lt;xs:element name="current-rate"  type="xs:unsignedInt"&gt;</w:t>
              </w:r>
            </w:ins>
          </w:p>
          <w:p w14:paraId="346F0869" w14:textId="77777777" w:rsidR="00E02224" w:rsidRDefault="00E02224" w:rsidP="00E02224">
            <w:pPr>
              <w:pStyle w:val="XML1"/>
              <w:rPr>
                <w:ins w:id="8372" w:author="Thomas Dietz" w:date="2012-08-13T14:15:00Z"/>
              </w:rPr>
            </w:pPr>
            <w:ins w:id="8373" w:author="Thomas Dietz" w:date="2012-08-13T14:15:00Z">
              <w:r>
                <w:t xml:space="preserve">        &lt;xs:annotation&gt;</w:t>
              </w:r>
            </w:ins>
          </w:p>
          <w:p w14:paraId="22A2718C" w14:textId="77777777" w:rsidR="00E02224" w:rsidRDefault="00E02224" w:rsidP="00E02224">
            <w:pPr>
              <w:pStyle w:val="XML1"/>
              <w:rPr>
                <w:ins w:id="8374" w:author="Thomas Dietz" w:date="2012-08-13T14:15:00Z"/>
              </w:rPr>
            </w:pPr>
            <w:ins w:id="8375" w:author="Thomas Dietz" w:date="2012-08-13T14:15:00Z">
              <w:r>
                <w:t xml:space="preserve">          &lt;xs:documentation&gt;</w:t>
              </w:r>
            </w:ins>
          </w:p>
          <w:p w14:paraId="4CEAD3B0" w14:textId="77777777" w:rsidR="00E02224" w:rsidRDefault="00E02224" w:rsidP="00E02224">
            <w:pPr>
              <w:pStyle w:val="XML1"/>
              <w:rPr>
                <w:ins w:id="8376" w:author="Thomas Dietz" w:date="2012-08-13T14:15:00Z"/>
              </w:rPr>
            </w:pPr>
            <w:ins w:id="8377" w:author="Thomas Dietz" w:date="2012-08-13T14:15:00Z">
              <w:r>
                <w:t xml:space="preserve">            This element indicates the current bit rate of </w:t>
              </w:r>
            </w:ins>
          </w:p>
          <w:p w14:paraId="67C7D9E2" w14:textId="77777777" w:rsidR="00E02224" w:rsidRDefault="00E02224" w:rsidP="00E02224">
            <w:pPr>
              <w:pStyle w:val="XML1"/>
              <w:rPr>
                <w:ins w:id="8378" w:author="Thomas Dietz" w:date="2012-08-13T14:15:00Z"/>
              </w:rPr>
            </w:pPr>
            <w:ins w:id="8379" w:author="Thomas Dietz" w:date="2012-08-13T14:15:00Z">
              <w:r>
                <w:t xml:space="preserve">            the port. Its values is to be provided in units of kilobit </w:t>
              </w:r>
            </w:ins>
          </w:p>
          <w:p w14:paraId="78FE8FDC" w14:textId="77777777" w:rsidR="00E02224" w:rsidRDefault="00E02224" w:rsidP="00E02224">
            <w:pPr>
              <w:pStyle w:val="XML1"/>
              <w:rPr>
                <w:ins w:id="8380" w:author="Thomas Dietz" w:date="2012-08-13T14:15:00Z"/>
              </w:rPr>
            </w:pPr>
            <w:ins w:id="8381" w:author="Thomas Dietz" w:date="2012-08-13T14:15:00Z">
              <w:r>
                <w:t xml:space="preserve">            per second (kbps). This element is only valid if the </w:t>
              </w:r>
            </w:ins>
          </w:p>
          <w:p w14:paraId="58E1E62D" w14:textId="77777777" w:rsidR="00E02224" w:rsidRDefault="00E02224" w:rsidP="00E02224">
            <w:pPr>
              <w:pStyle w:val="XML1"/>
              <w:rPr>
                <w:ins w:id="8382" w:author="Thomas Dietz" w:date="2012-08-13T14:15:00Z"/>
              </w:rPr>
            </w:pPr>
            <w:ins w:id="8383" w:author="Thomas Dietz" w:date="2012-08-13T14:15:00Z">
              <w:r>
                <w:t xml:space="preserve">            element called 'rate' in the current Port Features has a </w:t>
              </w:r>
            </w:ins>
          </w:p>
          <w:p w14:paraId="6D4844E8" w14:textId="77777777" w:rsidR="00E02224" w:rsidRDefault="00E02224" w:rsidP="00E02224">
            <w:pPr>
              <w:pStyle w:val="XML1"/>
              <w:rPr>
                <w:ins w:id="8384" w:author="Thomas Dietz" w:date="2012-08-13T14:15:00Z"/>
              </w:rPr>
            </w:pPr>
            <w:ins w:id="8385" w:author="Thomas Dietz" w:date="2012-08-13T14:15:00Z">
              <w:r>
                <w:t xml:space="preserve">            value of 'other'.</w:t>
              </w:r>
            </w:ins>
          </w:p>
          <w:p w14:paraId="08885C17" w14:textId="77777777" w:rsidR="00E02224" w:rsidRDefault="00E02224" w:rsidP="00E02224">
            <w:pPr>
              <w:pStyle w:val="XML1"/>
              <w:rPr>
                <w:ins w:id="8386" w:author="Thomas Dietz" w:date="2012-08-13T14:15:00Z"/>
              </w:rPr>
            </w:pPr>
          </w:p>
          <w:p w14:paraId="72418FBB" w14:textId="77777777" w:rsidR="00E02224" w:rsidRDefault="00E02224" w:rsidP="00E02224">
            <w:pPr>
              <w:pStyle w:val="XML1"/>
              <w:rPr>
                <w:ins w:id="8387" w:author="Thomas Dietz" w:date="2012-08-13T14:15:00Z"/>
              </w:rPr>
            </w:pPr>
            <w:ins w:id="8388" w:author="Thomas Dietz" w:date="2012-08-13T14:15:00Z">
              <w:r>
                <w:t xml:space="preserve">            Since this element is not configurable with the NETCONF</w:t>
              </w:r>
            </w:ins>
          </w:p>
          <w:p w14:paraId="5833EDAC" w14:textId="77777777" w:rsidR="00E02224" w:rsidRDefault="00E02224" w:rsidP="00E02224">
            <w:pPr>
              <w:pStyle w:val="XML1"/>
              <w:rPr>
                <w:ins w:id="8389" w:author="Thomas Dietz" w:date="2012-08-13T14:15:00Z"/>
              </w:rPr>
            </w:pPr>
            <w:ins w:id="8390" w:author="Thomas Dietz" w:date="2012-08-13T14:15:00Z">
              <w:r>
                <w:t xml:space="preserve">            protocol it MUST NOT be included in replies to NETCONF</w:t>
              </w:r>
            </w:ins>
          </w:p>
          <w:p w14:paraId="5B31B92C" w14:textId="77777777" w:rsidR="00E02224" w:rsidRDefault="00E02224" w:rsidP="00E02224">
            <w:pPr>
              <w:pStyle w:val="XML1"/>
              <w:rPr>
                <w:ins w:id="8391" w:author="Thomas Dietz" w:date="2012-08-13T14:15:00Z"/>
              </w:rPr>
            </w:pPr>
            <w:ins w:id="8392" w:author="Thomas Dietz" w:date="2012-08-13T14:15:00Z">
              <w:r>
                <w:t xml:space="preserve">            &amp;lt;get-config&amp;gt; requests.</w:t>
              </w:r>
            </w:ins>
          </w:p>
          <w:p w14:paraId="1D99B716" w14:textId="77777777" w:rsidR="00E02224" w:rsidRDefault="00E02224" w:rsidP="00E02224">
            <w:pPr>
              <w:pStyle w:val="XML1"/>
              <w:rPr>
                <w:ins w:id="8393" w:author="Thomas Dietz" w:date="2012-08-13T14:15:00Z"/>
              </w:rPr>
            </w:pPr>
            <w:ins w:id="8394" w:author="Thomas Dietz" w:date="2012-08-13T14:15:00Z">
              <w:r>
                <w:t xml:space="preserve">          &lt;/xs:documentation&gt;</w:t>
              </w:r>
            </w:ins>
          </w:p>
          <w:p w14:paraId="2D118243" w14:textId="77777777" w:rsidR="00E02224" w:rsidRDefault="00E02224" w:rsidP="00E02224">
            <w:pPr>
              <w:pStyle w:val="XML1"/>
              <w:rPr>
                <w:ins w:id="8395" w:author="Thomas Dietz" w:date="2012-08-13T14:15:00Z"/>
              </w:rPr>
            </w:pPr>
            <w:ins w:id="8396" w:author="Thomas Dietz" w:date="2012-08-13T14:15:00Z">
              <w:r>
                <w:t xml:space="preserve">        &lt;/xs:annotation&gt;</w:t>
              </w:r>
            </w:ins>
          </w:p>
          <w:p w14:paraId="13BF11D2" w14:textId="77777777" w:rsidR="00E02224" w:rsidRDefault="00E02224" w:rsidP="00E02224">
            <w:pPr>
              <w:pStyle w:val="XML1"/>
              <w:rPr>
                <w:ins w:id="8397" w:author="Thomas Dietz" w:date="2012-08-13T14:15:00Z"/>
              </w:rPr>
            </w:pPr>
            <w:ins w:id="8398" w:author="Thomas Dietz" w:date="2012-08-13T14:15:00Z">
              <w:r>
                <w:t xml:space="preserve">      &lt;/xs:element&gt;</w:t>
              </w:r>
            </w:ins>
          </w:p>
          <w:p w14:paraId="241B51B9" w14:textId="77777777" w:rsidR="00E02224" w:rsidRDefault="00E02224" w:rsidP="00E02224">
            <w:pPr>
              <w:pStyle w:val="XML1"/>
              <w:rPr>
                <w:ins w:id="8399" w:author="Thomas Dietz" w:date="2012-08-13T14:15:00Z"/>
              </w:rPr>
            </w:pPr>
            <w:ins w:id="8400" w:author="Thomas Dietz" w:date="2012-08-13T14:15:00Z">
              <w:r>
                <w:t xml:space="preserve">      &lt;xs:element name="max-rate"  type="xs:unsignedInt"&gt;</w:t>
              </w:r>
            </w:ins>
          </w:p>
          <w:p w14:paraId="471AF508" w14:textId="77777777" w:rsidR="00E02224" w:rsidRDefault="00E02224" w:rsidP="00E02224">
            <w:pPr>
              <w:pStyle w:val="XML1"/>
              <w:rPr>
                <w:ins w:id="8401" w:author="Thomas Dietz" w:date="2012-08-13T14:15:00Z"/>
              </w:rPr>
            </w:pPr>
            <w:ins w:id="8402" w:author="Thomas Dietz" w:date="2012-08-13T14:15:00Z">
              <w:r>
                <w:t xml:space="preserve">        &lt;xs:annotation&gt;</w:t>
              </w:r>
            </w:ins>
          </w:p>
          <w:p w14:paraId="7037110A" w14:textId="77777777" w:rsidR="00E02224" w:rsidRDefault="00E02224" w:rsidP="00E02224">
            <w:pPr>
              <w:pStyle w:val="XML1"/>
              <w:rPr>
                <w:ins w:id="8403" w:author="Thomas Dietz" w:date="2012-08-13T14:15:00Z"/>
              </w:rPr>
            </w:pPr>
            <w:ins w:id="8404" w:author="Thomas Dietz" w:date="2012-08-13T14:15:00Z">
              <w:r>
                <w:t xml:space="preserve">          &lt;xs:documentation&gt;</w:t>
              </w:r>
            </w:ins>
          </w:p>
          <w:p w14:paraId="0B95A45F" w14:textId="77777777" w:rsidR="00E02224" w:rsidRDefault="00E02224" w:rsidP="00E02224">
            <w:pPr>
              <w:pStyle w:val="XML1"/>
              <w:rPr>
                <w:ins w:id="8405" w:author="Thomas Dietz" w:date="2012-08-13T14:15:00Z"/>
              </w:rPr>
            </w:pPr>
            <w:ins w:id="8406" w:author="Thomas Dietz" w:date="2012-08-13T14:15:00Z">
              <w:r>
                <w:t xml:space="preserve">            This element indicates the maximum bit rate of </w:t>
              </w:r>
            </w:ins>
          </w:p>
          <w:p w14:paraId="06CF8E08" w14:textId="77777777" w:rsidR="00E02224" w:rsidRDefault="00E02224" w:rsidP="00E02224">
            <w:pPr>
              <w:pStyle w:val="XML1"/>
              <w:rPr>
                <w:ins w:id="8407" w:author="Thomas Dietz" w:date="2012-08-13T14:15:00Z"/>
              </w:rPr>
            </w:pPr>
            <w:ins w:id="8408" w:author="Thomas Dietz" w:date="2012-08-13T14:15:00Z">
              <w:r>
                <w:lastRenderedPageBreak/>
                <w:t xml:space="preserve">            the port. Its values is to be provided in units of kilobit </w:t>
              </w:r>
            </w:ins>
          </w:p>
          <w:p w14:paraId="63888140" w14:textId="77777777" w:rsidR="00E02224" w:rsidRDefault="00E02224" w:rsidP="00E02224">
            <w:pPr>
              <w:pStyle w:val="XML1"/>
              <w:rPr>
                <w:ins w:id="8409" w:author="Thomas Dietz" w:date="2012-08-13T14:15:00Z"/>
              </w:rPr>
            </w:pPr>
            <w:ins w:id="8410" w:author="Thomas Dietz" w:date="2012-08-13T14:15:00Z">
              <w:r>
                <w:t xml:space="preserve">            per second (kbps). This element is only valid if the </w:t>
              </w:r>
            </w:ins>
          </w:p>
          <w:p w14:paraId="06D364DF" w14:textId="77777777" w:rsidR="00E02224" w:rsidRDefault="00E02224" w:rsidP="00E02224">
            <w:pPr>
              <w:pStyle w:val="XML1"/>
              <w:rPr>
                <w:ins w:id="8411" w:author="Thomas Dietz" w:date="2012-08-13T14:15:00Z"/>
              </w:rPr>
            </w:pPr>
            <w:ins w:id="8412" w:author="Thomas Dietz" w:date="2012-08-13T14:15:00Z">
              <w:r>
                <w:t xml:space="preserve">            element called 'rate' in the current Port Features has a </w:t>
              </w:r>
            </w:ins>
          </w:p>
          <w:p w14:paraId="76D172B6" w14:textId="77777777" w:rsidR="00E02224" w:rsidRDefault="00E02224" w:rsidP="00E02224">
            <w:pPr>
              <w:pStyle w:val="XML1"/>
              <w:rPr>
                <w:ins w:id="8413" w:author="Thomas Dietz" w:date="2012-08-13T14:15:00Z"/>
              </w:rPr>
            </w:pPr>
            <w:ins w:id="8414" w:author="Thomas Dietz" w:date="2012-08-13T14:15:00Z">
              <w:r>
                <w:t xml:space="preserve">            value of 'other'.</w:t>
              </w:r>
            </w:ins>
          </w:p>
          <w:p w14:paraId="5C2A96B1" w14:textId="77777777" w:rsidR="00E02224" w:rsidRDefault="00E02224" w:rsidP="00E02224">
            <w:pPr>
              <w:pStyle w:val="XML1"/>
              <w:rPr>
                <w:ins w:id="8415" w:author="Thomas Dietz" w:date="2012-08-13T14:15:00Z"/>
              </w:rPr>
            </w:pPr>
          </w:p>
          <w:p w14:paraId="68E3F7C3" w14:textId="77777777" w:rsidR="00E02224" w:rsidRDefault="00E02224" w:rsidP="00E02224">
            <w:pPr>
              <w:pStyle w:val="XML1"/>
              <w:rPr>
                <w:ins w:id="8416" w:author="Thomas Dietz" w:date="2012-08-13T14:15:00Z"/>
              </w:rPr>
            </w:pPr>
            <w:ins w:id="8417" w:author="Thomas Dietz" w:date="2012-08-13T14:15:00Z">
              <w:r>
                <w:t xml:space="preserve">            Since this element is not configurable with the NETCONF</w:t>
              </w:r>
            </w:ins>
          </w:p>
          <w:p w14:paraId="0CA4F086" w14:textId="77777777" w:rsidR="00E02224" w:rsidRDefault="00E02224" w:rsidP="00E02224">
            <w:pPr>
              <w:pStyle w:val="XML1"/>
              <w:rPr>
                <w:ins w:id="8418" w:author="Thomas Dietz" w:date="2012-08-13T14:15:00Z"/>
              </w:rPr>
            </w:pPr>
            <w:ins w:id="8419" w:author="Thomas Dietz" w:date="2012-08-13T14:15:00Z">
              <w:r>
                <w:t xml:space="preserve">            protocol it MUST NOT be included in replies to NETCONF</w:t>
              </w:r>
            </w:ins>
          </w:p>
          <w:p w14:paraId="2EAC01BF" w14:textId="77777777" w:rsidR="00E02224" w:rsidRDefault="00E02224" w:rsidP="00E02224">
            <w:pPr>
              <w:pStyle w:val="XML1"/>
              <w:rPr>
                <w:ins w:id="8420" w:author="Thomas Dietz" w:date="2012-08-13T14:15:00Z"/>
              </w:rPr>
            </w:pPr>
            <w:ins w:id="8421" w:author="Thomas Dietz" w:date="2012-08-13T14:15:00Z">
              <w:r>
                <w:t xml:space="preserve">            &amp;lt;get-config&amp;gt; requests.</w:t>
              </w:r>
            </w:ins>
          </w:p>
          <w:p w14:paraId="17CBD7A7" w14:textId="77777777" w:rsidR="00E02224" w:rsidRDefault="00E02224" w:rsidP="00E02224">
            <w:pPr>
              <w:pStyle w:val="XML1"/>
              <w:rPr>
                <w:ins w:id="8422" w:author="Thomas Dietz" w:date="2012-08-13T14:15:00Z"/>
              </w:rPr>
            </w:pPr>
            <w:ins w:id="8423" w:author="Thomas Dietz" w:date="2012-08-13T14:15:00Z">
              <w:r>
                <w:t xml:space="preserve">          &lt;/xs:documentation&gt;</w:t>
              </w:r>
            </w:ins>
          </w:p>
          <w:p w14:paraId="021CDE4A" w14:textId="77777777" w:rsidR="00E02224" w:rsidRDefault="00E02224" w:rsidP="00E02224">
            <w:pPr>
              <w:pStyle w:val="XML1"/>
              <w:rPr>
                <w:ins w:id="8424" w:author="Thomas Dietz" w:date="2012-08-13T14:15:00Z"/>
              </w:rPr>
            </w:pPr>
            <w:ins w:id="8425" w:author="Thomas Dietz" w:date="2012-08-13T14:15:00Z">
              <w:r>
                <w:t xml:space="preserve">        &lt;/xs:annotation&gt;</w:t>
              </w:r>
            </w:ins>
          </w:p>
          <w:p w14:paraId="28886E56" w14:textId="77777777" w:rsidR="00E02224" w:rsidRDefault="00E02224" w:rsidP="00E02224">
            <w:pPr>
              <w:pStyle w:val="XML1"/>
              <w:rPr>
                <w:ins w:id="8426" w:author="Thomas Dietz" w:date="2012-08-13T14:15:00Z"/>
              </w:rPr>
            </w:pPr>
            <w:ins w:id="8427" w:author="Thomas Dietz" w:date="2012-08-13T14:15:00Z">
              <w:r>
                <w:t xml:space="preserve">      &lt;/xs:element&gt;</w:t>
              </w:r>
            </w:ins>
          </w:p>
          <w:p w14:paraId="14FDAE97" w14:textId="77777777" w:rsidR="00E02224" w:rsidRDefault="00E02224" w:rsidP="00E02224">
            <w:pPr>
              <w:pStyle w:val="XML1"/>
              <w:rPr>
                <w:ins w:id="8428" w:author="Thomas Dietz" w:date="2012-08-13T14:15:00Z"/>
              </w:rPr>
            </w:pPr>
            <w:ins w:id="8429" w:author="Thomas Dietz" w:date="2012-08-13T14:15:00Z">
              <w:r>
                <w:t xml:space="preserve">      &lt;xs:element name="configuration"&gt;</w:t>
              </w:r>
            </w:ins>
          </w:p>
          <w:p w14:paraId="631F9D10" w14:textId="77777777" w:rsidR="00E02224" w:rsidRDefault="00E02224" w:rsidP="00E02224">
            <w:pPr>
              <w:pStyle w:val="XML1"/>
              <w:rPr>
                <w:ins w:id="8430" w:author="Thomas Dietz" w:date="2012-08-13T14:15:00Z"/>
              </w:rPr>
            </w:pPr>
            <w:ins w:id="8431" w:author="Thomas Dietz" w:date="2012-08-13T14:15:00Z">
              <w:r>
                <w:t xml:space="preserve">        &lt;xs:annotation&gt;</w:t>
              </w:r>
            </w:ins>
          </w:p>
          <w:p w14:paraId="4ED95038" w14:textId="77777777" w:rsidR="00E02224" w:rsidRDefault="00E02224" w:rsidP="00E02224">
            <w:pPr>
              <w:pStyle w:val="XML1"/>
              <w:rPr>
                <w:ins w:id="8432" w:author="Thomas Dietz" w:date="2012-08-13T14:15:00Z"/>
              </w:rPr>
            </w:pPr>
            <w:ins w:id="8433" w:author="Thomas Dietz" w:date="2012-08-13T14:15:00Z">
              <w:r>
                <w:t xml:space="preserve">          &lt;xs:documentation&gt;</w:t>
              </w:r>
            </w:ins>
          </w:p>
          <w:p w14:paraId="01E75348" w14:textId="77777777" w:rsidR="00E02224" w:rsidRDefault="00E02224" w:rsidP="00E02224">
            <w:pPr>
              <w:pStyle w:val="XML1"/>
              <w:rPr>
                <w:ins w:id="8434" w:author="Thomas Dietz" w:date="2012-08-13T14:15:00Z"/>
              </w:rPr>
            </w:pPr>
            <w:ins w:id="8435" w:author="Thomas Dietz" w:date="2012-08-13T14:15:00Z">
              <w:r>
                <w:t xml:space="preserve">            This element represents the general</w:t>
              </w:r>
            </w:ins>
          </w:p>
          <w:p w14:paraId="2272A9F4" w14:textId="77777777" w:rsidR="00E02224" w:rsidRDefault="00E02224" w:rsidP="00E02224">
            <w:pPr>
              <w:pStyle w:val="XML1"/>
              <w:rPr>
                <w:ins w:id="8436" w:author="Thomas Dietz" w:date="2012-08-13T14:15:00Z"/>
              </w:rPr>
            </w:pPr>
            <w:ins w:id="8437" w:author="Thomas Dietz" w:date="2012-08-13T14:15:00Z">
              <w:r>
                <w:t xml:space="preserve">            adminitrative configuration of the OpenFlow Port.</w:t>
              </w:r>
            </w:ins>
          </w:p>
          <w:p w14:paraId="23EEC358" w14:textId="77777777" w:rsidR="00E02224" w:rsidRDefault="00E02224" w:rsidP="00E02224">
            <w:pPr>
              <w:pStyle w:val="XML1"/>
              <w:rPr>
                <w:ins w:id="8438" w:author="Thomas Dietz" w:date="2012-08-13T14:15:00Z"/>
              </w:rPr>
            </w:pPr>
            <w:ins w:id="8439" w:author="Thomas Dietz" w:date="2012-08-13T14:15:00Z">
              <w:r>
                <w:t xml:space="preserve">          &lt;/xs:documentation&gt;</w:t>
              </w:r>
            </w:ins>
          </w:p>
          <w:p w14:paraId="19C8DF50" w14:textId="77777777" w:rsidR="00E02224" w:rsidRDefault="00E02224" w:rsidP="00E02224">
            <w:pPr>
              <w:pStyle w:val="XML1"/>
              <w:rPr>
                <w:ins w:id="8440" w:author="Thomas Dietz" w:date="2012-08-13T14:15:00Z"/>
              </w:rPr>
            </w:pPr>
            <w:ins w:id="8441" w:author="Thomas Dietz" w:date="2012-08-13T14:15:00Z">
              <w:r>
                <w:t xml:space="preserve">        &lt;/xs:annotation&gt;</w:t>
              </w:r>
            </w:ins>
          </w:p>
          <w:p w14:paraId="4A2BB975" w14:textId="77777777" w:rsidR="00E02224" w:rsidRDefault="00E02224" w:rsidP="00E02224">
            <w:pPr>
              <w:pStyle w:val="XML1"/>
              <w:rPr>
                <w:ins w:id="8442" w:author="Thomas Dietz" w:date="2012-08-13T14:15:00Z"/>
              </w:rPr>
            </w:pPr>
            <w:ins w:id="8443" w:author="Thomas Dietz" w:date="2012-08-13T14:15:00Z">
              <w:r>
                <w:t xml:space="preserve">        &lt;xs:complexType&gt;</w:t>
              </w:r>
            </w:ins>
          </w:p>
          <w:p w14:paraId="0A769C97" w14:textId="77777777" w:rsidR="00E02224" w:rsidRDefault="00E02224" w:rsidP="00E02224">
            <w:pPr>
              <w:pStyle w:val="XML1"/>
              <w:rPr>
                <w:ins w:id="8444" w:author="Thomas Dietz" w:date="2012-08-13T14:15:00Z"/>
              </w:rPr>
            </w:pPr>
            <w:ins w:id="8445" w:author="Thomas Dietz" w:date="2012-08-13T14:15:00Z">
              <w:r>
                <w:t xml:space="preserve">          &lt;xs:sequence&gt;</w:t>
              </w:r>
            </w:ins>
          </w:p>
          <w:p w14:paraId="03621398" w14:textId="77777777" w:rsidR="00E02224" w:rsidRDefault="00E02224" w:rsidP="00E02224">
            <w:pPr>
              <w:pStyle w:val="XML1"/>
              <w:rPr>
                <w:ins w:id="8446" w:author="Thomas Dietz" w:date="2012-08-13T14:15:00Z"/>
              </w:rPr>
            </w:pPr>
            <w:ins w:id="8447" w:author="Thomas Dietz" w:date="2012-08-13T14:15:00Z">
              <w:r>
                <w:t xml:space="preserve">            &lt;xs:element name="admin-state" minOccurs="0"  type="OFUpDownStateType"&gt;</w:t>
              </w:r>
            </w:ins>
          </w:p>
          <w:p w14:paraId="64964D50" w14:textId="77777777" w:rsidR="00E02224" w:rsidRDefault="00E02224" w:rsidP="00E02224">
            <w:pPr>
              <w:pStyle w:val="XML1"/>
              <w:rPr>
                <w:ins w:id="8448" w:author="Thomas Dietz" w:date="2012-08-13T14:15:00Z"/>
              </w:rPr>
            </w:pPr>
            <w:ins w:id="8449" w:author="Thomas Dietz" w:date="2012-08-13T14:15:00Z">
              <w:r>
                <w:t xml:space="preserve">              &lt;xs:annotation&gt;</w:t>
              </w:r>
            </w:ins>
          </w:p>
          <w:p w14:paraId="7520DE82" w14:textId="77777777" w:rsidR="00E02224" w:rsidRDefault="00E02224" w:rsidP="00E02224">
            <w:pPr>
              <w:pStyle w:val="XML1"/>
              <w:rPr>
                <w:ins w:id="8450" w:author="Thomas Dietz" w:date="2012-08-13T14:15:00Z"/>
              </w:rPr>
            </w:pPr>
            <w:ins w:id="8451" w:author="Thomas Dietz" w:date="2012-08-13T14:15:00Z">
              <w:r>
                <w:t xml:space="preserve">                &lt;xs:documentation&gt;</w:t>
              </w:r>
            </w:ins>
          </w:p>
          <w:p w14:paraId="09052960" w14:textId="77777777" w:rsidR="00E02224" w:rsidRDefault="00E02224" w:rsidP="00E02224">
            <w:pPr>
              <w:pStyle w:val="XML1"/>
              <w:rPr>
                <w:ins w:id="8452" w:author="Thomas Dietz" w:date="2012-08-13T14:15:00Z"/>
              </w:rPr>
            </w:pPr>
            <w:ins w:id="8453" w:author="Thomas Dietz" w:date="2012-08-13T14:15:00Z">
              <w:r>
                <w:t xml:space="preserve">                  The administrative state of the port.  If</w:t>
              </w:r>
            </w:ins>
          </w:p>
          <w:p w14:paraId="2610FD00" w14:textId="77777777" w:rsidR="00E02224" w:rsidRDefault="00E02224" w:rsidP="00E02224">
            <w:pPr>
              <w:pStyle w:val="XML1"/>
              <w:rPr>
                <w:ins w:id="8454" w:author="Thomas Dietz" w:date="2012-08-13T14:15:00Z"/>
              </w:rPr>
            </w:pPr>
            <w:ins w:id="8455" w:author="Thomas Dietz" w:date="2012-08-13T14:15:00Z">
              <w:r>
                <w:t xml:space="preserve">                  true, the port has been administratively brought down and</w:t>
              </w:r>
            </w:ins>
          </w:p>
          <w:p w14:paraId="74C6BA85" w14:textId="77777777" w:rsidR="00E02224" w:rsidRDefault="00E02224" w:rsidP="00E02224">
            <w:pPr>
              <w:pStyle w:val="XML1"/>
              <w:rPr>
                <w:ins w:id="8456" w:author="Thomas Dietz" w:date="2012-08-13T14:15:00Z"/>
              </w:rPr>
            </w:pPr>
            <w:ins w:id="8457" w:author="Thomas Dietz" w:date="2012-08-13T14:15:00Z">
              <w:r>
                <w:t xml:space="preserve">                  SHOULD not be used by OpenFlow.</w:t>
              </w:r>
            </w:ins>
          </w:p>
          <w:p w14:paraId="06EE7223" w14:textId="77777777" w:rsidR="00E02224" w:rsidRDefault="00E02224" w:rsidP="00E02224">
            <w:pPr>
              <w:pStyle w:val="XML1"/>
              <w:rPr>
                <w:ins w:id="8458" w:author="Thomas Dietz" w:date="2012-08-13T14:15:00Z"/>
              </w:rPr>
            </w:pPr>
          </w:p>
          <w:p w14:paraId="049D58E6" w14:textId="77777777" w:rsidR="00E02224" w:rsidRDefault="00E02224" w:rsidP="00E02224">
            <w:pPr>
              <w:pStyle w:val="XML1"/>
              <w:rPr>
                <w:ins w:id="8459" w:author="Thomas Dietz" w:date="2012-08-13T14:15:00Z"/>
              </w:rPr>
            </w:pPr>
            <w:ins w:id="8460" w:author="Thomas Dietz" w:date="2012-08-13T14:15:00Z">
              <w:r>
                <w:t xml:space="preserve">                  This element is optional. If this element is not present</w:t>
              </w:r>
            </w:ins>
          </w:p>
          <w:p w14:paraId="23681B2A" w14:textId="77777777" w:rsidR="00E02224" w:rsidRDefault="00E02224" w:rsidP="00E02224">
            <w:pPr>
              <w:pStyle w:val="XML1"/>
              <w:rPr>
                <w:ins w:id="8461" w:author="Thomas Dietz" w:date="2012-08-13T14:15:00Z"/>
              </w:rPr>
            </w:pPr>
            <w:ins w:id="8462" w:author="Thomas Dietz" w:date="2012-08-13T14:15:00Z">
              <w:r>
                <w:t xml:space="preserve">                  it defaults to 'up'.</w:t>
              </w:r>
            </w:ins>
          </w:p>
          <w:p w14:paraId="6BE6E928" w14:textId="77777777" w:rsidR="00E02224" w:rsidRDefault="00E02224" w:rsidP="00E02224">
            <w:pPr>
              <w:pStyle w:val="XML1"/>
              <w:rPr>
                <w:ins w:id="8463" w:author="Thomas Dietz" w:date="2012-08-13T14:15:00Z"/>
              </w:rPr>
            </w:pPr>
            <w:ins w:id="8464" w:author="Thomas Dietz" w:date="2012-08-13T14:15:00Z">
              <w:r>
                <w:t xml:space="preserve">                &lt;/xs:documentation&gt;</w:t>
              </w:r>
            </w:ins>
          </w:p>
          <w:p w14:paraId="148B87A3" w14:textId="77777777" w:rsidR="00E02224" w:rsidRDefault="00E02224" w:rsidP="00E02224">
            <w:pPr>
              <w:pStyle w:val="XML1"/>
              <w:rPr>
                <w:ins w:id="8465" w:author="Thomas Dietz" w:date="2012-08-13T14:15:00Z"/>
              </w:rPr>
            </w:pPr>
            <w:ins w:id="8466" w:author="Thomas Dietz" w:date="2012-08-13T14:15:00Z">
              <w:r>
                <w:t xml:space="preserve">              &lt;/xs:annotation&gt;</w:t>
              </w:r>
            </w:ins>
          </w:p>
          <w:p w14:paraId="47DF4577" w14:textId="77777777" w:rsidR="00E02224" w:rsidRDefault="00E02224" w:rsidP="00E02224">
            <w:pPr>
              <w:pStyle w:val="XML1"/>
              <w:rPr>
                <w:ins w:id="8467" w:author="Thomas Dietz" w:date="2012-08-13T14:15:00Z"/>
              </w:rPr>
            </w:pPr>
            <w:ins w:id="8468" w:author="Thomas Dietz" w:date="2012-08-13T14:15:00Z">
              <w:r>
                <w:t xml:space="preserve">            &lt;/xs:element&gt;</w:t>
              </w:r>
            </w:ins>
          </w:p>
          <w:p w14:paraId="5B78CA7C" w14:textId="77777777" w:rsidR="00E02224" w:rsidRDefault="00E02224" w:rsidP="00E02224">
            <w:pPr>
              <w:pStyle w:val="XML1"/>
              <w:rPr>
                <w:ins w:id="8469" w:author="Thomas Dietz" w:date="2012-08-13T14:15:00Z"/>
              </w:rPr>
            </w:pPr>
            <w:ins w:id="8470" w:author="Thomas Dietz" w:date="2012-08-13T14:15:00Z">
              <w:r>
                <w:t xml:space="preserve">            &lt;xs:element name="no-receive" minOccurs="0"  type="xs:boolean"&gt;</w:t>
              </w:r>
            </w:ins>
          </w:p>
          <w:p w14:paraId="43FCD23C" w14:textId="77777777" w:rsidR="00E02224" w:rsidRDefault="00E02224" w:rsidP="00E02224">
            <w:pPr>
              <w:pStyle w:val="XML1"/>
              <w:rPr>
                <w:ins w:id="8471" w:author="Thomas Dietz" w:date="2012-08-13T14:15:00Z"/>
              </w:rPr>
            </w:pPr>
            <w:ins w:id="8472" w:author="Thomas Dietz" w:date="2012-08-13T14:15:00Z">
              <w:r>
                <w:t xml:space="preserve">              &lt;xs:annotation&gt;</w:t>
              </w:r>
            </w:ins>
          </w:p>
          <w:p w14:paraId="551A23CF" w14:textId="77777777" w:rsidR="00E02224" w:rsidRDefault="00E02224" w:rsidP="00E02224">
            <w:pPr>
              <w:pStyle w:val="XML1"/>
              <w:rPr>
                <w:ins w:id="8473" w:author="Thomas Dietz" w:date="2012-08-13T14:15:00Z"/>
              </w:rPr>
            </w:pPr>
            <w:ins w:id="8474" w:author="Thomas Dietz" w:date="2012-08-13T14:15:00Z">
              <w:r>
                <w:t xml:space="preserve">                &lt;xs:documentation&gt;</w:t>
              </w:r>
            </w:ins>
          </w:p>
          <w:p w14:paraId="66DC9822" w14:textId="77777777" w:rsidR="00E02224" w:rsidRDefault="00E02224" w:rsidP="00E02224">
            <w:pPr>
              <w:pStyle w:val="XML1"/>
              <w:rPr>
                <w:ins w:id="8475" w:author="Thomas Dietz" w:date="2012-08-13T14:15:00Z"/>
              </w:rPr>
            </w:pPr>
            <w:ins w:id="8476" w:author="Thomas Dietz" w:date="2012-08-13T14:15:00Z">
              <w:r>
                <w:t xml:space="preserve">                  If true, packets received at this OpenFlow</w:t>
              </w:r>
            </w:ins>
          </w:p>
          <w:p w14:paraId="37C54BAF" w14:textId="77777777" w:rsidR="00E02224" w:rsidRDefault="00E02224" w:rsidP="00E02224">
            <w:pPr>
              <w:pStyle w:val="XML1"/>
              <w:rPr>
                <w:ins w:id="8477" w:author="Thomas Dietz" w:date="2012-08-13T14:15:00Z"/>
              </w:rPr>
            </w:pPr>
            <w:ins w:id="8478" w:author="Thomas Dietz" w:date="2012-08-13T14:15:00Z">
              <w:r>
                <w:t xml:space="preserve">                  port SHOULD be dropped.</w:t>
              </w:r>
            </w:ins>
          </w:p>
          <w:p w14:paraId="26F551AA" w14:textId="77777777" w:rsidR="00E02224" w:rsidRDefault="00E02224" w:rsidP="00E02224">
            <w:pPr>
              <w:pStyle w:val="XML1"/>
              <w:rPr>
                <w:ins w:id="8479" w:author="Thomas Dietz" w:date="2012-08-13T14:15:00Z"/>
              </w:rPr>
            </w:pPr>
          </w:p>
          <w:p w14:paraId="2C4ABF79" w14:textId="77777777" w:rsidR="00E02224" w:rsidRDefault="00E02224" w:rsidP="00E02224">
            <w:pPr>
              <w:pStyle w:val="XML1"/>
              <w:rPr>
                <w:ins w:id="8480" w:author="Thomas Dietz" w:date="2012-08-13T14:15:00Z"/>
              </w:rPr>
            </w:pPr>
            <w:ins w:id="8481" w:author="Thomas Dietz" w:date="2012-08-13T14:15:00Z">
              <w:r>
                <w:t xml:space="preserve">                  This element is optional. If this element is not present</w:t>
              </w:r>
            </w:ins>
          </w:p>
          <w:p w14:paraId="4AA06132" w14:textId="77777777" w:rsidR="00E02224" w:rsidRDefault="00E02224" w:rsidP="00E02224">
            <w:pPr>
              <w:pStyle w:val="XML1"/>
              <w:rPr>
                <w:ins w:id="8482" w:author="Thomas Dietz" w:date="2012-08-13T14:15:00Z"/>
              </w:rPr>
            </w:pPr>
            <w:ins w:id="8483" w:author="Thomas Dietz" w:date="2012-08-13T14:15:00Z">
              <w:r>
                <w:t xml:space="preserve">                  it defaults to 'false'.</w:t>
              </w:r>
            </w:ins>
          </w:p>
          <w:p w14:paraId="05BD85A6" w14:textId="77777777" w:rsidR="00E02224" w:rsidRDefault="00E02224" w:rsidP="00E02224">
            <w:pPr>
              <w:pStyle w:val="XML1"/>
              <w:rPr>
                <w:ins w:id="8484" w:author="Thomas Dietz" w:date="2012-08-13T14:15:00Z"/>
              </w:rPr>
            </w:pPr>
            <w:ins w:id="8485" w:author="Thomas Dietz" w:date="2012-08-13T14:15:00Z">
              <w:r>
                <w:t xml:space="preserve">                &lt;/xs:documentation&gt;</w:t>
              </w:r>
            </w:ins>
          </w:p>
          <w:p w14:paraId="52BCD38C" w14:textId="77777777" w:rsidR="00E02224" w:rsidRDefault="00E02224" w:rsidP="00E02224">
            <w:pPr>
              <w:pStyle w:val="XML1"/>
              <w:rPr>
                <w:ins w:id="8486" w:author="Thomas Dietz" w:date="2012-08-13T14:15:00Z"/>
              </w:rPr>
            </w:pPr>
            <w:ins w:id="8487" w:author="Thomas Dietz" w:date="2012-08-13T14:15:00Z">
              <w:r>
                <w:t xml:space="preserve">              &lt;/xs:annotation&gt;</w:t>
              </w:r>
            </w:ins>
          </w:p>
          <w:p w14:paraId="310C7C13" w14:textId="77777777" w:rsidR="00E02224" w:rsidRDefault="00E02224" w:rsidP="00E02224">
            <w:pPr>
              <w:pStyle w:val="XML1"/>
              <w:rPr>
                <w:ins w:id="8488" w:author="Thomas Dietz" w:date="2012-08-13T14:15:00Z"/>
              </w:rPr>
            </w:pPr>
            <w:ins w:id="8489" w:author="Thomas Dietz" w:date="2012-08-13T14:15:00Z">
              <w:r>
                <w:t xml:space="preserve">            &lt;/xs:element&gt;</w:t>
              </w:r>
            </w:ins>
          </w:p>
          <w:p w14:paraId="4700B30D" w14:textId="77777777" w:rsidR="00E02224" w:rsidRDefault="00E02224" w:rsidP="00E02224">
            <w:pPr>
              <w:pStyle w:val="XML1"/>
              <w:rPr>
                <w:ins w:id="8490" w:author="Thomas Dietz" w:date="2012-08-13T14:15:00Z"/>
              </w:rPr>
            </w:pPr>
            <w:ins w:id="8491" w:author="Thomas Dietz" w:date="2012-08-13T14:15:00Z">
              <w:r>
                <w:t xml:space="preserve">            &lt;xs:element name="no-forward" minOccurs="0"  type="xs:boolean"&gt;</w:t>
              </w:r>
            </w:ins>
          </w:p>
          <w:p w14:paraId="00E1E4E0" w14:textId="77777777" w:rsidR="00E02224" w:rsidRDefault="00E02224" w:rsidP="00E02224">
            <w:pPr>
              <w:pStyle w:val="XML1"/>
              <w:rPr>
                <w:ins w:id="8492" w:author="Thomas Dietz" w:date="2012-08-13T14:15:00Z"/>
              </w:rPr>
            </w:pPr>
            <w:ins w:id="8493" w:author="Thomas Dietz" w:date="2012-08-13T14:15:00Z">
              <w:r>
                <w:t xml:space="preserve">              &lt;xs:annotation&gt;</w:t>
              </w:r>
            </w:ins>
          </w:p>
          <w:p w14:paraId="75160F1B" w14:textId="77777777" w:rsidR="00E02224" w:rsidRDefault="00E02224" w:rsidP="00E02224">
            <w:pPr>
              <w:pStyle w:val="XML1"/>
              <w:rPr>
                <w:ins w:id="8494" w:author="Thomas Dietz" w:date="2012-08-13T14:15:00Z"/>
              </w:rPr>
            </w:pPr>
            <w:ins w:id="8495" w:author="Thomas Dietz" w:date="2012-08-13T14:15:00Z">
              <w:r>
                <w:t xml:space="preserve">                &lt;xs:documentation&gt;</w:t>
              </w:r>
            </w:ins>
          </w:p>
          <w:p w14:paraId="6A4E85AE" w14:textId="77777777" w:rsidR="00E02224" w:rsidRDefault="00E02224" w:rsidP="00E02224">
            <w:pPr>
              <w:pStyle w:val="XML1"/>
              <w:rPr>
                <w:ins w:id="8496" w:author="Thomas Dietz" w:date="2012-08-13T14:15:00Z"/>
              </w:rPr>
            </w:pPr>
            <w:ins w:id="8497" w:author="Thomas Dietz" w:date="2012-08-13T14:15:00Z">
              <w:r>
                <w:t xml:space="preserve">                  If true, packets forwarded to this OpenFlow</w:t>
              </w:r>
            </w:ins>
          </w:p>
          <w:p w14:paraId="616B47CA" w14:textId="77777777" w:rsidR="00E02224" w:rsidRDefault="00E02224" w:rsidP="00E02224">
            <w:pPr>
              <w:pStyle w:val="XML1"/>
              <w:rPr>
                <w:ins w:id="8498" w:author="Thomas Dietz" w:date="2012-08-13T14:15:00Z"/>
              </w:rPr>
            </w:pPr>
            <w:ins w:id="8499" w:author="Thomas Dietz" w:date="2012-08-13T14:15:00Z">
              <w:r>
                <w:t xml:space="preserve">                  port SHOULD be dropped.</w:t>
              </w:r>
            </w:ins>
          </w:p>
          <w:p w14:paraId="6BADF994" w14:textId="77777777" w:rsidR="00E02224" w:rsidRDefault="00E02224" w:rsidP="00E02224">
            <w:pPr>
              <w:pStyle w:val="XML1"/>
              <w:rPr>
                <w:ins w:id="8500" w:author="Thomas Dietz" w:date="2012-08-13T14:15:00Z"/>
              </w:rPr>
            </w:pPr>
          </w:p>
          <w:p w14:paraId="0C4CA3DF" w14:textId="77777777" w:rsidR="00E02224" w:rsidRDefault="00E02224" w:rsidP="00E02224">
            <w:pPr>
              <w:pStyle w:val="XML1"/>
              <w:rPr>
                <w:ins w:id="8501" w:author="Thomas Dietz" w:date="2012-08-13T14:15:00Z"/>
              </w:rPr>
            </w:pPr>
            <w:ins w:id="8502" w:author="Thomas Dietz" w:date="2012-08-13T14:15:00Z">
              <w:r>
                <w:t xml:space="preserve">                  This element is optional. If this element is not present</w:t>
              </w:r>
            </w:ins>
          </w:p>
          <w:p w14:paraId="73375449" w14:textId="77777777" w:rsidR="00E02224" w:rsidRDefault="00E02224" w:rsidP="00E02224">
            <w:pPr>
              <w:pStyle w:val="XML1"/>
              <w:rPr>
                <w:ins w:id="8503" w:author="Thomas Dietz" w:date="2012-08-13T14:15:00Z"/>
              </w:rPr>
            </w:pPr>
            <w:ins w:id="8504" w:author="Thomas Dietz" w:date="2012-08-13T14:15:00Z">
              <w:r>
                <w:t xml:space="preserve">                  it defaults to 'false'.</w:t>
              </w:r>
            </w:ins>
          </w:p>
          <w:p w14:paraId="2CA97027" w14:textId="77777777" w:rsidR="00E02224" w:rsidRDefault="00E02224" w:rsidP="00E02224">
            <w:pPr>
              <w:pStyle w:val="XML1"/>
              <w:rPr>
                <w:ins w:id="8505" w:author="Thomas Dietz" w:date="2012-08-13T14:15:00Z"/>
              </w:rPr>
            </w:pPr>
            <w:ins w:id="8506" w:author="Thomas Dietz" w:date="2012-08-13T14:15:00Z">
              <w:r>
                <w:t xml:space="preserve">                &lt;/xs:documentation&gt;</w:t>
              </w:r>
            </w:ins>
          </w:p>
          <w:p w14:paraId="7B4056C4" w14:textId="77777777" w:rsidR="00E02224" w:rsidRDefault="00E02224" w:rsidP="00E02224">
            <w:pPr>
              <w:pStyle w:val="XML1"/>
              <w:rPr>
                <w:ins w:id="8507" w:author="Thomas Dietz" w:date="2012-08-13T14:15:00Z"/>
              </w:rPr>
            </w:pPr>
            <w:ins w:id="8508" w:author="Thomas Dietz" w:date="2012-08-13T14:15:00Z">
              <w:r>
                <w:t xml:space="preserve">              &lt;/xs:annotation&gt;</w:t>
              </w:r>
            </w:ins>
          </w:p>
          <w:p w14:paraId="6E4D8BCB" w14:textId="77777777" w:rsidR="00E02224" w:rsidRDefault="00E02224" w:rsidP="00E02224">
            <w:pPr>
              <w:pStyle w:val="XML1"/>
              <w:rPr>
                <w:ins w:id="8509" w:author="Thomas Dietz" w:date="2012-08-13T14:15:00Z"/>
              </w:rPr>
            </w:pPr>
            <w:ins w:id="8510" w:author="Thomas Dietz" w:date="2012-08-13T14:15:00Z">
              <w:r>
                <w:t xml:space="preserve">            &lt;/xs:element&gt;</w:t>
              </w:r>
            </w:ins>
          </w:p>
          <w:p w14:paraId="2FF8EED9" w14:textId="77777777" w:rsidR="00E02224" w:rsidRDefault="00E02224" w:rsidP="00E02224">
            <w:pPr>
              <w:pStyle w:val="XML1"/>
              <w:rPr>
                <w:ins w:id="8511" w:author="Thomas Dietz" w:date="2012-08-13T14:15:00Z"/>
              </w:rPr>
            </w:pPr>
            <w:ins w:id="8512" w:author="Thomas Dietz" w:date="2012-08-13T14:15:00Z">
              <w:r>
                <w:t xml:space="preserve">            &lt;xs:element name="no-packet-in" minOccurs="0"  type="xs:boolean"&gt;</w:t>
              </w:r>
            </w:ins>
          </w:p>
          <w:p w14:paraId="7BEFB74C" w14:textId="77777777" w:rsidR="00E02224" w:rsidRDefault="00E02224" w:rsidP="00E02224">
            <w:pPr>
              <w:pStyle w:val="XML1"/>
              <w:rPr>
                <w:ins w:id="8513" w:author="Thomas Dietz" w:date="2012-08-13T14:15:00Z"/>
              </w:rPr>
            </w:pPr>
            <w:ins w:id="8514" w:author="Thomas Dietz" w:date="2012-08-13T14:15:00Z">
              <w:r>
                <w:lastRenderedPageBreak/>
                <w:t xml:space="preserve">              &lt;xs:annotation&gt;</w:t>
              </w:r>
            </w:ins>
          </w:p>
          <w:p w14:paraId="3657CEDA" w14:textId="77777777" w:rsidR="00E02224" w:rsidRDefault="00E02224" w:rsidP="00E02224">
            <w:pPr>
              <w:pStyle w:val="XML1"/>
              <w:rPr>
                <w:ins w:id="8515" w:author="Thomas Dietz" w:date="2012-08-13T14:15:00Z"/>
              </w:rPr>
            </w:pPr>
            <w:ins w:id="8516" w:author="Thomas Dietz" w:date="2012-08-13T14:15:00Z">
              <w:r>
                <w:t xml:space="preserve">                &lt;xs:documentation&gt;</w:t>
              </w:r>
            </w:ins>
          </w:p>
          <w:p w14:paraId="61A75EC7" w14:textId="77777777" w:rsidR="00E02224" w:rsidRDefault="00E02224" w:rsidP="00E02224">
            <w:pPr>
              <w:pStyle w:val="XML1"/>
              <w:rPr>
                <w:ins w:id="8517" w:author="Thomas Dietz" w:date="2012-08-13T14:15:00Z"/>
              </w:rPr>
            </w:pPr>
            <w:ins w:id="8518" w:author="Thomas Dietz" w:date="2012-08-13T14:15:00Z">
              <w:r>
                <w:t xml:space="preserve">                  If true, packets received on that port that </w:t>
              </w:r>
            </w:ins>
          </w:p>
          <w:p w14:paraId="6CEBF379" w14:textId="77777777" w:rsidR="00E02224" w:rsidRDefault="00E02224" w:rsidP="00E02224">
            <w:pPr>
              <w:pStyle w:val="XML1"/>
              <w:rPr>
                <w:ins w:id="8519" w:author="Thomas Dietz" w:date="2012-08-13T14:15:00Z"/>
              </w:rPr>
            </w:pPr>
            <w:ins w:id="8520" w:author="Thomas Dietz" w:date="2012-08-13T14:15:00Z">
              <w:r>
                <w:t xml:space="preserve">                  generate a table miss should never trigger a packet-in </w:t>
              </w:r>
            </w:ins>
          </w:p>
          <w:p w14:paraId="32E85A79" w14:textId="77777777" w:rsidR="00E02224" w:rsidRDefault="00E02224" w:rsidP="00E02224">
            <w:pPr>
              <w:pStyle w:val="XML1"/>
              <w:rPr>
                <w:ins w:id="8521" w:author="Thomas Dietz" w:date="2012-08-13T14:15:00Z"/>
              </w:rPr>
            </w:pPr>
            <w:ins w:id="8522" w:author="Thomas Dietz" w:date="2012-08-13T14:15:00Z">
              <w:r>
                <w:t xml:space="preserve">                  message to the OpenFlow Controller.</w:t>
              </w:r>
            </w:ins>
          </w:p>
          <w:p w14:paraId="16E3B4FE" w14:textId="77777777" w:rsidR="00E02224" w:rsidRDefault="00E02224" w:rsidP="00E02224">
            <w:pPr>
              <w:pStyle w:val="XML1"/>
              <w:rPr>
                <w:ins w:id="8523" w:author="Thomas Dietz" w:date="2012-08-13T14:15:00Z"/>
              </w:rPr>
            </w:pPr>
          </w:p>
          <w:p w14:paraId="38A3305E" w14:textId="77777777" w:rsidR="00E02224" w:rsidRDefault="00E02224" w:rsidP="00E02224">
            <w:pPr>
              <w:pStyle w:val="XML1"/>
              <w:rPr>
                <w:ins w:id="8524" w:author="Thomas Dietz" w:date="2012-08-13T14:15:00Z"/>
              </w:rPr>
            </w:pPr>
            <w:ins w:id="8525" w:author="Thomas Dietz" w:date="2012-08-13T14:15:00Z">
              <w:r>
                <w:t xml:space="preserve">                  This element is optional. If this element is not present</w:t>
              </w:r>
            </w:ins>
          </w:p>
          <w:p w14:paraId="6783538C" w14:textId="77777777" w:rsidR="00E02224" w:rsidRDefault="00E02224" w:rsidP="00E02224">
            <w:pPr>
              <w:pStyle w:val="XML1"/>
              <w:rPr>
                <w:ins w:id="8526" w:author="Thomas Dietz" w:date="2012-08-13T14:15:00Z"/>
              </w:rPr>
            </w:pPr>
            <w:ins w:id="8527" w:author="Thomas Dietz" w:date="2012-08-13T14:15:00Z">
              <w:r>
                <w:t xml:space="preserve">                  it defaults to 'false'.</w:t>
              </w:r>
            </w:ins>
          </w:p>
          <w:p w14:paraId="3429140D" w14:textId="77777777" w:rsidR="00E02224" w:rsidRDefault="00E02224" w:rsidP="00E02224">
            <w:pPr>
              <w:pStyle w:val="XML1"/>
              <w:rPr>
                <w:ins w:id="8528" w:author="Thomas Dietz" w:date="2012-08-13T14:15:00Z"/>
              </w:rPr>
            </w:pPr>
            <w:ins w:id="8529" w:author="Thomas Dietz" w:date="2012-08-13T14:15:00Z">
              <w:r>
                <w:t xml:space="preserve">                &lt;/xs:documentation&gt;</w:t>
              </w:r>
            </w:ins>
          </w:p>
          <w:p w14:paraId="26F309AC" w14:textId="77777777" w:rsidR="00E02224" w:rsidRDefault="00E02224" w:rsidP="00E02224">
            <w:pPr>
              <w:pStyle w:val="XML1"/>
              <w:rPr>
                <w:ins w:id="8530" w:author="Thomas Dietz" w:date="2012-08-13T14:15:00Z"/>
              </w:rPr>
            </w:pPr>
            <w:ins w:id="8531" w:author="Thomas Dietz" w:date="2012-08-13T14:15:00Z">
              <w:r>
                <w:t xml:space="preserve">              &lt;/xs:annotation&gt;</w:t>
              </w:r>
            </w:ins>
          </w:p>
          <w:p w14:paraId="54C6C1E2" w14:textId="77777777" w:rsidR="00E02224" w:rsidRDefault="00E02224" w:rsidP="00E02224">
            <w:pPr>
              <w:pStyle w:val="XML1"/>
              <w:rPr>
                <w:ins w:id="8532" w:author="Thomas Dietz" w:date="2012-08-13T14:15:00Z"/>
              </w:rPr>
            </w:pPr>
            <w:ins w:id="8533" w:author="Thomas Dietz" w:date="2012-08-13T14:15:00Z">
              <w:r>
                <w:t xml:space="preserve">            &lt;/xs:element&gt;</w:t>
              </w:r>
            </w:ins>
          </w:p>
          <w:p w14:paraId="6808CFFE" w14:textId="77777777" w:rsidR="00E02224" w:rsidRDefault="00E02224" w:rsidP="00E02224">
            <w:pPr>
              <w:pStyle w:val="XML1"/>
              <w:rPr>
                <w:ins w:id="8534" w:author="Thomas Dietz" w:date="2012-08-13T14:15:00Z"/>
              </w:rPr>
            </w:pPr>
            <w:ins w:id="8535" w:author="Thomas Dietz" w:date="2012-08-13T14:15:00Z">
              <w:r>
                <w:t xml:space="preserve">          &lt;/xs:sequence&gt;</w:t>
              </w:r>
            </w:ins>
          </w:p>
          <w:p w14:paraId="35203BC2" w14:textId="77777777" w:rsidR="00E02224" w:rsidRDefault="00E02224" w:rsidP="00E02224">
            <w:pPr>
              <w:pStyle w:val="XML1"/>
              <w:rPr>
                <w:ins w:id="8536" w:author="Thomas Dietz" w:date="2012-08-13T14:15:00Z"/>
              </w:rPr>
            </w:pPr>
            <w:ins w:id="8537" w:author="Thomas Dietz" w:date="2012-08-13T14:15:00Z">
              <w:r>
                <w:t xml:space="preserve">        &lt;/xs:complexType&gt;</w:t>
              </w:r>
            </w:ins>
          </w:p>
          <w:p w14:paraId="30A15E50" w14:textId="77777777" w:rsidR="00E02224" w:rsidRDefault="00E02224" w:rsidP="00E02224">
            <w:pPr>
              <w:pStyle w:val="XML1"/>
              <w:rPr>
                <w:ins w:id="8538" w:author="Thomas Dietz" w:date="2012-08-13T14:15:00Z"/>
              </w:rPr>
            </w:pPr>
            <w:ins w:id="8539" w:author="Thomas Dietz" w:date="2012-08-13T14:15:00Z">
              <w:r>
                <w:t xml:space="preserve">      &lt;/xs:element&gt;</w:t>
              </w:r>
            </w:ins>
          </w:p>
          <w:p w14:paraId="39ABFEED" w14:textId="77777777" w:rsidR="00E02224" w:rsidRDefault="00E02224" w:rsidP="00E02224">
            <w:pPr>
              <w:pStyle w:val="XML1"/>
              <w:rPr>
                <w:ins w:id="8540" w:author="Thomas Dietz" w:date="2012-08-13T14:15:00Z"/>
              </w:rPr>
            </w:pPr>
            <w:ins w:id="8541" w:author="Thomas Dietz" w:date="2012-08-13T14:15:00Z">
              <w:r>
                <w:t xml:space="preserve">      &lt;xs:element name="state"&gt;</w:t>
              </w:r>
            </w:ins>
          </w:p>
          <w:p w14:paraId="165F981A" w14:textId="77777777" w:rsidR="00E02224" w:rsidRDefault="00E02224" w:rsidP="00E02224">
            <w:pPr>
              <w:pStyle w:val="XML1"/>
              <w:rPr>
                <w:ins w:id="8542" w:author="Thomas Dietz" w:date="2012-08-13T14:15:00Z"/>
              </w:rPr>
            </w:pPr>
            <w:ins w:id="8543" w:author="Thomas Dietz" w:date="2012-08-13T14:15:00Z">
              <w:r>
                <w:t xml:space="preserve">        &lt;xs:annotation&gt;</w:t>
              </w:r>
            </w:ins>
          </w:p>
          <w:p w14:paraId="6C5AD44A" w14:textId="77777777" w:rsidR="00E02224" w:rsidRDefault="00E02224" w:rsidP="00E02224">
            <w:pPr>
              <w:pStyle w:val="XML1"/>
              <w:rPr>
                <w:ins w:id="8544" w:author="Thomas Dietz" w:date="2012-08-13T14:15:00Z"/>
              </w:rPr>
            </w:pPr>
            <w:ins w:id="8545" w:author="Thomas Dietz" w:date="2012-08-13T14:15:00Z">
              <w:r>
                <w:t xml:space="preserve">          &lt;xs:documentation&gt;</w:t>
              </w:r>
            </w:ins>
          </w:p>
          <w:p w14:paraId="738F1995" w14:textId="77777777" w:rsidR="00E02224" w:rsidRDefault="00E02224" w:rsidP="00E02224">
            <w:pPr>
              <w:pStyle w:val="XML1"/>
              <w:rPr>
                <w:ins w:id="8546" w:author="Thomas Dietz" w:date="2012-08-13T14:15:00Z"/>
              </w:rPr>
            </w:pPr>
            <w:ins w:id="8547" w:author="Thomas Dietz" w:date="2012-08-13T14:15:00Z">
              <w:r>
                <w:t xml:space="preserve">            This element represents the general operational </w:t>
              </w:r>
            </w:ins>
          </w:p>
          <w:p w14:paraId="53D56F53" w14:textId="77777777" w:rsidR="00E02224" w:rsidRDefault="00E02224" w:rsidP="00E02224">
            <w:pPr>
              <w:pStyle w:val="XML1"/>
              <w:rPr>
                <w:ins w:id="8548" w:author="Thomas Dietz" w:date="2012-08-13T14:15:00Z"/>
              </w:rPr>
            </w:pPr>
            <w:ins w:id="8549" w:author="Thomas Dietz" w:date="2012-08-13T14:15:00Z">
              <w:r>
                <w:t xml:space="preserve">            state of the OpenFlow Port.</w:t>
              </w:r>
            </w:ins>
          </w:p>
          <w:p w14:paraId="3E1CA948" w14:textId="77777777" w:rsidR="00E02224" w:rsidRDefault="00E02224" w:rsidP="00E02224">
            <w:pPr>
              <w:pStyle w:val="XML1"/>
              <w:rPr>
                <w:ins w:id="8550" w:author="Thomas Dietz" w:date="2012-08-13T14:15:00Z"/>
              </w:rPr>
            </w:pPr>
          </w:p>
          <w:p w14:paraId="6C96F8BC" w14:textId="77777777" w:rsidR="00E02224" w:rsidRDefault="00E02224" w:rsidP="00E02224">
            <w:pPr>
              <w:pStyle w:val="XML1"/>
              <w:rPr>
                <w:ins w:id="8551" w:author="Thomas Dietz" w:date="2012-08-13T14:15:00Z"/>
              </w:rPr>
            </w:pPr>
            <w:ins w:id="8552" w:author="Thomas Dietz" w:date="2012-08-13T14:15:00Z">
              <w:r>
                <w:t xml:space="preserve">            Children of this element are not configurable and can only be</w:t>
              </w:r>
            </w:ins>
          </w:p>
          <w:p w14:paraId="76D12C5F" w14:textId="77777777" w:rsidR="00E02224" w:rsidRDefault="00E02224" w:rsidP="00E02224">
            <w:pPr>
              <w:pStyle w:val="XML1"/>
              <w:rPr>
                <w:ins w:id="8553" w:author="Thomas Dietz" w:date="2012-08-13T14:15:00Z"/>
              </w:rPr>
            </w:pPr>
            <w:ins w:id="8554" w:author="Thomas Dietz" w:date="2012-08-13T14:15:00Z">
              <w:r>
                <w:t xml:space="preserve">            retrieved by NETCONF &amp;lt;get&amp;gt; operations. Attemps to modify this</w:t>
              </w:r>
            </w:ins>
          </w:p>
          <w:p w14:paraId="51A01DE4" w14:textId="77777777" w:rsidR="00E02224" w:rsidRDefault="00E02224" w:rsidP="00E02224">
            <w:pPr>
              <w:pStyle w:val="XML1"/>
              <w:rPr>
                <w:ins w:id="8555" w:author="Thomas Dietz" w:date="2012-08-13T14:15:00Z"/>
              </w:rPr>
            </w:pPr>
            <w:ins w:id="8556" w:author="Thomas Dietz" w:date="2012-08-13T14:15:00Z">
              <w:r>
                <w:t xml:space="preserve">            element and its children with a NETCONF &amp;lt;edit-config&amp;gt;</w:t>
              </w:r>
            </w:ins>
          </w:p>
          <w:p w14:paraId="06A78488" w14:textId="77777777" w:rsidR="00E02224" w:rsidRDefault="00E02224" w:rsidP="00E02224">
            <w:pPr>
              <w:pStyle w:val="XML1"/>
              <w:rPr>
                <w:ins w:id="8557" w:author="Thomas Dietz" w:date="2012-08-13T14:15:00Z"/>
              </w:rPr>
            </w:pPr>
            <w:ins w:id="8558" w:author="Thomas Dietz" w:date="2012-08-13T14:15:00Z">
              <w:r>
                <w:t xml:space="preserve">            operation MUST result in an 'operation-not-supported' error</w:t>
              </w:r>
            </w:ins>
          </w:p>
          <w:p w14:paraId="6393FA92" w14:textId="77777777" w:rsidR="00E02224" w:rsidRDefault="00E02224" w:rsidP="00E02224">
            <w:pPr>
              <w:pStyle w:val="XML1"/>
              <w:rPr>
                <w:ins w:id="8559" w:author="Thomas Dietz" w:date="2012-08-13T14:15:00Z"/>
              </w:rPr>
            </w:pPr>
            <w:ins w:id="8560" w:author="Thomas Dietz" w:date="2012-08-13T14:15:00Z">
              <w:r>
                <w:t xml:space="preserve">            with type 'application'.</w:t>
              </w:r>
            </w:ins>
          </w:p>
          <w:p w14:paraId="3F00907A" w14:textId="77777777" w:rsidR="00E02224" w:rsidRDefault="00E02224" w:rsidP="00E02224">
            <w:pPr>
              <w:pStyle w:val="XML1"/>
              <w:rPr>
                <w:ins w:id="8561" w:author="Thomas Dietz" w:date="2012-08-13T14:15:00Z"/>
              </w:rPr>
            </w:pPr>
            <w:ins w:id="8562" w:author="Thomas Dietz" w:date="2012-08-13T14:15:00Z">
              <w:r>
                <w:t xml:space="preserve">          &lt;/xs:documentation&gt;</w:t>
              </w:r>
            </w:ins>
          </w:p>
          <w:p w14:paraId="13B35F35" w14:textId="77777777" w:rsidR="00E02224" w:rsidRDefault="00E02224" w:rsidP="00E02224">
            <w:pPr>
              <w:pStyle w:val="XML1"/>
              <w:rPr>
                <w:ins w:id="8563" w:author="Thomas Dietz" w:date="2012-08-13T14:15:00Z"/>
              </w:rPr>
            </w:pPr>
            <w:ins w:id="8564" w:author="Thomas Dietz" w:date="2012-08-13T14:15:00Z">
              <w:r>
                <w:t xml:space="preserve">        &lt;/xs:annotation&gt;</w:t>
              </w:r>
            </w:ins>
          </w:p>
          <w:p w14:paraId="63582149" w14:textId="77777777" w:rsidR="00E02224" w:rsidRDefault="00E02224" w:rsidP="00E02224">
            <w:pPr>
              <w:pStyle w:val="XML1"/>
              <w:rPr>
                <w:ins w:id="8565" w:author="Thomas Dietz" w:date="2012-08-13T14:15:00Z"/>
              </w:rPr>
            </w:pPr>
            <w:ins w:id="8566" w:author="Thomas Dietz" w:date="2012-08-13T14:15:00Z">
              <w:r>
                <w:t xml:space="preserve">        &lt;xs:complexType&gt;</w:t>
              </w:r>
            </w:ins>
          </w:p>
          <w:p w14:paraId="4701CDBA" w14:textId="77777777" w:rsidR="00E02224" w:rsidRDefault="00E02224" w:rsidP="00E02224">
            <w:pPr>
              <w:pStyle w:val="XML1"/>
              <w:rPr>
                <w:ins w:id="8567" w:author="Thomas Dietz" w:date="2012-08-13T14:15:00Z"/>
              </w:rPr>
            </w:pPr>
            <w:ins w:id="8568" w:author="Thomas Dietz" w:date="2012-08-13T14:15:00Z">
              <w:r>
                <w:t xml:space="preserve">          &lt;xs:sequence&gt;</w:t>
              </w:r>
            </w:ins>
          </w:p>
          <w:p w14:paraId="2B3E3B1A" w14:textId="77777777" w:rsidR="00E02224" w:rsidRDefault="00E02224" w:rsidP="00E02224">
            <w:pPr>
              <w:pStyle w:val="XML1"/>
              <w:rPr>
                <w:ins w:id="8569" w:author="Thomas Dietz" w:date="2012-08-13T14:15:00Z"/>
              </w:rPr>
            </w:pPr>
            <w:ins w:id="8570" w:author="Thomas Dietz" w:date="2012-08-13T14:15:00Z">
              <w:r>
                <w:t xml:space="preserve">            &lt;xs:element name="oper-state" minOccurs="0"  type="OFUpDownStateType"&gt;</w:t>
              </w:r>
            </w:ins>
          </w:p>
          <w:p w14:paraId="0D6E28D1" w14:textId="77777777" w:rsidR="00E02224" w:rsidRDefault="00E02224" w:rsidP="00E02224">
            <w:pPr>
              <w:pStyle w:val="XML1"/>
              <w:rPr>
                <w:ins w:id="8571" w:author="Thomas Dietz" w:date="2012-08-13T14:15:00Z"/>
              </w:rPr>
            </w:pPr>
            <w:ins w:id="8572" w:author="Thomas Dietz" w:date="2012-08-13T14:15:00Z">
              <w:r>
                <w:t xml:space="preserve">              &lt;xs:annotation&gt;</w:t>
              </w:r>
            </w:ins>
          </w:p>
          <w:p w14:paraId="5620A1A2" w14:textId="77777777" w:rsidR="00E02224" w:rsidRDefault="00E02224" w:rsidP="00E02224">
            <w:pPr>
              <w:pStyle w:val="XML1"/>
              <w:rPr>
                <w:ins w:id="8573" w:author="Thomas Dietz" w:date="2012-08-13T14:15:00Z"/>
              </w:rPr>
            </w:pPr>
            <w:ins w:id="8574" w:author="Thomas Dietz" w:date="2012-08-13T14:15:00Z">
              <w:r>
                <w:t xml:space="preserve">                &lt;xs:documentation&gt;</w:t>
              </w:r>
            </w:ins>
          </w:p>
          <w:p w14:paraId="3CE5972C" w14:textId="77777777" w:rsidR="00E02224" w:rsidRDefault="00E02224" w:rsidP="00E02224">
            <w:pPr>
              <w:pStyle w:val="XML1"/>
              <w:rPr>
                <w:ins w:id="8575" w:author="Thomas Dietz" w:date="2012-08-13T14:15:00Z"/>
              </w:rPr>
            </w:pPr>
            <w:ins w:id="8576" w:author="Thomas Dietz" w:date="2012-08-13T14:15:00Z">
              <w:r>
                <w:t xml:space="preserve">                  If the value of this element is 'down', it </w:t>
              </w:r>
            </w:ins>
          </w:p>
          <w:p w14:paraId="4EE54C39" w14:textId="77777777" w:rsidR="00E02224" w:rsidRDefault="00E02224" w:rsidP="00E02224">
            <w:pPr>
              <w:pStyle w:val="XML1"/>
              <w:rPr>
                <w:ins w:id="8577" w:author="Thomas Dietz" w:date="2012-08-13T14:15:00Z"/>
              </w:rPr>
            </w:pPr>
            <w:ins w:id="8578" w:author="Thomas Dietz" w:date="2012-08-13T14:15:00Z">
              <w:r>
                <w:t xml:space="preserve">                  indicates that there is no physical link present.</w:t>
              </w:r>
            </w:ins>
          </w:p>
          <w:p w14:paraId="4DAA0D5C" w14:textId="77777777" w:rsidR="00E02224" w:rsidRDefault="00E02224" w:rsidP="00E02224">
            <w:pPr>
              <w:pStyle w:val="XML1"/>
              <w:rPr>
                <w:ins w:id="8579" w:author="Thomas Dietz" w:date="2012-08-13T14:15:00Z"/>
              </w:rPr>
            </w:pPr>
            <w:ins w:id="8580" w:author="Thomas Dietz" w:date="2012-08-13T14:15:00Z">
              <w:r>
                <w:t xml:space="preserve">                &lt;/xs:documentation&gt;</w:t>
              </w:r>
            </w:ins>
          </w:p>
          <w:p w14:paraId="0FCF566B" w14:textId="77777777" w:rsidR="00E02224" w:rsidRDefault="00E02224" w:rsidP="00E02224">
            <w:pPr>
              <w:pStyle w:val="XML1"/>
              <w:rPr>
                <w:ins w:id="8581" w:author="Thomas Dietz" w:date="2012-08-13T14:15:00Z"/>
              </w:rPr>
            </w:pPr>
            <w:ins w:id="8582" w:author="Thomas Dietz" w:date="2012-08-13T14:15:00Z">
              <w:r>
                <w:t xml:space="preserve">              &lt;/xs:annotation&gt;</w:t>
              </w:r>
            </w:ins>
          </w:p>
          <w:p w14:paraId="2033121A" w14:textId="77777777" w:rsidR="00E02224" w:rsidRDefault="00E02224" w:rsidP="00E02224">
            <w:pPr>
              <w:pStyle w:val="XML1"/>
              <w:rPr>
                <w:ins w:id="8583" w:author="Thomas Dietz" w:date="2012-08-13T14:15:00Z"/>
              </w:rPr>
            </w:pPr>
            <w:ins w:id="8584" w:author="Thomas Dietz" w:date="2012-08-13T14:15:00Z">
              <w:r>
                <w:t xml:space="preserve">            &lt;/xs:element&gt;</w:t>
              </w:r>
            </w:ins>
          </w:p>
          <w:p w14:paraId="624A3101" w14:textId="77777777" w:rsidR="00E02224" w:rsidRDefault="00E02224" w:rsidP="00E02224">
            <w:pPr>
              <w:pStyle w:val="XML1"/>
              <w:rPr>
                <w:ins w:id="8585" w:author="Thomas Dietz" w:date="2012-08-13T14:15:00Z"/>
              </w:rPr>
            </w:pPr>
            <w:ins w:id="8586" w:author="Thomas Dietz" w:date="2012-08-13T14:15:00Z">
              <w:r>
                <w:t xml:space="preserve">            &lt;xs:element name="blocked" minOccurs="0"  type="xs:boolean"&gt;</w:t>
              </w:r>
            </w:ins>
          </w:p>
          <w:p w14:paraId="5346F118" w14:textId="77777777" w:rsidR="00E02224" w:rsidRDefault="00E02224" w:rsidP="00E02224">
            <w:pPr>
              <w:pStyle w:val="XML1"/>
              <w:rPr>
                <w:ins w:id="8587" w:author="Thomas Dietz" w:date="2012-08-13T14:15:00Z"/>
              </w:rPr>
            </w:pPr>
            <w:ins w:id="8588" w:author="Thomas Dietz" w:date="2012-08-13T14:15:00Z">
              <w:r>
                <w:t xml:space="preserve">              &lt;xs:annotation&gt;</w:t>
              </w:r>
            </w:ins>
          </w:p>
          <w:p w14:paraId="639BF79D" w14:textId="77777777" w:rsidR="00E02224" w:rsidRDefault="00E02224" w:rsidP="00E02224">
            <w:pPr>
              <w:pStyle w:val="XML1"/>
              <w:rPr>
                <w:ins w:id="8589" w:author="Thomas Dietz" w:date="2012-08-13T14:15:00Z"/>
              </w:rPr>
            </w:pPr>
            <w:ins w:id="8590" w:author="Thomas Dietz" w:date="2012-08-13T14:15:00Z">
              <w:r>
                <w:t xml:space="preserve">                &lt;xs:documentation&gt;</w:t>
              </w:r>
            </w:ins>
          </w:p>
          <w:p w14:paraId="71773054" w14:textId="77777777" w:rsidR="00E02224" w:rsidRDefault="00E02224" w:rsidP="00E02224">
            <w:pPr>
              <w:pStyle w:val="XML1"/>
              <w:rPr>
                <w:ins w:id="8591" w:author="Thomas Dietz" w:date="2012-08-13T14:15:00Z"/>
              </w:rPr>
            </w:pPr>
            <w:ins w:id="8592" w:author="Thomas Dietz" w:date="2012-08-13T14:15:00Z">
              <w:r>
                <w:t xml:space="preserve">                  If the value of this element is 'true', it </w:t>
              </w:r>
            </w:ins>
          </w:p>
          <w:p w14:paraId="0485EEBF" w14:textId="77777777" w:rsidR="00E02224" w:rsidRDefault="00E02224" w:rsidP="00E02224">
            <w:pPr>
              <w:pStyle w:val="XML1"/>
              <w:rPr>
                <w:ins w:id="8593" w:author="Thomas Dietz" w:date="2012-08-13T14:15:00Z"/>
              </w:rPr>
            </w:pPr>
            <w:ins w:id="8594" w:author="Thomas Dietz" w:date="2012-08-13T14:15:00Z">
              <w:r>
                <w:t xml:space="preserve">                  indicates that a switch protocol outside of OpenFlow,</w:t>
              </w:r>
            </w:ins>
          </w:p>
          <w:p w14:paraId="2124BBFA" w14:textId="77777777" w:rsidR="00E02224" w:rsidRDefault="00E02224" w:rsidP="00E02224">
            <w:pPr>
              <w:pStyle w:val="XML1"/>
              <w:rPr>
                <w:ins w:id="8595" w:author="Thomas Dietz" w:date="2012-08-13T14:15:00Z"/>
              </w:rPr>
            </w:pPr>
            <w:ins w:id="8596" w:author="Thomas Dietz" w:date="2012-08-13T14:15:00Z">
              <w:r>
                <w:t xml:space="preserve">                  such as 802.1D Spanning Tree, is preventing the use of</w:t>
              </w:r>
            </w:ins>
          </w:p>
          <w:p w14:paraId="194C2E34" w14:textId="77777777" w:rsidR="00E02224" w:rsidRDefault="00E02224" w:rsidP="00E02224">
            <w:pPr>
              <w:pStyle w:val="XML1"/>
              <w:rPr>
                <w:ins w:id="8597" w:author="Thomas Dietz" w:date="2012-08-13T14:15:00Z"/>
              </w:rPr>
            </w:pPr>
            <w:ins w:id="8598" w:author="Thomas Dietz" w:date="2012-08-13T14:15:00Z">
              <w:r>
                <w:t xml:space="preserve">                  this OpenFlow port for OpenFlow flooding.</w:t>
              </w:r>
            </w:ins>
          </w:p>
          <w:p w14:paraId="1A954634" w14:textId="77777777" w:rsidR="00E02224" w:rsidRDefault="00E02224" w:rsidP="00E02224">
            <w:pPr>
              <w:pStyle w:val="XML1"/>
              <w:rPr>
                <w:ins w:id="8599" w:author="Thomas Dietz" w:date="2012-08-13T14:15:00Z"/>
              </w:rPr>
            </w:pPr>
            <w:ins w:id="8600" w:author="Thomas Dietz" w:date="2012-08-13T14:15:00Z">
              <w:r>
                <w:t xml:space="preserve">                &lt;/xs:documentation&gt;</w:t>
              </w:r>
            </w:ins>
          </w:p>
          <w:p w14:paraId="6BB2ED0A" w14:textId="77777777" w:rsidR="00E02224" w:rsidRDefault="00E02224" w:rsidP="00E02224">
            <w:pPr>
              <w:pStyle w:val="XML1"/>
              <w:rPr>
                <w:ins w:id="8601" w:author="Thomas Dietz" w:date="2012-08-13T14:15:00Z"/>
              </w:rPr>
            </w:pPr>
            <w:ins w:id="8602" w:author="Thomas Dietz" w:date="2012-08-13T14:15:00Z">
              <w:r>
                <w:t xml:space="preserve">              &lt;/xs:annotation&gt;</w:t>
              </w:r>
            </w:ins>
          </w:p>
          <w:p w14:paraId="4A3C82A8" w14:textId="77777777" w:rsidR="00E02224" w:rsidRDefault="00E02224" w:rsidP="00E02224">
            <w:pPr>
              <w:pStyle w:val="XML1"/>
              <w:rPr>
                <w:ins w:id="8603" w:author="Thomas Dietz" w:date="2012-08-13T14:15:00Z"/>
              </w:rPr>
            </w:pPr>
            <w:ins w:id="8604" w:author="Thomas Dietz" w:date="2012-08-13T14:15:00Z">
              <w:r>
                <w:t xml:space="preserve">            &lt;/xs:element&gt;</w:t>
              </w:r>
            </w:ins>
          </w:p>
          <w:p w14:paraId="0E6D41C6" w14:textId="77777777" w:rsidR="00E02224" w:rsidRDefault="00E02224" w:rsidP="00E02224">
            <w:pPr>
              <w:pStyle w:val="XML1"/>
              <w:rPr>
                <w:ins w:id="8605" w:author="Thomas Dietz" w:date="2012-08-13T14:15:00Z"/>
              </w:rPr>
            </w:pPr>
            <w:ins w:id="8606" w:author="Thomas Dietz" w:date="2012-08-13T14:15:00Z">
              <w:r>
                <w:t xml:space="preserve">            &lt;xs:element name="live" minOccurs="0"  type="xs:boolean"&gt;</w:t>
              </w:r>
            </w:ins>
          </w:p>
          <w:p w14:paraId="1080FB23" w14:textId="77777777" w:rsidR="00E02224" w:rsidRDefault="00E02224" w:rsidP="00E02224">
            <w:pPr>
              <w:pStyle w:val="XML1"/>
              <w:rPr>
                <w:ins w:id="8607" w:author="Thomas Dietz" w:date="2012-08-13T14:15:00Z"/>
              </w:rPr>
            </w:pPr>
            <w:ins w:id="8608" w:author="Thomas Dietz" w:date="2012-08-13T14:15:00Z">
              <w:r>
                <w:t xml:space="preserve">              &lt;xs:annotation&gt;</w:t>
              </w:r>
            </w:ins>
          </w:p>
          <w:p w14:paraId="3F2F15A7" w14:textId="77777777" w:rsidR="00E02224" w:rsidRDefault="00E02224" w:rsidP="00E02224">
            <w:pPr>
              <w:pStyle w:val="XML1"/>
              <w:rPr>
                <w:ins w:id="8609" w:author="Thomas Dietz" w:date="2012-08-13T14:15:00Z"/>
              </w:rPr>
            </w:pPr>
            <w:ins w:id="8610" w:author="Thomas Dietz" w:date="2012-08-13T14:15:00Z">
              <w:r>
                <w:t xml:space="preserve">                &lt;xs:documentation&gt;</w:t>
              </w:r>
            </w:ins>
          </w:p>
          <w:p w14:paraId="0C5E7A64" w14:textId="77777777" w:rsidR="00E02224" w:rsidRDefault="00E02224" w:rsidP="00E02224">
            <w:pPr>
              <w:pStyle w:val="XML1"/>
              <w:rPr>
                <w:ins w:id="8611" w:author="Thomas Dietz" w:date="2012-08-13T14:15:00Z"/>
              </w:rPr>
            </w:pPr>
            <w:ins w:id="8612" w:author="Thomas Dietz" w:date="2012-08-13T14:15:00Z">
              <w:r>
                <w:t xml:space="preserve">                  If the value of this element is 'true', it </w:t>
              </w:r>
            </w:ins>
          </w:p>
          <w:p w14:paraId="1F8A1630" w14:textId="77777777" w:rsidR="00E02224" w:rsidRDefault="00E02224" w:rsidP="00E02224">
            <w:pPr>
              <w:pStyle w:val="XML1"/>
              <w:rPr>
                <w:ins w:id="8613" w:author="Thomas Dietz" w:date="2012-08-13T14:15:00Z"/>
              </w:rPr>
            </w:pPr>
            <w:ins w:id="8614" w:author="Thomas Dietz" w:date="2012-08-13T14:15:00Z">
              <w:r>
                <w:t xml:space="preserve">                  indicates that this OpenFlow Port is live and can be used</w:t>
              </w:r>
            </w:ins>
          </w:p>
          <w:p w14:paraId="0F81EA56" w14:textId="77777777" w:rsidR="00E02224" w:rsidRDefault="00E02224" w:rsidP="00E02224">
            <w:pPr>
              <w:pStyle w:val="XML1"/>
              <w:rPr>
                <w:ins w:id="8615" w:author="Thomas Dietz" w:date="2012-08-13T14:15:00Z"/>
              </w:rPr>
            </w:pPr>
            <w:ins w:id="8616" w:author="Thomas Dietz" w:date="2012-08-13T14:15:00Z">
              <w:r>
                <w:t xml:space="preserve">                  for fast failover.</w:t>
              </w:r>
            </w:ins>
          </w:p>
          <w:p w14:paraId="06078FE1" w14:textId="77777777" w:rsidR="00E02224" w:rsidRDefault="00E02224" w:rsidP="00E02224">
            <w:pPr>
              <w:pStyle w:val="XML1"/>
              <w:rPr>
                <w:ins w:id="8617" w:author="Thomas Dietz" w:date="2012-08-13T14:15:00Z"/>
              </w:rPr>
            </w:pPr>
            <w:ins w:id="8618" w:author="Thomas Dietz" w:date="2012-08-13T14:15:00Z">
              <w:r>
                <w:t xml:space="preserve">                &lt;/xs:documentation&gt;</w:t>
              </w:r>
            </w:ins>
          </w:p>
          <w:p w14:paraId="6B276BC6" w14:textId="77777777" w:rsidR="00E02224" w:rsidRDefault="00E02224" w:rsidP="00E02224">
            <w:pPr>
              <w:pStyle w:val="XML1"/>
              <w:rPr>
                <w:ins w:id="8619" w:author="Thomas Dietz" w:date="2012-08-13T14:15:00Z"/>
              </w:rPr>
            </w:pPr>
            <w:ins w:id="8620" w:author="Thomas Dietz" w:date="2012-08-13T14:15:00Z">
              <w:r>
                <w:lastRenderedPageBreak/>
                <w:t xml:space="preserve">              &lt;/xs:annotation&gt;</w:t>
              </w:r>
            </w:ins>
          </w:p>
          <w:p w14:paraId="625E7E3E" w14:textId="77777777" w:rsidR="00E02224" w:rsidRDefault="00E02224" w:rsidP="00E02224">
            <w:pPr>
              <w:pStyle w:val="XML1"/>
              <w:rPr>
                <w:ins w:id="8621" w:author="Thomas Dietz" w:date="2012-08-13T14:15:00Z"/>
              </w:rPr>
            </w:pPr>
            <w:ins w:id="8622" w:author="Thomas Dietz" w:date="2012-08-13T14:15:00Z">
              <w:r>
                <w:t xml:space="preserve">            &lt;/xs:element&gt;</w:t>
              </w:r>
            </w:ins>
          </w:p>
          <w:p w14:paraId="5E1DFF57" w14:textId="77777777" w:rsidR="00E02224" w:rsidRDefault="00E02224" w:rsidP="00E02224">
            <w:pPr>
              <w:pStyle w:val="XML1"/>
              <w:rPr>
                <w:ins w:id="8623" w:author="Thomas Dietz" w:date="2012-08-13T14:15:00Z"/>
              </w:rPr>
            </w:pPr>
            <w:ins w:id="8624" w:author="Thomas Dietz" w:date="2012-08-13T14:15:00Z">
              <w:r>
                <w:t xml:space="preserve">          &lt;/xs:sequence&gt;</w:t>
              </w:r>
            </w:ins>
          </w:p>
          <w:p w14:paraId="3FD99F3F" w14:textId="77777777" w:rsidR="00E02224" w:rsidRDefault="00E02224" w:rsidP="00E02224">
            <w:pPr>
              <w:pStyle w:val="XML1"/>
              <w:rPr>
                <w:ins w:id="8625" w:author="Thomas Dietz" w:date="2012-08-13T14:15:00Z"/>
              </w:rPr>
            </w:pPr>
            <w:ins w:id="8626" w:author="Thomas Dietz" w:date="2012-08-13T14:15:00Z">
              <w:r>
                <w:t xml:space="preserve">        &lt;/xs:complexType&gt;</w:t>
              </w:r>
            </w:ins>
          </w:p>
          <w:p w14:paraId="1ABF0A48" w14:textId="77777777" w:rsidR="00E02224" w:rsidRDefault="00E02224" w:rsidP="00E02224">
            <w:pPr>
              <w:pStyle w:val="XML1"/>
              <w:rPr>
                <w:ins w:id="8627" w:author="Thomas Dietz" w:date="2012-08-13T14:15:00Z"/>
              </w:rPr>
            </w:pPr>
            <w:ins w:id="8628" w:author="Thomas Dietz" w:date="2012-08-13T14:15:00Z">
              <w:r>
                <w:t xml:space="preserve">      &lt;/xs:element&gt;</w:t>
              </w:r>
            </w:ins>
          </w:p>
          <w:p w14:paraId="2DFA3031" w14:textId="77777777" w:rsidR="00E02224" w:rsidRDefault="00E02224" w:rsidP="00E02224">
            <w:pPr>
              <w:pStyle w:val="XML1"/>
              <w:rPr>
                <w:ins w:id="8629" w:author="Thomas Dietz" w:date="2012-08-13T14:15:00Z"/>
              </w:rPr>
            </w:pPr>
            <w:ins w:id="8630" w:author="Thomas Dietz" w:date="2012-08-13T14:15:00Z">
              <w:r>
                <w:t xml:space="preserve">      &lt;xs:element name="features"&gt;</w:t>
              </w:r>
            </w:ins>
          </w:p>
          <w:p w14:paraId="72179EF1" w14:textId="77777777" w:rsidR="00E02224" w:rsidRDefault="00E02224" w:rsidP="00E02224">
            <w:pPr>
              <w:pStyle w:val="XML1"/>
              <w:rPr>
                <w:ins w:id="8631" w:author="Thomas Dietz" w:date="2012-08-13T14:15:00Z"/>
              </w:rPr>
            </w:pPr>
            <w:ins w:id="8632" w:author="Thomas Dietz" w:date="2012-08-13T14:15:00Z">
              <w:r>
                <w:t xml:space="preserve">        &lt;xs:complexType&gt;</w:t>
              </w:r>
            </w:ins>
          </w:p>
          <w:p w14:paraId="0F3966E9" w14:textId="77777777" w:rsidR="00E02224" w:rsidRDefault="00E02224" w:rsidP="00E02224">
            <w:pPr>
              <w:pStyle w:val="XML1"/>
              <w:rPr>
                <w:ins w:id="8633" w:author="Thomas Dietz" w:date="2012-08-13T14:15:00Z"/>
              </w:rPr>
            </w:pPr>
            <w:ins w:id="8634" w:author="Thomas Dietz" w:date="2012-08-13T14:15:00Z">
              <w:r>
                <w:t xml:space="preserve">          &lt;xs:sequence&gt;</w:t>
              </w:r>
            </w:ins>
          </w:p>
          <w:p w14:paraId="282DA694" w14:textId="77777777" w:rsidR="00E02224" w:rsidRDefault="00E02224" w:rsidP="00E02224">
            <w:pPr>
              <w:pStyle w:val="XML1"/>
              <w:rPr>
                <w:ins w:id="8635" w:author="Thomas Dietz" w:date="2012-08-13T14:15:00Z"/>
              </w:rPr>
            </w:pPr>
            <w:ins w:id="8636" w:author="Thomas Dietz" w:date="2012-08-13T14:15:00Z">
              <w:r>
                <w:t xml:space="preserve">            &lt;xs:element name="current" minOccurs="0"&gt;</w:t>
              </w:r>
            </w:ins>
          </w:p>
          <w:p w14:paraId="7A5C3C80" w14:textId="77777777" w:rsidR="00E02224" w:rsidRDefault="00E02224" w:rsidP="00E02224">
            <w:pPr>
              <w:pStyle w:val="XML1"/>
              <w:rPr>
                <w:ins w:id="8637" w:author="Thomas Dietz" w:date="2012-08-13T14:15:00Z"/>
              </w:rPr>
            </w:pPr>
            <w:ins w:id="8638" w:author="Thomas Dietz" w:date="2012-08-13T14:15:00Z">
              <w:r>
                <w:t xml:space="preserve">              &lt;xs:annotation&gt;</w:t>
              </w:r>
            </w:ins>
          </w:p>
          <w:p w14:paraId="3F89F84E" w14:textId="77777777" w:rsidR="00E02224" w:rsidRDefault="00E02224" w:rsidP="00E02224">
            <w:pPr>
              <w:pStyle w:val="XML1"/>
              <w:rPr>
                <w:ins w:id="8639" w:author="Thomas Dietz" w:date="2012-08-13T14:15:00Z"/>
              </w:rPr>
            </w:pPr>
            <w:ins w:id="8640" w:author="Thomas Dietz" w:date="2012-08-13T14:15:00Z">
              <w:r>
                <w:t xml:space="preserve">                &lt;xs:documentation&gt;</w:t>
              </w:r>
            </w:ins>
          </w:p>
          <w:p w14:paraId="2B07A147" w14:textId="77777777" w:rsidR="00E02224" w:rsidRDefault="00E02224" w:rsidP="00E02224">
            <w:pPr>
              <w:pStyle w:val="XML1"/>
              <w:rPr>
                <w:ins w:id="8641" w:author="Thomas Dietz" w:date="2012-08-13T14:15:00Z"/>
              </w:rPr>
            </w:pPr>
            <w:ins w:id="8642" w:author="Thomas Dietz" w:date="2012-08-13T14:15:00Z">
              <w:r>
                <w:t xml:space="preserve">                  The features (rates, duplex, etc.) of the</w:t>
              </w:r>
            </w:ins>
          </w:p>
          <w:p w14:paraId="5EC2EB92" w14:textId="77777777" w:rsidR="00E02224" w:rsidRDefault="00E02224" w:rsidP="00E02224">
            <w:pPr>
              <w:pStyle w:val="XML1"/>
              <w:rPr>
                <w:ins w:id="8643" w:author="Thomas Dietz" w:date="2012-08-13T14:15:00Z"/>
              </w:rPr>
            </w:pPr>
            <w:ins w:id="8644" w:author="Thomas Dietz" w:date="2012-08-13T14:15:00Z">
              <w:r>
                <w:t xml:space="preserve">                  port, that are currently in use.</w:t>
              </w:r>
            </w:ins>
          </w:p>
          <w:p w14:paraId="76D42484" w14:textId="77777777" w:rsidR="00E02224" w:rsidRDefault="00E02224" w:rsidP="00E02224">
            <w:pPr>
              <w:pStyle w:val="XML1"/>
              <w:rPr>
                <w:ins w:id="8645" w:author="Thomas Dietz" w:date="2012-08-13T14:15:00Z"/>
              </w:rPr>
            </w:pPr>
          </w:p>
          <w:p w14:paraId="4389CC0C" w14:textId="77777777" w:rsidR="00E02224" w:rsidRDefault="00E02224" w:rsidP="00E02224">
            <w:pPr>
              <w:pStyle w:val="XML1"/>
              <w:rPr>
                <w:ins w:id="8646" w:author="Thomas Dietz" w:date="2012-08-13T14:15:00Z"/>
              </w:rPr>
            </w:pPr>
            <w:ins w:id="8647" w:author="Thomas Dietz" w:date="2012-08-13T14:15:00Z">
              <w:r>
                <w:t xml:space="preserve">                  Children of this element are not configurable and can</w:t>
              </w:r>
            </w:ins>
          </w:p>
          <w:p w14:paraId="1865B803" w14:textId="77777777" w:rsidR="00E02224" w:rsidRDefault="00E02224" w:rsidP="00E02224">
            <w:pPr>
              <w:pStyle w:val="XML1"/>
              <w:rPr>
                <w:ins w:id="8648" w:author="Thomas Dietz" w:date="2012-08-13T14:15:00Z"/>
              </w:rPr>
            </w:pPr>
            <w:ins w:id="8649" w:author="Thomas Dietz" w:date="2012-08-13T14:15:00Z">
              <w:r>
                <w:t xml:space="preserve">                  only be retrieved by NETCONF &amp;lt;get&amp;gt; operations. Attemps to</w:t>
              </w:r>
            </w:ins>
          </w:p>
          <w:p w14:paraId="115101CA" w14:textId="77777777" w:rsidR="00E02224" w:rsidRDefault="00E02224" w:rsidP="00E02224">
            <w:pPr>
              <w:pStyle w:val="XML1"/>
              <w:rPr>
                <w:ins w:id="8650" w:author="Thomas Dietz" w:date="2012-08-13T14:15:00Z"/>
              </w:rPr>
            </w:pPr>
            <w:ins w:id="8651" w:author="Thomas Dietz" w:date="2012-08-13T14:15:00Z">
              <w:r>
                <w:t xml:space="preserve">                  modify this element and its children with a NETCONF</w:t>
              </w:r>
            </w:ins>
          </w:p>
          <w:p w14:paraId="6BBE6CC9" w14:textId="77777777" w:rsidR="00E02224" w:rsidRDefault="00E02224" w:rsidP="00E02224">
            <w:pPr>
              <w:pStyle w:val="XML1"/>
              <w:rPr>
                <w:ins w:id="8652" w:author="Thomas Dietz" w:date="2012-08-13T14:15:00Z"/>
              </w:rPr>
            </w:pPr>
            <w:ins w:id="8653" w:author="Thomas Dietz" w:date="2012-08-13T14:15:00Z">
              <w:r>
                <w:t xml:space="preserve">                  &amp;lt;edit-config&amp;gt; operation MUST result in an</w:t>
              </w:r>
            </w:ins>
          </w:p>
          <w:p w14:paraId="03604306" w14:textId="77777777" w:rsidR="00E02224" w:rsidRDefault="00E02224" w:rsidP="00E02224">
            <w:pPr>
              <w:pStyle w:val="XML1"/>
              <w:rPr>
                <w:ins w:id="8654" w:author="Thomas Dietz" w:date="2012-08-13T14:15:00Z"/>
              </w:rPr>
            </w:pPr>
            <w:ins w:id="8655" w:author="Thomas Dietz" w:date="2012-08-13T14:15:00Z">
              <w:r>
                <w:t xml:space="preserve">                  'operation-not-supported' error with type</w:t>
              </w:r>
            </w:ins>
          </w:p>
          <w:p w14:paraId="1EF7F527" w14:textId="77777777" w:rsidR="00E02224" w:rsidRDefault="00E02224" w:rsidP="00E02224">
            <w:pPr>
              <w:pStyle w:val="XML1"/>
              <w:rPr>
                <w:ins w:id="8656" w:author="Thomas Dietz" w:date="2012-08-13T14:15:00Z"/>
              </w:rPr>
            </w:pPr>
            <w:ins w:id="8657" w:author="Thomas Dietz" w:date="2012-08-13T14:15:00Z">
              <w:r>
                <w:t xml:space="preserve">                  'application'.</w:t>
              </w:r>
            </w:ins>
          </w:p>
          <w:p w14:paraId="2984A6F2" w14:textId="77777777" w:rsidR="00E02224" w:rsidRDefault="00E02224" w:rsidP="00E02224">
            <w:pPr>
              <w:pStyle w:val="XML1"/>
              <w:rPr>
                <w:ins w:id="8658" w:author="Thomas Dietz" w:date="2012-08-13T14:15:00Z"/>
              </w:rPr>
            </w:pPr>
            <w:ins w:id="8659" w:author="Thomas Dietz" w:date="2012-08-13T14:15:00Z">
              <w:r>
                <w:t xml:space="preserve">                &lt;/xs:documentation&gt;</w:t>
              </w:r>
            </w:ins>
          </w:p>
          <w:p w14:paraId="61055A38" w14:textId="77777777" w:rsidR="00E02224" w:rsidRDefault="00E02224" w:rsidP="00E02224">
            <w:pPr>
              <w:pStyle w:val="XML1"/>
              <w:rPr>
                <w:ins w:id="8660" w:author="Thomas Dietz" w:date="2012-08-13T14:15:00Z"/>
              </w:rPr>
            </w:pPr>
            <w:ins w:id="8661" w:author="Thomas Dietz" w:date="2012-08-13T14:15:00Z">
              <w:r>
                <w:t xml:space="preserve">              &lt;/xs:annotation&gt;</w:t>
              </w:r>
            </w:ins>
          </w:p>
          <w:p w14:paraId="2562FB0D" w14:textId="77777777" w:rsidR="00E02224" w:rsidRDefault="00E02224" w:rsidP="00E02224">
            <w:pPr>
              <w:pStyle w:val="XML1"/>
              <w:rPr>
                <w:ins w:id="8662" w:author="Thomas Dietz" w:date="2012-08-13T14:15:00Z"/>
              </w:rPr>
            </w:pPr>
            <w:ins w:id="8663" w:author="Thomas Dietz" w:date="2012-08-13T14:15:00Z">
              <w:r>
                <w:t xml:space="preserve">              &lt;xs:complexType&gt;</w:t>
              </w:r>
            </w:ins>
          </w:p>
          <w:p w14:paraId="6145D9FE" w14:textId="77777777" w:rsidR="00E02224" w:rsidRDefault="00E02224" w:rsidP="00E02224">
            <w:pPr>
              <w:pStyle w:val="XML1"/>
              <w:rPr>
                <w:ins w:id="8664" w:author="Thomas Dietz" w:date="2012-08-13T14:15:00Z"/>
              </w:rPr>
            </w:pPr>
            <w:ins w:id="8665" w:author="Thomas Dietz" w:date="2012-08-13T14:15:00Z">
              <w:r>
                <w:t xml:space="preserve">                &lt;xs:sequence&gt;</w:t>
              </w:r>
            </w:ins>
          </w:p>
          <w:p w14:paraId="4FC8CEEC" w14:textId="77777777" w:rsidR="00E02224" w:rsidRDefault="00E02224" w:rsidP="00E02224">
            <w:pPr>
              <w:pStyle w:val="XML1"/>
              <w:rPr>
                <w:ins w:id="8666" w:author="Thomas Dietz" w:date="2012-08-13T14:15:00Z"/>
              </w:rPr>
            </w:pPr>
            <w:ins w:id="8667" w:author="Thomas Dietz" w:date="2012-08-13T14:15:00Z">
              <w:r>
                <w:t xml:space="preserve">                  &lt;xs:group ref="OFPortCurrentFeatureListType"/&gt;</w:t>
              </w:r>
            </w:ins>
          </w:p>
          <w:p w14:paraId="65B711EB" w14:textId="77777777" w:rsidR="00E02224" w:rsidRDefault="00E02224" w:rsidP="00E02224">
            <w:pPr>
              <w:pStyle w:val="XML1"/>
              <w:rPr>
                <w:ins w:id="8668" w:author="Thomas Dietz" w:date="2012-08-13T14:15:00Z"/>
              </w:rPr>
            </w:pPr>
            <w:ins w:id="8669" w:author="Thomas Dietz" w:date="2012-08-13T14:15:00Z">
              <w:r>
                <w:t xml:space="preserve">                &lt;/xs:sequence&gt;</w:t>
              </w:r>
            </w:ins>
          </w:p>
          <w:p w14:paraId="3B374A93" w14:textId="77777777" w:rsidR="00E02224" w:rsidRDefault="00E02224" w:rsidP="00E02224">
            <w:pPr>
              <w:pStyle w:val="XML1"/>
              <w:rPr>
                <w:ins w:id="8670" w:author="Thomas Dietz" w:date="2012-08-13T14:15:00Z"/>
              </w:rPr>
            </w:pPr>
            <w:ins w:id="8671" w:author="Thomas Dietz" w:date="2012-08-13T14:15:00Z">
              <w:r>
                <w:t xml:space="preserve">              &lt;/xs:complexType&gt;</w:t>
              </w:r>
            </w:ins>
          </w:p>
          <w:p w14:paraId="5334B9F3" w14:textId="77777777" w:rsidR="00E02224" w:rsidRDefault="00E02224" w:rsidP="00E02224">
            <w:pPr>
              <w:pStyle w:val="XML1"/>
              <w:rPr>
                <w:ins w:id="8672" w:author="Thomas Dietz" w:date="2012-08-13T14:15:00Z"/>
              </w:rPr>
            </w:pPr>
            <w:ins w:id="8673" w:author="Thomas Dietz" w:date="2012-08-13T14:15:00Z">
              <w:r>
                <w:t xml:space="preserve">            &lt;/xs:element&gt;</w:t>
              </w:r>
            </w:ins>
          </w:p>
          <w:p w14:paraId="28CE833C" w14:textId="77777777" w:rsidR="00E02224" w:rsidRDefault="00E02224" w:rsidP="00E02224">
            <w:pPr>
              <w:pStyle w:val="XML1"/>
              <w:rPr>
                <w:ins w:id="8674" w:author="Thomas Dietz" w:date="2012-08-13T14:15:00Z"/>
              </w:rPr>
            </w:pPr>
            <w:ins w:id="8675" w:author="Thomas Dietz" w:date="2012-08-13T14:15:00Z">
              <w:r>
                <w:t xml:space="preserve">            &lt;xs:element name="advertised" minOccurs="0"&gt;</w:t>
              </w:r>
            </w:ins>
          </w:p>
          <w:p w14:paraId="158D541D" w14:textId="77777777" w:rsidR="00E02224" w:rsidRDefault="00E02224" w:rsidP="00E02224">
            <w:pPr>
              <w:pStyle w:val="XML1"/>
              <w:rPr>
                <w:ins w:id="8676" w:author="Thomas Dietz" w:date="2012-08-13T14:15:00Z"/>
              </w:rPr>
            </w:pPr>
            <w:ins w:id="8677" w:author="Thomas Dietz" w:date="2012-08-13T14:15:00Z">
              <w:r>
                <w:t xml:space="preserve">              &lt;xs:annotation&gt;</w:t>
              </w:r>
            </w:ins>
          </w:p>
          <w:p w14:paraId="69E0A2AA" w14:textId="77777777" w:rsidR="00E02224" w:rsidRDefault="00E02224" w:rsidP="00E02224">
            <w:pPr>
              <w:pStyle w:val="XML1"/>
              <w:rPr>
                <w:ins w:id="8678" w:author="Thomas Dietz" w:date="2012-08-13T14:15:00Z"/>
              </w:rPr>
            </w:pPr>
            <w:ins w:id="8679" w:author="Thomas Dietz" w:date="2012-08-13T14:15:00Z">
              <w:r>
                <w:t xml:space="preserve">                &lt;xs:documentation&gt;</w:t>
              </w:r>
            </w:ins>
          </w:p>
          <w:p w14:paraId="69CD548F" w14:textId="77777777" w:rsidR="00E02224" w:rsidRDefault="00E02224" w:rsidP="00E02224">
            <w:pPr>
              <w:pStyle w:val="XML1"/>
              <w:rPr>
                <w:ins w:id="8680" w:author="Thomas Dietz" w:date="2012-08-13T14:15:00Z"/>
              </w:rPr>
            </w:pPr>
            <w:ins w:id="8681" w:author="Thomas Dietz" w:date="2012-08-13T14:15:00Z">
              <w:r>
                <w:t xml:space="preserve">                  The features (rates, duplex, etc.) of the</w:t>
              </w:r>
            </w:ins>
          </w:p>
          <w:p w14:paraId="0531D502" w14:textId="77777777" w:rsidR="00E02224" w:rsidRDefault="00E02224" w:rsidP="00E02224">
            <w:pPr>
              <w:pStyle w:val="XML1"/>
              <w:rPr>
                <w:ins w:id="8682" w:author="Thomas Dietz" w:date="2012-08-13T14:15:00Z"/>
              </w:rPr>
            </w:pPr>
            <w:ins w:id="8683" w:author="Thomas Dietz" w:date="2012-08-13T14:15:00Z">
              <w:r>
                <w:t xml:space="preserve">                  port, that are advertised to the peer port.</w:t>
              </w:r>
            </w:ins>
          </w:p>
          <w:p w14:paraId="63C56625" w14:textId="77777777" w:rsidR="00E02224" w:rsidRDefault="00E02224" w:rsidP="00E02224">
            <w:pPr>
              <w:pStyle w:val="XML1"/>
              <w:rPr>
                <w:ins w:id="8684" w:author="Thomas Dietz" w:date="2012-08-13T14:15:00Z"/>
              </w:rPr>
            </w:pPr>
          </w:p>
          <w:p w14:paraId="26EC9107" w14:textId="77777777" w:rsidR="00E02224" w:rsidRDefault="00E02224" w:rsidP="00E02224">
            <w:pPr>
              <w:pStyle w:val="XML1"/>
              <w:rPr>
                <w:ins w:id="8685" w:author="Thomas Dietz" w:date="2012-08-13T14:15:00Z"/>
              </w:rPr>
            </w:pPr>
            <w:ins w:id="8686" w:author="Thomas Dietz" w:date="2012-08-13T14:15:00Z">
              <w:r>
                <w:t xml:space="preserve">                  NETCONF &amp;lt;edit-config&amp;gt; operations MUST be implemented as </w:t>
              </w:r>
            </w:ins>
          </w:p>
          <w:p w14:paraId="5C848F7C" w14:textId="77777777" w:rsidR="00E02224" w:rsidRDefault="00E02224" w:rsidP="00E02224">
            <w:pPr>
              <w:pStyle w:val="XML1"/>
              <w:rPr>
                <w:ins w:id="8687" w:author="Thomas Dietz" w:date="2012-08-13T14:15:00Z"/>
              </w:rPr>
            </w:pPr>
            <w:ins w:id="8688" w:author="Thomas Dietz" w:date="2012-08-13T14:15:00Z">
              <w:r>
                <w:t xml:space="preserve">                  follows: </w:t>
              </w:r>
            </w:ins>
          </w:p>
          <w:p w14:paraId="64816EFF" w14:textId="77777777" w:rsidR="00E02224" w:rsidRDefault="00E02224" w:rsidP="00E02224">
            <w:pPr>
              <w:pStyle w:val="XML1"/>
              <w:rPr>
                <w:ins w:id="8689" w:author="Thomas Dietz" w:date="2012-08-13T14:15:00Z"/>
              </w:rPr>
            </w:pPr>
          </w:p>
          <w:p w14:paraId="548C1C81" w14:textId="77777777" w:rsidR="00E02224" w:rsidRDefault="00E02224" w:rsidP="00E02224">
            <w:pPr>
              <w:pStyle w:val="XML1"/>
              <w:rPr>
                <w:ins w:id="8690" w:author="Thomas Dietz" w:date="2012-08-13T14:15:00Z"/>
              </w:rPr>
            </w:pPr>
            <w:ins w:id="8691" w:author="Thomas Dietz" w:date="2012-08-13T14:15:00Z">
              <w:r>
                <w:t xml:space="preserve">                  * The 'resource-id' element of OFResoureType MUST be</w:t>
              </w:r>
            </w:ins>
          </w:p>
          <w:p w14:paraId="1E2E61F9" w14:textId="77777777" w:rsidR="00E02224" w:rsidRDefault="00E02224" w:rsidP="00E02224">
            <w:pPr>
              <w:pStyle w:val="XML1"/>
              <w:rPr>
                <w:ins w:id="8692" w:author="Thomas Dietz" w:date="2012-08-13T14:15:00Z"/>
              </w:rPr>
            </w:pPr>
            <w:ins w:id="8693" w:author="Thomas Dietz" w:date="2012-08-13T14:15:00Z">
              <w:r>
                <w:t xml:space="preserve">                  present in the path or in the filter at all</w:t>
              </w:r>
            </w:ins>
          </w:p>
          <w:p w14:paraId="74715084" w14:textId="77777777" w:rsidR="00E02224" w:rsidRDefault="00E02224" w:rsidP="00E02224">
            <w:pPr>
              <w:pStyle w:val="XML1"/>
              <w:rPr>
                <w:ins w:id="8694" w:author="Thomas Dietz" w:date="2012-08-13T14:15:00Z"/>
              </w:rPr>
            </w:pPr>
            <w:ins w:id="8695" w:author="Thomas Dietz" w:date="2012-08-13T14:15:00Z">
              <w:r>
                <w:t xml:space="preserve">                  &amp;lt;edit-config&amp;gt; operations to identify the port.</w:t>
              </w:r>
            </w:ins>
          </w:p>
          <w:p w14:paraId="3A2AC799" w14:textId="77777777" w:rsidR="00E02224" w:rsidRDefault="00E02224" w:rsidP="00E02224">
            <w:pPr>
              <w:pStyle w:val="XML1"/>
              <w:rPr>
                <w:ins w:id="8696" w:author="Thomas Dietz" w:date="2012-08-13T14:15:00Z"/>
              </w:rPr>
            </w:pPr>
            <w:ins w:id="8697" w:author="Thomas Dietz" w:date="2012-08-13T14:15:00Z">
              <w:r>
                <w:t xml:space="preserve">                  * If the operation is 'merge' or 'replace', the element</w:t>
              </w:r>
            </w:ins>
          </w:p>
          <w:p w14:paraId="163804C9" w14:textId="77777777" w:rsidR="00E02224" w:rsidRDefault="00E02224" w:rsidP="00E02224">
            <w:pPr>
              <w:pStyle w:val="XML1"/>
              <w:rPr>
                <w:ins w:id="8698" w:author="Thomas Dietz" w:date="2012-08-13T14:15:00Z"/>
              </w:rPr>
            </w:pPr>
            <w:ins w:id="8699" w:author="Thomas Dietz" w:date="2012-08-13T14:15:00Z">
              <w:r>
                <w:t xml:space="preserve">                  is created if it does not exist, and its value is set</w:t>
              </w:r>
            </w:ins>
          </w:p>
          <w:p w14:paraId="7E1C6271" w14:textId="77777777" w:rsidR="00E02224" w:rsidRDefault="00E02224" w:rsidP="00E02224">
            <w:pPr>
              <w:pStyle w:val="XML1"/>
              <w:rPr>
                <w:ins w:id="8700" w:author="Thomas Dietz" w:date="2012-08-13T14:15:00Z"/>
              </w:rPr>
            </w:pPr>
            <w:ins w:id="8701" w:author="Thomas Dietz" w:date="2012-08-13T14:15:00Z">
              <w:r>
                <w:t xml:space="preserve">                  to the value found in the XML RPC data.</w:t>
              </w:r>
            </w:ins>
          </w:p>
          <w:p w14:paraId="21F97792" w14:textId="77777777" w:rsidR="00E02224" w:rsidRDefault="00E02224" w:rsidP="00E02224">
            <w:pPr>
              <w:pStyle w:val="XML1"/>
              <w:rPr>
                <w:ins w:id="8702" w:author="Thomas Dietz" w:date="2012-08-13T14:15:00Z"/>
              </w:rPr>
            </w:pPr>
            <w:ins w:id="8703" w:author="Thomas Dietz" w:date="2012-08-13T14:15:00Z">
              <w:r>
                <w:t xml:space="preserve">                  * If the operation is 'create', the element is created if</w:t>
              </w:r>
            </w:ins>
          </w:p>
          <w:p w14:paraId="7A6CF2E1" w14:textId="77777777" w:rsidR="00E02224" w:rsidRDefault="00E02224" w:rsidP="00E02224">
            <w:pPr>
              <w:pStyle w:val="XML1"/>
              <w:rPr>
                <w:ins w:id="8704" w:author="Thomas Dietz" w:date="2012-08-13T14:15:00Z"/>
              </w:rPr>
            </w:pPr>
            <w:ins w:id="8705" w:author="Thomas Dietz" w:date="2012-08-13T14:15:00Z">
              <w:r>
                <w:t xml:space="preserve">                  it does not exist. If the element already exists, a</w:t>
              </w:r>
            </w:ins>
          </w:p>
          <w:p w14:paraId="40AE8F95" w14:textId="77777777" w:rsidR="00E02224" w:rsidRDefault="00E02224" w:rsidP="00E02224">
            <w:pPr>
              <w:pStyle w:val="XML1"/>
              <w:rPr>
                <w:ins w:id="8706" w:author="Thomas Dietz" w:date="2012-08-13T14:15:00Z"/>
              </w:rPr>
            </w:pPr>
            <w:ins w:id="8707" w:author="Thomas Dietz" w:date="2012-08-13T14:15:00Z">
              <w:r>
                <w:t xml:space="preserve">                  'data</w:t>
              </w:r>
              <w:r>
                <w:rPr>
                  <w:rFonts w:ascii="MS Mincho" w:eastAsia="MS Mincho" w:hAnsi="MS Mincho" w:cs="MS Mincho" w:hint="eastAsia"/>
                </w:rPr>
                <w:t>‑</w:t>
              </w:r>
              <w:r>
                <w:t>exists' error is returned.</w:t>
              </w:r>
            </w:ins>
          </w:p>
          <w:p w14:paraId="03C72BE9" w14:textId="77777777" w:rsidR="00E02224" w:rsidRDefault="00E02224" w:rsidP="00E02224">
            <w:pPr>
              <w:pStyle w:val="XML1"/>
              <w:rPr>
                <w:ins w:id="8708" w:author="Thomas Dietz" w:date="2012-08-13T14:15:00Z"/>
              </w:rPr>
            </w:pPr>
            <w:ins w:id="8709" w:author="Thomas Dietz" w:date="2012-08-13T14:15:00Z">
              <w:r>
                <w:t xml:space="preserve">                  * If the operation is 'delete', the element is deleted if</w:t>
              </w:r>
            </w:ins>
          </w:p>
          <w:p w14:paraId="0AEC48E3" w14:textId="77777777" w:rsidR="00E02224" w:rsidRDefault="00E02224" w:rsidP="00E02224">
            <w:pPr>
              <w:pStyle w:val="XML1"/>
              <w:rPr>
                <w:ins w:id="8710" w:author="Thomas Dietz" w:date="2012-08-13T14:15:00Z"/>
              </w:rPr>
            </w:pPr>
            <w:ins w:id="8711" w:author="Thomas Dietz" w:date="2012-08-13T14:15:00Z">
              <w:r>
                <w:t xml:space="preserve">                  it exists. If the element does not exist, a</w:t>
              </w:r>
            </w:ins>
          </w:p>
          <w:p w14:paraId="25B4EBA2" w14:textId="77777777" w:rsidR="00E02224" w:rsidRDefault="00E02224" w:rsidP="00E02224">
            <w:pPr>
              <w:pStyle w:val="XML1"/>
              <w:rPr>
                <w:ins w:id="8712" w:author="Thomas Dietz" w:date="2012-08-13T14:15:00Z"/>
              </w:rPr>
            </w:pPr>
            <w:ins w:id="8713" w:author="Thomas Dietz" w:date="2012-08-13T14:15:00Z">
              <w:r>
                <w:t xml:space="preserve">                  'data</w:t>
              </w:r>
              <w:r>
                <w:rPr>
                  <w:rFonts w:ascii="MS Mincho" w:eastAsia="MS Mincho" w:hAnsi="MS Mincho" w:cs="MS Mincho" w:hint="eastAsia"/>
                </w:rPr>
                <w:t>‑</w:t>
              </w:r>
              <w:r>
                <w:t>missing' error is returned.</w:t>
              </w:r>
            </w:ins>
          </w:p>
          <w:p w14:paraId="28C05E0D" w14:textId="77777777" w:rsidR="00E02224" w:rsidRDefault="00E02224" w:rsidP="00E02224">
            <w:pPr>
              <w:pStyle w:val="XML1"/>
              <w:rPr>
                <w:ins w:id="8714" w:author="Thomas Dietz" w:date="2012-08-13T14:15:00Z"/>
              </w:rPr>
            </w:pPr>
            <w:ins w:id="8715" w:author="Thomas Dietz" w:date="2012-08-13T14:15:00Z">
              <w:r>
                <w:t xml:space="preserve">                &lt;/xs:documentation&gt;</w:t>
              </w:r>
            </w:ins>
          </w:p>
          <w:p w14:paraId="76E4D509" w14:textId="77777777" w:rsidR="00E02224" w:rsidRDefault="00E02224" w:rsidP="00E02224">
            <w:pPr>
              <w:pStyle w:val="XML1"/>
              <w:rPr>
                <w:ins w:id="8716" w:author="Thomas Dietz" w:date="2012-08-13T14:15:00Z"/>
              </w:rPr>
            </w:pPr>
            <w:ins w:id="8717" w:author="Thomas Dietz" w:date="2012-08-13T14:15:00Z">
              <w:r>
                <w:t xml:space="preserve">              &lt;/xs:annotation&gt;</w:t>
              </w:r>
            </w:ins>
          </w:p>
          <w:p w14:paraId="43CDC2F0" w14:textId="77777777" w:rsidR="00E02224" w:rsidRDefault="00E02224" w:rsidP="00E02224">
            <w:pPr>
              <w:pStyle w:val="XML1"/>
              <w:rPr>
                <w:ins w:id="8718" w:author="Thomas Dietz" w:date="2012-08-13T14:15:00Z"/>
              </w:rPr>
            </w:pPr>
            <w:ins w:id="8719" w:author="Thomas Dietz" w:date="2012-08-13T14:15:00Z">
              <w:r>
                <w:t xml:space="preserve">              &lt;xs:complexType&gt;</w:t>
              </w:r>
            </w:ins>
          </w:p>
          <w:p w14:paraId="47BC5704" w14:textId="77777777" w:rsidR="00E02224" w:rsidRDefault="00E02224" w:rsidP="00E02224">
            <w:pPr>
              <w:pStyle w:val="XML1"/>
              <w:rPr>
                <w:ins w:id="8720" w:author="Thomas Dietz" w:date="2012-08-13T14:15:00Z"/>
              </w:rPr>
            </w:pPr>
            <w:ins w:id="8721" w:author="Thomas Dietz" w:date="2012-08-13T14:15:00Z">
              <w:r>
                <w:t xml:space="preserve">                &lt;xs:sequence&gt;</w:t>
              </w:r>
            </w:ins>
          </w:p>
          <w:p w14:paraId="1F630886" w14:textId="77777777" w:rsidR="00E02224" w:rsidRDefault="00E02224" w:rsidP="00E02224">
            <w:pPr>
              <w:pStyle w:val="XML1"/>
              <w:rPr>
                <w:ins w:id="8722" w:author="Thomas Dietz" w:date="2012-08-13T14:15:00Z"/>
              </w:rPr>
            </w:pPr>
            <w:ins w:id="8723" w:author="Thomas Dietz" w:date="2012-08-13T14:15:00Z">
              <w:r>
                <w:t xml:space="preserve">                  &lt;xs:group ref="OFPortOtherFeatureListType"/&gt;</w:t>
              </w:r>
            </w:ins>
          </w:p>
          <w:p w14:paraId="354ACEE1" w14:textId="77777777" w:rsidR="00E02224" w:rsidRDefault="00E02224" w:rsidP="00E02224">
            <w:pPr>
              <w:pStyle w:val="XML1"/>
              <w:rPr>
                <w:ins w:id="8724" w:author="Thomas Dietz" w:date="2012-08-13T14:15:00Z"/>
              </w:rPr>
            </w:pPr>
            <w:ins w:id="8725" w:author="Thomas Dietz" w:date="2012-08-13T14:15:00Z">
              <w:r>
                <w:lastRenderedPageBreak/>
                <w:t xml:space="preserve">                &lt;/xs:sequence&gt;</w:t>
              </w:r>
            </w:ins>
          </w:p>
          <w:p w14:paraId="11EF4B2F" w14:textId="77777777" w:rsidR="00E02224" w:rsidRDefault="00E02224" w:rsidP="00E02224">
            <w:pPr>
              <w:pStyle w:val="XML1"/>
              <w:rPr>
                <w:ins w:id="8726" w:author="Thomas Dietz" w:date="2012-08-13T14:15:00Z"/>
              </w:rPr>
            </w:pPr>
            <w:ins w:id="8727" w:author="Thomas Dietz" w:date="2012-08-13T14:15:00Z">
              <w:r>
                <w:t xml:space="preserve">              &lt;/xs:complexType&gt;</w:t>
              </w:r>
            </w:ins>
          </w:p>
          <w:p w14:paraId="2423FB74" w14:textId="77777777" w:rsidR="00E02224" w:rsidRDefault="00E02224" w:rsidP="00E02224">
            <w:pPr>
              <w:pStyle w:val="XML1"/>
              <w:rPr>
                <w:ins w:id="8728" w:author="Thomas Dietz" w:date="2012-08-13T14:15:00Z"/>
              </w:rPr>
            </w:pPr>
            <w:ins w:id="8729" w:author="Thomas Dietz" w:date="2012-08-13T14:15:00Z">
              <w:r>
                <w:t xml:space="preserve">            &lt;/xs:element&gt;</w:t>
              </w:r>
            </w:ins>
          </w:p>
          <w:p w14:paraId="13725F85" w14:textId="77777777" w:rsidR="00E02224" w:rsidRDefault="00E02224" w:rsidP="00E02224">
            <w:pPr>
              <w:pStyle w:val="XML1"/>
              <w:rPr>
                <w:ins w:id="8730" w:author="Thomas Dietz" w:date="2012-08-13T14:15:00Z"/>
              </w:rPr>
            </w:pPr>
            <w:ins w:id="8731" w:author="Thomas Dietz" w:date="2012-08-13T14:15:00Z">
              <w:r>
                <w:t xml:space="preserve">            &lt;xs:element name="supported" minOccurs="0"&gt;</w:t>
              </w:r>
            </w:ins>
          </w:p>
          <w:p w14:paraId="25C724A5" w14:textId="77777777" w:rsidR="00E02224" w:rsidRDefault="00E02224" w:rsidP="00E02224">
            <w:pPr>
              <w:pStyle w:val="XML1"/>
              <w:rPr>
                <w:ins w:id="8732" w:author="Thomas Dietz" w:date="2012-08-13T14:15:00Z"/>
              </w:rPr>
            </w:pPr>
            <w:ins w:id="8733" w:author="Thomas Dietz" w:date="2012-08-13T14:15:00Z">
              <w:r>
                <w:t xml:space="preserve">              &lt;xs:annotation&gt;</w:t>
              </w:r>
            </w:ins>
          </w:p>
          <w:p w14:paraId="63D591AD" w14:textId="77777777" w:rsidR="00E02224" w:rsidRDefault="00E02224" w:rsidP="00E02224">
            <w:pPr>
              <w:pStyle w:val="XML1"/>
              <w:rPr>
                <w:ins w:id="8734" w:author="Thomas Dietz" w:date="2012-08-13T14:15:00Z"/>
              </w:rPr>
            </w:pPr>
            <w:ins w:id="8735" w:author="Thomas Dietz" w:date="2012-08-13T14:15:00Z">
              <w:r>
                <w:t xml:space="preserve">                &lt;xs:documentation&gt;</w:t>
              </w:r>
            </w:ins>
          </w:p>
          <w:p w14:paraId="13427B7B" w14:textId="77777777" w:rsidR="00E02224" w:rsidRDefault="00E02224" w:rsidP="00E02224">
            <w:pPr>
              <w:pStyle w:val="XML1"/>
              <w:rPr>
                <w:ins w:id="8736" w:author="Thomas Dietz" w:date="2012-08-13T14:15:00Z"/>
              </w:rPr>
            </w:pPr>
            <w:ins w:id="8737" w:author="Thomas Dietz" w:date="2012-08-13T14:15:00Z">
              <w:r>
                <w:t xml:space="preserve">                  The features (rates, duplex, etc.) of the</w:t>
              </w:r>
            </w:ins>
          </w:p>
          <w:p w14:paraId="7887EB28" w14:textId="77777777" w:rsidR="00E02224" w:rsidRDefault="00E02224" w:rsidP="00E02224">
            <w:pPr>
              <w:pStyle w:val="XML1"/>
              <w:rPr>
                <w:ins w:id="8738" w:author="Thomas Dietz" w:date="2012-08-13T14:15:00Z"/>
              </w:rPr>
            </w:pPr>
            <w:ins w:id="8739" w:author="Thomas Dietz" w:date="2012-08-13T14:15:00Z">
              <w:r>
                <w:t xml:space="preserve">                  port, that are supported on the port.</w:t>
              </w:r>
            </w:ins>
          </w:p>
          <w:p w14:paraId="115556B2" w14:textId="77777777" w:rsidR="00E02224" w:rsidRDefault="00E02224" w:rsidP="00E02224">
            <w:pPr>
              <w:pStyle w:val="XML1"/>
              <w:rPr>
                <w:ins w:id="8740" w:author="Thomas Dietz" w:date="2012-08-13T14:15:00Z"/>
              </w:rPr>
            </w:pPr>
          </w:p>
          <w:p w14:paraId="11EB9334" w14:textId="77777777" w:rsidR="00E02224" w:rsidRDefault="00E02224" w:rsidP="00E02224">
            <w:pPr>
              <w:pStyle w:val="XML1"/>
              <w:rPr>
                <w:ins w:id="8741" w:author="Thomas Dietz" w:date="2012-08-13T14:15:00Z"/>
              </w:rPr>
            </w:pPr>
            <w:ins w:id="8742" w:author="Thomas Dietz" w:date="2012-08-13T14:15:00Z">
              <w:r>
                <w:t xml:space="preserve">                  Children of this element are not configurable and can</w:t>
              </w:r>
            </w:ins>
          </w:p>
          <w:p w14:paraId="157AEFA2" w14:textId="77777777" w:rsidR="00E02224" w:rsidRDefault="00E02224" w:rsidP="00E02224">
            <w:pPr>
              <w:pStyle w:val="XML1"/>
              <w:rPr>
                <w:ins w:id="8743" w:author="Thomas Dietz" w:date="2012-08-13T14:15:00Z"/>
              </w:rPr>
            </w:pPr>
            <w:ins w:id="8744" w:author="Thomas Dietz" w:date="2012-08-13T14:15:00Z">
              <w:r>
                <w:t xml:space="preserve">                  only be retrieved by NETCONF &amp;lt;get&amp;gt; operations. Attemps to</w:t>
              </w:r>
            </w:ins>
          </w:p>
          <w:p w14:paraId="2847E71B" w14:textId="77777777" w:rsidR="00E02224" w:rsidRDefault="00E02224" w:rsidP="00E02224">
            <w:pPr>
              <w:pStyle w:val="XML1"/>
              <w:rPr>
                <w:ins w:id="8745" w:author="Thomas Dietz" w:date="2012-08-13T14:15:00Z"/>
              </w:rPr>
            </w:pPr>
            <w:ins w:id="8746" w:author="Thomas Dietz" w:date="2012-08-13T14:15:00Z">
              <w:r>
                <w:t xml:space="preserve">                  modify this element and its children with a NETCONF</w:t>
              </w:r>
            </w:ins>
          </w:p>
          <w:p w14:paraId="6979B4B2" w14:textId="77777777" w:rsidR="00E02224" w:rsidRDefault="00E02224" w:rsidP="00E02224">
            <w:pPr>
              <w:pStyle w:val="XML1"/>
              <w:rPr>
                <w:ins w:id="8747" w:author="Thomas Dietz" w:date="2012-08-13T14:15:00Z"/>
              </w:rPr>
            </w:pPr>
            <w:ins w:id="8748" w:author="Thomas Dietz" w:date="2012-08-13T14:15:00Z">
              <w:r>
                <w:t xml:space="preserve">                  &amp;lt;edit-config&amp;gt; operation MUST result in an</w:t>
              </w:r>
            </w:ins>
          </w:p>
          <w:p w14:paraId="7D161236" w14:textId="77777777" w:rsidR="00E02224" w:rsidRDefault="00E02224" w:rsidP="00E02224">
            <w:pPr>
              <w:pStyle w:val="XML1"/>
              <w:rPr>
                <w:ins w:id="8749" w:author="Thomas Dietz" w:date="2012-08-13T14:15:00Z"/>
              </w:rPr>
            </w:pPr>
            <w:ins w:id="8750" w:author="Thomas Dietz" w:date="2012-08-13T14:15:00Z">
              <w:r>
                <w:t xml:space="preserve">                  'operation-not-supported' error with type</w:t>
              </w:r>
            </w:ins>
          </w:p>
          <w:p w14:paraId="52C5A3FE" w14:textId="77777777" w:rsidR="00E02224" w:rsidRDefault="00E02224" w:rsidP="00E02224">
            <w:pPr>
              <w:pStyle w:val="XML1"/>
              <w:rPr>
                <w:ins w:id="8751" w:author="Thomas Dietz" w:date="2012-08-13T14:15:00Z"/>
              </w:rPr>
            </w:pPr>
            <w:ins w:id="8752" w:author="Thomas Dietz" w:date="2012-08-13T14:15:00Z">
              <w:r>
                <w:t xml:space="preserve">                  'application'.</w:t>
              </w:r>
            </w:ins>
          </w:p>
          <w:p w14:paraId="03312337" w14:textId="77777777" w:rsidR="00E02224" w:rsidRDefault="00E02224" w:rsidP="00E02224">
            <w:pPr>
              <w:pStyle w:val="XML1"/>
              <w:rPr>
                <w:ins w:id="8753" w:author="Thomas Dietz" w:date="2012-08-13T14:15:00Z"/>
              </w:rPr>
            </w:pPr>
            <w:ins w:id="8754" w:author="Thomas Dietz" w:date="2012-08-13T14:15:00Z">
              <w:r>
                <w:t xml:space="preserve">                &lt;/xs:documentation&gt;</w:t>
              </w:r>
            </w:ins>
          </w:p>
          <w:p w14:paraId="0F20A397" w14:textId="77777777" w:rsidR="00E02224" w:rsidRDefault="00E02224" w:rsidP="00E02224">
            <w:pPr>
              <w:pStyle w:val="XML1"/>
              <w:rPr>
                <w:ins w:id="8755" w:author="Thomas Dietz" w:date="2012-08-13T14:15:00Z"/>
              </w:rPr>
            </w:pPr>
            <w:ins w:id="8756" w:author="Thomas Dietz" w:date="2012-08-13T14:15:00Z">
              <w:r>
                <w:t xml:space="preserve">              &lt;/xs:annotation&gt;</w:t>
              </w:r>
            </w:ins>
          </w:p>
          <w:p w14:paraId="72308A95" w14:textId="77777777" w:rsidR="00E02224" w:rsidRDefault="00E02224" w:rsidP="00E02224">
            <w:pPr>
              <w:pStyle w:val="XML1"/>
              <w:rPr>
                <w:ins w:id="8757" w:author="Thomas Dietz" w:date="2012-08-13T14:15:00Z"/>
              </w:rPr>
            </w:pPr>
            <w:ins w:id="8758" w:author="Thomas Dietz" w:date="2012-08-13T14:15:00Z">
              <w:r>
                <w:t xml:space="preserve">              &lt;xs:complexType&gt;</w:t>
              </w:r>
            </w:ins>
          </w:p>
          <w:p w14:paraId="4B4165D9" w14:textId="77777777" w:rsidR="00E02224" w:rsidRDefault="00E02224" w:rsidP="00E02224">
            <w:pPr>
              <w:pStyle w:val="XML1"/>
              <w:rPr>
                <w:ins w:id="8759" w:author="Thomas Dietz" w:date="2012-08-13T14:15:00Z"/>
              </w:rPr>
            </w:pPr>
            <w:ins w:id="8760" w:author="Thomas Dietz" w:date="2012-08-13T14:15:00Z">
              <w:r>
                <w:t xml:space="preserve">                &lt;xs:sequence&gt;</w:t>
              </w:r>
            </w:ins>
          </w:p>
          <w:p w14:paraId="26ED0914" w14:textId="77777777" w:rsidR="00E02224" w:rsidRDefault="00E02224" w:rsidP="00E02224">
            <w:pPr>
              <w:pStyle w:val="XML1"/>
              <w:rPr>
                <w:ins w:id="8761" w:author="Thomas Dietz" w:date="2012-08-13T14:15:00Z"/>
              </w:rPr>
            </w:pPr>
            <w:ins w:id="8762" w:author="Thomas Dietz" w:date="2012-08-13T14:15:00Z">
              <w:r>
                <w:t xml:space="preserve">                  &lt;xs:group ref="OFPortOtherFeatureListType"/&gt;</w:t>
              </w:r>
            </w:ins>
          </w:p>
          <w:p w14:paraId="6E821689" w14:textId="77777777" w:rsidR="00E02224" w:rsidRDefault="00E02224" w:rsidP="00E02224">
            <w:pPr>
              <w:pStyle w:val="XML1"/>
              <w:rPr>
                <w:ins w:id="8763" w:author="Thomas Dietz" w:date="2012-08-13T14:15:00Z"/>
              </w:rPr>
            </w:pPr>
            <w:ins w:id="8764" w:author="Thomas Dietz" w:date="2012-08-13T14:15:00Z">
              <w:r>
                <w:t xml:space="preserve">                &lt;/xs:sequence&gt;</w:t>
              </w:r>
            </w:ins>
          </w:p>
          <w:p w14:paraId="0FA7708C" w14:textId="77777777" w:rsidR="00E02224" w:rsidRDefault="00E02224" w:rsidP="00E02224">
            <w:pPr>
              <w:pStyle w:val="XML1"/>
              <w:rPr>
                <w:ins w:id="8765" w:author="Thomas Dietz" w:date="2012-08-13T14:15:00Z"/>
              </w:rPr>
            </w:pPr>
            <w:ins w:id="8766" w:author="Thomas Dietz" w:date="2012-08-13T14:15:00Z">
              <w:r>
                <w:t xml:space="preserve">              &lt;/xs:complexType&gt;</w:t>
              </w:r>
            </w:ins>
          </w:p>
          <w:p w14:paraId="25955831" w14:textId="77777777" w:rsidR="00E02224" w:rsidRDefault="00E02224" w:rsidP="00E02224">
            <w:pPr>
              <w:pStyle w:val="XML1"/>
              <w:rPr>
                <w:ins w:id="8767" w:author="Thomas Dietz" w:date="2012-08-13T14:15:00Z"/>
              </w:rPr>
            </w:pPr>
            <w:ins w:id="8768" w:author="Thomas Dietz" w:date="2012-08-13T14:15:00Z">
              <w:r>
                <w:t xml:space="preserve">            &lt;/xs:element&gt;</w:t>
              </w:r>
            </w:ins>
          </w:p>
          <w:p w14:paraId="6D652584" w14:textId="77777777" w:rsidR="00E02224" w:rsidRDefault="00E02224" w:rsidP="00E02224">
            <w:pPr>
              <w:pStyle w:val="XML1"/>
              <w:rPr>
                <w:ins w:id="8769" w:author="Thomas Dietz" w:date="2012-08-13T14:15:00Z"/>
              </w:rPr>
            </w:pPr>
            <w:ins w:id="8770" w:author="Thomas Dietz" w:date="2012-08-13T14:15:00Z">
              <w:r>
                <w:t xml:space="preserve">            &lt;xs:element name="advertised-peer" minOccurs="0"&gt;</w:t>
              </w:r>
            </w:ins>
          </w:p>
          <w:p w14:paraId="5C5D315D" w14:textId="77777777" w:rsidR="00E02224" w:rsidRDefault="00E02224" w:rsidP="00E02224">
            <w:pPr>
              <w:pStyle w:val="XML1"/>
              <w:rPr>
                <w:ins w:id="8771" w:author="Thomas Dietz" w:date="2012-08-13T14:15:00Z"/>
              </w:rPr>
            </w:pPr>
            <w:ins w:id="8772" w:author="Thomas Dietz" w:date="2012-08-13T14:15:00Z">
              <w:r>
                <w:t xml:space="preserve">              &lt;xs:annotation&gt;</w:t>
              </w:r>
            </w:ins>
          </w:p>
          <w:p w14:paraId="7E3B92B9" w14:textId="77777777" w:rsidR="00E02224" w:rsidRDefault="00E02224" w:rsidP="00E02224">
            <w:pPr>
              <w:pStyle w:val="XML1"/>
              <w:rPr>
                <w:ins w:id="8773" w:author="Thomas Dietz" w:date="2012-08-13T14:15:00Z"/>
              </w:rPr>
            </w:pPr>
            <w:ins w:id="8774" w:author="Thomas Dietz" w:date="2012-08-13T14:15:00Z">
              <w:r>
                <w:t xml:space="preserve">                &lt;xs:documentation&gt;</w:t>
              </w:r>
            </w:ins>
          </w:p>
          <w:p w14:paraId="4E78D085" w14:textId="77777777" w:rsidR="00E02224" w:rsidRDefault="00E02224" w:rsidP="00E02224">
            <w:pPr>
              <w:pStyle w:val="XML1"/>
              <w:rPr>
                <w:ins w:id="8775" w:author="Thomas Dietz" w:date="2012-08-13T14:15:00Z"/>
              </w:rPr>
            </w:pPr>
            <w:ins w:id="8776" w:author="Thomas Dietz" w:date="2012-08-13T14:15:00Z">
              <w:r>
                <w:t xml:space="preserve">                  The features (rates, duplex, etc.) that are</w:t>
              </w:r>
            </w:ins>
          </w:p>
          <w:p w14:paraId="0BE46E30" w14:textId="77777777" w:rsidR="00E02224" w:rsidRDefault="00E02224" w:rsidP="00E02224">
            <w:pPr>
              <w:pStyle w:val="XML1"/>
              <w:rPr>
                <w:ins w:id="8777" w:author="Thomas Dietz" w:date="2012-08-13T14:15:00Z"/>
              </w:rPr>
            </w:pPr>
            <w:ins w:id="8778" w:author="Thomas Dietz" w:date="2012-08-13T14:15:00Z">
              <w:r>
                <w:t xml:space="preserve">                  currently advertised by the peer port.</w:t>
              </w:r>
            </w:ins>
          </w:p>
          <w:p w14:paraId="5563E22E" w14:textId="77777777" w:rsidR="00E02224" w:rsidRDefault="00E02224" w:rsidP="00E02224">
            <w:pPr>
              <w:pStyle w:val="XML1"/>
              <w:rPr>
                <w:ins w:id="8779" w:author="Thomas Dietz" w:date="2012-08-13T14:15:00Z"/>
              </w:rPr>
            </w:pPr>
          </w:p>
          <w:p w14:paraId="73E8E822" w14:textId="77777777" w:rsidR="00E02224" w:rsidRDefault="00E02224" w:rsidP="00E02224">
            <w:pPr>
              <w:pStyle w:val="XML1"/>
              <w:rPr>
                <w:ins w:id="8780" w:author="Thomas Dietz" w:date="2012-08-13T14:15:00Z"/>
              </w:rPr>
            </w:pPr>
            <w:ins w:id="8781" w:author="Thomas Dietz" w:date="2012-08-13T14:15:00Z">
              <w:r>
                <w:t xml:space="preserve">                  Children of this element are not configurable and can</w:t>
              </w:r>
            </w:ins>
          </w:p>
          <w:p w14:paraId="491E4FFF" w14:textId="77777777" w:rsidR="00E02224" w:rsidRDefault="00E02224" w:rsidP="00E02224">
            <w:pPr>
              <w:pStyle w:val="XML1"/>
              <w:rPr>
                <w:ins w:id="8782" w:author="Thomas Dietz" w:date="2012-08-13T14:15:00Z"/>
              </w:rPr>
            </w:pPr>
            <w:ins w:id="8783" w:author="Thomas Dietz" w:date="2012-08-13T14:15:00Z">
              <w:r>
                <w:t xml:space="preserve">                  only be retrieved by NETCONF &amp;lt;get&amp;gt; operations. Attemps to</w:t>
              </w:r>
            </w:ins>
          </w:p>
          <w:p w14:paraId="2AEFB5D7" w14:textId="77777777" w:rsidR="00E02224" w:rsidRDefault="00E02224" w:rsidP="00E02224">
            <w:pPr>
              <w:pStyle w:val="XML1"/>
              <w:rPr>
                <w:ins w:id="8784" w:author="Thomas Dietz" w:date="2012-08-13T14:15:00Z"/>
              </w:rPr>
            </w:pPr>
            <w:ins w:id="8785" w:author="Thomas Dietz" w:date="2012-08-13T14:15:00Z">
              <w:r>
                <w:t xml:space="preserve">                  modify this element and its children with a NETCONF</w:t>
              </w:r>
            </w:ins>
          </w:p>
          <w:p w14:paraId="491FC887" w14:textId="77777777" w:rsidR="00E02224" w:rsidRDefault="00E02224" w:rsidP="00E02224">
            <w:pPr>
              <w:pStyle w:val="XML1"/>
              <w:rPr>
                <w:ins w:id="8786" w:author="Thomas Dietz" w:date="2012-08-13T14:15:00Z"/>
              </w:rPr>
            </w:pPr>
            <w:ins w:id="8787" w:author="Thomas Dietz" w:date="2012-08-13T14:15:00Z">
              <w:r>
                <w:t xml:space="preserve">                  &amp;lt;edit-config&amp;gt; operation MUST result in an</w:t>
              </w:r>
            </w:ins>
          </w:p>
          <w:p w14:paraId="635CD18F" w14:textId="77777777" w:rsidR="00E02224" w:rsidRDefault="00E02224" w:rsidP="00E02224">
            <w:pPr>
              <w:pStyle w:val="XML1"/>
              <w:rPr>
                <w:ins w:id="8788" w:author="Thomas Dietz" w:date="2012-08-13T14:15:00Z"/>
              </w:rPr>
            </w:pPr>
            <w:ins w:id="8789" w:author="Thomas Dietz" w:date="2012-08-13T14:15:00Z">
              <w:r>
                <w:t xml:space="preserve">                  'operation-not-supported' error with type</w:t>
              </w:r>
            </w:ins>
          </w:p>
          <w:p w14:paraId="7AE05814" w14:textId="77777777" w:rsidR="00E02224" w:rsidRDefault="00E02224" w:rsidP="00E02224">
            <w:pPr>
              <w:pStyle w:val="XML1"/>
              <w:rPr>
                <w:ins w:id="8790" w:author="Thomas Dietz" w:date="2012-08-13T14:15:00Z"/>
              </w:rPr>
            </w:pPr>
            <w:ins w:id="8791" w:author="Thomas Dietz" w:date="2012-08-13T14:15:00Z">
              <w:r>
                <w:t xml:space="preserve">                  'application'.</w:t>
              </w:r>
            </w:ins>
          </w:p>
          <w:p w14:paraId="0B9FDE25" w14:textId="77777777" w:rsidR="00E02224" w:rsidRDefault="00E02224" w:rsidP="00E02224">
            <w:pPr>
              <w:pStyle w:val="XML1"/>
              <w:rPr>
                <w:ins w:id="8792" w:author="Thomas Dietz" w:date="2012-08-13T14:15:00Z"/>
              </w:rPr>
            </w:pPr>
            <w:ins w:id="8793" w:author="Thomas Dietz" w:date="2012-08-13T14:15:00Z">
              <w:r>
                <w:t xml:space="preserve">                &lt;/xs:documentation&gt;</w:t>
              </w:r>
            </w:ins>
          </w:p>
          <w:p w14:paraId="0F19F40E" w14:textId="77777777" w:rsidR="00E02224" w:rsidRDefault="00E02224" w:rsidP="00E02224">
            <w:pPr>
              <w:pStyle w:val="XML1"/>
              <w:rPr>
                <w:ins w:id="8794" w:author="Thomas Dietz" w:date="2012-08-13T14:15:00Z"/>
              </w:rPr>
            </w:pPr>
            <w:ins w:id="8795" w:author="Thomas Dietz" w:date="2012-08-13T14:15:00Z">
              <w:r>
                <w:t xml:space="preserve">              &lt;/xs:annotation&gt;</w:t>
              </w:r>
            </w:ins>
          </w:p>
          <w:p w14:paraId="71B482EB" w14:textId="77777777" w:rsidR="00E02224" w:rsidRDefault="00E02224" w:rsidP="00E02224">
            <w:pPr>
              <w:pStyle w:val="XML1"/>
              <w:rPr>
                <w:ins w:id="8796" w:author="Thomas Dietz" w:date="2012-08-13T14:15:00Z"/>
              </w:rPr>
            </w:pPr>
            <w:ins w:id="8797" w:author="Thomas Dietz" w:date="2012-08-13T14:15:00Z">
              <w:r>
                <w:t xml:space="preserve">              &lt;xs:complexType&gt;</w:t>
              </w:r>
            </w:ins>
          </w:p>
          <w:p w14:paraId="350F564D" w14:textId="77777777" w:rsidR="00E02224" w:rsidRDefault="00E02224" w:rsidP="00E02224">
            <w:pPr>
              <w:pStyle w:val="XML1"/>
              <w:rPr>
                <w:ins w:id="8798" w:author="Thomas Dietz" w:date="2012-08-13T14:15:00Z"/>
              </w:rPr>
            </w:pPr>
            <w:ins w:id="8799" w:author="Thomas Dietz" w:date="2012-08-13T14:15:00Z">
              <w:r>
                <w:t xml:space="preserve">                &lt;xs:sequence&gt;</w:t>
              </w:r>
            </w:ins>
          </w:p>
          <w:p w14:paraId="286E953A" w14:textId="77777777" w:rsidR="00E02224" w:rsidRDefault="00E02224" w:rsidP="00E02224">
            <w:pPr>
              <w:pStyle w:val="XML1"/>
              <w:rPr>
                <w:ins w:id="8800" w:author="Thomas Dietz" w:date="2012-08-13T14:15:00Z"/>
              </w:rPr>
            </w:pPr>
            <w:ins w:id="8801" w:author="Thomas Dietz" w:date="2012-08-13T14:15:00Z">
              <w:r>
                <w:t xml:space="preserve">                  &lt;xs:group ref="OFPortOtherFeatureListType"/&gt;</w:t>
              </w:r>
            </w:ins>
          </w:p>
          <w:p w14:paraId="355F8FF6" w14:textId="77777777" w:rsidR="00E02224" w:rsidRDefault="00E02224" w:rsidP="00E02224">
            <w:pPr>
              <w:pStyle w:val="XML1"/>
              <w:rPr>
                <w:ins w:id="8802" w:author="Thomas Dietz" w:date="2012-08-13T14:15:00Z"/>
              </w:rPr>
            </w:pPr>
            <w:ins w:id="8803" w:author="Thomas Dietz" w:date="2012-08-13T14:15:00Z">
              <w:r>
                <w:t xml:space="preserve">                &lt;/xs:sequence&gt;</w:t>
              </w:r>
            </w:ins>
          </w:p>
          <w:p w14:paraId="2E22AB8E" w14:textId="77777777" w:rsidR="00E02224" w:rsidRDefault="00E02224" w:rsidP="00E02224">
            <w:pPr>
              <w:pStyle w:val="XML1"/>
              <w:rPr>
                <w:ins w:id="8804" w:author="Thomas Dietz" w:date="2012-08-13T14:15:00Z"/>
              </w:rPr>
            </w:pPr>
            <w:ins w:id="8805" w:author="Thomas Dietz" w:date="2012-08-13T14:15:00Z">
              <w:r>
                <w:t xml:space="preserve">              &lt;/xs:complexType&gt;</w:t>
              </w:r>
            </w:ins>
          </w:p>
          <w:p w14:paraId="031C429A" w14:textId="77777777" w:rsidR="00E02224" w:rsidRDefault="00E02224" w:rsidP="00E02224">
            <w:pPr>
              <w:pStyle w:val="XML1"/>
              <w:rPr>
                <w:ins w:id="8806" w:author="Thomas Dietz" w:date="2012-08-13T14:15:00Z"/>
              </w:rPr>
            </w:pPr>
            <w:ins w:id="8807" w:author="Thomas Dietz" w:date="2012-08-13T14:15:00Z">
              <w:r>
                <w:t xml:space="preserve">            &lt;/xs:element&gt;</w:t>
              </w:r>
            </w:ins>
          </w:p>
          <w:p w14:paraId="6E33C384" w14:textId="77777777" w:rsidR="00E02224" w:rsidRDefault="00E02224" w:rsidP="00E02224">
            <w:pPr>
              <w:pStyle w:val="XML1"/>
              <w:rPr>
                <w:ins w:id="8808" w:author="Thomas Dietz" w:date="2012-08-13T14:15:00Z"/>
              </w:rPr>
            </w:pPr>
            <w:ins w:id="8809" w:author="Thomas Dietz" w:date="2012-08-13T14:15:00Z">
              <w:r>
                <w:t xml:space="preserve">          &lt;/xs:sequence&gt;</w:t>
              </w:r>
            </w:ins>
          </w:p>
          <w:p w14:paraId="52E09A49" w14:textId="77777777" w:rsidR="00E02224" w:rsidRDefault="00E02224" w:rsidP="00E02224">
            <w:pPr>
              <w:pStyle w:val="XML1"/>
              <w:rPr>
                <w:ins w:id="8810" w:author="Thomas Dietz" w:date="2012-08-13T14:15:00Z"/>
              </w:rPr>
            </w:pPr>
            <w:ins w:id="8811" w:author="Thomas Dietz" w:date="2012-08-13T14:15:00Z">
              <w:r>
                <w:t xml:space="preserve">        &lt;/xs:complexType&gt;</w:t>
              </w:r>
            </w:ins>
          </w:p>
          <w:p w14:paraId="0D8BD28A" w14:textId="77777777" w:rsidR="00E02224" w:rsidRDefault="00E02224" w:rsidP="00E02224">
            <w:pPr>
              <w:pStyle w:val="XML1"/>
              <w:rPr>
                <w:ins w:id="8812" w:author="Thomas Dietz" w:date="2012-08-13T14:15:00Z"/>
              </w:rPr>
            </w:pPr>
            <w:ins w:id="8813" w:author="Thomas Dietz" w:date="2012-08-13T14:15:00Z">
              <w:r>
                <w:t xml:space="preserve">      &lt;/xs:element&gt;</w:t>
              </w:r>
            </w:ins>
          </w:p>
          <w:p w14:paraId="4818C0D0" w14:textId="77777777" w:rsidR="00E02224" w:rsidRDefault="00E02224" w:rsidP="00E02224">
            <w:pPr>
              <w:pStyle w:val="XML1"/>
              <w:rPr>
                <w:ins w:id="8814" w:author="Thomas Dietz" w:date="2012-08-13T14:15:00Z"/>
              </w:rPr>
            </w:pPr>
            <w:ins w:id="8815" w:author="Thomas Dietz" w:date="2012-08-13T14:15:00Z">
              <w:r>
                <w:t xml:space="preserve">      &lt;xs:choice&gt;</w:t>
              </w:r>
            </w:ins>
          </w:p>
          <w:p w14:paraId="78A9CCBE" w14:textId="77777777" w:rsidR="00E02224" w:rsidRDefault="00E02224" w:rsidP="00E02224">
            <w:pPr>
              <w:pStyle w:val="XML1"/>
              <w:rPr>
                <w:ins w:id="8816" w:author="Thomas Dietz" w:date="2012-08-13T14:15:00Z"/>
              </w:rPr>
            </w:pPr>
            <w:ins w:id="8817" w:author="Thomas Dietz" w:date="2012-08-13T14:15:00Z">
              <w:r>
                <w:t xml:space="preserve">        &lt;xs:annotation&gt;</w:t>
              </w:r>
            </w:ins>
          </w:p>
          <w:p w14:paraId="2520856B" w14:textId="77777777" w:rsidR="00E02224" w:rsidRDefault="00E02224" w:rsidP="00E02224">
            <w:pPr>
              <w:pStyle w:val="XML1"/>
              <w:rPr>
                <w:ins w:id="8818" w:author="Thomas Dietz" w:date="2012-08-13T14:15:00Z"/>
              </w:rPr>
            </w:pPr>
            <w:ins w:id="8819" w:author="Thomas Dietz" w:date="2012-08-13T14:15:00Z">
              <w:r>
                <w:t xml:space="preserve">          &lt;xs:documentation&gt;</w:t>
              </w:r>
            </w:ins>
          </w:p>
          <w:p w14:paraId="6BAB1F07" w14:textId="77777777" w:rsidR="00E02224" w:rsidRDefault="00E02224" w:rsidP="00E02224">
            <w:pPr>
              <w:pStyle w:val="XML1"/>
              <w:rPr>
                <w:ins w:id="8820" w:author="Thomas Dietz" w:date="2012-08-13T14:15:00Z"/>
              </w:rPr>
            </w:pPr>
            <w:ins w:id="8821" w:author="Thomas Dietz" w:date="2012-08-13T14:15:00Z">
              <w:r>
                <w:t xml:space="preserve">            Tunnels are modeled as logical ports.</w:t>
              </w:r>
            </w:ins>
          </w:p>
          <w:p w14:paraId="1ED2427C" w14:textId="77777777" w:rsidR="00E02224" w:rsidRDefault="00E02224" w:rsidP="00E02224">
            <w:pPr>
              <w:pStyle w:val="XML1"/>
              <w:rPr>
                <w:ins w:id="8822" w:author="Thomas Dietz" w:date="2012-08-13T14:15:00Z"/>
              </w:rPr>
            </w:pPr>
          </w:p>
          <w:p w14:paraId="034D5AF4" w14:textId="77777777" w:rsidR="00E02224" w:rsidRDefault="00E02224" w:rsidP="00E02224">
            <w:pPr>
              <w:pStyle w:val="XML1"/>
              <w:rPr>
                <w:ins w:id="8823" w:author="Thomas Dietz" w:date="2012-08-13T14:15:00Z"/>
              </w:rPr>
            </w:pPr>
            <w:ins w:id="8824" w:author="Thomas Dietz" w:date="2012-08-13T14:15:00Z">
              <w:r>
                <w:t xml:space="preserve">            Elements in this choice are not configurable and can only</w:t>
              </w:r>
            </w:ins>
          </w:p>
          <w:p w14:paraId="49A6F631" w14:textId="77777777" w:rsidR="00E02224" w:rsidRDefault="00E02224" w:rsidP="00E02224">
            <w:pPr>
              <w:pStyle w:val="XML1"/>
              <w:rPr>
                <w:ins w:id="8825" w:author="Thomas Dietz" w:date="2012-08-13T14:15:00Z"/>
              </w:rPr>
            </w:pPr>
            <w:ins w:id="8826" w:author="Thomas Dietz" w:date="2012-08-13T14:15:00Z">
              <w:r>
                <w:t xml:space="preserve">            be retrieved by NETCONF &amp;lt;get&amp;gt; operations. Attemps to modify</w:t>
              </w:r>
            </w:ins>
          </w:p>
          <w:p w14:paraId="253F8E72" w14:textId="77777777" w:rsidR="00E02224" w:rsidRDefault="00E02224" w:rsidP="00E02224">
            <w:pPr>
              <w:pStyle w:val="XML1"/>
              <w:rPr>
                <w:ins w:id="8827" w:author="Thomas Dietz" w:date="2012-08-13T14:15:00Z"/>
              </w:rPr>
            </w:pPr>
            <w:ins w:id="8828" w:author="Thomas Dietz" w:date="2012-08-13T14:15:00Z">
              <w:r>
                <w:t xml:space="preserve">            this element and its children with a NETCONF &amp;lt;edit-config&amp;gt;</w:t>
              </w:r>
            </w:ins>
          </w:p>
          <w:p w14:paraId="12487153" w14:textId="77777777" w:rsidR="00E02224" w:rsidRDefault="00E02224" w:rsidP="00E02224">
            <w:pPr>
              <w:pStyle w:val="XML1"/>
              <w:rPr>
                <w:ins w:id="8829" w:author="Thomas Dietz" w:date="2012-08-13T14:15:00Z"/>
              </w:rPr>
            </w:pPr>
            <w:ins w:id="8830" w:author="Thomas Dietz" w:date="2012-08-13T14:15:00Z">
              <w:r>
                <w:lastRenderedPageBreak/>
                <w:t xml:space="preserve">            operation MUST result in an 'operation-not-supported' error</w:t>
              </w:r>
            </w:ins>
          </w:p>
          <w:p w14:paraId="003042B1" w14:textId="77777777" w:rsidR="00E02224" w:rsidRDefault="00E02224" w:rsidP="00E02224">
            <w:pPr>
              <w:pStyle w:val="XML1"/>
              <w:rPr>
                <w:ins w:id="8831" w:author="Thomas Dietz" w:date="2012-08-13T14:15:00Z"/>
              </w:rPr>
            </w:pPr>
            <w:ins w:id="8832" w:author="Thomas Dietz" w:date="2012-08-13T14:15:00Z">
              <w:r>
                <w:t xml:space="preserve">            with type 'application'.</w:t>
              </w:r>
            </w:ins>
          </w:p>
          <w:p w14:paraId="567B22FE" w14:textId="77777777" w:rsidR="00E02224" w:rsidRDefault="00E02224" w:rsidP="00E02224">
            <w:pPr>
              <w:pStyle w:val="XML1"/>
              <w:rPr>
                <w:ins w:id="8833" w:author="Thomas Dietz" w:date="2012-08-13T14:15:00Z"/>
              </w:rPr>
            </w:pPr>
          </w:p>
          <w:p w14:paraId="4CFA47EF" w14:textId="77777777" w:rsidR="00E02224" w:rsidRDefault="00E02224" w:rsidP="00E02224">
            <w:pPr>
              <w:pStyle w:val="XML1"/>
              <w:rPr>
                <w:ins w:id="8834" w:author="Thomas Dietz" w:date="2012-08-13T14:15:00Z"/>
              </w:rPr>
            </w:pPr>
            <w:ins w:id="8835" w:author="Thomas Dietz" w:date="2012-08-13T14:15:00Z">
              <w:r>
                <w:t xml:space="preserve">            Only elements from one choice must exist at a time.</w:t>
              </w:r>
            </w:ins>
          </w:p>
          <w:p w14:paraId="38A68600" w14:textId="77777777" w:rsidR="00E02224" w:rsidRDefault="00E02224" w:rsidP="00E02224">
            <w:pPr>
              <w:pStyle w:val="XML1"/>
              <w:rPr>
                <w:ins w:id="8836" w:author="Thomas Dietz" w:date="2012-08-13T14:15:00Z"/>
              </w:rPr>
            </w:pPr>
            <w:ins w:id="8837" w:author="Thomas Dietz" w:date="2012-08-13T14:15:00Z">
              <w:r>
                <w:t xml:space="preserve">          &lt;/xs:documentation&gt;</w:t>
              </w:r>
            </w:ins>
          </w:p>
          <w:p w14:paraId="676F703C" w14:textId="77777777" w:rsidR="00E02224" w:rsidRDefault="00E02224" w:rsidP="00E02224">
            <w:pPr>
              <w:pStyle w:val="XML1"/>
              <w:rPr>
                <w:ins w:id="8838" w:author="Thomas Dietz" w:date="2012-08-13T14:15:00Z"/>
              </w:rPr>
            </w:pPr>
            <w:ins w:id="8839" w:author="Thomas Dietz" w:date="2012-08-13T14:15:00Z">
              <w:r>
                <w:t xml:space="preserve">        &lt;/xs:annotation&gt;</w:t>
              </w:r>
            </w:ins>
          </w:p>
          <w:p w14:paraId="39319D84" w14:textId="77777777" w:rsidR="00E02224" w:rsidRDefault="00E02224" w:rsidP="00E02224">
            <w:pPr>
              <w:pStyle w:val="XML1"/>
              <w:rPr>
                <w:ins w:id="8840" w:author="Thomas Dietz" w:date="2012-08-13T14:15:00Z"/>
              </w:rPr>
            </w:pPr>
          </w:p>
          <w:p w14:paraId="3F74A420" w14:textId="77777777" w:rsidR="00E02224" w:rsidRDefault="00E02224" w:rsidP="00E02224">
            <w:pPr>
              <w:pStyle w:val="XML1"/>
              <w:rPr>
                <w:ins w:id="8841" w:author="Thomas Dietz" w:date="2012-08-13T14:15:00Z"/>
              </w:rPr>
            </w:pPr>
            <w:ins w:id="8842" w:author="Thomas Dietz" w:date="2012-08-13T14:15:00Z">
              <w:r>
                <w:t xml:space="preserve">        &lt;xs:sequence&gt;</w:t>
              </w:r>
            </w:ins>
          </w:p>
          <w:p w14:paraId="78C92AED" w14:textId="77777777" w:rsidR="00E02224" w:rsidRDefault="00E02224" w:rsidP="00E02224">
            <w:pPr>
              <w:pStyle w:val="XML1"/>
              <w:rPr>
                <w:ins w:id="8843" w:author="Thomas Dietz" w:date="2012-08-13T14:15:00Z"/>
              </w:rPr>
            </w:pPr>
            <w:ins w:id="8844" w:author="Thomas Dietz" w:date="2012-08-13T14:15:00Z">
              <w:r>
                <w:t xml:space="preserve">          &lt;xs:element name="tunnel"&gt;</w:t>
              </w:r>
            </w:ins>
          </w:p>
          <w:p w14:paraId="5880B4FE" w14:textId="77777777" w:rsidR="00E02224" w:rsidRDefault="00E02224" w:rsidP="00E02224">
            <w:pPr>
              <w:pStyle w:val="XML1"/>
              <w:rPr>
                <w:ins w:id="8845" w:author="Thomas Dietz" w:date="2012-08-13T14:15:00Z"/>
              </w:rPr>
            </w:pPr>
            <w:ins w:id="8846" w:author="Thomas Dietz" w:date="2012-08-13T14:15:00Z">
              <w:r>
                <w:t xml:space="preserve">            &lt;xs:annotation&gt;</w:t>
              </w:r>
            </w:ins>
          </w:p>
          <w:p w14:paraId="5CAC4784" w14:textId="77777777" w:rsidR="00E02224" w:rsidRDefault="00E02224" w:rsidP="00E02224">
            <w:pPr>
              <w:pStyle w:val="XML1"/>
              <w:rPr>
                <w:ins w:id="8847" w:author="Thomas Dietz" w:date="2012-08-13T14:15:00Z"/>
              </w:rPr>
            </w:pPr>
            <w:ins w:id="8848" w:author="Thomas Dietz" w:date="2012-08-13T14:15:00Z">
              <w:r>
                <w:t xml:space="preserve">              &lt;xs:documentation&gt;</w:t>
              </w:r>
            </w:ins>
          </w:p>
          <w:p w14:paraId="58408B96" w14:textId="77777777" w:rsidR="00E02224" w:rsidRDefault="00E02224" w:rsidP="00E02224">
            <w:pPr>
              <w:pStyle w:val="XML1"/>
              <w:rPr>
                <w:ins w:id="8849" w:author="Thomas Dietz" w:date="2012-08-13T14:15:00Z"/>
              </w:rPr>
            </w:pPr>
            <w:ins w:id="8850" w:author="Thomas Dietz" w:date="2012-08-13T14:15:00Z">
              <w:r>
                <w:t xml:space="preserve">                Properties of a basic IP-in-GRE tunnel.</w:t>
              </w:r>
            </w:ins>
          </w:p>
          <w:p w14:paraId="3F37E444" w14:textId="77777777" w:rsidR="00E02224" w:rsidRDefault="00E02224" w:rsidP="00E02224">
            <w:pPr>
              <w:pStyle w:val="XML1"/>
              <w:rPr>
                <w:ins w:id="8851" w:author="Thomas Dietz" w:date="2012-08-13T14:15:00Z"/>
              </w:rPr>
            </w:pPr>
            <w:ins w:id="8852" w:author="Thomas Dietz" w:date="2012-08-13T14:15:00Z">
              <w:r>
                <w:t xml:space="preserve">              &lt;/xs:documentation&gt;</w:t>
              </w:r>
            </w:ins>
          </w:p>
          <w:p w14:paraId="5E3CD852" w14:textId="77777777" w:rsidR="00E02224" w:rsidRDefault="00E02224" w:rsidP="00E02224">
            <w:pPr>
              <w:pStyle w:val="XML1"/>
              <w:rPr>
                <w:ins w:id="8853" w:author="Thomas Dietz" w:date="2012-08-13T14:15:00Z"/>
              </w:rPr>
            </w:pPr>
            <w:ins w:id="8854" w:author="Thomas Dietz" w:date="2012-08-13T14:15:00Z">
              <w:r>
                <w:t xml:space="preserve">            &lt;/xs:annotation&gt;</w:t>
              </w:r>
            </w:ins>
          </w:p>
          <w:p w14:paraId="5F43B6E7" w14:textId="77777777" w:rsidR="00E02224" w:rsidRDefault="00E02224" w:rsidP="00E02224">
            <w:pPr>
              <w:pStyle w:val="XML1"/>
              <w:rPr>
                <w:ins w:id="8855" w:author="Thomas Dietz" w:date="2012-08-13T14:15:00Z"/>
              </w:rPr>
            </w:pPr>
            <w:ins w:id="8856" w:author="Thomas Dietz" w:date="2012-08-13T14:15:00Z">
              <w:r>
                <w:t xml:space="preserve">            &lt;xs:complexType&gt;</w:t>
              </w:r>
            </w:ins>
          </w:p>
          <w:p w14:paraId="43CC9216" w14:textId="77777777" w:rsidR="00E02224" w:rsidRDefault="00E02224" w:rsidP="00E02224">
            <w:pPr>
              <w:pStyle w:val="XML1"/>
              <w:rPr>
                <w:ins w:id="8857" w:author="Thomas Dietz" w:date="2012-08-13T14:15:00Z"/>
              </w:rPr>
            </w:pPr>
            <w:ins w:id="8858" w:author="Thomas Dietz" w:date="2012-08-13T14:15:00Z">
              <w:r>
                <w:t xml:space="preserve">              &lt;xs:sequence&gt;</w:t>
              </w:r>
            </w:ins>
          </w:p>
          <w:p w14:paraId="1A0D2B7D" w14:textId="77777777" w:rsidR="00E02224" w:rsidRDefault="00E02224" w:rsidP="00E02224">
            <w:pPr>
              <w:pStyle w:val="XML1"/>
              <w:rPr>
                <w:ins w:id="8859" w:author="Thomas Dietz" w:date="2012-08-13T14:15:00Z"/>
              </w:rPr>
            </w:pPr>
            <w:ins w:id="8860" w:author="Thomas Dietz" w:date="2012-08-13T14:15:00Z">
              <w:r>
                <w:t xml:space="preserve">                &lt;xs:group ref="OFPortBaseTunnelType"/&gt;</w:t>
              </w:r>
            </w:ins>
          </w:p>
          <w:p w14:paraId="064A178E" w14:textId="77777777" w:rsidR="00E02224" w:rsidRDefault="00E02224" w:rsidP="00E02224">
            <w:pPr>
              <w:pStyle w:val="XML1"/>
              <w:rPr>
                <w:ins w:id="8861" w:author="Thomas Dietz" w:date="2012-08-13T14:15:00Z"/>
              </w:rPr>
            </w:pPr>
            <w:ins w:id="8862" w:author="Thomas Dietz" w:date="2012-08-13T14:15:00Z">
              <w:r>
                <w:t xml:space="preserve">              &lt;/xs:sequence&gt;</w:t>
              </w:r>
            </w:ins>
          </w:p>
          <w:p w14:paraId="63765E74" w14:textId="77777777" w:rsidR="00E02224" w:rsidRDefault="00E02224" w:rsidP="00E02224">
            <w:pPr>
              <w:pStyle w:val="XML1"/>
              <w:rPr>
                <w:ins w:id="8863" w:author="Thomas Dietz" w:date="2012-08-13T14:15:00Z"/>
              </w:rPr>
            </w:pPr>
            <w:ins w:id="8864" w:author="Thomas Dietz" w:date="2012-08-13T14:15:00Z">
              <w:r>
                <w:t xml:space="preserve">            &lt;/xs:complexType&gt;</w:t>
              </w:r>
            </w:ins>
          </w:p>
          <w:p w14:paraId="4F126700" w14:textId="77777777" w:rsidR="00E02224" w:rsidRDefault="00E02224" w:rsidP="00E02224">
            <w:pPr>
              <w:pStyle w:val="XML1"/>
              <w:rPr>
                <w:ins w:id="8865" w:author="Thomas Dietz" w:date="2012-08-13T14:15:00Z"/>
              </w:rPr>
            </w:pPr>
            <w:ins w:id="8866" w:author="Thomas Dietz" w:date="2012-08-13T14:15:00Z">
              <w:r>
                <w:t xml:space="preserve">          &lt;/xs:element&gt;</w:t>
              </w:r>
            </w:ins>
          </w:p>
          <w:p w14:paraId="10064332" w14:textId="77777777" w:rsidR="00E02224" w:rsidRDefault="00E02224" w:rsidP="00E02224">
            <w:pPr>
              <w:pStyle w:val="XML1"/>
              <w:rPr>
                <w:ins w:id="8867" w:author="Thomas Dietz" w:date="2012-08-13T14:15:00Z"/>
              </w:rPr>
            </w:pPr>
            <w:ins w:id="8868" w:author="Thomas Dietz" w:date="2012-08-13T14:15:00Z">
              <w:r>
                <w:t xml:space="preserve">        &lt;/xs:sequence&gt;</w:t>
              </w:r>
            </w:ins>
          </w:p>
          <w:p w14:paraId="5B4C809F" w14:textId="77777777" w:rsidR="00E02224" w:rsidRDefault="00E02224" w:rsidP="00E02224">
            <w:pPr>
              <w:pStyle w:val="XML1"/>
              <w:rPr>
                <w:ins w:id="8869" w:author="Thomas Dietz" w:date="2012-08-13T14:15:00Z"/>
              </w:rPr>
            </w:pPr>
            <w:ins w:id="8870" w:author="Thomas Dietz" w:date="2012-08-13T14:15:00Z">
              <w:r>
                <w:t xml:space="preserve">        &lt;xs:sequence&gt;</w:t>
              </w:r>
            </w:ins>
          </w:p>
          <w:p w14:paraId="20EF3B17" w14:textId="77777777" w:rsidR="00E02224" w:rsidRDefault="00E02224" w:rsidP="00E02224">
            <w:pPr>
              <w:pStyle w:val="XML1"/>
              <w:rPr>
                <w:ins w:id="8871" w:author="Thomas Dietz" w:date="2012-08-13T14:15:00Z"/>
              </w:rPr>
            </w:pPr>
            <w:ins w:id="8872" w:author="Thomas Dietz" w:date="2012-08-13T14:15:00Z">
              <w:r>
                <w:t xml:space="preserve">          &lt;xs:element name="ipgre-tunnel"&gt;</w:t>
              </w:r>
            </w:ins>
          </w:p>
          <w:p w14:paraId="14BAA757" w14:textId="77777777" w:rsidR="00E02224" w:rsidRDefault="00E02224" w:rsidP="00E02224">
            <w:pPr>
              <w:pStyle w:val="XML1"/>
              <w:rPr>
                <w:ins w:id="8873" w:author="Thomas Dietz" w:date="2012-08-13T14:15:00Z"/>
              </w:rPr>
            </w:pPr>
            <w:ins w:id="8874" w:author="Thomas Dietz" w:date="2012-08-13T14:15:00Z">
              <w:r>
                <w:t xml:space="preserve">            &lt;xs:annotation&gt;</w:t>
              </w:r>
            </w:ins>
          </w:p>
          <w:p w14:paraId="57B2811B" w14:textId="77777777" w:rsidR="00E02224" w:rsidRDefault="00E02224" w:rsidP="00E02224">
            <w:pPr>
              <w:pStyle w:val="XML1"/>
              <w:rPr>
                <w:ins w:id="8875" w:author="Thomas Dietz" w:date="2012-08-13T14:15:00Z"/>
              </w:rPr>
            </w:pPr>
            <w:ins w:id="8876" w:author="Thomas Dietz" w:date="2012-08-13T14:15:00Z">
              <w:r>
                <w:t xml:space="preserve">              &lt;xs:documentation&gt;</w:t>
              </w:r>
            </w:ins>
          </w:p>
          <w:p w14:paraId="760FD41A" w14:textId="77777777" w:rsidR="00E02224" w:rsidRDefault="00E02224" w:rsidP="00E02224">
            <w:pPr>
              <w:pStyle w:val="XML1"/>
              <w:rPr>
                <w:ins w:id="8877" w:author="Thomas Dietz" w:date="2012-08-13T14:15:00Z"/>
              </w:rPr>
            </w:pPr>
            <w:ins w:id="8878" w:author="Thomas Dietz" w:date="2012-08-13T14:15:00Z">
              <w:r>
                <w:t xml:space="preserve">                Properties of a IP-in-GRE tunnel.</w:t>
              </w:r>
            </w:ins>
          </w:p>
          <w:p w14:paraId="5848EDD8" w14:textId="77777777" w:rsidR="00E02224" w:rsidRDefault="00E02224" w:rsidP="00E02224">
            <w:pPr>
              <w:pStyle w:val="XML1"/>
              <w:rPr>
                <w:ins w:id="8879" w:author="Thomas Dietz" w:date="2012-08-13T14:15:00Z"/>
              </w:rPr>
            </w:pPr>
            <w:ins w:id="8880" w:author="Thomas Dietz" w:date="2012-08-13T14:15:00Z">
              <w:r>
                <w:t xml:space="preserve">              &lt;/xs:documentation&gt;</w:t>
              </w:r>
            </w:ins>
          </w:p>
          <w:p w14:paraId="00D94FD0" w14:textId="77777777" w:rsidR="00E02224" w:rsidRDefault="00E02224" w:rsidP="00E02224">
            <w:pPr>
              <w:pStyle w:val="XML1"/>
              <w:rPr>
                <w:ins w:id="8881" w:author="Thomas Dietz" w:date="2012-08-13T14:15:00Z"/>
              </w:rPr>
            </w:pPr>
            <w:ins w:id="8882" w:author="Thomas Dietz" w:date="2012-08-13T14:15:00Z">
              <w:r>
                <w:t xml:space="preserve">            &lt;/xs:annotation&gt;</w:t>
              </w:r>
            </w:ins>
          </w:p>
          <w:p w14:paraId="2BD797F6" w14:textId="77777777" w:rsidR="00E02224" w:rsidRDefault="00E02224" w:rsidP="00E02224">
            <w:pPr>
              <w:pStyle w:val="XML1"/>
              <w:rPr>
                <w:ins w:id="8883" w:author="Thomas Dietz" w:date="2012-08-13T14:15:00Z"/>
              </w:rPr>
            </w:pPr>
            <w:ins w:id="8884" w:author="Thomas Dietz" w:date="2012-08-13T14:15:00Z">
              <w:r>
                <w:t xml:space="preserve">            &lt;xs:complexType&gt;</w:t>
              </w:r>
            </w:ins>
          </w:p>
          <w:p w14:paraId="08ED7118" w14:textId="77777777" w:rsidR="00E02224" w:rsidRDefault="00E02224" w:rsidP="00E02224">
            <w:pPr>
              <w:pStyle w:val="XML1"/>
              <w:rPr>
                <w:ins w:id="8885" w:author="Thomas Dietz" w:date="2012-08-13T14:15:00Z"/>
              </w:rPr>
            </w:pPr>
            <w:ins w:id="8886" w:author="Thomas Dietz" w:date="2012-08-13T14:15:00Z">
              <w:r>
                <w:t xml:space="preserve">              &lt;xs:sequence&gt;</w:t>
              </w:r>
            </w:ins>
          </w:p>
          <w:p w14:paraId="18185198" w14:textId="77777777" w:rsidR="00E02224" w:rsidRDefault="00E02224" w:rsidP="00E02224">
            <w:pPr>
              <w:pStyle w:val="XML1"/>
              <w:rPr>
                <w:ins w:id="8887" w:author="Thomas Dietz" w:date="2012-08-13T14:15:00Z"/>
              </w:rPr>
            </w:pPr>
            <w:ins w:id="8888" w:author="Thomas Dietz" w:date="2012-08-13T14:15:00Z">
              <w:r>
                <w:t xml:space="preserve">                &lt;xs:group ref="OFPortIPGRETunnelType"/&gt;</w:t>
              </w:r>
            </w:ins>
          </w:p>
          <w:p w14:paraId="77FEE1F6" w14:textId="77777777" w:rsidR="00E02224" w:rsidRDefault="00E02224" w:rsidP="00E02224">
            <w:pPr>
              <w:pStyle w:val="XML1"/>
              <w:rPr>
                <w:ins w:id="8889" w:author="Thomas Dietz" w:date="2012-08-13T14:15:00Z"/>
              </w:rPr>
            </w:pPr>
            <w:ins w:id="8890" w:author="Thomas Dietz" w:date="2012-08-13T14:15:00Z">
              <w:r>
                <w:t xml:space="preserve">              &lt;/xs:sequence&gt;</w:t>
              </w:r>
            </w:ins>
          </w:p>
          <w:p w14:paraId="082F833C" w14:textId="77777777" w:rsidR="00E02224" w:rsidRDefault="00E02224" w:rsidP="00E02224">
            <w:pPr>
              <w:pStyle w:val="XML1"/>
              <w:rPr>
                <w:ins w:id="8891" w:author="Thomas Dietz" w:date="2012-08-13T14:15:00Z"/>
              </w:rPr>
            </w:pPr>
            <w:ins w:id="8892" w:author="Thomas Dietz" w:date="2012-08-13T14:15:00Z">
              <w:r>
                <w:t xml:space="preserve">            &lt;/xs:complexType&gt;</w:t>
              </w:r>
            </w:ins>
          </w:p>
          <w:p w14:paraId="21CA3D09" w14:textId="77777777" w:rsidR="00E02224" w:rsidRDefault="00E02224" w:rsidP="00E02224">
            <w:pPr>
              <w:pStyle w:val="XML1"/>
              <w:rPr>
                <w:ins w:id="8893" w:author="Thomas Dietz" w:date="2012-08-13T14:15:00Z"/>
              </w:rPr>
            </w:pPr>
            <w:ins w:id="8894" w:author="Thomas Dietz" w:date="2012-08-13T14:15:00Z">
              <w:r>
                <w:t xml:space="preserve">          &lt;/xs:element&gt;</w:t>
              </w:r>
            </w:ins>
          </w:p>
          <w:p w14:paraId="66944A80" w14:textId="77777777" w:rsidR="00E02224" w:rsidRDefault="00E02224" w:rsidP="00E02224">
            <w:pPr>
              <w:pStyle w:val="XML1"/>
              <w:rPr>
                <w:ins w:id="8895" w:author="Thomas Dietz" w:date="2012-08-13T14:15:00Z"/>
              </w:rPr>
            </w:pPr>
            <w:ins w:id="8896" w:author="Thomas Dietz" w:date="2012-08-13T14:15:00Z">
              <w:r>
                <w:t xml:space="preserve">        &lt;/xs:sequence&gt;</w:t>
              </w:r>
            </w:ins>
          </w:p>
          <w:p w14:paraId="61FAEE3C" w14:textId="77777777" w:rsidR="00E02224" w:rsidRDefault="00E02224" w:rsidP="00E02224">
            <w:pPr>
              <w:pStyle w:val="XML1"/>
              <w:rPr>
                <w:ins w:id="8897" w:author="Thomas Dietz" w:date="2012-08-13T14:15:00Z"/>
              </w:rPr>
            </w:pPr>
            <w:ins w:id="8898" w:author="Thomas Dietz" w:date="2012-08-13T14:15:00Z">
              <w:r>
                <w:t xml:space="preserve">        &lt;xs:sequence&gt;</w:t>
              </w:r>
            </w:ins>
          </w:p>
          <w:p w14:paraId="7292568D" w14:textId="77777777" w:rsidR="00E02224" w:rsidRDefault="00E02224" w:rsidP="00E02224">
            <w:pPr>
              <w:pStyle w:val="XML1"/>
              <w:rPr>
                <w:ins w:id="8899" w:author="Thomas Dietz" w:date="2012-08-13T14:15:00Z"/>
              </w:rPr>
            </w:pPr>
            <w:ins w:id="8900" w:author="Thomas Dietz" w:date="2012-08-13T14:15:00Z">
              <w:r>
                <w:t xml:space="preserve">          &lt;xs:element name="vxlan-tunnel"&gt;</w:t>
              </w:r>
            </w:ins>
          </w:p>
          <w:p w14:paraId="730F487E" w14:textId="77777777" w:rsidR="00E02224" w:rsidRDefault="00E02224" w:rsidP="00E02224">
            <w:pPr>
              <w:pStyle w:val="XML1"/>
              <w:rPr>
                <w:ins w:id="8901" w:author="Thomas Dietz" w:date="2012-08-13T14:15:00Z"/>
              </w:rPr>
            </w:pPr>
            <w:ins w:id="8902" w:author="Thomas Dietz" w:date="2012-08-13T14:15:00Z">
              <w:r>
                <w:t xml:space="preserve">            &lt;xs:annotation&gt;</w:t>
              </w:r>
            </w:ins>
          </w:p>
          <w:p w14:paraId="2C5D11EB" w14:textId="77777777" w:rsidR="00E02224" w:rsidRDefault="00E02224" w:rsidP="00E02224">
            <w:pPr>
              <w:pStyle w:val="XML1"/>
              <w:rPr>
                <w:ins w:id="8903" w:author="Thomas Dietz" w:date="2012-08-13T14:15:00Z"/>
              </w:rPr>
            </w:pPr>
            <w:ins w:id="8904" w:author="Thomas Dietz" w:date="2012-08-13T14:15:00Z">
              <w:r>
                <w:t xml:space="preserve">              &lt;xs:documentation&gt;</w:t>
              </w:r>
            </w:ins>
          </w:p>
          <w:p w14:paraId="09853FDD" w14:textId="77777777" w:rsidR="00E02224" w:rsidRDefault="00E02224" w:rsidP="00E02224">
            <w:pPr>
              <w:pStyle w:val="XML1"/>
              <w:rPr>
                <w:ins w:id="8905" w:author="Thomas Dietz" w:date="2012-08-13T14:15:00Z"/>
              </w:rPr>
            </w:pPr>
            <w:ins w:id="8906" w:author="Thomas Dietz" w:date="2012-08-13T14:15:00Z">
              <w:r>
                <w:t xml:space="preserve">                Properties of a VxLAN tunnel.</w:t>
              </w:r>
            </w:ins>
          </w:p>
          <w:p w14:paraId="57EFAC71" w14:textId="77777777" w:rsidR="00E02224" w:rsidRDefault="00E02224" w:rsidP="00E02224">
            <w:pPr>
              <w:pStyle w:val="XML1"/>
              <w:rPr>
                <w:ins w:id="8907" w:author="Thomas Dietz" w:date="2012-08-13T14:15:00Z"/>
              </w:rPr>
            </w:pPr>
            <w:ins w:id="8908" w:author="Thomas Dietz" w:date="2012-08-13T14:15:00Z">
              <w:r>
                <w:t xml:space="preserve">              &lt;/xs:documentation&gt;</w:t>
              </w:r>
            </w:ins>
          </w:p>
          <w:p w14:paraId="20B75CDE" w14:textId="77777777" w:rsidR="00E02224" w:rsidRDefault="00E02224" w:rsidP="00E02224">
            <w:pPr>
              <w:pStyle w:val="XML1"/>
              <w:rPr>
                <w:ins w:id="8909" w:author="Thomas Dietz" w:date="2012-08-13T14:15:00Z"/>
              </w:rPr>
            </w:pPr>
            <w:ins w:id="8910" w:author="Thomas Dietz" w:date="2012-08-13T14:15:00Z">
              <w:r>
                <w:t xml:space="preserve">            &lt;/xs:annotation&gt;</w:t>
              </w:r>
            </w:ins>
          </w:p>
          <w:p w14:paraId="3572871E" w14:textId="77777777" w:rsidR="00E02224" w:rsidRDefault="00E02224" w:rsidP="00E02224">
            <w:pPr>
              <w:pStyle w:val="XML1"/>
              <w:rPr>
                <w:ins w:id="8911" w:author="Thomas Dietz" w:date="2012-08-13T14:15:00Z"/>
              </w:rPr>
            </w:pPr>
            <w:ins w:id="8912" w:author="Thomas Dietz" w:date="2012-08-13T14:15:00Z">
              <w:r>
                <w:t xml:space="preserve">            &lt;xs:complexType&gt;</w:t>
              </w:r>
            </w:ins>
          </w:p>
          <w:p w14:paraId="05B654E8" w14:textId="77777777" w:rsidR="00E02224" w:rsidRDefault="00E02224" w:rsidP="00E02224">
            <w:pPr>
              <w:pStyle w:val="XML1"/>
              <w:rPr>
                <w:ins w:id="8913" w:author="Thomas Dietz" w:date="2012-08-13T14:15:00Z"/>
              </w:rPr>
            </w:pPr>
            <w:ins w:id="8914" w:author="Thomas Dietz" w:date="2012-08-13T14:15:00Z">
              <w:r>
                <w:t xml:space="preserve">              &lt;xs:sequence&gt;</w:t>
              </w:r>
            </w:ins>
          </w:p>
          <w:p w14:paraId="3EE3F4F0" w14:textId="77777777" w:rsidR="00E02224" w:rsidRDefault="00E02224" w:rsidP="00E02224">
            <w:pPr>
              <w:pStyle w:val="XML1"/>
              <w:rPr>
                <w:ins w:id="8915" w:author="Thomas Dietz" w:date="2012-08-13T14:15:00Z"/>
              </w:rPr>
            </w:pPr>
            <w:ins w:id="8916" w:author="Thomas Dietz" w:date="2012-08-13T14:15:00Z">
              <w:r>
                <w:t xml:space="preserve">                &lt;xs:group ref="OFPortVXLANTunnelType"/&gt;</w:t>
              </w:r>
            </w:ins>
          </w:p>
          <w:p w14:paraId="4A387EEB" w14:textId="77777777" w:rsidR="00E02224" w:rsidRDefault="00E02224" w:rsidP="00E02224">
            <w:pPr>
              <w:pStyle w:val="XML1"/>
              <w:rPr>
                <w:ins w:id="8917" w:author="Thomas Dietz" w:date="2012-08-13T14:15:00Z"/>
              </w:rPr>
            </w:pPr>
            <w:ins w:id="8918" w:author="Thomas Dietz" w:date="2012-08-13T14:15:00Z">
              <w:r>
                <w:t xml:space="preserve">              &lt;/xs:sequence&gt;</w:t>
              </w:r>
            </w:ins>
          </w:p>
          <w:p w14:paraId="7469CE24" w14:textId="77777777" w:rsidR="00E02224" w:rsidRDefault="00E02224" w:rsidP="00E02224">
            <w:pPr>
              <w:pStyle w:val="XML1"/>
              <w:rPr>
                <w:ins w:id="8919" w:author="Thomas Dietz" w:date="2012-08-13T14:15:00Z"/>
              </w:rPr>
            </w:pPr>
            <w:ins w:id="8920" w:author="Thomas Dietz" w:date="2012-08-13T14:15:00Z">
              <w:r>
                <w:t xml:space="preserve">            &lt;/xs:complexType&gt;</w:t>
              </w:r>
            </w:ins>
          </w:p>
          <w:p w14:paraId="1A1633F1" w14:textId="77777777" w:rsidR="00E02224" w:rsidRDefault="00E02224" w:rsidP="00E02224">
            <w:pPr>
              <w:pStyle w:val="XML1"/>
              <w:rPr>
                <w:ins w:id="8921" w:author="Thomas Dietz" w:date="2012-08-13T14:15:00Z"/>
              </w:rPr>
            </w:pPr>
            <w:ins w:id="8922" w:author="Thomas Dietz" w:date="2012-08-13T14:15:00Z">
              <w:r>
                <w:t xml:space="preserve">          &lt;/xs:element&gt;</w:t>
              </w:r>
            </w:ins>
          </w:p>
          <w:p w14:paraId="60D35793" w14:textId="77777777" w:rsidR="00E02224" w:rsidRDefault="00E02224" w:rsidP="00E02224">
            <w:pPr>
              <w:pStyle w:val="XML1"/>
              <w:rPr>
                <w:ins w:id="8923" w:author="Thomas Dietz" w:date="2012-08-13T14:15:00Z"/>
              </w:rPr>
            </w:pPr>
            <w:ins w:id="8924" w:author="Thomas Dietz" w:date="2012-08-13T14:15:00Z">
              <w:r>
                <w:t xml:space="preserve">        &lt;/xs:sequence&gt;</w:t>
              </w:r>
            </w:ins>
          </w:p>
          <w:p w14:paraId="26D396FE" w14:textId="77777777" w:rsidR="00E02224" w:rsidRDefault="00E02224" w:rsidP="00E02224">
            <w:pPr>
              <w:pStyle w:val="XML1"/>
              <w:rPr>
                <w:ins w:id="8925" w:author="Thomas Dietz" w:date="2012-08-13T14:15:00Z"/>
              </w:rPr>
            </w:pPr>
            <w:ins w:id="8926" w:author="Thomas Dietz" w:date="2012-08-13T14:15:00Z">
              <w:r>
                <w:t xml:space="preserve">        &lt;xs:sequence&gt;</w:t>
              </w:r>
            </w:ins>
          </w:p>
          <w:p w14:paraId="1E545A07" w14:textId="77777777" w:rsidR="00E02224" w:rsidRDefault="00E02224" w:rsidP="00E02224">
            <w:pPr>
              <w:pStyle w:val="XML1"/>
              <w:rPr>
                <w:ins w:id="8927" w:author="Thomas Dietz" w:date="2012-08-13T14:15:00Z"/>
              </w:rPr>
            </w:pPr>
            <w:ins w:id="8928" w:author="Thomas Dietz" w:date="2012-08-13T14:15:00Z">
              <w:r>
                <w:t xml:space="preserve">          &lt;xs:element name="nvgre-tunnel"&gt;</w:t>
              </w:r>
            </w:ins>
          </w:p>
          <w:p w14:paraId="250E8A86" w14:textId="77777777" w:rsidR="00E02224" w:rsidRDefault="00E02224" w:rsidP="00E02224">
            <w:pPr>
              <w:pStyle w:val="XML1"/>
              <w:rPr>
                <w:ins w:id="8929" w:author="Thomas Dietz" w:date="2012-08-13T14:15:00Z"/>
              </w:rPr>
            </w:pPr>
            <w:ins w:id="8930" w:author="Thomas Dietz" w:date="2012-08-13T14:15:00Z">
              <w:r>
                <w:t xml:space="preserve">            &lt;xs:annotation&gt;</w:t>
              </w:r>
            </w:ins>
          </w:p>
          <w:p w14:paraId="39E4F133" w14:textId="77777777" w:rsidR="00E02224" w:rsidRDefault="00E02224" w:rsidP="00E02224">
            <w:pPr>
              <w:pStyle w:val="XML1"/>
              <w:rPr>
                <w:ins w:id="8931" w:author="Thomas Dietz" w:date="2012-08-13T14:15:00Z"/>
              </w:rPr>
            </w:pPr>
            <w:ins w:id="8932" w:author="Thomas Dietz" w:date="2012-08-13T14:15:00Z">
              <w:r>
                <w:t xml:space="preserve">              &lt;xs:documentation&gt;</w:t>
              </w:r>
            </w:ins>
          </w:p>
          <w:p w14:paraId="1F06060C" w14:textId="77777777" w:rsidR="00E02224" w:rsidRDefault="00E02224" w:rsidP="00E02224">
            <w:pPr>
              <w:pStyle w:val="XML1"/>
              <w:rPr>
                <w:ins w:id="8933" w:author="Thomas Dietz" w:date="2012-08-13T14:15:00Z"/>
              </w:rPr>
            </w:pPr>
            <w:ins w:id="8934" w:author="Thomas Dietz" w:date="2012-08-13T14:15:00Z">
              <w:r>
                <w:t xml:space="preserve">                Properties of a NVGRE tunnel.</w:t>
              </w:r>
            </w:ins>
          </w:p>
          <w:p w14:paraId="4522D001" w14:textId="77777777" w:rsidR="00E02224" w:rsidRDefault="00E02224" w:rsidP="00E02224">
            <w:pPr>
              <w:pStyle w:val="XML1"/>
              <w:rPr>
                <w:ins w:id="8935" w:author="Thomas Dietz" w:date="2012-08-13T14:15:00Z"/>
              </w:rPr>
            </w:pPr>
            <w:ins w:id="8936" w:author="Thomas Dietz" w:date="2012-08-13T14:15:00Z">
              <w:r>
                <w:t xml:space="preserve">              &lt;/xs:documentation&gt;</w:t>
              </w:r>
            </w:ins>
          </w:p>
          <w:p w14:paraId="63928171" w14:textId="77777777" w:rsidR="00E02224" w:rsidRDefault="00E02224" w:rsidP="00E02224">
            <w:pPr>
              <w:pStyle w:val="XML1"/>
              <w:rPr>
                <w:ins w:id="8937" w:author="Thomas Dietz" w:date="2012-08-13T14:15:00Z"/>
              </w:rPr>
            </w:pPr>
            <w:ins w:id="8938" w:author="Thomas Dietz" w:date="2012-08-13T14:15:00Z">
              <w:r>
                <w:t xml:space="preserve">            &lt;/xs:annotation&gt;</w:t>
              </w:r>
            </w:ins>
          </w:p>
          <w:p w14:paraId="067CA60B" w14:textId="77777777" w:rsidR="00E02224" w:rsidRDefault="00E02224" w:rsidP="00E02224">
            <w:pPr>
              <w:pStyle w:val="XML1"/>
              <w:rPr>
                <w:ins w:id="8939" w:author="Thomas Dietz" w:date="2012-08-13T14:15:00Z"/>
              </w:rPr>
            </w:pPr>
            <w:ins w:id="8940" w:author="Thomas Dietz" w:date="2012-08-13T14:15:00Z">
              <w:r>
                <w:lastRenderedPageBreak/>
                <w:t xml:space="preserve">            &lt;xs:complexType&gt;</w:t>
              </w:r>
            </w:ins>
          </w:p>
          <w:p w14:paraId="76FAAD3D" w14:textId="77777777" w:rsidR="00E02224" w:rsidRDefault="00E02224" w:rsidP="00E02224">
            <w:pPr>
              <w:pStyle w:val="XML1"/>
              <w:rPr>
                <w:ins w:id="8941" w:author="Thomas Dietz" w:date="2012-08-13T14:15:00Z"/>
              </w:rPr>
            </w:pPr>
            <w:ins w:id="8942" w:author="Thomas Dietz" w:date="2012-08-13T14:15:00Z">
              <w:r>
                <w:t xml:space="preserve">              &lt;xs:sequence&gt;</w:t>
              </w:r>
            </w:ins>
          </w:p>
          <w:p w14:paraId="09D4F4AD" w14:textId="77777777" w:rsidR="00E02224" w:rsidRDefault="00E02224" w:rsidP="00E02224">
            <w:pPr>
              <w:pStyle w:val="XML1"/>
              <w:rPr>
                <w:ins w:id="8943" w:author="Thomas Dietz" w:date="2012-08-13T14:15:00Z"/>
              </w:rPr>
            </w:pPr>
            <w:ins w:id="8944" w:author="Thomas Dietz" w:date="2012-08-13T14:15:00Z">
              <w:r>
                <w:t xml:space="preserve">                &lt;xs:group ref="OFPortNVGRETunnelType"/&gt;</w:t>
              </w:r>
            </w:ins>
          </w:p>
          <w:p w14:paraId="49BB3989" w14:textId="77777777" w:rsidR="00E02224" w:rsidRDefault="00E02224" w:rsidP="00E02224">
            <w:pPr>
              <w:pStyle w:val="XML1"/>
              <w:rPr>
                <w:ins w:id="8945" w:author="Thomas Dietz" w:date="2012-08-13T14:15:00Z"/>
              </w:rPr>
            </w:pPr>
            <w:ins w:id="8946" w:author="Thomas Dietz" w:date="2012-08-13T14:15:00Z">
              <w:r>
                <w:t xml:space="preserve">              &lt;/xs:sequence&gt;</w:t>
              </w:r>
            </w:ins>
          </w:p>
          <w:p w14:paraId="2E9B0873" w14:textId="77777777" w:rsidR="00E02224" w:rsidRDefault="00E02224" w:rsidP="00E02224">
            <w:pPr>
              <w:pStyle w:val="XML1"/>
              <w:rPr>
                <w:ins w:id="8947" w:author="Thomas Dietz" w:date="2012-08-13T14:15:00Z"/>
              </w:rPr>
            </w:pPr>
            <w:ins w:id="8948" w:author="Thomas Dietz" w:date="2012-08-13T14:15:00Z">
              <w:r>
                <w:t xml:space="preserve">            &lt;/xs:complexType&gt;</w:t>
              </w:r>
            </w:ins>
          </w:p>
          <w:p w14:paraId="0C9FE8CA" w14:textId="77777777" w:rsidR="00E02224" w:rsidRDefault="00E02224" w:rsidP="00E02224">
            <w:pPr>
              <w:pStyle w:val="XML1"/>
              <w:rPr>
                <w:ins w:id="8949" w:author="Thomas Dietz" w:date="2012-08-13T14:15:00Z"/>
              </w:rPr>
            </w:pPr>
            <w:ins w:id="8950" w:author="Thomas Dietz" w:date="2012-08-13T14:15:00Z">
              <w:r>
                <w:t xml:space="preserve">          &lt;/xs:element&gt;</w:t>
              </w:r>
            </w:ins>
          </w:p>
          <w:p w14:paraId="6DB24C05" w14:textId="77777777" w:rsidR="00E02224" w:rsidRDefault="00E02224" w:rsidP="00E02224">
            <w:pPr>
              <w:pStyle w:val="XML1"/>
              <w:rPr>
                <w:ins w:id="8951" w:author="Thomas Dietz" w:date="2012-08-13T14:15:00Z"/>
              </w:rPr>
            </w:pPr>
            <w:ins w:id="8952" w:author="Thomas Dietz" w:date="2012-08-13T14:15:00Z">
              <w:r>
                <w:t xml:space="preserve">        &lt;/xs:sequence&gt;</w:t>
              </w:r>
            </w:ins>
          </w:p>
          <w:p w14:paraId="6C1B5652" w14:textId="77777777" w:rsidR="00E02224" w:rsidRDefault="00E02224" w:rsidP="00E02224">
            <w:pPr>
              <w:pStyle w:val="XML1"/>
              <w:rPr>
                <w:ins w:id="8953" w:author="Thomas Dietz" w:date="2012-08-13T14:15:00Z"/>
              </w:rPr>
            </w:pPr>
            <w:ins w:id="8954" w:author="Thomas Dietz" w:date="2012-08-13T14:15:00Z">
              <w:r>
                <w:t xml:space="preserve">      &lt;/xs:choice&gt;</w:t>
              </w:r>
            </w:ins>
          </w:p>
          <w:p w14:paraId="6FCB8764" w14:textId="77777777" w:rsidR="00E02224" w:rsidRDefault="00E02224" w:rsidP="00E02224">
            <w:pPr>
              <w:pStyle w:val="XML1"/>
              <w:rPr>
                <w:ins w:id="8955" w:author="Thomas Dietz" w:date="2012-08-13T14:15:00Z"/>
              </w:rPr>
            </w:pPr>
            <w:ins w:id="8956" w:author="Thomas Dietz" w:date="2012-08-13T14:15:00Z">
              <w:r>
                <w:t xml:space="preserve">    &lt;/xs:sequence&gt;</w:t>
              </w:r>
            </w:ins>
          </w:p>
          <w:p w14:paraId="7A457257" w14:textId="6E15EE0D" w:rsidR="00E02224" w:rsidRDefault="00E02224" w:rsidP="00E02224">
            <w:pPr>
              <w:pStyle w:val="XML1"/>
              <w:rPr>
                <w:ins w:id="8957" w:author="Thomas Dietz" w:date="2012-08-13T14:15:00Z"/>
              </w:rPr>
            </w:pPr>
            <w:ins w:id="8958" w:author="Thomas Dietz" w:date="2012-08-13T14:15:00Z">
              <w:r>
                <w:t xml:space="preserve">  &lt;/xs:group&gt;</w:t>
              </w:r>
            </w:ins>
          </w:p>
          <w:p w14:paraId="55407528" w14:textId="77777777" w:rsidR="00E02224" w:rsidRDefault="00E02224" w:rsidP="00E02224">
            <w:pPr>
              <w:pStyle w:val="XML1"/>
              <w:rPr>
                <w:ins w:id="8959" w:author="Thomas Dietz" w:date="2012-08-13T14:15:00Z"/>
              </w:rPr>
            </w:pPr>
          </w:p>
          <w:p w14:paraId="0159676C" w14:textId="77777777" w:rsidR="00E02224" w:rsidRDefault="00E02224" w:rsidP="00E02224">
            <w:pPr>
              <w:pStyle w:val="XML1"/>
              <w:rPr>
                <w:ins w:id="8960" w:author="Thomas Dietz" w:date="2012-08-13T14:10:00Z"/>
              </w:rPr>
            </w:pPr>
            <w:ins w:id="8961" w:author="Thomas Dietz" w:date="2012-08-13T14:10:00Z">
              <w:r>
                <w:t xml:space="preserve">  &lt;xs:group name="OFPortBaseTunnelType"&gt;</w:t>
              </w:r>
            </w:ins>
          </w:p>
          <w:p w14:paraId="5DE14C36" w14:textId="77777777" w:rsidR="00E02224" w:rsidRDefault="00E02224" w:rsidP="00E02224">
            <w:pPr>
              <w:pStyle w:val="XML1"/>
              <w:rPr>
                <w:ins w:id="8962" w:author="Thomas Dietz" w:date="2012-08-13T14:10:00Z"/>
              </w:rPr>
            </w:pPr>
            <w:ins w:id="8963" w:author="Thomas Dietz" w:date="2012-08-13T14:10:00Z">
              <w:r>
                <w:t xml:space="preserve">    &lt;xs:annotation&gt;</w:t>
              </w:r>
            </w:ins>
          </w:p>
          <w:p w14:paraId="27359361" w14:textId="77777777" w:rsidR="00E02224" w:rsidRDefault="00E02224" w:rsidP="00E02224">
            <w:pPr>
              <w:pStyle w:val="XML1"/>
              <w:rPr>
                <w:ins w:id="8964" w:author="Thomas Dietz" w:date="2012-08-13T14:10:00Z"/>
              </w:rPr>
            </w:pPr>
            <w:ins w:id="8965" w:author="Thomas Dietz" w:date="2012-08-13T14:10:00Z">
              <w:r>
                <w:t xml:space="preserve">      &lt;xs:documentation&gt;</w:t>
              </w:r>
            </w:ins>
          </w:p>
          <w:p w14:paraId="4D63B46C" w14:textId="77777777" w:rsidR="00E02224" w:rsidRDefault="00E02224" w:rsidP="00E02224">
            <w:pPr>
              <w:pStyle w:val="XML1"/>
              <w:rPr>
                <w:ins w:id="8966" w:author="Thomas Dietz" w:date="2012-08-13T14:10:00Z"/>
              </w:rPr>
            </w:pPr>
            <w:ins w:id="8967" w:author="Thomas Dietz" w:date="2012-08-13T14:10:00Z">
              <w:r>
                <w:t xml:space="preserve">        A group of common elements that are included</w:t>
              </w:r>
            </w:ins>
          </w:p>
          <w:p w14:paraId="050D7851" w14:textId="77777777" w:rsidR="00E02224" w:rsidRDefault="00E02224" w:rsidP="00E02224">
            <w:pPr>
              <w:pStyle w:val="XML1"/>
              <w:rPr>
                <w:ins w:id="8968" w:author="Thomas Dietz" w:date="2012-08-13T14:10:00Z"/>
              </w:rPr>
            </w:pPr>
            <w:ins w:id="8969" w:author="Thomas Dietz" w:date="2012-08-13T14:10:00Z">
              <w:r>
                <w:t xml:space="preserve">        in every supported tunnel type.  Tunnels are modeled as </w:t>
              </w:r>
            </w:ins>
          </w:p>
          <w:p w14:paraId="70CD702C" w14:textId="77777777" w:rsidR="00E02224" w:rsidRDefault="00E02224" w:rsidP="00E02224">
            <w:pPr>
              <w:pStyle w:val="XML1"/>
              <w:rPr>
                <w:ins w:id="8970" w:author="Thomas Dietz" w:date="2012-08-13T14:10:00Z"/>
              </w:rPr>
            </w:pPr>
            <w:ins w:id="8971" w:author="Thomas Dietz" w:date="2012-08-13T14:10:00Z">
              <w:r>
                <w:t xml:space="preserve">        logical ports.</w:t>
              </w:r>
            </w:ins>
          </w:p>
          <w:p w14:paraId="14554365" w14:textId="77777777" w:rsidR="00E02224" w:rsidRDefault="00E02224" w:rsidP="00E02224">
            <w:pPr>
              <w:pStyle w:val="XML1"/>
              <w:rPr>
                <w:ins w:id="8972" w:author="Thomas Dietz" w:date="2012-08-13T14:10:00Z"/>
              </w:rPr>
            </w:pPr>
          </w:p>
          <w:p w14:paraId="26073377" w14:textId="77777777" w:rsidR="00E02224" w:rsidRDefault="00E02224" w:rsidP="00E02224">
            <w:pPr>
              <w:pStyle w:val="XML1"/>
              <w:rPr>
                <w:ins w:id="8973" w:author="Thomas Dietz" w:date="2012-08-13T14:10:00Z"/>
              </w:rPr>
            </w:pPr>
            <w:ins w:id="8974" w:author="Thomas Dietz" w:date="2012-08-13T14:10:00Z">
              <w:r>
                <w:t xml:space="preserve">        One pair of local/remote endpoints must exist for a tunnel</w:t>
              </w:r>
            </w:ins>
          </w:p>
          <w:p w14:paraId="7D4E116D" w14:textId="77777777" w:rsidR="00E02224" w:rsidRDefault="00E02224" w:rsidP="00E02224">
            <w:pPr>
              <w:pStyle w:val="XML1"/>
              <w:rPr>
                <w:ins w:id="8975" w:author="Thomas Dietz" w:date="2012-08-13T14:10:00Z"/>
              </w:rPr>
            </w:pPr>
            <w:ins w:id="8976" w:author="Thomas Dietz" w:date="2012-08-13T14:10:00Z">
              <w:r>
                <w:t xml:space="preserve">        configuration.</w:t>
              </w:r>
            </w:ins>
          </w:p>
          <w:p w14:paraId="36FF8174" w14:textId="77777777" w:rsidR="00E02224" w:rsidRDefault="00E02224" w:rsidP="00E02224">
            <w:pPr>
              <w:pStyle w:val="XML1"/>
              <w:rPr>
                <w:ins w:id="8977" w:author="Thomas Dietz" w:date="2012-08-13T14:10:00Z"/>
              </w:rPr>
            </w:pPr>
          </w:p>
          <w:p w14:paraId="0316068D" w14:textId="77777777" w:rsidR="00E02224" w:rsidRDefault="00E02224" w:rsidP="00E02224">
            <w:pPr>
              <w:pStyle w:val="XML1"/>
              <w:rPr>
                <w:ins w:id="8978" w:author="Thomas Dietz" w:date="2012-08-13T14:10:00Z"/>
              </w:rPr>
            </w:pPr>
            <w:ins w:id="8979" w:author="Thomas Dietz" w:date="2012-08-13T14:10:00Z">
              <w:r>
                <w:t xml:space="preserve">        Only elements from one choice must exist at a time.</w:t>
              </w:r>
            </w:ins>
          </w:p>
          <w:p w14:paraId="7F0606AB" w14:textId="77777777" w:rsidR="00E02224" w:rsidRDefault="00E02224" w:rsidP="00E02224">
            <w:pPr>
              <w:pStyle w:val="XML1"/>
              <w:rPr>
                <w:ins w:id="8980" w:author="Thomas Dietz" w:date="2012-08-13T14:10:00Z"/>
              </w:rPr>
            </w:pPr>
            <w:ins w:id="8981" w:author="Thomas Dietz" w:date="2012-08-13T14:10:00Z">
              <w:r>
                <w:t xml:space="preserve">      &lt;/xs:documentation&gt;</w:t>
              </w:r>
            </w:ins>
          </w:p>
          <w:p w14:paraId="253AB7D9" w14:textId="77777777" w:rsidR="00E02224" w:rsidRDefault="00E02224" w:rsidP="00E02224">
            <w:pPr>
              <w:pStyle w:val="XML1"/>
              <w:rPr>
                <w:ins w:id="8982" w:author="Thomas Dietz" w:date="2012-08-13T14:10:00Z"/>
              </w:rPr>
            </w:pPr>
            <w:ins w:id="8983" w:author="Thomas Dietz" w:date="2012-08-13T14:10:00Z">
              <w:r>
                <w:t xml:space="preserve">    &lt;/xs:annotation&gt;</w:t>
              </w:r>
            </w:ins>
          </w:p>
          <w:p w14:paraId="58ABD5A0" w14:textId="77777777" w:rsidR="00E02224" w:rsidRDefault="00E02224" w:rsidP="00E02224">
            <w:pPr>
              <w:pStyle w:val="XML1"/>
              <w:rPr>
                <w:ins w:id="8984" w:author="Thomas Dietz" w:date="2012-08-13T14:10:00Z"/>
              </w:rPr>
            </w:pPr>
          </w:p>
          <w:p w14:paraId="532F3424" w14:textId="77777777" w:rsidR="00E02224" w:rsidRDefault="00E02224" w:rsidP="00E02224">
            <w:pPr>
              <w:pStyle w:val="XML1"/>
              <w:rPr>
                <w:ins w:id="8985" w:author="Thomas Dietz" w:date="2012-08-13T14:10:00Z"/>
              </w:rPr>
            </w:pPr>
            <w:ins w:id="8986" w:author="Thomas Dietz" w:date="2012-08-13T14:10:00Z">
              <w:r>
                <w:t xml:space="preserve">    &lt;xs:sequence&gt;</w:t>
              </w:r>
            </w:ins>
          </w:p>
          <w:p w14:paraId="54F01AD3" w14:textId="77777777" w:rsidR="00E02224" w:rsidRDefault="00E02224" w:rsidP="00E02224">
            <w:pPr>
              <w:pStyle w:val="XML1"/>
              <w:rPr>
                <w:ins w:id="8987" w:author="Thomas Dietz" w:date="2012-08-13T14:10:00Z"/>
              </w:rPr>
            </w:pPr>
            <w:ins w:id="8988" w:author="Thomas Dietz" w:date="2012-08-13T14:10:00Z">
              <w:r>
                <w:t xml:space="preserve">      &lt;xs:choice&gt;</w:t>
              </w:r>
            </w:ins>
          </w:p>
          <w:p w14:paraId="1A41F103" w14:textId="77777777" w:rsidR="00E02224" w:rsidRDefault="00E02224" w:rsidP="00E02224">
            <w:pPr>
              <w:pStyle w:val="XML1"/>
              <w:rPr>
                <w:ins w:id="8989" w:author="Thomas Dietz" w:date="2012-08-13T14:10:00Z"/>
              </w:rPr>
            </w:pPr>
            <w:ins w:id="8990" w:author="Thomas Dietz" w:date="2012-08-13T14:10:00Z">
              <w:r>
                <w:t xml:space="preserve">        &lt;xs:sequence&gt;</w:t>
              </w:r>
            </w:ins>
          </w:p>
          <w:p w14:paraId="6EC7CA31" w14:textId="77777777" w:rsidR="00E02224" w:rsidRDefault="00E02224" w:rsidP="00E02224">
            <w:pPr>
              <w:pStyle w:val="XML1"/>
              <w:rPr>
                <w:ins w:id="8991" w:author="Thomas Dietz" w:date="2012-08-13T14:10:00Z"/>
              </w:rPr>
            </w:pPr>
            <w:ins w:id="8992" w:author="Thomas Dietz" w:date="2012-08-13T14:10:00Z">
              <w:r>
                <w:t xml:space="preserve">          &lt;xs:element name="local-endpoint-ipv4-adress"  type="inet:ipv4-address"&gt;</w:t>
              </w:r>
            </w:ins>
          </w:p>
          <w:p w14:paraId="01A4AC4C" w14:textId="77777777" w:rsidR="00E02224" w:rsidRDefault="00E02224" w:rsidP="00E02224">
            <w:pPr>
              <w:pStyle w:val="XML1"/>
              <w:rPr>
                <w:ins w:id="8993" w:author="Thomas Dietz" w:date="2012-08-13T14:10:00Z"/>
              </w:rPr>
            </w:pPr>
            <w:ins w:id="8994" w:author="Thomas Dietz" w:date="2012-08-13T14:10:00Z">
              <w:r>
                <w:t xml:space="preserve">            &lt;xs:annotation&gt;</w:t>
              </w:r>
            </w:ins>
          </w:p>
          <w:p w14:paraId="257281B4" w14:textId="77777777" w:rsidR="00E02224" w:rsidRDefault="00E02224" w:rsidP="00E02224">
            <w:pPr>
              <w:pStyle w:val="XML1"/>
              <w:rPr>
                <w:ins w:id="8995" w:author="Thomas Dietz" w:date="2012-08-13T14:10:00Z"/>
              </w:rPr>
            </w:pPr>
            <w:ins w:id="8996" w:author="Thomas Dietz" w:date="2012-08-13T14:10:00Z">
              <w:r>
                <w:t xml:space="preserve">              &lt;xs:documentation&gt;</w:t>
              </w:r>
            </w:ins>
          </w:p>
          <w:p w14:paraId="34E6A2AB" w14:textId="77777777" w:rsidR="00E02224" w:rsidRDefault="00E02224" w:rsidP="00E02224">
            <w:pPr>
              <w:pStyle w:val="XML1"/>
              <w:rPr>
                <w:ins w:id="8997" w:author="Thomas Dietz" w:date="2012-08-13T14:10:00Z"/>
              </w:rPr>
            </w:pPr>
            <w:ins w:id="8998" w:author="Thomas Dietz" w:date="2012-08-13T14:10:00Z">
              <w:r>
                <w:t xml:space="preserve">                The IPv4 address of the local tunnel</w:t>
              </w:r>
            </w:ins>
          </w:p>
          <w:p w14:paraId="0EFB5C05" w14:textId="77777777" w:rsidR="00E02224" w:rsidRDefault="00E02224" w:rsidP="00E02224">
            <w:pPr>
              <w:pStyle w:val="XML1"/>
              <w:rPr>
                <w:ins w:id="8999" w:author="Thomas Dietz" w:date="2012-08-13T14:10:00Z"/>
              </w:rPr>
            </w:pPr>
            <w:ins w:id="9000" w:author="Thomas Dietz" w:date="2012-08-13T14:10:00Z">
              <w:r>
                <w:t xml:space="preserve">                endpoint.</w:t>
              </w:r>
            </w:ins>
          </w:p>
          <w:p w14:paraId="5C05D823" w14:textId="77777777" w:rsidR="00E02224" w:rsidRDefault="00E02224" w:rsidP="00E02224">
            <w:pPr>
              <w:pStyle w:val="XML1"/>
              <w:rPr>
                <w:ins w:id="9001" w:author="Thomas Dietz" w:date="2012-08-13T14:10:00Z"/>
              </w:rPr>
            </w:pPr>
            <w:ins w:id="9002" w:author="Thomas Dietz" w:date="2012-08-13T14:10:00Z">
              <w:r>
                <w:t xml:space="preserve">              &lt;/xs:documentation&gt;</w:t>
              </w:r>
            </w:ins>
          </w:p>
          <w:p w14:paraId="67418E44" w14:textId="77777777" w:rsidR="00E02224" w:rsidRDefault="00E02224" w:rsidP="00E02224">
            <w:pPr>
              <w:pStyle w:val="XML1"/>
              <w:rPr>
                <w:ins w:id="9003" w:author="Thomas Dietz" w:date="2012-08-13T14:10:00Z"/>
              </w:rPr>
            </w:pPr>
            <w:ins w:id="9004" w:author="Thomas Dietz" w:date="2012-08-13T14:10:00Z">
              <w:r>
                <w:t xml:space="preserve">            &lt;/xs:annotation&gt;</w:t>
              </w:r>
            </w:ins>
          </w:p>
          <w:p w14:paraId="58FBBD3D" w14:textId="77777777" w:rsidR="00E02224" w:rsidRDefault="00E02224" w:rsidP="00E02224">
            <w:pPr>
              <w:pStyle w:val="XML1"/>
              <w:rPr>
                <w:ins w:id="9005" w:author="Thomas Dietz" w:date="2012-08-13T14:10:00Z"/>
              </w:rPr>
            </w:pPr>
            <w:ins w:id="9006" w:author="Thomas Dietz" w:date="2012-08-13T14:10:00Z">
              <w:r>
                <w:t xml:space="preserve">          &lt;/xs:element&gt;</w:t>
              </w:r>
            </w:ins>
          </w:p>
          <w:p w14:paraId="4C97B4A3" w14:textId="77777777" w:rsidR="00E02224" w:rsidRDefault="00E02224" w:rsidP="00E02224">
            <w:pPr>
              <w:pStyle w:val="XML1"/>
              <w:rPr>
                <w:ins w:id="9007" w:author="Thomas Dietz" w:date="2012-08-13T14:10:00Z"/>
              </w:rPr>
            </w:pPr>
            <w:ins w:id="9008" w:author="Thomas Dietz" w:date="2012-08-13T14:10:00Z">
              <w:r>
                <w:t xml:space="preserve">          &lt;xs:element name="remote-endpoint-ipv4-adress"  type="inet:ipv4-address"&gt;</w:t>
              </w:r>
            </w:ins>
          </w:p>
          <w:p w14:paraId="72F9A522" w14:textId="77777777" w:rsidR="00E02224" w:rsidRDefault="00E02224" w:rsidP="00E02224">
            <w:pPr>
              <w:pStyle w:val="XML1"/>
              <w:rPr>
                <w:ins w:id="9009" w:author="Thomas Dietz" w:date="2012-08-13T14:10:00Z"/>
              </w:rPr>
            </w:pPr>
            <w:ins w:id="9010" w:author="Thomas Dietz" w:date="2012-08-13T14:10:00Z">
              <w:r>
                <w:t xml:space="preserve">            &lt;xs:annotation&gt;</w:t>
              </w:r>
            </w:ins>
          </w:p>
          <w:p w14:paraId="6E40F3F9" w14:textId="77777777" w:rsidR="00E02224" w:rsidRDefault="00E02224" w:rsidP="00E02224">
            <w:pPr>
              <w:pStyle w:val="XML1"/>
              <w:rPr>
                <w:ins w:id="9011" w:author="Thomas Dietz" w:date="2012-08-13T14:10:00Z"/>
              </w:rPr>
            </w:pPr>
            <w:ins w:id="9012" w:author="Thomas Dietz" w:date="2012-08-13T14:10:00Z">
              <w:r>
                <w:t xml:space="preserve">              &lt;xs:documentation&gt;</w:t>
              </w:r>
            </w:ins>
          </w:p>
          <w:p w14:paraId="4CDC8394" w14:textId="77777777" w:rsidR="00E02224" w:rsidRDefault="00E02224" w:rsidP="00E02224">
            <w:pPr>
              <w:pStyle w:val="XML1"/>
              <w:rPr>
                <w:ins w:id="9013" w:author="Thomas Dietz" w:date="2012-08-13T14:10:00Z"/>
              </w:rPr>
            </w:pPr>
            <w:ins w:id="9014" w:author="Thomas Dietz" w:date="2012-08-13T14:10:00Z">
              <w:r>
                <w:t xml:space="preserve">                The IPv4 address of the remote tunnel</w:t>
              </w:r>
            </w:ins>
          </w:p>
          <w:p w14:paraId="42B0A2CD" w14:textId="77777777" w:rsidR="00E02224" w:rsidRDefault="00E02224" w:rsidP="00E02224">
            <w:pPr>
              <w:pStyle w:val="XML1"/>
              <w:rPr>
                <w:ins w:id="9015" w:author="Thomas Dietz" w:date="2012-08-13T14:10:00Z"/>
              </w:rPr>
            </w:pPr>
            <w:ins w:id="9016" w:author="Thomas Dietz" w:date="2012-08-13T14:10:00Z">
              <w:r>
                <w:t xml:space="preserve">                endpoint.</w:t>
              </w:r>
            </w:ins>
          </w:p>
          <w:p w14:paraId="0D626ABE" w14:textId="77777777" w:rsidR="00E02224" w:rsidRDefault="00E02224" w:rsidP="00E02224">
            <w:pPr>
              <w:pStyle w:val="XML1"/>
              <w:rPr>
                <w:ins w:id="9017" w:author="Thomas Dietz" w:date="2012-08-13T14:10:00Z"/>
              </w:rPr>
            </w:pPr>
            <w:ins w:id="9018" w:author="Thomas Dietz" w:date="2012-08-13T14:10:00Z">
              <w:r>
                <w:t xml:space="preserve">              &lt;/xs:documentation&gt;</w:t>
              </w:r>
            </w:ins>
          </w:p>
          <w:p w14:paraId="13A5AD74" w14:textId="77777777" w:rsidR="00E02224" w:rsidRDefault="00E02224" w:rsidP="00E02224">
            <w:pPr>
              <w:pStyle w:val="XML1"/>
              <w:rPr>
                <w:ins w:id="9019" w:author="Thomas Dietz" w:date="2012-08-13T14:10:00Z"/>
              </w:rPr>
            </w:pPr>
            <w:ins w:id="9020" w:author="Thomas Dietz" w:date="2012-08-13T14:10:00Z">
              <w:r>
                <w:t xml:space="preserve">            &lt;/xs:annotation&gt;</w:t>
              </w:r>
            </w:ins>
          </w:p>
          <w:p w14:paraId="55FBF7FB" w14:textId="77777777" w:rsidR="00E02224" w:rsidRDefault="00E02224" w:rsidP="00E02224">
            <w:pPr>
              <w:pStyle w:val="XML1"/>
              <w:rPr>
                <w:ins w:id="9021" w:author="Thomas Dietz" w:date="2012-08-13T14:10:00Z"/>
              </w:rPr>
            </w:pPr>
            <w:ins w:id="9022" w:author="Thomas Dietz" w:date="2012-08-13T14:10:00Z">
              <w:r>
                <w:t xml:space="preserve">          &lt;/xs:element&gt;</w:t>
              </w:r>
            </w:ins>
          </w:p>
          <w:p w14:paraId="3E6544E8" w14:textId="77777777" w:rsidR="00E02224" w:rsidRDefault="00E02224" w:rsidP="00E02224">
            <w:pPr>
              <w:pStyle w:val="XML1"/>
              <w:rPr>
                <w:ins w:id="9023" w:author="Thomas Dietz" w:date="2012-08-13T14:10:00Z"/>
              </w:rPr>
            </w:pPr>
            <w:ins w:id="9024" w:author="Thomas Dietz" w:date="2012-08-13T14:10:00Z">
              <w:r>
                <w:t xml:space="preserve">        &lt;/xs:sequence&gt;</w:t>
              </w:r>
            </w:ins>
          </w:p>
          <w:p w14:paraId="4E114143" w14:textId="77777777" w:rsidR="00E02224" w:rsidRDefault="00E02224" w:rsidP="00E02224">
            <w:pPr>
              <w:pStyle w:val="XML1"/>
              <w:rPr>
                <w:ins w:id="9025" w:author="Thomas Dietz" w:date="2012-08-13T14:10:00Z"/>
              </w:rPr>
            </w:pPr>
            <w:ins w:id="9026" w:author="Thomas Dietz" w:date="2012-08-13T14:10:00Z">
              <w:r>
                <w:t xml:space="preserve">        &lt;xs:sequence&gt;</w:t>
              </w:r>
            </w:ins>
          </w:p>
          <w:p w14:paraId="07017E09" w14:textId="77777777" w:rsidR="00E02224" w:rsidRDefault="00E02224" w:rsidP="00E02224">
            <w:pPr>
              <w:pStyle w:val="XML1"/>
              <w:rPr>
                <w:ins w:id="9027" w:author="Thomas Dietz" w:date="2012-08-13T14:10:00Z"/>
              </w:rPr>
            </w:pPr>
            <w:ins w:id="9028" w:author="Thomas Dietz" w:date="2012-08-13T14:10:00Z">
              <w:r>
                <w:t xml:space="preserve">          &lt;xs:element name="local-endpoint-ipv6-adress"  type="inet:ipv6-address"&gt;</w:t>
              </w:r>
            </w:ins>
          </w:p>
          <w:p w14:paraId="5F4CD8D0" w14:textId="77777777" w:rsidR="00E02224" w:rsidRDefault="00E02224" w:rsidP="00E02224">
            <w:pPr>
              <w:pStyle w:val="XML1"/>
              <w:rPr>
                <w:ins w:id="9029" w:author="Thomas Dietz" w:date="2012-08-13T14:10:00Z"/>
              </w:rPr>
            </w:pPr>
            <w:ins w:id="9030" w:author="Thomas Dietz" w:date="2012-08-13T14:10:00Z">
              <w:r>
                <w:t xml:space="preserve">            &lt;xs:annotation&gt;</w:t>
              </w:r>
            </w:ins>
          </w:p>
          <w:p w14:paraId="22269096" w14:textId="77777777" w:rsidR="00E02224" w:rsidRDefault="00E02224" w:rsidP="00E02224">
            <w:pPr>
              <w:pStyle w:val="XML1"/>
              <w:rPr>
                <w:ins w:id="9031" w:author="Thomas Dietz" w:date="2012-08-13T14:10:00Z"/>
              </w:rPr>
            </w:pPr>
            <w:ins w:id="9032" w:author="Thomas Dietz" w:date="2012-08-13T14:10:00Z">
              <w:r>
                <w:t xml:space="preserve">              &lt;xs:documentation&gt;</w:t>
              </w:r>
            </w:ins>
          </w:p>
          <w:p w14:paraId="3C8588FC" w14:textId="77777777" w:rsidR="00E02224" w:rsidRDefault="00E02224" w:rsidP="00E02224">
            <w:pPr>
              <w:pStyle w:val="XML1"/>
              <w:rPr>
                <w:ins w:id="9033" w:author="Thomas Dietz" w:date="2012-08-13T14:10:00Z"/>
              </w:rPr>
            </w:pPr>
            <w:ins w:id="9034" w:author="Thomas Dietz" w:date="2012-08-13T14:10:00Z">
              <w:r>
                <w:t xml:space="preserve">                The IPv6 address of the local tunnel</w:t>
              </w:r>
            </w:ins>
          </w:p>
          <w:p w14:paraId="69E4F1C1" w14:textId="77777777" w:rsidR="00E02224" w:rsidRDefault="00E02224" w:rsidP="00E02224">
            <w:pPr>
              <w:pStyle w:val="XML1"/>
              <w:rPr>
                <w:ins w:id="9035" w:author="Thomas Dietz" w:date="2012-08-13T14:10:00Z"/>
              </w:rPr>
            </w:pPr>
            <w:ins w:id="9036" w:author="Thomas Dietz" w:date="2012-08-13T14:10:00Z">
              <w:r>
                <w:t xml:space="preserve">                endpoint.</w:t>
              </w:r>
            </w:ins>
          </w:p>
          <w:p w14:paraId="0F1B5A86" w14:textId="77777777" w:rsidR="00E02224" w:rsidRDefault="00E02224" w:rsidP="00E02224">
            <w:pPr>
              <w:pStyle w:val="XML1"/>
              <w:rPr>
                <w:ins w:id="9037" w:author="Thomas Dietz" w:date="2012-08-13T14:10:00Z"/>
              </w:rPr>
            </w:pPr>
            <w:ins w:id="9038" w:author="Thomas Dietz" w:date="2012-08-13T14:10:00Z">
              <w:r>
                <w:t xml:space="preserve">              &lt;/xs:documentation&gt;</w:t>
              </w:r>
            </w:ins>
          </w:p>
          <w:p w14:paraId="276C7F41" w14:textId="77777777" w:rsidR="00E02224" w:rsidRDefault="00E02224" w:rsidP="00E02224">
            <w:pPr>
              <w:pStyle w:val="XML1"/>
              <w:rPr>
                <w:ins w:id="9039" w:author="Thomas Dietz" w:date="2012-08-13T14:10:00Z"/>
              </w:rPr>
            </w:pPr>
            <w:ins w:id="9040" w:author="Thomas Dietz" w:date="2012-08-13T14:10:00Z">
              <w:r>
                <w:t xml:space="preserve">            &lt;/xs:annotation&gt;</w:t>
              </w:r>
            </w:ins>
          </w:p>
          <w:p w14:paraId="085A996A" w14:textId="77777777" w:rsidR="00E02224" w:rsidRDefault="00E02224" w:rsidP="00E02224">
            <w:pPr>
              <w:pStyle w:val="XML1"/>
              <w:rPr>
                <w:ins w:id="9041" w:author="Thomas Dietz" w:date="2012-08-13T14:10:00Z"/>
              </w:rPr>
            </w:pPr>
            <w:ins w:id="9042" w:author="Thomas Dietz" w:date="2012-08-13T14:10:00Z">
              <w:r>
                <w:lastRenderedPageBreak/>
                <w:t xml:space="preserve">          &lt;/xs:element&gt;</w:t>
              </w:r>
            </w:ins>
          </w:p>
          <w:p w14:paraId="16BC1ED9" w14:textId="77777777" w:rsidR="00E02224" w:rsidRDefault="00E02224" w:rsidP="00E02224">
            <w:pPr>
              <w:pStyle w:val="XML1"/>
              <w:rPr>
                <w:ins w:id="9043" w:author="Thomas Dietz" w:date="2012-08-13T14:10:00Z"/>
              </w:rPr>
            </w:pPr>
            <w:ins w:id="9044" w:author="Thomas Dietz" w:date="2012-08-13T14:10:00Z">
              <w:r>
                <w:t xml:space="preserve">          &lt;xs:element name="remote-endpoint-ipv6-adress"  type="inet:ipv6-address"&gt;</w:t>
              </w:r>
            </w:ins>
          </w:p>
          <w:p w14:paraId="49F82C2B" w14:textId="77777777" w:rsidR="00E02224" w:rsidRDefault="00E02224" w:rsidP="00E02224">
            <w:pPr>
              <w:pStyle w:val="XML1"/>
              <w:rPr>
                <w:ins w:id="9045" w:author="Thomas Dietz" w:date="2012-08-13T14:10:00Z"/>
              </w:rPr>
            </w:pPr>
            <w:ins w:id="9046" w:author="Thomas Dietz" w:date="2012-08-13T14:10:00Z">
              <w:r>
                <w:t xml:space="preserve">            &lt;xs:annotation&gt;</w:t>
              </w:r>
            </w:ins>
          </w:p>
          <w:p w14:paraId="50C35672" w14:textId="77777777" w:rsidR="00E02224" w:rsidRDefault="00E02224" w:rsidP="00E02224">
            <w:pPr>
              <w:pStyle w:val="XML1"/>
              <w:rPr>
                <w:ins w:id="9047" w:author="Thomas Dietz" w:date="2012-08-13T14:10:00Z"/>
              </w:rPr>
            </w:pPr>
            <w:ins w:id="9048" w:author="Thomas Dietz" w:date="2012-08-13T14:10:00Z">
              <w:r>
                <w:t xml:space="preserve">              &lt;xs:documentation&gt;</w:t>
              </w:r>
            </w:ins>
          </w:p>
          <w:p w14:paraId="70D831AC" w14:textId="77777777" w:rsidR="00E02224" w:rsidRDefault="00E02224" w:rsidP="00E02224">
            <w:pPr>
              <w:pStyle w:val="XML1"/>
              <w:rPr>
                <w:ins w:id="9049" w:author="Thomas Dietz" w:date="2012-08-13T14:10:00Z"/>
              </w:rPr>
            </w:pPr>
            <w:ins w:id="9050" w:author="Thomas Dietz" w:date="2012-08-13T14:10:00Z">
              <w:r>
                <w:t xml:space="preserve">                The IPv6 address of the remote tunnel</w:t>
              </w:r>
            </w:ins>
          </w:p>
          <w:p w14:paraId="30F680A8" w14:textId="77777777" w:rsidR="00E02224" w:rsidRDefault="00E02224" w:rsidP="00E02224">
            <w:pPr>
              <w:pStyle w:val="XML1"/>
              <w:rPr>
                <w:ins w:id="9051" w:author="Thomas Dietz" w:date="2012-08-13T14:10:00Z"/>
              </w:rPr>
            </w:pPr>
            <w:ins w:id="9052" w:author="Thomas Dietz" w:date="2012-08-13T14:10:00Z">
              <w:r>
                <w:t xml:space="preserve">                endpoint.</w:t>
              </w:r>
            </w:ins>
          </w:p>
          <w:p w14:paraId="7BB27988" w14:textId="77777777" w:rsidR="00E02224" w:rsidRDefault="00E02224" w:rsidP="00E02224">
            <w:pPr>
              <w:pStyle w:val="XML1"/>
              <w:rPr>
                <w:ins w:id="9053" w:author="Thomas Dietz" w:date="2012-08-13T14:10:00Z"/>
              </w:rPr>
            </w:pPr>
            <w:ins w:id="9054" w:author="Thomas Dietz" w:date="2012-08-13T14:10:00Z">
              <w:r>
                <w:t xml:space="preserve">              &lt;/xs:documentation&gt;</w:t>
              </w:r>
            </w:ins>
          </w:p>
          <w:p w14:paraId="08ED41B5" w14:textId="77777777" w:rsidR="00E02224" w:rsidRDefault="00E02224" w:rsidP="00E02224">
            <w:pPr>
              <w:pStyle w:val="XML1"/>
              <w:rPr>
                <w:ins w:id="9055" w:author="Thomas Dietz" w:date="2012-08-13T14:10:00Z"/>
              </w:rPr>
            </w:pPr>
            <w:ins w:id="9056" w:author="Thomas Dietz" w:date="2012-08-13T14:10:00Z">
              <w:r>
                <w:t xml:space="preserve">            &lt;/xs:annotation&gt;</w:t>
              </w:r>
            </w:ins>
          </w:p>
          <w:p w14:paraId="10FE746E" w14:textId="77777777" w:rsidR="00E02224" w:rsidRDefault="00E02224" w:rsidP="00E02224">
            <w:pPr>
              <w:pStyle w:val="XML1"/>
              <w:rPr>
                <w:ins w:id="9057" w:author="Thomas Dietz" w:date="2012-08-13T14:10:00Z"/>
              </w:rPr>
            </w:pPr>
            <w:ins w:id="9058" w:author="Thomas Dietz" w:date="2012-08-13T14:10:00Z">
              <w:r>
                <w:t xml:space="preserve">          &lt;/xs:element&gt;</w:t>
              </w:r>
            </w:ins>
          </w:p>
          <w:p w14:paraId="0CC551DE" w14:textId="77777777" w:rsidR="00E02224" w:rsidRDefault="00E02224" w:rsidP="00E02224">
            <w:pPr>
              <w:pStyle w:val="XML1"/>
              <w:rPr>
                <w:ins w:id="9059" w:author="Thomas Dietz" w:date="2012-08-13T14:10:00Z"/>
              </w:rPr>
            </w:pPr>
            <w:ins w:id="9060" w:author="Thomas Dietz" w:date="2012-08-13T14:10:00Z">
              <w:r>
                <w:t xml:space="preserve">        &lt;/xs:sequence&gt;</w:t>
              </w:r>
            </w:ins>
          </w:p>
          <w:p w14:paraId="08E26414" w14:textId="77777777" w:rsidR="00E02224" w:rsidRDefault="00E02224" w:rsidP="00E02224">
            <w:pPr>
              <w:pStyle w:val="XML1"/>
              <w:rPr>
                <w:ins w:id="9061" w:author="Thomas Dietz" w:date="2012-08-13T14:10:00Z"/>
              </w:rPr>
            </w:pPr>
            <w:ins w:id="9062" w:author="Thomas Dietz" w:date="2012-08-13T14:10:00Z">
              <w:r>
                <w:t xml:space="preserve">        &lt;xs:sequence&gt;</w:t>
              </w:r>
            </w:ins>
          </w:p>
          <w:p w14:paraId="7026101B" w14:textId="77777777" w:rsidR="00E02224" w:rsidRDefault="00E02224" w:rsidP="00E02224">
            <w:pPr>
              <w:pStyle w:val="XML1"/>
              <w:rPr>
                <w:ins w:id="9063" w:author="Thomas Dietz" w:date="2012-08-13T14:10:00Z"/>
              </w:rPr>
            </w:pPr>
            <w:ins w:id="9064" w:author="Thomas Dietz" w:date="2012-08-13T14:10:00Z">
              <w:r>
                <w:t xml:space="preserve">          &lt;xs:element name="local-endpoint-mac-adress"  type="yang:mac-address"&gt;</w:t>
              </w:r>
            </w:ins>
          </w:p>
          <w:p w14:paraId="7F44C887" w14:textId="77777777" w:rsidR="00E02224" w:rsidRDefault="00E02224" w:rsidP="00E02224">
            <w:pPr>
              <w:pStyle w:val="XML1"/>
              <w:rPr>
                <w:ins w:id="9065" w:author="Thomas Dietz" w:date="2012-08-13T14:10:00Z"/>
              </w:rPr>
            </w:pPr>
            <w:ins w:id="9066" w:author="Thomas Dietz" w:date="2012-08-13T14:10:00Z">
              <w:r>
                <w:t xml:space="preserve">            &lt;xs:annotation&gt;</w:t>
              </w:r>
            </w:ins>
          </w:p>
          <w:p w14:paraId="0CCDD277" w14:textId="77777777" w:rsidR="00E02224" w:rsidRDefault="00E02224" w:rsidP="00E02224">
            <w:pPr>
              <w:pStyle w:val="XML1"/>
              <w:rPr>
                <w:ins w:id="9067" w:author="Thomas Dietz" w:date="2012-08-13T14:10:00Z"/>
              </w:rPr>
            </w:pPr>
            <w:ins w:id="9068" w:author="Thomas Dietz" w:date="2012-08-13T14:10:00Z">
              <w:r>
                <w:t xml:space="preserve">              &lt;xs:documentation&gt;</w:t>
              </w:r>
            </w:ins>
          </w:p>
          <w:p w14:paraId="4F0FD69A" w14:textId="77777777" w:rsidR="00E02224" w:rsidRDefault="00E02224" w:rsidP="00E02224">
            <w:pPr>
              <w:pStyle w:val="XML1"/>
              <w:rPr>
                <w:ins w:id="9069" w:author="Thomas Dietz" w:date="2012-08-13T14:10:00Z"/>
              </w:rPr>
            </w:pPr>
            <w:ins w:id="9070" w:author="Thomas Dietz" w:date="2012-08-13T14:10:00Z">
              <w:r>
                <w:t xml:space="preserve">                The MAC address of the local tunnel</w:t>
              </w:r>
            </w:ins>
          </w:p>
          <w:p w14:paraId="2DA8B4B4" w14:textId="77777777" w:rsidR="00E02224" w:rsidRDefault="00E02224" w:rsidP="00E02224">
            <w:pPr>
              <w:pStyle w:val="XML1"/>
              <w:rPr>
                <w:ins w:id="9071" w:author="Thomas Dietz" w:date="2012-08-13T14:10:00Z"/>
              </w:rPr>
            </w:pPr>
            <w:ins w:id="9072" w:author="Thomas Dietz" w:date="2012-08-13T14:10:00Z">
              <w:r>
                <w:t xml:space="preserve">                endpoint.</w:t>
              </w:r>
            </w:ins>
          </w:p>
          <w:p w14:paraId="3C29204D" w14:textId="77777777" w:rsidR="00E02224" w:rsidRDefault="00E02224" w:rsidP="00E02224">
            <w:pPr>
              <w:pStyle w:val="XML1"/>
              <w:rPr>
                <w:ins w:id="9073" w:author="Thomas Dietz" w:date="2012-08-13T14:10:00Z"/>
              </w:rPr>
            </w:pPr>
            <w:ins w:id="9074" w:author="Thomas Dietz" w:date="2012-08-13T14:10:00Z">
              <w:r>
                <w:t xml:space="preserve">              &lt;/xs:documentation&gt;</w:t>
              </w:r>
            </w:ins>
          </w:p>
          <w:p w14:paraId="10C90BAF" w14:textId="77777777" w:rsidR="00E02224" w:rsidRDefault="00E02224" w:rsidP="00E02224">
            <w:pPr>
              <w:pStyle w:val="XML1"/>
              <w:rPr>
                <w:ins w:id="9075" w:author="Thomas Dietz" w:date="2012-08-13T14:10:00Z"/>
              </w:rPr>
            </w:pPr>
            <w:ins w:id="9076" w:author="Thomas Dietz" w:date="2012-08-13T14:10:00Z">
              <w:r>
                <w:t xml:space="preserve">            &lt;/xs:annotation&gt;</w:t>
              </w:r>
            </w:ins>
          </w:p>
          <w:p w14:paraId="0BD1E6A9" w14:textId="77777777" w:rsidR="00E02224" w:rsidRDefault="00E02224" w:rsidP="00E02224">
            <w:pPr>
              <w:pStyle w:val="XML1"/>
              <w:rPr>
                <w:ins w:id="9077" w:author="Thomas Dietz" w:date="2012-08-13T14:10:00Z"/>
              </w:rPr>
            </w:pPr>
            <w:ins w:id="9078" w:author="Thomas Dietz" w:date="2012-08-13T14:10:00Z">
              <w:r>
                <w:t xml:space="preserve">          &lt;/xs:element&gt;</w:t>
              </w:r>
            </w:ins>
          </w:p>
          <w:p w14:paraId="0E8A89B6" w14:textId="77777777" w:rsidR="00E02224" w:rsidRDefault="00E02224" w:rsidP="00E02224">
            <w:pPr>
              <w:pStyle w:val="XML1"/>
              <w:rPr>
                <w:ins w:id="9079" w:author="Thomas Dietz" w:date="2012-08-13T14:10:00Z"/>
              </w:rPr>
            </w:pPr>
            <w:ins w:id="9080" w:author="Thomas Dietz" w:date="2012-08-13T14:10:00Z">
              <w:r>
                <w:t xml:space="preserve">          &lt;xs:element name="remote-endpoint-mac-adress"  type="yang:mac-address"&gt;</w:t>
              </w:r>
            </w:ins>
          </w:p>
          <w:p w14:paraId="73D1B3F3" w14:textId="77777777" w:rsidR="00E02224" w:rsidRDefault="00E02224" w:rsidP="00E02224">
            <w:pPr>
              <w:pStyle w:val="XML1"/>
              <w:rPr>
                <w:ins w:id="9081" w:author="Thomas Dietz" w:date="2012-08-13T14:10:00Z"/>
              </w:rPr>
            </w:pPr>
            <w:ins w:id="9082" w:author="Thomas Dietz" w:date="2012-08-13T14:10:00Z">
              <w:r>
                <w:t xml:space="preserve">            &lt;xs:annotation&gt;</w:t>
              </w:r>
            </w:ins>
          </w:p>
          <w:p w14:paraId="4EF17141" w14:textId="77777777" w:rsidR="00E02224" w:rsidRDefault="00E02224" w:rsidP="00E02224">
            <w:pPr>
              <w:pStyle w:val="XML1"/>
              <w:rPr>
                <w:ins w:id="9083" w:author="Thomas Dietz" w:date="2012-08-13T14:10:00Z"/>
              </w:rPr>
            </w:pPr>
            <w:ins w:id="9084" w:author="Thomas Dietz" w:date="2012-08-13T14:10:00Z">
              <w:r>
                <w:t xml:space="preserve">              &lt;xs:documentation&gt;</w:t>
              </w:r>
            </w:ins>
          </w:p>
          <w:p w14:paraId="1F92ADBF" w14:textId="77777777" w:rsidR="00E02224" w:rsidRDefault="00E02224" w:rsidP="00E02224">
            <w:pPr>
              <w:pStyle w:val="XML1"/>
              <w:rPr>
                <w:ins w:id="9085" w:author="Thomas Dietz" w:date="2012-08-13T14:10:00Z"/>
              </w:rPr>
            </w:pPr>
            <w:ins w:id="9086" w:author="Thomas Dietz" w:date="2012-08-13T14:10:00Z">
              <w:r>
                <w:t xml:space="preserve">                The MAC address of the remote tunnel</w:t>
              </w:r>
            </w:ins>
          </w:p>
          <w:p w14:paraId="592037C6" w14:textId="77777777" w:rsidR="00E02224" w:rsidRDefault="00E02224" w:rsidP="00E02224">
            <w:pPr>
              <w:pStyle w:val="XML1"/>
              <w:rPr>
                <w:ins w:id="9087" w:author="Thomas Dietz" w:date="2012-08-13T14:10:00Z"/>
              </w:rPr>
            </w:pPr>
            <w:ins w:id="9088" w:author="Thomas Dietz" w:date="2012-08-13T14:10:00Z">
              <w:r>
                <w:t xml:space="preserve">                endpoint.</w:t>
              </w:r>
            </w:ins>
          </w:p>
          <w:p w14:paraId="44089A65" w14:textId="77777777" w:rsidR="00E02224" w:rsidRDefault="00E02224" w:rsidP="00E02224">
            <w:pPr>
              <w:pStyle w:val="XML1"/>
              <w:rPr>
                <w:ins w:id="9089" w:author="Thomas Dietz" w:date="2012-08-13T14:10:00Z"/>
              </w:rPr>
            </w:pPr>
            <w:ins w:id="9090" w:author="Thomas Dietz" w:date="2012-08-13T14:10:00Z">
              <w:r>
                <w:t xml:space="preserve">              &lt;/xs:documentation&gt;</w:t>
              </w:r>
            </w:ins>
          </w:p>
          <w:p w14:paraId="1917EB03" w14:textId="77777777" w:rsidR="00E02224" w:rsidRDefault="00E02224" w:rsidP="00E02224">
            <w:pPr>
              <w:pStyle w:val="XML1"/>
              <w:rPr>
                <w:ins w:id="9091" w:author="Thomas Dietz" w:date="2012-08-13T14:10:00Z"/>
              </w:rPr>
            </w:pPr>
            <w:ins w:id="9092" w:author="Thomas Dietz" w:date="2012-08-13T14:10:00Z">
              <w:r>
                <w:t xml:space="preserve">            &lt;/xs:annotation&gt;</w:t>
              </w:r>
            </w:ins>
          </w:p>
          <w:p w14:paraId="459F8F28" w14:textId="77777777" w:rsidR="00E02224" w:rsidRDefault="00E02224" w:rsidP="00E02224">
            <w:pPr>
              <w:pStyle w:val="XML1"/>
              <w:rPr>
                <w:ins w:id="9093" w:author="Thomas Dietz" w:date="2012-08-13T14:10:00Z"/>
              </w:rPr>
            </w:pPr>
            <w:ins w:id="9094" w:author="Thomas Dietz" w:date="2012-08-13T14:10:00Z">
              <w:r>
                <w:t xml:space="preserve">          &lt;/xs:element&gt;</w:t>
              </w:r>
            </w:ins>
          </w:p>
          <w:p w14:paraId="1543CCCC" w14:textId="77777777" w:rsidR="00E02224" w:rsidRDefault="00E02224" w:rsidP="00E02224">
            <w:pPr>
              <w:pStyle w:val="XML1"/>
              <w:rPr>
                <w:ins w:id="9095" w:author="Thomas Dietz" w:date="2012-08-13T14:10:00Z"/>
              </w:rPr>
            </w:pPr>
            <w:ins w:id="9096" w:author="Thomas Dietz" w:date="2012-08-13T14:10:00Z">
              <w:r>
                <w:t xml:space="preserve">        &lt;/xs:sequence&gt;</w:t>
              </w:r>
            </w:ins>
          </w:p>
          <w:p w14:paraId="65146AB9" w14:textId="77777777" w:rsidR="00E02224" w:rsidRDefault="00E02224" w:rsidP="00E02224">
            <w:pPr>
              <w:pStyle w:val="XML1"/>
              <w:rPr>
                <w:ins w:id="9097" w:author="Thomas Dietz" w:date="2012-08-13T14:10:00Z"/>
              </w:rPr>
            </w:pPr>
            <w:ins w:id="9098" w:author="Thomas Dietz" w:date="2012-08-13T14:10:00Z">
              <w:r>
                <w:t xml:space="preserve">      &lt;/xs:choice&gt;</w:t>
              </w:r>
            </w:ins>
          </w:p>
          <w:p w14:paraId="5B4F3963" w14:textId="77777777" w:rsidR="00E02224" w:rsidRDefault="00E02224" w:rsidP="00E02224">
            <w:pPr>
              <w:pStyle w:val="XML1"/>
              <w:rPr>
                <w:ins w:id="9099" w:author="Thomas Dietz" w:date="2012-08-13T14:10:00Z"/>
              </w:rPr>
            </w:pPr>
            <w:ins w:id="9100" w:author="Thomas Dietz" w:date="2012-08-13T14:10:00Z">
              <w:r>
                <w:t xml:space="preserve">    &lt;/xs:sequence&gt;</w:t>
              </w:r>
            </w:ins>
          </w:p>
          <w:p w14:paraId="09596050" w14:textId="77777777" w:rsidR="00E02224" w:rsidRDefault="00E02224" w:rsidP="00E02224">
            <w:pPr>
              <w:pStyle w:val="XML1"/>
              <w:rPr>
                <w:ins w:id="9101" w:author="Thomas Dietz" w:date="2012-08-13T14:10:00Z"/>
              </w:rPr>
            </w:pPr>
            <w:ins w:id="9102" w:author="Thomas Dietz" w:date="2012-08-13T14:10:00Z">
              <w:r>
                <w:t xml:space="preserve">  &lt;/xs:group&gt;</w:t>
              </w:r>
            </w:ins>
          </w:p>
          <w:p w14:paraId="44D08C44" w14:textId="77777777" w:rsidR="00E02224" w:rsidRDefault="00E02224" w:rsidP="00E02224">
            <w:pPr>
              <w:pStyle w:val="XML1"/>
              <w:rPr>
                <w:ins w:id="9103" w:author="Thomas Dietz" w:date="2012-08-13T14:10:00Z"/>
              </w:rPr>
            </w:pPr>
          </w:p>
          <w:p w14:paraId="0FA1F72E" w14:textId="77777777" w:rsidR="00E02224" w:rsidRDefault="00E02224" w:rsidP="00E02224">
            <w:pPr>
              <w:pStyle w:val="XML1"/>
              <w:rPr>
                <w:ins w:id="9104" w:author="Thomas Dietz" w:date="2012-08-13T14:10:00Z"/>
              </w:rPr>
            </w:pPr>
            <w:ins w:id="9105" w:author="Thomas Dietz" w:date="2012-08-13T14:10:00Z">
              <w:r>
                <w:t xml:space="preserve">  &lt;xs:group name="OFPortIPGRETunnelType"&gt;</w:t>
              </w:r>
            </w:ins>
          </w:p>
          <w:p w14:paraId="53945775" w14:textId="77777777" w:rsidR="00E02224" w:rsidRDefault="00E02224" w:rsidP="00E02224">
            <w:pPr>
              <w:pStyle w:val="XML1"/>
              <w:rPr>
                <w:ins w:id="9106" w:author="Thomas Dietz" w:date="2012-08-13T14:10:00Z"/>
              </w:rPr>
            </w:pPr>
            <w:ins w:id="9107" w:author="Thomas Dietz" w:date="2012-08-13T14:10:00Z">
              <w:r>
                <w:t xml:space="preserve">    &lt;xs:annotation&gt;</w:t>
              </w:r>
            </w:ins>
          </w:p>
          <w:p w14:paraId="7CEC02BC" w14:textId="77777777" w:rsidR="00E02224" w:rsidRDefault="00E02224" w:rsidP="00E02224">
            <w:pPr>
              <w:pStyle w:val="XML1"/>
              <w:rPr>
                <w:ins w:id="9108" w:author="Thomas Dietz" w:date="2012-08-13T14:10:00Z"/>
              </w:rPr>
            </w:pPr>
            <w:ins w:id="9109" w:author="Thomas Dietz" w:date="2012-08-13T14:10:00Z">
              <w:r>
                <w:t xml:space="preserve">      &lt;xs:documentation&gt;</w:t>
              </w:r>
            </w:ins>
          </w:p>
          <w:p w14:paraId="0531E155" w14:textId="77777777" w:rsidR="00E02224" w:rsidRDefault="00E02224" w:rsidP="00E02224">
            <w:pPr>
              <w:pStyle w:val="XML1"/>
              <w:rPr>
                <w:ins w:id="9110" w:author="Thomas Dietz" w:date="2012-08-13T14:10:00Z"/>
              </w:rPr>
            </w:pPr>
            <w:ins w:id="9111" w:author="Thomas Dietz" w:date="2012-08-13T14:10:00Z">
              <w:r>
                <w:t xml:space="preserve">        Properties of a IP-in-GRE tunnel with key,</w:t>
              </w:r>
            </w:ins>
          </w:p>
          <w:p w14:paraId="659E3718" w14:textId="77777777" w:rsidR="00E02224" w:rsidRDefault="00E02224" w:rsidP="00E02224">
            <w:pPr>
              <w:pStyle w:val="XML1"/>
              <w:rPr>
                <w:ins w:id="9112" w:author="Thomas Dietz" w:date="2012-08-13T14:10:00Z"/>
              </w:rPr>
            </w:pPr>
            <w:ins w:id="9113" w:author="Thomas Dietz" w:date="2012-08-13T14:10:00Z">
              <w:r>
                <w:t xml:space="preserve">        checksum, and sequence number information.</w:t>
              </w:r>
            </w:ins>
          </w:p>
          <w:p w14:paraId="01B47CEC" w14:textId="77777777" w:rsidR="00E02224" w:rsidRDefault="00E02224" w:rsidP="00E02224">
            <w:pPr>
              <w:pStyle w:val="XML1"/>
              <w:rPr>
                <w:ins w:id="9114" w:author="Thomas Dietz" w:date="2012-08-13T14:10:00Z"/>
              </w:rPr>
            </w:pPr>
            <w:ins w:id="9115" w:author="Thomas Dietz" w:date="2012-08-13T14:10:00Z">
              <w:r>
                <w:t xml:space="preserve">      &lt;/xs:documentation&gt;</w:t>
              </w:r>
            </w:ins>
          </w:p>
          <w:p w14:paraId="04291E1D" w14:textId="77777777" w:rsidR="00E02224" w:rsidRDefault="00E02224" w:rsidP="00E02224">
            <w:pPr>
              <w:pStyle w:val="XML1"/>
              <w:rPr>
                <w:ins w:id="9116" w:author="Thomas Dietz" w:date="2012-08-13T14:10:00Z"/>
              </w:rPr>
            </w:pPr>
            <w:ins w:id="9117" w:author="Thomas Dietz" w:date="2012-08-13T14:10:00Z">
              <w:r>
                <w:t xml:space="preserve">    &lt;/xs:annotation&gt;</w:t>
              </w:r>
            </w:ins>
          </w:p>
          <w:p w14:paraId="3874F0BE" w14:textId="77777777" w:rsidR="00E02224" w:rsidRDefault="00E02224" w:rsidP="00E02224">
            <w:pPr>
              <w:pStyle w:val="XML1"/>
              <w:rPr>
                <w:ins w:id="9118" w:author="Thomas Dietz" w:date="2012-08-13T14:10:00Z"/>
              </w:rPr>
            </w:pPr>
          </w:p>
          <w:p w14:paraId="794467F5" w14:textId="77777777" w:rsidR="00E02224" w:rsidRDefault="00E02224" w:rsidP="00E02224">
            <w:pPr>
              <w:pStyle w:val="XML1"/>
              <w:rPr>
                <w:ins w:id="9119" w:author="Thomas Dietz" w:date="2012-08-13T14:10:00Z"/>
              </w:rPr>
            </w:pPr>
            <w:ins w:id="9120" w:author="Thomas Dietz" w:date="2012-08-13T14:10:00Z">
              <w:r>
                <w:t xml:space="preserve">    &lt;xs:sequence&gt;</w:t>
              </w:r>
            </w:ins>
          </w:p>
          <w:p w14:paraId="50550A61" w14:textId="77777777" w:rsidR="00E02224" w:rsidRDefault="00E02224" w:rsidP="00E02224">
            <w:pPr>
              <w:pStyle w:val="XML1"/>
              <w:rPr>
                <w:ins w:id="9121" w:author="Thomas Dietz" w:date="2012-08-13T14:10:00Z"/>
              </w:rPr>
            </w:pPr>
            <w:ins w:id="9122" w:author="Thomas Dietz" w:date="2012-08-13T14:10:00Z">
              <w:r>
                <w:t xml:space="preserve">      &lt;xs:group ref="OFPortBaseTunnelType"/&gt;</w:t>
              </w:r>
            </w:ins>
          </w:p>
          <w:p w14:paraId="697C0620" w14:textId="77777777" w:rsidR="00E02224" w:rsidRDefault="00E02224" w:rsidP="00E02224">
            <w:pPr>
              <w:pStyle w:val="XML1"/>
              <w:rPr>
                <w:ins w:id="9123" w:author="Thomas Dietz" w:date="2012-08-13T14:10:00Z"/>
              </w:rPr>
            </w:pPr>
            <w:ins w:id="9124" w:author="Thomas Dietz" w:date="2012-08-13T14:10:00Z">
              <w:r>
                <w:t xml:space="preserve">      &lt;xs:element name="checksum-present"  type="xs:boolean"&gt;</w:t>
              </w:r>
            </w:ins>
          </w:p>
          <w:p w14:paraId="5603E020" w14:textId="77777777" w:rsidR="00E02224" w:rsidRDefault="00E02224" w:rsidP="00E02224">
            <w:pPr>
              <w:pStyle w:val="XML1"/>
              <w:rPr>
                <w:ins w:id="9125" w:author="Thomas Dietz" w:date="2012-08-13T14:10:00Z"/>
              </w:rPr>
            </w:pPr>
            <w:ins w:id="9126" w:author="Thomas Dietz" w:date="2012-08-13T14:10:00Z">
              <w:r>
                <w:t xml:space="preserve">        &lt;xs:annotation&gt;</w:t>
              </w:r>
            </w:ins>
          </w:p>
          <w:p w14:paraId="6DBA180B" w14:textId="77777777" w:rsidR="00E02224" w:rsidRDefault="00E02224" w:rsidP="00E02224">
            <w:pPr>
              <w:pStyle w:val="XML1"/>
              <w:rPr>
                <w:ins w:id="9127" w:author="Thomas Dietz" w:date="2012-08-13T14:10:00Z"/>
              </w:rPr>
            </w:pPr>
            <w:ins w:id="9128" w:author="Thomas Dietz" w:date="2012-08-13T14:10:00Z">
              <w:r>
                <w:t xml:space="preserve">          &lt;xs:documentation&gt;</w:t>
              </w:r>
            </w:ins>
          </w:p>
          <w:p w14:paraId="173957D5" w14:textId="77777777" w:rsidR="00E02224" w:rsidRDefault="00E02224" w:rsidP="00E02224">
            <w:pPr>
              <w:pStyle w:val="XML1"/>
              <w:rPr>
                <w:ins w:id="9129" w:author="Thomas Dietz" w:date="2012-08-13T14:10:00Z"/>
              </w:rPr>
            </w:pPr>
            <w:ins w:id="9130" w:author="Thomas Dietz" w:date="2012-08-13T14:10:00Z">
              <w:r>
                <w:t xml:space="preserve">            Indicates presence of the GRE checksum.</w:t>
              </w:r>
            </w:ins>
          </w:p>
          <w:p w14:paraId="0DEB4732" w14:textId="77777777" w:rsidR="00E02224" w:rsidRDefault="00E02224" w:rsidP="00E02224">
            <w:pPr>
              <w:pStyle w:val="XML1"/>
              <w:rPr>
                <w:ins w:id="9131" w:author="Thomas Dietz" w:date="2012-08-13T14:10:00Z"/>
              </w:rPr>
            </w:pPr>
            <w:ins w:id="9132" w:author="Thomas Dietz" w:date="2012-08-13T14:10:00Z">
              <w:r>
                <w:t xml:space="preserve">          &lt;/xs:documentation&gt;</w:t>
              </w:r>
            </w:ins>
          </w:p>
          <w:p w14:paraId="16170137" w14:textId="77777777" w:rsidR="00E02224" w:rsidRDefault="00E02224" w:rsidP="00E02224">
            <w:pPr>
              <w:pStyle w:val="XML1"/>
              <w:rPr>
                <w:ins w:id="9133" w:author="Thomas Dietz" w:date="2012-08-13T14:10:00Z"/>
              </w:rPr>
            </w:pPr>
            <w:ins w:id="9134" w:author="Thomas Dietz" w:date="2012-08-13T14:10:00Z">
              <w:r>
                <w:t xml:space="preserve">        &lt;/xs:annotation&gt;</w:t>
              </w:r>
            </w:ins>
          </w:p>
          <w:p w14:paraId="0B96495D" w14:textId="77777777" w:rsidR="00E02224" w:rsidRDefault="00E02224" w:rsidP="00E02224">
            <w:pPr>
              <w:pStyle w:val="XML1"/>
              <w:rPr>
                <w:ins w:id="9135" w:author="Thomas Dietz" w:date="2012-08-13T14:10:00Z"/>
              </w:rPr>
            </w:pPr>
            <w:ins w:id="9136" w:author="Thomas Dietz" w:date="2012-08-13T14:10:00Z">
              <w:r>
                <w:t xml:space="preserve">      &lt;/xs:element&gt;</w:t>
              </w:r>
            </w:ins>
          </w:p>
          <w:p w14:paraId="1F8938F9" w14:textId="77777777" w:rsidR="00E02224" w:rsidRDefault="00E02224" w:rsidP="00E02224">
            <w:pPr>
              <w:pStyle w:val="XML1"/>
              <w:rPr>
                <w:ins w:id="9137" w:author="Thomas Dietz" w:date="2012-08-13T14:10:00Z"/>
              </w:rPr>
            </w:pPr>
            <w:ins w:id="9138" w:author="Thomas Dietz" w:date="2012-08-13T14:10:00Z">
              <w:r>
                <w:t xml:space="preserve">      &lt;xs:element name="key-present"  type="xs:boolean"&gt;</w:t>
              </w:r>
            </w:ins>
          </w:p>
          <w:p w14:paraId="6E5B672B" w14:textId="77777777" w:rsidR="00E02224" w:rsidRDefault="00E02224" w:rsidP="00E02224">
            <w:pPr>
              <w:pStyle w:val="XML1"/>
              <w:rPr>
                <w:ins w:id="9139" w:author="Thomas Dietz" w:date="2012-08-13T14:10:00Z"/>
              </w:rPr>
            </w:pPr>
            <w:ins w:id="9140" w:author="Thomas Dietz" w:date="2012-08-13T14:10:00Z">
              <w:r>
                <w:t xml:space="preserve">        &lt;xs:annotation&gt;</w:t>
              </w:r>
            </w:ins>
          </w:p>
          <w:p w14:paraId="4391DE19" w14:textId="77777777" w:rsidR="00E02224" w:rsidRDefault="00E02224" w:rsidP="00E02224">
            <w:pPr>
              <w:pStyle w:val="XML1"/>
              <w:rPr>
                <w:ins w:id="9141" w:author="Thomas Dietz" w:date="2012-08-13T14:10:00Z"/>
              </w:rPr>
            </w:pPr>
            <w:ins w:id="9142" w:author="Thomas Dietz" w:date="2012-08-13T14:10:00Z">
              <w:r>
                <w:t xml:space="preserve">          &lt;xs:documentation&gt;</w:t>
              </w:r>
            </w:ins>
          </w:p>
          <w:p w14:paraId="4E023A20" w14:textId="77777777" w:rsidR="00E02224" w:rsidRDefault="00E02224" w:rsidP="00E02224">
            <w:pPr>
              <w:pStyle w:val="XML1"/>
              <w:rPr>
                <w:ins w:id="9143" w:author="Thomas Dietz" w:date="2012-08-13T14:10:00Z"/>
              </w:rPr>
            </w:pPr>
            <w:ins w:id="9144" w:author="Thomas Dietz" w:date="2012-08-13T14:10:00Z">
              <w:r>
                <w:t xml:space="preserve">            Indicates presence of the GRE key.</w:t>
              </w:r>
            </w:ins>
          </w:p>
          <w:p w14:paraId="467CBDAF" w14:textId="77777777" w:rsidR="00E02224" w:rsidRDefault="00E02224" w:rsidP="00E02224">
            <w:pPr>
              <w:pStyle w:val="XML1"/>
              <w:rPr>
                <w:ins w:id="9145" w:author="Thomas Dietz" w:date="2012-08-13T14:10:00Z"/>
              </w:rPr>
            </w:pPr>
            <w:ins w:id="9146" w:author="Thomas Dietz" w:date="2012-08-13T14:10:00Z">
              <w:r>
                <w:lastRenderedPageBreak/>
                <w:t xml:space="preserve">          &lt;/xs:documentation&gt;</w:t>
              </w:r>
            </w:ins>
          </w:p>
          <w:p w14:paraId="3A85B72B" w14:textId="77777777" w:rsidR="00E02224" w:rsidRDefault="00E02224" w:rsidP="00E02224">
            <w:pPr>
              <w:pStyle w:val="XML1"/>
              <w:rPr>
                <w:ins w:id="9147" w:author="Thomas Dietz" w:date="2012-08-13T14:10:00Z"/>
              </w:rPr>
            </w:pPr>
            <w:ins w:id="9148" w:author="Thomas Dietz" w:date="2012-08-13T14:10:00Z">
              <w:r>
                <w:t xml:space="preserve">        &lt;/xs:annotation&gt;</w:t>
              </w:r>
            </w:ins>
          </w:p>
          <w:p w14:paraId="36D0C93C" w14:textId="77777777" w:rsidR="00E02224" w:rsidRDefault="00E02224" w:rsidP="00E02224">
            <w:pPr>
              <w:pStyle w:val="XML1"/>
              <w:rPr>
                <w:ins w:id="9149" w:author="Thomas Dietz" w:date="2012-08-13T14:10:00Z"/>
              </w:rPr>
            </w:pPr>
            <w:ins w:id="9150" w:author="Thomas Dietz" w:date="2012-08-13T14:10:00Z">
              <w:r>
                <w:t xml:space="preserve">      &lt;/xs:element&gt;</w:t>
              </w:r>
            </w:ins>
          </w:p>
          <w:p w14:paraId="02C4C9C2" w14:textId="77777777" w:rsidR="00E02224" w:rsidRDefault="00E02224" w:rsidP="00E02224">
            <w:pPr>
              <w:pStyle w:val="XML1"/>
              <w:rPr>
                <w:ins w:id="9151" w:author="Thomas Dietz" w:date="2012-08-13T14:10:00Z"/>
              </w:rPr>
            </w:pPr>
            <w:ins w:id="9152" w:author="Thomas Dietz" w:date="2012-08-13T14:10:00Z">
              <w:r>
                <w:t xml:space="preserve">      &lt;xs:element name="key"  type="xs:unsignedInt"&gt;</w:t>
              </w:r>
            </w:ins>
          </w:p>
          <w:p w14:paraId="527CCB7A" w14:textId="77777777" w:rsidR="00E02224" w:rsidRDefault="00E02224" w:rsidP="00E02224">
            <w:pPr>
              <w:pStyle w:val="XML1"/>
              <w:rPr>
                <w:ins w:id="9153" w:author="Thomas Dietz" w:date="2012-08-13T14:10:00Z"/>
              </w:rPr>
            </w:pPr>
            <w:ins w:id="9154" w:author="Thomas Dietz" w:date="2012-08-13T14:10:00Z">
              <w:r>
                <w:t xml:space="preserve">        &lt;xs:annotation&gt;</w:t>
              </w:r>
            </w:ins>
          </w:p>
          <w:p w14:paraId="1896E36A" w14:textId="77777777" w:rsidR="00E02224" w:rsidRDefault="00E02224" w:rsidP="00E02224">
            <w:pPr>
              <w:pStyle w:val="XML1"/>
              <w:rPr>
                <w:ins w:id="9155" w:author="Thomas Dietz" w:date="2012-08-13T14:10:00Z"/>
              </w:rPr>
            </w:pPr>
            <w:ins w:id="9156" w:author="Thomas Dietz" w:date="2012-08-13T14:10:00Z">
              <w:r>
                <w:t xml:space="preserve">          &lt;xs:documentation&gt;</w:t>
              </w:r>
            </w:ins>
          </w:p>
          <w:p w14:paraId="6F9F06B0" w14:textId="77777777" w:rsidR="00E02224" w:rsidRDefault="00E02224" w:rsidP="00E02224">
            <w:pPr>
              <w:pStyle w:val="XML1"/>
              <w:rPr>
                <w:ins w:id="9157" w:author="Thomas Dietz" w:date="2012-08-13T14:10:00Z"/>
              </w:rPr>
            </w:pPr>
            <w:ins w:id="9158" w:author="Thomas Dietz" w:date="2012-08-13T14:10:00Z">
              <w:r>
                <w:t xml:space="preserve">            The (optional) key of the GRE tunnel.  It MAY</w:t>
              </w:r>
            </w:ins>
          </w:p>
          <w:p w14:paraId="42D07C15" w14:textId="77777777" w:rsidR="00E02224" w:rsidRDefault="00E02224" w:rsidP="00E02224">
            <w:pPr>
              <w:pStyle w:val="XML1"/>
              <w:rPr>
                <w:ins w:id="9159" w:author="Thomas Dietz" w:date="2012-08-13T14:10:00Z"/>
              </w:rPr>
            </w:pPr>
            <w:ins w:id="9160" w:author="Thomas Dietz" w:date="2012-08-13T14:10:00Z">
              <w:r>
                <w:t xml:space="preserve">            be used to set the OXM_OF_TUNNEL_ID match field metadata </w:t>
              </w:r>
            </w:ins>
          </w:p>
          <w:p w14:paraId="53350BEB" w14:textId="77777777" w:rsidR="00E02224" w:rsidRDefault="00E02224" w:rsidP="00E02224">
            <w:pPr>
              <w:pStyle w:val="XML1"/>
              <w:rPr>
                <w:ins w:id="9161" w:author="Thomas Dietz" w:date="2012-08-13T14:10:00Z"/>
              </w:rPr>
            </w:pPr>
            <w:ins w:id="9162" w:author="Thomas Dietz" w:date="2012-08-13T14:10:00Z">
              <w:r>
                <w:t xml:space="preserve">            in the OpenFlow protocol</w:t>
              </w:r>
            </w:ins>
          </w:p>
          <w:p w14:paraId="35170B7E" w14:textId="77777777" w:rsidR="00E02224" w:rsidRDefault="00E02224" w:rsidP="00E02224">
            <w:pPr>
              <w:pStyle w:val="XML1"/>
              <w:rPr>
                <w:ins w:id="9163" w:author="Thomas Dietz" w:date="2012-08-13T14:10:00Z"/>
              </w:rPr>
            </w:pPr>
            <w:ins w:id="9164" w:author="Thomas Dietz" w:date="2012-08-13T14:10:00Z">
              <w:r>
                <w:t xml:space="preserve">          &lt;/xs:documentation&gt;</w:t>
              </w:r>
            </w:ins>
          </w:p>
          <w:p w14:paraId="5020A170" w14:textId="77777777" w:rsidR="00E02224" w:rsidRDefault="00E02224" w:rsidP="00E02224">
            <w:pPr>
              <w:pStyle w:val="XML1"/>
              <w:rPr>
                <w:ins w:id="9165" w:author="Thomas Dietz" w:date="2012-08-13T14:10:00Z"/>
              </w:rPr>
            </w:pPr>
            <w:ins w:id="9166" w:author="Thomas Dietz" w:date="2012-08-13T14:10:00Z">
              <w:r>
                <w:t xml:space="preserve">        &lt;/xs:annotation&gt;</w:t>
              </w:r>
            </w:ins>
          </w:p>
          <w:p w14:paraId="0EDE162A" w14:textId="77777777" w:rsidR="00E02224" w:rsidRDefault="00E02224" w:rsidP="00E02224">
            <w:pPr>
              <w:pStyle w:val="XML1"/>
              <w:rPr>
                <w:ins w:id="9167" w:author="Thomas Dietz" w:date="2012-08-13T14:10:00Z"/>
              </w:rPr>
            </w:pPr>
            <w:ins w:id="9168" w:author="Thomas Dietz" w:date="2012-08-13T14:10:00Z">
              <w:r>
                <w:t xml:space="preserve">      &lt;/xs:element&gt;</w:t>
              </w:r>
            </w:ins>
          </w:p>
          <w:p w14:paraId="7904FFE1" w14:textId="77777777" w:rsidR="00E02224" w:rsidRDefault="00E02224" w:rsidP="00E02224">
            <w:pPr>
              <w:pStyle w:val="XML1"/>
              <w:rPr>
                <w:ins w:id="9169" w:author="Thomas Dietz" w:date="2012-08-13T14:10:00Z"/>
              </w:rPr>
            </w:pPr>
            <w:ins w:id="9170" w:author="Thomas Dietz" w:date="2012-08-13T14:10:00Z">
              <w:r>
                <w:t xml:space="preserve">      &lt;xs:element name="sequence-number-present"  type="xs:boolean"&gt;</w:t>
              </w:r>
            </w:ins>
          </w:p>
          <w:p w14:paraId="4FD94489" w14:textId="77777777" w:rsidR="00E02224" w:rsidRDefault="00E02224" w:rsidP="00E02224">
            <w:pPr>
              <w:pStyle w:val="XML1"/>
              <w:rPr>
                <w:ins w:id="9171" w:author="Thomas Dietz" w:date="2012-08-13T14:10:00Z"/>
              </w:rPr>
            </w:pPr>
            <w:ins w:id="9172" w:author="Thomas Dietz" w:date="2012-08-13T14:10:00Z">
              <w:r>
                <w:t xml:space="preserve">        &lt;xs:annotation&gt;</w:t>
              </w:r>
            </w:ins>
          </w:p>
          <w:p w14:paraId="5D2727E4" w14:textId="77777777" w:rsidR="00E02224" w:rsidRDefault="00E02224" w:rsidP="00E02224">
            <w:pPr>
              <w:pStyle w:val="XML1"/>
              <w:rPr>
                <w:ins w:id="9173" w:author="Thomas Dietz" w:date="2012-08-13T14:10:00Z"/>
              </w:rPr>
            </w:pPr>
            <w:ins w:id="9174" w:author="Thomas Dietz" w:date="2012-08-13T14:10:00Z">
              <w:r>
                <w:t xml:space="preserve">          &lt;xs:documentation&gt;</w:t>
              </w:r>
            </w:ins>
          </w:p>
          <w:p w14:paraId="423233CA" w14:textId="77777777" w:rsidR="00E02224" w:rsidRDefault="00E02224" w:rsidP="00E02224">
            <w:pPr>
              <w:pStyle w:val="XML1"/>
              <w:rPr>
                <w:ins w:id="9175" w:author="Thomas Dietz" w:date="2012-08-13T14:10:00Z"/>
              </w:rPr>
            </w:pPr>
            <w:ins w:id="9176" w:author="Thomas Dietz" w:date="2012-08-13T14:10:00Z">
              <w:r>
                <w:t xml:space="preserve">            Indicates presence of the GRE sequence</w:t>
              </w:r>
            </w:ins>
          </w:p>
          <w:p w14:paraId="1AF99DAF" w14:textId="77777777" w:rsidR="00E02224" w:rsidRDefault="00E02224" w:rsidP="00E02224">
            <w:pPr>
              <w:pStyle w:val="XML1"/>
              <w:rPr>
                <w:ins w:id="9177" w:author="Thomas Dietz" w:date="2012-08-13T14:10:00Z"/>
              </w:rPr>
            </w:pPr>
            <w:ins w:id="9178" w:author="Thomas Dietz" w:date="2012-08-13T14:10:00Z">
              <w:r>
                <w:t xml:space="preserve">            number.</w:t>
              </w:r>
            </w:ins>
          </w:p>
          <w:p w14:paraId="7522F91E" w14:textId="77777777" w:rsidR="00E02224" w:rsidRDefault="00E02224" w:rsidP="00E02224">
            <w:pPr>
              <w:pStyle w:val="XML1"/>
              <w:rPr>
                <w:ins w:id="9179" w:author="Thomas Dietz" w:date="2012-08-13T14:10:00Z"/>
              </w:rPr>
            </w:pPr>
            <w:ins w:id="9180" w:author="Thomas Dietz" w:date="2012-08-13T14:10:00Z">
              <w:r>
                <w:t xml:space="preserve">          &lt;/xs:documentation&gt;</w:t>
              </w:r>
            </w:ins>
          </w:p>
          <w:p w14:paraId="59BBFD17" w14:textId="77777777" w:rsidR="00E02224" w:rsidRDefault="00E02224" w:rsidP="00E02224">
            <w:pPr>
              <w:pStyle w:val="XML1"/>
              <w:rPr>
                <w:ins w:id="9181" w:author="Thomas Dietz" w:date="2012-08-13T14:10:00Z"/>
              </w:rPr>
            </w:pPr>
            <w:ins w:id="9182" w:author="Thomas Dietz" w:date="2012-08-13T14:10:00Z">
              <w:r>
                <w:t xml:space="preserve">        &lt;/xs:annotation&gt;</w:t>
              </w:r>
            </w:ins>
          </w:p>
          <w:p w14:paraId="1BE94BAD" w14:textId="77777777" w:rsidR="00E02224" w:rsidRDefault="00E02224" w:rsidP="00E02224">
            <w:pPr>
              <w:pStyle w:val="XML1"/>
              <w:rPr>
                <w:ins w:id="9183" w:author="Thomas Dietz" w:date="2012-08-13T14:10:00Z"/>
              </w:rPr>
            </w:pPr>
            <w:ins w:id="9184" w:author="Thomas Dietz" w:date="2012-08-13T14:10:00Z">
              <w:r>
                <w:t xml:space="preserve">      &lt;/xs:element&gt;</w:t>
              </w:r>
            </w:ins>
          </w:p>
          <w:p w14:paraId="6008EA09" w14:textId="77777777" w:rsidR="00E02224" w:rsidRDefault="00E02224" w:rsidP="00E02224">
            <w:pPr>
              <w:pStyle w:val="XML1"/>
              <w:rPr>
                <w:ins w:id="9185" w:author="Thomas Dietz" w:date="2012-08-13T14:10:00Z"/>
              </w:rPr>
            </w:pPr>
            <w:ins w:id="9186" w:author="Thomas Dietz" w:date="2012-08-13T14:10:00Z">
              <w:r>
                <w:t xml:space="preserve">    &lt;/xs:sequence&gt;</w:t>
              </w:r>
            </w:ins>
          </w:p>
          <w:p w14:paraId="51075254" w14:textId="77777777" w:rsidR="00E02224" w:rsidRDefault="00E02224" w:rsidP="00E02224">
            <w:pPr>
              <w:pStyle w:val="XML1"/>
              <w:rPr>
                <w:ins w:id="9187" w:author="Thomas Dietz" w:date="2012-08-13T14:10:00Z"/>
              </w:rPr>
            </w:pPr>
            <w:ins w:id="9188" w:author="Thomas Dietz" w:date="2012-08-13T14:10:00Z">
              <w:r>
                <w:t xml:space="preserve">  &lt;/xs:group&gt;</w:t>
              </w:r>
            </w:ins>
          </w:p>
          <w:p w14:paraId="20EE5269" w14:textId="77777777" w:rsidR="00E02224" w:rsidRDefault="00E02224" w:rsidP="00E02224">
            <w:pPr>
              <w:pStyle w:val="XML1"/>
              <w:rPr>
                <w:ins w:id="9189" w:author="Thomas Dietz" w:date="2012-08-13T14:14:00Z"/>
              </w:rPr>
            </w:pPr>
          </w:p>
          <w:p w14:paraId="51A621FC" w14:textId="77777777" w:rsidR="00E02224" w:rsidRDefault="00E02224" w:rsidP="00E02224">
            <w:pPr>
              <w:pStyle w:val="XML1"/>
              <w:rPr>
                <w:ins w:id="9190" w:author="Thomas Dietz" w:date="2012-08-13T14:14:00Z"/>
              </w:rPr>
            </w:pPr>
            <w:ins w:id="9191" w:author="Thomas Dietz" w:date="2012-08-13T14:14:00Z">
              <w:r>
                <w:t xml:space="preserve">  &lt;xs:group name="OFPortVXLANTunnelType"&gt;</w:t>
              </w:r>
            </w:ins>
          </w:p>
          <w:p w14:paraId="6D72A852" w14:textId="77777777" w:rsidR="00E02224" w:rsidRDefault="00E02224" w:rsidP="00E02224">
            <w:pPr>
              <w:pStyle w:val="XML1"/>
              <w:rPr>
                <w:ins w:id="9192" w:author="Thomas Dietz" w:date="2012-08-13T14:14:00Z"/>
              </w:rPr>
            </w:pPr>
            <w:ins w:id="9193" w:author="Thomas Dietz" w:date="2012-08-13T14:14:00Z">
              <w:r>
                <w:t xml:space="preserve">    &lt;xs:annotation&gt;</w:t>
              </w:r>
            </w:ins>
          </w:p>
          <w:p w14:paraId="62B04D0B" w14:textId="77777777" w:rsidR="00E02224" w:rsidRDefault="00E02224" w:rsidP="00E02224">
            <w:pPr>
              <w:pStyle w:val="XML1"/>
              <w:rPr>
                <w:ins w:id="9194" w:author="Thomas Dietz" w:date="2012-08-13T14:14:00Z"/>
              </w:rPr>
            </w:pPr>
            <w:ins w:id="9195" w:author="Thomas Dietz" w:date="2012-08-13T14:14:00Z">
              <w:r>
                <w:t xml:space="preserve">      &lt;xs:documentation&gt;</w:t>
              </w:r>
            </w:ins>
          </w:p>
          <w:p w14:paraId="2088978F" w14:textId="77777777" w:rsidR="00E02224" w:rsidRDefault="00E02224" w:rsidP="00E02224">
            <w:pPr>
              <w:pStyle w:val="XML1"/>
              <w:rPr>
                <w:ins w:id="9196" w:author="Thomas Dietz" w:date="2012-08-13T14:14:00Z"/>
              </w:rPr>
            </w:pPr>
            <w:ins w:id="9197" w:author="Thomas Dietz" w:date="2012-08-13T14:14:00Z">
              <w:r>
                <w:t xml:space="preserve">        Properties of a VxLAN tunnel.</w:t>
              </w:r>
            </w:ins>
          </w:p>
          <w:p w14:paraId="332B0664" w14:textId="77777777" w:rsidR="00E02224" w:rsidRDefault="00E02224" w:rsidP="00E02224">
            <w:pPr>
              <w:pStyle w:val="XML1"/>
              <w:rPr>
                <w:ins w:id="9198" w:author="Thomas Dietz" w:date="2012-08-13T14:14:00Z"/>
              </w:rPr>
            </w:pPr>
            <w:ins w:id="9199" w:author="Thomas Dietz" w:date="2012-08-13T14:14:00Z">
              <w:r>
                <w:t xml:space="preserve">      &lt;/xs:documentation&gt;</w:t>
              </w:r>
            </w:ins>
          </w:p>
          <w:p w14:paraId="14A10212" w14:textId="77777777" w:rsidR="00E02224" w:rsidRDefault="00E02224" w:rsidP="00E02224">
            <w:pPr>
              <w:pStyle w:val="XML1"/>
              <w:rPr>
                <w:ins w:id="9200" w:author="Thomas Dietz" w:date="2012-08-13T14:14:00Z"/>
              </w:rPr>
            </w:pPr>
            <w:ins w:id="9201" w:author="Thomas Dietz" w:date="2012-08-13T14:14:00Z">
              <w:r>
                <w:t xml:space="preserve">    &lt;/xs:annotation&gt;</w:t>
              </w:r>
            </w:ins>
          </w:p>
          <w:p w14:paraId="7FD93AE9" w14:textId="77777777" w:rsidR="00E02224" w:rsidRDefault="00E02224" w:rsidP="00E02224">
            <w:pPr>
              <w:pStyle w:val="XML1"/>
              <w:rPr>
                <w:ins w:id="9202" w:author="Thomas Dietz" w:date="2012-08-13T14:14:00Z"/>
              </w:rPr>
            </w:pPr>
          </w:p>
          <w:p w14:paraId="4BB5FCB2" w14:textId="77777777" w:rsidR="00E02224" w:rsidRDefault="00E02224" w:rsidP="00E02224">
            <w:pPr>
              <w:pStyle w:val="XML1"/>
              <w:rPr>
                <w:ins w:id="9203" w:author="Thomas Dietz" w:date="2012-08-13T14:14:00Z"/>
              </w:rPr>
            </w:pPr>
            <w:ins w:id="9204" w:author="Thomas Dietz" w:date="2012-08-13T14:14:00Z">
              <w:r>
                <w:t xml:space="preserve">    &lt;xs:sequence&gt;</w:t>
              </w:r>
            </w:ins>
          </w:p>
          <w:p w14:paraId="1FAC22D7" w14:textId="77777777" w:rsidR="00E02224" w:rsidRDefault="00E02224" w:rsidP="00E02224">
            <w:pPr>
              <w:pStyle w:val="XML1"/>
              <w:rPr>
                <w:ins w:id="9205" w:author="Thomas Dietz" w:date="2012-08-13T14:14:00Z"/>
              </w:rPr>
            </w:pPr>
            <w:ins w:id="9206" w:author="Thomas Dietz" w:date="2012-08-13T14:14:00Z">
              <w:r>
                <w:t xml:space="preserve">      &lt;xs:group ref="OFPortBaseTunnelType"/&gt;</w:t>
              </w:r>
            </w:ins>
          </w:p>
          <w:p w14:paraId="29C15458" w14:textId="77777777" w:rsidR="00E02224" w:rsidRDefault="00E02224" w:rsidP="00E02224">
            <w:pPr>
              <w:pStyle w:val="XML1"/>
              <w:rPr>
                <w:ins w:id="9207" w:author="Thomas Dietz" w:date="2012-08-13T14:14:00Z"/>
              </w:rPr>
            </w:pPr>
            <w:ins w:id="9208" w:author="Thomas Dietz" w:date="2012-08-13T14:14:00Z">
              <w:r>
                <w:t xml:space="preserve">      &lt;xs:element name="vni-valid"  type="xs:boolean"&gt;</w:t>
              </w:r>
            </w:ins>
          </w:p>
          <w:p w14:paraId="78CD7D52" w14:textId="77777777" w:rsidR="00E02224" w:rsidRDefault="00E02224" w:rsidP="00E02224">
            <w:pPr>
              <w:pStyle w:val="XML1"/>
              <w:rPr>
                <w:ins w:id="9209" w:author="Thomas Dietz" w:date="2012-08-13T14:14:00Z"/>
              </w:rPr>
            </w:pPr>
            <w:ins w:id="9210" w:author="Thomas Dietz" w:date="2012-08-13T14:14:00Z">
              <w:r>
                <w:t xml:space="preserve">        &lt;xs:annotation&gt;</w:t>
              </w:r>
            </w:ins>
          </w:p>
          <w:p w14:paraId="7E4DAC52" w14:textId="77777777" w:rsidR="00E02224" w:rsidRDefault="00E02224" w:rsidP="00E02224">
            <w:pPr>
              <w:pStyle w:val="XML1"/>
              <w:rPr>
                <w:ins w:id="9211" w:author="Thomas Dietz" w:date="2012-08-13T14:14:00Z"/>
              </w:rPr>
            </w:pPr>
            <w:ins w:id="9212" w:author="Thomas Dietz" w:date="2012-08-13T14:14:00Z">
              <w:r>
                <w:t xml:space="preserve">          &lt;xs:documentation&gt;</w:t>
              </w:r>
            </w:ins>
          </w:p>
          <w:p w14:paraId="04D8B776" w14:textId="77777777" w:rsidR="00E02224" w:rsidRDefault="00E02224" w:rsidP="00E02224">
            <w:pPr>
              <w:pStyle w:val="XML1"/>
              <w:rPr>
                <w:ins w:id="9213" w:author="Thomas Dietz" w:date="2012-08-13T14:14:00Z"/>
              </w:rPr>
            </w:pPr>
            <w:ins w:id="9214" w:author="Thomas Dietz" w:date="2012-08-13T14:14:00Z">
              <w:r>
                <w:t xml:space="preserve">            Indicates how the corresponding flag should be</w:t>
              </w:r>
            </w:ins>
          </w:p>
          <w:p w14:paraId="0902CC1D" w14:textId="77777777" w:rsidR="00E02224" w:rsidRDefault="00E02224" w:rsidP="00E02224">
            <w:pPr>
              <w:pStyle w:val="XML1"/>
              <w:rPr>
                <w:ins w:id="9215" w:author="Thomas Dietz" w:date="2012-08-13T14:14:00Z"/>
              </w:rPr>
            </w:pPr>
            <w:ins w:id="9216" w:author="Thomas Dietz" w:date="2012-08-13T14:14:00Z">
              <w:r>
                <w:t xml:space="preserve">            set in packets sent on the tunnel.</w:t>
              </w:r>
            </w:ins>
          </w:p>
          <w:p w14:paraId="4B5D2863" w14:textId="77777777" w:rsidR="00E02224" w:rsidRDefault="00E02224" w:rsidP="00E02224">
            <w:pPr>
              <w:pStyle w:val="XML1"/>
              <w:rPr>
                <w:ins w:id="9217" w:author="Thomas Dietz" w:date="2012-08-13T14:14:00Z"/>
              </w:rPr>
            </w:pPr>
            <w:ins w:id="9218" w:author="Thomas Dietz" w:date="2012-08-13T14:14:00Z">
              <w:r>
                <w:t xml:space="preserve">          &lt;/xs:documentation&gt;</w:t>
              </w:r>
            </w:ins>
          </w:p>
          <w:p w14:paraId="4FE32C1D" w14:textId="77777777" w:rsidR="00E02224" w:rsidRDefault="00E02224" w:rsidP="00E02224">
            <w:pPr>
              <w:pStyle w:val="XML1"/>
              <w:rPr>
                <w:ins w:id="9219" w:author="Thomas Dietz" w:date="2012-08-13T14:14:00Z"/>
              </w:rPr>
            </w:pPr>
            <w:ins w:id="9220" w:author="Thomas Dietz" w:date="2012-08-13T14:14:00Z">
              <w:r>
                <w:t xml:space="preserve">        &lt;/xs:annotation&gt;</w:t>
              </w:r>
            </w:ins>
          </w:p>
          <w:p w14:paraId="59203FAE" w14:textId="77777777" w:rsidR="00E02224" w:rsidRDefault="00E02224" w:rsidP="00E02224">
            <w:pPr>
              <w:pStyle w:val="XML1"/>
              <w:rPr>
                <w:ins w:id="9221" w:author="Thomas Dietz" w:date="2012-08-13T14:14:00Z"/>
              </w:rPr>
            </w:pPr>
            <w:ins w:id="9222" w:author="Thomas Dietz" w:date="2012-08-13T14:14:00Z">
              <w:r>
                <w:t xml:space="preserve">      &lt;/xs:element&gt;</w:t>
              </w:r>
            </w:ins>
          </w:p>
          <w:p w14:paraId="4537ECAC" w14:textId="77777777" w:rsidR="00E02224" w:rsidRDefault="00E02224" w:rsidP="00E02224">
            <w:pPr>
              <w:pStyle w:val="XML1"/>
              <w:rPr>
                <w:ins w:id="9223" w:author="Thomas Dietz" w:date="2012-08-13T14:14:00Z"/>
              </w:rPr>
            </w:pPr>
            <w:ins w:id="9224" w:author="Thomas Dietz" w:date="2012-08-13T14:14:00Z">
              <w:r>
                <w:t xml:space="preserve">      &lt;xs:element name="vni"  type="xs:unsignedInt"&gt;</w:t>
              </w:r>
            </w:ins>
          </w:p>
          <w:p w14:paraId="0D7F62FF" w14:textId="77777777" w:rsidR="00E02224" w:rsidRDefault="00E02224" w:rsidP="00E02224">
            <w:pPr>
              <w:pStyle w:val="XML1"/>
              <w:rPr>
                <w:ins w:id="9225" w:author="Thomas Dietz" w:date="2012-08-13T14:14:00Z"/>
              </w:rPr>
            </w:pPr>
            <w:ins w:id="9226" w:author="Thomas Dietz" w:date="2012-08-13T14:14:00Z">
              <w:r>
                <w:t xml:space="preserve">        &lt;xs:annotation&gt;</w:t>
              </w:r>
            </w:ins>
          </w:p>
          <w:p w14:paraId="6B058250" w14:textId="77777777" w:rsidR="00E02224" w:rsidRDefault="00E02224" w:rsidP="00E02224">
            <w:pPr>
              <w:pStyle w:val="XML1"/>
              <w:rPr>
                <w:ins w:id="9227" w:author="Thomas Dietz" w:date="2012-08-13T14:14:00Z"/>
              </w:rPr>
            </w:pPr>
            <w:ins w:id="9228" w:author="Thomas Dietz" w:date="2012-08-13T14:14:00Z">
              <w:r>
                <w:t xml:space="preserve">          &lt;xs:documentation&gt;</w:t>
              </w:r>
            </w:ins>
          </w:p>
          <w:p w14:paraId="4D65214F" w14:textId="77777777" w:rsidR="00E02224" w:rsidRDefault="00E02224" w:rsidP="00E02224">
            <w:pPr>
              <w:pStyle w:val="XML1"/>
              <w:rPr>
                <w:ins w:id="9229" w:author="Thomas Dietz" w:date="2012-08-13T14:14:00Z"/>
              </w:rPr>
            </w:pPr>
            <w:ins w:id="9230" w:author="Thomas Dietz" w:date="2012-08-13T14:14:00Z">
              <w:r>
                <w:t xml:space="preserve">            Virtual network identifier assigned to all</w:t>
              </w:r>
            </w:ins>
          </w:p>
          <w:p w14:paraId="3BBBC345" w14:textId="77777777" w:rsidR="00E02224" w:rsidRDefault="00E02224" w:rsidP="00E02224">
            <w:pPr>
              <w:pStyle w:val="XML1"/>
              <w:rPr>
                <w:ins w:id="9231" w:author="Thomas Dietz" w:date="2012-08-13T14:14:00Z"/>
              </w:rPr>
            </w:pPr>
            <w:ins w:id="9232" w:author="Thomas Dietz" w:date="2012-08-13T14:14:00Z">
              <w:r>
                <w:t xml:space="preserve">            packets sent on the tunnel.  A VxLAN  implementation MAY </w:t>
              </w:r>
            </w:ins>
          </w:p>
          <w:p w14:paraId="2D3EF34D" w14:textId="77777777" w:rsidR="00E02224" w:rsidRDefault="00E02224" w:rsidP="00E02224">
            <w:pPr>
              <w:pStyle w:val="XML1"/>
              <w:rPr>
                <w:ins w:id="9233" w:author="Thomas Dietz" w:date="2012-08-13T14:14:00Z"/>
              </w:rPr>
            </w:pPr>
            <w:ins w:id="9234" w:author="Thomas Dietz" w:date="2012-08-13T14:14:00Z">
              <w:r>
                <w:t xml:space="preserve">            use the this element to set the OXM_OF_TUNNEL_ID match </w:t>
              </w:r>
            </w:ins>
          </w:p>
          <w:p w14:paraId="6308A484" w14:textId="77777777" w:rsidR="00E02224" w:rsidRDefault="00E02224" w:rsidP="00E02224">
            <w:pPr>
              <w:pStyle w:val="XML1"/>
              <w:rPr>
                <w:ins w:id="9235" w:author="Thomas Dietz" w:date="2012-08-13T14:14:00Z"/>
              </w:rPr>
            </w:pPr>
            <w:ins w:id="9236" w:author="Thomas Dietz" w:date="2012-08-13T14:14:00Z">
              <w:r>
                <w:t xml:space="preserve">            field metadata in the OpenFlow protocol.</w:t>
              </w:r>
            </w:ins>
          </w:p>
          <w:p w14:paraId="5D9C4A19" w14:textId="77777777" w:rsidR="00E02224" w:rsidRDefault="00E02224" w:rsidP="00E02224">
            <w:pPr>
              <w:pStyle w:val="XML1"/>
              <w:rPr>
                <w:ins w:id="9237" w:author="Thomas Dietz" w:date="2012-08-13T14:14:00Z"/>
              </w:rPr>
            </w:pPr>
            <w:ins w:id="9238" w:author="Thomas Dietz" w:date="2012-08-13T14:14:00Z">
              <w:r>
                <w:t xml:space="preserve">          &lt;/xs:documentation&gt;</w:t>
              </w:r>
            </w:ins>
          </w:p>
          <w:p w14:paraId="4FD37B5F" w14:textId="77777777" w:rsidR="00E02224" w:rsidRDefault="00E02224" w:rsidP="00E02224">
            <w:pPr>
              <w:pStyle w:val="XML1"/>
              <w:rPr>
                <w:ins w:id="9239" w:author="Thomas Dietz" w:date="2012-08-13T14:14:00Z"/>
              </w:rPr>
            </w:pPr>
            <w:ins w:id="9240" w:author="Thomas Dietz" w:date="2012-08-13T14:14:00Z">
              <w:r>
                <w:t xml:space="preserve">        &lt;/xs:annotation&gt;</w:t>
              </w:r>
            </w:ins>
          </w:p>
          <w:p w14:paraId="7F30C0A0" w14:textId="77777777" w:rsidR="00E02224" w:rsidRDefault="00E02224" w:rsidP="00E02224">
            <w:pPr>
              <w:pStyle w:val="XML1"/>
              <w:rPr>
                <w:ins w:id="9241" w:author="Thomas Dietz" w:date="2012-08-13T14:14:00Z"/>
              </w:rPr>
            </w:pPr>
            <w:ins w:id="9242" w:author="Thomas Dietz" w:date="2012-08-13T14:14:00Z">
              <w:r>
                <w:t xml:space="preserve">      &lt;/xs:element&gt;</w:t>
              </w:r>
            </w:ins>
          </w:p>
          <w:p w14:paraId="0C5AC785" w14:textId="77777777" w:rsidR="00E02224" w:rsidRDefault="00E02224" w:rsidP="00E02224">
            <w:pPr>
              <w:pStyle w:val="XML1"/>
              <w:rPr>
                <w:ins w:id="9243" w:author="Thomas Dietz" w:date="2012-08-13T14:14:00Z"/>
              </w:rPr>
            </w:pPr>
            <w:ins w:id="9244" w:author="Thomas Dietz" w:date="2012-08-13T14:14:00Z">
              <w:r>
                <w:t xml:space="preserve">      &lt;xs:element name="vni-multicast-group"  type="inet:ip-address"&gt;</w:t>
              </w:r>
            </w:ins>
          </w:p>
          <w:p w14:paraId="11A4E381" w14:textId="77777777" w:rsidR="00E02224" w:rsidRDefault="00E02224" w:rsidP="00E02224">
            <w:pPr>
              <w:pStyle w:val="XML1"/>
              <w:rPr>
                <w:ins w:id="9245" w:author="Thomas Dietz" w:date="2012-08-13T14:14:00Z"/>
              </w:rPr>
            </w:pPr>
            <w:ins w:id="9246" w:author="Thomas Dietz" w:date="2012-08-13T14:14:00Z">
              <w:r>
                <w:t xml:space="preserve">        &lt;xs:annotation&gt;</w:t>
              </w:r>
            </w:ins>
          </w:p>
          <w:p w14:paraId="7DB88973" w14:textId="77777777" w:rsidR="00E02224" w:rsidRDefault="00E02224" w:rsidP="00E02224">
            <w:pPr>
              <w:pStyle w:val="XML1"/>
              <w:rPr>
                <w:ins w:id="9247" w:author="Thomas Dietz" w:date="2012-08-13T14:14:00Z"/>
              </w:rPr>
            </w:pPr>
            <w:ins w:id="9248" w:author="Thomas Dietz" w:date="2012-08-13T14:14:00Z">
              <w:r>
                <w:t xml:space="preserve">          &lt;xs:documentation&gt;</w:t>
              </w:r>
            </w:ins>
          </w:p>
          <w:p w14:paraId="2B7E0CD2" w14:textId="77777777" w:rsidR="00E02224" w:rsidRDefault="00E02224" w:rsidP="00E02224">
            <w:pPr>
              <w:pStyle w:val="XML1"/>
              <w:rPr>
                <w:ins w:id="9249" w:author="Thomas Dietz" w:date="2012-08-13T14:14:00Z"/>
              </w:rPr>
            </w:pPr>
            <w:ins w:id="9250" w:author="Thomas Dietz" w:date="2012-08-13T14:14:00Z">
              <w:r>
                <w:t xml:space="preserve">            If IP multicast is used to support broadcast</w:t>
              </w:r>
            </w:ins>
          </w:p>
          <w:p w14:paraId="1DBE9A80" w14:textId="77777777" w:rsidR="00E02224" w:rsidRDefault="00E02224" w:rsidP="00E02224">
            <w:pPr>
              <w:pStyle w:val="XML1"/>
              <w:rPr>
                <w:ins w:id="9251" w:author="Thomas Dietz" w:date="2012-08-13T14:14:00Z"/>
              </w:rPr>
            </w:pPr>
            <w:ins w:id="9252" w:author="Thomas Dietz" w:date="2012-08-13T14:14:00Z">
              <w:r>
                <w:t xml:space="preserve">            on the tunnel this specifies the corresponding multicast</w:t>
              </w:r>
            </w:ins>
          </w:p>
          <w:p w14:paraId="3439DB8B" w14:textId="77777777" w:rsidR="00E02224" w:rsidRDefault="00E02224" w:rsidP="00E02224">
            <w:pPr>
              <w:pStyle w:val="XML1"/>
              <w:rPr>
                <w:ins w:id="9253" w:author="Thomas Dietz" w:date="2012-08-13T14:14:00Z"/>
              </w:rPr>
            </w:pPr>
            <w:ins w:id="9254" w:author="Thomas Dietz" w:date="2012-08-13T14:14:00Z">
              <w:r>
                <w:t xml:space="preserve">            IP address</w:t>
              </w:r>
            </w:ins>
          </w:p>
          <w:p w14:paraId="2AA8426F" w14:textId="77777777" w:rsidR="00E02224" w:rsidRDefault="00E02224" w:rsidP="00E02224">
            <w:pPr>
              <w:pStyle w:val="XML1"/>
              <w:rPr>
                <w:ins w:id="9255" w:author="Thomas Dietz" w:date="2012-08-13T14:14:00Z"/>
              </w:rPr>
            </w:pPr>
            <w:ins w:id="9256" w:author="Thomas Dietz" w:date="2012-08-13T14:14:00Z">
              <w:r>
                <w:lastRenderedPageBreak/>
                <w:t xml:space="preserve">          &lt;/xs:documentation&gt;</w:t>
              </w:r>
            </w:ins>
          </w:p>
          <w:p w14:paraId="1409551F" w14:textId="77777777" w:rsidR="00E02224" w:rsidRDefault="00E02224" w:rsidP="00E02224">
            <w:pPr>
              <w:pStyle w:val="XML1"/>
              <w:rPr>
                <w:ins w:id="9257" w:author="Thomas Dietz" w:date="2012-08-13T14:14:00Z"/>
              </w:rPr>
            </w:pPr>
            <w:ins w:id="9258" w:author="Thomas Dietz" w:date="2012-08-13T14:14:00Z">
              <w:r>
                <w:t xml:space="preserve">        &lt;/xs:annotation&gt;</w:t>
              </w:r>
            </w:ins>
          </w:p>
          <w:p w14:paraId="451353F6" w14:textId="77777777" w:rsidR="00E02224" w:rsidRDefault="00E02224" w:rsidP="00E02224">
            <w:pPr>
              <w:pStyle w:val="XML1"/>
              <w:rPr>
                <w:ins w:id="9259" w:author="Thomas Dietz" w:date="2012-08-13T14:14:00Z"/>
              </w:rPr>
            </w:pPr>
            <w:ins w:id="9260" w:author="Thomas Dietz" w:date="2012-08-13T14:14:00Z">
              <w:r>
                <w:t xml:space="preserve">      &lt;/xs:element&gt;</w:t>
              </w:r>
            </w:ins>
          </w:p>
          <w:p w14:paraId="1188EC12" w14:textId="77777777" w:rsidR="00E02224" w:rsidRDefault="00E02224" w:rsidP="00E02224">
            <w:pPr>
              <w:pStyle w:val="XML1"/>
              <w:rPr>
                <w:ins w:id="9261" w:author="Thomas Dietz" w:date="2012-08-13T14:14:00Z"/>
              </w:rPr>
            </w:pPr>
            <w:ins w:id="9262" w:author="Thomas Dietz" w:date="2012-08-13T14:14:00Z">
              <w:r>
                <w:t xml:space="preserve">      &lt;xs:element name="udp-source-port"  type="inet:port-number"&gt;</w:t>
              </w:r>
            </w:ins>
          </w:p>
          <w:p w14:paraId="4CD53100" w14:textId="77777777" w:rsidR="00E02224" w:rsidRDefault="00E02224" w:rsidP="00E02224">
            <w:pPr>
              <w:pStyle w:val="XML1"/>
              <w:rPr>
                <w:ins w:id="9263" w:author="Thomas Dietz" w:date="2012-08-13T14:14:00Z"/>
              </w:rPr>
            </w:pPr>
            <w:ins w:id="9264" w:author="Thomas Dietz" w:date="2012-08-13T14:14:00Z">
              <w:r>
                <w:t xml:space="preserve">        &lt;xs:annotation&gt;</w:t>
              </w:r>
            </w:ins>
          </w:p>
          <w:p w14:paraId="29C5AB43" w14:textId="77777777" w:rsidR="00E02224" w:rsidRDefault="00E02224" w:rsidP="00E02224">
            <w:pPr>
              <w:pStyle w:val="XML1"/>
              <w:rPr>
                <w:ins w:id="9265" w:author="Thomas Dietz" w:date="2012-08-13T14:14:00Z"/>
              </w:rPr>
            </w:pPr>
            <w:ins w:id="9266" w:author="Thomas Dietz" w:date="2012-08-13T14:14:00Z">
              <w:r>
                <w:t xml:space="preserve">          &lt;xs:documentation&gt;</w:t>
              </w:r>
            </w:ins>
          </w:p>
          <w:p w14:paraId="1F47F026" w14:textId="77777777" w:rsidR="00E02224" w:rsidRDefault="00E02224" w:rsidP="00E02224">
            <w:pPr>
              <w:pStyle w:val="XML1"/>
              <w:rPr>
                <w:ins w:id="9267" w:author="Thomas Dietz" w:date="2012-08-13T14:14:00Z"/>
              </w:rPr>
            </w:pPr>
            <w:ins w:id="9268" w:author="Thomas Dietz" w:date="2012-08-13T14:14:00Z">
              <w:r>
                <w:t xml:space="preserve">            Specifies the outer UDP source port number.</w:t>
              </w:r>
            </w:ins>
          </w:p>
          <w:p w14:paraId="25D4AE3C" w14:textId="77777777" w:rsidR="00E02224" w:rsidRDefault="00E02224" w:rsidP="00E02224">
            <w:pPr>
              <w:pStyle w:val="XML1"/>
              <w:rPr>
                <w:ins w:id="9269" w:author="Thomas Dietz" w:date="2012-08-13T14:14:00Z"/>
              </w:rPr>
            </w:pPr>
            <w:ins w:id="9270" w:author="Thomas Dietz" w:date="2012-08-13T14:14:00Z">
              <w:r>
                <w:t xml:space="preserve">            If this element is absent, the port number MAY be chosen </w:t>
              </w:r>
            </w:ins>
          </w:p>
          <w:p w14:paraId="6B2CF1C3" w14:textId="77777777" w:rsidR="00E02224" w:rsidRDefault="00E02224" w:rsidP="00E02224">
            <w:pPr>
              <w:pStyle w:val="XML1"/>
              <w:rPr>
                <w:ins w:id="9271" w:author="Thomas Dietz" w:date="2012-08-13T14:14:00Z"/>
              </w:rPr>
            </w:pPr>
            <w:ins w:id="9272" w:author="Thomas Dietz" w:date="2012-08-13T14:14:00Z">
              <w:r>
                <w:t xml:space="preserve">            dynamically.</w:t>
              </w:r>
            </w:ins>
          </w:p>
          <w:p w14:paraId="3643A7FF" w14:textId="77777777" w:rsidR="00E02224" w:rsidRDefault="00E02224" w:rsidP="00E02224">
            <w:pPr>
              <w:pStyle w:val="XML1"/>
              <w:rPr>
                <w:ins w:id="9273" w:author="Thomas Dietz" w:date="2012-08-13T14:14:00Z"/>
              </w:rPr>
            </w:pPr>
            <w:ins w:id="9274" w:author="Thomas Dietz" w:date="2012-08-13T14:14:00Z">
              <w:r>
                <w:t xml:space="preserve">          &lt;/xs:documentation&gt;</w:t>
              </w:r>
            </w:ins>
          </w:p>
          <w:p w14:paraId="5C90B987" w14:textId="77777777" w:rsidR="00E02224" w:rsidRDefault="00E02224" w:rsidP="00E02224">
            <w:pPr>
              <w:pStyle w:val="XML1"/>
              <w:rPr>
                <w:ins w:id="9275" w:author="Thomas Dietz" w:date="2012-08-13T14:14:00Z"/>
              </w:rPr>
            </w:pPr>
            <w:ins w:id="9276" w:author="Thomas Dietz" w:date="2012-08-13T14:14:00Z">
              <w:r>
                <w:t xml:space="preserve">        &lt;/xs:annotation&gt;</w:t>
              </w:r>
            </w:ins>
          </w:p>
          <w:p w14:paraId="372A4C5B" w14:textId="77777777" w:rsidR="00E02224" w:rsidRDefault="00E02224" w:rsidP="00E02224">
            <w:pPr>
              <w:pStyle w:val="XML1"/>
              <w:rPr>
                <w:ins w:id="9277" w:author="Thomas Dietz" w:date="2012-08-13T14:14:00Z"/>
              </w:rPr>
            </w:pPr>
            <w:ins w:id="9278" w:author="Thomas Dietz" w:date="2012-08-13T14:14:00Z">
              <w:r>
                <w:t xml:space="preserve">      &lt;/xs:element&gt;</w:t>
              </w:r>
            </w:ins>
          </w:p>
          <w:p w14:paraId="6CC01081" w14:textId="77777777" w:rsidR="00E02224" w:rsidRDefault="00E02224" w:rsidP="00E02224">
            <w:pPr>
              <w:pStyle w:val="XML1"/>
              <w:rPr>
                <w:ins w:id="9279" w:author="Thomas Dietz" w:date="2012-08-13T14:14:00Z"/>
              </w:rPr>
            </w:pPr>
            <w:ins w:id="9280" w:author="Thomas Dietz" w:date="2012-08-13T14:14:00Z">
              <w:r>
                <w:t xml:space="preserve">      &lt;xs:element name="udp-dest-port"  type="inet:port-number"&gt;</w:t>
              </w:r>
            </w:ins>
          </w:p>
          <w:p w14:paraId="1F460FB7" w14:textId="77777777" w:rsidR="00E02224" w:rsidRDefault="00E02224" w:rsidP="00E02224">
            <w:pPr>
              <w:pStyle w:val="XML1"/>
              <w:rPr>
                <w:ins w:id="9281" w:author="Thomas Dietz" w:date="2012-08-13T14:14:00Z"/>
              </w:rPr>
            </w:pPr>
            <w:ins w:id="9282" w:author="Thomas Dietz" w:date="2012-08-13T14:14:00Z">
              <w:r>
                <w:t xml:space="preserve">        &lt;xs:annotation&gt;</w:t>
              </w:r>
            </w:ins>
          </w:p>
          <w:p w14:paraId="5DD593B4" w14:textId="77777777" w:rsidR="00E02224" w:rsidRDefault="00E02224" w:rsidP="00E02224">
            <w:pPr>
              <w:pStyle w:val="XML1"/>
              <w:rPr>
                <w:ins w:id="9283" w:author="Thomas Dietz" w:date="2012-08-13T14:14:00Z"/>
              </w:rPr>
            </w:pPr>
            <w:ins w:id="9284" w:author="Thomas Dietz" w:date="2012-08-13T14:14:00Z">
              <w:r>
                <w:t xml:space="preserve">          &lt;xs:documentation&gt;</w:t>
              </w:r>
            </w:ins>
          </w:p>
          <w:p w14:paraId="65905161" w14:textId="77777777" w:rsidR="00E02224" w:rsidRDefault="00E02224" w:rsidP="00E02224">
            <w:pPr>
              <w:pStyle w:val="XML1"/>
              <w:rPr>
                <w:ins w:id="9285" w:author="Thomas Dietz" w:date="2012-08-13T14:14:00Z"/>
              </w:rPr>
            </w:pPr>
            <w:ins w:id="9286" w:author="Thomas Dietz" w:date="2012-08-13T14:14:00Z">
              <w:r>
                <w:t xml:space="preserve">            Specifies the outer UDP destination port</w:t>
              </w:r>
            </w:ins>
          </w:p>
          <w:p w14:paraId="6C8EF324" w14:textId="77777777" w:rsidR="00E02224" w:rsidRDefault="00E02224" w:rsidP="00E02224">
            <w:pPr>
              <w:pStyle w:val="XML1"/>
              <w:rPr>
                <w:ins w:id="9287" w:author="Thomas Dietz" w:date="2012-08-13T14:14:00Z"/>
              </w:rPr>
            </w:pPr>
            <w:ins w:id="9288" w:author="Thomas Dietz" w:date="2012-08-13T14:14:00Z">
              <w:r>
                <w:t xml:space="preserve">            number.  It is intended to reserve a port number for</w:t>
              </w:r>
            </w:ins>
          </w:p>
          <w:p w14:paraId="4312A46A" w14:textId="77777777" w:rsidR="00E02224" w:rsidRDefault="00E02224" w:rsidP="00E02224">
            <w:pPr>
              <w:pStyle w:val="XML1"/>
              <w:rPr>
                <w:ins w:id="9289" w:author="Thomas Dietz" w:date="2012-08-13T14:14:00Z"/>
              </w:rPr>
            </w:pPr>
            <w:ins w:id="9290" w:author="Thomas Dietz" w:date="2012-08-13T14:14:00Z">
              <w:r>
                <w:t xml:space="preserve">            VxLAN at IANA.  As soon as this has been reserved, the</w:t>
              </w:r>
            </w:ins>
          </w:p>
          <w:p w14:paraId="3D3A4568" w14:textId="77777777" w:rsidR="00E02224" w:rsidRDefault="00E02224" w:rsidP="00E02224">
            <w:pPr>
              <w:pStyle w:val="XML1"/>
              <w:rPr>
                <w:ins w:id="9291" w:author="Thomas Dietz" w:date="2012-08-13T14:14:00Z"/>
              </w:rPr>
            </w:pPr>
            <w:ins w:id="9292" w:author="Thomas Dietz" w:date="2012-08-13T14:14:00Z">
              <w:r>
                <w:t xml:space="preserve">            reserved number SHOULD become the default value for this</w:t>
              </w:r>
            </w:ins>
          </w:p>
          <w:p w14:paraId="7F858AE2" w14:textId="77777777" w:rsidR="00E02224" w:rsidRDefault="00E02224" w:rsidP="00E02224">
            <w:pPr>
              <w:pStyle w:val="XML1"/>
              <w:rPr>
                <w:ins w:id="9293" w:author="Thomas Dietz" w:date="2012-08-13T14:14:00Z"/>
              </w:rPr>
            </w:pPr>
            <w:ins w:id="9294" w:author="Thomas Dietz" w:date="2012-08-13T14:14:00Z">
              <w:r>
                <w:t xml:space="preserve">            element.</w:t>
              </w:r>
            </w:ins>
          </w:p>
          <w:p w14:paraId="412DF3B7" w14:textId="77777777" w:rsidR="00E02224" w:rsidRDefault="00E02224" w:rsidP="00E02224">
            <w:pPr>
              <w:pStyle w:val="XML1"/>
              <w:rPr>
                <w:ins w:id="9295" w:author="Thomas Dietz" w:date="2012-08-13T14:14:00Z"/>
              </w:rPr>
            </w:pPr>
            <w:ins w:id="9296" w:author="Thomas Dietz" w:date="2012-08-13T14:14:00Z">
              <w:r>
                <w:t xml:space="preserve">          &lt;/xs:documentation&gt;</w:t>
              </w:r>
            </w:ins>
          </w:p>
          <w:p w14:paraId="1AEB97D0" w14:textId="77777777" w:rsidR="00E02224" w:rsidRDefault="00E02224" w:rsidP="00E02224">
            <w:pPr>
              <w:pStyle w:val="XML1"/>
              <w:rPr>
                <w:ins w:id="9297" w:author="Thomas Dietz" w:date="2012-08-13T14:14:00Z"/>
              </w:rPr>
            </w:pPr>
            <w:ins w:id="9298" w:author="Thomas Dietz" w:date="2012-08-13T14:14:00Z">
              <w:r>
                <w:t xml:space="preserve">        &lt;/xs:annotation&gt;</w:t>
              </w:r>
            </w:ins>
          </w:p>
          <w:p w14:paraId="5B2BC25B" w14:textId="77777777" w:rsidR="00E02224" w:rsidRDefault="00E02224" w:rsidP="00E02224">
            <w:pPr>
              <w:pStyle w:val="XML1"/>
              <w:rPr>
                <w:ins w:id="9299" w:author="Thomas Dietz" w:date="2012-08-13T14:14:00Z"/>
              </w:rPr>
            </w:pPr>
            <w:ins w:id="9300" w:author="Thomas Dietz" w:date="2012-08-13T14:14:00Z">
              <w:r>
                <w:t xml:space="preserve">      &lt;/xs:element&gt;</w:t>
              </w:r>
            </w:ins>
          </w:p>
          <w:p w14:paraId="38CBF4F3" w14:textId="77777777" w:rsidR="00E02224" w:rsidRDefault="00E02224" w:rsidP="00E02224">
            <w:pPr>
              <w:pStyle w:val="XML1"/>
              <w:rPr>
                <w:ins w:id="9301" w:author="Thomas Dietz" w:date="2012-08-13T14:14:00Z"/>
              </w:rPr>
            </w:pPr>
            <w:ins w:id="9302" w:author="Thomas Dietz" w:date="2012-08-13T14:14:00Z">
              <w:r>
                <w:t xml:space="preserve">      &lt;xs:element name="udp-checksum"  type="xs:boolean"&gt;</w:t>
              </w:r>
            </w:ins>
          </w:p>
          <w:p w14:paraId="0380EA98" w14:textId="77777777" w:rsidR="00E02224" w:rsidRDefault="00E02224" w:rsidP="00E02224">
            <w:pPr>
              <w:pStyle w:val="XML1"/>
              <w:rPr>
                <w:ins w:id="9303" w:author="Thomas Dietz" w:date="2012-08-13T14:14:00Z"/>
              </w:rPr>
            </w:pPr>
            <w:ins w:id="9304" w:author="Thomas Dietz" w:date="2012-08-13T14:14:00Z">
              <w:r>
                <w:t xml:space="preserve">        &lt;xs:annotation&gt;</w:t>
              </w:r>
            </w:ins>
          </w:p>
          <w:p w14:paraId="03B4744E" w14:textId="77777777" w:rsidR="00E02224" w:rsidRDefault="00E02224" w:rsidP="00E02224">
            <w:pPr>
              <w:pStyle w:val="XML1"/>
              <w:rPr>
                <w:ins w:id="9305" w:author="Thomas Dietz" w:date="2012-08-13T14:14:00Z"/>
              </w:rPr>
            </w:pPr>
            <w:ins w:id="9306" w:author="Thomas Dietz" w:date="2012-08-13T14:14:00Z">
              <w:r>
                <w:t xml:space="preserve">          &lt;xs:documentation&gt;</w:t>
              </w:r>
            </w:ins>
          </w:p>
          <w:p w14:paraId="3CDE98D2" w14:textId="77777777" w:rsidR="00E02224" w:rsidRDefault="00E02224" w:rsidP="00E02224">
            <w:pPr>
              <w:pStyle w:val="XML1"/>
              <w:rPr>
                <w:ins w:id="9307" w:author="Thomas Dietz" w:date="2012-08-13T14:14:00Z"/>
              </w:rPr>
            </w:pPr>
            <w:ins w:id="9308" w:author="Thomas Dietz" w:date="2012-08-13T14:14:00Z">
              <w:r>
                <w:t xml:space="preserve">            Boolean flag to indicate whether or not the</w:t>
              </w:r>
            </w:ins>
          </w:p>
          <w:p w14:paraId="42998AE1" w14:textId="77777777" w:rsidR="00E02224" w:rsidRDefault="00E02224" w:rsidP="00E02224">
            <w:pPr>
              <w:pStyle w:val="XML1"/>
              <w:rPr>
                <w:ins w:id="9309" w:author="Thomas Dietz" w:date="2012-08-13T14:14:00Z"/>
              </w:rPr>
            </w:pPr>
            <w:ins w:id="9310" w:author="Thomas Dietz" w:date="2012-08-13T14:14:00Z">
              <w:r>
                <w:t xml:space="preserve">            outer UDP checksum should be set</w:t>
              </w:r>
            </w:ins>
          </w:p>
          <w:p w14:paraId="1771A45F" w14:textId="77777777" w:rsidR="00E02224" w:rsidRDefault="00E02224" w:rsidP="00E02224">
            <w:pPr>
              <w:pStyle w:val="XML1"/>
              <w:rPr>
                <w:ins w:id="9311" w:author="Thomas Dietz" w:date="2012-08-13T14:14:00Z"/>
              </w:rPr>
            </w:pPr>
            <w:ins w:id="9312" w:author="Thomas Dietz" w:date="2012-08-13T14:14:00Z">
              <w:r>
                <w:t xml:space="preserve">          &lt;/xs:documentation&gt;</w:t>
              </w:r>
            </w:ins>
          </w:p>
          <w:p w14:paraId="7DBB80B0" w14:textId="77777777" w:rsidR="00E02224" w:rsidRDefault="00E02224" w:rsidP="00E02224">
            <w:pPr>
              <w:pStyle w:val="XML1"/>
              <w:rPr>
                <w:ins w:id="9313" w:author="Thomas Dietz" w:date="2012-08-13T14:14:00Z"/>
              </w:rPr>
            </w:pPr>
            <w:ins w:id="9314" w:author="Thomas Dietz" w:date="2012-08-13T14:14:00Z">
              <w:r>
                <w:t xml:space="preserve">        &lt;/xs:annotation&gt;</w:t>
              </w:r>
            </w:ins>
          </w:p>
          <w:p w14:paraId="1D44D846" w14:textId="77777777" w:rsidR="00E02224" w:rsidRDefault="00E02224" w:rsidP="00E02224">
            <w:pPr>
              <w:pStyle w:val="XML1"/>
              <w:rPr>
                <w:ins w:id="9315" w:author="Thomas Dietz" w:date="2012-08-13T14:14:00Z"/>
              </w:rPr>
            </w:pPr>
            <w:ins w:id="9316" w:author="Thomas Dietz" w:date="2012-08-13T14:14:00Z">
              <w:r>
                <w:t xml:space="preserve">      &lt;/xs:element&gt;</w:t>
              </w:r>
            </w:ins>
          </w:p>
          <w:p w14:paraId="7529C454" w14:textId="77777777" w:rsidR="00E02224" w:rsidRDefault="00E02224" w:rsidP="00E02224">
            <w:pPr>
              <w:pStyle w:val="XML1"/>
              <w:rPr>
                <w:ins w:id="9317" w:author="Thomas Dietz" w:date="2012-08-13T14:14:00Z"/>
              </w:rPr>
            </w:pPr>
            <w:ins w:id="9318" w:author="Thomas Dietz" w:date="2012-08-13T14:14:00Z">
              <w:r>
                <w:t xml:space="preserve">    &lt;/xs:sequence&gt;</w:t>
              </w:r>
            </w:ins>
          </w:p>
          <w:p w14:paraId="609684CE" w14:textId="5E5DAE9E" w:rsidR="00E02224" w:rsidRDefault="00E02224" w:rsidP="00E02224">
            <w:pPr>
              <w:pStyle w:val="XML1"/>
              <w:rPr>
                <w:ins w:id="9319" w:author="Thomas Dietz" w:date="2012-08-13T14:14:00Z"/>
              </w:rPr>
            </w:pPr>
            <w:ins w:id="9320" w:author="Thomas Dietz" w:date="2012-08-13T14:14:00Z">
              <w:r>
                <w:t xml:space="preserve">  &lt;/xs:group&gt;</w:t>
              </w:r>
            </w:ins>
          </w:p>
          <w:p w14:paraId="4B00D703" w14:textId="77777777" w:rsidR="00E02224" w:rsidRDefault="00E02224" w:rsidP="00E02224">
            <w:pPr>
              <w:pStyle w:val="XML1"/>
              <w:rPr>
                <w:ins w:id="9321" w:author="Thomas Dietz" w:date="2012-08-13T14:10:00Z"/>
              </w:rPr>
            </w:pPr>
          </w:p>
          <w:p w14:paraId="71DC3D37" w14:textId="77777777" w:rsidR="00E02224" w:rsidRDefault="00E02224" w:rsidP="00E02224">
            <w:pPr>
              <w:pStyle w:val="XML1"/>
              <w:rPr>
                <w:ins w:id="9322" w:author="Thomas Dietz" w:date="2012-08-13T14:10:00Z"/>
              </w:rPr>
            </w:pPr>
            <w:ins w:id="9323" w:author="Thomas Dietz" w:date="2012-08-13T14:10:00Z">
              <w:r>
                <w:t xml:space="preserve">  &lt;xs:group name="OFPortNVGRETunnelType"&gt;</w:t>
              </w:r>
            </w:ins>
          </w:p>
          <w:p w14:paraId="2925543A" w14:textId="77777777" w:rsidR="00E02224" w:rsidRDefault="00E02224" w:rsidP="00E02224">
            <w:pPr>
              <w:pStyle w:val="XML1"/>
              <w:rPr>
                <w:ins w:id="9324" w:author="Thomas Dietz" w:date="2012-08-13T14:10:00Z"/>
              </w:rPr>
            </w:pPr>
            <w:ins w:id="9325" w:author="Thomas Dietz" w:date="2012-08-13T14:10:00Z">
              <w:r>
                <w:t xml:space="preserve">    &lt;xs:annotation&gt;</w:t>
              </w:r>
            </w:ins>
          </w:p>
          <w:p w14:paraId="181D0878" w14:textId="77777777" w:rsidR="00E02224" w:rsidRDefault="00E02224" w:rsidP="00E02224">
            <w:pPr>
              <w:pStyle w:val="XML1"/>
              <w:rPr>
                <w:ins w:id="9326" w:author="Thomas Dietz" w:date="2012-08-13T14:10:00Z"/>
              </w:rPr>
            </w:pPr>
            <w:ins w:id="9327" w:author="Thomas Dietz" w:date="2012-08-13T14:10:00Z">
              <w:r>
                <w:t xml:space="preserve">      &lt;xs:documentation&gt;</w:t>
              </w:r>
            </w:ins>
          </w:p>
          <w:p w14:paraId="2CDA9D71" w14:textId="77777777" w:rsidR="00E02224" w:rsidRDefault="00E02224" w:rsidP="00E02224">
            <w:pPr>
              <w:pStyle w:val="XML1"/>
              <w:rPr>
                <w:ins w:id="9328" w:author="Thomas Dietz" w:date="2012-08-13T14:10:00Z"/>
              </w:rPr>
            </w:pPr>
            <w:ins w:id="9329" w:author="Thomas Dietz" w:date="2012-08-13T14:10:00Z">
              <w:r>
                <w:t xml:space="preserve">        Properties of a NVGRE tunnel.</w:t>
              </w:r>
            </w:ins>
          </w:p>
          <w:p w14:paraId="59D6B438" w14:textId="77777777" w:rsidR="00E02224" w:rsidRDefault="00E02224" w:rsidP="00E02224">
            <w:pPr>
              <w:pStyle w:val="XML1"/>
              <w:rPr>
                <w:ins w:id="9330" w:author="Thomas Dietz" w:date="2012-08-13T14:10:00Z"/>
              </w:rPr>
            </w:pPr>
            <w:ins w:id="9331" w:author="Thomas Dietz" w:date="2012-08-13T14:10:00Z">
              <w:r>
                <w:t xml:space="preserve">      &lt;/xs:documentation&gt;</w:t>
              </w:r>
            </w:ins>
          </w:p>
          <w:p w14:paraId="1CCC9CB7" w14:textId="77777777" w:rsidR="00E02224" w:rsidRDefault="00E02224" w:rsidP="00E02224">
            <w:pPr>
              <w:pStyle w:val="XML1"/>
              <w:rPr>
                <w:ins w:id="9332" w:author="Thomas Dietz" w:date="2012-08-13T14:10:00Z"/>
              </w:rPr>
            </w:pPr>
            <w:ins w:id="9333" w:author="Thomas Dietz" w:date="2012-08-13T14:10:00Z">
              <w:r>
                <w:t xml:space="preserve">    &lt;/xs:annotation&gt;</w:t>
              </w:r>
            </w:ins>
          </w:p>
          <w:p w14:paraId="70A4E02F" w14:textId="77777777" w:rsidR="00E02224" w:rsidRDefault="00E02224" w:rsidP="00E02224">
            <w:pPr>
              <w:pStyle w:val="XML1"/>
              <w:rPr>
                <w:ins w:id="9334" w:author="Thomas Dietz" w:date="2012-08-13T14:10:00Z"/>
              </w:rPr>
            </w:pPr>
          </w:p>
          <w:p w14:paraId="003964C3" w14:textId="77777777" w:rsidR="00E02224" w:rsidRDefault="00E02224" w:rsidP="00E02224">
            <w:pPr>
              <w:pStyle w:val="XML1"/>
              <w:rPr>
                <w:ins w:id="9335" w:author="Thomas Dietz" w:date="2012-08-13T14:10:00Z"/>
              </w:rPr>
            </w:pPr>
            <w:ins w:id="9336" w:author="Thomas Dietz" w:date="2012-08-13T14:10:00Z">
              <w:r>
                <w:t xml:space="preserve">    &lt;xs:sequence&gt;</w:t>
              </w:r>
            </w:ins>
          </w:p>
          <w:p w14:paraId="34DB3FB8" w14:textId="77777777" w:rsidR="00E02224" w:rsidRDefault="00E02224" w:rsidP="00E02224">
            <w:pPr>
              <w:pStyle w:val="XML1"/>
              <w:rPr>
                <w:ins w:id="9337" w:author="Thomas Dietz" w:date="2012-08-13T14:10:00Z"/>
              </w:rPr>
            </w:pPr>
            <w:ins w:id="9338" w:author="Thomas Dietz" w:date="2012-08-13T14:10:00Z">
              <w:r>
                <w:t xml:space="preserve">      &lt;xs:group ref="OFPortBaseTunnelType"/&gt;</w:t>
              </w:r>
            </w:ins>
          </w:p>
          <w:p w14:paraId="5A283622" w14:textId="77777777" w:rsidR="00E02224" w:rsidRDefault="00E02224" w:rsidP="00E02224">
            <w:pPr>
              <w:pStyle w:val="XML1"/>
              <w:rPr>
                <w:ins w:id="9339" w:author="Thomas Dietz" w:date="2012-08-13T14:10:00Z"/>
              </w:rPr>
            </w:pPr>
            <w:ins w:id="9340" w:author="Thomas Dietz" w:date="2012-08-13T14:10:00Z">
              <w:r>
                <w:t xml:space="preserve">      &lt;xs:element name="tni"  type="xs:unsignedInt"&gt;</w:t>
              </w:r>
            </w:ins>
          </w:p>
          <w:p w14:paraId="53B198BB" w14:textId="77777777" w:rsidR="00E02224" w:rsidRDefault="00E02224" w:rsidP="00E02224">
            <w:pPr>
              <w:pStyle w:val="XML1"/>
              <w:rPr>
                <w:ins w:id="9341" w:author="Thomas Dietz" w:date="2012-08-13T14:10:00Z"/>
              </w:rPr>
            </w:pPr>
            <w:ins w:id="9342" w:author="Thomas Dietz" w:date="2012-08-13T14:10:00Z">
              <w:r>
                <w:t xml:space="preserve">        &lt;xs:annotation&gt;</w:t>
              </w:r>
            </w:ins>
          </w:p>
          <w:p w14:paraId="5F3D2ABA" w14:textId="77777777" w:rsidR="00E02224" w:rsidRDefault="00E02224" w:rsidP="00E02224">
            <w:pPr>
              <w:pStyle w:val="XML1"/>
              <w:rPr>
                <w:ins w:id="9343" w:author="Thomas Dietz" w:date="2012-08-13T14:10:00Z"/>
              </w:rPr>
            </w:pPr>
            <w:ins w:id="9344" w:author="Thomas Dietz" w:date="2012-08-13T14:10:00Z">
              <w:r>
                <w:t xml:space="preserve">          &lt;xs:documentation&gt;</w:t>
              </w:r>
            </w:ins>
          </w:p>
          <w:p w14:paraId="489D17E2" w14:textId="77777777" w:rsidR="00E02224" w:rsidRDefault="00E02224" w:rsidP="00E02224">
            <w:pPr>
              <w:pStyle w:val="XML1"/>
              <w:rPr>
                <w:ins w:id="9345" w:author="Thomas Dietz" w:date="2012-08-13T14:10:00Z"/>
              </w:rPr>
            </w:pPr>
            <w:ins w:id="9346" w:author="Thomas Dietz" w:date="2012-08-13T14:10:00Z">
              <w:r>
                <w:t xml:space="preserve">            Specifies the tenant network identifier</w:t>
              </w:r>
            </w:ins>
          </w:p>
          <w:p w14:paraId="4DAA0BAC" w14:textId="77777777" w:rsidR="00E02224" w:rsidRDefault="00E02224" w:rsidP="00E02224">
            <w:pPr>
              <w:pStyle w:val="XML1"/>
              <w:rPr>
                <w:ins w:id="9347" w:author="Thomas Dietz" w:date="2012-08-13T14:10:00Z"/>
              </w:rPr>
            </w:pPr>
            <w:ins w:id="9348" w:author="Thomas Dietz" w:date="2012-08-13T14:10:00Z">
              <w:r>
                <w:t xml:space="preserve">            assigned to all packets sent on the tunnel</w:t>
              </w:r>
            </w:ins>
          </w:p>
          <w:p w14:paraId="0F8EA5C5" w14:textId="77777777" w:rsidR="00E02224" w:rsidRDefault="00E02224" w:rsidP="00E02224">
            <w:pPr>
              <w:pStyle w:val="XML1"/>
              <w:rPr>
                <w:ins w:id="9349" w:author="Thomas Dietz" w:date="2012-08-13T14:10:00Z"/>
              </w:rPr>
            </w:pPr>
            <w:ins w:id="9350" w:author="Thomas Dietz" w:date="2012-08-13T14:10:00Z">
              <w:r>
                <w:t xml:space="preserve">          &lt;/xs:documentation&gt;</w:t>
              </w:r>
            </w:ins>
          </w:p>
          <w:p w14:paraId="6E7A39B3" w14:textId="77777777" w:rsidR="00E02224" w:rsidRDefault="00E02224" w:rsidP="00E02224">
            <w:pPr>
              <w:pStyle w:val="XML1"/>
              <w:rPr>
                <w:ins w:id="9351" w:author="Thomas Dietz" w:date="2012-08-13T14:10:00Z"/>
              </w:rPr>
            </w:pPr>
            <w:ins w:id="9352" w:author="Thomas Dietz" w:date="2012-08-13T14:10:00Z">
              <w:r>
                <w:t xml:space="preserve">        &lt;/xs:annotation&gt;</w:t>
              </w:r>
            </w:ins>
          </w:p>
          <w:p w14:paraId="62047EA3" w14:textId="77777777" w:rsidR="00E02224" w:rsidRDefault="00E02224" w:rsidP="00E02224">
            <w:pPr>
              <w:pStyle w:val="XML1"/>
              <w:rPr>
                <w:ins w:id="9353" w:author="Thomas Dietz" w:date="2012-08-13T14:10:00Z"/>
              </w:rPr>
            </w:pPr>
            <w:ins w:id="9354" w:author="Thomas Dietz" w:date="2012-08-13T14:10:00Z">
              <w:r>
                <w:t xml:space="preserve">      &lt;/xs:element&gt;</w:t>
              </w:r>
            </w:ins>
          </w:p>
          <w:p w14:paraId="617B21BB" w14:textId="77777777" w:rsidR="00E02224" w:rsidRDefault="00E02224" w:rsidP="00E02224">
            <w:pPr>
              <w:pStyle w:val="XML1"/>
              <w:rPr>
                <w:ins w:id="9355" w:author="Thomas Dietz" w:date="2012-08-13T14:10:00Z"/>
              </w:rPr>
            </w:pPr>
            <w:ins w:id="9356" w:author="Thomas Dietz" w:date="2012-08-13T14:10:00Z">
              <w:r>
                <w:t xml:space="preserve">      &lt;xs:element name="tni-resv"  type="xs:unsignedInt"&gt;</w:t>
              </w:r>
            </w:ins>
          </w:p>
          <w:p w14:paraId="4BCA0010" w14:textId="77777777" w:rsidR="00E02224" w:rsidRDefault="00E02224" w:rsidP="00E02224">
            <w:pPr>
              <w:pStyle w:val="XML1"/>
              <w:rPr>
                <w:ins w:id="9357" w:author="Thomas Dietz" w:date="2012-08-13T14:10:00Z"/>
              </w:rPr>
            </w:pPr>
            <w:ins w:id="9358" w:author="Thomas Dietz" w:date="2012-08-13T14:10:00Z">
              <w:r>
                <w:t xml:space="preserve">        &lt;xs:annotation&gt;</w:t>
              </w:r>
            </w:ins>
          </w:p>
          <w:p w14:paraId="1F714CB1" w14:textId="77777777" w:rsidR="00E02224" w:rsidRDefault="00E02224" w:rsidP="00E02224">
            <w:pPr>
              <w:pStyle w:val="XML1"/>
              <w:rPr>
                <w:ins w:id="9359" w:author="Thomas Dietz" w:date="2012-08-13T14:10:00Z"/>
              </w:rPr>
            </w:pPr>
            <w:ins w:id="9360" w:author="Thomas Dietz" w:date="2012-08-13T14:10:00Z">
              <w:r>
                <w:t xml:space="preserve">          &lt;xs:documentation&gt;</w:t>
              </w:r>
            </w:ins>
          </w:p>
          <w:p w14:paraId="5897E4D6" w14:textId="77777777" w:rsidR="00E02224" w:rsidRDefault="00E02224" w:rsidP="00E02224">
            <w:pPr>
              <w:pStyle w:val="XML1"/>
              <w:rPr>
                <w:ins w:id="9361" w:author="Thomas Dietz" w:date="2012-08-13T14:10:00Z"/>
              </w:rPr>
            </w:pPr>
            <w:ins w:id="9362" w:author="Thomas Dietz" w:date="2012-08-13T14:10:00Z">
              <w:r>
                <w:t xml:space="preserve">            Used to set the reserved user-defined bits of</w:t>
              </w:r>
            </w:ins>
          </w:p>
          <w:p w14:paraId="5632CAF8" w14:textId="77777777" w:rsidR="00E02224" w:rsidRDefault="00E02224" w:rsidP="00E02224">
            <w:pPr>
              <w:pStyle w:val="XML1"/>
              <w:rPr>
                <w:ins w:id="9363" w:author="Thomas Dietz" w:date="2012-08-13T14:10:00Z"/>
              </w:rPr>
            </w:pPr>
            <w:ins w:id="9364" w:author="Thomas Dietz" w:date="2012-08-13T14:10:00Z">
              <w:r>
                <w:t xml:space="preserve">            the GRE key field</w:t>
              </w:r>
            </w:ins>
          </w:p>
          <w:p w14:paraId="75A17524" w14:textId="77777777" w:rsidR="00E02224" w:rsidRDefault="00E02224" w:rsidP="00E02224">
            <w:pPr>
              <w:pStyle w:val="XML1"/>
              <w:rPr>
                <w:ins w:id="9365" w:author="Thomas Dietz" w:date="2012-08-13T14:10:00Z"/>
              </w:rPr>
            </w:pPr>
            <w:ins w:id="9366" w:author="Thomas Dietz" w:date="2012-08-13T14:10:00Z">
              <w:r>
                <w:lastRenderedPageBreak/>
                <w:t xml:space="preserve">          &lt;/xs:documentation&gt;</w:t>
              </w:r>
            </w:ins>
          </w:p>
          <w:p w14:paraId="4E17D93E" w14:textId="77777777" w:rsidR="00E02224" w:rsidRDefault="00E02224" w:rsidP="00E02224">
            <w:pPr>
              <w:pStyle w:val="XML1"/>
              <w:rPr>
                <w:ins w:id="9367" w:author="Thomas Dietz" w:date="2012-08-13T14:10:00Z"/>
              </w:rPr>
            </w:pPr>
            <w:ins w:id="9368" w:author="Thomas Dietz" w:date="2012-08-13T14:10:00Z">
              <w:r>
                <w:t xml:space="preserve">        &lt;/xs:annotation&gt;</w:t>
              </w:r>
            </w:ins>
          </w:p>
          <w:p w14:paraId="03F60069" w14:textId="77777777" w:rsidR="00E02224" w:rsidRDefault="00E02224" w:rsidP="00E02224">
            <w:pPr>
              <w:pStyle w:val="XML1"/>
              <w:rPr>
                <w:ins w:id="9369" w:author="Thomas Dietz" w:date="2012-08-13T14:10:00Z"/>
              </w:rPr>
            </w:pPr>
            <w:ins w:id="9370" w:author="Thomas Dietz" w:date="2012-08-13T14:10:00Z">
              <w:r>
                <w:t xml:space="preserve">      &lt;/xs:element&gt;</w:t>
              </w:r>
            </w:ins>
          </w:p>
          <w:p w14:paraId="0F7A6A4E" w14:textId="77777777" w:rsidR="00E02224" w:rsidRDefault="00E02224" w:rsidP="00E02224">
            <w:pPr>
              <w:pStyle w:val="XML1"/>
              <w:rPr>
                <w:ins w:id="9371" w:author="Thomas Dietz" w:date="2012-08-13T14:10:00Z"/>
              </w:rPr>
            </w:pPr>
            <w:ins w:id="9372" w:author="Thomas Dietz" w:date="2012-08-13T14:10:00Z">
              <w:r>
                <w:t xml:space="preserve">      &lt;xs:element name="tni-multicast-group"  type="inet:ip-address"&gt;</w:t>
              </w:r>
            </w:ins>
          </w:p>
          <w:p w14:paraId="664CE19D" w14:textId="77777777" w:rsidR="00E02224" w:rsidRDefault="00E02224" w:rsidP="00E02224">
            <w:pPr>
              <w:pStyle w:val="XML1"/>
              <w:rPr>
                <w:ins w:id="9373" w:author="Thomas Dietz" w:date="2012-08-13T14:10:00Z"/>
              </w:rPr>
            </w:pPr>
            <w:ins w:id="9374" w:author="Thomas Dietz" w:date="2012-08-13T14:10:00Z">
              <w:r>
                <w:t xml:space="preserve">        &lt;xs:annotation&gt;</w:t>
              </w:r>
            </w:ins>
          </w:p>
          <w:p w14:paraId="2E78357A" w14:textId="77777777" w:rsidR="00E02224" w:rsidRDefault="00E02224" w:rsidP="00E02224">
            <w:pPr>
              <w:pStyle w:val="XML1"/>
              <w:rPr>
                <w:ins w:id="9375" w:author="Thomas Dietz" w:date="2012-08-13T14:10:00Z"/>
              </w:rPr>
            </w:pPr>
            <w:ins w:id="9376" w:author="Thomas Dietz" w:date="2012-08-13T14:10:00Z">
              <w:r>
                <w:t xml:space="preserve">          &lt;xs:documentation&gt;</w:t>
              </w:r>
            </w:ins>
          </w:p>
          <w:p w14:paraId="54A8634F" w14:textId="77777777" w:rsidR="00E02224" w:rsidRDefault="00E02224" w:rsidP="00E02224">
            <w:pPr>
              <w:pStyle w:val="XML1"/>
              <w:rPr>
                <w:ins w:id="9377" w:author="Thomas Dietz" w:date="2012-08-13T14:10:00Z"/>
              </w:rPr>
            </w:pPr>
            <w:ins w:id="9378" w:author="Thomas Dietz" w:date="2012-08-13T14:10:00Z">
              <w:r>
                <w:t xml:space="preserve">            If IP multicast is used to support broadcast</w:t>
              </w:r>
            </w:ins>
          </w:p>
          <w:p w14:paraId="5AF6AD4E" w14:textId="77777777" w:rsidR="00E02224" w:rsidRDefault="00E02224" w:rsidP="00E02224">
            <w:pPr>
              <w:pStyle w:val="XML1"/>
              <w:rPr>
                <w:ins w:id="9379" w:author="Thomas Dietz" w:date="2012-08-13T14:10:00Z"/>
              </w:rPr>
            </w:pPr>
            <w:ins w:id="9380" w:author="Thomas Dietz" w:date="2012-08-13T14:10:00Z">
              <w:r>
                <w:t xml:space="preserve">            on the tunnel this element specifies the corresponding </w:t>
              </w:r>
            </w:ins>
          </w:p>
          <w:p w14:paraId="446380D9" w14:textId="77777777" w:rsidR="00E02224" w:rsidRDefault="00E02224" w:rsidP="00E02224">
            <w:pPr>
              <w:pStyle w:val="XML1"/>
              <w:rPr>
                <w:ins w:id="9381" w:author="Thomas Dietz" w:date="2012-08-13T14:10:00Z"/>
              </w:rPr>
            </w:pPr>
            <w:ins w:id="9382" w:author="Thomas Dietz" w:date="2012-08-13T14:10:00Z">
              <w:r>
                <w:t xml:space="preserve">            multicast IP address</w:t>
              </w:r>
            </w:ins>
          </w:p>
          <w:p w14:paraId="3852D3CF" w14:textId="77777777" w:rsidR="00E02224" w:rsidRDefault="00E02224" w:rsidP="00E02224">
            <w:pPr>
              <w:pStyle w:val="XML1"/>
              <w:rPr>
                <w:ins w:id="9383" w:author="Thomas Dietz" w:date="2012-08-13T14:10:00Z"/>
              </w:rPr>
            </w:pPr>
            <w:ins w:id="9384" w:author="Thomas Dietz" w:date="2012-08-13T14:10:00Z">
              <w:r>
                <w:t xml:space="preserve">          &lt;/xs:documentation&gt;</w:t>
              </w:r>
            </w:ins>
          </w:p>
          <w:p w14:paraId="5C9470E8" w14:textId="77777777" w:rsidR="00E02224" w:rsidRDefault="00E02224" w:rsidP="00E02224">
            <w:pPr>
              <w:pStyle w:val="XML1"/>
              <w:rPr>
                <w:ins w:id="9385" w:author="Thomas Dietz" w:date="2012-08-13T14:10:00Z"/>
              </w:rPr>
            </w:pPr>
            <w:ins w:id="9386" w:author="Thomas Dietz" w:date="2012-08-13T14:10:00Z">
              <w:r>
                <w:t xml:space="preserve">        &lt;/xs:annotation&gt;</w:t>
              </w:r>
            </w:ins>
          </w:p>
          <w:p w14:paraId="45BC63C6" w14:textId="77777777" w:rsidR="00E02224" w:rsidRDefault="00E02224" w:rsidP="00E02224">
            <w:pPr>
              <w:pStyle w:val="XML1"/>
              <w:rPr>
                <w:ins w:id="9387" w:author="Thomas Dietz" w:date="2012-08-13T14:10:00Z"/>
              </w:rPr>
            </w:pPr>
            <w:ins w:id="9388" w:author="Thomas Dietz" w:date="2012-08-13T14:10:00Z">
              <w:r>
                <w:t xml:space="preserve">      &lt;/xs:element&gt;</w:t>
              </w:r>
            </w:ins>
          </w:p>
          <w:p w14:paraId="674C878E" w14:textId="77777777" w:rsidR="00E02224" w:rsidRDefault="00E02224" w:rsidP="00E02224">
            <w:pPr>
              <w:pStyle w:val="XML1"/>
              <w:rPr>
                <w:ins w:id="9389" w:author="Thomas Dietz" w:date="2012-08-13T14:10:00Z"/>
              </w:rPr>
            </w:pPr>
            <w:ins w:id="9390" w:author="Thomas Dietz" w:date="2012-08-13T14:10:00Z">
              <w:r>
                <w:t xml:space="preserve">    &lt;/xs:sequence&gt;</w:t>
              </w:r>
            </w:ins>
          </w:p>
          <w:p w14:paraId="7DF9509D" w14:textId="77777777" w:rsidR="00E02224" w:rsidRDefault="00E02224" w:rsidP="00E02224">
            <w:pPr>
              <w:pStyle w:val="XML1"/>
              <w:rPr>
                <w:ins w:id="9391" w:author="Thomas Dietz" w:date="2012-08-13T14:10:00Z"/>
              </w:rPr>
            </w:pPr>
            <w:ins w:id="9392" w:author="Thomas Dietz" w:date="2012-08-13T14:10:00Z">
              <w:r>
                <w:t xml:space="preserve">  &lt;/xs:group&gt;</w:t>
              </w:r>
            </w:ins>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9393" w:name="_Toc315954015"/>
      <w:bookmarkStart w:id="9394" w:name="_Toc316542525"/>
      <w:bookmarkStart w:id="9395" w:name="_Toc333403905"/>
      <w:r w:rsidRPr="00DB42FD">
        <w:t>XML Example</w:t>
      </w:r>
      <w:bookmarkEnd w:id="9393"/>
      <w:bookmarkEnd w:id="9394"/>
      <w:r w:rsidR="007344A3">
        <w:t>s</w:t>
      </w:r>
      <w:bookmarkEnd w:id="9395"/>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lastRenderedPageBreak/>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4238F6" w:rsidRDefault="007344A3" w:rsidP="007344A3">
            <w:pPr>
              <w:pStyle w:val="XML3"/>
              <w:rPr>
                <w:lang w:val="de-DE"/>
                <w:rPrChange w:id="9396" w:author="Thomas Dietz" w:date="2012-08-08T14:23:00Z">
                  <w:rPr/>
                </w:rPrChange>
              </w:rPr>
            </w:pPr>
            <w:r w:rsidRPr="004238F6">
              <w:rPr>
                <w:lang w:val="de-DE"/>
                <w:rPrChange w:id="9397" w:author="Thomas Dietz" w:date="2012-08-08T14:23:00Z">
                  <w:rPr/>
                </w:rPrChange>
              </w:rPr>
              <w:t>&lt;tni-resv&gt;173&lt;/tni-resv&gt;</w:t>
            </w:r>
          </w:p>
          <w:p w14:paraId="6A82F112" w14:textId="77777777" w:rsidR="007344A3" w:rsidRPr="004238F6" w:rsidRDefault="007344A3" w:rsidP="007344A3">
            <w:pPr>
              <w:pStyle w:val="XML2"/>
              <w:rPr>
                <w:lang w:val="de-DE"/>
                <w:rPrChange w:id="9398" w:author="Thomas Dietz" w:date="2012-08-08T14:23:00Z">
                  <w:rPr/>
                </w:rPrChange>
              </w:rPr>
            </w:pPr>
            <w:r w:rsidRPr="004238F6">
              <w:rPr>
                <w:lang w:val="de-DE"/>
                <w:rPrChange w:id="9399" w:author="Thomas Dietz" w:date="2012-08-08T14:23:00Z">
                  <w:rPr/>
                </w:rPrChange>
              </w:rPr>
              <w:t>&lt;/nvgre-tunnel&gt;</w:t>
            </w:r>
          </w:p>
          <w:p w14:paraId="3149D657" w14:textId="3C673BCF" w:rsidR="007344A3" w:rsidRPr="009F1B7D" w:rsidRDefault="007344A3" w:rsidP="007344A3">
            <w:pPr>
              <w:pStyle w:val="XML1"/>
            </w:pPr>
            <w:r w:rsidRPr="009F1B7D">
              <w:lastRenderedPageBreak/>
              <w:t>&lt;/port&gt;</w:t>
            </w:r>
          </w:p>
        </w:tc>
      </w:tr>
    </w:tbl>
    <w:p w14:paraId="29039D0C" w14:textId="77777777" w:rsidR="00B7089E" w:rsidRDefault="00B7089E" w:rsidP="00B7089E">
      <w:r>
        <w:lastRenderedPageBreak/>
        <w:cr/>
      </w:r>
    </w:p>
    <w:p w14:paraId="0AACA490" w14:textId="2A2BA5E1" w:rsidR="00B7089E" w:rsidDel="00E02224" w:rsidRDefault="00B7089E" w:rsidP="00D14D27">
      <w:pPr>
        <w:pStyle w:val="Heading3"/>
        <w:rPr>
          <w:del w:id="9400" w:author="Thomas Dietz" w:date="2012-08-13T14:21:00Z"/>
        </w:rPr>
      </w:pPr>
      <w:bookmarkStart w:id="9401" w:name="_Toc333403906"/>
      <w:del w:id="9402" w:author="Thomas Dietz" w:date="2012-08-13T14:21:00Z">
        <w:r w:rsidDel="00E02224">
          <w:delText>Normative Constraints</w:delText>
        </w:r>
        <w:bookmarkEnd w:id="9401"/>
      </w:del>
    </w:p>
    <w:p w14:paraId="1C31DB91" w14:textId="0DBD0360" w:rsidR="00B7089E" w:rsidDel="00E02224" w:rsidRDefault="00B7089E" w:rsidP="00B7089E">
      <w:pPr>
        <w:rPr>
          <w:del w:id="9403" w:author="Thomas Dietz" w:date="2012-08-13T14:21:00Z"/>
        </w:rPr>
      </w:pPr>
      <w:del w:id="9404" w:author="Thomas Dietz" w:date="2012-08-13T14:21:00Z">
        <w:r w:rsidDel="00E02224">
          <w:delText xml:space="preserve">An OpenFlow Port is identified by identifier </w:delText>
        </w:r>
        <w:r w:rsidRPr="00B96BFC" w:rsidDel="00E02224">
          <w:rPr>
            <w:rStyle w:val="codeChar"/>
          </w:rPr>
          <w:delText>&lt;resource-id&gt;</w:delText>
        </w:r>
        <w:r w:rsidDel="00E02224">
          <w:delText xml:space="preserve"> within the context of the OpenFlow Capable Switch and OpenFlow Logical Switches. Element </w:delText>
        </w:r>
        <w:r w:rsidRPr="00B96BFC" w:rsidDel="00E02224">
          <w:rPr>
            <w:rStyle w:val="codeChar"/>
          </w:rPr>
          <w:delText>&lt;resource-id&gt;</w:delText>
        </w:r>
        <w:r w:rsidDel="00E02224">
          <w:delText xml:space="preserve"> is inherited from superclass OpenFlow Resource. </w:delText>
        </w:r>
      </w:del>
    </w:p>
    <w:p w14:paraId="3FC10671" w14:textId="201393A1" w:rsidR="00B7089E" w:rsidDel="00E02224" w:rsidRDefault="00B7089E" w:rsidP="00B7089E">
      <w:pPr>
        <w:rPr>
          <w:del w:id="9405" w:author="Thomas Dietz" w:date="2012-08-13T14:21:00Z"/>
        </w:rPr>
      </w:pPr>
      <w:del w:id="9406" w:author="Thomas Dietz" w:date="2012-08-13T14:21:00Z">
        <w:r w:rsidDel="00E02224">
          <w:delText xml:space="preserve">Element </w:delText>
        </w:r>
        <w:r w:rsidRPr="00B96BFC" w:rsidDel="00E02224">
          <w:rPr>
            <w:rStyle w:val="codeChar"/>
          </w:rPr>
          <w:delText>&lt;number&gt;</w:delText>
        </w:r>
        <w:r w:rsidR="00275180" w:rsidDel="00E02224">
          <w:delText xml:space="preserve"> </w:delText>
        </w:r>
        <w:r w:rsidDel="00E02224">
          <w:delText xml:space="preserve">identifies the OpenFlow Port to OpenFlow Controllers. If the OpenFlow Port is associated with </w:delText>
        </w:r>
        <w:r w:rsidR="00920140" w:rsidDel="00E02224">
          <w:delText>an</w:delText>
        </w:r>
        <w:r w:rsidDel="00E02224">
          <w:delText xml:space="preserve"> OpenFlow Logical Switch, </w:delText>
        </w:r>
        <w:r w:rsidRPr="00B96BFC" w:rsidDel="00E02224">
          <w:rPr>
            <w:rStyle w:val="codeChar"/>
          </w:rPr>
          <w:delText>&lt;number&gt;</w:delText>
        </w:r>
        <w:r w:rsidDel="00E02224">
          <w:delText xml:space="preserve"> MUST be unique within the context of the OpenFlow Logical Switch.</w:delText>
        </w:r>
      </w:del>
    </w:p>
    <w:p w14:paraId="6B2102CD" w14:textId="4A08C627" w:rsidR="00B7089E" w:rsidDel="00E02224" w:rsidRDefault="00B7089E" w:rsidP="00B7089E">
      <w:pPr>
        <w:rPr>
          <w:del w:id="9407" w:author="Thomas Dietz" w:date="2012-08-13T14:21:00Z"/>
        </w:rPr>
      </w:pPr>
      <w:del w:id="9408" w:author="Thomas Dietz" w:date="2012-08-13T14:21:00Z">
        <w:r w:rsidDel="00E02224">
          <w:delText xml:space="preserve">Element </w:delText>
        </w:r>
        <w:r w:rsidRPr="00B96BFC" w:rsidDel="00E02224">
          <w:rPr>
            <w:rStyle w:val="codeChar"/>
          </w:rPr>
          <w:delText>&lt;name&gt;</w:delText>
        </w:r>
        <w:r w:rsidDel="00E02224">
          <w:delText xml:space="preserve"> assists OpenFlow Controllers in identifying OpenFlow Ports. </w:delText>
        </w:r>
        <w:r w:rsidRPr="00B96BFC" w:rsidDel="00E02224">
          <w:rPr>
            <w:rStyle w:val="codeChar"/>
          </w:rPr>
          <w:delText>&lt;name&gt;</w:delText>
        </w:r>
        <w:r w:rsidDel="00E02224">
          <w:delText xml:space="preserve"> MAY be defined. If the OpenFlow Port is associated with an OpenFlow Logical switch and </w:delText>
        </w:r>
        <w:r w:rsidRPr="00B96BFC" w:rsidDel="00E02224">
          <w:rPr>
            <w:rStyle w:val="codeChar"/>
          </w:rPr>
          <w:delText>&lt;name&gt;</w:delText>
        </w:r>
        <w:r w:rsidDel="00E02224">
          <w:delText xml:space="preserve"> is defined, </w:delText>
        </w:r>
        <w:r w:rsidRPr="00B96BFC" w:rsidDel="00E02224">
          <w:rPr>
            <w:rStyle w:val="codeChar"/>
          </w:rPr>
          <w:delText>&lt;name&gt;</w:delText>
        </w:r>
        <w:r w:rsidR="00275180" w:rsidDel="00E02224">
          <w:delText xml:space="preserve"> </w:delText>
        </w:r>
        <w:r w:rsidDel="00E02224">
          <w:delText>MUST be unique within the context of the OpenFlow Logical Switch.</w:delText>
        </w:r>
      </w:del>
    </w:p>
    <w:p w14:paraId="6C7565EF" w14:textId="715C411F" w:rsidR="00B7089E" w:rsidDel="00E02224" w:rsidRDefault="00B7089E" w:rsidP="00B7089E">
      <w:pPr>
        <w:rPr>
          <w:del w:id="9409" w:author="Thomas Dietz" w:date="2012-08-13T14:21:00Z"/>
        </w:rPr>
      </w:pPr>
      <w:del w:id="9410" w:author="Thomas Dietz" w:date="2012-08-13T14:21:00Z">
        <w:r w:rsidDel="00E02224">
          <w:delText xml:space="preserve">Elements </w:delText>
        </w:r>
        <w:r w:rsidRPr="00B96BFC" w:rsidDel="00E02224">
          <w:rPr>
            <w:rStyle w:val="codeChar"/>
          </w:rPr>
          <w:delText>&lt;current-rate&gt;</w:delText>
        </w:r>
        <w:r w:rsidDel="00E02224">
          <w:delText xml:space="preserve"> and </w:delText>
        </w:r>
        <w:r w:rsidRPr="00B96BFC" w:rsidDel="00E02224">
          <w:rPr>
            <w:rStyle w:val="codeChar"/>
          </w:rPr>
          <w:delText>&lt;max-rate&gt;</w:delText>
        </w:r>
        <w:r w:rsidDel="00E02224">
          <w:delText xml:space="preserve"> indicate the current and maximum bit rate of the port. Both values are to be provided in units of kilobit per second (kbps). Those elements are only valid if the element </w:delText>
        </w:r>
        <w:r w:rsidRPr="00B96BFC" w:rsidDel="00E02224">
          <w:rPr>
            <w:rStyle w:val="codeChar"/>
          </w:rPr>
          <w:delText>&lt;rate&gt;</w:delText>
        </w:r>
        <w:r w:rsidDel="00E02224">
          <w:delText xml:space="preserve"> in the current Port Features has a value of </w:delText>
        </w:r>
        <w:r w:rsidR="00884102" w:rsidDel="00E02224">
          <w:delText>“</w:delText>
        </w:r>
        <w:r w:rsidDel="00E02224">
          <w:delText>other</w:delText>
        </w:r>
        <w:r w:rsidR="00884102" w:rsidDel="00E02224">
          <w:delText>”</w:delText>
        </w:r>
        <w:r w:rsidDel="00E02224">
          <w:delText>.</w:delText>
        </w:r>
      </w:del>
    </w:p>
    <w:p w14:paraId="1CA58707" w14:textId="7B3B4874" w:rsidR="009D00AF" w:rsidDel="00E02224" w:rsidRDefault="009D00AF" w:rsidP="005E2DCB">
      <w:pPr>
        <w:pStyle w:val="Heading4"/>
        <w:rPr>
          <w:del w:id="9411" w:author="Thomas Dietz" w:date="2012-08-13T14:21:00Z"/>
        </w:rPr>
      </w:pPr>
      <w:del w:id="9412" w:author="Thomas Dietz" w:date="2012-08-13T14:21:00Z">
        <w:r w:rsidDel="00E02224">
          <w:delText>Port Configuration</w:delText>
        </w:r>
      </w:del>
    </w:p>
    <w:p w14:paraId="6ED47E94" w14:textId="49A97A77" w:rsidR="00B7089E" w:rsidDel="00E02224" w:rsidRDefault="00B7089E" w:rsidP="00B7089E">
      <w:pPr>
        <w:rPr>
          <w:del w:id="9413" w:author="Thomas Dietz" w:date="2012-08-13T14:21:00Z"/>
        </w:rPr>
      </w:pPr>
      <w:del w:id="9414" w:author="Thomas Dietz" w:date="2012-08-13T14:21:00Z">
        <w:r w:rsidDel="00E02224">
          <w:delText xml:space="preserve">Element </w:delText>
        </w:r>
        <w:r w:rsidRPr="00B96BFC" w:rsidDel="00E02224">
          <w:rPr>
            <w:rStyle w:val="codeChar"/>
          </w:rPr>
          <w:delText>&lt;configuration&gt;</w:delText>
        </w:r>
        <w:r w:rsidR="00275180" w:rsidDel="00E02224">
          <w:delText xml:space="preserve"> </w:delText>
        </w:r>
        <w:r w:rsidDel="00E02224">
          <w:delText>represents the expected behavior of the port based on explicit configuration.</w:delText>
        </w:r>
      </w:del>
    </w:p>
    <w:p w14:paraId="6908DE3D" w14:textId="31BCC4AD" w:rsidR="00B7089E" w:rsidDel="00E02224" w:rsidRDefault="00B7089E" w:rsidP="00B7089E">
      <w:pPr>
        <w:rPr>
          <w:del w:id="9415" w:author="Thomas Dietz" w:date="2012-08-13T14:21:00Z"/>
        </w:rPr>
      </w:pPr>
      <w:del w:id="9416" w:author="Thomas Dietz" w:date="2012-08-13T14:21:00Z">
        <w:r w:rsidDel="00E02224">
          <w:delText xml:space="preserve">Element </w:delText>
        </w:r>
        <w:r w:rsidRPr="00B96BFC" w:rsidDel="00E02224">
          <w:rPr>
            <w:rStyle w:val="codeChar"/>
          </w:rPr>
          <w:delText>&lt;configuration&gt;</w:delText>
        </w:r>
        <w:r w:rsidDel="00E02224">
          <w:delText xml:space="preserve"> contains four further elements: </w:delText>
        </w:r>
        <w:r w:rsidRPr="00B96BFC" w:rsidDel="00E02224">
          <w:rPr>
            <w:rStyle w:val="codeChar"/>
          </w:rPr>
          <w:delText>&lt;admin-state&gt;</w:delText>
        </w:r>
        <w:r w:rsidRPr="00E751F5" w:rsidDel="00E02224">
          <w:delText xml:space="preserve">, </w:delText>
        </w:r>
        <w:r w:rsidRPr="00B96BFC" w:rsidDel="00E02224">
          <w:rPr>
            <w:rStyle w:val="codeChar"/>
          </w:rPr>
          <w:delText>&lt;no-receive&gt;</w:delText>
        </w:r>
        <w:r w:rsidRPr="00E751F5" w:rsidDel="00E02224">
          <w:delText xml:space="preserve">, </w:delText>
        </w:r>
        <w:r w:rsidRPr="00B96BFC" w:rsidDel="00E02224">
          <w:rPr>
            <w:rStyle w:val="codeChar"/>
          </w:rPr>
          <w:delText>&lt;no-forward&gt;</w:delText>
        </w:r>
        <w:r w:rsidRPr="00E751F5" w:rsidDel="00E02224">
          <w:delText xml:space="preserve">, </w:delText>
        </w:r>
        <w:r w:rsidRPr="00B96BFC" w:rsidDel="00E02224">
          <w:rPr>
            <w:rStyle w:val="codeChar"/>
          </w:rPr>
          <w:delText>&lt;no-packet-in&gt;</w:delText>
        </w:r>
        <w:r w:rsidRPr="00E751F5" w:rsidDel="00E02224">
          <w:delText>.</w:delText>
        </w:r>
      </w:del>
    </w:p>
    <w:p w14:paraId="1442A859" w14:textId="06F50574" w:rsidR="00B7089E" w:rsidDel="00E02224" w:rsidRDefault="00B7089E" w:rsidP="00B7089E">
      <w:pPr>
        <w:rPr>
          <w:del w:id="9417" w:author="Thomas Dietz" w:date="2012-08-13T14:21:00Z"/>
        </w:rPr>
      </w:pPr>
      <w:del w:id="9418" w:author="Thomas Dietz" w:date="2012-08-13T14:21:00Z">
        <w:r w:rsidDel="00E02224">
          <w:delText xml:space="preserve">Element </w:delText>
        </w:r>
        <w:r w:rsidRPr="00421113" w:rsidDel="00E02224">
          <w:rPr>
            <w:rStyle w:val="codeChar"/>
          </w:rPr>
          <w:delText>&lt;admin-state&gt;</w:delText>
        </w:r>
        <w:r w:rsidDel="00E02224">
          <w:delText xml:space="preserve"> represents the configured link state of the port and MUST be set to either up or down.</w:delText>
        </w:r>
      </w:del>
    </w:p>
    <w:p w14:paraId="5C411E2B" w14:textId="771C1C2C" w:rsidR="00B7089E" w:rsidDel="00E02224" w:rsidRDefault="00B7089E" w:rsidP="00B7089E">
      <w:pPr>
        <w:rPr>
          <w:del w:id="9419" w:author="Thomas Dietz" w:date="2012-08-13T14:21:00Z"/>
        </w:rPr>
      </w:pPr>
      <w:del w:id="9420" w:author="Thomas Dietz" w:date="2012-08-13T14:21:00Z">
        <w:r w:rsidDel="00E02224">
          <w:delText xml:space="preserve">Element </w:delText>
        </w:r>
        <w:r w:rsidRPr="00B96BFC" w:rsidDel="00E02224">
          <w:rPr>
            <w:rStyle w:val="codeChar"/>
          </w:rPr>
          <w:delText>&lt;no-receive&gt;</w:delText>
        </w:r>
        <w:r w:rsidDel="00E02224">
          <w:delText xml:space="preserve"> MUST be set to either true or false. A </w:delText>
        </w:r>
        <w:r w:rsidR="00884102" w:rsidDel="00E02224">
          <w:delText xml:space="preserve">value of “true” </w:delText>
        </w:r>
        <w:r w:rsidDel="00E02224">
          <w:delText>means the port is not receiving any traffic.</w:delText>
        </w:r>
      </w:del>
    </w:p>
    <w:p w14:paraId="492F4E88" w14:textId="0A981CD9" w:rsidR="00B7089E" w:rsidDel="00E02224" w:rsidRDefault="00B7089E" w:rsidP="00B7089E">
      <w:pPr>
        <w:rPr>
          <w:del w:id="9421" w:author="Thomas Dietz" w:date="2012-08-13T14:21:00Z"/>
        </w:rPr>
      </w:pPr>
      <w:del w:id="9422" w:author="Thomas Dietz" w:date="2012-08-13T14:21:00Z">
        <w:r w:rsidRPr="00B96BFC" w:rsidDel="00E02224">
          <w:delText xml:space="preserve">Element </w:delText>
        </w:r>
        <w:r w:rsidRPr="00B96BFC" w:rsidDel="00E02224">
          <w:rPr>
            <w:rStyle w:val="codeChar"/>
          </w:rPr>
          <w:delText>&lt;no-forward&gt;</w:delText>
        </w:r>
        <w:r w:rsidDel="00E02224">
          <w:delText xml:space="preserve">MUST be set to either true or false. A </w:delText>
        </w:r>
        <w:r w:rsidR="00884102" w:rsidDel="00E02224">
          <w:delText xml:space="preserve">value of “true” </w:delText>
        </w:r>
        <w:r w:rsidDel="00E02224">
          <w:delText>means the port is not forwarding any packets.</w:delText>
        </w:r>
      </w:del>
    </w:p>
    <w:p w14:paraId="36E49B5D" w14:textId="3FE3FEF3" w:rsidR="00B7089E" w:rsidDel="00E02224" w:rsidRDefault="00B7089E" w:rsidP="00B7089E">
      <w:pPr>
        <w:rPr>
          <w:del w:id="9423" w:author="Thomas Dietz" w:date="2012-08-13T14:21:00Z"/>
        </w:rPr>
      </w:pPr>
      <w:del w:id="9424" w:author="Thomas Dietz" w:date="2012-08-13T14:21:00Z">
        <w:r w:rsidDel="00E02224">
          <w:delText xml:space="preserve">Element </w:delText>
        </w:r>
        <w:r w:rsidRPr="00B96BFC" w:rsidDel="00E02224">
          <w:rPr>
            <w:rStyle w:val="codeChar"/>
          </w:rPr>
          <w:delText>&lt;no-packet-in&gt;</w:delText>
        </w:r>
        <w:r w:rsidDel="00E02224">
          <w:delText xml:space="preserve"> MUST be set to either true or false. A </w:delText>
        </w:r>
        <w:r w:rsidR="00884102" w:rsidDel="00E02224">
          <w:delText xml:space="preserve">value of “true” </w:delText>
        </w:r>
        <w:r w:rsidDel="00E02224">
          <w:delText>means port is not receiving any packets.</w:delText>
        </w:r>
      </w:del>
    </w:p>
    <w:p w14:paraId="7EA1BB1A" w14:textId="28B87F54" w:rsidR="009D00AF" w:rsidDel="00E02224" w:rsidRDefault="009D00AF" w:rsidP="009D00AF">
      <w:pPr>
        <w:pStyle w:val="Heading4"/>
        <w:rPr>
          <w:del w:id="9425" w:author="Thomas Dietz" w:date="2012-08-13T14:21:00Z"/>
        </w:rPr>
      </w:pPr>
      <w:del w:id="9426" w:author="Thomas Dietz" w:date="2012-08-13T14:21:00Z">
        <w:r w:rsidDel="00E02224">
          <w:delText>Port State</w:delText>
        </w:r>
      </w:del>
    </w:p>
    <w:p w14:paraId="7B28FE19" w14:textId="4BFF6600" w:rsidR="00B7089E" w:rsidDel="00E02224" w:rsidRDefault="00B7089E" w:rsidP="00B7089E">
      <w:pPr>
        <w:rPr>
          <w:del w:id="9427" w:author="Thomas Dietz" w:date="2012-08-13T14:21:00Z"/>
        </w:rPr>
      </w:pPr>
      <w:del w:id="9428" w:author="Thomas Dietz" w:date="2012-08-13T14:21:00Z">
        <w:r w:rsidDel="00E02224">
          <w:delText xml:space="preserve">Element </w:delText>
        </w:r>
        <w:r w:rsidRPr="00535714" w:rsidDel="00E02224">
          <w:rPr>
            <w:rStyle w:val="codeChar"/>
          </w:rPr>
          <w:delText>&lt;state&gt;</w:delText>
        </w:r>
        <w:r w:rsidDel="00E02224">
          <w:delText xml:space="preserve"> contains three further elements: </w:delText>
        </w:r>
        <w:r w:rsidRPr="00B96BFC" w:rsidDel="00E02224">
          <w:rPr>
            <w:rStyle w:val="codeChar"/>
          </w:rPr>
          <w:delText>&lt;oper-state&gt;</w:delText>
        </w:r>
        <w:r w:rsidRPr="00E751F5" w:rsidDel="00E02224">
          <w:delText xml:space="preserve">, </w:delText>
        </w:r>
        <w:r w:rsidRPr="00B96BFC" w:rsidDel="00E02224">
          <w:rPr>
            <w:rStyle w:val="codeChar"/>
          </w:rPr>
          <w:delText>&lt;blocked&gt;</w:delText>
        </w:r>
        <w:r w:rsidRPr="00B96BFC" w:rsidDel="00E02224">
          <w:delText>,</w:delText>
        </w:r>
        <w:r w:rsidRPr="00E751F5" w:rsidDel="00E02224">
          <w:delText xml:space="preserve"> </w:delText>
        </w:r>
        <w:r w:rsidRPr="00B96BFC" w:rsidDel="00E02224">
          <w:rPr>
            <w:rStyle w:val="codeChar"/>
          </w:rPr>
          <w:delText>&lt;live&gt;</w:delText>
        </w:r>
        <w:r w:rsidRPr="00B96BFC" w:rsidDel="00E02224">
          <w:delText>.</w:delText>
        </w:r>
        <w:r w:rsidDel="00E02224">
          <w:delText xml:space="preserve"> </w:delText>
        </w:r>
      </w:del>
    </w:p>
    <w:p w14:paraId="6EA8F193" w14:textId="79A8F2DD" w:rsidR="00B7089E" w:rsidDel="00E02224" w:rsidRDefault="00B7089E" w:rsidP="00B7089E">
      <w:pPr>
        <w:rPr>
          <w:del w:id="9429" w:author="Thomas Dietz" w:date="2012-08-13T14:21:00Z"/>
        </w:rPr>
      </w:pPr>
      <w:del w:id="9430" w:author="Thomas Dietz" w:date="2012-08-13T14:21:00Z">
        <w:r w:rsidDel="00E02224">
          <w:delText xml:space="preserve">Element </w:delText>
        </w:r>
        <w:r w:rsidRPr="00B96BFC" w:rsidDel="00E02224">
          <w:rPr>
            <w:rStyle w:val="codeChar"/>
          </w:rPr>
          <w:delText>&lt;oper-state&gt;</w:delText>
        </w:r>
        <w:r w:rsidDel="00E02224">
          <w:delText xml:space="preserve"> represents the reported link state of the port and MUST have a value of either </w:delText>
        </w:r>
        <w:r w:rsidR="00884102" w:rsidDel="00E02224">
          <w:delText>“</w:delText>
        </w:r>
        <w:r w:rsidDel="00E02224">
          <w:delText>up</w:delText>
        </w:r>
        <w:r w:rsidR="00884102" w:rsidDel="00E02224">
          <w:delText>”</w:delText>
        </w:r>
        <w:r w:rsidDel="00E02224">
          <w:delText xml:space="preserve"> or </w:delText>
        </w:r>
        <w:r w:rsidR="00884102" w:rsidDel="00E02224">
          <w:delText>“</w:delText>
        </w:r>
        <w:r w:rsidDel="00E02224">
          <w:delText>down</w:delText>
        </w:r>
        <w:r w:rsidR="00884102" w:rsidDel="00E02224">
          <w:delText>“</w:delText>
        </w:r>
        <w:r w:rsidDel="00E02224">
          <w:delText>.</w:delText>
        </w:r>
      </w:del>
    </w:p>
    <w:p w14:paraId="62489534" w14:textId="1CA0FA46" w:rsidR="00B7089E" w:rsidDel="00E02224" w:rsidRDefault="00B7089E" w:rsidP="00B7089E">
      <w:pPr>
        <w:rPr>
          <w:del w:id="9431" w:author="Thomas Dietz" w:date="2012-08-13T14:21:00Z"/>
        </w:rPr>
      </w:pPr>
      <w:del w:id="9432" w:author="Thomas Dietz" w:date="2012-08-13T14:21:00Z">
        <w:r w:rsidDel="00E02224">
          <w:delText xml:space="preserve">Element </w:delText>
        </w:r>
        <w:r w:rsidRPr="00B96BFC" w:rsidDel="00E02224">
          <w:rPr>
            <w:rStyle w:val="codeChar"/>
          </w:rPr>
          <w:delText>&lt;blocked&gt;</w:delText>
        </w:r>
        <w:r w:rsidDel="00E02224">
          <w:delText xml:space="preserve"> MUST have a value of either </w:delText>
        </w:r>
        <w:r w:rsidR="00884102" w:rsidDel="00E02224">
          <w:delText>“</w:delText>
        </w:r>
        <w:r w:rsidDel="00E02224">
          <w:delText>true</w:delText>
        </w:r>
        <w:r w:rsidR="00884102" w:rsidDel="00E02224">
          <w:delText>”</w:delText>
        </w:r>
        <w:r w:rsidDel="00E02224">
          <w:delText xml:space="preserve"> or </w:delText>
        </w:r>
        <w:r w:rsidR="00884102" w:rsidDel="00E02224">
          <w:delText>“</w:delText>
        </w:r>
        <w:r w:rsidDel="00E02224">
          <w:delText>false</w:delText>
        </w:r>
        <w:r w:rsidR="00884102" w:rsidDel="00E02224">
          <w:delText>”</w:delText>
        </w:r>
        <w:r w:rsidDel="00E02224">
          <w:delText xml:space="preserve">. A </w:delText>
        </w:r>
        <w:r w:rsidR="00884102" w:rsidDel="00E02224">
          <w:delText xml:space="preserve">value of “true” </w:delText>
        </w:r>
        <w:r w:rsidDel="00E02224">
          <w:delText>means the port has been blocked from receiving or sending traffic.</w:delText>
        </w:r>
      </w:del>
    </w:p>
    <w:p w14:paraId="1590CF06" w14:textId="542EBFEB" w:rsidR="00B7089E" w:rsidDel="00E02224" w:rsidRDefault="00B7089E" w:rsidP="00B7089E">
      <w:pPr>
        <w:rPr>
          <w:del w:id="9433" w:author="Thomas Dietz" w:date="2012-08-13T14:21:00Z"/>
        </w:rPr>
      </w:pPr>
      <w:del w:id="9434" w:author="Thomas Dietz" w:date="2012-08-13T14:21:00Z">
        <w:r w:rsidDel="00E02224">
          <w:lastRenderedPageBreak/>
          <w:delText xml:space="preserve">Element </w:delText>
        </w:r>
        <w:r w:rsidRPr="00B96BFC" w:rsidDel="00E02224">
          <w:rPr>
            <w:rStyle w:val="codeChar"/>
          </w:rPr>
          <w:delText>&lt;live&gt;</w:delText>
        </w:r>
        <w:r w:rsidDel="00E02224">
          <w:delText xml:space="preserve"> MUST have </w:delText>
        </w:r>
        <w:r w:rsidR="00884102" w:rsidDel="00E02224">
          <w:delText>a value of either “true” or “false”</w:delText>
        </w:r>
        <w:r w:rsidDel="00E02224">
          <w:delText xml:space="preserve"> .A </w:delText>
        </w:r>
        <w:r w:rsidR="00884102" w:rsidDel="00E02224">
          <w:delText xml:space="preserve">value of “true” </w:delText>
        </w:r>
        <w:r w:rsidDel="00E02224">
          <w:delText>means the port is active and sending/receiving packets.</w:delText>
        </w:r>
      </w:del>
    </w:p>
    <w:p w14:paraId="1F314BEA" w14:textId="2085806D" w:rsidR="009D00AF" w:rsidDel="00E02224" w:rsidRDefault="009D00AF" w:rsidP="009D00AF">
      <w:pPr>
        <w:pStyle w:val="Heading4"/>
        <w:rPr>
          <w:del w:id="9435" w:author="Thomas Dietz" w:date="2012-08-13T14:21:00Z"/>
        </w:rPr>
      </w:pPr>
      <w:del w:id="9436" w:author="Thomas Dietz" w:date="2012-08-13T14:21:00Z">
        <w:r w:rsidDel="00E02224">
          <w:delText>Port Features</w:delText>
        </w:r>
      </w:del>
    </w:p>
    <w:p w14:paraId="6F62D891" w14:textId="01614122" w:rsidR="00B7089E" w:rsidDel="00E02224" w:rsidRDefault="00B7089E" w:rsidP="00B7089E">
      <w:pPr>
        <w:rPr>
          <w:del w:id="9437" w:author="Thomas Dietz" w:date="2012-08-13T14:21:00Z"/>
        </w:rPr>
      </w:pPr>
      <w:del w:id="9438" w:author="Thomas Dietz" w:date="2012-08-13T14:21:00Z">
        <w:r w:rsidDel="00E02224">
          <w:delText xml:space="preserve">An OpenFlow Port contains a list of OpenFlow Port Features in element </w:delText>
        </w:r>
        <w:r w:rsidRPr="00B96BFC" w:rsidDel="00E02224">
          <w:rPr>
            <w:rStyle w:val="codeChar"/>
          </w:rPr>
          <w:delText>&lt;features&gt;</w:delText>
        </w:r>
        <w:r w:rsidDel="00E02224">
          <w:delText xml:space="preserve">which contains four sub-lists represented by elements </w:delText>
        </w:r>
        <w:r w:rsidRPr="00B96BFC" w:rsidDel="00E02224">
          <w:rPr>
            <w:rStyle w:val="codeChar"/>
          </w:rPr>
          <w:delText>&lt;current&gt;</w:delText>
        </w:r>
        <w:r w:rsidRPr="00E751F5" w:rsidDel="00E02224">
          <w:delText xml:space="preserve">, </w:delText>
        </w:r>
        <w:r w:rsidRPr="00B96BFC" w:rsidDel="00E02224">
          <w:rPr>
            <w:rStyle w:val="codeChar"/>
          </w:rPr>
          <w:delText>&lt;advertised&gt;</w:delText>
        </w:r>
        <w:r w:rsidRPr="00E751F5" w:rsidDel="00E02224">
          <w:delText xml:space="preserve">, </w:delText>
        </w:r>
        <w:r w:rsidRPr="00B96BFC" w:rsidDel="00E02224">
          <w:rPr>
            <w:rStyle w:val="codeChar"/>
          </w:rPr>
          <w:delText>&lt;supported&gt;</w:delText>
        </w:r>
        <w:r w:rsidRPr="00B96BFC" w:rsidDel="00E02224">
          <w:delText>,</w:delText>
        </w:r>
        <w:r w:rsidRPr="00B96BFC" w:rsidDel="00E02224">
          <w:rPr>
            <w:rStyle w:val="codeChar"/>
          </w:rPr>
          <w:delText>&lt;advertised-peer&gt;</w:delText>
        </w:r>
        <w:r w:rsidRPr="00E751F5" w:rsidDel="00E02224">
          <w:delText>.</w:delText>
        </w:r>
        <w:r w:rsidDel="00E02224">
          <w:delText>These four lists MUST contain the features associated with the OpenFlow Port. The specific semantics of feature membership in each of these four sub-lists are defined in the OpenFlow protocol.</w:delText>
        </w:r>
      </w:del>
    </w:p>
    <w:p w14:paraId="751E6747" w14:textId="7BDBC657" w:rsidR="008D0DE2" w:rsidRPr="00E751F5" w:rsidDel="00E02224" w:rsidRDefault="00B7089E" w:rsidP="00B7089E">
      <w:pPr>
        <w:rPr>
          <w:del w:id="9439" w:author="Thomas Dietz" w:date="2012-08-13T14:21:00Z"/>
        </w:rPr>
      </w:pPr>
      <w:del w:id="9440" w:author="Thomas Dietz" w:date="2012-08-13T14:21:00Z">
        <w:r w:rsidDel="00E02224">
          <w:delText xml:space="preserve">The following elements of the OpenFlow Port can be modified by a NETCONF </w:delText>
        </w:r>
        <w:r w:rsidRPr="00E751F5" w:rsidDel="00E02224">
          <w:rPr>
            <w:rStyle w:val="codeChar"/>
          </w:rPr>
          <w:delText>edit-config</w:delText>
        </w:r>
        <w:r w:rsidDel="00E02224">
          <w:delText xml:space="preserve"> request or retrieved by a NETCONF </w:delText>
        </w:r>
        <w:r w:rsidRPr="00B96BFC" w:rsidDel="00E02224">
          <w:rPr>
            <w:rStyle w:val="codeChar"/>
          </w:rPr>
          <w:delText>get-config</w:delText>
        </w:r>
        <w:r w:rsidDel="00E02224">
          <w:delText xml:space="preserve"> request: </w:delText>
        </w:r>
        <w:r w:rsidRPr="00B96BFC" w:rsidDel="00E02224">
          <w:rPr>
            <w:rStyle w:val="codeChar"/>
          </w:rPr>
          <w:delText>&lt;resource-id&gt;</w:delText>
        </w:r>
        <w:r w:rsidRPr="00B96BFC" w:rsidDel="00E02224">
          <w:delText xml:space="preserve">, </w:delText>
        </w:r>
        <w:r w:rsidRPr="00B96BFC" w:rsidDel="00E02224">
          <w:rPr>
            <w:rStyle w:val="codeChar"/>
          </w:rPr>
          <w:delText>&lt;number&gt;</w:delText>
        </w:r>
        <w:r w:rsidRPr="00B96BFC" w:rsidDel="00E02224">
          <w:delText xml:space="preserve">, </w:delText>
        </w:r>
        <w:r w:rsidRPr="00B96BFC" w:rsidDel="00E02224">
          <w:rPr>
            <w:rStyle w:val="codeChar"/>
          </w:rPr>
          <w:delText>&lt;name&gt;, &lt;admin-state&gt;</w:delText>
        </w:r>
        <w:r w:rsidRPr="00B96BFC" w:rsidDel="00E02224">
          <w:delText xml:space="preserve">, </w:delText>
        </w:r>
        <w:r w:rsidRPr="00B96BFC" w:rsidDel="00E02224">
          <w:rPr>
            <w:rStyle w:val="codeChar"/>
          </w:rPr>
          <w:delText>&lt;no-receive&gt;</w:delText>
        </w:r>
        <w:r w:rsidRPr="00B96BFC" w:rsidDel="00E02224">
          <w:delText xml:space="preserve">, </w:delText>
        </w:r>
        <w:r w:rsidRPr="00B96BFC" w:rsidDel="00E02224">
          <w:rPr>
            <w:rStyle w:val="codeChar"/>
          </w:rPr>
          <w:delText>&lt;no-forward&gt;</w:delText>
        </w:r>
        <w:r w:rsidRPr="00B96BFC" w:rsidDel="00E02224">
          <w:delText xml:space="preserve">, </w:delText>
        </w:r>
        <w:r w:rsidRPr="00B96BFC" w:rsidDel="00E02224">
          <w:rPr>
            <w:rStyle w:val="codeChar"/>
          </w:rPr>
          <w:delText>&lt;no-packet-in&gt;</w:delText>
        </w:r>
        <w:r w:rsidRPr="00E751F5" w:rsidDel="00E02224">
          <w:delText>.</w:delText>
        </w:r>
      </w:del>
    </w:p>
    <w:p w14:paraId="4430DE70" w14:textId="6683A291" w:rsidR="009D00AF" w:rsidDel="00E02224" w:rsidRDefault="009D00AF" w:rsidP="009D00AF">
      <w:pPr>
        <w:pStyle w:val="Heading4"/>
        <w:rPr>
          <w:del w:id="9441" w:author="Thomas Dietz" w:date="2012-08-13T14:21:00Z"/>
        </w:rPr>
      </w:pPr>
      <w:del w:id="9442" w:author="Thomas Dietz" w:date="2012-08-13T14:21:00Z">
        <w:r w:rsidDel="00E02224">
          <w:delText>Tunnel (</w:delText>
        </w:r>
        <w:r w:rsidR="00435B91" w:rsidDel="00E02224">
          <w:delText xml:space="preserve">Logical </w:delText>
        </w:r>
        <w:r w:rsidDel="00E02224">
          <w:delText>Port)</w:delText>
        </w:r>
      </w:del>
    </w:p>
    <w:p w14:paraId="49DC71FC" w14:textId="4FC38E02" w:rsidR="00435B91" w:rsidDel="00E02224" w:rsidRDefault="00435B91" w:rsidP="00B7089E">
      <w:pPr>
        <w:rPr>
          <w:del w:id="9443" w:author="Thomas Dietz" w:date="2012-08-13T14:21:00Z"/>
        </w:rPr>
      </w:pPr>
      <w:del w:id="9444" w:author="Thomas Dietz" w:date="2012-08-13T14:21:00Z">
        <w:r w:rsidDel="00E02224">
          <w:delText>A tunnel endpoint corresponds to a logical OpenFlow port that supports a specific encapsulation method.  A common use case for tunnels is to create virtual overlay networks by encapsulating, for example, Layer 2 (Ethernet) traffic in Layer 3 (IP) packets.  OF-</w:delText>
        </w:r>
        <w:r w:rsidR="008F2AF0" w:rsidDel="00E02224">
          <w:delText xml:space="preserve">CONFIG </w:delText>
        </w:r>
        <w:r w:rsidDel="00E02224">
          <w:delText xml:space="preserve">enables the association of logical OpenFlow ports with an associated tunnel type and corresponding parameters for the tunnel.  </w:delText>
        </w:r>
      </w:del>
    </w:p>
    <w:p w14:paraId="2A6D0C26" w14:textId="00B97786" w:rsidR="008D0DE2" w:rsidDel="00E02224" w:rsidRDefault="008D0DE2" w:rsidP="00B7089E">
      <w:pPr>
        <w:rPr>
          <w:del w:id="9445" w:author="Thomas Dietz" w:date="2012-08-13T14:21:00Z"/>
        </w:rPr>
      </w:pPr>
      <w:del w:id="9446" w:author="Thomas Dietz" w:date="2012-08-13T14:21:00Z">
        <w:r w:rsidRPr="009D00AF" w:rsidDel="00E02224">
          <w:delText xml:space="preserve">Element </w:delText>
        </w:r>
        <w:r w:rsidRPr="00884102" w:rsidDel="00E02224">
          <w:rPr>
            <w:rStyle w:val="codeChar"/>
          </w:rPr>
          <w:delText>&lt;tunnel&gt;</w:delText>
        </w:r>
        <w:r w:rsidRPr="009D00AF" w:rsidDel="00E02224">
          <w:delText xml:space="preserve"> </w:delText>
        </w:r>
        <w:r w:rsidDel="00E02224">
          <w:delText xml:space="preserve">is only present if the port is a </w:delText>
        </w:r>
        <w:r w:rsidR="00435B91" w:rsidDel="00E02224">
          <w:delText xml:space="preserve">logical </w:delText>
        </w:r>
        <w:r w:rsidDel="00E02224">
          <w:delText>port that represents a tunnel endpoint.</w:delText>
        </w:r>
        <w:r w:rsidR="009D00AF" w:rsidDel="00E02224">
          <w:delText xml:space="preserve"> It contains a tunnel type specific element. Currently defined are the following tunnel types: IPinGRE, VxLAN, and NVGRE. All tunnel types have a common set of contained elements: </w:delText>
        </w:r>
        <w:r w:rsidR="00B4160C" w:rsidDel="00E02224">
          <w:delText xml:space="preserve"> a local and a remote endpoint address </w:delText>
        </w:r>
        <w:r w:rsidR="00B4160C" w:rsidRPr="00604F82" w:rsidDel="00E02224">
          <w:delText>(</w:delText>
        </w:r>
        <w:r w:rsidR="00B4160C" w:rsidRPr="00884102" w:rsidDel="00E02224">
          <w:rPr>
            <w:rStyle w:val="codeChar"/>
          </w:rPr>
          <w:delText>&lt;local-XXX-address&gt;</w:delText>
        </w:r>
        <w:r w:rsidR="00B4160C" w:rsidDel="00E02224">
          <w:delText xml:space="preserve"> and </w:delText>
        </w:r>
        <w:r w:rsidR="00B4160C" w:rsidRPr="00884102" w:rsidDel="00E02224">
          <w:rPr>
            <w:rStyle w:val="codeChar"/>
          </w:rPr>
          <w:delText>&lt;remote-XXX-address&gt;</w:delText>
        </w:r>
        <w:r w:rsidR="00B4160C" w:rsidDel="00E02224">
          <w:delText>) for address types IPv4, IPv6, and MAC</w:delText>
        </w:r>
        <w:r w:rsidR="00435B91" w:rsidDel="00E02224">
          <w:delText>.</w:delText>
        </w:r>
        <w:r w:rsidR="00B4160C" w:rsidDel="00E02224">
          <w:delText>.</w:delText>
        </w:r>
        <w:r w:rsidR="00786C46" w:rsidDel="00E02224">
          <w:delText xml:space="preserve"> </w:delText>
        </w:r>
      </w:del>
    </w:p>
    <w:p w14:paraId="0AFA1EC1" w14:textId="662AEE06" w:rsidR="00337278" w:rsidDel="00E02224" w:rsidRDefault="00337278" w:rsidP="00337278">
      <w:pPr>
        <w:pStyle w:val="Heading4"/>
        <w:rPr>
          <w:del w:id="9447" w:author="Thomas Dietz" w:date="2012-08-13T14:21:00Z"/>
        </w:rPr>
      </w:pPr>
      <w:bookmarkStart w:id="9448" w:name="_Toc315954017"/>
      <w:bookmarkStart w:id="9449" w:name="_Toc316542527"/>
      <w:del w:id="9450" w:author="Thomas Dietz" w:date="2012-08-13T14:21:00Z">
        <w:r w:rsidDel="00E02224">
          <w:delText>IPinGRE Tunnel</w:delText>
        </w:r>
      </w:del>
    </w:p>
    <w:p w14:paraId="028B1284" w14:textId="21664992" w:rsidR="00F972B7" w:rsidDel="00E02224" w:rsidRDefault="00337278" w:rsidP="00F972B7">
      <w:pPr>
        <w:rPr>
          <w:del w:id="9451" w:author="Thomas Dietz" w:date="2012-08-13T14:21:00Z"/>
        </w:rPr>
      </w:pPr>
      <w:del w:id="9452" w:author="Thomas Dietz" w:date="2012-08-13T14:21:00Z">
        <w:r w:rsidDel="00E02224">
          <w:delText xml:space="preserve">For IP-in-GRE tunnels, </w:delText>
        </w:r>
        <w:r w:rsidR="00F972B7" w:rsidDel="00E02224">
          <w:delText xml:space="preserve">further elements may be used. The presence of the checksum, key, and sequence number is indicated by boolean elements </w:delText>
        </w:r>
        <w:r w:rsidR="00F972B7" w:rsidRPr="002375BD" w:rsidDel="00E02224">
          <w:rPr>
            <w:rStyle w:val="codeChar"/>
          </w:rPr>
          <w:delText>&lt;checksum-present&gt;</w:delText>
        </w:r>
        <w:r w:rsidR="00F972B7" w:rsidDel="00E02224">
          <w:delText xml:space="preserve">,  </w:delText>
        </w:r>
        <w:r w:rsidR="00F972B7" w:rsidRPr="002375BD" w:rsidDel="00E02224">
          <w:rPr>
            <w:rStyle w:val="codeChar"/>
          </w:rPr>
          <w:delText>&lt;key-present&gt;</w:delText>
        </w:r>
        <w:r w:rsidR="00F972B7" w:rsidDel="00E02224">
          <w:delText xml:space="preserve">, and </w:delText>
        </w:r>
        <w:r w:rsidR="00F972B7" w:rsidRPr="002375BD" w:rsidDel="00E02224">
          <w:rPr>
            <w:rStyle w:val="codeChar"/>
          </w:rPr>
          <w:delText>&lt;sequence-number-present&gt;</w:delText>
        </w:r>
        <w:r w:rsidR="00F972B7" w:rsidDel="00E02224">
          <w:delText xml:space="preserve">. Element </w:delText>
        </w:r>
        <w:r w:rsidR="00F972B7" w:rsidRPr="002375BD" w:rsidDel="00E02224">
          <w:rPr>
            <w:rStyle w:val="codeChar"/>
          </w:rPr>
          <w:delText>&lt;key&gt;</w:delText>
        </w:r>
        <w:r w:rsidR="00F972B7" w:rsidDel="00E02224">
          <w:delText xml:space="preserve"> indicates the key value used. It should not be present if the value of element </w:delText>
        </w:r>
        <w:r w:rsidR="00F972B7" w:rsidRPr="002375BD" w:rsidDel="00E02224">
          <w:rPr>
            <w:rStyle w:val="codeChar"/>
          </w:rPr>
          <w:delText>&lt;key-present&gt;</w:delText>
        </w:r>
        <w:r w:rsidR="00F972B7" w:rsidDel="00E02224">
          <w:delText xml:space="preserve"> is </w:delText>
        </w:r>
        <w:r w:rsidR="00C56A86" w:rsidDel="00E02224">
          <w:delText>”</w:delText>
        </w:r>
        <w:r w:rsidR="00F972B7" w:rsidRPr="00C56A86" w:rsidDel="00E02224">
          <w:delText>false</w:delText>
        </w:r>
        <w:r w:rsidR="00C56A86" w:rsidDel="00E02224">
          <w:delText>”</w:delText>
        </w:r>
        <w:r w:rsidR="00F972B7" w:rsidDel="00E02224">
          <w:delText>.</w:delText>
        </w:r>
        <w:r w:rsidR="008F2AF0" w:rsidDel="00E02224">
          <w:delText xml:space="preserve"> In an implementation of IP-in-GRE tunnels, the &lt;key&gt; element could be used to set the </w:delText>
        </w:r>
        <w:r w:rsidR="008F2AF0" w:rsidRPr="00604F82" w:rsidDel="00E02224">
          <w:rPr>
            <w:rFonts w:ascii="Courier New" w:hAnsi="Courier New" w:cs="Courier New"/>
          </w:rPr>
          <w:delText>OXM_OF_TUNNEL_ID</w:delText>
        </w:r>
        <w:r w:rsidR="008F2AF0" w:rsidDel="00E02224">
          <w:delText xml:space="preserve"> match field metadata in the OpenFlow protocol.</w:delText>
        </w:r>
      </w:del>
    </w:p>
    <w:p w14:paraId="136D6D3B" w14:textId="6C2129B2" w:rsidR="00F972B7" w:rsidDel="00E02224" w:rsidRDefault="00F972B7" w:rsidP="00F972B7">
      <w:pPr>
        <w:pStyle w:val="Heading4"/>
        <w:rPr>
          <w:del w:id="9453" w:author="Thomas Dietz" w:date="2012-08-13T14:21:00Z"/>
        </w:rPr>
      </w:pPr>
      <w:del w:id="9454" w:author="Thomas Dietz" w:date="2012-08-13T14:21:00Z">
        <w:r w:rsidDel="00E02224">
          <w:delText>VXLAN Tunnel</w:delText>
        </w:r>
      </w:del>
    </w:p>
    <w:p w14:paraId="1042FDD7" w14:textId="0B0A3D67" w:rsidR="00F972B7" w:rsidDel="00E02224" w:rsidRDefault="00081FD1" w:rsidP="00F972B7">
      <w:pPr>
        <w:rPr>
          <w:del w:id="9455" w:author="Thomas Dietz" w:date="2012-08-13T14:21:00Z"/>
        </w:rPr>
      </w:pPr>
      <w:del w:id="9456" w:author="Thomas Dietz" w:date="2012-08-13T14:21:00Z">
        <w:r w:rsidDel="00E02224">
          <w:delText>VxLAN tunnel elements are based on the specification current at the time of this writing (</w:delText>
        </w:r>
        <w:r w:rsidRPr="008F4E05" w:rsidDel="00E02224">
          <w:delText>draft-mahalingam-dutt-dcops-vxlan-01.txt</w:delText>
        </w:r>
        <w:r w:rsidDel="00E02224">
          <w:delText xml:space="preserve">).  The </w:delText>
        </w:r>
        <w:r w:rsidRPr="00604F82" w:rsidDel="00E02224">
          <w:rPr>
            <w:rFonts w:ascii="Courier New" w:hAnsi="Courier New" w:cs="Courier New"/>
          </w:rPr>
          <w:delText>&lt;vni-valid&gt;</w:delText>
        </w:r>
        <w:r w:rsidDel="00E02224">
          <w:delText xml:space="preserve"> boolean element indicates how the corresponding flag should be set in packets sent on the tunnel.  It SHOULD generally be set to “true”. The </w:delText>
        </w:r>
        <w:r w:rsidRPr="00604F82" w:rsidDel="00E02224">
          <w:rPr>
            <w:rFonts w:ascii="Courier New" w:hAnsi="Courier New" w:cs="Courier New"/>
          </w:rPr>
          <w:delText>&lt;vni&gt;</w:delText>
        </w:r>
        <w:r w:rsidDel="00E02224">
          <w:delText xml:space="preserve"> element is the virtual network identifier assigned to all packets sent on the tunnel. </w:delText>
        </w:r>
        <w:r w:rsidR="008F2AF0" w:rsidDel="00E02224">
          <w:delText xml:space="preserve">  ”.   A VxLAN  implementation may use the &lt;vni&gt; element to set the </w:delText>
        </w:r>
        <w:r w:rsidR="008F2AF0" w:rsidRPr="009E3EA9" w:rsidDel="00E02224">
          <w:rPr>
            <w:rFonts w:ascii="Courier New" w:hAnsi="Courier New" w:cs="Courier New"/>
          </w:rPr>
          <w:delText>OXM_OF_TUNNEL_ID</w:delText>
        </w:r>
        <w:r w:rsidR="008F2AF0" w:rsidDel="00E02224">
          <w:delText xml:space="preserve"> match field metadata in the OpenFlow protocol.</w:delText>
        </w:r>
        <w:r w:rsidDel="00E02224">
          <w:delText xml:space="preserve"> </w:delText>
        </w:r>
        <w:r w:rsidR="008F2AF0" w:rsidDel="00E02224">
          <w:delText xml:space="preserve"> </w:delText>
        </w:r>
        <w:r w:rsidDel="00E02224">
          <w:delText xml:space="preserve">If IP multicast is used to support broadcast on the tunnel the </w:delText>
        </w:r>
        <w:r w:rsidRPr="00604F82" w:rsidDel="00E02224">
          <w:rPr>
            <w:rFonts w:ascii="Courier New" w:hAnsi="Courier New" w:cs="Courier New"/>
          </w:rPr>
          <w:delText>&lt;vni-multicast-group&gt;</w:delText>
        </w:r>
        <w:r w:rsidDel="00E02224">
          <w:delText xml:space="preserve"> element MAY be used to specify the corresponding multicast IP address.  The </w:delText>
        </w:r>
        <w:r w:rsidRPr="00604F82" w:rsidDel="00E02224">
          <w:rPr>
            <w:rFonts w:ascii="Courier New" w:hAnsi="Courier New" w:cs="Courier New"/>
          </w:rPr>
          <w:delText>&lt;udp-source-port&gt;</w:delText>
        </w:r>
        <w:r w:rsidDel="00E02224">
          <w:delText xml:space="preserve"> element MAY be used to set the </w:delText>
        </w:r>
        <w:r w:rsidR="008F2AF0" w:rsidDel="00E02224">
          <w:delText>outer</w:delText>
        </w:r>
        <w:r w:rsidDel="00E02224">
          <w:delText xml:space="preserve"> UDP </w:delText>
        </w:r>
        <w:r w:rsidR="00DF562A" w:rsidDel="00E02224">
          <w:delText xml:space="preserve">source </w:delText>
        </w:r>
        <w:r w:rsidDel="00E02224">
          <w:delText xml:space="preserve">port number, e.g., to ensure consistent hashing for ECMP.  If </w:delText>
        </w:r>
        <w:r w:rsidRPr="00604F82" w:rsidDel="00E02224">
          <w:rPr>
            <w:rFonts w:ascii="Courier New" w:hAnsi="Courier New" w:cs="Courier New"/>
          </w:rPr>
          <w:delText>&lt;udp-source-port&gt;</w:delText>
        </w:r>
        <w:r w:rsidDel="00E02224">
          <w:delText xml:space="preserve"> is absent, it is expected that the source port will be set dynamically during transmission.  The </w:delText>
        </w:r>
        <w:r w:rsidRPr="00604F82" w:rsidDel="00E02224">
          <w:rPr>
            <w:rFonts w:ascii="Courier New" w:hAnsi="Courier New" w:cs="Courier New"/>
          </w:rPr>
          <w:delText>&lt;udp-dest-port&gt;</w:delText>
        </w:r>
        <w:r w:rsidDel="00E02224">
          <w:delText xml:space="preserve"> SHOULD be set to the IANA assigned well-known port number for VxLAN (pending assignment as of this writing).  The </w:delText>
        </w:r>
        <w:r w:rsidRPr="00604F82" w:rsidDel="00E02224">
          <w:rPr>
            <w:rFonts w:ascii="Courier New" w:hAnsi="Courier New" w:cs="Courier New"/>
          </w:rPr>
          <w:delText>&lt;udp-</w:delText>
        </w:r>
        <w:r w:rsidRPr="00604F82" w:rsidDel="00E02224">
          <w:rPr>
            <w:rFonts w:ascii="Courier New" w:hAnsi="Courier New" w:cs="Courier New"/>
          </w:rPr>
          <w:lastRenderedPageBreak/>
          <w:delText>checksum&gt;</w:delText>
        </w:r>
        <w:r w:rsidDel="00E02224">
          <w:delText xml:space="preserve"> element is a boolean flag to indicate whether or not the outer UDP checksum should be set.  Typically, this element SHOULD be set to “false”.</w:delText>
        </w:r>
      </w:del>
    </w:p>
    <w:p w14:paraId="6804354A" w14:textId="22E243BB" w:rsidR="00F972B7" w:rsidDel="00E02224" w:rsidRDefault="00F972B7" w:rsidP="00F972B7">
      <w:pPr>
        <w:pStyle w:val="Heading4"/>
        <w:rPr>
          <w:del w:id="9457" w:author="Thomas Dietz" w:date="2012-08-13T14:21:00Z"/>
        </w:rPr>
      </w:pPr>
      <w:del w:id="9458" w:author="Thomas Dietz" w:date="2012-08-13T14:21:00Z">
        <w:r w:rsidDel="00E02224">
          <w:delText>NVGRE Tunnel</w:delText>
        </w:r>
      </w:del>
    </w:p>
    <w:p w14:paraId="3967BC80" w14:textId="76AC8AB9" w:rsidR="00081FD1" w:rsidDel="00E02224" w:rsidRDefault="00081FD1" w:rsidP="00081FD1">
      <w:pPr>
        <w:rPr>
          <w:del w:id="9459" w:author="Thomas Dietz" w:date="2012-08-13T14:21:00Z"/>
        </w:rPr>
      </w:pPr>
      <w:del w:id="9460" w:author="Thomas Dietz" w:date="2012-08-13T14:21:00Z">
        <w:r w:rsidDel="00E02224">
          <w:delText>NVGRE tunnel elements are based on the specification current at the time of this writing (</w:delText>
        </w:r>
        <w:r w:rsidRPr="00E24441" w:rsidDel="00E02224">
          <w:delText>draft-sridharan-virtualization-nvgre-00.txt</w:delText>
        </w:r>
        <w:r w:rsidDel="00E02224">
          <w:delText xml:space="preserve">).  The </w:delText>
        </w:r>
        <w:r w:rsidRPr="00604F82" w:rsidDel="00E02224">
          <w:rPr>
            <w:rFonts w:ascii="Courier New" w:hAnsi="Courier New" w:cs="Courier New"/>
          </w:rPr>
          <w:delText>&lt;tni&gt;</w:delText>
        </w:r>
        <w:r w:rsidDel="00E02224">
          <w:delText xml:space="preserve"> element is the tenant network identifier assigned to all packets sent on the tunnel.  </w:delText>
        </w:r>
        <w:r w:rsidR="00DF562A" w:rsidDel="00E02224">
          <w:delText xml:space="preserve">NVGRE implementations may map the </w:delText>
        </w:r>
        <w:r w:rsidR="00DF562A" w:rsidRPr="00604F82" w:rsidDel="00E02224">
          <w:rPr>
            <w:rFonts w:ascii="Courier New" w:hAnsi="Courier New" w:cs="Courier New"/>
          </w:rPr>
          <w:delText>&lt;tni&gt;</w:delText>
        </w:r>
        <w:r w:rsidR="00DF562A" w:rsidDel="00E02224">
          <w:delText xml:space="preserve"> element to the </w:delText>
        </w:r>
        <w:r w:rsidR="00DF562A" w:rsidRPr="009E3EA9" w:rsidDel="00E02224">
          <w:rPr>
            <w:rFonts w:ascii="Courier New" w:hAnsi="Courier New" w:cs="Courier New"/>
          </w:rPr>
          <w:delText>OXM_OF_TUNNEL_ID</w:delText>
        </w:r>
        <w:r w:rsidR="00DF562A" w:rsidDel="00E02224">
          <w:delText xml:space="preserve"> match field metadata in the OpenFlow protocol.  </w:delText>
        </w:r>
        <w:r w:rsidDel="00E02224">
          <w:delText xml:space="preserve">The </w:delText>
        </w:r>
        <w:r w:rsidRPr="00604F82" w:rsidDel="00E02224">
          <w:rPr>
            <w:rFonts w:ascii="Courier New" w:hAnsi="Courier New" w:cs="Courier New"/>
          </w:rPr>
          <w:delText>&lt;tni-</w:delText>
        </w:r>
        <w:r w:rsidR="008F2AF0" w:rsidRPr="00604F82" w:rsidDel="00E02224">
          <w:rPr>
            <w:rFonts w:ascii="Courier New" w:hAnsi="Courier New" w:cs="Courier New"/>
          </w:rPr>
          <w:delText>user</w:delText>
        </w:r>
        <w:r w:rsidRPr="00604F82" w:rsidDel="00E02224">
          <w:rPr>
            <w:rFonts w:ascii="Courier New" w:hAnsi="Courier New" w:cs="Courier New"/>
          </w:rPr>
          <w:delText>&gt;</w:delText>
        </w:r>
        <w:r w:rsidDel="00E02224">
          <w:delText xml:space="preserve"> element MAY be present – it  is used to set the reserved </w:delText>
        </w:r>
        <w:r w:rsidR="008F2AF0" w:rsidDel="00E02224">
          <w:delText xml:space="preserve">user-defined </w:delText>
        </w:r>
        <w:r w:rsidDel="00E02224">
          <w:delText xml:space="preserve">bits of the GRE key field, e.g., to introduce entropy for the purposes of exploiting path diversity.  If IP multicast is used to support broadcast on the tunnel the </w:delText>
        </w:r>
        <w:r w:rsidRPr="00604F82" w:rsidDel="00E02224">
          <w:rPr>
            <w:rFonts w:ascii="Courier New" w:hAnsi="Courier New" w:cs="Courier New"/>
          </w:rPr>
          <w:delText>&lt;tni-multicast-group&gt;</w:delText>
        </w:r>
        <w:r w:rsidDel="00E02224">
          <w:delText xml:space="preserve"> element MAY be used to specify the corresponding multicast IP address. </w:delText>
        </w:r>
      </w:del>
    </w:p>
    <w:p w14:paraId="32930979" w14:textId="77777777" w:rsidR="00010CA1" w:rsidRPr="009F1B7D" w:rsidRDefault="00010CA1" w:rsidP="00D14D27">
      <w:pPr>
        <w:pStyle w:val="Heading3"/>
      </w:pPr>
      <w:bookmarkStart w:id="9461" w:name="_Toc333403907"/>
      <w:r w:rsidRPr="00DB42FD">
        <w:t>YANG Specification</w:t>
      </w:r>
      <w:bookmarkEnd w:id="9448"/>
      <w:bookmarkEnd w:id="9449"/>
      <w:bookmarkEnd w:id="9461"/>
    </w:p>
    <w:tbl>
      <w:tblPr>
        <w:tblStyle w:val="XMLtable"/>
        <w:tblW w:w="5000" w:type="pct"/>
        <w:tblLook w:val="04A0" w:firstRow="1" w:lastRow="0" w:firstColumn="1" w:lastColumn="0" w:noHBand="0" w:noVBand="1"/>
        <w:tblPrChange w:id="9462"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9463">
          <w:tblGrid>
            <w:gridCol w:w="8820"/>
          </w:tblGrid>
        </w:tblGridChange>
      </w:tblGrid>
      <w:tr w:rsidR="00010CA1" w:rsidRPr="009F1B7D" w14:paraId="5AC36FA8" w14:textId="77777777" w:rsidTr="00766893">
        <w:tc>
          <w:tcPr>
            <w:tcW w:w="5000" w:type="pct"/>
            <w:tcPrChange w:id="9464" w:author="Thomas Dietz" w:date="2012-08-13T14:26:00Z">
              <w:tcPr>
                <w:tcW w:w="8820" w:type="dxa"/>
                <w:shd w:val="clear" w:color="auto" w:fill="C8FCCD"/>
              </w:tcPr>
            </w:tcPrChange>
          </w:tcPr>
          <w:p w14:paraId="4DDF2AFE" w14:textId="1544ACDF" w:rsidR="00010CA1" w:rsidRPr="009F1B7D" w:rsidDel="001D500F" w:rsidRDefault="00010CA1" w:rsidP="00011096">
            <w:pPr>
              <w:pStyle w:val="XML1"/>
              <w:rPr>
                <w:del w:id="9465" w:author="Thomas Dietz" w:date="2012-08-13T14:22:00Z"/>
              </w:rPr>
            </w:pPr>
            <w:del w:id="9466" w:author="Thomas Dietz" w:date="2012-08-13T14:22:00Z">
              <w:r w:rsidRPr="009F1B7D" w:rsidDel="001D500F">
                <w:delText>grouping openflow-port-resource-grouping {</w:delText>
              </w:r>
            </w:del>
          </w:p>
          <w:p w14:paraId="0581296B" w14:textId="06A8A030" w:rsidR="00010CA1" w:rsidRPr="009F1B7D" w:rsidDel="001D500F" w:rsidRDefault="00010CA1" w:rsidP="00011096">
            <w:pPr>
              <w:pStyle w:val="XML2"/>
              <w:rPr>
                <w:del w:id="9467" w:author="Thomas Dietz" w:date="2012-08-13T14:22:00Z"/>
              </w:rPr>
            </w:pPr>
            <w:del w:id="9468" w:author="Thomas Dietz" w:date="2012-08-13T14:22:00Z">
              <w:r w:rsidRPr="009F1B7D" w:rsidDel="001D500F">
                <w:delText>description "This grouping specifies all properties of a port resource.";</w:delText>
              </w:r>
            </w:del>
          </w:p>
          <w:p w14:paraId="471EAADD" w14:textId="0E15F542" w:rsidR="00010CA1" w:rsidRPr="009F1B7D" w:rsidDel="001D500F" w:rsidRDefault="00010CA1" w:rsidP="00011096">
            <w:pPr>
              <w:pStyle w:val="XML2"/>
              <w:rPr>
                <w:del w:id="9469" w:author="Thomas Dietz" w:date="2012-08-13T14:22:00Z"/>
              </w:rPr>
            </w:pPr>
            <w:del w:id="9470" w:author="Thomas Dietz" w:date="2012-08-13T14:22:00Z">
              <w:r w:rsidRPr="009F1B7D" w:rsidDel="001D500F">
                <w:delText>leaf resource-id {</w:delText>
              </w:r>
            </w:del>
          </w:p>
          <w:p w14:paraId="7E8DB493" w14:textId="7B6E91B5" w:rsidR="00010CA1" w:rsidRPr="009F1B7D" w:rsidDel="001D500F" w:rsidRDefault="00010CA1" w:rsidP="00011096">
            <w:pPr>
              <w:pStyle w:val="XML3"/>
              <w:rPr>
                <w:del w:id="9471" w:author="Thomas Dietz" w:date="2012-08-13T14:22:00Z"/>
              </w:rPr>
            </w:pPr>
            <w:del w:id="9472" w:author="Thomas Dietz" w:date="2012-08-13T14:22:00Z">
              <w:r w:rsidRPr="009F1B7D" w:rsidDel="001D500F">
                <w:delText>type inet:uri;</w:delText>
              </w:r>
            </w:del>
          </w:p>
          <w:p w14:paraId="1D5578DF" w14:textId="2402A9CB" w:rsidR="00010CA1" w:rsidRPr="009F1B7D" w:rsidDel="001D500F" w:rsidRDefault="00010CA1" w:rsidP="00011096">
            <w:pPr>
              <w:pStyle w:val="XML3"/>
              <w:rPr>
                <w:del w:id="9473" w:author="Thomas Dietz" w:date="2012-08-13T14:22:00Z"/>
              </w:rPr>
            </w:pPr>
            <w:del w:id="9474" w:author="Thomas Dietz" w:date="2012-08-13T14:22:00Z">
              <w:r w:rsidRPr="009F1B7D" w:rsidDel="001D500F">
                <w:delText>description "A unique but locally arbitrary identifier that identifies a port and is persistent across reboots of the system.";</w:delText>
              </w:r>
            </w:del>
          </w:p>
          <w:p w14:paraId="730AB416" w14:textId="1538A39F" w:rsidR="00010CA1" w:rsidRPr="009F1B7D" w:rsidDel="001D500F" w:rsidRDefault="00010CA1" w:rsidP="00011096">
            <w:pPr>
              <w:pStyle w:val="XML2"/>
              <w:rPr>
                <w:del w:id="9475" w:author="Thomas Dietz" w:date="2012-08-13T14:22:00Z"/>
              </w:rPr>
            </w:pPr>
            <w:del w:id="9476" w:author="Thomas Dietz" w:date="2012-08-13T14:22:00Z">
              <w:r w:rsidRPr="009F1B7D" w:rsidDel="001D500F">
                <w:delText>}</w:delText>
              </w:r>
            </w:del>
          </w:p>
          <w:p w14:paraId="7CABAF38" w14:textId="38E9BA31" w:rsidR="00010CA1" w:rsidRPr="009F1B7D" w:rsidDel="001D500F" w:rsidRDefault="00010CA1" w:rsidP="00011096">
            <w:pPr>
              <w:pStyle w:val="XML2"/>
              <w:rPr>
                <w:del w:id="9477" w:author="Thomas Dietz" w:date="2012-08-13T14:22:00Z"/>
              </w:rPr>
            </w:pPr>
            <w:del w:id="9478" w:author="Thomas Dietz" w:date="2012-08-13T14:22:00Z">
              <w:r w:rsidRPr="009F1B7D" w:rsidDel="001D500F">
                <w:delText>leaf number {</w:delText>
              </w:r>
            </w:del>
          </w:p>
          <w:p w14:paraId="616DE1AA" w14:textId="7998C2D0" w:rsidR="00010CA1" w:rsidRPr="009F1B7D" w:rsidDel="001D500F" w:rsidRDefault="00010CA1" w:rsidP="00011096">
            <w:pPr>
              <w:pStyle w:val="XML3"/>
              <w:rPr>
                <w:del w:id="9479" w:author="Thomas Dietz" w:date="2012-08-13T14:22:00Z"/>
              </w:rPr>
            </w:pPr>
            <w:del w:id="9480" w:author="Thomas Dietz" w:date="2012-08-13T14:22:00Z">
              <w:r w:rsidRPr="009F1B7D" w:rsidDel="001D500F">
                <w:delText>type uint64;</w:delText>
              </w:r>
            </w:del>
          </w:p>
          <w:p w14:paraId="4F772D5E" w14:textId="74769DAB" w:rsidR="00010CA1" w:rsidRPr="009F1B7D" w:rsidDel="001D500F" w:rsidRDefault="00010CA1" w:rsidP="00011096">
            <w:pPr>
              <w:pStyle w:val="XML3"/>
              <w:rPr>
                <w:del w:id="9481" w:author="Thomas Dietz" w:date="2012-08-13T14:22:00Z"/>
              </w:rPr>
            </w:pPr>
            <w:del w:id="9482" w:author="Thomas Dietz" w:date="2012-08-13T14:22:00Z">
              <w:r w:rsidRPr="009F1B7D" w:rsidDel="001D500F">
                <w:delText>config false;</w:delText>
              </w:r>
            </w:del>
          </w:p>
          <w:p w14:paraId="2A145D98" w14:textId="058BAFEC" w:rsidR="00010CA1" w:rsidRPr="009F1B7D" w:rsidDel="001D500F" w:rsidRDefault="00010CA1" w:rsidP="00011096">
            <w:pPr>
              <w:pStyle w:val="XML3"/>
              <w:rPr>
                <w:del w:id="9483" w:author="Thomas Dietz" w:date="2012-08-13T14:22:00Z"/>
              </w:rPr>
            </w:pPr>
            <w:del w:id="9484" w:author="Thomas Dietz" w:date="2012-08-13T14:22:00Z">
              <w:r w:rsidRPr="009F1B7D" w:rsidDel="001D500F">
                <w:delText>mandatory true;</w:delText>
              </w:r>
            </w:del>
          </w:p>
          <w:p w14:paraId="6A576004" w14:textId="5AE89B84" w:rsidR="00010CA1" w:rsidRPr="009F1B7D" w:rsidDel="001D500F" w:rsidRDefault="00010CA1" w:rsidP="00011096">
            <w:pPr>
              <w:pStyle w:val="XML3"/>
              <w:rPr>
                <w:del w:id="9485" w:author="Thomas Dietz" w:date="2012-08-13T14:22:00Z"/>
              </w:rPr>
            </w:pPr>
            <w:del w:id="9486" w:author="Thomas Dietz" w:date="2012-08-13T14:22:00Z">
              <w:r w:rsidRPr="009F1B7D" w:rsidDel="001D500F">
                <w:delText>description "An unique but locally arbitrary number that identifies a port and is persistent across reboots of the system.";</w:delText>
              </w:r>
            </w:del>
          </w:p>
          <w:p w14:paraId="350B6474" w14:textId="28A30C4B" w:rsidR="00010CA1" w:rsidRPr="009F1B7D" w:rsidDel="001D500F" w:rsidRDefault="00010CA1" w:rsidP="00011096">
            <w:pPr>
              <w:pStyle w:val="XML2"/>
              <w:rPr>
                <w:del w:id="9487" w:author="Thomas Dietz" w:date="2012-08-13T14:22:00Z"/>
              </w:rPr>
            </w:pPr>
            <w:del w:id="9488" w:author="Thomas Dietz" w:date="2012-08-13T14:22:00Z">
              <w:r w:rsidRPr="009F1B7D" w:rsidDel="001D500F">
                <w:delText>}</w:delText>
              </w:r>
            </w:del>
          </w:p>
          <w:p w14:paraId="1119784E" w14:textId="3EF04922" w:rsidR="00010CA1" w:rsidRPr="009F1B7D" w:rsidDel="001D500F" w:rsidRDefault="00010CA1" w:rsidP="00011096">
            <w:pPr>
              <w:pStyle w:val="XML2"/>
              <w:rPr>
                <w:del w:id="9489" w:author="Thomas Dietz" w:date="2012-08-13T14:22:00Z"/>
              </w:rPr>
            </w:pPr>
            <w:del w:id="9490" w:author="Thomas Dietz" w:date="2012-08-13T14:22:00Z">
              <w:r w:rsidRPr="009F1B7D" w:rsidDel="001D500F">
                <w:delText>leaf name {</w:delText>
              </w:r>
            </w:del>
          </w:p>
          <w:p w14:paraId="19290ABA" w14:textId="233281FB" w:rsidR="00010CA1" w:rsidRPr="009F1B7D" w:rsidDel="001D500F" w:rsidRDefault="00010CA1" w:rsidP="00011096">
            <w:pPr>
              <w:pStyle w:val="XML4"/>
              <w:rPr>
                <w:del w:id="9491" w:author="Thomas Dietz" w:date="2012-08-13T14:22:00Z"/>
              </w:rPr>
            </w:pPr>
            <w:del w:id="9492" w:author="Thomas Dietz" w:date="2012-08-13T14:22:00Z">
              <w:r w:rsidRPr="009F1B7D" w:rsidDel="001D500F">
                <w:delText>type string {</w:delText>
              </w:r>
            </w:del>
          </w:p>
          <w:p w14:paraId="568D327F" w14:textId="63B151D9" w:rsidR="00010CA1" w:rsidRPr="009F1B7D" w:rsidDel="001D500F" w:rsidRDefault="00010CA1" w:rsidP="00011096">
            <w:pPr>
              <w:pStyle w:val="XML5"/>
              <w:rPr>
                <w:del w:id="9493" w:author="Thomas Dietz" w:date="2012-08-13T14:22:00Z"/>
              </w:rPr>
            </w:pPr>
            <w:del w:id="9494" w:author="Thomas Dietz" w:date="2012-08-13T14:22:00Z">
              <w:r w:rsidRPr="009F1B7D" w:rsidDel="001D500F">
                <w:delText>length "1..16";</w:delText>
              </w:r>
            </w:del>
          </w:p>
          <w:p w14:paraId="01D7236F" w14:textId="249DDF9B" w:rsidR="00010CA1" w:rsidRPr="009F1B7D" w:rsidDel="001D500F" w:rsidRDefault="00010CA1" w:rsidP="00011096">
            <w:pPr>
              <w:pStyle w:val="XML4"/>
              <w:rPr>
                <w:del w:id="9495" w:author="Thomas Dietz" w:date="2012-08-13T14:22:00Z"/>
              </w:rPr>
            </w:pPr>
            <w:del w:id="9496" w:author="Thomas Dietz" w:date="2012-08-13T14:22:00Z">
              <w:r w:rsidRPr="009F1B7D" w:rsidDel="001D500F">
                <w:delText>}</w:delText>
              </w:r>
            </w:del>
          </w:p>
          <w:p w14:paraId="3576FF04" w14:textId="5797F4C1" w:rsidR="00010CA1" w:rsidRPr="009F1B7D" w:rsidDel="001D500F" w:rsidRDefault="00010CA1" w:rsidP="00011096">
            <w:pPr>
              <w:pStyle w:val="XML4"/>
              <w:rPr>
                <w:del w:id="9497" w:author="Thomas Dietz" w:date="2012-08-13T14:22:00Z"/>
              </w:rPr>
            </w:pPr>
            <w:del w:id="9498" w:author="Thomas Dietz" w:date="2012-08-13T14:22:00Z">
              <w:r w:rsidRPr="009F1B7D" w:rsidDel="001D500F">
                <w:delText>config false;</w:delText>
              </w:r>
            </w:del>
          </w:p>
          <w:p w14:paraId="3121FDF2" w14:textId="7B9579D5" w:rsidR="00010CA1" w:rsidRPr="009F1B7D" w:rsidDel="001D500F" w:rsidRDefault="00010CA1" w:rsidP="00011096">
            <w:pPr>
              <w:pStyle w:val="XML4"/>
              <w:rPr>
                <w:del w:id="9499" w:author="Thomas Dietz" w:date="2012-08-13T14:22:00Z"/>
              </w:rPr>
            </w:pPr>
            <w:del w:id="9500" w:author="Thomas Dietz" w:date="2012-08-13T14:22:00Z">
              <w:r w:rsidRPr="009F1B7D" w:rsidDel="001D500F">
                <w:delText>description "Textual port name to ease identification of the port at the switch.";</w:delText>
              </w:r>
            </w:del>
          </w:p>
          <w:p w14:paraId="0017EDF5" w14:textId="306FEBE6" w:rsidR="00010CA1" w:rsidRPr="009F1B7D" w:rsidDel="001D500F" w:rsidRDefault="00010CA1" w:rsidP="00011096">
            <w:pPr>
              <w:pStyle w:val="XML2"/>
              <w:rPr>
                <w:del w:id="9501" w:author="Thomas Dietz" w:date="2012-08-13T14:22:00Z"/>
              </w:rPr>
            </w:pPr>
            <w:del w:id="9502" w:author="Thomas Dietz" w:date="2012-08-13T14:22:00Z">
              <w:r w:rsidRPr="009F1B7D" w:rsidDel="001D500F">
                <w:delText>}</w:delText>
              </w:r>
            </w:del>
          </w:p>
          <w:p w14:paraId="31107698" w14:textId="50B99246" w:rsidR="00010CA1" w:rsidRPr="009F1B7D" w:rsidDel="001D500F" w:rsidRDefault="00010CA1" w:rsidP="00011096">
            <w:pPr>
              <w:pStyle w:val="XML2"/>
              <w:rPr>
                <w:del w:id="9503" w:author="Thomas Dietz" w:date="2012-08-13T14:22:00Z"/>
              </w:rPr>
            </w:pPr>
            <w:del w:id="9504" w:author="Thomas Dietz" w:date="2012-08-13T14:22:00Z">
              <w:r w:rsidRPr="009F1B7D" w:rsidDel="001D500F">
                <w:delText>leaf current-rate {</w:delText>
              </w:r>
            </w:del>
          </w:p>
          <w:p w14:paraId="5FA26D99" w14:textId="7A2D5859" w:rsidR="00010CA1" w:rsidRPr="009F1B7D" w:rsidDel="001D500F" w:rsidRDefault="00010CA1" w:rsidP="00011096">
            <w:pPr>
              <w:pStyle w:val="XML3"/>
              <w:rPr>
                <w:del w:id="9505" w:author="Thomas Dietz" w:date="2012-08-13T14:22:00Z"/>
              </w:rPr>
            </w:pPr>
            <w:del w:id="9506" w:author="Thomas Dietz" w:date="2012-08-13T14:22:00Z">
              <w:r w:rsidRPr="009F1B7D" w:rsidDel="001D500F">
                <w:delText>when "../features/current/rate='other'" {</w:delText>
              </w:r>
            </w:del>
          </w:p>
          <w:p w14:paraId="75537FE3" w14:textId="6D05A422" w:rsidR="00010CA1" w:rsidRPr="009F1B7D" w:rsidDel="001D500F" w:rsidRDefault="00010CA1" w:rsidP="00011096">
            <w:pPr>
              <w:pStyle w:val="XML4"/>
              <w:rPr>
                <w:del w:id="9507" w:author="Thomas Dietz" w:date="2012-08-13T14:22:00Z"/>
              </w:rPr>
            </w:pPr>
            <w:del w:id="9508" w:author="Thomas Dietz" w:date="2012-08-13T14:22:00Z">
              <w:r w:rsidRPr="009F1B7D" w:rsidDel="001D500F">
                <w:delText>description "This element is only allowed if the element rate of the current features has value 'other'.";</w:delText>
              </w:r>
            </w:del>
          </w:p>
          <w:p w14:paraId="1F5E2A97" w14:textId="0C76A1B1" w:rsidR="00010CA1" w:rsidRPr="009F1B7D" w:rsidDel="001D500F" w:rsidRDefault="00010CA1" w:rsidP="00011096">
            <w:pPr>
              <w:pStyle w:val="XML3"/>
              <w:rPr>
                <w:del w:id="9509" w:author="Thomas Dietz" w:date="2012-08-13T14:22:00Z"/>
              </w:rPr>
            </w:pPr>
            <w:del w:id="9510" w:author="Thomas Dietz" w:date="2012-08-13T14:22:00Z">
              <w:r w:rsidRPr="009F1B7D" w:rsidDel="001D500F">
                <w:delText>}</w:delText>
              </w:r>
            </w:del>
          </w:p>
          <w:p w14:paraId="7A94B7E5" w14:textId="3E25C803" w:rsidR="00010CA1" w:rsidRPr="009F1B7D" w:rsidDel="001D500F" w:rsidRDefault="00010CA1" w:rsidP="00011096">
            <w:pPr>
              <w:pStyle w:val="XML3"/>
              <w:rPr>
                <w:del w:id="9511" w:author="Thomas Dietz" w:date="2012-08-13T14:22:00Z"/>
              </w:rPr>
            </w:pPr>
            <w:del w:id="9512" w:author="Thomas Dietz" w:date="2012-08-13T14:22:00Z">
              <w:r w:rsidRPr="009F1B7D" w:rsidDel="001D500F">
                <w:delText>type uint32;</w:delText>
              </w:r>
            </w:del>
          </w:p>
          <w:p w14:paraId="365FD29D" w14:textId="4A76E438" w:rsidR="00010CA1" w:rsidRPr="009F1B7D" w:rsidDel="001D500F" w:rsidRDefault="00010CA1" w:rsidP="00011096">
            <w:pPr>
              <w:pStyle w:val="XML3"/>
              <w:rPr>
                <w:del w:id="9513" w:author="Thomas Dietz" w:date="2012-08-13T14:22:00Z"/>
              </w:rPr>
            </w:pPr>
            <w:del w:id="9514" w:author="Thomas Dietz" w:date="2012-08-13T14:22:00Z">
              <w:r w:rsidRPr="009F1B7D" w:rsidDel="001D500F">
                <w:delText>units "kbit/s";</w:delText>
              </w:r>
            </w:del>
          </w:p>
          <w:p w14:paraId="151FA5C8" w14:textId="4E1E1CF9" w:rsidR="00010CA1" w:rsidRPr="009F1B7D" w:rsidDel="001D500F" w:rsidRDefault="00010CA1" w:rsidP="00011096">
            <w:pPr>
              <w:pStyle w:val="XML3"/>
              <w:rPr>
                <w:del w:id="9515" w:author="Thomas Dietz" w:date="2012-08-13T14:22:00Z"/>
              </w:rPr>
            </w:pPr>
            <w:del w:id="9516" w:author="Thomas Dietz" w:date="2012-08-13T14:22:00Z">
              <w:r w:rsidRPr="009F1B7D" w:rsidDel="001D500F">
                <w:delText>config false;</w:delText>
              </w:r>
            </w:del>
          </w:p>
          <w:p w14:paraId="7A27ADD6" w14:textId="744A541F" w:rsidR="00010CA1" w:rsidRPr="009F1B7D" w:rsidDel="001D500F" w:rsidRDefault="00010CA1" w:rsidP="00011096">
            <w:pPr>
              <w:pStyle w:val="XML3"/>
              <w:rPr>
                <w:del w:id="9517" w:author="Thomas Dietz" w:date="2012-08-13T14:22:00Z"/>
              </w:rPr>
            </w:pPr>
            <w:del w:id="9518" w:author="Thomas Dietz" w:date="2012-08-13T14:22:00Z">
              <w:r w:rsidRPr="009F1B7D" w:rsidDel="001D500F">
                <w:delText>description "The current rate in kilobit/second if the current rate selector has value 'other'.";</w:delText>
              </w:r>
            </w:del>
          </w:p>
          <w:p w14:paraId="5F44F62F" w14:textId="628A1708" w:rsidR="00010CA1" w:rsidRPr="009F1B7D" w:rsidDel="001D500F" w:rsidRDefault="00010CA1" w:rsidP="00011096">
            <w:pPr>
              <w:pStyle w:val="XML2"/>
              <w:rPr>
                <w:del w:id="9519" w:author="Thomas Dietz" w:date="2012-08-13T14:22:00Z"/>
              </w:rPr>
            </w:pPr>
            <w:del w:id="9520" w:author="Thomas Dietz" w:date="2012-08-13T14:22:00Z">
              <w:r w:rsidRPr="009F1B7D" w:rsidDel="001D500F">
                <w:delText>}</w:delText>
              </w:r>
            </w:del>
          </w:p>
          <w:p w14:paraId="73A54442" w14:textId="66A26BCA" w:rsidR="00010CA1" w:rsidRPr="009F1B7D" w:rsidDel="001D500F" w:rsidRDefault="00010CA1" w:rsidP="00011096">
            <w:pPr>
              <w:pStyle w:val="XML2"/>
              <w:rPr>
                <w:del w:id="9521" w:author="Thomas Dietz" w:date="2012-08-13T14:22:00Z"/>
              </w:rPr>
            </w:pPr>
            <w:del w:id="9522" w:author="Thomas Dietz" w:date="2012-08-13T14:22:00Z">
              <w:r w:rsidRPr="009F1B7D" w:rsidDel="001D500F">
                <w:delText>leaf max-rate {</w:delText>
              </w:r>
            </w:del>
          </w:p>
          <w:p w14:paraId="26389A5B" w14:textId="374B5AEF" w:rsidR="00010CA1" w:rsidRPr="009F1B7D" w:rsidDel="001D500F" w:rsidRDefault="00010CA1" w:rsidP="00011096">
            <w:pPr>
              <w:pStyle w:val="XML3"/>
              <w:rPr>
                <w:del w:id="9523" w:author="Thomas Dietz" w:date="2012-08-13T14:22:00Z"/>
              </w:rPr>
            </w:pPr>
            <w:del w:id="9524" w:author="Thomas Dietz" w:date="2012-08-13T14:22:00Z">
              <w:r w:rsidRPr="009F1B7D" w:rsidDel="001D500F">
                <w:delText>when "../features/current/rate='other'" {</w:delText>
              </w:r>
            </w:del>
          </w:p>
          <w:p w14:paraId="64864AA1" w14:textId="60EC6548" w:rsidR="00010CA1" w:rsidRPr="009F1B7D" w:rsidDel="001D500F" w:rsidRDefault="00010CA1" w:rsidP="00011096">
            <w:pPr>
              <w:pStyle w:val="XML4"/>
              <w:rPr>
                <w:del w:id="9525" w:author="Thomas Dietz" w:date="2012-08-13T14:22:00Z"/>
              </w:rPr>
            </w:pPr>
            <w:del w:id="9526" w:author="Thomas Dietz" w:date="2012-08-13T14:22:00Z">
              <w:r w:rsidRPr="009F1B7D" w:rsidDel="001D500F">
                <w:delText>description "This element is only allowed if the element rate of the current features has value 'other'.";</w:delText>
              </w:r>
            </w:del>
          </w:p>
          <w:p w14:paraId="0EE9FDD3" w14:textId="67F65631" w:rsidR="00010CA1" w:rsidRPr="009F1B7D" w:rsidDel="001D500F" w:rsidRDefault="00010CA1" w:rsidP="00011096">
            <w:pPr>
              <w:pStyle w:val="XML4"/>
              <w:rPr>
                <w:del w:id="9527" w:author="Thomas Dietz" w:date="2012-08-13T14:22:00Z"/>
              </w:rPr>
            </w:pPr>
            <w:del w:id="9528" w:author="Thomas Dietz" w:date="2012-08-13T14:22:00Z">
              <w:r w:rsidRPr="009F1B7D" w:rsidDel="001D500F">
                <w:delText>}</w:delText>
              </w:r>
            </w:del>
          </w:p>
          <w:p w14:paraId="41BB3A61" w14:textId="70558A3D" w:rsidR="00010CA1" w:rsidRPr="009F1B7D" w:rsidDel="001D500F" w:rsidRDefault="00010CA1" w:rsidP="00011096">
            <w:pPr>
              <w:pStyle w:val="XML4"/>
              <w:rPr>
                <w:del w:id="9529" w:author="Thomas Dietz" w:date="2012-08-13T14:22:00Z"/>
              </w:rPr>
            </w:pPr>
            <w:del w:id="9530" w:author="Thomas Dietz" w:date="2012-08-13T14:22:00Z">
              <w:r w:rsidRPr="009F1B7D" w:rsidDel="001D500F">
                <w:delText>type uint32;</w:delText>
              </w:r>
            </w:del>
          </w:p>
          <w:p w14:paraId="46BB73F4" w14:textId="1CA52A57" w:rsidR="00010CA1" w:rsidRPr="009F1B7D" w:rsidDel="001D500F" w:rsidRDefault="00010CA1" w:rsidP="00011096">
            <w:pPr>
              <w:pStyle w:val="XML4"/>
              <w:rPr>
                <w:del w:id="9531" w:author="Thomas Dietz" w:date="2012-08-13T14:22:00Z"/>
              </w:rPr>
            </w:pPr>
            <w:del w:id="9532" w:author="Thomas Dietz" w:date="2012-08-13T14:22:00Z">
              <w:r w:rsidRPr="009F1B7D" w:rsidDel="001D500F">
                <w:lastRenderedPageBreak/>
                <w:delText>units "kbit/s";</w:delText>
              </w:r>
            </w:del>
          </w:p>
          <w:p w14:paraId="205C33E1" w14:textId="07561FE7" w:rsidR="00010CA1" w:rsidRPr="009F1B7D" w:rsidDel="001D500F" w:rsidRDefault="00010CA1" w:rsidP="00011096">
            <w:pPr>
              <w:pStyle w:val="XML4"/>
              <w:rPr>
                <w:del w:id="9533" w:author="Thomas Dietz" w:date="2012-08-13T14:22:00Z"/>
              </w:rPr>
            </w:pPr>
            <w:del w:id="9534" w:author="Thomas Dietz" w:date="2012-08-13T14:22:00Z">
              <w:r w:rsidRPr="009F1B7D" w:rsidDel="001D500F">
                <w:delText>config false;</w:delText>
              </w:r>
            </w:del>
          </w:p>
          <w:p w14:paraId="0C3F0938" w14:textId="0E12A1A9" w:rsidR="00010CA1" w:rsidRPr="009F1B7D" w:rsidDel="001D500F" w:rsidRDefault="00010CA1" w:rsidP="00011096">
            <w:pPr>
              <w:pStyle w:val="XML4"/>
              <w:rPr>
                <w:del w:id="9535" w:author="Thomas Dietz" w:date="2012-08-13T14:22:00Z"/>
              </w:rPr>
            </w:pPr>
            <w:del w:id="9536" w:author="Thomas Dietz" w:date="2012-08-13T14:22:00Z">
              <w:r w:rsidRPr="009F1B7D" w:rsidDel="001D500F">
                <w:delText>description "The maximum rate in kilobit/second if the current rate selector has value 'other'.";</w:delText>
              </w:r>
            </w:del>
          </w:p>
          <w:p w14:paraId="695171F2" w14:textId="7BD08178" w:rsidR="00010CA1" w:rsidRPr="009F1B7D" w:rsidDel="001D500F" w:rsidRDefault="00010CA1" w:rsidP="00011096">
            <w:pPr>
              <w:pStyle w:val="XML2"/>
              <w:rPr>
                <w:del w:id="9537" w:author="Thomas Dietz" w:date="2012-08-13T14:22:00Z"/>
              </w:rPr>
            </w:pPr>
            <w:del w:id="9538" w:author="Thomas Dietz" w:date="2012-08-13T14:22:00Z">
              <w:r w:rsidRPr="009F1B7D" w:rsidDel="001D500F">
                <w:delText>}</w:delText>
              </w:r>
            </w:del>
          </w:p>
          <w:p w14:paraId="748D517D" w14:textId="737B7D76" w:rsidR="00010CA1" w:rsidRPr="009F1B7D" w:rsidDel="001D500F" w:rsidRDefault="00010CA1" w:rsidP="00011096">
            <w:pPr>
              <w:pStyle w:val="XML2"/>
              <w:rPr>
                <w:del w:id="9539" w:author="Thomas Dietz" w:date="2012-08-13T14:22:00Z"/>
              </w:rPr>
            </w:pPr>
            <w:del w:id="9540" w:author="Thomas Dietz" w:date="2012-08-13T14:22:00Z">
              <w:r w:rsidRPr="009F1B7D" w:rsidDel="001D500F">
                <w:delText>container configuration {</w:delText>
              </w:r>
            </w:del>
          </w:p>
          <w:p w14:paraId="6C7C1CEC" w14:textId="63890077" w:rsidR="00010CA1" w:rsidRPr="009F1B7D" w:rsidDel="001D500F" w:rsidRDefault="00010CA1" w:rsidP="00011096">
            <w:pPr>
              <w:pStyle w:val="XML3"/>
              <w:rPr>
                <w:del w:id="9541" w:author="Thomas Dietz" w:date="2012-08-13T14:22:00Z"/>
              </w:rPr>
            </w:pPr>
            <w:del w:id="9542" w:author="Thomas Dietz" w:date="2012-08-13T14:22:00Z">
              <w:r w:rsidRPr="009F1B7D" w:rsidDel="001D500F">
                <w:delText>leaf admin-state {</w:delText>
              </w:r>
            </w:del>
          </w:p>
          <w:p w14:paraId="706E74F4" w14:textId="19E3C4F4" w:rsidR="00010CA1" w:rsidRPr="009F1B7D" w:rsidDel="001D500F" w:rsidRDefault="00010CA1" w:rsidP="00011096">
            <w:pPr>
              <w:pStyle w:val="XML4"/>
              <w:rPr>
                <w:del w:id="9543" w:author="Thomas Dietz" w:date="2012-08-13T14:22:00Z"/>
              </w:rPr>
            </w:pPr>
            <w:del w:id="9544" w:author="Thomas Dietz" w:date="2012-08-13T14:22:00Z">
              <w:r w:rsidRPr="009F1B7D" w:rsidDel="001D500F">
                <w:delText>type up-down-state-type;</w:delText>
              </w:r>
            </w:del>
          </w:p>
          <w:p w14:paraId="5889B225" w14:textId="52077172" w:rsidR="00010CA1" w:rsidRPr="009F1B7D" w:rsidDel="001D500F" w:rsidRDefault="00010CA1" w:rsidP="00011096">
            <w:pPr>
              <w:pStyle w:val="XML4"/>
              <w:rPr>
                <w:del w:id="9545" w:author="Thomas Dietz" w:date="2012-08-13T14:22:00Z"/>
              </w:rPr>
            </w:pPr>
            <w:del w:id="9546" w:author="Thomas Dietz" w:date="2012-08-13T14:22:00Z">
              <w:r w:rsidRPr="009F1B7D" w:rsidDel="001D500F">
                <w:delText>default up;</w:delText>
              </w:r>
            </w:del>
          </w:p>
          <w:p w14:paraId="358418DF" w14:textId="02981416" w:rsidR="00010CA1" w:rsidRPr="009F1B7D" w:rsidDel="001D500F" w:rsidRDefault="00010CA1" w:rsidP="00011096">
            <w:pPr>
              <w:pStyle w:val="XML4"/>
              <w:rPr>
                <w:del w:id="9547" w:author="Thomas Dietz" w:date="2012-08-13T14:22:00Z"/>
              </w:rPr>
            </w:pPr>
            <w:del w:id="9548" w:author="Thomas Dietz" w:date="2012-08-13T14:22:00Z">
              <w:r w:rsidRPr="009F1B7D" w:rsidDel="001D500F">
                <w:delText>description "The administrative state of the port.";</w:delText>
              </w:r>
            </w:del>
          </w:p>
          <w:p w14:paraId="27BAFE47" w14:textId="1F473229" w:rsidR="00010CA1" w:rsidRPr="009F1B7D" w:rsidDel="001D500F" w:rsidRDefault="00010CA1" w:rsidP="00011096">
            <w:pPr>
              <w:pStyle w:val="XML3"/>
              <w:rPr>
                <w:del w:id="9549" w:author="Thomas Dietz" w:date="2012-08-13T14:22:00Z"/>
              </w:rPr>
            </w:pPr>
            <w:del w:id="9550" w:author="Thomas Dietz" w:date="2012-08-13T14:22:00Z">
              <w:r w:rsidRPr="009F1B7D" w:rsidDel="001D500F">
                <w:delText>}</w:delText>
              </w:r>
            </w:del>
          </w:p>
          <w:p w14:paraId="4BB9A669" w14:textId="095C2225" w:rsidR="00010CA1" w:rsidRPr="009F1B7D" w:rsidDel="001D500F" w:rsidRDefault="00010CA1" w:rsidP="00011096">
            <w:pPr>
              <w:pStyle w:val="XML3"/>
              <w:rPr>
                <w:del w:id="9551" w:author="Thomas Dietz" w:date="2012-08-13T14:22:00Z"/>
              </w:rPr>
            </w:pPr>
            <w:del w:id="9552" w:author="Thomas Dietz" w:date="2012-08-13T14:22:00Z">
              <w:r w:rsidRPr="009F1B7D" w:rsidDel="001D500F">
                <w:delText>leaf no-receive {</w:delText>
              </w:r>
            </w:del>
          </w:p>
          <w:p w14:paraId="2C31E1F6" w14:textId="2E96A85B" w:rsidR="00010CA1" w:rsidRPr="009F1B7D" w:rsidDel="001D500F" w:rsidRDefault="00010CA1" w:rsidP="00011096">
            <w:pPr>
              <w:pStyle w:val="XML4"/>
              <w:rPr>
                <w:del w:id="9553" w:author="Thomas Dietz" w:date="2012-08-13T14:22:00Z"/>
              </w:rPr>
            </w:pPr>
            <w:del w:id="9554" w:author="Thomas Dietz" w:date="2012-08-13T14:22:00Z">
              <w:r w:rsidRPr="009F1B7D" w:rsidDel="001D500F">
                <w:delText>type boolean;</w:delText>
              </w:r>
            </w:del>
          </w:p>
          <w:p w14:paraId="10B66FB7" w14:textId="64C56666" w:rsidR="00010CA1" w:rsidRPr="009F1B7D" w:rsidDel="001D500F" w:rsidRDefault="00010CA1" w:rsidP="00011096">
            <w:pPr>
              <w:pStyle w:val="XML4"/>
              <w:rPr>
                <w:del w:id="9555" w:author="Thomas Dietz" w:date="2012-08-13T14:22:00Z"/>
              </w:rPr>
            </w:pPr>
            <w:del w:id="9556" w:author="Thomas Dietz" w:date="2012-08-13T14:22:00Z">
              <w:r w:rsidRPr="009F1B7D" w:rsidDel="001D500F">
                <w:delText>default false;</w:delText>
              </w:r>
            </w:del>
          </w:p>
          <w:p w14:paraId="41E86EAF" w14:textId="03F651DE" w:rsidR="00010CA1" w:rsidRPr="009F1B7D" w:rsidDel="001D500F" w:rsidRDefault="00010CA1" w:rsidP="00011096">
            <w:pPr>
              <w:pStyle w:val="XML4"/>
              <w:rPr>
                <w:del w:id="9557" w:author="Thomas Dietz" w:date="2012-08-13T14:22:00Z"/>
              </w:rPr>
            </w:pPr>
            <w:del w:id="9558" w:author="Thomas Dietz" w:date="2012-08-13T14:22:00Z">
              <w:r w:rsidRPr="009F1B7D" w:rsidDel="001D500F">
                <w:delText>description "Specifies if receiving packets is not enabled on the port.";</w:delText>
              </w:r>
            </w:del>
          </w:p>
          <w:p w14:paraId="0CEB1A0D" w14:textId="311B0191" w:rsidR="00010CA1" w:rsidRPr="009F1B7D" w:rsidDel="001D500F" w:rsidRDefault="00010CA1" w:rsidP="00011096">
            <w:pPr>
              <w:pStyle w:val="XML3"/>
              <w:rPr>
                <w:del w:id="9559" w:author="Thomas Dietz" w:date="2012-08-13T14:22:00Z"/>
              </w:rPr>
            </w:pPr>
            <w:del w:id="9560" w:author="Thomas Dietz" w:date="2012-08-13T14:22:00Z">
              <w:r w:rsidRPr="009F1B7D" w:rsidDel="001D500F">
                <w:delText>}</w:delText>
              </w:r>
            </w:del>
          </w:p>
          <w:p w14:paraId="32531C78" w14:textId="7417F14A" w:rsidR="00010CA1" w:rsidRPr="009F1B7D" w:rsidDel="001D500F" w:rsidRDefault="00010CA1" w:rsidP="00011096">
            <w:pPr>
              <w:pStyle w:val="XML3"/>
              <w:rPr>
                <w:del w:id="9561" w:author="Thomas Dietz" w:date="2012-08-13T14:22:00Z"/>
              </w:rPr>
            </w:pPr>
            <w:del w:id="9562" w:author="Thomas Dietz" w:date="2012-08-13T14:22:00Z">
              <w:r w:rsidRPr="009F1B7D" w:rsidDel="001D500F">
                <w:delText>leaf no-forward {</w:delText>
              </w:r>
            </w:del>
          </w:p>
          <w:p w14:paraId="397806D4" w14:textId="55908703" w:rsidR="00010CA1" w:rsidRPr="009F1B7D" w:rsidDel="001D500F" w:rsidRDefault="00010CA1" w:rsidP="00011096">
            <w:pPr>
              <w:pStyle w:val="XML4"/>
              <w:rPr>
                <w:del w:id="9563" w:author="Thomas Dietz" w:date="2012-08-13T14:22:00Z"/>
              </w:rPr>
            </w:pPr>
            <w:del w:id="9564" w:author="Thomas Dietz" w:date="2012-08-13T14:22:00Z">
              <w:r w:rsidRPr="009F1B7D" w:rsidDel="001D500F">
                <w:delText>type boolean;</w:delText>
              </w:r>
            </w:del>
          </w:p>
          <w:p w14:paraId="4CAAC7AF" w14:textId="249863EB" w:rsidR="00010CA1" w:rsidRPr="009F1B7D" w:rsidDel="001D500F" w:rsidRDefault="00010CA1" w:rsidP="00011096">
            <w:pPr>
              <w:pStyle w:val="XML4"/>
              <w:rPr>
                <w:del w:id="9565" w:author="Thomas Dietz" w:date="2012-08-13T14:22:00Z"/>
              </w:rPr>
            </w:pPr>
            <w:del w:id="9566" w:author="Thomas Dietz" w:date="2012-08-13T14:22:00Z">
              <w:r w:rsidRPr="009F1B7D" w:rsidDel="001D500F">
                <w:delText>default false;</w:delText>
              </w:r>
            </w:del>
          </w:p>
          <w:p w14:paraId="4EBB6827" w14:textId="053E0272" w:rsidR="00010CA1" w:rsidRPr="009F1B7D" w:rsidDel="001D500F" w:rsidRDefault="00010CA1" w:rsidP="00011096">
            <w:pPr>
              <w:pStyle w:val="XML4"/>
              <w:rPr>
                <w:del w:id="9567" w:author="Thomas Dietz" w:date="2012-08-13T14:22:00Z"/>
              </w:rPr>
            </w:pPr>
            <w:del w:id="9568" w:author="Thomas Dietz" w:date="2012-08-13T14:22:00Z">
              <w:r w:rsidRPr="009F1B7D" w:rsidDel="001D500F">
                <w:delText>description "Specifies if forwarding packets is not enabled on that port.";</w:delText>
              </w:r>
            </w:del>
          </w:p>
          <w:p w14:paraId="0697895F" w14:textId="36F07B3F" w:rsidR="00010CA1" w:rsidRPr="009F1B7D" w:rsidDel="001D500F" w:rsidRDefault="00010CA1" w:rsidP="00011096">
            <w:pPr>
              <w:pStyle w:val="XML3"/>
              <w:rPr>
                <w:del w:id="9569" w:author="Thomas Dietz" w:date="2012-08-13T14:22:00Z"/>
              </w:rPr>
            </w:pPr>
            <w:del w:id="9570" w:author="Thomas Dietz" w:date="2012-08-13T14:22:00Z">
              <w:r w:rsidRPr="009F1B7D" w:rsidDel="001D500F">
                <w:delText>}</w:delText>
              </w:r>
            </w:del>
          </w:p>
          <w:p w14:paraId="7E7DB5E2" w14:textId="42B503B1" w:rsidR="00010CA1" w:rsidRPr="009F1B7D" w:rsidDel="001D500F" w:rsidRDefault="00010CA1" w:rsidP="00011096">
            <w:pPr>
              <w:pStyle w:val="XML3"/>
              <w:rPr>
                <w:del w:id="9571" w:author="Thomas Dietz" w:date="2012-08-13T14:22:00Z"/>
              </w:rPr>
            </w:pPr>
            <w:del w:id="9572" w:author="Thomas Dietz" w:date="2012-08-13T14:22:00Z">
              <w:r w:rsidRPr="009F1B7D" w:rsidDel="001D500F">
                <w:delText>leaf no-packet-in {</w:delText>
              </w:r>
            </w:del>
          </w:p>
          <w:p w14:paraId="37B79E08" w14:textId="355B750B" w:rsidR="00010CA1" w:rsidRPr="009F1B7D" w:rsidDel="001D500F" w:rsidRDefault="00010CA1" w:rsidP="00011096">
            <w:pPr>
              <w:pStyle w:val="XML4"/>
              <w:rPr>
                <w:del w:id="9573" w:author="Thomas Dietz" w:date="2012-08-13T14:22:00Z"/>
              </w:rPr>
            </w:pPr>
            <w:del w:id="9574" w:author="Thomas Dietz" w:date="2012-08-13T14:22:00Z">
              <w:r w:rsidRPr="009F1B7D" w:rsidDel="001D500F">
                <w:delText>type boolean;</w:delText>
              </w:r>
            </w:del>
          </w:p>
          <w:p w14:paraId="1A36675C" w14:textId="10A5F560" w:rsidR="00010CA1" w:rsidRPr="009F1B7D" w:rsidDel="001D500F" w:rsidRDefault="00010CA1" w:rsidP="00011096">
            <w:pPr>
              <w:pStyle w:val="XML4"/>
              <w:rPr>
                <w:del w:id="9575" w:author="Thomas Dietz" w:date="2012-08-13T14:22:00Z"/>
              </w:rPr>
            </w:pPr>
            <w:del w:id="9576" w:author="Thomas Dietz" w:date="2012-08-13T14:22:00Z">
              <w:r w:rsidRPr="009F1B7D" w:rsidDel="001D500F">
                <w:delText>default false;</w:delText>
              </w:r>
            </w:del>
          </w:p>
          <w:p w14:paraId="3427EEB8" w14:textId="5C5DE9A0" w:rsidR="00010CA1" w:rsidRPr="009F1B7D" w:rsidDel="001D500F" w:rsidRDefault="00010CA1" w:rsidP="00011096">
            <w:pPr>
              <w:pStyle w:val="XML4"/>
              <w:rPr>
                <w:del w:id="9577" w:author="Thomas Dietz" w:date="2012-08-13T14:22:00Z"/>
              </w:rPr>
            </w:pPr>
            <w:del w:id="9578" w:author="Thomas Dietz" w:date="2012-08-13T14:22:00Z">
              <w:r w:rsidRPr="009F1B7D" w:rsidDel="001D500F">
                <w:delText>description "Specifies if sending packet-in messages for incoming packets is not enabled on that port.";</w:delText>
              </w:r>
            </w:del>
          </w:p>
          <w:p w14:paraId="7AFDC874" w14:textId="19D880C2" w:rsidR="00010CA1" w:rsidRPr="009F1B7D" w:rsidDel="001D500F" w:rsidRDefault="00010CA1" w:rsidP="00011096">
            <w:pPr>
              <w:pStyle w:val="XML3"/>
              <w:rPr>
                <w:del w:id="9579" w:author="Thomas Dietz" w:date="2012-08-13T14:22:00Z"/>
              </w:rPr>
            </w:pPr>
            <w:del w:id="9580" w:author="Thomas Dietz" w:date="2012-08-13T14:22:00Z">
              <w:r w:rsidRPr="009F1B7D" w:rsidDel="001D500F">
                <w:delText>}</w:delText>
              </w:r>
            </w:del>
          </w:p>
          <w:p w14:paraId="75001282" w14:textId="21D05FF4" w:rsidR="00010CA1" w:rsidRPr="009F1B7D" w:rsidDel="001D500F" w:rsidRDefault="00010CA1" w:rsidP="00011096">
            <w:pPr>
              <w:pStyle w:val="XML2"/>
              <w:rPr>
                <w:del w:id="9581" w:author="Thomas Dietz" w:date="2012-08-13T14:22:00Z"/>
              </w:rPr>
            </w:pPr>
            <w:del w:id="9582" w:author="Thomas Dietz" w:date="2012-08-13T14:22:00Z">
              <w:r w:rsidRPr="009F1B7D" w:rsidDel="001D500F">
                <w:delText>}</w:delText>
              </w:r>
            </w:del>
          </w:p>
          <w:p w14:paraId="1ED2F58C" w14:textId="51FDE670" w:rsidR="00010CA1" w:rsidRPr="009F1B7D" w:rsidDel="001D500F" w:rsidRDefault="00010CA1" w:rsidP="00011096">
            <w:pPr>
              <w:pStyle w:val="XML2"/>
              <w:rPr>
                <w:del w:id="9583" w:author="Thomas Dietz" w:date="2012-08-13T14:22:00Z"/>
              </w:rPr>
            </w:pPr>
            <w:del w:id="9584" w:author="Thomas Dietz" w:date="2012-08-13T14:22:00Z">
              <w:r w:rsidRPr="009F1B7D" w:rsidDel="001D500F">
                <w:delText>container state {</w:delText>
              </w:r>
            </w:del>
          </w:p>
          <w:p w14:paraId="1E22BA21" w14:textId="147E2584" w:rsidR="00010CA1" w:rsidRPr="009F1B7D" w:rsidDel="001D500F" w:rsidRDefault="00010CA1" w:rsidP="00011096">
            <w:pPr>
              <w:pStyle w:val="XML3"/>
              <w:rPr>
                <w:del w:id="9585" w:author="Thomas Dietz" w:date="2012-08-13T14:22:00Z"/>
              </w:rPr>
            </w:pPr>
            <w:del w:id="9586" w:author="Thomas Dietz" w:date="2012-08-13T14:22:00Z">
              <w:r w:rsidRPr="009F1B7D" w:rsidDel="001D500F">
                <w:delText>config false;</w:delText>
              </w:r>
            </w:del>
          </w:p>
          <w:p w14:paraId="354B354B" w14:textId="4671EFBA" w:rsidR="00010CA1" w:rsidRPr="009F1B7D" w:rsidDel="001D500F" w:rsidRDefault="00010CA1" w:rsidP="00011096">
            <w:pPr>
              <w:pStyle w:val="XML3"/>
              <w:rPr>
                <w:del w:id="9587" w:author="Thomas Dietz" w:date="2012-08-13T14:22:00Z"/>
              </w:rPr>
            </w:pPr>
            <w:del w:id="9588" w:author="Thomas Dietz" w:date="2012-08-13T14:22:00Z">
              <w:r w:rsidRPr="009F1B7D" w:rsidDel="001D500F">
                <w:delText>leaf oper-state {</w:delText>
              </w:r>
            </w:del>
          </w:p>
          <w:p w14:paraId="214845A8" w14:textId="1C0683F2" w:rsidR="00010CA1" w:rsidRPr="009F1B7D" w:rsidDel="001D500F" w:rsidRDefault="00010CA1" w:rsidP="00011096">
            <w:pPr>
              <w:pStyle w:val="XML4"/>
              <w:rPr>
                <w:del w:id="9589" w:author="Thomas Dietz" w:date="2012-08-13T14:22:00Z"/>
              </w:rPr>
            </w:pPr>
            <w:del w:id="9590" w:author="Thomas Dietz" w:date="2012-08-13T14:22:00Z">
              <w:r w:rsidRPr="009F1B7D" w:rsidDel="001D500F">
                <w:delText>type up-down-state-type;</w:delText>
              </w:r>
            </w:del>
          </w:p>
          <w:p w14:paraId="6CA4F57A" w14:textId="4100986E" w:rsidR="00010CA1" w:rsidRPr="009F1B7D" w:rsidDel="001D500F" w:rsidRDefault="00010CA1" w:rsidP="00011096">
            <w:pPr>
              <w:pStyle w:val="XML4"/>
              <w:rPr>
                <w:del w:id="9591" w:author="Thomas Dietz" w:date="2012-08-13T14:22:00Z"/>
              </w:rPr>
            </w:pPr>
            <w:del w:id="9592" w:author="Thomas Dietz" w:date="2012-08-13T14:22:00Z">
              <w:r w:rsidRPr="009F1B7D" w:rsidDel="001D500F">
                <w:delText>mandatory true;</w:delText>
              </w:r>
            </w:del>
          </w:p>
          <w:p w14:paraId="0F6A330C" w14:textId="4EE492AB" w:rsidR="00010CA1" w:rsidRPr="009F1B7D" w:rsidDel="001D500F" w:rsidRDefault="00010CA1" w:rsidP="00011096">
            <w:pPr>
              <w:pStyle w:val="XML4"/>
              <w:rPr>
                <w:del w:id="9593" w:author="Thomas Dietz" w:date="2012-08-13T14:22:00Z"/>
              </w:rPr>
            </w:pPr>
            <w:del w:id="9594" w:author="Thomas Dietz" w:date="2012-08-13T14:22:00Z">
              <w:r w:rsidRPr="009F1B7D" w:rsidDel="001D500F">
                <w:delText>description "The operational state of the port.";</w:delText>
              </w:r>
            </w:del>
          </w:p>
          <w:p w14:paraId="78351239" w14:textId="31DB9ABD" w:rsidR="00010CA1" w:rsidRPr="009F1B7D" w:rsidDel="001D500F" w:rsidRDefault="00010CA1" w:rsidP="00011096">
            <w:pPr>
              <w:pStyle w:val="XML3"/>
              <w:rPr>
                <w:del w:id="9595" w:author="Thomas Dietz" w:date="2012-08-13T14:22:00Z"/>
              </w:rPr>
            </w:pPr>
            <w:del w:id="9596" w:author="Thomas Dietz" w:date="2012-08-13T14:22:00Z">
              <w:r w:rsidRPr="009F1B7D" w:rsidDel="001D500F">
                <w:delText>}</w:delText>
              </w:r>
            </w:del>
          </w:p>
          <w:p w14:paraId="2708FDC2" w14:textId="50CC1EB9" w:rsidR="00010CA1" w:rsidRPr="009F1B7D" w:rsidDel="001D500F" w:rsidRDefault="00010CA1" w:rsidP="00011096">
            <w:pPr>
              <w:pStyle w:val="XML3"/>
              <w:rPr>
                <w:del w:id="9597" w:author="Thomas Dietz" w:date="2012-08-13T14:22:00Z"/>
              </w:rPr>
            </w:pPr>
            <w:del w:id="9598" w:author="Thomas Dietz" w:date="2012-08-13T14:22:00Z">
              <w:r w:rsidRPr="009F1B7D" w:rsidDel="001D500F">
                <w:delText>leaf blocked {</w:delText>
              </w:r>
            </w:del>
          </w:p>
          <w:p w14:paraId="1EFBC86E" w14:textId="41C385C9" w:rsidR="00010CA1" w:rsidRPr="009F1B7D" w:rsidDel="001D500F" w:rsidRDefault="00010CA1" w:rsidP="00011096">
            <w:pPr>
              <w:pStyle w:val="XML4"/>
              <w:rPr>
                <w:del w:id="9599" w:author="Thomas Dietz" w:date="2012-08-13T14:22:00Z"/>
              </w:rPr>
            </w:pPr>
            <w:del w:id="9600" w:author="Thomas Dietz" w:date="2012-08-13T14:22:00Z">
              <w:r w:rsidRPr="009F1B7D" w:rsidDel="001D500F">
                <w:delText>type boolean;</w:delText>
              </w:r>
            </w:del>
          </w:p>
          <w:p w14:paraId="3C44EC58" w14:textId="04F03D0D" w:rsidR="00010CA1" w:rsidRPr="009F1B7D" w:rsidDel="001D500F" w:rsidRDefault="00010CA1" w:rsidP="00011096">
            <w:pPr>
              <w:pStyle w:val="XML4"/>
              <w:rPr>
                <w:del w:id="9601" w:author="Thomas Dietz" w:date="2012-08-13T14:22:00Z"/>
              </w:rPr>
            </w:pPr>
            <w:del w:id="9602" w:author="Thomas Dietz" w:date="2012-08-13T14:22:00Z">
              <w:r w:rsidRPr="009F1B7D" w:rsidDel="001D500F">
                <w:delText>mandatory true;</w:delText>
              </w:r>
            </w:del>
          </w:p>
          <w:p w14:paraId="3B2BB147" w14:textId="0F62C4B6" w:rsidR="00010CA1" w:rsidRPr="009F1B7D" w:rsidDel="001D500F" w:rsidRDefault="00010CA1" w:rsidP="00011096">
            <w:pPr>
              <w:pStyle w:val="XML4"/>
              <w:rPr>
                <w:del w:id="9603" w:author="Thomas Dietz" w:date="2012-08-13T14:22:00Z"/>
              </w:rPr>
            </w:pPr>
            <w:del w:id="9604" w:author="Thomas Dietz" w:date="2012-08-13T14:22:00Z">
              <w:r w:rsidRPr="009F1B7D" w:rsidDel="001D500F">
                <w:delText>description "tbd";</w:delText>
              </w:r>
            </w:del>
          </w:p>
          <w:p w14:paraId="163CCB4F" w14:textId="5B213B4E" w:rsidR="00010CA1" w:rsidRPr="009F1B7D" w:rsidDel="001D500F" w:rsidRDefault="00010CA1" w:rsidP="00011096">
            <w:pPr>
              <w:pStyle w:val="XML3"/>
              <w:rPr>
                <w:del w:id="9605" w:author="Thomas Dietz" w:date="2012-08-13T14:22:00Z"/>
              </w:rPr>
            </w:pPr>
            <w:del w:id="9606" w:author="Thomas Dietz" w:date="2012-08-13T14:22:00Z">
              <w:r w:rsidRPr="009F1B7D" w:rsidDel="001D500F">
                <w:delText>}</w:delText>
              </w:r>
            </w:del>
          </w:p>
          <w:p w14:paraId="3550595C" w14:textId="24ECFA3A" w:rsidR="00010CA1" w:rsidRPr="009F1B7D" w:rsidDel="001D500F" w:rsidRDefault="00010CA1" w:rsidP="00011096">
            <w:pPr>
              <w:pStyle w:val="XML3"/>
              <w:rPr>
                <w:del w:id="9607" w:author="Thomas Dietz" w:date="2012-08-13T14:22:00Z"/>
              </w:rPr>
            </w:pPr>
            <w:del w:id="9608" w:author="Thomas Dietz" w:date="2012-08-13T14:22:00Z">
              <w:r w:rsidRPr="009F1B7D" w:rsidDel="001D500F">
                <w:delText>leaf live {</w:delText>
              </w:r>
            </w:del>
          </w:p>
          <w:p w14:paraId="6680F915" w14:textId="194734AE" w:rsidR="00010CA1" w:rsidRPr="009F1B7D" w:rsidDel="001D500F" w:rsidRDefault="00010CA1" w:rsidP="00011096">
            <w:pPr>
              <w:pStyle w:val="XML4"/>
              <w:rPr>
                <w:del w:id="9609" w:author="Thomas Dietz" w:date="2012-08-13T14:22:00Z"/>
              </w:rPr>
            </w:pPr>
            <w:del w:id="9610" w:author="Thomas Dietz" w:date="2012-08-13T14:22:00Z">
              <w:r w:rsidRPr="009F1B7D" w:rsidDel="001D500F">
                <w:delText>type boolean;</w:delText>
              </w:r>
            </w:del>
          </w:p>
          <w:p w14:paraId="7CE09296" w14:textId="5BBCA451" w:rsidR="00010CA1" w:rsidRPr="009F1B7D" w:rsidDel="001D500F" w:rsidRDefault="00010CA1" w:rsidP="00011096">
            <w:pPr>
              <w:pStyle w:val="XML4"/>
              <w:rPr>
                <w:del w:id="9611" w:author="Thomas Dietz" w:date="2012-08-13T14:22:00Z"/>
              </w:rPr>
            </w:pPr>
            <w:del w:id="9612" w:author="Thomas Dietz" w:date="2012-08-13T14:22:00Z">
              <w:r w:rsidRPr="009F1B7D" w:rsidDel="001D500F">
                <w:delText>mandatory true;</w:delText>
              </w:r>
            </w:del>
          </w:p>
          <w:p w14:paraId="4E647D47" w14:textId="6EF89E99" w:rsidR="00010CA1" w:rsidRPr="009F1B7D" w:rsidDel="001D500F" w:rsidRDefault="00010CA1" w:rsidP="00011096">
            <w:pPr>
              <w:pStyle w:val="XML4"/>
              <w:rPr>
                <w:del w:id="9613" w:author="Thomas Dietz" w:date="2012-08-13T14:22:00Z"/>
              </w:rPr>
            </w:pPr>
            <w:del w:id="9614" w:author="Thomas Dietz" w:date="2012-08-13T14:22:00Z">
              <w:r w:rsidRPr="009F1B7D" w:rsidDel="001D500F">
                <w:delText>description "tbd";</w:delText>
              </w:r>
            </w:del>
          </w:p>
          <w:p w14:paraId="0026DF25" w14:textId="52E9585B" w:rsidR="00010CA1" w:rsidRPr="009F1B7D" w:rsidDel="001D500F" w:rsidRDefault="00010CA1" w:rsidP="00011096">
            <w:pPr>
              <w:pStyle w:val="XML3"/>
              <w:rPr>
                <w:del w:id="9615" w:author="Thomas Dietz" w:date="2012-08-13T14:22:00Z"/>
              </w:rPr>
            </w:pPr>
            <w:del w:id="9616" w:author="Thomas Dietz" w:date="2012-08-13T14:22:00Z">
              <w:r w:rsidRPr="009F1B7D" w:rsidDel="001D500F">
                <w:delText>}</w:delText>
              </w:r>
            </w:del>
          </w:p>
          <w:p w14:paraId="6E4B3374" w14:textId="5CEF6FCD" w:rsidR="00010CA1" w:rsidRPr="009F1B7D" w:rsidDel="001D500F" w:rsidRDefault="00010CA1" w:rsidP="00011096">
            <w:pPr>
              <w:pStyle w:val="XML2"/>
              <w:rPr>
                <w:del w:id="9617" w:author="Thomas Dietz" w:date="2012-08-13T14:22:00Z"/>
              </w:rPr>
            </w:pPr>
            <w:del w:id="9618" w:author="Thomas Dietz" w:date="2012-08-13T14:22:00Z">
              <w:r w:rsidRPr="009F1B7D" w:rsidDel="001D500F">
                <w:delText>}</w:delText>
              </w:r>
            </w:del>
          </w:p>
          <w:p w14:paraId="5601DF01" w14:textId="68A0F605" w:rsidR="00010CA1" w:rsidRPr="009F1B7D" w:rsidDel="001D500F" w:rsidRDefault="00010CA1" w:rsidP="00011096">
            <w:pPr>
              <w:pStyle w:val="XML2"/>
              <w:rPr>
                <w:del w:id="9619" w:author="Thomas Dietz" w:date="2012-08-13T14:22:00Z"/>
              </w:rPr>
            </w:pPr>
            <w:del w:id="9620" w:author="Thomas Dietz" w:date="2012-08-13T14:22:00Z">
              <w:r w:rsidRPr="009F1B7D" w:rsidDel="001D500F">
                <w:delText>container features {</w:delText>
              </w:r>
            </w:del>
          </w:p>
          <w:p w14:paraId="20D506F3" w14:textId="020B02E6" w:rsidR="00010CA1" w:rsidRPr="009F1B7D" w:rsidDel="001D500F" w:rsidRDefault="00010CA1" w:rsidP="00011096">
            <w:pPr>
              <w:pStyle w:val="XML3"/>
              <w:rPr>
                <w:del w:id="9621" w:author="Thomas Dietz" w:date="2012-08-13T14:22:00Z"/>
              </w:rPr>
            </w:pPr>
            <w:del w:id="9622" w:author="Thomas Dietz" w:date="2012-08-13T14:22:00Z">
              <w:r w:rsidRPr="009F1B7D" w:rsidDel="001D500F">
                <w:delText>container current {</w:delText>
              </w:r>
            </w:del>
          </w:p>
          <w:p w14:paraId="27786D19" w14:textId="7B7AE64D" w:rsidR="00010CA1" w:rsidRPr="009F1B7D" w:rsidDel="001D500F" w:rsidRDefault="00010CA1" w:rsidP="00011096">
            <w:pPr>
              <w:pStyle w:val="XML4"/>
              <w:rPr>
                <w:del w:id="9623" w:author="Thomas Dietz" w:date="2012-08-13T14:22:00Z"/>
              </w:rPr>
            </w:pPr>
            <w:del w:id="9624" w:author="Thomas Dietz" w:date="2012-08-13T14:22:00Z">
              <w:r w:rsidRPr="009F1B7D" w:rsidDel="001D500F">
                <w:delText>uses openflow-port-current-features-grouping;</w:delText>
              </w:r>
            </w:del>
          </w:p>
          <w:p w14:paraId="51FE233C" w14:textId="34E21362" w:rsidR="00010CA1" w:rsidRPr="009F1B7D" w:rsidDel="001D500F" w:rsidRDefault="00010CA1" w:rsidP="00011096">
            <w:pPr>
              <w:pStyle w:val="XML4"/>
              <w:rPr>
                <w:del w:id="9625" w:author="Thomas Dietz" w:date="2012-08-13T14:22:00Z"/>
              </w:rPr>
            </w:pPr>
            <w:del w:id="9626" w:author="Thomas Dietz" w:date="2012-08-13T14:22:00Z">
              <w:r w:rsidRPr="009F1B7D" w:rsidDel="001D500F">
                <w:delText>config false;</w:delText>
              </w:r>
            </w:del>
          </w:p>
          <w:p w14:paraId="1D9A95C2" w14:textId="600E674C" w:rsidR="00010CA1" w:rsidRPr="009F1B7D" w:rsidDel="001D500F" w:rsidRDefault="00010CA1" w:rsidP="00011096">
            <w:pPr>
              <w:pStyle w:val="XML4"/>
              <w:rPr>
                <w:del w:id="9627" w:author="Thomas Dietz" w:date="2012-08-13T14:22:00Z"/>
              </w:rPr>
            </w:pPr>
            <w:del w:id="9628" w:author="Thomas Dietz" w:date="2012-08-13T14:22:00Z">
              <w:r w:rsidRPr="009F1B7D" w:rsidDel="001D500F">
                <w:delText>description "The features (rates, duplex, etc.) of the port that are currently in use.";</w:delText>
              </w:r>
            </w:del>
          </w:p>
          <w:p w14:paraId="4E6FE89A" w14:textId="239DC081" w:rsidR="00010CA1" w:rsidRPr="009F1B7D" w:rsidDel="001D500F" w:rsidRDefault="00010CA1" w:rsidP="00011096">
            <w:pPr>
              <w:pStyle w:val="XML3"/>
              <w:rPr>
                <w:del w:id="9629" w:author="Thomas Dietz" w:date="2012-08-13T14:22:00Z"/>
              </w:rPr>
            </w:pPr>
            <w:del w:id="9630" w:author="Thomas Dietz" w:date="2012-08-13T14:22:00Z">
              <w:r w:rsidRPr="009F1B7D" w:rsidDel="001D500F">
                <w:delText>}</w:delText>
              </w:r>
            </w:del>
          </w:p>
          <w:p w14:paraId="363B2D78" w14:textId="65127D11" w:rsidR="00010CA1" w:rsidRPr="009F1B7D" w:rsidDel="001D500F" w:rsidRDefault="00010CA1" w:rsidP="00011096">
            <w:pPr>
              <w:pStyle w:val="XML3"/>
              <w:rPr>
                <w:del w:id="9631" w:author="Thomas Dietz" w:date="2012-08-13T14:22:00Z"/>
              </w:rPr>
            </w:pPr>
            <w:del w:id="9632" w:author="Thomas Dietz" w:date="2012-08-13T14:22:00Z">
              <w:r w:rsidRPr="009F1B7D" w:rsidDel="001D500F">
                <w:delText>container advertised {</w:delText>
              </w:r>
            </w:del>
          </w:p>
          <w:p w14:paraId="174C200D" w14:textId="1154EEF0" w:rsidR="00010CA1" w:rsidRPr="009F1B7D" w:rsidDel="001D500F" w:rsidRDefault="00010CA1" w:rsidP="00011096">
            <w:pPr>
              <w:pStyle w:val="XML4"/>
              <w:rPr>
                <w:del w:id="9633" w:author="Thomas Dietz" w:date="2012-08-13T14:22:00Z"/>
              </w:rPr>
            </w:pPr>
            <w:del w:id="9634" w:author="Thomas Dietz" w:date="2012-08-13T14:22:00Z">
              <w:r w:rsidRPr="009F1B7D" w:rsidDel="001D500F">
                <w:lastRenderedPageBreak/>
                <w:delText>uses openflow-port-other-features-grouping;</w:delText>
              </w:r>
            </w:del>
          </w:p>
          <w:p w14:paraId="5E7642D3" w14:textId="025F2709" w:rsidR="00010CA1" w:rsidRPr="009F1B7D" w:rsidDel="001D500F" w:rsidRDefault="00010CA1" w:rsidP="00011096">
            <w:pPr>
              <w:pStyle w:val="XML4"/>
              <w:rPr>
                <w:del w:id="9635" w:author="Thomas Dietz" w:date="2012-08-13T14:22:00Z"/>
              </w:rPr>
            </w:pPr>
            <w:del w:id="9636" w:author="Thomas Dietz" w:date="2012-08-13T14:22:00Z">
              <w:r w:rsidRPr="009F1B7D" w:rsidDel="001D500F">
                <w:delText>description "The features (rates, duplex, etc.) of the port that are advertised to the peer port.";</w:delText>
              </w:r>
            </w:del>
          </w:p>
          <w:p w14:paraId="79EE8A04" w14:textId="17694071" w:rsidR="00010CA1" w:rsidRPr="009F1B7D" w:rsidDel="001D500F" w:rsidRDefault="00010CA1" w:rsidP="00011096">
            <w:pPr>
              <w:pStyle w:val="XML4"/>
              <w:rPr>
                <w:del w:id="9637" w:author="Thomas Dietz" w:date="2012-08-13T14:22:00Z"/>
              </w:rPr>
            </w:pPr>
            <w:del w:id="9638" w:author="Thomas Dietz" w:date="2012-08-13T14:22:00Z">
              <w:r w:rsidRPr="009F1B7D" w:rsidDel="001D500F">
                <w:delText>}</w:delText>
              </w:r>
            </w:del>
          </w:p>
          <w:p w14:paraId="4F31B4D6" w14:textId="3BD9DD0F" w:rsidR="00010CA1" w:rsidRPr="009F1B7D" w:rsidDel="001D500F" w:rsidRDefault="00010CA1" w:rsidP="00011096">
            <w:pPr>
              <w:pStyle w:val="XML4"/>
              <w:rPr>
                <w:del w:id="9639" w:author="Thomas Dietz" w:date="2012-08-13T14:22:00Z"/>
              </w:rPr>
            </w:pPr>
            <w:del w:id="9640" w:author="Thomas Dietz" w:date="2012-08-13T14:22:00Z">
              <w:r w:rsidRPr="009F1B7D" w:rsidDel="001D500F">
                <w:delText>container supported {</w:delText>
              </w:r>
            </w:del>
          </w:p>
          <w:p w14:paraId="40F35979" w14:textId="30026729" w:rsidR="00010CA1" w:rsidRPr="009F1B7D" w:rsidDel="001D500F" w:rsidRDefault="00010CA1" w:rsidP="00011096">
            <w:pPr>
              <w:pStyle w:val="XML4"/>
              <w:rPr>
                <w:del w:id="9641" w:author="Thomas Dietz" w:date="2012-08-13T14:22:00Z"/>
              </w:rPr>
            </w:pPr>
            <w:del w:id="9642" w:author="Thomas Dietz" w:date="2012-08-13T14:22:00Z">
              <w:r w:rsidRPr="009F1B7D" w:rsidDel="001D500F">
                <w:delText>uses openflow-port-other-features-grouping;</w:delText>
              </w:r>
            </w:del>
          </w:p>
          <w:p w14:paraId="52BC47BB" w14:textId="673C5A25" w:rsidR="00010CA1" w:rsidRPr="009F1B7D" w:rsidDel="001D500F" w:rsidRDefault="00010CA1" w:rsidP="00011096">
            <w:pPr>
              <w:pStyle w:val="XML4"/>
              <w:rPr>
                <w:del w:id="9643" w:author="Thomas Dietz" w:date="2012-08-13T14:22:00Z"/>
              </w:rPr>
            </w:pPr>
            <w:del w:id="9644" w:author="Thomas Dietz" w:date="2012-08-13T14:22:00Z">
              <w:r w:rsidRPr="009F1B7D" w:rsidDel="001D500F">
                <w:delText>config false;</w:delText>
              </w:r>
            </w:del>
          </w:p>
          <w:p w14:paraId="1C18A36F" w14:textId="74615439" w:rsidR="00010CA1" w:rsidRPr="009F1B7D" w:rsidDel="001D500F" w:rsidRDefault="00010CA1" w:rsidP="00011096">
            <w:pPr>
              <w:pStyle w:val="XML4"/>
              <w:rPr>
                <w:del w:id="9645" w:author="Thomas Dietz" w:date="2012-08-13T14:22:00Z"/>
              </w:rPr>
            </w:pPr>
            <w:del w:id="9646" w:author="Thomas Dietz" w:date="2012-08-13T14:22:00Z">
              <w:r w:rsidRPr="009F1B7D" w:rsidDel="001D500F">
                <w:delText>description "The features (rates, duplex, etc.) of the port that are supported on the port.";</w:delText>
              </w:r>
            </w:del>
          </w:p>
          <w:p w14:paraId="78428C46" w14:textId="54E90218" w:rsidR="00010CA1" w:rsidRPr="009F1B7D" w:rsidDel="001D500F" w:rsidRDefault="00010CA1" w:rsidP="00011096">
            <w:pPr>
              <w:pStyle w:val="XML3"/>
              <w:rPr>
                <w:del w:id="9647" w:author="Thomas Dietz" w:date="2012-08-13T14:22:00Z"/>
              </w:rPr>
            </w:pPr>
            <w:del w:id="9648" w:author="Thomas Dietz" w:date="2012-08-13T14:22:00Z">
              <w:r w:rsidRPr="009F1B7D" w:rsidDel="001D500F">
                <w:delText>}</w:delText>
              </w:r>
            </w:del>
          </w:p>
          <w:p w14:paraId="2C0C470D" w14:textId="0A02486F" w:rsidR="00010CA1" w:rsidRPr="009F1B7D" w:rsidDel="001D500F" w:rsidRDefault="00010CA1" w:rsidP="00011096">
            <w:pPr>
              <w:pStyle w:val="XML3"/>
              <w:rPr>
                <w:del w:id="9649" w:author="Thomas Dietz" w:date="2012-08-13T14:22:00Z"/>
              </w:rPr>
            </w:pPr>
            <w:del w:id="9650" w:author="Thomas Dietz" w:date="2012-08-13T14:22:00Z">
              <w:r w:rsidRPr="009F1B7D" w:rsidDel="001D500F">
                <w:delText>container advertised-peer {</w:delText>
              </w:r>
            </w:del>
          </w:p>
          <w:p w14:paraId="6E0E8DAB" w14:textId="14A18B84" w:rsidR="00010CA1" w:rsidRPr="009F1B7D" w:rsidDel="001D500F" w:rsidRDefault="00010CA1" w:rsidP="00011096">
            <w:pPr>
              <w:pStyle w:val="XML4"/>
              <w:rPr>
                <w:del w:id="9651" w:author="Thomas Dietz" w:date="2012-08-13T14:22:00Z"/>
              </w:rPr>
            </w:pPr>
            <w:del w:id="9652" w:author="Thomas Dietz" w:date="2012-08-13T14:22:00Z">
              <w:r w:rsidRPr="009F1B7D" w:rsidDel="001D500F">
                <w:delText>uses openflow-port-other-features-grouping;</w:delText>
              </w:r>
            </w:del>
          </w:p>
          <w:p w14:paraId="3F5DD20E" w14:textId="1471FB7B" w:rsidR="00010CA1" w:rsidRPr="009F1B7D" w:rsidDel="001D500F" w:rsidRDefault="00010CA1" w:rsidP="00011096">
            <w:pPr>
              <w:pStyle w:val="XML4"/>
              <w:rPr>
                <w:del w:id="9653" w:author="Thomas Dietz" w:date="2012-08-13T14:22:00Z"/>
              </w:rPr>
            </w:pPr>
            <w:del w:id="9654" w:author="Thomas Dietz" w:date="2012-08-13T14:22:00Z">
              <w:r w:rsidRPr="009F1B7D" w:rsidDel="001D500F">
                <w:delText>config false;</w:delText>
              </w:r>
            </w:del>
          </w:p>
          <w:p w14:paraId="0D504386" w14:textId="73C95DD2" w:rsidR="00010CA1" w:rsidRPr="009F1B7D" w:rsidDel="001D500F" w:rsidRDefault="00010CA1" w:rsidP="00011096">
            <w:pPr>
              <w:pStyle w:val="XML4"/>
              <w:rPr>
                <w:del w:id="9655" w:author="Thomas Dietz" w:date="2012-08-13T14:22:00Z"/>
              </w:rPr>
            </w:pPr>
            <w:del w:id="9656" w:author="Thomas Dietz" w:date="2012-08-13T14:22:00Z">
              <w:r w:rsidRPr="009F1B7D" w:rsidDel="001D500F">
                <w:delText>description "The features (rates, duplex, etc.) that are currently advertised by the peer port.";</w:delText>
              </w:r>
            </w:del>
          </w:p>
          <w:p w14:paraId="5B3B1663" w14:textId="06E372AB" w:rsidR="00010CA1" w:rsidRPr="009F1B7D" w:rsidDel="001D500F" w:rsidRDefault="00010CA1" w:rsidP="00011096">
            <w:pPr>
              <w:pStyle w:val="XML3"/>
              <w:rPr>
                <w:del w:id="9657" w:author="Thomas Dietz" w:date="2012-08-13T14:22:00Z"/>
              </w:rPr>
            </w:pPr>
            <w:del w:id="9658" w:author="Thomas Dietz" w:date="2012-08-13T14:22:00Z">
              <w:r w:rsidRPr="009F1B7D" w:rsidDel="001D500F">
                <w:delText>}</w:delText>
              </w:r>
            </w:del>
          </w:p>
          <w:p w14:paraId="04D6C257" w14:textId="076BA76D" w:rsidR="00010CA1" w:rsidDel="001D500F" w:rsidRDefault="00010CA1" w:rsidP="00011096">
            <w:pPr>
              <w:pStyle w:val="XML2"/>
              <w:rPr>
                <w:del w:id="9659" w:author="Thomas Dietz" w:date="2012-08-13T14:22:00Z"/>
              </w:rPr>
            </w:pPr>
            <w:del w:id="9660" w:author="Thomas Dietz" w:date="2012-08-13T14:22:00Z">
              <w:r w:rsidRPr="009F1B7D" w:rsidDel="001D500F">
                <w:delText>}</w:delText>
              </w:r>
            </w:del>
          </w:p>
          <w:p w14:paraId="0F2F9C5B" w14:textId="4802AF5A" w:rsidR="00236990" w:rsidDel="001D500F" w:rsidRDefault="00236990" w:rsidP="00011096">
            <w:pPr>
              <w:pStyle w:val="XML2"/>
              <w:rPr>
                <w:del w:id="9661" w:author="Thomas Dietz" w:date="2012-08-13T14:22:00Z"/>
              </w:rPr>
            </w:pPr>
            <w:del w:id="9662" w:author="Thomas Dietz" w:date="2012-08-13T14:22:00Z">
              <w:r w:rsidDel="001D500F">
                <w:delText>grouping openflow-port-base-tunnel-grouping {</w:delText>
              </w:r>
            </w:del>
          </w:p>
          <w:p w14:paraId="6F2C3DE7" w14:textId="5ACADB32" w:rsidR="00236990" w:rsidDel="001D500F" w:rsidRDefault="00236990" w:rsidP="001442D2">
            <w:pPr>
              <w:pStyle w:val="XML3"/>
              <w:rPr>
                <w:del w:id="9663" w:author="Thomas Dietz" w:date="2012-08-13T14:22:00Z"/>
              </w:rPr>
            </w:pPr>
            <w:del w:id="9664" w:author="Thomas Dietz" w:date="2012-08-13T14:22:00Z">
              <w:r w:rsidDel="001D500F">
                <w:delText xml:space="preserve">description </w:delText>
              </w:r>
              <w:r w:rsidR="00D65422" w:rsidRPr="009F1B7D" w:rsidDel="001D500F">
                <w:delText>"</w:delText>
              </w:r>
              <w:r w:rsidDel="001D500F">
                <w:delText xml:space="preserve">A grouping with information included in every </w:delText>
              </w:r>
            </w:del>
          </w:p>
          <w:p w14:paraId="24631B31" w14:textId="3C702E43" w:rsidR="00236990" w:rsidDel="001D500F" w:rsidRDefault="00236990" w:rsidP="001442D2">
            <w:pPr>
              <w:pStyle w:val="XML9"/>
              <w:rPr>
                <w:del w:id="9665" w:author="Thomas Dietz" w:date="2012-08-13T14:22:00Z"/>
              </w:rPr>
            </w:pPr>
            <w:del w:id="9666" w:author="Thomas Dietz" w:date="2012-08-13T14:22:00Z">
              <w:r w:rsidDel="001D500F">
                <w:delText>supported tunnel type.</w:delText>
              </w:r>
              <w:r w:rsidR="00D65422" w:rsidRPr="009F1B7D" w:rsidDel="001D500F">
                <w:delText xml:space="preserve"> "</w:delText>
              </w:r>
              <w:r w:rsidDel="001D500F">
                <w:delText>;</w:delText>
              </w:r>
            </w:del>
          </w:p>
          <w:p w14:paraId="2BCA1A91" w14:textId="36AB9216" w:rsidR="00236990" w:rsidDel="001D500F" w:rsidRDefault="00236990" w:rsidP="001442D2">
            <w:pPr>
              <w:pStyle w:val="XML3"/>
              <w:rPr>
                <w:del w:id="9667" w:author="Thomas Dietz" w:date="2012-08-13T14:22:00Z"/>
              </w:rPr>
            </w:pPr>
            <w:del w:id="9668" w:author="Thomas Dietz" w:date="2012-08-13T14:22:00Z">
              <w:r w:rsidDel="001D500F">
                <w:delText>choice local-endpoint-address {</w:delText>
              </w:r>
            </w:del>
          </w:p>
          <w:p w14:paraId="0369FA9B" w14:textId="6F103659" w:rsidR="00236990" w:rsidDel="001D500F" w:rsidRDefault="00236990" w:rsidP="001442D2">
            <w:pPr>
              <w:pStyle w:val="XML4"/>
              <w:rPr>
                <w:del w:id="9669" w:author="Thomas Dietz" w:date="2012-08-13T14:22:00Z"/>
              </w:rPr>
            </w:pPr>
            <w:del w:id="9670" w:author="Thomas Dietz" w:date="2012-08-13T14:22:00Z">
              <w:r w:rsidDel="001D500F">
                <w:delText>leaf local-endpoint-ipv4-adress {</w:delText>
              </w:r>
            </w:del>
          </w:p>
          <w:p w14:paraId="13BFBC31" w14:textId="2E5DB446" w:rsidR="00236990" w:rsidDel="001D500F" w:rsidRDefault="00236990" w:rsidP="001442D2">
            <w:pPr>
              <w:pStyle w:val="XML5"/>
              <w:rPr>
                <w:del w:id="9671" w:author="Thomas Dietz" w:date="2012-08-13T14:22:00Z"/>
              </w:rPr>
            </w:pPr>
            <w:del w:id="9672" w:author="Thomas Dietz" w:date="2012-08-13T14:22:00Z">
              <w:r w:rsidDel="001D500F">
                <w:delText xml:space="preserve">type </w:delText>
              </w:r>
              <w:r w:rsidRPr="00156465" w:rsidDel="001D500F">
                <w:delText>inet:ipv4-address</w:delText>
              </w:r>
              <w:r w:rsidDel="001D500F">
                <w:delText>;</w:delText>
              </w:r>
            </w:del>
          </w:p>
          <w:p w14:paraId="3DA359E6" w14:textId="484BB642" w:rsidR="00236990" w:rsidDel="001D500F" w:rsidRDefault="00236990" w:rsidP="001442D2">
            <w:pPr>
              <w:pStyle w:val="XML5"/>
              <w:rPr>
                <w:del w:id="9673" w:author="Thomas Dietz" w:date="2012-08-13T14:22:00Z"/>
              </w:rPr>
            </w:pPr>
            <w:del w:id="9674" w:author="Thomas Dietz" w:date="2012-08-13T14:22:00Z">
              <w:r w:rsidDel="001D500F">
                <w:delText>description "The IPv4 address of the local tunnel endpoint.";</w:delText>
              </w:r>
            </w:del>
          </w:p>
          <w:p w14:paraId="3EBCABF0" w14:textId="1B9BE8DB" w:rsidR="00236990" w:rsidDel="001D500F" w:rsidRDefault="00236990" w:rsidP="001442D2">
            <w:pPr>
              <w:pStyle w:val="XML4"/>
              <w:rPr>
                <w:del w:id="9675" w:author="Thomas Dietz" w:date="2012-08-13T14:22:00Z"/>
              </w:rPr>
            </w:pPr>
            <w:del w:id="9676" w:author="Thomas Dietz" w:date="2012-08-13T14:22:00Z">
              <w:r w:rsidDel="001D500F">
                <w:delText>}</w:delText>
              </w:r>
            </w:del>
          </w:p>
          <w:p w14:paraId="671CF8CB" w14:textId="4740DC18" w:rsidR="00236990" w:rsidDel="001D500F" w:rsidRDefault="00236990" w:rsidP="001442D2">
            <w:pPr>
              <w:pStyle w:val="XML4"/>
              <w:rPr>
                <w:del w:id="9677" w:author="Thomas Dietz" w:date="2012-08-13T14:22:00Z"/>
              </w:rPr>
            </w:pPr>
            <w:del w:id="9678" w:author="Thomas Dietz" w:date="2012-08-13T14:22:00Z">
              <w:r w:rsidDel="001D500F">
                <w:delText>leaf local-endpoint-ipv6-adress {</w:delText>
              </w:r>
            </w:del>
          </w:p>
          <w:p w14:paraId="5D815F15" w14:textId="5BF63D88" w:rsidR="00236990" w:rsidDel="001D500F" w:rsidRDefault="00236990" w:rsidP="001442D2">
            <w:pPr>
              <w:pStyle w:val="XML5"/>
              <w:rPr>
                <w:del w:id="9679" w:author="Thomas Dietz" w:date="2012-08-13T14:22:00Z"/>
              </w:rPr>
            </w:pPr>
            <w:del w:id="9680" w:author="Thomas Dietz" w:date="2012-08-13T14:22:00Z">
              <w:r w:rsidDel="001D500F">
                <w:delText>type inet:ipv6</w:delText>
              </w:r>
              <w:r w:rsidRPr="00156465" w:rsidDel="001D500F">
                <w:delText>-address</w:delText>
              </w:r>
              <w:r w:rsidDel="001D500F">
                <w:delText>;</w:delText>
              </w:r>
            </w:del>
          </w:p>
          <w:p w14:paraId="47299294" w14:textId="10A36B38" w:rsidR="00236990" w:rsidDel="001D500F" w:rsidRDefault="00236990" w:rsidP="001442D2">
            <w:pPr>
              <w:pStyle w:val="XML5"/>
              <w:rPr>
                <w:del w:id="9681" w:author="Thomas Dietz" w:date="2012-08-13T14:22:00Z"/>
              </w:rPr>
            </w:pPr>
            <w:del w:id="9682" w:author="Thomas Dietz" w:date="2012-08-13T14:22:00Z">
              <w:r w:rsidDel="001D500F">
                <w:delText>description "The IPv6 address of the local tunnel endpoint.";</w:delText>
              </w:r>
            </w:del>
          </w:p>
          <w:p w14:paraId="20E90B76" w14:textId="6854EA87" w:rsidR="00236990" w:rsidDel="001D500F" w:rsidRDefault="00236990" w:rsidP="001442D2">
            <w:pPr>
              <w:pStyle w:val="XML4"/>
              <w:rPr>
                <w:del w:id="9683" w:author="Thomas Dietz" w:date="2012-08-13T14:22:00Z"/>
              </w:rPr>
            </w:pPr>
            <w:del w:id="9684" w:author="Thomas Dietz" w:date="2012-08-13T14:22:00Z">
              <w:r w:rsidDel="001D500F">
                <w:delText>}</w:delText>
              </w:r>
            </w:del>
          </w:p>
          <w:p w14:paraId="27698396" w14:textId="1CB63D2C" w:rsidR="00236990" w:rsidDel="001D500F" w:rsidRDefault="00236990" w:rsidP="001442D2">
            <w:pPr>
              <w:pStyle w:val="XML4"/>
              <w:rPr>
                <w:del w:id="9685" w:author="Thomas Dietz" w:date="2012-08-13T14:22:00Z"/>
              </w:rPr>
            </w:pPr>
            <w:del w:id="9686" w:author="Thomas Dietz" w:date="2012-08-13T14:22:00Z">
              <w:r w:rsidDel="001D500F">
                <w:delText>leaf local-endpoint-mac-adress {</w:delText>
              </w:r>
            </w:del>
          </w:p>
          <w:p w14:paraId="15E9E38B" w14:textId="044EDD23" w:rsidR="00236990" w:rsidDel="001D500F" w:rsidRDefault="00236990" w:rsidP="001442D2">
            <w:pPr>
              <w:pStyle w:val="XML5"/>
              <w:rPr>
                <w:del w:id="9687" w:author="Thomas Dietz" w:date="2012-08-13T14:22:00Z"/>
              </w:rPr>
            </w:pPr>
            <w:del w:id="9688" w:author="Thomas Dietz" w:date="2012-08-13T14:22:00Z">
              <w:r w:rsidDel="001D500F">
                <w:delText xml:space="preserve">type </w:delText>
              </w:r>
              <w:r w:rsidR="00D65422" w:rsidDel="001D500F">
                <w:delText>yang</w:delText>
              </w:r>
              <w:r w:rsidRPr="00156465" w:rsidDel="001D500F">
                <w:delText>:</w:delText>
              </w:r>
              <w:r w:rsidDel="001D500F">
                <w:delText>mac</w:delText>
              </w:r>
              <w:r w:rsidRPr="00156465" w:rsidDel="001D500F">
                <w:delText>-address</w:delText>
              </w:r>
              <w:r w:rsidDel="001D500F">
                <w:delText>;</w:delText>
              </w:r>
            </w:del>
          </w:p>
          <w:p w14:paraId="48CAFB00" w14:textId="1A7F629F" w:rsidR="00236990" w:rsidDel="001D500F" w:rsidRDefault="00236990" w:rsidP="001442D2">
            <w:pPr>
              <w:pStyle w:val="XML5"/>
              <w:rPr>
                <w:del w:id="9689" w:author="Thomas Dietz" w:date="2012-08-13T14:22:00Z"/>
              </w:rPr>
            </w:pPr>
            <w:del w:id="9690" w:author="Thomas Dietz" w:date="2012-08-13T14:22:00Z">
              <w:r w:rsidDel="001D500F">
                <w:delText>description "The MAC address of the local tunnel endpoint.";</w:delText>
              </w:r>
            </w:del>
          </w:p>
          <w:p w14:paraId="2E0C0EFC" w14:textId="23F71ADF" w:rsidR="00236990" w:rsidDel="001D500F" w:rsidRDefault="00236990" w:rsidP="001442D2">
            <w:pPr>
              <w:pStyle w:val="XML4"/>
              <w:rPr>
                <w:del w:id="9691" w:author="Thomas Dietz" w:date="2012-08-13T14:22:00Z"/>
              </w:rPr>
            </w:pPr>
            <w:del w:id="9692" w:author="Thomas Dietz" w:date="2012-08-13T14:22:00Z">
              <w:r w:rsidDel="001D500F">
                <w:delText>}</w:delText>
              </w:r>
            </w:del>
          </w:p>
          <w:p w14:paraId="1FA7A72D" w14:textId="59CE9DD3" w:rsidR="00236990" w:rsidRPr="009F1B7D" w:rsidDel="001D500F" w:rsidRDefault="00236990" w:rsidP="001442D2">
            <w:pPr>
              <w:pStyle w:val="XML3"/>
              <w:rPr>
                <w:del w:id="9693" w:author="Thomas Dietz" w:date="2012-08-13T14:22:00Z"/>
              </w:rPr>
            </w:pPr>
            <w:del w:id="9694" w:author="Thomas Dietz" w:date="2012-08-13T14:22:00Z">
              <w:r w:rsidRPr="009F1B7D" w:rsidDel="001D500F">
                <w:delText>}</w:delText>
              </w:r>
            </w:del>
          </w:p>
          <w:p w14:paraId="7DC523B7" w14:textId="6689860F" w:rsidR="00236990" w:rsidDel="001D500F" w:rsidRDefault="00236990" w:rsidP="001442D2">
            <w:pPr>
              <w:pStyle w:val="XML3"/>
              <w:rPr>
                <w:del w:id="9695" w:author="Thomas Dietz" w:date="2012-08-13T14:22:00Z"/>
              </w:rPr>
            </w:pPr>
            <w:del w:id="9696" w:author="Thomas Dietz" w:date="2012-08-13T14:22:00Z">
              <w:r w:rsidDel="001D500F">
                <w:delText>choice remote-endpoint-address {</w:delText>
              </w:r>
            </w:del>
          </w:p>
          <w:p w14:paraId="0EF8106E" w14:textId="44E8E88E" w:rsidR="00236990" w:rsidDel="001D500F" w:rsidRDefault="00236990" w:rsidP="001442D2">
            <w:pPr>
              <w:pStyle w:val="XML4"/>
              <w:rPr>
                <w:del w:id="9697" w:author="Thomas Dietz" w:date="2012-08-13T14:22:00Z"/>
              </w:rPr>
            </w:pPr>
            <w:del w:id="9698" w:author="Thomas Dietz" w:date="2012-08-13T14:22:00Z">
              <w:r w:rsidDel="001D500F">
                <w:delText>leaf remote-endpoint-ipv4-adress {</w:delText>
              </w:r>
            </w:del>
          </w:p>
          <w:p w14:paraId="5D9B03A2" w14:textId="7CC40A12" w:rsidR="00236990" w:rsidDel="001D500F" w:rsidRDefault="00236990" w:rsidP="001442D2">
            <w:pPr>
              <w:pStyle w:val="XML5"/>
              <w:rPr>
                <w:del w:id="9699" w:author="Thomas Dietz" w:date="2012-08-13T14:22:00Z"/>
              </w:rPr>
            </w:pPr>
            <w:del w:id="9700" w:author="Thomas Dietz" w:date="2012-08-13T14:22:00Z">
              <w:r w:rsidDel="001D500F">
                <w:delText xml:space="preserve">type </w:delText>
              </w:r>
              <w:r w:rsidRPr="00156465" w:rsidDel="001D500F">
                <w:delText>inet:ipv4-address</w:delText>
              </w:r>
              <w:r w:rsidDel="001D500F">
                <w:delText>;</w:delText>
              </w:r>
            </w:del>
          </w:p>
          <w:p w14:paraId="1EE7361F" w14:textId="07C34FF3" w:rsidR="00236990" w:rsidDel="001D500F" w:rsidRDefault="00236990" w:rsidP="001442D2">
            <w:pPr>
              <w:pStyle w:val="XML5"/>
              <w:rPr>
                <w:del w:id="9701" w:author="Thomas Dietz" w:date="2012-08-13T14:22:00Z"/>
              </w:rPr>
            </w:pPr>
            <w:del w:id="9702" w:author="Thomas Dietz" w:date="2012-08-13T14:22:00Z">
              <w:r w:rsidDel="001D500F">
                <w:delText>description "The IPv4 address of the remote tunnel endpoint.";</w:delText>
              </w:r>
            </w:del>
          </w:p>
          <w:p w14:paraId="2713F5B1" w14:textId="6ADED70B" w:rsidR="00236990" w:rsidDel="001D500F" w:rsidRDefault="00236990" w:rsidP="001442D2">
            <w:pPr>
              <w:pStyle w:val="XML4"/>
              <w:rPr>
                <w:del w:id="9703" w:author="Thomas Dietz" w:date="2012-08-13T14:22:00Z"/>
              </w:rPr>
            </w:pPr>
            <w:del w:id="9704" w:author="Thomas Dietz" w:date="2012-08-13T14:22:00Z">
              <w:r w:rsidDel="001D500F">
                <w:delText>}</w:delText>
              </w:r>
            </w:del>
          </w:p>
          <w:p w14:paraId="43C54425" w14:textId="01ECC2ED" w:rsidR="00236990" w:rsidDel="001D500F" w:rsidRDefault="00236990" w:rsidP="001442D2">
            <w:pPr>
              <w:pStyle w:val="XML4"/>
              <w:rPr>
                <w:del w:id="9705" w:author="Thomas Dietz" w:date="2012-08-13T14:22:00Z"/>
              </w:rPr>
            </w:pPr>
            <w:del w:id="9706" w:author="Thomas Dietz" w:date="2012-08-13T14:22:00Z">
              <w:r w:rsidDel="001D500F">
                <w:delText>leaf remote-endpoint-ipv6-adress {</w:delText>
              </w:r>
            </w:del>
          </w:p>
          <w:p w14:paraId="01D405CE" w14:textId="43A12530" w:rsidR="00236990" w:rsidDel="001D500F" w:rsidRDefault="00236990" w:rsidP="001442D2">
            <w:pPr>
              <w:pStyle w:val="XML5"/>
              <w:rPr>
                <w:del w:id="9707" w:author="Thomas Dietz" w:date="2012-08-13T14:22:00Z"/>
              </w:rPr>
            </w:pPr>
            <w:del w:id="9708" w:author="Thomas Dietz" w:date="2012-08-13T14:22:00Z">
              <w:r w:rsidDel="001D500F">
                <w:delText>type inet:ipv6</w:delText>
              </w:r>
              <w:r w:rsidRPr="00156465" w:rsidDel="001D500F">
                <w:delText>-address</w:delText>
              </w:r>
              <w:r w:rsidDel="001D500F">
                <w:delText>;</w:delText>
              </w:r>
            </w:del>
          </w:p>
          <w:p w14:paraId="3DEF5274" w14:textId="1870DA9D" w:rsidR="00236990" w:rsidDel="001D500F" w:rsidRDefault="00236990" w:rsidP="001442D2">
            <w:pPr>
              <w:pStyle w:val="XML5"/>
              <w:rPr>
                <w:del w:id="9709" w:author="Thomas Dietz" w:date="2012-08-13T14:22:00Z"/>
              </w:rPr>
            </w:pPr>
            <w:del w:id="9710" w:author="Thomas Dietz" w:date="2012-08-13T14:22:00Z">
              <w:r w:rsidDel="001D500F">
                <w:delText>description "The IPv6 address of the remote tunnel endpoint.";</w:delText>
              </w:r>
            </w:del>
          </w:p>
          <w:p w14:paraId="213B02D6" w14:textId="3C7F77D3" w:rsidR="00236990" w:rsidDel="001D500F" w:rsidRDefault="00236990" w:rsidP="001442D2">
            <w:pPr>
              <w:pStyle w:val="XML4"/>
              <w:rPr>
                <w:del w:id="9711" w:author="Thomas Dietz" w:date="2012-08-13T14:22:00Z"/>
              </w:rPr>
            </w:pPr>
            <w:del w:id="9712" w:author="Thomas Dietz" w:date="2012-08-13T14:22:00Z">
              <w:r w:rsidDel="001D500F">
                <w:delText>}</w:delText>
              </w:r>
            </w:del>
          </w:p>
          <w:p w14:paraId="6FE89C4A" w14:textId="0124BBBD" w:rsidR="00236990" w:rsidDel="001D500F" w:rsidRDefault="00236990" w:rsidP="001442D2">
            <w:pPr>
              <w:pStyle w:val="XML4"/>
              <w:rPr>
                <w:del w:id="9713" w:author="Thomas Dietz" w:date="2012-08-13T14:22:00Z"/>
              </w:rPr>
            </w:pPr>
            <w:del w:id="9714" w:author="Thomas Dietz" w:date="2012-08-13T14:22:00Z">
              <w:r w:rsidDel="001D500F">
                <w:delText>leaf remote-endpoint-mac-adress {</w:delText>
              </w:r>
            </w:del>
          </w:p>
          <w:p w14:paraId="49C0A6D6" w14:textId="1E3B6F91" w:rsidR="00236990" w:rsidDel="001D500F" w:rsidRDefault="00236990" w:rsidP="001442D2">
            <w:pPr>
              <w:pStyle w:val="XML5"/>
              <w:rPr>
                <w:del w:id="9715" w:author="Thomas Dietz" w:date="2012-08-13T14:22:00Z"/>
              </w:rPr>
            </w:pPr>
            <w:del w:id="9716" w:author="Thomas Dietz" w:date="2012-08-13T14:22:00Z">
              <w:r w:rsidDel="001D500F">
                <w:delText xml:space="preserve">type </w:delText>
              </w:r>
              <w:r w:rsidR="00D65422" w:rsidDel="001D500F">
                <w:delText>yang</w:delText>
              </w:r>
              <w:r w:rsidRPr="00156465" w:rsidDel="001D500F">
                <w:delText>:</w:delText>
              </w:r>
              <w:r w:rsidDel="001D500F">
                <w:delText>mac</w:delText>
              </w:r>
              <w:r w:rsidRPr="00156465" w:rsidDel="001D500F">
                <w:delText>-address</w:delText>
              </w:r>
              <w:r w:rsidDel="001D500F">
                <w:delText>;</w:delText>
              </w:r>
            </w:del>
          </w:p>
          <w:p w14:paraId="7ECD4591" w14:textId="6933CDBD" w:rsidR="00236990" w:rsidDel="001D500F" w:rsidRDefault="00236990" w:rsidP="001442D2">
            <w:pPr>
              <w:pStyle w:val="XML5"/>
              <w:rPr>
                <w:del w:id="9717" w:author="Thomas Dietz" w:date="2012-08-13T14:22:00Z"/>
              </w:rPr>
            </w:pPr>
            <w:del w:id="9718" w:author="Thomas Dietz" w:date="2012-08-13T14:22:00Z">
              <w:r w:rsidDel="001D500F">
                <w:delText>description "The MAC address of the remote tunnel endpoint.";</w:delText>
              </w:r>
            </w:del>
          </w:p>
          <w:p w14:paraId="23F2C61C" w14:textId="0368B11E" w:rsidR="00236990" w:rsidDel="001D500F" w:rsidRDefault="00236990" w:rsidP="001442D2">
            <w:pPr>
              <w:pStyle w:val="XML4"/>
              <w:rPr>
                <w:del w:id="9719" w:author="Thomas Dietz" w:date="2012-08-13T14:22:00Z"/>
              </w:rPr>
            </w:pPr>
            <w:del w:id="9720" w:author="Thomas Dietz" w:date="2012-08-13T14:22:00Z">
              <w:r w:rsidDel="001D500F">
                <w:delText>}</w:delText>
              </w:r>
            </w:del>
          </w:p>
          <w:p w14:paraId="33A6F285" w14:textId="04501B6E" w:rsidR="00236990" w:rsidDel="001D500F" w:rsidRDefault="00236990" w:rsidP="001442D2">
            <w:pPr>
              <w:pStyle w:val="XML3"/>
              <w:rPr>
                <w:del w:id="9721" w:author="Thomas Dietz" w:date="2012-08-13T14:22:00Z"/>
              </w:rPr>
            </w:pPr>
            <w:del w:id="9722" w:author="Thomas Dietz" w:date="2012-08-13T14:22:00Z">
              <w:r w:rsidRPr="009F1B7D" w:rsidDel="001D500F">
                <w:delText>}</w:delText>
              </w:r>
            </w:del>
          </w:p>
          <w:p w14:paraId="53742E66" w14:textId="76BC5264" w:rsidR="00236990" w:rsidRPr="009F1B7D" w:rsidDel="001D500F" w:rsidRDefault="00236990" w:rsidP="00011096">
            <w:pPr>
              <w:pStyle w:val="XML2"/>
              <w:rPr>
                <w:del w:id="9723" w:author="Thomas Dietz" w:date="2012-08-13T14:22:00Z"/>
              </w:rPr>
            </w:pPr>
            <w:del w:id="9724" w:author="Thomas Dietz" w:date="2012-08-13T14:22:00Z">
              <w:r w:rsidDel="001D500F">
                <w:delText>}</w:delText>
              </w:r>
            </w:del>
          </w:p>
          <w:p w14:paraId="18F1C397" w14:textId="1684667B" w:rsidR="00DC6090" w:rsidRPr="009F1B7D" w:rsidDel="001D500F" w:rsidRDefault="00DC6090" w:rsidP="00DC6090">
            <w:pPr>
              <w:pStyle w:val="XML2"/>
              <w:rPr>
                <w:del w:id="9725" w:author="Thomas Dietz" w:date="2012-08-13T14:22:00Z"/>
              </w:rPr>
            </w:pPr>
            <w:del w:id="9726" w:author="Thomas Dietz" w:date="2012-08-13T14:22:00Z">
              <w:r w:rsidDel="001D500F">
                <w:delText xml:space="preserve">choice </w:delText>
              </w:r>
              <w:r w:rsidR="00CD1244" w:rsidDel="001D500F">
                <w:delText>tunnel</w:delText>
              </w:r>
              <w:r w:rsidR="00C0393E" w:rsidDel="001D500F">
                <w:delText>-type</w:delText>
              </w:r>
              <w:r w:rsidRPr="009F1B7D" w:rsidDel="001D500F">
                <w:delText xml:space="preserve"> {</w:delText>
              </w:r>
            </w:del>
          </w:p>
          <w:p w14:paraId="0DE9481B" w14:textId="3FA6F4BC" w:rsidR="00DC6090" w:rsidDel="001D500F" w:rsidRDefault="00DC6090" w:rsidP="00DC6090">
            <w:pPr>
              <w:pStyle w:val="XML3"/>
              <w:rPr>
                <w:del w:id="9727" w:author="Thomas Dietz" w:date="2012-08-13T14:22:00Z"/>
              </w:rPr>
            </w:pPr>
            <w:del w:id="9728" w:author="Thomas Dietz" w:date="2012-08-13T14:22:00Z">
              <w:r w:rsidRPr="009F1B7D" w:rsidDel="001D500F">
                <w:delText xml:space="preserve">container </w:delText>
              </w:r>
              <w:r w:rsidR="00CD1244" w:rsidDel="001D500F">
                <w:delText>tunnel</w:delText>
              </w:r>
              <w:r w:rsidRPr="009F1B7D" w:rsidDel="001D500F">
                <w:delText xml:space="preserve"> {</w:delText>
              </w:r>
            </w:del>
          </w:p>
          <w:p w14:paraId="0F77B53E" w14:textId="1CF1BFAD" w:rsidR="00C0393E" w:rsidDel="001D500F" w:rsidRDefault="00236990" w:rsidP="00C0393E">
            <w:pPr>
              <w:pStyle w:val="XML4"/>
              <w:rPr>
                <w:del w:id="9729" w:author="Thomas Dietz" w:date="2012-08-13T14:22:00Z"/>
              </w:rPr>
            </w:pPr>
            <w:del w:id="9730" w:author="Thomas Dietz" w:date="2012-08-13T14:22:00Z">
              <w:r w:rsidDel="001D500F">
                <w:delText xml:space="preserve">description </w:delText>
              </w:r>
              <w:r w:rsidR="00C0393E" w:rsidRPr="009F1B7D" w:rsidDel="001D500F">
                <w:delText>"</w:delText>
              </w:r>
              <w:r w:rsidR="00C0393E" w:rsidDel="001D500F">
                <w:delText>Features of a basic IP-in-GRE tunnel</w:delText>
              </w:r>
              <w:r w:rsidR="00C0393E" w:rsidRPr="009F1B7D" w:rsidDel="001D500F">
                <w:delText>.</w:delText>
              </w:r>
              <w:r w:rsidR="00C0393E" w:rsidDel="001D500F">
                <w:delText xml:space="preserve"> </w:delText>
              </w:r>
            </w:del>
          </w:p>
          <w:p w14:paraId="49B1706C" w14:textId="56493B93" w:rsidR="00236990" w:rsidDel="001D500F" w:rsidRDefault="00C0393E" w:rsidP="001442D2">
            <w:pPr>
              <w:pStyle w:val="XML9"/>
              <w:rPr>
                <w:del w:id="9731" w:author="Thomas Dietz" w:date="2012-08-13T14:22:00Z"/>
              </w:rPr>
            </w:pPr>
            <w:del w:id="9732" w:author="Thomas Dietz" w:date="2012-08-13T14:22:00Z">
              <w:r w:rsidDel="001D500F">
                <w:delText>Tunnels are modeld as logical ports.</w:delText>
              </w:r>
              <w:r w:rsidRPr="009F1B7D" w:rsidDel="001D500F">
                <w:delText>";</w:delText>
              </w:r>
            </w:del>
          </w:p>
          <w:p w14:paraId="6C8FEE67" w14:textId="7A10A25D" w:rsidR="00236990" w:rsidRPr="009F1B7D" w:rsidDel="001D500F" w:rsidRDefault="00236990" w:rsidP="001442D2">
            <w:pPr>
              <w:pStyle w:val="XML4"/>
              <w:rPr>
                <w:del w:id="9733" w:author="Thomas Dietz" w:date="2012-08-13T14:22:00Z"/>
              </w:rPr>
            </w:pPr>
            <w:del w:id="9734" w:author="Thomas Dietz" w:date="2012-08-13T14:22:00Z">
              <w:r w:rsidDel="001D500F">
                <w:delText>uses openflow-port-base-tunnel-grouping;</w:delText>
              </w:r>
            </w:del>
          </w:p>
          <w:p w14:paraId="2A80A350" w14:textId="6B31C33E" w:rsidR="005800BB" w:rsidRPr="009F1B7D" w:rsidDel="001D500F" w:rsidRDefault="005800BB" w:rsidP="001442D2">
            <w:pPr>
              <w:pStyle w:val="XML3"/>
              <w:rPr>
                <w:del w:id="9735" w:author="Thomas Dietz" w:date="2012-08-13T14:22:00Z"/>
              </w:rPr>
            </w:pPr>
            <w:del w:id="9736" w:author="Thomas Dietz" w:date="2012-08-13T14:22:00Z">
              <w:r w:rsidRPr="009F1B7D" w:rsidDel="001D500F">
                <w:delText>}</w:delText>
              </w:r>
            </w:del>
          </w:p>
          <w:p w14:paraId="196FB630" w14:textId="70EFED20" w:rsidR="00CD1244" w:rsidRPr="009F1B7D" w:rsidDel="001D500F" w:rsidRDefault="00CD1244" w:rsidP="00CD1244">
            <w:pPr>
              <w:pStyle w:val="XML3"/>
              <w:rPr>
                <w:del w:id="9737" w:author="Thomas Dietz" w:date="2012-08-13T14:22:00Z"/>
              </w:rPr>
            </w:pPr>
            <w:del w:id="9738" w:author="Thomas Dietz" w:date="2012-08-13T14:22:00Z">
              <w:r w:rsidRPr="009F1B7D" w:rsidDel="001D500F">
                <w:delText xml:space="preserve">container </w:delText>
              </w:r>
              <w:r w:rsidDel="001D500F">
                <w:delText>ipgre-tunnel</w:delText>
              </w:r>
              <w:r w:rsidRPr="009F1B7D" w:rsidDel="001D500F">
                <w:delText xml:space="preserve"> {</w:delText>
              </w:r>
            </w:del>
          </w:p>
          <w:p w14:paraId="2205AE38" w14:textId="31462E88" w:rsidR="00C0393E" w:rsidDel="001D500F" w:rsidRDefault="00C0393E" w:rsidP="00C0393E">
            <w:pPr>
              <w:pStyle w:val="XML4"/>
              <w:rPr>
                <w:del w:id="9739" w:author="Thomas Dietz" w:date="2012-08-13T14:22:00Z"/>
              </w:rPr>
            </w:pPr>
            <w:del w:id="9740" w:author="Thomas Dietz" w:date="2012-08-13T14:22:00Z">
              <w:r w:rsidDel="001D500F">
                <w:lastRenderedPageBreak/>
                <w:delText xml:space="preserve">description </w:delText>
              </w:r>
              <w:r w:rsidRPr="009F1B7D" w:rsidDel="001D500F">
                <w:delText>"</w:delText>
              </w:r>
              <w:r w:rsidDel="001D500F">
                <w:delText xml:space="preserve">Features of a IP-in-GRE tunnel with key, </w:delText>
              </w:r>
            </w:del>
          </w:p>
          <w:p w14:paraId="4EF94C18" w14:textId="59369D4C" w:rsidR="00C0393E" w:rsidDel="001D500F" w:rsidRDefault="00C0393E" w:rsidP="00C0393E">
            <w:pPr>
              <w:pStyle w:val="XML9"/>
              <w:rPr>
                <w:del w:id="9741" w:author="Thomas Dietz" w:date="2012-08-13T14:22:00Z"/>
              </w:rPr>
            </w:pPr>
            <w:del w:id="9742" w:author="Thomas Dietz" w:date="2012-08-13T14:22:00Z">
              <w:r w:rsidDel="001D500F">
                <w:delText>checksum, and sequence number information.</w:delText>
              </w:r>
              <w:r w:rsidRPr="009F1B7D" w:rsidDel="001D500F">
                <w:delText>";</w:delText>
              </w:r>
            </w:del>
          </w:p>
          <w:p w14:paraId="4CE925EF" w14:textId="1F3D5F41" w:rsidR="00C0393E" w:rsidDel="001D500F" w:rsidRDefault="00C0393E" w:rsidP="00C0393E">
            <w:pPr>
              <w:pStyle w:val="XML4"/>
              <w:rPr>
                <w:del w:id="9743" w:author="Thomas Dietz" w:date="2012-08-13T14:22:00Z"/>
              </w:rPr>
            </w:pPr>
            <w:del w:id="9744" w:author="Thomas Dietz" w:date="2012-08-13T14:22:00Z">
              <w:r w:rsidDel="001D500F">
                <w:delText>uses openflow-port-base-tunnel-grouping;</w:delText>
              </w:r>
            </w:del>
          </w:p>
          <w:p w14:paraId="16B72BCA" w14:textId="7DCBADF9" w:rsidR="00C0393E" w:rsidDel="001D500F" w:rsidRDefault="00C0393E" w:rsidP="00C0393E">
            <w:pPr>
              <w:pStyle w:val="XML4"/>
              <w:rPr>
                <w:del w:id="9745" w:author="Thomas Dietz" w:date="2012-08-13T14:22:00Z"/>
              </w:rPr>
            </w:pPr>
            <w:del w:id="9746" w:author="Thomas Dietz" w:date="2012-08-13T14:22:00Z">
              <w:r w:rsidDel="001D500F">
                <w:delText>leaf checksum-present {</w:delText>
              </w:r>
            </w:del>
          </w:p>
          <w:p w14:paraId="0C179CBB" w14:textId="09DE26F7" w:rsidR="00C0393E" w:rsidDel="001D500F" w:rsidRDefault="00C0393E" w:rsidP="001442D2">
            <w:pPr>
              <w:pStyle w:val="XML5"/>
              <w:rPr>
                <w:del w:id="9747" w:author="Thomas Dietz" w:date="2012-08-13T14:22:00Z"/>
              </w:rPr>
            </w:pPr>
            <w:del w:id="9748" w:author="Thomas Dietz" w:date="2012-08-13T14:22:00Z">
              <w:r w:rsidDel="001D500F">
                <w:delText>type boolean;</w:delText>
              </w:r>
            </w:del>
          </w:p>
          <w:p w14:paraId="587D1780" w14:textId="2A898ECC" w:rsidR="00C0393E" w:rsidDel="001D500F" w:rsidRDefault="00C0393E" w:rsidP="001442D2">
            <w:pPr>
              <w:pStyle w:val="XML5"/>
              <w:rPr>
                <w:del w:id="9749" w:author="Thomas Dietz" w:date="2012-08-13T14:22:00Z"/>
              </w:rPr>
            </w:pPr>
            <w:del w:id="9750" w:author="Thomas Dietz" w:date="2012-08-13T14:22:00Z">
              <w:r w:rsidDel="001D500F">
                <w:delText>description "Indicates presence of the GRE checksum.";</w:delText>
              </w:r>
            </w:del>
          </w:p>
          <w:p w14:paraId="416358E6" w14:textId="7A38035E" w:rsidR="008F1B20" w:rsidDel="001D500F" w:rsidRDefault="008F1B20" w:rsidP="008F1B20">
            <w:pPr>
              <w:pStyle w:val="XML5"/>
              <w:rPr>
                <w:del w:id="9751" w:author="Thomas Dietz" w:date="2012-08-13T14:22:00Z"/>
              </w:rPr>
            </w:pPr>
            <w:del w:id="9752" w:author="Thomas Dietz" w:date="2012-08-13T14:22:00Z">
              <w:r w:rsidDel="001D500F">
                <w:delText>default true;</w:delText>
              </w:r>
            </w:del>
          </w:p>
          <w:p w14:paraId="51FB7014" w14:textId="51E6367E" w:rsidR="00C0393E" w:rsidDel="001D500F" w:rsidRDefault="00C0393E" w:rsidP="00C0393E">
            <w:pPr>
              <w:pStyle w:val="XML4"/>
              <w:rPr>
                <w:del w:id="9753" w:author="Thomas Dietz" w:date="2012-08-13T14:22:00Z"/>
              </w:rPr>
            </w:pPr>
            <w:del w:id="9754" w:author="Thomas Dietz" w:date="2012-08-13T14:22:00Z">
              <w:r w:rsidDel="001D500F">
                <w:delText>}</w:delText>
              </w:r>
            </w:del>
          </w:p>
          <w:p w14:paraId="65366241" w14:textId="07C557AB" w:rsidR="00C0393E" w:rsidDel="001D500F" w:rsidRDefault="00C0393E" w:rsidP="00C0393E">
            <w:pPr>
              <w:pStyle w:val="XML4"/>
              <w:rPr>
                <w:del w:id="9755" w:author="Thomas Dietz" w:date="2012-08-13T14:22:00Z"/>
              </w:rPr>
            </w:pPr>
            <w:del w:id="9756" w:author="Thomas Dietz" w:date="2012-08-13T14:22:00Z">
              <w:r w:rsidDel="001D500F">
                <w:delText>leaf key-present {</w:delText>
              </w:r>
            </w:del>
          </w:p>
          <w:p w14:paraId="72644E5F" w14:textId="38C0F112" w:rsidR="00C0393E" w:rsidDel="001D500F" w:rsidRDefault="00C0393E" w:rsidP="00C0393E">
            <w:pPr>
              <w:pStyle w:val="XML5"/>
              <w:rPr>
                <w:del w:id="9757" w:author="Thomas Dietz" w:date="2012-08-13T14:22:00Z"/>
              </w:rPr>
            </w:pPr>
            <w:del w:id="9758" w:author="Thomas Dietz" w:date="2012-08-13T14:22:00Z">
              <w:r w:rsidDel="001D500F">
                <w:delText>type boolean;</w:delText>
              </w:r>
            </w:del>
          </w:p>
          <w:p w14:paraId="0D1F8EE5" w14:textId="5CED10FC" w:rsidR="00C0393E" w:rsidDel="001D500F" w:rsidRDefault="00C0393E" w:rsidP="00C0393E">
            <w:pPr>
              <w:pStyle w:val="XML5"/>
              <w:rPr>
                <w:del w:id="9759" w:author="Thomas Dietz" w:date="2012-08-13T14:22:00Z"/>
              </w:rPr>
            </w:pPr>
            <w:del w:id="9760" w:author="Thomas Dietz" w:date="2012-08-13T14:22:00Z">
              <w:r w:rsidDel="001D500F">
                <w:delText>description "Indicates presence of the GRE key.";</w:delText>
              </w:r>
            </w:del>
          </w:p>
          <w:p w14:paraId="1B564B92" w14:textId="0DB17E66" w:rsidR="008F1B20" w:rsidDel="001D500F" w:rsidRDefault="008F1B20" w:rsidP="008F1B20">
            <w:pPr>
              <w:pStyle w:val="XML5"/>
              <w:rPr>
                <w:del w:id="9761" w:author="Thomas Dietz" w:date="2012-08-13T14:22:00Z"/>
              </w:rPr>
            </w:pPr>
            <w:del w:id="9762" w:author="Thomas Dietz" w:date="2012-08-13T14:22:00Z">
              <w:r w:rsidDel="001D500F">
                <w:delText>default true;</w:delText>
              </w:r>
            </w:del>
          </w:p>
          <w:p w14:paraId="0EB9AEC0" w14:textId="6D4AC347" w:rsidR="00C0393E" w:rsidDel="001D500F" w:rsidRDefault="00C0393E" w:rsidP="00C0393E">
            <w:pPr>
              <w:pStyle w:val="XML4"/>
              <w:rPr>
                <w:del w:id="9763" w:author="Thomas Dietz" w:date="2012-08-13T14:22:00Z"/>
              </w:rPr>
            </w:pPr>
            <w:del w:id="9764" w:author="Thomas Dietz" w:date="2012-08-13T14:22:00Z">
              <w:r w:rsidDel="001D500F">
                <w:delText>}</w:delText>
              </w:r>
            </w:del>
          </w:p>
          <w:p w14:paraId="5E68A2E9" w14:textId="68326BC8" w:rsidR="00C4220E" w:rsidDel="001D500F" w:rsidRDefault="00C4220E" w:rsidP="00C0393E">
            <w:pPr>
              <w:pStyle w:val="XML4"/>
              <w:rPr>
                <w:del w:id="9765" w:author="Thomas Dietz" w:date="2012-08-13T14:22:00Z"/>
              </w:rPr>
            </w:pPr>
            <w:del w:id="9766" w:author="Thomas Dietz" w:date="2012-08-13T14:22:00Z">
              <w:r w:rsidDel="001D500F">
                <w:delText>leaf key {</w:delText>
              </w:r>
            </w:del>
          </w:p>
          <w:p w14:paraId="7317C7CC" w14:textId="715DD48F" w:rsidR="00C4220E" w:rsidDel="001D500F" w:rsidRDefault="00C4220E" w:rsidP="004165BB">
            <w:pPr>
              <w:pStyle w:val="XML5"/>
              <w:rPr>
                <w:del w:id="9767" w:author="Thomas Dietz" w:date="2012-08-13T14:22:00Z"/>
              </w:rPr>
            </w:pPr>
            <w:del w:id="9768" w:author="Thomas Dietz" w:date="2012-08-13T14:22:00Z">
              <w:r w:rsidDel="001D500F">
                <w:delText>type uint32;</w:delText>
              </w:r>
            </w:del>
          </w:p>
          <w:p w14:paraId="76C292FB" w14:textId="06DC89FB" w:rsidR="002F25F4" w:rsidDel="001D500F" w:rsidRDefault="00C4220E" w:rsidP="004165BB">
            <w:pPr>
              <w:pStyle w:val="XML5"/>
              <w:rPr>
                <w:del w:id="9769" w:author="Thomas Dietz" w:date="2012-08-13T14:22:00Z"/>
              </w:rPr>
            </w:pPr>
            <w:del w:id="9770" w:author="Thomas Dietz" w:date="2012-08-13T14:22:00Z">
              <w:r w:rsidDel="001D500F">
                <w:delText>description "The (optional) key of the GRE tunnel."</w:delText>
              </w:r>
              <w:r w:rsidR="002F25F4" w:rsidDel="001D500F">
                <w:delText>;</w:delText>
              </w:r>
            </w:del>
          </w:p>
          <w:p w14:paraId="6F71A9C9" w14:textId="55A60912" w:rsidR="002F25F4" w:rsidDel="001D500F" w:rsidRDefault="002F25F4" w:rsidP="002F25F4">
            <w:pPr>
              <w:pStyle w:val="XML4"/>
              <w:rPr>
                <w:del w:id="9771" w:author="Thomas Dietz" w:date="2012-08-13T14:22:00Z"/>
              </w:rPr>
            </w:pPr>
            <w:del w:id="9772" w:author="Thomas Dietz" w:date="2012-08-13T14:22:00Z">
              <w:r w:rsidDel="001D500F">
                <w:delText>}</w:delText>
              </w:r>
            </w:del>
          </w:p>
          <w:p w14:paraId="0471C123" w14:textId="5DB6DBCB" w:rsidR="00C0393E" w:rsidDel="001D500F" w:rsidRDefault="00C0393E" w:rsidP="00C0393E">
            <w:pPr>
              <w:pStyle w:val="XML4"/>
              <w:rPr>
                <w:del w:id="9773" w:author="Thomas Dietz" w:date="2012-08-13T14:22:00Z"/>
              </w:rPr>
            </w:pPr>
            <w:del w:id="9774" w:author="Thomas Dietz" w:date="2012-08-13T14:22:00Z">
              <w:r w:rsidDel="001D500F">
                <w:delText>leaf sequence-number-present {</w:delText>
              </w:r>
            </w:del>
          </w:p>
          <w:p w14:paraId="1B0B16D6" w14:textId="4B1AD5EF" w:rsidR="00C0393E" w:rsidDel="001D500F" w:rsidRDefault="00C0393E" w:rsidP="00C0393E">
            <w:pPr>
              <w:pStyle w:val="XML5"/>
              <w:rPr>
                <w:del w:id="9775" w:author="Thomas Dietz" w:date="2012-08-13T14:22:00Z"/>
              </w:rPr>
            </w:pPr>
            <w:del w:id="9776" w:author="Thomas Dietz" w:date="2012-08-13T14:22:00Z">
              <w:r w:rsidDel="001D500F">
                <w:delText>type boolean;</w:delText>
              </w:r>
            </w:del>
          </w:p>
          <w:p w14:paraId="1377CF49" w14:textId="5F8E0DD6" w:rsidR="00C0393E" w:rsidDel="001D500F" w:rsidRDefault="00C0393E" w:rsidP="00C0393E">
            <w:pPr>
              <w:pStyle w:val="XML5"/>
              <w:rPr>
                <w:del w:id="9777" w:author="Thomas Dietz" w:date="2012-08-13T14:22:00Z"/>
              </w:rPr>
            </w:pPr>
            <w:del w:id="9778" w:author="Thomas Dietz" w:date="2012-08-13T14:22:00Z">
              <w:r w:rsidDel="001D500F">
                <w:delText>description "Indicates presence of the GRE sequence number.";</w:delText>
              </w:r>
            </w:del>
          </w:p>
          <w:p w14:paraId="3A18BD01" w14:textId="67B5A6AD" w:rsidR="008F1B20" w:rsidDel="001D500F" w:rsidRDefault="008F1B20" w:rsidP="008F1B20">
            <w:pPr>
              <w:pStyle w:val="XML5"/>
              <w:rPr>
                <w:del w:id="9779" w:author="Thomas Dietz" w:date="2012-08-13T14:22:00Z"/>
              </w:rPr>
            </w:pPr>
            <w:del w:id="9780" w:author="Thomas Dietz" w:date="2012-08-13T14:22:00Z">
              <w:r w:rsidDel="001D500F">
                <w:delText>default false;</w:delText>
              </w:r>
            </w:del>
          </w:p>
          <w:p w14:paraId="1E4C3C83" w14:textId="21D35BCE" w:rsidR="00C0393E" w:rsidRPr="009F1B7D" w:rsidDel="001D500F" w:rsidRDefault="008F1B20" w:rsidP="008F1B20">
            <w:pPr>
              <w:pStyle w:val="XML4"/>
              <w:rPr>
                <w:del w:id="9781" w:author="Thomas Dietz" w:date="2012-08-13T14:22:00Z"/>
              </w:rPr>
            </w:pPr>
            <w:del w:id="9782" w:author="Thomas Dietz" w:date="2012-08-13T14:22:00Z">
              <w:r w:rsidDel="001D500F">
                <w:delText>}</w:delText>
              </w:r>
            </w:del>
          </w:p>
          <w:p w14:paraId="21C8FC43" w14:textId="4475A030" w:rsidR="00CD1244" w:rsidRPr="009F1B7D" w:rsidDel="001D500F" w:rsidRDefault="00CD1244" w:rsidP="00CD1244">
            <w:pPr>
              <w:pStyle w:val="XML3"/>
              <w:rPr>
                <w:del w:id="9783" w:author="Thomas Dietz" w:date="2012-08-13T14:22:00Z"/>
              </w:rPr>
            </w:pPr>
            <w:del w:id="9784" w:author="Thomas Dietz" w:date="2012-08-13T14:22:00Z">
              <w:r w:rsidRPr="009F1B7D" w:rsidDel="001D500F">
                <w:delText>}</w:delText>
              </w:r>
            </w:del>
          </w:p>
          <w:p w14:paraId="368264DE" w14:textId="46D7927A" w:rsidR="00CD1244" w:rsidRPr="009F1B7D" w:rsidDel="001D500F" w:rsidRDefault="00CD1244" w:rsidP="00CD1244">
            <w:pPr>
              <w:pStyle w:val="XML3"/>
              <w:rPr>
                <w:del w:id="9785" w:author="Thomas Dietz" w:date="2012-08-13T14:22:00Z"/>
              </w:rPr>
            </w:pPr>
            <w:del w:id="9786" w:author="Thomas Dietz" w:date="2012-08-13T14:22:00Z">
              <w:r w:rsidRPr="009F1B7D" w:rsidDel="001D500F">
                <w:delText xml:space="preserve">container </w:delText>
              </w:r>
              <w:r w:rsidR="007C63E2" w:rsidDel="001D500F">
                <w:delText>vxlan-</w:delText>
              </w:r>
              <w:r w:rsidDel="001D500F">
                <w:delText>tunnel</w:delText>
              </w:r>
              <w:r w:rsidRPr="009F1B7D" w:rsidDel="001D500F">
                <w:delText xml:space="preserve"> {</w:delText>
              </w:r>
            </w:del>
          </w:p>
          <w:p w14:paraId="7EE3E4D7" w14:textId="13E49D9C" w:rsidR="008F1B20" w:rsidDel="001D500F" w:rsidRDefault="008F1B20" w:rsidP="00275180">
            <w:pPr>
              <w:pStyle w:val="XML4"/>
              <w:rPr>
                <w:del w:id="9787" w:author="Thomas Dietz" w:date="2012-08-13T14:22:00Z"/>
              </w:rPr>
            </w:pPr>
            <w:del w:id="9788" w:author="Thomas Dietz" w:date="2012-08-13T14:22:00Z">
              <w:r w:rsidDel="001D500F">
                <w:delText xml:space="preserve">description </w:delText>
              </w:r>
              <w:r w:rsidRPr="009F1B7D" w:rsidDel="001D500F">
                <w:delText>"</w:delText>
              </w:r>
              <w:r w:rsidDel="001D500F">
                <w:delText>Features of a VxLAN tunnel.</w:delText>
              </w:r>
              <w:r w:rsidRPr="009F1B7D" w:rsidDel="001D500F">
                <w:delText>";</w:delText>
              </w:r>
            </w:del>
          </w:p>
          <w:p w14:paraId="07CEF65C" w14:textId="5E039027" w:rsidR="008F1B20" w:rsidDel="001D500F" w:rsidRDefault="008F1B20" w:rsidP="008F1B20">
            <w:pPr>
              <w:pStyle w:val="XML4"/>
              <w:rPr>
                <w:del w:id="9789" w:author="Thomas Dietz" w:date="2012-08-13T14:22:00Z"/>
              </w:rPr>
            </w:pPr>
            <w:del w:id="9790" w:author="Thomas Dietz" w:date="2012-08-13T14:22:00Z">
              <w:r w:rsidDel="001D500F">
                <w:delText>uses openflow-port-base-tunnel-grouping;</w:delText>
              </w:r>
            </w:del>
          </w:p>
          <w:p w14:paraId="29CDCA6A" w14:textId="49BE13C4" w:rsidR="008F1B20" w:rsidDel="001D500F" w:rsidRDefault="008F1B20" w:rsidP="008F1B20">
            <w:pPr>
              <w:pStyle w:val="XML4"/>
              <w:rPr>
                <w:del w:id="9791" w:author="Thomas Dietz" w:date="2012-08-13T14:22:00Z"/>
              </w:rPr>
            </w:pPr>
            <w:del w:id="9792" w:author="Thomas Dietz" w:date="2012-08-13T14:22:00Z">
              <w:r w:rsidDel="001D500F">
                <w:delText>leaf vni-valid {</w:delText>
              </w:r>
            </w:del>
          </w:p>
          <w:p w14:paraId="56DB17AD" w14:textId="1C0919C0" w:rsidR="008F1B20" w:rsidDel="001D500F" w:rsidRDefault="008F1B20" w:rsidP="008F1B20">
            <w:pPr>
              <w:pStyle w:val="XML5"/>
              <w:rPr>
                <w:del w:id="9793" w:author="Thomas Dietz" w:date="2012-08-13T14:22:00Z"/>
              </w:rPr>
            </w:pPr>
            <w:del w:id="9794" w:author="Thomas Dietz" w:date="2012-08-13T14:22:00Z">
              <w:r w:rsidDel="001D500F">
                <w:delText>type boolean;</w:delText>
              </w:r>
            </w:del>
          </w:p>
          <w:p w14:paraId="2E283984" w14:textId="5B6A22C8" w:rsidR="008F1B20" w:rsidDel="001D500F" w:rsidRDefault="008F1B20" w:rsidP="008F1B20">
            <w:pPr>
              <w:pStyle w:val="XML5"/>
              <w:rPr>
                <w:del w:id="9795" w:author="Thomas Dietz" w:date="2012-08-13T14:22:00Z"/>
              </w:rPr>
            </w:pPr>
            <w:del w:id="9796" w:author="Thomas Dietz" w:date="2012-08-13T14:22:00Z">
              <w:r w:rsidDel="001D500F">
                <w:delText>description "</w:delText>
              </w:r>
              <w:r w:rsidR="00DF562A" w:rsidDel="001D500F">
                <w:delText>Indicates how the corresponding flag should be set in packets sent on the tunnel</w:delText>
              </w:r>
              <w:r w:rsidDel="001D500F">
                <w:delText>";</w:delText>
              </w:r>
            </w:del>
          </w:p>
          <w:p w14:paraId="5833457C" w14:textId="11C539B0" w:rsidR="008F1B20" w:rsidDel="001D500F" w:rsidRDefault="008F1B20" w:rsidP="008F1B20">
            <w:pPr>
              <w:pStyle w:val="XML5"/>
              <w:rPr>
                <w:del w:id="9797" w:author="Thomas Dietz" w:date="2012-08-13T14:22:00Z"/>
              </w:rPr>
            </w:pPr>
            <w:del w:id="9798" w:author="Thomas Dietz" w:date="2012-08-13T14:22:00Z">
              <w:r w:rsidDel="001D500F">
                <w:delText>default true;</w:delText>
              </w:r>
            </w:del>
          </w:p>
          <w:p w14:paraId="41FD794B" w14:textId="5642BF0C" w:rsidR="008F1B20" w:rsidDel="001D500F" w:rsidRDefault="008F1B20" w:rsidP="008F1B20">
            <w:pPr>
              <w:pStyle w:val="XML4"/>
              <w:rPr>
                <w:del w:id="9799" w:author="Thomas Dietz" w:date="2012-08-13T14:22:00Z"/>
              </w:rPr>
            </w:pPr>
            <w:del w:id="9800" w:author="Thomas Dietz" w:date="2012-08-13T14:22:00Z">
              <w:r w:rsidDel="001D500F">
                <w:delText>}</w:delText>
              </w:r>
            </w:del>
          </w:p>
          <w:p w14:paraId="73074FFF" w14:textId="59A80C58" w:rsidR="008F1B20" w:rsidDel="001D500F" w:rsidRDefault="008F1B20" w:rsidP="008F1B20">
            <w:pPr>
              <w:pStyle w:val="XML4"/>
              <w:rPr>
                <w:del w:id="9801" w:author="Thomas Dietz" w:date="2012-08-13T14:22:00Z"/>
              </w:rPr>
            </w:pPr>
            <w:del w:id="9802" w:author="Thomas Dietz" w:date="2012-08-13T14:22:00Z">
              <w:r w:rsidDel="001D500F">
                <w:delText>leaf vni {</w:delText>
              </w:r>
            </w:del>
          </w:p>
          <w:p w14:paraId="5C601838" w14:textId="1EEE75C5" w:rsidR="008F1B20" w:rsidDel="001D500F" w:rsidRDefault="008F1B20" w:rsidP="001442D2">
            <w:pPr>
              <w:pStyle w:val="XML5"/>
              <w:rPr>
                <w:del w:id="9803" w:author="Thomas Dietz" w:date="2012-08-13T14:22:00Z"/>
              </w:rPr>
            </w:pPr>
            <w:del w:id="9804" w:author="Thomas Dietz" w:date="2012-08-13T14:22:00Z">
              <w:r w:rsidDel="001D500F">
                <w:delText>type uint32;</w:delText>
              </w:r>
            </w:del>
          </w:p>
          <w:p w14:paraId="7AF371B1" w14:textId="4321A68C" w:rsidR="008F1B20" w:rsidDel="001D500F" w:rsidRDefault="008F1B20" w:rsidP="001442D2">
            <w:pPr>
              <w:pStyle w:val="XML5"/>
              <w:rPr>
                <w:del w:id="9805" w:author="Thomas Dietz" w:date="2012-08-13T14:22:00Z"/>
              </w:rPr>
            </w:pPr>
            <w:del w:id="9806"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Virtual network identifier assigned to all packets sent on the tunnel</w:delText>
              </w:r>
              <w:r w:rsidR="00D65422" w:rsidRPr="009F1B7D" w:rsidDel="001D500F">
                <w:delText>"</w:delText>
              </w:r>
              <w:r w:rsidDel="001D500F">
                <w:delText>;</w:delText>
              </w:r>
            </w:del>
          </w:p>
          <w:p w14:paraId="7A94D5C1" w14:textId="7CFF1402" w:rsidR="008F1B20" w:rsidDel="001D500F" w:rsidRDefault="008F1B20" w:rsidP="008F1B20">
            <w:pPr>
              <w:pStyle w:val="XML4"/>
              <w:rPr>
                <w:del w:id="9807" w:author="Thomas Dietz" w:date="2012-08-13T14:22:00Z"/>
              </w:rPr>
            </w:pPr>
            <w:del w:id="9808" w:author="Thomas Dietz" w:date="2012-08-13T14:22:00Z">
              <w:r w:rsidDel="001D500F">
                <w:delText>}</w:delText>
              </w:r>
            </w:del>
          </w:p>
          <w:p w14:paraId="0CD9D14C" w14:textId="60AF980C" w:rsidR="008F1B20" w:rsidDel="001D500F" w:rsidRDefault="008F1B20" w:rsidP="008F1B20">
            <w:pPr>
              <w:pStyle w:val="XML4"/>
              <w:rPr>
                <w:del w:id="9809" w:author="Thomas Dietz" w:date="2012-08-13T14:22:00Z"/>
              </w:rPr>
            </w:pPr>
            <w:del w:id="9810" w:author="Thomas Dietz" w:date="2012-08-13T14:22:00Z">
              <w:r w:rsidDel="001D500F">
                <w:delText>leaf vni-multicast-group {</w:delText>
              </w:r>
            </w:del>
          </w:p>
          <w:p w14:paraId="1B3F0549" w14:textId="4B68DFD9" w:rsidR="008F1B20" w:rsidDel="001D500F" w:rsidRDefault="008F1B20" w:rsidP="008F1B20">
            <w:pPr>
              <w:pStyle w:val="XML5"/>
              <w:rPr>
                <w:del w:id="9811" w:author="Thomas Dietz" w:date="2012-08-13T14:22:00Z"/>
              </w:rPr>
            </w:pPr>
            <w:del w:id="9812" w:author="Thomas Dietz" w:date="2012-08-13T14:22:00Z">
              <w:r w:rsidDel="001D500F">
                <w:delText>type inet:ip-address;</w:delText>
              </w:r>
            </w:del>
          </w:p>
          <w:p w14:paraId="5BBA8F98" w14:textId="1DF500E6" w:rsidR="008F1B20" w:rsidDel="001D500F" w:rsidRDefault="008F1B20" w:rsidP="008F1B20">
            <w:pPr>
              <w:pStyle w:val="XML5"/>
              <w:rPr>
                <w:del w:id="9813" w:author="Thomas Dietz" w:date="2012-08-13T14:22:00Z"/>
              </w:rPr>
            </w:pPr>
            <w:del w:id="9814"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If IP multicast is used to support broadcast on the tunnel this specifies the corresponding multicast IP address</w:delText>
              </w:r>
              <w:r w:rsidR="00D65422" w:rsidRPr="009F1B7D" w:rsidDel="001D500F">
                <w:delText>"</w:delText>
              </w:r>
              <w:r w:rsidDel="001D500F">
                <w:delText>;</w:delText>
              </w:r>
            </w:del>
          </w:p>
          <w:p w14:paraId="1F239E66" w14:textId="5B304A0D" w:rsidR="008F1B20" w:rsidDel="001D500F" w:rsidRDefault="008F1B20" w:rsidP="008F1B20">
            <w:pPr>
              <w:pStyle w:val="XML4"/>
              <w:rPr>
                <w:del w:id="9815" w:author="Thomas Dietz" w:date="2012-08-13T14:22:00Z"/>
              </w:rPr>
            </w:pPr>
            <w:del w:id="9816" w:author="Thomas Dietz" w:date="2012-08-13T14:22:00Z">
              <w:r w:rsidDel="001D500F">
                <w:delText>}</w:delText>
              </w:r>
            </w:del>
          </w:p>
          <w:p w14:paraId="452984EF" w14:textId="6695AE09" w:rsidR="008F1B20" w:rsidDel="001D500F" w:rsidRDefault="008F1B20" w:rsidP="008F1B20">
            <w:pPr>
              <w:pStyle w:val="XML4"/>
              <w:rPr>
                <w:del w:id="9817" w:author="Thomas Dietz" w:date="2012-08-13T14:22:00Z"/>
              </w:rPr>
            </w:pPr>
            <w:del w:id="9818" w:author="Thomas Dietz" w:date="2012-08-13T14:22:00Z">
              <w:r w:rsidDel="001D500F">
                <w:delText>leaf udp-source-port {</w:delText>
              </w:r>
            </w:del>
          </w:p>
          <w:p w14:paraId="64DD9080" w14:textId="5113F2FE" w:rsidR="008F1B20" w:rsidDel="001D500F" w:rsidRDefault="008F1B20" w:rsidP="008F1B20">
            <w:pPr>
              <w:pStyle w:val="XML5"/>
              <w:rPr>
                <w:del w:id="9819" w:author="Thomas Dietz" w:date="2012-08-13T14:22:00Z"/>
              </w:rPr>
            </w:pPr>
            <w:del w:id="9820" w:author="Thomas Dietz" w:date="2012-08-13T14:22:00Z">
              <w:r w:rsidDel="001D500F">
                <w:delText xml:space="preserve">type </w:delText>
              </w:r>
              <w:r w:rsidR="00D65422" w:rsidDel="001D500F">
                <w:delText>inet:port-number</w:delText>
              </w:r>
              <w:r w:rsidDel="001D500F">
                <w:delText>;</w:delText>
              </w:r>
            </w:del>
          </w:p>
          <w:p w14:paraId="22FD69E0" w14:textId="09DF4A81" w:rsidR="008F1B20" w:rsidDel="001D500F" w:rsidRDefault="008F1B20" w:rsidP="008F1B20">
            <w:pPr>
              <w:pStyle w:val="XML5"/>
              <w:rPr>
                <w:del w:id="9821" w:author="Thomas Dietz" w:date="2012-08-13T14:22:00Z"/>
              </w:rPr>
            </w:pPr>
            <w:del w:id="9822"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 xml:space="preserve">Specifies the outer UDP source port number </w:delText>
              </w:r>
              <w:r w:rsidDel="001D500F">
                <w:delText>.</w:delText>
              </w:r>
              <w:r w:rsidR="00D65422" w:rsidRPr="009F1B7D" w:rsidDel="001D500F">
                <w:delText>"</w:delText>
              </w:r>
              <w:r w:rsidDel="001D500F">
                <w:delText>;</w:delText>
              </w:r>
            </w:del>
          </w:p>
          <w:p w14:paraId="6ED37503" w14:textId="5639DD86" w:rsidR="008F1B20" w:rsidDel="001D500F" w:rsidRDefault="008F1B20" w:rsidP="008F1B20">
            <w:pPr>
              <w:pStyle w:val="XML4"/>
              <w:rPr>
                <w:del w:id="9823" w:author="Thomas Dietz" w:date="2012-08-13T14:22:00Z"/>
              </w:rPr>
            </w:pPr>
            <w:del w:id="9824" w:author="Thomas Dietz" w:date="2012-08-13T14:22:00Z">
              <w:r w:rsidDel="001D500F">
                <w:delText>}</w:delText>
              </w:r>
            </w:del>
          </w:p>
          <w:p w14:paraId="223DE55B" w14:textId="04F45365" w:rsidR="008F1B20" w:rsidDel="001D500F" w:rsidRDefault="008F1B20" w:rsidP="008F1B20">
            <w:pPr>
              <w:pStyle w:val="XML4"/>
              <w:rPr>
                <w:del w:id="9825" w:author="Thomas Dietz" w:date="2012-08-13T14:22:00Z"/>
              </w:rPr>
            </w:pPr>
            <w:del w:id="9826" w:author="Thomas Dietz" w:date="2012-08-13T14:22:00Z">
              <w:r w:rsidDel="001D500F">
                <w:delText>leaf udp-dest-port {</w:delText>
              </w:r>
            </w:del>
          </w:p>
          <w:p w14:paraId="3B94A415" w14:textId="03D5C4A2" w:rsidR="008F1B20" w:rsidDel="001D500F" w:rsidRDefault="008F1B20" w:rsidP="008F1B20">
            <w:pPr>
              <w:pStyle w:val="XML5"/>
              <w:rPr>
                <w:del w:id="9827" w:author="Thomas Dietz" w:date="2012-08-13T14:22:00Z"/>
              </w:rPr>
            </w:pPr>
            <w:del w:id="9828" w:author="Thomas Dietz" w:date="2012-08-13T14:22:00Z">
              <w:r w:rsidDel="001D500F">
                <w:delText xml:space="preserve">type </w:delText>
              </w:r>
              <w:r w:rsidR="00D65422" w:rsidDel="001D500F">
                <w:delText>inet:port-number</w:delText>
              </w:r>
              <w:r w:rsidDel="001D500F">
                <w:delText>;</w:delText>
              </w:r>
            </w:del>
          </w:p>
          <w:p w14:paraId="5067932B" w14:textId="7487A21A" w:rsidR="008F1B20" w:rsidDel="001D500F" w:rsidRDefault="008F1B20" w:rsidP="008F1B20">
            <w:pPr>
              <w:pStyle w:val="XML5"/>
              <w:rPr>
                <w:del w:id="9829" w:author="Thomas Dietz" w:date="2012-08-13T14:22:00Z"/>
              </w:rPr>
            </w:pPr>
            <w:del w:id="9830"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Specifies the outer UDP destination port number, generally the well-known port number for VxLAN</w:delText>
              </w:r>
              <w:r w:rsidR="00D65422" w:rsidRPr="009F1B7D" w:rsidDel="001D500F">
                <w:delText>"</w:delText>
              </w:r>
              <w:r w:rsidDel="001D500F">
                <w:delText>;</w:delText>
              </w:r>
            </w:del>
          </w:p>
          <w:p w14:paraId="3085B4C9" w14:textId="1262C0D9" w:rsidR="008F1B20" w:rsidDel="001D500F" w:rsidRDefault="008F1B20" w:rsidP="008F1B20">
            <w:pPr>
              <w:pStyle w:val="XML4"/>
              <w:rPr>
                <w:del w:id="9831" w:author="Thomas Dietz" w:date="2012-08-13T14:22:00Z"/>
              </w:rPr>
            </w:pPr>
            <w:del w:id="9832" w:author="Thomas Dietz" w:date="2012-08-13T14:22:00Z">
              <w:r w:rsidDel="001D500F">
                <w:delText>}</w:delText>
              </w:r>
            </w:del>
          </w:p>
          <w:p w14:paraId="7B42D6DE" w14:textId="718D12FB" w:rsidR="008F1B20" w:rsidDel="001D500F" w:rsidRDefault="008F1B20" w:rsidP="008F1B20">
            <w:pPr>
              <w:pStyle w:val="XML4"/>
              <w:rPr>
                <w:del w:id="9833" w:author="Thomas Dietz" w:date="2012-08-13T14:22:00Z"/>
              </w:rPr>
            </w:pPr>
            <w:del w:id="9834" w:author="Thomas Dietz" w:date="2012-08-13T14:22:00Z">
              <w:r w:rsidDel="001D500F">
                <w:delText>leaf udp-checksum {</w:delText>
              </w:r>
            </w:del>
          </w:p>
          <w:p w14:paraId="4E39EE65" w14:textId="4C1E1255" w:rsidR="008F1B20" w:rsidDel="001D500F" w:rsidRDefault="008F1B20" w:rsidP="008F1B20">
            <w:pPr>
              <w:pStyle w:val="XML5"/>
              <w:rPr>
                <w:del w:id="9835" w:author="Thomas Dietz" w:date="2012-08-13T14:22:00Z"/>
              </w:rPr>
            </w:pPr>
            <w:del w:id="9836" w:author="Thomas Dietz" w:date="2012-08-13T14:22:00Z">
              <w:r w:rsidDel="001D500F">
                <w:delText>type boolean;</w:delText>
              </w:r>
            </w:del>
          </w:p>
          <w:p w14:paraId="1F7B7A53" w14:textId="061EE4D7" w:rsidR="008F1B20" w:rsidDel="001D500F" w:rsidRDefault="008F1B20" w:rsidP="008F1B20">
            <w:pPr>
              <w:pStyle w:val="XML5"/>
              <w:rPr>
                <w:del w:id="9837" w:author="Thomas Dietz" w:date="2012-08-13T14:22:00Z"/>
              </w:rPr>
            </w:pPr>
            <w:del w:id="9838" w:author="Thomas Dietz" w:date="2012-08-13T14:22:00Z">
              <w:r w:rsidDel="001D500F">
                <w:delText>description "</w:delText>
              </w:r>
              <w:r w:rsidR="00DF562A" w:rsidDel="001D500F">
                <w:delText>Boolean flag to indicate whether or not the outer UDP checksum should be set</w:delText>
              </w:r>
              <w:r w:rsidDel="001D500F">
                <w:delText>";</w:delText>
              </w:r>
            </w:del>
          </w:p>
          <w:p w14:paraId="5F108FA0" w14:textId="6A3DAEF2" w:rsidR="008F1B20" w:rsidDel="001D500F" w:rsidRDefault="008F1B20" w:rsidP="008F1B20">
            <w:pPr>
              <w:pStyle w:val="XML5"/>
              <w:rPr>
                <w:del w:id="9839" w:author="Thomas Dietz" w:date="2012-08-13T14:22:00Z"/>
              </w:rPr>
            </w:pPr>
            <w:del w:id="9840" w:author="Thomas Dietz" w:date="2012-08-13T14:22:00Z">
              <w:r w:rsidDel="001D500F">
                <w:delText>default false;</w:delText>
              </w:r>
            </w:del>
          </w:p>
          <w:p w14:paraId="1962E649" w14:textId="5B6D6582" w:rsidR="008F1B20" w:rsidDel="001D500F" w:rsidRDefault="008F1B20" w:rsidP="008F1B20">
            <w:pPr>
              <w:pStyle w:val="XML4"/>
              <w:rPr>
                <w:del w:id="9841" w:author="Thomas Dietz" w:date="2012-08-13T14:22:00Z"/>
              </w:rPr>
            </w:pPr>
            <w:del w:id="9842" w:author="Thomas Dietz" w:date="2012-08-13T14:22:00Z">
              <w:r w:rsidDel="001D500F">
                <w:lastRenderedPageBreak/>
                <w:delText>}</w:delText>
              </w:r>
            </w:del>
          </w:p>
          <w:p w14:paraId="577500AA" w14:textId="0EDC2623" w:rsidR="00CD1244" w:rsidRPr="009F1B7D" w:rsidDel="001D500F" w:rsidRDefault="00CD1244" w:rsidP="00CD1244">
            <w:pPr>
              <w:pStyle w:val="XML3"/>
              <w:rPr>
                <w:del w:id="9843" w:author="Thomas Dietz" w:date="2012-08-13T14:22:00Z"/>
              </w:rPr>
            </w:pPr>
            <w:del w:id="9844" w:author="Thomas Dietz" w:date="2012-08-13T14:22:00Z">
              <w:r w:rsidRPr="009F1B7D" w:rsidDel="001D500F">
                <w:delText>}</w:delText>
              </w:r>
            </w:del>
          </w:p>
          <w:p w14:paraId="3EA74F2D" w14:textId="3FEE2B82" w:rsidR="00CD1244" w:rsidRPr="009F1B7D" w:rsidDel="001D500F" w:rsidRDefault="00CD1244" w:rsidP="00CD1244">
            <w:pPr>
              <w:pStyle w:val="XML3"/>
              <w:rPr>
                <w:del w:id="9845" w:author="Thomas Dietz" w:date="2012-08-13T14:22:00Z"/>
              </w:rPr>
            </w:pPr>
            <w:del w:id="9846" w:author="Thomas Dietz" w:date="2012-08-13T14:22:00Z">
              <w:r w:rsidRPr="009F1B7D" w:rsidDel="001D500F">
                <w:delText xml:space="preserve">container </w:delText>
              </w:r>
              <w:r w:rsidR="007C63E2" w:rsidDel="001D500F">
                <w:delText>nvgre-</w:delText>
              </w:r>
              <w:r w:rsidDel="001D500F">
                <w:delText>tunnel</w:delText>
              </w:r>
              <w:r w:rsidRPr="009F1B7D" w:rsidDel="001D500F">
                <w:delText xml:space="preserve"> {</w:delText>
              </w:r>
            </w:del>
          </w:p>
          <w:p w14:paraId="4C114F19" w14:textId="1F1C3E74" w:rsidR="001442D2" w:rsidDel="001D500F" w:rsidRDefault="001442D2" w:rsidP="00073FA0">
            <w:pPr>
              <w:pStyle w:val="XML4"/>
              <w:rPr>
                <w:del w:id="9847" w:author="Thomas Dietz" w:date="2012-08-13T14:22:00Z"/>
              </w:rPr>
            </w:pPr>
            <w:del w:id="9848" w:author="Thomas Dietz" w:date="2012-08-13T14:22:00Z">
              <w:r w:rsidDel="001D500F">
                <w:delText xml:space="preserve">description </w:delText>
              </w:r>
              <w:r w:rsidRPr="009F1B7D" w:rsidDel="001D500F">
                <w:delText>"</w:delText>
              </w:r>
              <w:r w:rsidDel="001D500F">
                <w:delText>Features of a NVGRE tunnel.</w:delText>
              </w:r>
              <w:r w:rsidRPr="009F1B7D" w:rsidDel="001D500F">
                <w:delText>";</w:delText>
              </w:r>
            </w:del>
          </w:p>
          <w:p w14:paraId="4F1445A0" w14:textId="1994B971" w:rsidR="001442D2" w:rsidDel="001D500F" w:rsidRDefault="001442D2" w:rsidP="001442D2">
            <w:pPr>
              <w:pStyle w:val="XML4"/>
              <w:rPr>
                <w:del w:id="9849" w:author="Thomas Dietz" w:date="2012-08-13T14:22:00Z"/>
              </w:rPr>
            </w:pPr>
            <w:del w:id="9850" w:author="Thomas Dietz" w:date="2012-08-13T14:22:00Z">
              <w:r w:rsidDel="001D500F">
                <w:delText>uses openflow-port-base-tunnel-grouping;</w:delText>
              </w:r>
            </w:del>
          </w:p>
          <w:p w14:paraId="3F27A176" w14:textId="799ADA98" w:rsidR="001442D2" w:rsidDel="001D500F" w:rsidRDefault="001442D2" w:rsidP="001442D2">
            <w:pPr>
              <w:pStyle w:val="XML4"/>
              <w:rPr>
                <w:del w:id="9851" w:author="Thomas Dietz" w:date="2012-08-13T14:22:00Z"/>
              </w:rPr>
            </w:pPr>
            <w:del w:id="9852" w:author="Thomas Dietz" w:date="2012-08-13T14:22:00Z">
              <w:r w:rsidDel="001D500F">
                <w:delText>leaf tni {</w:delText>
              </w:r>
            </w:del>
          </w:p>
          <w:p w14:paraId="6E6A03C1" w14:textId="44C1026A" w:rsidR="001442D2" w:rsidDel="001D500F" w:rsidRDefault="001442D2" w:rsidP="001442D2">
            <w:pPr>
              <w:pStyle w:val="XML5"/>
              <w:rPr>
                <w:del w:id="9853" w:author="Thomas Dietz" w:date="2012-08-13T14:22:00Z"/>
              </w:rPr>
            </w:pPr>
            <w:del w:id="9854" w:author="Thomas Dietz" w:date="2012-08-13T14:22:00Z">
              <w:r w:rsidDel="001D500F">
                <w:delText>type uint32;</w:delText>
              </w:r>
            </w:del>
          </w:p>
          <w:p w14:paraId="741F05C9" w14:textId="086BA85B" w:rsidR="001442D2" w:rsidDel="001D500F" w:rsidRDefault="001442D2" w:rsidP="001442D2">
            <w:pPr>
              <w:pStyle w:val="XML5"/>
              <w:rPr>
                <w:del w:id="9855" w:author="Thomas Dietz" w:date="2012-08-13T14:22:00Z"/>
              </w:rPr>
            </w:pPr>
            <w:del w:id="9856" w:author="Thomas Dietz" w:date="2012-08-13T14:22:00Z">
              <w:r w:rsidDel="001D500F">
                <w:delText>description "</w:delText>
              </w:r>
              <w:r w:rsidR="00DF562A" w:rsidDel="001D500F">
                <w:delText>Specifies the tenant network identifier assigned to all packets sent on the tunnel</w:delText>
              </w:r>
              <w:r w:rsidDel="001D500F">
                <w:delText>";</w:delText>
              </w:r>
            </w:del>
          </w:p>
          <w:p w14:paraId="652DE7D4" w14:textId="25266222" w:rsidR="001442D2" w:rsidDel="001D500F" w:rsidRDefault="001442D2" w:rsidP="001442D2">
            <w:pPr>
              <w:pStyle w:val="XML4"/>
              <w:rPr>
                <w:del w:id="9857" w:author="Thomas Dietz" w:date="2012-08-13T14:22:00Z"/>
              </w:rPr>
            </w:pPr>
            <w:del w:id="9858" w:author="Thomas Dietz" w:date="2012-08-13T14:22:00Z">
              <w:r w:rsidDel="001D500F">
                <w:delText>}</w:delText>
              </w:r>
            </w:del>
          </w:p>
          <w:p w14:paraId="2D239AF1" w14:textId="7F022601" w:rsidR="001442D2" w:rsidDel="001D500F" w:rsidRDefault="001442D2" w:rsidP="001442D2">
            <w:pPr>
              <w:pStyle w:val="XML4"/>
              <w:rPr>
                <w:del w:id="9859" w:author="Thomas Dietz" w:date="2012-08-13T14:22:00Z"/>
              </w:rPr>
            </w:pPr>
            <w:del w:id="9860" w:author="Thomas Dietz" w:date="2012-08-13T14:22:00Z">
              <w:r w:rsidDel="001D500F">
                <w:delText>leaf tni-</w:delText>
              </w:r>
              <w:r w:rsidR="00DF562A" w:rsidDel="001D500F">
                <w:delText>user</w:delText>
              </w:r>
              <w:r w:rsidDel="001D500F">
                <w:delText xml:space="preserve"> {</w:delText>
              </w:r>
            </w:del>
          </w:p>
          <w:p w14:paraId="49FBCABE" w14:textId="1078FD43" w:rsidR="001442D2" w:rsidDel="001D500F" w:rsidRDefault="001442D2" w:rsidP="001442D2">
            <w:pPr>
              <w:pStyle w:val="XML5"/>
              <w:rPr>
                <w:del w:id="9861" w:author="Thomas Dietz" w:date="2012-08-13T14:22:00Z"/>
              </w:rPr>
            </w:pPr>
            <w:del w:id="9862" w:author="Thomas Dietz" w:date="2012-08-13T14:22:00Z">
              <w:r w:rsidDel="001D500F">
                <w:delText>type uint32;</w:delText>
              </w:r>
            </w:del>
          </w:p>
          <w:p w14:paraId="5B9DC7E5" w14:textId="73F90BD7" w:rsidR="001442D2" w:rsidDel="001D500F" w:rsidRDefault="001442D2" w:rsidP="001442D2">
            <w:pPr>
              <w:pStyle w:val="XML5"/>
              <w:rPr>
                <w:del w:id="9863" w:author="Thomas Dietz" w:date="2012-08-13T14:22:00Z"/>
              </w:rPr>
            </w:pPr>
            <w:del w:id="9864" w:author="Thomas Dietz" w:date="2012-08-13T14:22:00Z">
              <w:r w:rsidDel="001D500F">
                <w:delText>description "</w:delText>
              </w:r>
              <w:r w:rsidR="00DF562A" w:rsidDel="001D500F">
                <w:delText>Used to set the reserved user-defined bits of the GRE key field</w:delText>
              </w:r>
              <w:r w:rsidDel="001D500F">
                <w:delText>";</w:delText>
              </w:r>
            </w:del>
          </w:p>
          <w:p w14:paraId="4F0A731C" w14:textId="34483716" w:rsidR="001442D2" w:rsidDel="001D500F" w:rsidRDefault="001442D2" w:rsidP="001442D2">
            <w:pPr>
              <w:pStyle w:val="XML4"/>
              <w:rPr>
                <w:del w:id="9865" w:author="Thomas Dietz" w:date="2012-08-13T14:22:00Z"/>
              </w:rPr>
            </w:pPr>
            <w:del w:id="9866" w:author="Thomas Dietz" w:date="2012-08-13T14:22:00Z">
              <w:r w:rsidDel="001D500F">
                <w:delText>}</w:delText>
              </w:r>
            </w:del>
          </w:p>
          <w:p w14:paraId="43A58C00" w14:textId="517603C2" w:rsidR="001442D2" w:rsidDel="001D500F" w:rsidRDefault="001442D2" w:rsidP="001442D2">
            <w:pPr>
              <w:pStyle w:val="XML4"/>
              <w:rPr>
                <w:del w:id="9867" w:author="Thomas Dietz" w:date="2012-08-13T14:22:00Z"/>
              </w:rPr>
            </w:pPr>
            <w:del w:id="9868" w:author="Thomas Dietz" w:date="2012-08-13T14:22:00Z">
              <w:r w:rsidDel="001D500F">
                <w:delText>leaf tni-multicast-group {</w:delText>
              </w:r>
            </w:del>
          </w:p>
          <w:p w14:paraId="40F8A954" w14:textId="377B0F3B" w:rsidR="001442D2" w:rsidDel="001D500F" w:rsidRDefault="001442D2" w:rsidP="001442D2">
            <w:pPr>
              <w:pStyle w:val="XML5"/>
              <w:rPr>
                <w:del w:id="9869" w:author="Thomas Dietz" w:date="2012-08-13T14:22:00Z"/>
              </w:rPr>
            </w:pPr>
            <w:del w:id="9870" w:author="Thomas Dietz" w:date="2012-08-13T14:22:00Z">
              <w:r w:rsidDel="001D500F">
                <w:delText>type inet:ip-address;</w:delText>
              </w:r>
            </w:del>
          </w:p>
          <w:p w14:paraId="1E84C061" w14:textId="350FEC39" w:rsidR="001442D2" w:rsidDel="001D500F" w:rsidRDefault="001442D2" w:rsidP="001442D2">
            <w:pPr>
              <w:pStyle w:val="XML5"/>
              <w:rPr>
                <w:del w:id="9871" w:author="Thomas Dietz" w:date="2012-08-13T14:22:00Z"/>
              </w:rPr>
            </w:pPr>
            <w:del w:id="9872" w:author="Thomas Dietz" w:date="2012-08-13T14:22:00Z">
              <w:r w:rsidDel="001D500F">
                <w:delText>de</w:delText>
              </w:r>
              <w:r w:rsidR="00D65422" w:rsidDel="001D500F">
                <w:delText>s</w:delText>
              </w:r>
              <w:r w:rsidDel="001D500F">
                <w:delText xml:space="preserve">cription </w:delText>
              </w:r>
              <w:r w:rsidR="00D65422" w:rsidRPr="009F1B7D" w:rsidDel="001D500F">
                <w:delText>"</w:delText>
              </w:r>
              <w:r w:rsidR="00DF562A" w:rsidDel="001D500F">
                <w:delText>If IP multicast is used to support broadcast on the tunnel this specifies the corresponding multicast IP address</w:delText>
              </w:r>
              <w:r w:rsidR="00D65422" w:rsidRPr="009F1B7D" w:rsidDel="001D500F">
                <w:delText>"</w:delText>
              </w:r>
              <w:r w:rsidDel="001D500F">
                <w:delText>;</w:delText>
              </w:r>
            </w:del>
          </w:p>
          <w:p w14:paraId="65D4F9F1" w14:textId="3EE60AD1" w:rsidR="001442D2" w:rsidDel="001D500F" w:rsidRDefault="001442D2" w:rsidP="001442D2">
            <w:pPr>
              <w:pStyle w:val="XML4"/>
              <w:rPr>
                <w:del w:id="9873" w:author="Thomas Dietz" w:date="2012-08-13T14:22:00Z"/>
              </w:rPr>
            </w:pPr>
            <w:del w:id="9874" w:author="Thomas Dietz" w:date="2012-08-13T14:22:00Z">
              <w:r w:rsidDel="001D500F">
                <w:delText>}</w:delText>
              </w:r>
            </w:del>
          </w:p>
          <w:p w14:paraId="3B15612C" w14:textId="1A39D20A" w:rsidR="00CD1244" w:rsidRPr="009F1B7D" w:rsidDel="001D500F" w:rsidRDefault="00CD1244" w:rsidP="00CD1244">
            <w:pPr>
              <w:pStyle w:val="XML3"/>
              <w:rPr>
                <w:del w:id="9875" w:author="Thomas Dietz" w:date="2012-08-13T14:22:00Z"/>
              </w:rPr>
            </w:pPr>
            <w:del w:id="9876" w:author="Thomas Dietz" w:date="2012-08-13T14:22:00Z">
              <w:r w:rsidRPr="009F1B7D" w:rsidDel="001D500F">
                <w:delText>}</w:delText>
              </w:r>
            </w:del>
          </w:p>
          <w:p w14:paraId="56DB21B8" w14:textId="373B8281" w:rsidR="00DC6090" w:rsidRPr="009F1B7D" w:rsidDel="001D500F" w:rsidRDefault="00DC6090" w:rsidP="00DC6090">
            <w:pPr>
              <w:pStyle w:val="XML2"/>
              <w:rPr>
                <w:del w:id="9877" w:author="Thomas Dietz" w:date="2012-08-13T14:22:00Z"/>
              </w:rPr>
            </w:pPr>
            <w:del w:id="9878" w:author="Thomas Dietz" w:date="2012-08-13T14:22:00Z">
              <w:r w:rsidRPr="009F1B7D" w:rsidDel="001D500F">
                <w:delText>}</w:delText>
              </w:r>
            </w:del>
          </w:p>
          <w:p w14:paraId="16C87BDA" w14:textId="77777777" w:rsidR="001D500F" w:rsidRDefault="00010CA1" w:rsidP="001D500F">
            <w:pPr>
              <w:pStyle w:val="XML1"/>
              <w:rPr>
                <w:ins w:id="9879" w:author="Thomas Dietz" w:date="2012-08-13T14:23:00Z"/>
              </w:rPr>
            </w:pPr>
            <w:del w:id="9880" w:author="Thomas Dietz" w:date="2012-08-13T14:22:00Z">
              <w:r w:rsidRPr="009F1B7D" w:rsidDel="001D500F">
                <w:delText>}</w:delText>
              </w:r>
            </w:del>
            <w:ins w:id="9881" w:author="Thomas Dietz" w:date="2012-08-13T14:23:00Z">
              <w:r w:rsidR="001D500F">
                <w:t xml:space="preserve">  grouping OFPortType {</w:t>
              </w:r>
            </w:ins>
          </w:p>
          <w:p w14:paraId="24441012" w14:textId="77777777" w:rsidR="001D500F" w:rsidRDefault="001D500F" w:rsidP="001D500F">
            <w:pPr>
              <w:pStyle w:val="XML1"/>
              <w:rPr>
                <w:ins w:id="9882" w:author="Thomas Dietz" w:date="2012-08-13T14:23:00Z"/>
              </w:rPr>
            </w:pPr>
            <w:ins w:id="9883" w:author="Thomas Dietz" w:date="2012-08-13T14:23:00Z">
              <w:r>
                <w:t xml:space="preserve">    description "This element specifies all properties of an</w:t>
              </w:r>
            </w:ins>
          </w:p>
          <w:p w14:paraId="62294D04" w14:textId="77777777" w:rsidR="001D500F" w:rsidRDefault="001D500F" w:rsidP="001D500F">
            <w:pPr>
              <w:pStyle w:val="XML1"/>
              <w:rPr>
                <w:ins w:id="9884" w:author="Thomas Dietz" w:date="2012-08-13T14:23:00Z"/>
              </w:rPr>
            </w:pPr>
            <w:ins w:id="9885" w:author="Thomas Dietz" w:date="2012-08-13T14:23:00Z">
              <w:r>
                <w:t xml:space="preserve">      OpenFlow resource of type OpenFlow Port. It represent a</w:t>
              </w:r>
            </w:ins>
          </w:p>
          <w:p w14:paraId="657C816C" w14:textId="77777777" w:rsidR="001D500F" w:rsidRDefault="001D500F" w:rsidP="001D500F">
            <w:pPr>
              <w:pStyle w:val="XML1"/>
              <w:rPr>
                <w:ins w:id="9886" w:author="Thomas Dietz" w:date="2012-08-13T14:23:00Z"/>
              </w:rPr>
            </w:pPr>
            <w:ins w:id="9887" w:author="Thomas Dietz" w:date="2012-08-13T14:23:00Z">
              <w:r>
                <w:t xml:space="preserve">      physical port or a logical port of the OpenFlow Capable</w:t>
              </w:r>
            </w:ins>
          </w:p>
          <w:p w14:paraId="747DE672" w14:textId="77777777" w:rsidR="001D500F" w:rsidRDefault="001D500F" w:rsidP="001D500F">
            <w:pPr>
              <w:pStyle w:val="XML1"/>
              <w:rPr>
                <w:ins w:id="9888" w:author="Thomas Dietz" w:date="2012-08-13T14:23:00Z"/>
              </w:rPr>
            </w:pPr>
            <w:ins w:id="9889" w:author="Thomas Dietz" w:date="2012-08-13T14:23:00Z">
              <w:r>
                <w:t xml:space="preserve">      Switch and can be assigned for exclusive use to an OpenFlow</w:t>
              </w:r>
            </w:ins>
          </w:p>
          <w:p w14:paraId="1CFE97EE" w14:textId="77777777" w:rsidR="001D500F" w:rsidRDefault="001D500F" w:rsidP="001D500F">
            <w:pPr>
              <w:pStyle w:val="XML1"/>
              <w:rPr>
                <w:ins w:id="9890" w:author="Thomas Dietz" w:date="2012-08-13T14:23:00Z"/>
              </w:rPr>
            </w:pPr>
            <w:ins w:id="9891" w:author="Thomas Dietz" w:date="2012-08-13T14:23:00Z">
              <w:r>
                <w:t xml:space="preserve">      Logical Switch.  A logical port represents a tunnel endpoint</w:t>
              </w:r>
            </w:ins>
          </w:p>
          <w:p w14:paraId="6E174A51" w14:textId="77777777" w:rsidR="001D500F" w:rsidRDefault="001D500F" w:rsidP="001D500F">
            <w:pPr>
              <w:pStyle w:val="XML1"/>
              <w:rPr>
                <w:ins w:id="9892" w:author="Thomas Dietz" w:date="2012-08-13T14:23:00Z"/>
              </w:rPr>
            </w:pPr>
            <w:ins w:id="9893" w:author="Thomas Dietz" w:date="2012-08-13T14:23:00Z">
              <w:r>
                <w:t xml:space="preserve">      as described in the OpenFlow protocol specification versions</w:t>
              </w:r>
            </w:ins>
          </w:p>
          <w:p w14:paraId="0E8B02DC" w14:textId="77777777" w:rsidR="001D500F" w:rsidRDefault="001D500F" w:rsidP="001D500F">
            <w:pPr>
              <w:pStyle w:val="XML1"/>
              <w:rPr>
                <w:ins w:id="9894" w:author="Thomas Dietz" w:date="2012-08-13T14:23:00Z"/>
              </w:rPr>
            </w:pPr>
            <w:ins w:id="9895" w:author="Thomas Dietz" w:date="2012-08-13T14:23:00Z">
              <w:r>
                <w:t xml:space="preserve">      1.3 - 1.3.1.</w:t>
              </w:r>
            </w:ins>
          </w:p>
          <w:p w14:paraId="05F967F3" w14:textId="77777777" w:rsidR="001D500F" w:rsidRDefault="001D500F" w:rsidP="001D500F">
            <w:pPr>
              <w:pStyle w:val="XML1"/>
              <w:rPr>
                <w:ins w:id="9896" w:author="Thomas Dietz" w:date="2012-08-13T14:23:00Z"/>
              </w:rPr>
            </w:pPr>
          </w:p>
          <w:p w14:paraId="4C158754" w14:textId="77777777" w:rsidR="001D500F" w:rsidRDefault="001D500F" w:rsidP="001D500F">
            <w:pPr>
              <w:pStyle w:val="XML1"/>
              <w:rPr>
                <w:ins w:id="9897" w:author="Thomas Dietz" w:date="2012-08-13T14:23:00Z"/>
              </w:rPr>
            </w:pPr>
            <w:ins w:id="9898" w:author="Thomas Dietz" w:date="2012-08-13T14:23:00Z">
              <w:r>
                <w:t xml:space="preserve">      NETCONF &lt;edit-config&gt; operations MUST be implemented as </w:t>
              </w:r>
            </w:ins>
          </w:p>
          <w:p w14:paraId="70F5883D" w14:textId="77777777" w:rsidR="001D500F" w:rsidRDefault="001D500F" w:rsidP="001D500F">
            <w:pPr>
              <w:pStyle w:val="XML1"/>
              <w:rPr>
                <w:ins w:id="9899" w:author="Thomas Dietz" w:date="2012-08-13T14:23:00Z"/>
              </w:rPr>
            </w:pPr>
            <w:ins w:id="9900" w:author="Thomas Dietz" w:date="2012-08-13T14:23:00Z">
              <w:r>
                <w:t xml:space="preserve">      follows: </w:t>
              </w:r>
            </w:ins>
          </w:p>
          <w:p w14:paraId="16788D7D" w14:textId="77777777" w:rsidR="001D500F" w:rsidRDefault="001D500F" w:rsidP="001D500F">
            <w:pPr>
              <w:pStyle w:val="XML1"/>
              <w:rPr>
                <w:ins w:id="9901" w:author="Thomas Dietz" w:date="2012-08-13T14:23:00Z"/>
              </w:rPr>
            </w:pPr>
          </w:p>
          <w:p w14:paraId="29D8BB85" w14:textId="77777777" w:rsidR="001D500F" w:rsidRDefault="001D500F" w:rsidP="001D500F">
            <w:pPr>
              <w:pStyle w:val="XML1"/>
              <w:rPr>
                <w:ins w:id="9902" w:author="Thomas Dietz" w:date="2012-08-13T14:23:00Z"/>
              </w:rPr>
            </w:pPr>
            <w:ins w:id="9903" w:author="Thomas Dietz" w:date="2012-08-13T14:23:00Z">
              <w:r>
                <w:t xml:space="preserve">      * The 'resource-id' element of OFResoureType MUST be present</w:t>
              </w:r>
            </w:ins>
          </w:p>
          <w:p w14:paraId="7A9E9F40" w14:textId="77777777" w:rsidR="001D500F" w:rsidRDefault="001D500F" w:rsidP="001D500F">
            <w:pPr>
              <w:pStyle w:val="XML1"/>
              <w:rPr>
                <w:ins w:id="9904" w:author="Thomas Dietz" w:date="2012-08-13T14:23:00Z"/>
              </w:rPr>
            </w:pPr>
            <w:ins w:id="9905" w:author="Thomas Dietz" w:date="2012-08-13T14:23:00Z">
              <w:r>
                <w:t xml:space="preserve">        at all &lt;edit-config&gt; operations to identify the port.</w:t>
              </w:r>
            </w:ins>
          </w:p>
          <w:p w14:paraId="32505476" w14:textId="77777777" w:rsidR="001D500F" w:rsidRDefault="001D500F" w:rsidP="001D500F">
            <w:pPr>
              <w:pStyle w:val="XML1"/>
              <w:rPr>
                <w:ins w:id="9906" w:author="Thomas Dietz" w:date="2012-08-13T14:23:00Z"/>
              </w:rPr>
            </w:pPr>
            <w:ins w:id="9907" w:author="Thomas Dietz" w:date="2012-08-13T14:23:00Z">
              <w:r>
                <w:t xml:space="preserve">      * If the operation is 'merge' or 'replace', the element is</w:t>
              </w:r>
            </w:ins>
          </w:p>
          <w:p w14:paraId="4EC4F03C" w14:textId="77777777" w:rsidR="001D500F" w:rsidRDefault="001D500F" w:rsidP="001D500F">
            <w:pPr>
              <w:pStyle w:val="XML1"/>
              <w:rPr>
                <w:ins w:id="9908" w:author="Thomas Dietz" w:date="2012-08-13T14:23:00Z"/>
              </w:rPr>
            </w:pPr>
            <w:ins w:id="9909" w:author="Thomas Dietz" w:date="2012-08-13T14:23:00Z">
              <w:r>
                <w:t xml:space="preserve">        created if it does not exist, and its value is set to the</w:t>
              </w:r>
            </w:ins>
          </w:p>
          <w:p w14:paraId="7440FE91" w14:textId="77777777" w:rsidR="001D500F" w:rsidRDefault="001D500F" w:rsidP="001D500F">
            <w:pPr>
              <w:pStyle w:val="XML1"/>
              <w:rPr>
                <w:ins w:id="9910" w:author="Thomas Dietz" w:date="2012-08-13T14:23:00Z"/>
              </w:rPr>
            </w:pPr>
            <w:ins w:id="9911" w:author="Thomas Dietz" w:date="2012-08-13T14:23:00Z">
              <w:r>
                <w:t xml:space="preserve">        value found in the XML RPC data.</w:t>
              </w:r>
            </w:ins>
          </w:p>
          <w:p w14:paraId="7C72F988" w14:textId="77777777" w:rsidR="001D500F" w:rsidRDefault="001D500F" w:rsidP="001D500F">
            <w:pPr>
              <w:pStyle w:val="XML1"/>
              <w:rPr>
                <w:ins w:id="9912" w:author="Thomas Dietz" w:date="2012-08-13T14:23:00Z"/>
              </w:rPr>
            </w:pPr>
            <w:ins w:id="9913" w:author="Thomas Dietz" w:date="2012-08-13T14:23:00Z">
              <w:r>
                <w:t xml:space="preserve">      * If the operation is 'create', the element is created if it</w:t>
              </w:r>
            </w:ins>
          </w:p>
          <w:p w14:paraId="61DBD628" w14:textId="77777777" w:rsidR="001D500F" w:rsidRDefault="001D500F" w:rsidP="001D500F">
            <w:pPr>
              <w:pStyle w:val="XML1"/>
              <w:rPr>
                <w:ins w:id="9914" w:author="Thomas Dietz" w:date="2012-08-13T14:23:00Z"/>
              </w:rPr>
            </w:pPr>
            <w:ins w:id="9915" w:author="Thomas Dietz" w:date="2012-08-13T14:23:00Z">
              <w:r>
                <w:t xml:space="preserve">        does not exist. If the element already exists, a</w:t>
              </w:r>
            </w:ins>
          </w:p>
          <w:p w14:paraId="49B3B132" w14:textId="77777777" w:rsidR="001D500F" w:rsidRDefault="001D500F" w:rsidP="001D500F">
            <w:pPr>
              <w:pStyle w:val="XML1"/>
              <w:rPr>
                <w:ins w:id="9916" w:author="Thomas Dietz" w:date="2012-08-13T14:23:00Z"/>
              </w:rPr>
            </w:pPr>
            <w:ins w:id="9917" w:author="Thomas Dietz" w:date="2012-08-13T14:23:00Z">
              <w:r>
                <w:t xml:space="preserve">        'data</w:t>
              </w:r>
              <w:r>
                <w:rPr>
                  <w:rFonts w:ascii="MS Mincho" w:eastAsia="MS Mincho" w:hAnsi="MS Mincho" w:cs="MS Mincho" w:hint="eastAsia"/>
                </w:rPr>
                <w:t>‑</w:t>
              </w:r>
              <w:r>
                <w:t>exists' error is returned.</w:t>
              </w:r>
            </w:ins>
          </w:p>
          <w:p w14:paraId="0DA19DE3" w14:textId="77777777" w:rsidR="001D500F" w:rsidRDefault="001D500F" w:rsidP="001D500F">
            <w:pPr>
              <w:pStyle w:val="XML1"/>
              <w:rPr>
                <w:ins w:id="9918" w:author="Thomas Dietz" w:date="2012-08-13T14:23:00Z"/>
              </w:rPr>
            </w:pPr>
            <w:ins w:id="9919" w:author="Thomas Dietz" w:date="2012-08-13T14:23:00Z">
              <w:r>
                <w:t xml:space="preserve">      * If the operation is 'delete', the element is deleted if it</w:t>
              </w:r>
            </w:ins>
          </w:p>
          <w:p w14:paraId="0C32D553" w14:textId="77777777" w:rsidR="001D500F" w:rsidRDefault="001D500F" w:rsidP="001D500F">
            <w:pPr>
              <w:pStyle w:val="XML1"/>
              <w:rPr>
                <w:ins w:id="9920" w:author="Thomas Dietz" w:date="2012-08-13T14:23:00Z"/>
              </w:rPr>
            </w:pPr>
            <w:ins w:id="9921" w:author="Thomas Dietz" w:date="2012-08-13T14:23:00Z">
              <w:r>
                <w:t xml:space="preserve">        exists. If the element does not exist, a 'data</w:t>
              </w:r>
              <w:r>
                <w:rPr>
                  <w:rFonts w:ascii="MS Mincho" w:eastAsia="MS Mincho" w:hAnsi="MS Mincho" w:cs="MS Mincho" w:hint="eastAsia"/>
                </w:rPr>
                <w:t>‑</w:t>
              </w:r>
              <w:r>
                <w:t>missing'</w:t>
              </w:r>
            </w:ins>
          </w:p>
          <w:p w14:paraId="152E8C0D" w14:textId="77777777" w:rsidR="001D500F" w:rsidRDefault="001D500F" w:rsidP="001D500F">
            <w:pPr>
              <w:pStyle w:val="XML1"/>
              <w:rPr>
                <w:ins w:id="9922" w:author="Thomas Dietz" w:date="2012-08-13T14:23:00Z"/>
              </w:rPr>
            </w:pPr>
            <w:ins w:id="9923" w:author="Thomas Dietz" w:date="2012-08-13T14:23:00Z">
              <w:r>
                <w:t xml:space="preserve">        error is returned.";</w:t>
              </w:r>
            </w:ins>
          </w:p>
          <w:p w14:paraId="35BF795C" w14:textId="77777777" w:rsidR="001D500F" w:rsidRDefault="001D500F" w:rsidP="001D500F">
            <w:pPr>
              <w:pStyle w:val="XML1"/>
              <w:rPr>
                <w:ins w:id="9924" w:author="Thomas Dietz" w:date="2012-08-13T14:23:00Z"/>
              </w:rPr>
            </w:pPr>
            <w:ins w:id="9925" w:author="Thomas Dietz" w:date="2012-08-13T14:23:00Z">
              <w:r>
                <w:t xml:space="preserve">    uses OFResourceType;</w:t>
              </w:r>
            </w:ins>
          </w:p>
          <w:p w14:paraId="0D9F7F77" w14:textId="77777777" w:rsidR="001D500F" w:rsidRDefault="001D500F" w:rsidP="001D500F">
            <w:pPr>
              <w:pStyle w:val="XML1"/>
              <w:rPr>
                <w:ins w:id="9926" w:author="Thomas Dietz" w:date="2012-08-13T14:23:00Z"/>
              </w:rPr>
            </w:pPr>
            <w:ins w:id="9927" w:author="Thomas Dietz" w:date="2012-08-13T14:23:00Z">
              <w:r>
                <w:t xml:space="preserve">    leaf number {</w:t>
              </w:r>
            </w:ins>
          </w:p>
          <w:p w14:paraId="3AE99ED2" w14:textId="77777777" w:rsidR="001D500F" w:rsidRDefault="001D500F" w:rsidP="001D500F">
            <w:pPr>
              <w:pStyle w:val="XML1"/>
              <w:rPr>
                <w:ins w:id="9928" w:author="Thomas Dietz" w:date="2012-08-13T14:23:00Z"/>
              </w:rPr>
            </w:pPr>
            <w:ins w:id="9929" w:author="Thomas Dietz" w:date="2012-08-13T14:23:00Z">
              <w:r>
                <w:t xml:space="preserve">      type uint64;</w:t>
              </w:r>
            </w:ins>
          </w:p>
          <w:p w14:paraId="2F7EA6AC" w14:textId="77777777" w:rsidR="001D500F" w:rsidRDefault="001D500F" w:rsidP="001D500F">
            <w:pPr>
              <w:pStyle w:val="XML1"/>
              <w:rPr>
                <w:ins w:id="9930" w:author="Thomas Dietz" w:date="2012-08-13T14:23:00Z"/>
              </w:rPr>
            </w:pPr>
            <w:ins w:id="9931" w:author="Thomas Dietz" w:date="2012-08-13T14:23:00Z">
              <w:r>
                <w:t xml:space="preserve">      config false;</w:t>
              </w:r>
            </w:ins>
          </w:p>
          <w:p w14:paraId="28CCD9CB" w14:textId="77777777" w:rsidR="001D500F" w:rsidRDefault="001D500F" w:rsidP="001D500F">
            <w:pPr>
              <w:pStyle w:val="XML1"/>
              <w:rPr>
                <w:ins w:id="9932" w:author="Thomas Dietz" w:date="2012-08-13T14:23:00Z"/>
              </w:rPr>
            </w:pPr>
            <w:ins w:id="9933" w:author="Thomas Dietz" w:date="2012-08-13T14:23:00Z">
              <w:r>
                <w:t xml:space="preserve">      description "This number identifies the OpenFlow Port to </w:t>
              </w:r>
            </w:ins>
          </w:p>
          <w:p w14:paraId="55CC1B42" w14:textId="77777777" w:rsidR="001D500F" w:rsidRDefault="001D500F" w:rsidP="001D500F">
            <w:pPr>
              <w:pStyle w:val="XML1"/>
              <w:rPr>
                <w:ins w:id="9934" w:author="Thomas Dietz" w:date="2012-08-13T14:23:00Z"/>
              </w:rPr>
            </w:pPr>
            <w:ins w:id="9935" w:author="Thomas Dietz" w:date="2012-08-13T14:23:00Z">
              <w:r>
                <w:t xml:space="preserve">        OpenFlow Controllers. It is assigned to an OpenFlow Port </w:t>
              </w:r>
            </w:ins>
          </w:p>
          <w:p w14:paraId="123E9D01" w14:textId="77777777" w:rsidR="001D500F" w:rsidRDefault="001D500F" w:rsidP="001D500F">
            <w:pPr>
              <w:pStyle w:val="XML1"/>
              <w:rPr>
                <w:ins w:id="9936" w:author="Thomas Dietz" w:date="2012-08-13T14:23:00Z"/>
              </w:rPr>
            </w:pPr>
            <w:ins w:id="9937" w:author="Thomas Dietz" w:date="2012-08-13T14:23:00Z">
              <w:r>
                <w:t xml:space="preserve">        latest when the OpenFlow Port is associated with and</w:t>
              </w:r>
            </w:ins>
          </w:p>
          <w:p w14:paraId="0719E3AB" w14:textId="77777777" w:rsidR="001D500F" w:rsidRDefault="001D500F" w:rsidP="001D500F">
            <w:pPr>
              <w:pStyle w:val="XML1"/>
              <w:rPr>
                <w:ins w:id="9938" w:author="Thomas Dietz" w:date="2012-08-13T14:23:00Z"/>
              </w:rPr>
            </w:pPr>
            <w:ins w:id="9939" w:author="Thomas Dietz" w:date="2012-08-13T14:23:00Z">
              <w:r>
                <w:t xml:space="preserve">        OpenFlow Logical Switch.  If the OpenFlow Port is</w:t>
              </w:r>
            </w:ins>
          </w:p>
          <w:p w14:paraId="073FC25C" w14:textId="77777777" w:rsidR="001D500F" w:rsidRDefault="001D500F" w:rsidP="001D500F">
            <w:pPr>
              <w:pStyle w:val="XML1"/>
              <w:rPr>
                <w:ins w:id="9940" w:author="Thomas Dietz" w:date="2012-08-13T14:23:00Z"/>
              </w:rPr>
            </w:pPr>
            <w:ins w:id="9941" w:author="Thomas Dietz" w:date="2012-08-13T14:23:00Z">
              <w:r>
                <w:t xml:space="preserve">        associated with an OpenFlow Logical Switch, this element</w:t>
              </w:r>
            </w:ins>
          </w:p>
          <w:p w14:paraId="340FEF7B" w14:textId="77777777" w:rsidR="001D500F" w:rsidRDefault="001D500F" w:rsidP="001D500F">
            <w:pPr>
              <w:pStyle w:val="XML1"/>
              <w:rPr>
                <w:ins w:id="9942" w:author="Thomas Dietz" w:date="2012-08-13T14:23:00Z"/>
              </w:rPr>
            </w:pPr>
            <w:ins w:id="9943" w:author="Thomas Dietz" w:date="2012-08-13T14:23:00Z">
              <w:r>
                <w:t xml:space="preserve">        MUST be unique within the context of the OpenFlow Logical</w:t>
              </w:r>
            </w:ins>
          </w:p>
          <w:p w14:paraId="62631407" w14:textId="77777777" w:rsidR="001D500F" w:rsidRDefault="001D500F" w:rsidP="001D500F">
            <w:pPr>
              <w:pStyle w:val="XML1"/>
              <w:rPr>
                <w:ins w:id="9944" w:author="Thomas Dietz" w:date="2012-08-13T14:23:00Z"/>
              </w:rPr>
            </w:pPr>
            <w:ins w:id="9945" w:author="Thomas Dietz" w:date="2012-08-13T14:23:00Z">
              <w:r>
                <w:t xml:space="preserve">        Switch.  </w:t>
              </w:r>
            </w:ins>
          </w:p>
          <w:p w14:paraId="0E04424A" w14:textId="77777777" w:rsidR="001D500F" w:rsidRDefault="001D500F" w:rsidP="001D500F">
            <w:pPr>
              <w:pStyle w:val="XML1"/>
              <w:rPr>
                <w:ins w:id="9946" w:author="Thomas Dietz" w:date="2012-08-13T14:23:00Z"/>
              </w:rPr>
            </w:pPr>
            <w:ins w:id="9947" w:author="Thomas Dietz" w:date="2012-08-13T14:23:00Z">
              <w:r>
                <w:lastRenderedPageBreak/>
                <w:t xml:space="preserve">      </w:t>
              </w:r>
            </w:ins>
          </w:p>
          <w:p w14:paraId="546FBA04" w14:textId="77777777" w:rsidR="001D500F" w:rsidRDefault="001D500F" w:rsidP="001D500F">
            <w:pPr>
              <w:pStyle w:val="XML1"/>
              <w:rPr>
                <w:ins w:id="9948" w:author="Thomas Dietz" w:date="2012-08-13T14:23:00Z"/>
              </w:rPr>
            </w:pPr>
            <w:ins w:id="9949" w:author="Thomas Dietz" w:date="2012-08-13T14:23:00Z">
              <w:r>
                <w:t xml:space="preserve">        OpenFlow Capable Switch implementations may choose to</w:t>
              </w:r>
            </w:ins>
          </w:p>
          <w:p w14:paraId="5D4020F0" w14:textId="77777777" w:rsidR="001D500F" w:rsidRDefault="001D500F" w:rsidP="001D500F">
            <w:pPr>
              <w:pStyle w:val="XML1"/>
              <w:rPr>
                <w:ins w:id="9950" w:author="Thomas Dietz" w:date="2012-08-13T14:23:00Z"/>
              </w:rPr>
            </w:pPr>
            <w:ins w:id="9951" w:author="Thomas Dietz" w:date="2012-08-13T14:23:00Z">
              <w:r>
                <w:t xml:space="preserve">        assign values to OpenFlow Ports that are unique within the</w:t>
              </w:r>
            </w:ins>
          </w:p>
          <w:p w14:paraId="003C9033" w14:textId="77777777" w:rsidR="001D500F" w:rsidRDefault="001D500F" w:rsidP="001D500F">
            <w:pPr>
              <w:pStyle w:val="XML1"/>
              <w:rPr>
                <w:ins w:id="9952" w:author="Thomas Dietz" w:date="2012-08-13T14:23:00Z"/>
              </w:rPr>
            </w:pPr>
            <w:ins w:id="9953" w:author="Thomas Dietz" w:date="2012-08-13T14:23:00Z">
              <w:r>
                <w:t xml:space="preserve">        context of the OpenFlow Logical Switch.  These numbers can</w:t>
              </w:r>
            </w:ins>
          </w:p>
          <w:p w14:paraId="2E74B56B" w14:textId="77777777" w:rsidR="001D500F" w:rsidRDefault="001D500F" w:rsidP="001D500F">
            <w:pPr>
              <w:pStyle w:val="XML1"/>
              <w:rPr>
                <w:ins w:id="9954" w:author="Thomas Dietz" w:date="2012-08-13T14:23:00Z"/>
              </w:rPr>
            </w:pPr>
            <w:ins w:id="9955" w:author="Thomas Dietz" w:date="2012-08-13T14:23:00Z">
              <w:r>
                <w:t xml:space="preserve">        be used independent of assignments to OpenFlow Logical</w:t>
              </w:r>
            </w:ins>
          </w:p>
          <w:p w14:paraId="4E6088E3" w14:textId="77777777" w:rsidR="001D500F" w:rsidRDefault="001D500F" w:rsidP="001D500F">
            <w:pPr>
              <w:pStyle w:val="XML1"/>
              <w:rPr>
                <w:ins w:id="9956" w:author="Thomas Dietz" w:date="2012-08-13T14:23:00Z"/>
              </w:rPr>
            </w:pPr>
            <w:ins w:id="9957" w:author="Thomas Dietz" w:date="2012-08-13T14:23:00Z">
              <w:r>
                <w:t xml:space="preserve">        Switches. </w:t>
              </w:r>
            </w:ins>
          </w:p>
          <w:p w14:paraId="68704B79" w14:textId="77777777" w:rsidR="001D500F" w:rsidRDefault="001D500F" w:rsidP="001D500F">
            <w:pPr>
              <w:pStyle w:val="XML1"/>
              <w:rPr>
                <w:ins w:id="9958" w:author="Thomas Dietz" w:date="2012-08-13T14:23:00Z"/>
              </w:rPr>
            </w:pPr>
            <w:ins w:id="9959" w:author="Thomas Dietz" w:date="2012-08-13T14:23:00Z">
              <w:r>
                <w:t xml:space="preserve">      </w:t>
              </w:r>
            </w:ins>
          </w:p>
          <w:p w14:paraId="370C4716" w14:textId="77777777" w:rsidR="001D500F" w:rsidRDefault="001D500F" w:rsidP="001D500F">
            <w:pPr>
              <w:pStyle w:val="XML1"/>
              <w:rPr>
                <w:ins w:id="9960" w:author="Thomas Dietz" w:date="2012-08-13T14:23:00Z"/>
              </w:rPr>
            </w:pPr>
            <w:ins w:id="9961" w:author="Thomas Dietz" w:date="2012-08-13T14:23:00Z">
              <w:r>
                <w:t xml:space="preserve">        Other implementations may assign values to this element</w:t>
              </w:r>
            </w:ins>
          </w:p>
          <w:p w14:paraId="6D0FE092" w14:textId="77777777" w:rsidR="001D500F" w:rsidRDefault="001D500F" w:rsidP="001D500F">
            <w:pPr>
              <w:pStyle w:val="XML1"/>
              <w:rPr>
                <w:ins w:id="9962" w:author="Thomas Dietz" w:date="2012-08-13T14:23:00Z"/>
              </w:rPr>
            </w:pPr>
            <w:ins w:id="9963" w:author="Thomas Dietz" w:date="2012-08-13T14:23:00Z">
              <w:r>
                <w:t xml:space="preserve">        only if the OpenFlow Port is assigned to an OpenFlow</w:t>
              </w:r>
            </w:ins>
          </w:p>
          <w:p w14:paraId="1527291E" w14:textId="77777777" w:rsidR="001D500F" w:rsidRDefault="001D500F" w:rsidP="001D500F">
            <w:pPr>
              <w:pStyle w:val="XML1"/>
              <w:rPr>
                <w:ins w:id="9964" w:author="Thomas Dietz" w:date="2012-08-13T14:23:00Z"/>
              </w:rPr>
            </w:pPr>
            <w:ins w:id="9965" w:author="Thomas Dietz" w:date="2012-08-13T14:23:00Z">
              <w:r>
                <w:t xml:space="preserve">        Logical Switch.  If no value is currently assigned to this</w:t>
              </w:r>
            </w:ins>
          </w:p>
          <w:p w14:paraId="1A6122EA" w14:textId="77777777" w:rsidR="001D500F" w:rsidRDefault="001D500F" w:rsidP="001D500F">
            <w:pPr>
              <w:pStyle w:val="XML1"/>
              <w:rPr>
                <w:ins w:id="9966" w:author="Thomas Dietz" w:date="2012-08-13T14:23:00Z"/>
              </w:rPr>
            </w:pPr>
            <w:ins w:id="9967" w:author="Thomas Dietz" w:date="2012-08-13T14:23:00Z">
              <w:r>
                <w:t xml:space="preserve">        element then this element MUST NOT be included in replies</w:t>
              </w:r>
            </w:ins>
          </w:p>
          <w:p w14:paraId="1B853BA2" w14:textId="77777777" w:rsidR="001D500F" w:rsidRDefault="001D500F" w:rsidP="001D500F">
            <w:pPr>
              <w:pStyle w:val="XML1"/>
              <w:rPr>
                <w:ins w:id="9968" w:author="Thomas Dietz" w:date="2012-08-13T14:23:00Z"/>
              </w:rPr>
            </w:pPr>
            <w:ins w:id="9969" w:author="Thomas Dietz" w:date="2012-08-13T14:23:00Z">
              <w:r>
                <w:t xml:space="preserve">        to NETCONF &lt;get&gt; requests. Since this element is not</w:t>
              </w:r>
            </w:ins>
          </w:p>
          <w:p w14:paraId="614D7A69" w14:textId="77777777" w:rsidR="001D500F" w:rsidRDefault="001D500F" w:rsidP="001D500F">
            <w:pPr>
              <w:pStyle w:val="XML1"/>
              <w:rPr>
                <w:ins w:id="9970" w:author="Thomas Dietz" w:date="2012-08-13T14:23:00Z"/>
              </w:rPr>
            </w:pPr>
            <w:ins w:id="9971" w:author="Thomas Dietz" w:date="2012-08-13T14:23:00Z">
              <w:r>
                <w:t xml:space="preserve">        configurable with the NETCONF protocol it MUST NOT be</w:t>
              </w:r>
            </w:ins>
          </w:p>
          <w:p w14:paraId="745DEFB3" w14:textId="77777777" w:rsidR="001D500F" w:rsidRDefault="001D500F" w:rsidP="001D500F">
            <w:pPr>
              <w:pStyle w:val="XML1"/>
              <w:rPr>
                <w:ins w:id="9972" w:author="Thomas Dietz" w:date="2012-08-13T14:23:00Z"/>
              </w:rPr>
            </w:pPr>
            <w:ins w:id="9973" w:author="Thomas Dietz" w:date="2012-08-13T14:23:00Z">
              <w:r>
                <w:t xml:space="preserve">        included in replies to NETCONF &lt;get-config&gt; requests.";</w:t>
              </w:r>
            </w:ins>
          </w:p>
          <w:p w14:paraId="52C192E6" w14:textId="77777777" w:rsidR="001D500F" w:rsidRDefault="001D500F" w:rsidP="001D500F">
            <w:pPr>
              <w:pStyle w:val="XML1"/>
              <w:rPr>
                <w:ins w:id="9974" w:author="Thomas Dietz" w:date="2012-08-13T14:23:00Z"/>
              </w:rPr>
            </w:pPr>
            <w:ins w:id="9975" w:author="Thomas Dietz" w:date="2012-08-13T14:23:00Z">
              <w:r>
                <w:t xml:space="preserve">    }</w:t>
              </w:r>
            </w:ins>
          </w:p>
          <w:p w14:paraId="672D588B" w14:textId="77777777" w:rsidR="001D500F" w:rsidRDefault="001D500F" w:rsidP="001D500F">
            <w:pPr>
              <w:pStyle w:val="XML1"/>
              <w:rPr>
                <w:ins w:id="9976" w:author="Thomas Dietz" w:date="2012-08-13T14:23:00Z"/>
              </w:rPr>
            </w:pPr>
            <w:ins w:id="9977" w:author="Thomas Dietz" w:date="2012-08-13T14:23:00Z">
              <w:r>
                <w:t xml:space="preserve">    leaf name {</w:t>
              </w:r>
            </w:ins>
          </w:p>
          <w:p w14:paraId="51AAC847" w14:textId="77777777" w:rsidR="001D500F" w:rsidRDefault="001D500F" w:rsidP="001D500F">
            <w:pPr>
              <w:pStyle w:val="XML1"/>
              <w:rPr>
                <w:ins w:id="9978" w:author="Thomas Dietz" w:date="2012-08-13T14:23:00Z"/>
              </w:rPr>
            </w:pPr>
            <w:ins w:id="9979" w:author="Thomas Dietz" w:date="2012-08-13T14:23:00Z">
              <w:r>
                <w:t xml:space="preserve">      type string { length "1..16"; }</w:t>
              </w:r>
            </w:ins>
          </w:p>
          <w:p w14:paraId="1FD22855" w14:textId="77777777" w:rsidR="001D500F" w:rsidRDefault="001D500F" w:rsidP="001D500F">
            <w:pPr>
              <w:pStyle w:val="XML1"/>
              <w:rPr>
                <w:ins w:id="9980" w:author="Thomas Dietz" w:date="2012-08-13T14:23:00Z"/>
              </w:rPr>
            </w:pPr>
            <w:ins w:id="9981" w:author="Thomas Dietz" w:date="2012-08-13T14:23:00Z">
              <w:r>
                <w:t xml:space="preserve">      config false;</w:t>
              </w:r>
            </w:ins>
          </w:p>
          <w:p w14:paraId="5C6204DE" w14:textId="77777777" w:rsidR="001D500F" w:rsidRDefault="001D500F" w:rsidP="001D500F">
            <w:pPr>
              <w:pStyle w:val="XML1"/>
              <w:rPr>
                <w:ins w:id="9982" w:author="Thomas Dietz" w:date="2012-08-13T14:23:00Z"/>
              </w:rPr>
            </w:pPr>
            <w:ins w:id="9983" w:author="Thomas Dietz" w:date="2012-08-13T14:23:00Z">
              <w:r>
                <w:t xml:space="preserve">      description "This element assists OpenFlow Controllers in </w:t>
              </w:r>
            </w:ins>
          </w:p>
          <w:p w14:paraId="37619722" w14:textId="77777777" w:rsidR="001D500F" w:rsidRDefault="001D500F" w:rsidP="001D500F">
            <w:pPr>
              <w:pStyle w:val="XML1"/>
              <w:rPr>
                <w:ins w:id="9984" w:author="Thomas Dietz" w:date="2012-08-13T14:23:00Z"/>
              </w:rPr>
            </w:pPr>
            <w:ins w:id="9985" w:author="Thomas Dietz" w:date="2012-08-13T14:23:00Z">
              <w:r>
                <w:t xml:space="preserve">        identifying OpenFlow Ports.  </w:t>
              </w:r>
            </w:ins>
          </w:p>
          <w:p w14:paraId="35EFCF11" w14:textId="77777777" w:rsidR="001D500F" w:rsidRDefault="001D500F" w:rsidP="001D500F">
            <w:pPr>
              <w:pStyle w:val="XML1"/>
              <w:rPr>
                <w:ins w:id="9986" w:author="Thomas Dietz" w:date="2012-08-13T14:23:00Z"/>
              </w:rPr>
            </w:pPr>
            <w:ins w:id="9987" w:author="Thomas Dietz" w:date="2012-08-13T14:23:00Z">
              <w:r>
                <w:t xml:space="preserve">      </w:t>
              </w:r>
            </w:ins>
          </w:p>
          <w:p w14:paraId="4BE77F3D" w14:textId="77777777" w:rsidR="001D500F" w:rsidRDefault="001D500F" w:rsidP="001D500F">
            <w:pPr>
              <w:pStyle w:val="XML1"/>
              <w:rPr>
                <w:ins w:id="9988" w:author="Thomas Dietz" w:date="2012-08-13T14:23:00Z"/>
              </w:rPr>
            </w:pPr>
            <w:ins w:id="9989" w:author="Thomas Dietz" w:date="2012-08-13T14:23:00Z">
              <w:r>
                <w:t xml:space="preserve">        This element is not to be set by the OP-CONFIG protocol,</w:t>
              </w:r>
            </w:ins>
          </w:p>
          <w:p w14:paraId="0B092C9E" w14:textId="77777777" w:rsidR="001D500F" w:rsidRDefault="001D500F" w:rsidP="001D500F">
            <w:pPr>
              <w:pStyle w:val="XML1"/>
              <w:rPr>
                <w:ins w:id="9990" w:author="Thomas Dietz" w:date="2012-08-13T14:23:00Z"/>
              </w:rPr>
            </w:pPr>
            <w:ins w:id="9991" w:author="Thomas Dietz" w:date="2012-08-13T14:23:00Z">
              <w:r>
                <w:t xml:space="preserve">        but it is set by the switch implementation.  It may be set</w:t>
              </w:r>
            </w:ins>
          </w:p>
          <w:p w14:paraId="7A015AA0" w14:textId="77777777" w:rsidR="001D500F" w:rsidRDefault="001D500F" w:rsidP="001D500F">
            <w:pPr>
              <w:pStyle w:val="XML1"/>
              <w:rPr>
                <w:ins w:id="9992" w:author="Thomas Dietz" w:date="2012-08-13T14:23:00Z"/>
              </w:rPr>
            </w:pPr>
            <w:ins w:id="9993" w:author="Thomas Dietz" w:date="2012-08-13T14:23:00Z">
              <w:r>
                <w:t xml:space="preserve">        at start-up time of an OpenFlow Capable Switch or when the </w:t>
              </w:r>
            </w:ins>
          </w:p>
          <w:p w14:paraId="20FE92EE" w14:textId="77777777" w:rsidR="001D500F" w:rsidRDefault="001D500F" w:rsidP="001D500F">
            <w:pPr>
              <w:pStyle w:val="XML1"/>
              <w:rPr>
                <w:ins w:id="9994" w:author="Thomas Dietz" w:date="2012-08-13T14:23:00Z"/>
              </w:rPr>
            </w:pPr>
            <w:ins w:id="9995" w:author="Thomas Dietz" w:date="2012-08-13T14:23:00Z">
              <w:r>
                <w:t xml:space="preserve">        OpenFlow Port is assigned to an OpenFlow Logical Switch.</w:t>
              </w:r>
            </w:ins>
          </w:p>
          <w:p w14:paraId="61577007" w14:textId="77777777" w:rsidR="001D500F" w:rsidRDefault="001D500F" w:rsidP="001D500F">
            <w:pPr>
              <w:pStyle w:val="XML1"/>
              <w:rPr>
                <w:ins w:id="9996" w:author="Thomas Dietz" w:date="2012-08-13T14:23:00Z"/>
              </w:rPr>
            </w:pPr>
            <w:ins w:id="9997" w:author="Thomas Dietz" w:date="2012-08-13T14:23:00Z">
              <w:r>
                <w:t xml:space="preserve">        It MAY also be not set at all.  If this element is set to a</w:t>
              </w:r>
            </w:ins>
          </w:p>
          <w:p w14:paraId="7271A5E4" w14:textId="77777777" w:rsidR="001D500F" w:rsidRDefault="001D500F" w:rsidP="001D500F">
            <w:pPr>
              <w:pStyle w:val="XML1"/>
              <w:rPr>
                <w:ins w:id="9998" w:author="Thomas Dietz" w:date="2012-08-13T14:23:00Z"/>
              </w:rPr>
            </w:pPr>
            <w:ins w:id="9999" w:author="Thomas Dietz" w:date="2012-08-13T14:23:00Z">
              <w:r>
                <w:t xml:space="preserve">        value other than the empty string when being assigned to an</w:t>
              </w:r>
            </w:ins>
          </w:p>
          <w:p w14:paraId="0CF60482" w14:textId="77777777" w:rsidR="001D500F" w:rsidRDefault="001D500F" w:rsidP="001D500F">
            <w:pPr>
              <w:pStyle w:val="XML1"/>
              <w:rPr>
                <w:ins w:id="10000" w:author="Thomas Dietz" w:date="2012-08-13T14:23:00Z"/>
              </w:rPr>
            </w:pPr>
            <w:ins w:id="10001" w:author="Thomas Dietz" w:date="2012-08-13T14:23:00Z">
              <w:r>
                <w:t xml:space="preserve">        OpenFlow Logical Switch, then the value of this element</w:t>
              </w:r>
            </w:ins>
          </w:p>
          <w:p w14:paraId="55179943" w14:textId="77777777" w:rsidR="001D500F" w:rsidRDefault="001D500F" w:rsidP="001D500F">
            <w:pPr>
              <w:pStyle w:val="XML1"/>
              <w:rPr>
                <w:ins w:id="10002" w:author="Thomas Dietz" w:date="2012-08-13T14:23:00Z"/>
              </w:rPr>
            </w:pPr>
            <w:ins w:id="10003" w:author="Thomas Dietz" w:date="2012-08-13T14:23:00Z">
              <w:r>
                <w:t xml:space="preserve">        MUST be unique within the context of the OpenFlow Logical</w:t>
              </w:r>
            </w:ins>
          </w:p>
          <w:p w14:paraId="055F755D" w14:textId="77777777" w:rsidR="001D500F" w:rsidRDefault="001D500F" w:rsidP="001D500F">
            <w:pPr>
              <w:pStyle w:val="XML1"/>
              <w:rPr>
                <w:ins w:id="10004" w:author="Thomas Dietz" w:date="2012-08-13T14:23:00Z"/>
              </w:rPr>
            </w:pPr>
            <w:ins w:id="10005" w:author="Thomas Dietz" w:date="2012-08-13T14:23:00Z">
              <w:r>
                <w:t xml:space="preserve">        Switch.  </w:t>
              </w:r>
            </w:ins>
          </w:p>
          <w:p w14:paraId="3A2611FB" w14:textId="77777777" w:rsidR="001D500F" w:rsidRDefault="001D500F" w:rsidP="001D500F">
            <w:pPr>
              <w:pStyle w:val="XML1"/>
              <w:rPr>
                <w:ins w:id="10006" w:author="Thomas Dietz" w:date="2012-08-13T14:23:00Z"/>
              </w:rPr>
            </w:pPr>
            <w:ins w:id="10007" w:author="Thomas Dietz" w:date="2012-08-13T14:23:00Z">
              <w:r>
                <w:t xml:space="preserve">      </w:t>
              </w:r>
            </w:ins>
          </w:p>
          <w:p w14:paraId="618C8F91" w14:textId="77777777" w:rsidR="001D500F" w:rsidRDefault="001D500F" w:rsidP="001D500F">
            <w:pPr>
              <w:pStyle w:val="XML1"/>
              <w:rPr>
                <w:ins w:id="10008" w:author="Thomas Dietz" w:date="2012-08-13T14:23:00Z"/>
              </w:rPr>
            </w:pPr>
            <w:ins w:id="10009" w:author="Thomas Dietz" w:date="2012-08-13T14:23:00Z">
              <w:r>
                <w:t xml:space="preserve">        If no value or the empty string is currently assigned to</w:t>
              </w:r>
            </w:ins>
          </w:p>
          <w:p w14:paraId="686C8F28" w14:textId="77777777" w:rsidR="001D500F" w:rsidRDefault="001D500F" w:rsidP="001D500F">
            <w:pPr>
              <w:pStyle w:val="XML1"/>
              <w:rPr>
                <w:ins w:id="10010" w:author="Thomas Dietz" w:date="2012-08-13T14:23:00Z"/>
              </w:rPr>
            </w:pPr>
            <w:ins w:id="10011" w:author="Thomas Dietz" w:date="2012-08-13T14:23:00Z">
              <w:r>
                <w:t xml:space="preserve">        this element then this element MUST not be included in</w:t>
              </w:r>
            </w:ins>
          </w:p>
          <w:p w14:paraId="27BCD76F" w14:textId="77777777" w:rsidR="001D500F" w:rsidRDefault="001D500F" w:rsidP="001D500F">
            <w:pPr>
              <w:pStyle w:val="XML1"/>
              <w:rPr>
                <w:ins w:id="10012" w:author="Thomas Dietz" w:date="2012-08-13T14:23:00Z"/>
              </w:rPr>
            </w:pPr>
            <w:ins w:id="10013" w:author="Thomas Dietz" w:date="2012-08-13T14:23:00Z">
              <w:r>
                <w:t xml:space="preserve">        replies to NETCONF &lt;get&gt; requests. Since this element is</w:t>
              </w:r>
            </w:ins>
          </w:p>
          <w:p w14:paraId="12A1985D" w14:textId="77777777" w:rsidR="001D500F" w:rsidRDefault="001D500F" w:rsidP="001D500F">
            <w:pPr>
              <w:pStyle w:val="XML1"/>
              <w:rPr>
                <w:ins w:id="10014" w:author="Thomas Dietz" w:date="2012-08-13T14:23:00Z"/>
              </w:rPr>
            </w:pPr>
            <w:ins w:id="10015" w:author="Thomas Dietz" w:date="2012-08-13T14:23:00Z">
              <w:r>
                <w:t xml:space="preserve">        not configurable with the NETCONF protocol it MUST NOT be</w:t>
              </w:r>
            </w:ins>
          </w:p>
          <w:p w14:paraId="5C5EF5DC" w14:textId="77777777" w:rsidR="001D500F" w:rsidRDefault="001D500F" w:rsidP="001D500F">
            <w:pPr>
              <w:pStyle w:val="XML1"/>
              <w:rPr>
                <w:ins w:id="10016" w:author="Thomas Dietz" w:date="2012-08-13T14:23:00Z"/>
              </w:rPr>
            </w:pPr>
            <w:ins w:id="10017" w:author="Thomas Dietz" w:date="2012-08-13T14:23:00Z">
              <w:r>
                <w:t xml:space="preserve">        included in replies to NETCONF &lt;get-config&gt; requests.";</w:t>
              </w:r>
            </w:ins>
          </w:p>
          <w:p w14:paraId="420ADD1A" w14:textId="77777777" w:rsidR="001D500F" w:rsidRDefault="001D500F" w:rsidP="001D500F">
            <w:pPr>
              <w:pStyle w:val="XML1"/>
              <w:rPr>
                <w:ins w:id="10018" w:author="Thomas Dietz" w:date="2012-08-13T14:23:00Z"/>
              </w:rPr>
            </w:pPr>
            <w:ins w:id="10019" w:author="Thomas Dietz" w:date="2012-08-13T14:23:00Z">
              <w:r>
                <w:t xml:space="preserve">    }</w:t>
              </w:r>
            </w:ins>
          </w:p>
          <w:p w14:paraId="35D102AA" w14:textId="77777777" w:rsidR="001D500F" w:rsidRDefault="001D500F" w:rsidP="001D500F">
            <w:pPr>
              <w:pStyle w:val="XML1"/>
              <w:rPr>
                <w:ins w:id="10020" w:author="Thomas Dietz" w:date="2012-08-13T14:23:00Z"/>
              </w:rPr>
            </w:pPr>
            <w:ins w:id="10021" w:author="Thomas Dietz" w:date="2012-08-13T14:23:00Z">
              <w:r>
                <w:t xml:space="preserve">    leaf current-rate {</w:t>
              </w:r>
            </w:ins>
          </w:p>
          <w:p w14:paraId="2E6013E4" w14:textId="77777777" w:rsidR="001D500F" w:rsidRDefault="001D500F" w:rsidP="001D500F">
            <w:pPr>
              <w:pStyle w:val="XML1"/>
              <w:rPr>
                <w:ins w:id="10022" w:author="Thomas Dietz" w:date="2012-08-13T14:23:00Z"/>
              </w:rPr>
            </w:pPr>
            <w:ins w:id="10023" w:author="Thomas Dietz" w:date="2012-08-13T14:23:00Z">
              <w:r>
                <w:t xml:space="preserve">      when "../features/current/rate='other'" {</w:t>
              </w:r>
            </w:ins>
          </w:p>
          <w:p w14:paraId="36E7ED64" w14:textId="77777777" w:rsidR="001D500F" w:rsidRDefault="001D500F" w:rsidP="001D500F">
            <w:pPr>
              <w:pStyle w:val="XML1"/>
              <w:rPr>
                <w:ins w:id="10024" w:author="Thomas Dietz" w:date="2012-08-13T14:23:00Z"/>
              </w:rPr>
            </w:pPr>
            <w:ins w:id="10025" w:author="Thomas Dietz" w:date="2012-08-13T14:23:00Z">
              <w:r>
                <w:t xml:space="preserve">        description "This element is only valid if the element rate</w:t>
              </w:r>
            </w:ins>
          </w:p>
          <w:p w14:paraId="7A8AEDD1" w14:textId="77777777" w:rsidR="001D500F" w:rsidRDefault="001D500F" w:rsidP="001D500F">
            <w:pPr>
              <w:pStyle w:val="XML1"/>
              <w:rPr>
                <w:ins w:id="10026" w:author="Thomas Dietz" w:date="2012-08-13T14:23:00Z"/>
              </w:rPr>
            </w:pPr>
            <w:ins w:id="10027" w:author="Thomas Dietz" w:date="2012-08-13T14:23:00Z">
              <w:r>
                <w:t xml:space="preserve">          of the current features has value 'other'.";</w:t>
              </w:r>
            </w:ins>
          </w:p>
          <w:p w14:paraId="3ED2589F" w14:textId="77777777" w:rsidR="001D500F" w:rsidRDefault="001D500F" w:rsidP="001D500F">
            <w:pPr>
              <w:pStyle w:val="XML1"/>
              <w:rPr>
                <w:ins w:id="10028" w:author="Thomas Dietz" w:date="2012-08-13T14:23:00Z"/>
              </w:rPr>
            </w:pPr>
            <w:ins w:id="10029" w:author="Thomas Dietz" w:date="2012-08-13T14:23:00Z">
              <w:r>
                <w:t xml:space="preserve">      }</w:t>
              </w:r>
            </w:ins>
          </w:p>
          <w:p w14:paraId="269EA29B" w14:textId="77777777" w:rsidR="001D500F" w:rsidRDefault="001D500F" w:rsidP="001D500F">
            <w:pPr>
              <w:pStyle w:val="XML1"/>
              <w:rPr>
                <w:ins w:id="10030" w:author="Thomas Dietz" w:date="2012-08-13T14:23:00Z"/>
              </w:rPr>
            </w:pPr>
            <w:ins w:id="10031" w:author="Thomas Dietz" w:date="2012-08-13T14:23:00Z">
              <w:r>
                <w:t xml:space="preserve">      type uint32;</w:t>
              </w:r>
            </w:ins>
          </w:p>
          <w:p w14:paraId="2ED0DBCB" w14:textId="77777777" w:rsidR="001D500F" w:rsidRDefault="001D500F" w:rsidP="001D500F">
            <w:pPr>
              <w:pStyle w:val="XML1"/>
              <w:rPr>
                <w:ins w:id="10032" w:author="Thomas Dietz" w:date="2012-08-13T14:23:00Z"/>
              </w:rPr>
            </w:pPr>
            <w:ins w:id="10033" w:author="Thomas Dietz" w:date="2012-08-13T14:23:00Z">
              <w:r>
                <w:t xml:space="preserve">      units "kbit/s";</w:t>
              </w:r>
            </w:ins>
          </w:p>
          <w:p w14:paraId="1D8CB92A" w14:textId="77777777" w:rsidR="001D500F" w:rsidRDefault="001D500F" w:rsidP="001D500F">
            <w:pPr>
              <w:pStyle w:val="XML1"/>
              <w:rPr>
                <w:ins w:id="10034" w:author="Thomas Dietz" w:date="2012-08-13T14:23:00Z"/>
              </w:rPr>
            </w:pPr>
            <w:ins w:id="10035" w:author="Thomas Dietz" w:date="2012-08-13T14:23:00Z">
              <w:r>
                <w:t xml:space="preserve">      config false;</w:t>
              </w:r>
            </w:ins>
          </w:p>
          <w:p w14:paraId="3AA83F7F" w14:textId="77777777" w:rsidR="001D500F" w:rsidRDefault="001D500F" w:rsidP="001D500F">
            <w:pPr>
              <w:pStyle w:val="XML1"/>
              <w:rPr>
                <w:ins w:id="10036" w:author="Thomas Dietz" w:date="2012-08-13T14:23:00Z"/>
              </w:rPr>
            </w:pPr>
            <w:ins w:id="10037" w:author="Thomas Dietz" w:date="2012-08-13T14:23:00Z">
              <w:r>
                <w:t xml:space="preserve">      description "This element indicates the current bit rate of </w:t>
              </w:r>
            </w:ins>
          </w:p>
          <w:p w14:paraId="6398D0AA" w14:textId="77777777" w:rsidR="001D500F" w:rsidRDefault="001D500F" w:rsidP="001D500F">
            <w:pPr>
              <w:pStyle w:val="XML1"/>
              <w:rPr>
                <w:ins w:id="10038" w:author="Thomas Dietz" w:date="2012-08-13T14:23:00Z"/>
              </w:rPr>
            </w:pPr>
            <w:ins w:id="10039" w:author="Thomas Dietz" w:date="2012-08-13T14:23:00Z">
              <w:r>
                <w:t xml:space="preserve">        the port. Its values is to be provided in units of kilobit </w:t>
              </w:r>
            </w:ins>
          </w:p>
          <w:p w14:paraId="7889E850" w14:textId="77777777" w:rsidR="001D500F" w:rsidRDefault="001D500F" w:rsidP="001D500F">
            <w:pPr>
              <w:pStyle w:val="XML1"/>
              <w:rPr>
                <w:ins w:id="10040" w:author="Thomas Dietz" w:date="2012-08-13T14:23:00Z"/>
              </w:rPr>
            </w:pPr>
            <w:ins w:id="10041" w:author="Thomas Dietz" w:date="2012-08-13T14:23:00Z">
              <w:r>
                <w:t xml:space="preserve">        per second (kbps). This element is only valid if the </w:t>
              </w:r>
            </w:ins>
          </w:p>
          <w:p w14:paraId="5DA24E1B" w14:textId="77777777" w:rsidR="001D500F" w:rsidRDefault="001D500F" w:rsidP="001D500F">
            <w:pPr>
              <w:pStyle w:val="XML1"/>
              <w:rPr>
                <w:ins w:id="10042" w:author="Thomas Dietz" w:date="2012-08-13T14:23:00Z"/>
              </w:rPr>
            </w:pPr>
            <w:ins w:id="10043" w:author="Thomas Dietz" w:date="2012-08-13T14:23:00Z">
              <w:r>
                <w:t xml:space="preserve">        element called 'rate' in the current Port Features has a </w:t>
              </w:r>
            </w:ins>
          </w:p>
          <w:p w14:paraId="369B4431" w14:textId="77777777" w:rsidR="001D500F" w:rsidRDefault="001D500F" w:rsidP="001D500F">
            <w:pPr>
              <w:pStyle w:val="XML1"/>
              <w:rPr>
                <w:ins w:id="10044" w:author="Thomas Dietz" w:date="2012-08-13T14:23:00Z"/>
              </w:rPr>
            </w:pPr>
            <w:ins w:id="10045" w:author="Thomas Dietz" w:date="2012-08-13T14:23:00Z">
              <w:r>
                <w:t xml:space="preserve">        value of 'other'.</w:t>
              </w:r>
            </w:ins>
          </w:p>
          <w:p w14:paraId="7D93D23B" w14:textId="77777777" w:rsidR="001D500F" w:rsidRDefault="001D500F" w:rsidP="001D500F">
            <w:pPr>
              <w:pStyle w:val="XML1"/>
              <w:rPr>
                <w:ins w:id="10046" w:author="Thomas Dietz" w:date="2012-08-13T14:23:00Z"/>
              </w:rPr>
            </w:pPr>
          </w:p>
          <w:p w14:paraId="2AF517BF" w14:textId="77777777" w:rsidR="001D500F" w:rsidRDefault="001D500F" w:rsidP="001D500F">
            <w:pPr>
              <w:pStyle w:val="XML1"/>
              <w:rPr>
                <w:ins w:id="10047" w:author="Thomas Dietz" w:date="2012-08-13T14:23:00Z"/>
              </w:rPr>
            </w:pPr>
            <w:ins w:id="10048" w:author="Thomas Dietz" w:date="2012-08-13T14:23:00Z">
              <w:r>
                <w:t xml:space="preserve">        Since this element is not configurable with the NETCONF</w:t>
              </w:r>
            </w:ins>
          </w:p>
          <w:p w14:paraId="179CCD09" w14:textId="77777777" w:rsidR="001D500F" w:rsidRDefault="001D500F" w:rsidP="001D500F">
            <w:pPr>
              <w:pStyle w:val="XML1"/>
              <w:rPr>
                <w:ins w:id="10049" w:author="Thomas Dietz" w:date="2012-08-13T14:23:00Z"/>
              </w:rPr>
            </w:pPr>
            <w:ins w:id="10050" w:author="Thomas Dietz" w:date="2012-08-13T14:23:00Z">
              <w:r>
                <w:t xml:space="preserve">        protocol it MUST NOT be included in replies to NETCONF</w:t>
              </w:r>
            </w:ins>
          </w:p>
          <w:p w14:paraId="75729328" w14:textId="77777777" w:rsidR="001D500F" w:rsidRDefault="001D500F" w:rsidP="001D500F">
            <w:pPr>
              <w:pStyle w:val="XML1"/>
              <w:rPr>
                <w:ins w:id="10051" w:author="Thomas Dietz" w:date="2012-08-13T14:23:00Z"/>
              </w:rPr>
            </w:pPr>
            <w:ins w:id="10052" w:author="Thomas Dietz" w:date="2012-08-13T14:23:00Z">
              <w:r>
                <w:t xml:space="preserve">        &lt;get-config&gt; requests.";</w:t>
              </w:r>
            </w:ins>
          </w:p>
          <w:p w14:paraId="47844AE9" w14:textId="77777777" w:rsidR="001D500F" w:rsidRDefault="001D500F" w:rsidP="001D500F">
            <w:pPr>
              <w:pStyle w:val="XML1"/>
              <w:rPr>
                <w:ins w:id="10053" w:author="Thomas Dietz" w:date="2012-08-13T14:23:00Z"/>
              </w:rPr>
            </w:pPr>
            <w:ins w:id="10054" w:author="Thomas Dietz" w:date="2012-08-13T14:23:00Z">
              <w:r>
                <w:t xml:space="preserve">    }</w:t>
              </w:r>
            </w:ins>
          </w:p>
          <w:p w14:paraId="393A9D58" w14:textId="77777777" w:rsidR="001D500F" w:rsidRDefault="001D500F" w:rsidP="001D500F">
            <w:pPr>
              <w:pStyle w:val="XML1"/>
              <w:rPr>
                <w:ins w:id="10055" w:author="Thomas Dietz" w:date="2012-08-13T14:23:00Z"/>
              </w:rPr>
            </w:pPr>
            <w:ins w:id="10056" w:author="Thomas Dietz" w:date="2012-08-13T14:23:00Z">
              <w:r>
                <w:t xml:space="preserve">    leaf max-rate {</w:t>
              </w:r>
            </w:ins>
          </w:p>
          <w:p w14:paraId="18B30480" w14:textId="77777777" w:rsidR="001D500F" w:rsidRDefault="001D500F" w:rsidP="001D500F">
            <w:pPr>
              <w:pStyle w:val="XML1"/>
              <w:rPr>
                <w:ins w:id="10057" w:author="Thomas Dietz" w:date="2012-08-13T14:23:00Z"/>
              </w:rPr>
            </w:pPr>
            <w:ins w:id="10058" w:author="Thomas Dietz" w:date="2012-08-13T14:23:00Z">
              <w:r>
                <w:lastRenderedPageBreak/>
                <w:t xml:space="preserve">      when "../features/current/rate='other'" {</w:t>
              </w:r>
            </w:ins>
          </w:p>
          <w:p w14:paraId="26C05993" w14:textId="77777777" w:rsidR="001D500F" w:rsidRDefault="001D500F" w:rsidP="001D500F">
            <w:pPr>
              <w:pStyle w:val="XML1"/>
              <w:rPr>
                <w:ins w:id="10059" w:author="Thomas Dietz" w:date="2012-08-13T14:23:00Z"/>
              </w:rPr>
            </w:pPr>
            <w:ins w:id="10060" w:author="Thomas Dietz" w:date="2012-08-13T14:23:00Z">
              <w:r>
                <w:t xml:space="preserve">        description "This element is only valid if the element rate</w:t>
              </w:r>
            </w:ins>
          </w:p>
          <w:p w14:paraId="3C392349" w14:textId="77777777" w:rsidR="001D500F" w:rsidRDefault="001D500F" w:rsidP="001D500F">
            <w:pPr>
              <w:pStyle w:val="XML1"/>
              <w:rPr>
                <w:ins w:id="10061" w:author="Thomas Dietz" w:date="2012-08-13T14:23:00Z"/>
              </w:rPr>
            </w:pPr>
            <w:ins w:id="10062" w:author="Thomas Dietz" w:date="2012-08-13T14:23:00Z">
              <w:r>
                <w:t xml:space="preserve">          of the current features has value 'other'.";</w:t>
              </w:r>
            </w:ins>
          </w:p>
          <w:p w14:paraId="770B7AE9" w14:textId="77777777" w:rsidR="001D500F" w:rsidRDefault="001D500F" w:rsidP="001D500F">
            <w:pPr>
              <w:pStyle w:val="XML1"/>
              <w:rPr>
                <w:ins w:id="10063" w:author="Thomas Dietz" w:date="2012-08-13T14:23:00Z"/>
              </w:rPr>
            </w:pPr>
            <w:ins w:id="10064" w:author="Thomas Dietz" w:date="2012-08-13T14:23:00Z">
              <w:r>
                <w:t xml:space="preserve">      }</w:t>
              </w:r>
            </w:ins>
          </w:p>
          <w:p w14:paraId="0E774338" w14:textId="77777777" w:rsidR="001D500F" w:rsidRDefault="001D500F" w:rsidP="001D500F">
            <w:pPr>
              <w:pStyle w:val="XML1"/>
              <w:rPr>
                <w:ins w:id="10065" w:author="Thomas Dietz" w:date="2012-08-13T14:23:00Z"/>
              </w:rPr>
            </w:pPr>
            <w:ins w:id="10066" w:author="Thomas Dietz" w:date="2012-08-13T14:23:00Z">
              <w:r>
                <w:t xml:space="preserve">      type uint32;</w:t>
              </w:r>
            </w:ins>
          </w:p>
          <w:p w14:paraId="105A7784" w14:textId="77777777" w:rsidR="001D500F" w:rsidRDefault="001D500F" w:rsidP="001D500F">
            <w:pPr>
              <w:pStyle w:val="XML1"/>
              <w:rPr>
                <w:ins w:id="10067" w:author="Thomas Dietz" w:date="2012-08-13T14:23:00Z"/>
              </w:rPr>
            </w:pPr>
            <w:ins w:id="10068" w:author="Thomas Dietz" w:date="2012-08-13T14:23:00Z">
              <w:r>
                <w:t xml:space="preserve">      units "kbit/s";</w:t>
              </w:r>
            </w:ins>
          </w:p>
          <w:p w14:paraId="79A7B0F5" w14:textId="77777777" w:rsidR="001D500F" w:rsidRDefault="001D500F" w:rsidP="001D500F">
            <w:pPr>
              <w:pStyle w:val="XML1"/>
              <w:rPr>
                <w:ins w:id="10069" w:author="Thomas Dietz" w:date="2012-08-13T14:23:00Z"/>
              </w:rPr>
            </w:pPr>
            <w:ins w:id="10070" w:author="Thomas Dietz" w:date="2012-08-13T14:23:00Z">
              <w:r>
                <w:t xml:space="preserve">      config false;</w:t>
              </w:r>
            </w:ins>
          </w:p>
          <w:p w14:paraId="313C9513" w14:textId="77777777" w:rsidR="001D500F" w:rsidRDefault="001D500F" w:rsidP="001D500F">
            <w:pPr>
              <w:pStyle w:val="XML1"/>
              <w:rPr>
                <w:ins w:id="10071" w:author="Thomas Dietz" w:date="2012-08-13T14:23:00Z"/>
              </w:rPr>
            </w:pPr>
            <w:ins w:id="10072" w:author="Thomas Dietz" w:date="2012-08-13T14:23:00Z">
              <w:r>
                <w:t xml:space="preserve">      description "This element indicates the maximum bit rate of </w:t>
              </w:r>
            </w:ins>
          </w:p>
          <w:p w14:paraId="7C2FCD4B" w14:textId="77777777" w:rsidR="001D500F" w:rsidRDefault="001D500F" w:rsidP="001D500F">
            <w:pPr>
              <w:pStyle w:val="XML1"/>
              <w:rPr>
                <w:ins w:id="10073" w:author="Thomas Dietz" w:date="2012-08-13T14:23:00Z"/>
              </w:rPr>
            </w:pPr>
            <w:ins w:id="10074" w:author="Thomas Dietz" w:date="2012-08-13T14:23:00Z">
              <w:r>
                <w:t xml:space="preserve">        the port. Its values is to be provided in units of kilobit </w:t>
              </w:r>
            </w:ins>
          </w:p>
          <w:p w14:paraId="50E3BCD1" w14:textId="77777777" w:rsidR="001D500F" w:rsidRDefault="001D500F" w:rsidP="001D500F">
            <w:pPr>
              <w:pStyle w:val="XML1"/>
              <w:rPr>
                <w:ins w:id="10075" w:author="Thomas Dietz" w:date="2012-08-13T14:23:00Z"/>
              </w:rPr>
            </w:pPr>
            <w:ins w:id="10076" w:author="Thomas Dietz" w:date="2012-08-13T14:23:00Z">
              <w:r>
                <w:t xml:space="preserve">        per second (kbps). This element is only valid if the </w:t>
              </w:r>
            </w:ins>
          </w:p>
          <w:p w14:paraId="4BCF8075" w14:textId="77777777" w:rsidR="001D500F" w:rsidRDefault="001D500F" w:rsidP="001D500F">
            <w:pPr>
              <w:pStyle w:val="XML1"/>
              <w:rPr>
                <w:ins w:id="10077" w:author="Thomas Dietz" w:date="2012-08-13T14:23:00Z"/>
              </w:rPr>
            </w:pPr>
            <w:ins w:id="10078" w:author="Thomas Dietz" w:date="2012-08-13T14:23:00Z">
              <w:r>
                <w:t xml:space="preserve">        element called 'rate' in the current Port Features has a </w:t>
              </w:r>
            </w:ins>
          </w:p>
          <w:p w14:paraId="727FDCDF" w14:textId="77777777" w:rsidR="001D500F" w:rsidRDefault="001D500F" w:rsidP="001D500F">
            <w:pPr>
              <w:pStyle w:val="XML1"/>
              <w:rPr>
                <w:ins w:id="10079" w:author="Thomas Dietz" w:date="2012-08-13T14:23:00Z"/>
              </w:rPr>
            </w:pPr>
            <w:ins w:id="10080" w:author="Thomas Dietz" w:date="2012-08-13T14:23:00Z">
              <w:r>
                <w:t xml:space="preserve">        value of 'other'.</w:t>
              </w:r>
            </w:ins>
          </w:p>
          <w:p w14:paraId="2E494515" w14:textId="77777777" w:rsidR="001D500F" w:rsidRDefault="001D500F" w:rsidP="001D500F">
            <w:pPr>
              <w:pStyle w:val="XML1"/>
              <w:rPr>
                <w:ins w:id="10081" w:author="Thomas Dietz" w:date="2012-08-13T14:23:00Z"/>
              </w:rPr>
            </w:pPr>
          </w:p>
          <w:p w14:paraId="4BEC0A06" w14:textId="77777777" w:rsidR="001D500F" w:rsidRDefault="001D500F" w:rsidP="001D500F">
            <w:pPr>
              <w:pStyle w:val="XML1"/>
              <w:rPr>
                <w:ins w:id="10082" w:author="Thomas Dietz" w:date="2012-08-13T14:23:00Z"/>
              </w:rPr>
            </w:pPr>
            <w:ins w:id="10083" w:author="Thomas Dietz" w:date="2012-08-13T14:23:00Z">
              <w:r>
                <w:t xml:space="preserve">        Since this element is not configurable with the NETCONF</w:t>
              </w:r>
            </w:ins>
          </w:p>
          <w:p w14:paraId="39496863" w14:textId="77777777" w:rsidR="001D500F" w:rsidRDefault="001D500F" w:rsidP="001D500F">
            <w:pPr>
              <w:pStyle w:val="XML1"/>
              <w:rPr>
                <w:ins w:id="10084" w:author="Thomas Dietz" w:date="2012-08-13T14:23:00Z"/>
              </w:rPr>
            </w:pPr>
            <w:ins w:id="10085" w:author="Thomas Dietz" w:date="2012-08-13T14:23:00Z">
              <w:r>
                <w:t xml:space="preserve">        protocol it MUST NOT be included in replies to NETCONF</w:t>
              </w:r>
            </w:ins>
          </w:p>
          <w:p w14:paraId="5036807F" w14:textId="77777777" w:rsidR="001D500F" w:rsidRDefault="001D500F" w:rsidP="001D500F">
            <w:pPr>
              <w:pStyle w:val="XML1"/>
              <w:rPr>
                <w:ins w:id="10086" w:author="Thomas Dietz" w:date="2012-08-13T14:23:00Z"/>
              </w:rPr>
            </w:pPr>
            <w:ins w:id="10087" w:author="Thomas Dietz" w:date="2012-08-13T14:23:00Z">
              <w:r>
                <w:t xml:space="preserve">        &lt;get-config&gt; requests.";</w:t>
              </w:r>
            </w:ins>
          </w:p>
          <w:p w14:paraId="55EC5C81" w14:textId="77777777" w:rsidR="001D500F" w:rsidRDefault="001D500F" w:rsidP="001D500F">
            <w:pPr>
              <w:pStyle w:val="XML1"/>
              <w:rPr>
                <w:ins w:id="10088" w:author="Thomas Dietz" w:date="2012-08-13T14:23:00Z"/>
              </w:rPr>
            </w:pPr>
            <w:ins w:id="10089" w:author="Thomas Dietz" w:date="2012-08-13T14:23:00Z">
              <w:r>
                <w:t xml:space="preserve">    }</w:t>
              </w:r>
            </w:ins>
          </w:p>
          <w:p w14:paraId="67A5AEEE" w14:textId="77777777" w:rsidR="001D500F" w:rsidRDefault="001D500F" w:rsidP="001D500F">
            <w:pPr>
              <w:pStyle w:val="XML1"/>
              <w:rPr>
                <w:ins w:id="10090" w:author="Thomas Dietz" w:date="2012-08-13T14:23:00Z"/>
              </w:rPr>
            </w:pPr>
            <w:ins w:id="10091" w:author="Thomas Dietz" w:date="2012-08-13T14:23:00Z">
              <w:r>
                <w:t xml:space="preserve">    container configuration {</w:t>
              </w:r>
            </w:ins>
          </w:p>
          <w:p w14:paraId="5A34DA25" w14:textId="77777777" w:rsidR="001D500F" w:rsidRDefault="001D500F" w:rsidP="001D500F">
            <w:pPr>
              <w:pStyle w:val="XML1"/>
              <w:rPr>
                <w:ins w:id="10092" w:author="Thomas Dietz" w:date="2012-08-13T14:23:00Z"/>
              </w:rPr>
            </w:pPr>
            <w:ins w:id="10093" w:author="Thomas Dietz" w:date="2012-08-13T14:23:00Z">
              <w:r>
                <w:t xml:space="preserve">      description "This element represents the general</w:t>
              </w:r>
            </w:ins>
          </w:p>
          <w:p w14:paraId="38A196AF" w14:textId="77777777" w:rsidR="001D500F" w:rsidRDefault="001D500F" w:rsidP="001D500F">
            <w:pPr>
              <w:pStyle w:val="XML1"/>
              <w:rPr>
                <w:ins w:id="10094" w:author="Thomas Dietz" w:date="2012-08-13T14:23:00Z"/>
              </w:rPr>
            </w:pPr>
            <w:ins w:id="10095" w:author="Thomas Dietz" w:date="2012-08-13T14:23:00Z">
              <w:r>
                <w:t xml:space="preserve">        adminitrative configuration of the OpenFlow Port.";</w:t>
              </w:r>
            </w:ins>
          </w:p>
          <w:p w14:paraId="2A1E77DD" w14:textId="77777777" w:rsidR="001D500F" w:rsidRDefault="001D500F" w:rsidP="001D500F">
            <w:pPr>
              <w:pStyle w:val="XML1"/>
              <w:rPr>
                <w:ins w:id="10096" w:author="Thomas Dietz" w:date="2012-08-13T14:23:00Z"/>
              </w:rPr>
            </w:pPr>
            <w:ins w:id="10097" w:author="Thomas Dietz" w:date="2012-08-13T14:23:00Z">
              <w:r>
                <w:t xml:space="preserve">      leaf admin-state {</w:t>
              </w:r>
            </w:ins>
          </w:p>
          <w:p w14:paraId="6DE92D47" w14:textId="77777777" w:rsidR="001D500F" w:rsidRDefault="001D500F" w:rsidP="001D500F">
            <w:pPr>
              <w:pStyle w:val="XML1"/>
              <w:rPr>
                <w:ins w:id="10098" w:author="Thomas Dietz" w:date="2012-08-13T14:23:00Z"/>
              </w:rPr>
            </w:pPr>
            <w:ins w:id="10099" w:author="Thomas Dietz" w:date="2012-08-13T14:23:00Z">
              <w:r>
                <w:t xml:space="preserve">        type OFUpDownStateType;</w:t>
              </w:r>
            </w:ins>
          </w:p>
          <w:p w14:paraId="257AEE63" w14:textId="77777777" w:rsidR="001D500F" w:rsidRDefault="001D500F" w:rsidP="001D500F">
            <w:pPr>
              <w:pStyle w:val="XML1"/>
              <w:rPr>
                <w:ins w:id="10100" w:author="Thomas Dietz" w:date="2012-08-13T14:23:00Z"/>
              </w:rPr>
            </w:pPr>
            <w:ins w:id="10101" w:author="Thomas Dietz" w:date="2012-08-13T14:23:00Z">
              <w:r>
                <w:t xml:space="preserve">        default 'up';</w:t>
              </w:r>
            </w:ins>
          </w:p>
          <w:p w14:paraId="78180D86" w14:textId="77777777" w:rsidR="001D500F" w:rsidRDefault="001D500F" w:rsidP="001D500F">
            <w:pPr>
              <w:pStyle w:val="XML1"/>
              <w:rPr>
                <w:ins w:id="10102" w:author="Thomas Dietz" w:date="2012-08-13T14:23:00Z"/>
              </w:rPr>
            </w:pPr>
            <w:ins w:id="10103" w:author="Thomas Dietz" w:date="2012-08-13T14:23:00Z">
              <w:r>
                <w:t xml:space="preserve">        description "The administrative state of the port.  If</w:t>
              </w:r>
            </w:ins>
          </w:p>
          <w:p w14:paraId="4DCBCB69" w14:textId="77777777" w:rsidR="001D500F" w:rsidRDefault="001D500F" w:rsidP="001D500F">
            <w:pPr>
              <w:pStyle w:val="XML1"/>
              <w:rPr>
                <w:ins w:id="10104" w:author="Thomas Dietz" w:date="2012-08-13T14:23:00Z"/>
              </w:rPr>
            </w:pPr>
            <w:ins w:id="10105" w:author="Thomas Dietz" w:date="2012-08-13T14:23:00Z">
              <w:r>
                <w:t xml:space="preserve">          true, the port has been administratively brought down and</w:t>
              </w:r>
            </w:ins>
          </w:p>
          <w:p w14:paraId="1E474D0B" w14:textId="77777777" w:rsidR="001D500F" w:rsidRDefault="001D500F" w:rsidP="001D500F">
            <w:pPr>
              <w:pStyle w:val="XML1"/>
              <w:rPr>
                <w:ins w:id="10106" w:author="Thomas Dietz" w:date="2012-08-13T14:23:00Z"/>
              </w:rPr>
            </w:pPr>
            <w:ins w:id="10107" w:author="Thomas Dietz" w:date="2012-08-13T14:23:00Z">
              <w:r>
                <w:t xml:space="preserve">          SHOULD not be used by OpenFlow.</w:t>
              </w:r>
            </w:ins>
          </w:p>
          <w:p w14:paraId="306366EE" w14:textId="77777777" w:rsidR="001D500F" w:rsidRDefault="001D500F" w:rsidP="001D500F">
            <w:pPr>
              <w:pStyle w:val="XML1"/>
              <w:rPr>
                <w:ins w:id="10108" w:author="Thomas Dietz" w:date="2012-08-13T14:23:00Z"/>
              </w:rPr>
            </w:pPr>
          </w:p>
          <w:p w14:paraId="70707A52" w14:textId="77777777" w:rsidR="001D500F" w:rsidRDefault="001D500F" w:rsidP="001D500F">
            <w:pPr>
              <w:pStyle w:val="XML1"/>
              <w:rPr>
                <w:ins w:id="10109" w:author="Thomas Dietz" w:date="2012-08-13T14:23:00Z"/>
              </w:rPr>
            </w:pPr>
            <w:ins w:id="10110" w:author="Thomas Dietz" w:date="2012-08-13T14:23:00Z">
              <w:r>
                <w:t xml:space="preserve">          This element is optional. If this element is not present</w:t>
              </w:r>
            </w:ins>
          </w:p>
          <w:p w14:paraId="26118F08" w14:textId="77777777" w:rsidR="001D500F" w:rsidRDefault="001D500F" w:rsidP="001D500F">
            <w:pPr>
              <w:pStyle w:val="XML1"/>
              <w:rPr>
                <w:ins w:id="10111" w:author="Thomas Dietz" w:date="2012-08-13T14:23:00Z"/>
              </w:rPr>
            </w:pPr>
            <w:ins w:id="10112" w:author="Thomas Dietz" w:date="2012-08-13T14:23:00Z">
              <w:r>
                <w:t xml:space="preserve">          it defaults to 'up'.";</w:t>
              </w:r>
            </w:ins>
          </w:p>
          <w:p w14:paraId="0AA8E752" w14:textId="77777777" w:rsidR="001D500F" w:rsidRDefault="001D500F" w:rsidP="001D500F">
            <w:pPr>
              <w:pStyle w:val="XML1"/>
              <w:rPr>
                <w:ins w:id="10113" w:author="Thomas Dietz" w:date="2012-08-13T14:23:00Z"/>
              </w:rPr>
            </w:pPr>
            <w:ins w:id="10114" w:author="Thomas Dietz" w:date="2012-08-13T14:23:00Z">
              <w:r>
                <w:t xml:space="preserve">      }</w:t>
              </w:r>
            </w:ins>
          </w:p>
          <w:p w14:paraId="0CBEFE39" w14:textId="77777777" w:rsidR="001D500F" w:rsidRDefault="001D500F" w:rsidP="001D500F">
            <w:pPr>
              <w:pStyle w:val="XML1"/>
              <w:rPr>
                <w:ins w:id="10115" w:author="Thomas Dietz" w:date="2012-08-13T14:23:00Z"/>
              </w:rPr>
            </w:pPr>
            <w:ins w:id="10116" w:author="Thomas Dietz" w:date="2012-08-13T14:23:00Z">
              <w:r>
                <w:t xml:space="preserve">      leaf no-receive {</w:t>
              </w:r>
            </w:ins>
          </w:p>
          <w:p w14:paraId="162B847C" w14:textId="77777777" w:rsidR="001D500F" w:rsidRDefault="001D500F" w:rsidP="001D500F">
            <w:pPr>
              <w:pStyle w:val="XML1"/>
              <w:rPr>
                <w:ins w:id="10117" w:author="Thomas Dietz" w:date="2012-08-13T14:23:00Z"/>
              </w:rPr>
            </w:pPr>
            <w:ins w:id="10118" w:author="Thomas Dietz" w:date="2012-08-13T14:23:00Z">
              <w:r>
                <w:t xml:space="preserve">        type boolean;</w:t>
              </w:r>
            </w:ins>
          </w:p>
          <w:p w14:paraId="1E86503B" w14:textId="77777777" w:rsidR="001D500F" w:rsidRDefault="001D500F" w:rsidP="001D500F">
            <w:pPr>
              <w:pStyle w:val="XML1"/>
              <w:rPr>
                <w:ins w:id="10119" w:author="Thomas Dietz" w:date="2012-08-13T14:23:00Z"/>
              </w:rPr>
            </w:pPr>
            <w:ins w:id="10120" w:author="Thomas Dietz" w:date="2012-08-13T14:23:00Z">
              <w:r>
                <w:t xml:space="preserve">        default false;</w:t>
              </w:r>
            </w:ins>
          </w:p>
          <w:p w14:paraId="21C0B057" w14:textId="77777777" w:rsidR="001D500F" w:rsidRDefault="001D500F" w:rsidP="001D500F">
            <w:pPr>
              <w:pStyle w:val="XML1"/>
              <w:rPr>
                <w:ins w:id="10121" w:author="Thomas Dietz" w:date="2012-08-13T14:23:00Z"/>
              </w:rPr>
            </w:pPr>
            <w:ins w:id="10122" w:author="Thomas Dietz" w:date="2012-08-13T14:23:00Z">
              <w:r>
                <w:t xml:space="preserve">        description "If true, packets received at this OpenFlow</w:t>
              </w:r>
            </w:ins>
          </w:p>
          <w:p w14:paraId="7839C953" w14:textId="77777777" w:rsidR="001D500F" w:rsidRDefault="001D500F" w:rsidP="001D500F">
            <w:pPr>
              <w:pStyle w:val="XML1"/>
              <w:rPr>
                <w:ins w:id="10123" w:author="Thomas Dietz" w:date="2012-08-13T14:23:00Z"/>
              </w:rPr>
            </w:pPr>
            <w:ins w:id="10124" w:author="Thomas Dietz" w:date="2012-08-13T14:23:00Z">
              <w:r>
                <w:t xml:space="preserve">          port SHOULD be dropped.</w:t>
              </w:r>
            </w:ins>
          </w:p>
          <w:p w14:paraId="5BED7F8B" w14:textId="77777777" w:rsidR="001D500F" w:rsidRDefault="001D500F" w:rsidP="001D500F">
            <w:pPr>
              <w:pStyle w:val="XML1"/>
              <w:rPr>
                <w:ins w:id="10125" w:author="Thomas Dietz" w:date="2012-08-13T14:23:00Z"/>
              </w:rPr>
            </w:pPr>
          </w:p>
          <w:p w14:paraId="4142E438" w14:textId="77777777" w:rsidR="001D500F" w:rsidRDefault="001D500F" w:rsidP="001D500F">
            <w:pPr>
              <w:pStyle w:val="XML1"/>
              <w:rPr>
                <w:ins w:id="10126" w:author="Thomas Dietz" w:date="2012-08-13T14:23:00Z"/>
              </w:rPr>
            </w:pPr>
            <w:ins w:id="10127" w:author="Thomas Dietz" w:date="2012-08-13T14:23:00Z">
              <w:r>
                <w:t xml:space="preserve">          This element is optional. If this element is not present</w:t>
              </w:r>
            </w:ins>
          </w:p>
          <w:p w14:paraId="3E3A0153" w14:textId="77777777" w:rsidR="001D500F" w:rsidRDefault="001D500F" w:rsidP="001D500F">
            <w:pPr>
              <w:pStyle w:val="XML1"/>
              <w:rPr>
                <w:ins w:id="10128" w:author="Thomas Dietz" w:date="2012-08-13T14:23:00Z"/>
              </w:rPr>
            </w:pPr>
            <w:ins w:id="10129" w:author="Thomas Dietz" w:date="2012-08-13T14:23:00Z">
              <w:r>
                <w:t xml:space="preserve">          it defaults to 'false'.";</w:t>
              </w:r>
            </w:ins>
          </w:p>
          <w:p w14:paraId="5251A3D8" w14:textId="77777777" w:rsidR="001D500F" w:rsidRDefault="001D500F" w:rsidP="001D500F">
            <w:pPr>
              <w:pStyle w:val="XML1"/>
              <w:rPr>
                <w:ins w:id="10130" w:author="Thomas Dietz" w:date="2012-08-13T14:23:00Z"/>
              </w:rPr>
            </w:pPr>
            <w:ins w:id="10131" w:author="Thomas Dietz" w:date="2012-08-13T14:23:00Z">
              <w:r>
                <w:t xml:space="preserve">      }</w:t>
              </w:r>
            </w:ins>
          </w:p>
          <w:p w14:paraId="21077561" w14:textId="77777777" w:rsidR="001D500F" w:rsidRDefault="001D500F" w:rsidP="001D500F">
            <w:pPr>
              <w:pStyle w:val="XML1"/>
              <w:rPr>
                <w:ins w:id="10132" w:author="Thomas Dietz" w:date="2012-08-13T14:23:00Z"/>
              </w:rPr>
            </w:pPr>
            <w:ins w:id="10133" w:author="Thomas Dietz" w:date="2012-08-13T14:23:00Z">
              <w:r>
                <w:t xml:space="preserve">      leaf no-forward {</w:t>
              </w:r>
            </w:ins>
          </w:p>
          <w:p w14:paraId="362ED0E6" w14:textId="77777777" w:rsidR="001D500F" w:rsidRDefault="001D500F" w:rsidP="001D500F">
            <w:pPr>
              <w:pStyle w:val="XML1"/>
              <w:rPr>
                <w:ins w:id="10134" w:author="Thomas Dietz" w:date="2012-08-13T14:23:00Z"/>
              </w:rPr>
            </w:pPr>
            <w:ins w:id="10135" w:author="Thomas Dietz" w:date="2012-08-13T14:23:00Z">
              <w:r>
                <w:t xml:space="preserve">        type boolean;</w:t>
              </w:r>
            </w:ins>
          </w:p>
          <w:p w14:paraId="3D10C60C" w14:textId="77777777" w:rsidR="001D500F" w:rsidRDefault="001D500F" w:rsidP="001D500F">
            <w:pPr>
              <w:pStyle w:val="XML1"/>
              <w:rPr>
                <w:ins w:id="10136" w:author="Thomas Dietz" w:date="2012-08-13T14:23:00Z"/>
              </w:rPr>
            </w:pPr>
            <w:ins w:id="10137" w:author="Thomas Dietz" w:date="2012-08-13T14:23:00Z">
              <w:r>
                <w:t xml:space="preserve">        default false;</w:t>
              </w:r>
            </w:ins>
          </w:p>
          <w:p w14:paraId="478A8091" w14:textId="77777777" w:rsidR="001D500F" w:rsidRDefault="001D500F" w:rsidP="001D500F">
            <w:pPr>
              <w:pStyle w:val="XML1"/>
              <w:rPr>
                <w:ins w:id="10138" w:author="Thomas Dietz" w:date="2012-08-13T14:23:00Z"/>
              </w:rPr>
            </w:pPr>
            <w:ins w:id="10139" w:author="Thomas Dietz" w:date="2012-08-13T14:23:00Z">
              <w:r>
                <w:t xml:space="preserve">        description "If true, packets forwarded to this OpenFlow</w:t>
              </w:r>
            </w:ins>
          </w:p>
          <w:p w14:paraId="27731C16" w14:textId="77777777" w:rsidR="001D500F" w:rsidRDefault="001D500F" w:rsidP="001D500F">
            <w:pPr>
              <w:pStyle w:val="XML1"/>
              <w:rPr>
                <w:ins w:id="10140" w:author="Thomas Dietz" w:date="2012-08-13T14:23:00Z"/>
              </w:rPr>
            </w:pPr>
            <w:ins w:id="10141" w:author="Thomas Dietz" w:date="2012-08-13T14:23:00Z">
              <w:r>
                <w:t xml:space="preserve">          port SHOULD be dropped.</w:t>
              </w:r>
            </w:ins>
          </w:p>
          <w:p w14:paraId="06093091" w14:textId="77777777" w:rsidR="001D500F" w:rsidRDefault="001D500F" w:rsidP="001D500F">
            <w:pPr>
              <w:pStyle w:val="XML1"/>
              <w:rPr>
                <w:ins w:id="10142" w:author="Thomas Dietz" w:date="2012-08-13T14:23:00Z"/>
              </w:rPr>
            </w:pPr>
          </w:p>
          <w:p w14:paraId="2998E379" w14:textId="77777777" w:rsidR="001D500F" w:rsidRDefault="001D500F" w:rsidP="001D500F">
            <w:pPr>
              <w:pStyle w:val="XML1"/>
              <w:rPr>
                <w:ins w:id="10143" w:author="Thomas Dietz" w:date="2012-08-13T14:23:00Z"/>
              </w:rPr>
            </w:pPr>
            <w:ins w:id="10144" w:author="Thomas Dietz" w:date="2012-08-13T14:23:00Z">
              <w:r>
                <w:t xml:space="preserve">          This element is optional. If this element is not present</w:t>
              </w:r>
            </w:ins>
          </w:p>
          <w:p w14:paraId="695B66A8" w14:textId="77777777" w:rsidR="001D500F" w:rsidRDefault="001D500F" w:rsidP="001D500F">
            <w:pPr>
              <w:pStyle w:val="XML1"/>
              <w:rPr>
                <w:ins w:id="10145" w:author="Thomas Dietz" w:date="2012-08-13T14:23:00Z"/>
              </w:rPr>
            </w:pPr>
            <w:ins w:id="10146" w:author="Thomas Dietz" w:date="2012-08-13T14:23:00Z">
              <w:r>
                <w:t xml:space="preserve">          it defaults to 'false'.";</w:t>
              </w:r>
            </w:ins>
          </w:p>
          <w:p w14:paraId="727E22BB" w14:textId="77777777" w:rsidR="001D500F" w:rsidRDefault="001D500F" w:rsidP="001D500F">
            <w:pPr>
              <w:pStyle w:val="XML1"/>
              <w:rPr>
                <w:ins w:id="10147" w:author="Thomas Dietz" w:date="2012-08-13T14:23:00Z"/>
              </w:rPr>
            </w:pPr>
            <w:ins w:id="10148" w:author="Thomas Dietz" w:date="2012-08-13T14:23:00Z">
              <w:r>
                <w:t xml:space="preserve">      }</w:t>
              </w:r>
            </w:ins>
          </w:p>
          <w:p w14:paraId="6C0748C2" w14:textId="77777777" w:rsidR="001D500F" w:rsidRDefault="001D500F" w:rsidP="001D500F">
            <w:pPr>
              <w:pStyle w:val="XML1"/>
              <w:rPr>
                <w:ins w:id="10149" w:author="Thomas Dietz" w:date="2012-08-13T14:23:00Z"/>
              </w:rPr>
            </w:pPr>
            <w:ins w:id="10150" w:author="Thomas Dietz" w:date="2012-08-13T14:23:00Z">
              <w:r>
                <w:t xml:space="preserve">      leaf no-packet-in {</w:t>
              </w:r>
            </w:ins>
          </w:p>
          <w:p w14:paraId="6E7F18CF" w14:textId="77777777" w:rsidR="001D500F" w:rsidRDefault="001D500F" w:rsidP="001D500F">
            <w:pPr>
              <w:pStyle w:val="XML1"/>
              <w:rPr>
                <w:ins w:id="10151" w:author="Thomas Dietz" w:date="2012-08-13T14:23:00Z"/>
              </w:rPr>
            </w:pPr>
            <w:ins w:id="10152" w:author="Thomas Dietz" w:date="2012-08-13T14:23:00Z">
              <w:r>
                <w:t xml:space="preserve">        type boolean;</w:t>
              </w:r>
            </w:ins>
          </w:p>
          <w:p w14:paraId="1CE7B16A" w14:textId="77777777" w:rsidR="001D500F" w:rsidRDefault="001D500F" w:rsidP="001D500F">
            <w:pPr>
              <w:pStyle w:val="XML1"/>
              <w:rPr>
                <w:ins w:id="10153" w:author="Thomas Dietz" w:date="2012-08-13T14:23:00Z"/>
              </w:rPr>
            </w:pPr>
            <w:ins w:id="10154" w:author="Thomas Dietz" w:date="2012-08-13T14:23:00Z">
              <w:r>
                <w:t xml:space="preserve">        default false;</w:t>
              </w:r>
            </w:ins>
          </w:p>
          <w:p w14:paraId="7F8DFEDA" w14:textId="77777777" w:rsidR="001D500F" w:rsidRDefault="001D500F" w:rsidP="001D500F">
            <w:pPr>
              <w:pStyle w:val="XML1"/>
              <w:rPr>
                <w:ins w:id="10155" w:author="Thomas Dietz" w:date="2012-08-13T14:23:00Z"/>
              </w:rPr>
            </w:pPr>
            <w:ins w:id="10156" w:author="Thomas Dietz" w:date="2012-08-13T14:23:00Z">
              <w:r>
                <w:t xml:space="preserve">        description "If true, packets received on that port that </w:t>
              </w:r>
            </w:ins>
          </w:p>
          <w:p w14:paraId="0576FF1D" w14:textId="77777777" w:rsidR="001D500F" w:rsidRDefault="001D500F" w:rsidP="001D500F">
            <w:pPr>
              <w:pStyle w:val="XML1"/>
              <w:rPr>
                <w:ins w:id="10157" w:author="Thomas Dietz" w:date="2012-08-13T14:23:00Z"/>
              </w:rPr>
            </w:pPr>
            <w:ins w:id="10158" w:author="Thomas Dietz" w:date="2012-08-13T14:23:00Z">
              <w:r>
                <w:t xml:space="preserve">          generate a table miss should never trigger a packet-in </w:t>
              </w:r>
            </w:ins>
          </w:p>
          <w:p w14:paraId="4125B00F" w14:textId="77777777" w:rsidR="001D500F" w:rsidRDefault="001D500F" w:rsidP="001D500F">
            <w:pPr>
              <w:pStyle w:val="XML1"/>
              <w:rPr>
                <w:ins w:id="10159" w:author="Thomas Dietz" w:date="2012-08-13T14:23:00Z"/>
              </w:rPr>
            </w:pPr>
            <w:ins w:id="10160" w:author="Thomas Dietz" w:date="2012-08-13T14:23:00Z">
              <w:r>
                <w:t xml:space="preserve">          message to the OpenFlow Controller.</w:t>
              </w:r>
            </w:ins>
          </w:p>
          <w:p w14:paraId="5DE015F3" w14:textId="77777777" w:rsidR="001D500F" w:rsidRDefault="001D500F" w:rsidP="001D500F">
            <w:pPr>
              <w:pStyle w:val="XML1"/>
              <w:rPr>
                <w:ins w:id="10161" w:author="Thomas Dietz" w:date="2012-08-13T14:23:00Z"/>
              </w:rPr>
            </w:pPr>
          </w:p>
          <w:p w14:paraId="78B6F7B2" w14:textId="77777777" w:rsidR="001D500F" w:rsidRDefault="001D500F" w:rsidP="001D500F">
            <w:pPr>
              <w:pStyle w:val="XML1"/>
              <w:rPr>
                <w:ins w:id="10162" w:author="Thomas Dietz" w:date="2012-08-13T14:23:00Z"/>
              </w:rPr>
            </w:pPr>
            <w:ins w:id="10163" w:author="Thomas Dietz" w:date="2012-08-13T14:23:00Z">
              <w:r>
                <w:t xml:space="preserve">          This element is optional. If this element is not present</w:t>
              </w:r>
            </w:ins>
          </w:p>
          <w:p w14:paraId="1E496180" w14:textId="77777777" w:rsidR="001D500F" w:rsidRDefault="001D500F" w:rsidP="001D500F">
            <w:pPr>
              <w:pStyle w:val="XML1"/>
              <w:rPr>
                <w:ins w:id="10164" w:author="Thomas Dietz" w:date="2012-08-13T14:23:00Z"/>
              </w:rPr>
            </w:pPr>
            <w:ins w:id="10165" w:author="Thomas Dietz" w:date="2012-08-13T14:23:00Z">
              <w:r>
                <w:lastRenderedPageBreak/>
                <w:t xml:space="preserve">          it defaults to 'false'.";</w:t>
              </w:r>
            </w:ins>
          </w:p>
          <w:p w14:paraId="002E2C51" w14:textId="77777777" w:rsidR="001D500F" w:rsidRDefault="001D500F" w:rsidP="001D500F">
            <w:pPr>
              <w:pStyle w:val="XML1"/>
              <w:rPr>
                <w:ins w:id="10166" w:author="Thomas Dietz" w:date="2012-08-13T14:23:00Z"/>
              </w:rPr>
            </w:pPr>
            <w:ins w:id="10167" w:author="Thomas Dietz" w:date="2012-08-13T14:23:00Z">
              <w:r>
                <w:t xml:space="preserve">      }</w:t>
              </w:r>
            </w:ins>
          </w:p>
          <w:p w14:paraId="0666D77A" w14:textId="77777777" w:rsidR="001D500F" w:rsidRDefault="001D500F" w:rsidP="001D500F">
            <w:pPr>
              <w:pStyle w:val="XML1"/>
              <w:rPr>
                <w:ins w:id="10168" w:author="Thomas Dietz" w:date="2012-08-13T14:23:00Z"/>
              </w:rPr>
            </w:pPr>
            <w:ins w:id="10169" w:author="Thomas Dietz" w:date="2012-08-13T14:23:00Z">
              <w:r>
                <w:t xml:space="preserve">    }</w:t>
              </w:r>
            </w:ins>
          </w:p>
          <w:p w14:paraId="326511B4" w14:textId="77777777" w:rsidR="001D500F" w:rsidRDefault="001D500F" w:rsidP="001D500F">
            <w:pPr>
              <w:pStyle w:val="XML1"/>
              <w:rPr>
                <w:ins w:id="10170" w:author="Thomas Dietz" w:date="2012-08-13T14:23:00Z"/>
              </w:rPr>
            </w:pPr>
            <w:ins w:id="10171" w:author="Thomas Dietz" w:date="2012-08-13T14:23:00Z">
              <w:r>
                <w:t xml:space="preserve">    container state {</w:t>
              </w:r>
            </w:ins>
          </w:p>
          <w:p w14:paraId="6A64F8F2" w14:textId="77777777" w:rsidR="001D500F" w:rsidRDefault="001D500F" w:rsidP="001D500F">
            <w:pPr>
              <w:pStyle w:val="XML1"/>
              <w:rPr>
                <w:ins w:id="10172" w:author="Thomas Dietz" w:date="2012-08-13T14:23:00Z"/>
              </w:rPr>
            </w:pPr>
            <w:ins w:id="10173" w:author="Thomas Dietz" w:date="2012-08-13T14:23:00Z">
              <w:r>
                <w:t xml:space="preserve">      config false;</w:t>
              </w:r>
            </w:ins>
          </w:p>
          <w:p w14:paraId="3EAF4BAC" w14:textId="77777777" w:rsidR="001D500F" w:rsidRDefault="001D500F" w:rsidP="001D500F">
            <w:pPr>
              <w:pStyle w:val="XML1"/>
              <w:rPr>
                <w:ins w:id="10174" w:author="Thomas Dietz" w:date="2012-08-13T14:23:00Z"/>
              </w:rPr>
            </w:pPr>
            <w:ins w:id="10175" w:author="Thomas Dietz" w:date="2012-08-13T14:23:00Z">
              <w:r>
                <w:t xml:space="preserve">      description "This element represents the general operational </w:t>
              </w:r>
            </w:ins>
          </w:p>
          <w:p w14:paraId="65F6C8FE" w14:textId="77777777" w:rsidR="001D500F" w:rsidRDefault="001D500F" w:rsidP="001D500F">
            <w:pPr>
              <w:pStyle w:val="XML1"/>
              <w:rPr>
                <w:ins w:id="10176" w:author="Thomas Dietz" w:date="2012-08-13T14:23:00Z"/>
              </w:rPr>
            </w:pPr>
            <w:ins w:id="10177" w:author="Thomas Dietz" w:date="2012-08-13T14:23:00Z">
              <w:r>
                <w:t xml:space="preserve">      state of the OpenFlow Port.</w:t>
              </w:r>
            </w:ins>
          </w:p>
          <w:p w14:paraId="4789AB5D" w14:textId="77777777" w:rsidR="001D500F" w:rsidRDefault="001D500F" w:rsidP="001D500F">
            <w:pPr>
              <w:pStyle w:val="XML1"/>
              <w:rPr>
                <w:ins w:id="10178" w:author="Thomas Dietz" w:date="2012-08-13T14:23:00Z"/>
              </w:rPr>
            </w:pPr>
          </w:p>
          <w:p w14:paraId="077FE8A1" w14:textId="77777777" w:rsidR="001D500F" w:rsidRDefault="001D500F" w:rsidP="001D500F">
            <w:pPr>
              <w:pStyle w:val="XML1"/>
              <w:rPr>
                <w:ins w:id="10179" w:author="Thomas Dietz" w:date="2012-08-13T14:23:00Z"/>
              </w:rPr>
            </w:pPr>
            <w:ins w:id="10180" w:author="Thomas Dietz" w:date="2012-08-13T14:23:00Z">
              <w:r>
                <w:t xml:space="preserve">      Children of this element are not configurable and can only be</w:t>
              </w:r>
            </w:ins>
          </w:p>
          <w:p w14:paraId="510C13CC" w14:textId="77777777" w:rsidR="001D500F" w:rsidRDefault="001D500F" w:rsidP="001D500F">
            <w:pPr>
              <w:pStyle w:val="XML1"/>
              <w:rPr>
                <w:ins w:id="10181" w:author="Thomas Dietz" w:date="2012-08-13T14:23:00Z"/>
              </w:rPr>
            </w:pPr>
            <w:ins w:id="10182" w:author="Thomas Dietz" w:date="2012-08-13T14:23:00Z">
              <w:r>
                <w:t xml:space="preserve">      retrieved by NETCONF &lt;get&gt; operations. Attemps to modify this</w:t>
              </w:r>
            </w:ins>
          </w:p>
          <w:p w14:paraId="5760527F" w14:textId="77777777" w:rsidR="001D500F" w:rsidRDefault="001D500F" w:rsidP="001D500F">
            <w:pPr>
              <w:pStyle w:val="XML1"/>
              <w:rPr>
                <w:ins w:id="10183" w:author="Thomas Dietz" w:date="2012-08-13T14:23:00Z"/>
              </w:rPr>
            </w:pPr>
            <w:ins w:id="10184" w:author="Thomas Dietz" w:date="2012-08-13T14:23:00Z">
              <w:r>
                <w:t xml:space="preserve">      element and its children with a NETCONF &lt;edit-config&gt;</w:t>
              </w:r>
            </w:ins>
          </w:p>
          <w:p w14:paraId="2549C6BA" w14:textId="77777777" w:rsidR="001D500F" w:rsidRDefault="001D500F" w:rsidP="001D500F">
            <w:pPr>
              <w:pStyle w:val="XML1"/>
              <w:rPr>
                <w:ins w:id="10185" w:author="Thomas Dietz" w:date="2012-08-13T14:23:00Z"/>
              </w:rPr>
            </w:pPr>
            <w:ins w:id="10186" w:author="Thomas Dietz" w:date="2012-08-13T14:23:00Z">
              <w:r>
                <w:t xml:space="preserve">      operation MUST result in an 'operation-not-supported' error</w:t>
              </w:r>
            </w:ins>
          </w:p>
          <w:p w14:paraId="1A599953" w14:textId="77777777" w:rsidR="001D500F" w:rsidRDefault="001D500F" w:rsidP="001D500F">
            <w:pPr>
              <w:pStyle w:val="XML1"/>
              <w:rPr>
                <w:ins w:id="10187" w:author="Thomas Dietz" w:date="2012-08-13T14:23:00Z"/>
              </w:rPr>
            </w:pPr>
            <w:ins w:id="10188" w:author="Thomas Dietz" w:date="2012-08-13T14:23:00Z">
              <w:r>
                <w:t xml:space="preserve">      with type 'application'.";</w:t>
              </w:r>
            </w:ins>
          </w:p>
          <w:p w14:paraId="7A5BD120" w14:textId="77777777" w:rsidR="001D500F" w:rsidRDefault="001D500F" w:rsidP="001D500F">
            <w:pPr>
              <w:pStyle w:val="XML1"/>
              <w:rPr>
                <w:ins w:id="10189" w:author="Thomas Dietz" w:date="2012-08-13T14:23:00Z"/>
              </w:rPr>
            </w:pPr>
            <w:ins w:id="10190" w:author="Thomas Dietz" w:date="2012-08-13T14:23:00Z">
              <w:r>
                <w:t xml:space="preserve">      leaf oper-state {</w:t>
              </w:r>
            </w:ins>
          </w:p>
          <w:p w14:paraId="2F72BFDF" w14:textId="77777777" w:rsidR="001D500F" w:rsidRDefault="001D500F" w:rsidP="001D500F">
            <w:pPr>
              <w:pStyle w:val="XML1"/>
              <w:rPr>
                <w:ins w:id="10191" w:author="Thomas Dietz" w:date="2012-08-13T14:23:00Z"/>
              </w:rPr>
            </w:pPr>
            <w:ins w:id="10192" w:author="Thomas Dietz" w:date="2012-08-13T14:23:00Z">
              <w:r>
                <w:t xml:space="preserve">        type OFUpDownStateType;</w:t>
              </w:r>
            </w:ins>
          </w:p>
          <w:p w14:paraId="6037A29B" w14:textId="77777777" w:rsidR="001D500F" w:rsidRDefault="001D500F" w:rsidP="001D500F">
            <w:pPr>
              <w:pStyle w:val="XML1"/>
              <w:rPr>
                <w:ins w:id="10193" w:author="Thomas Dietz" w:date="2012-08-13T14:23:00Z"/>
              </w:rPr>
            </w:pPr>
            <w:ins w:id="10194" w:author="Thomas Dietz" w:date="2012-08-13T14:23:00Z">
              <w:r>
                <w:t xml:space="preserve">        description "If the value of this element is 'down', it </w:t>
              </w:r>
            </w:ins>
          </w:p>
          <w:p w14:paraId="5165F0EB" w14:textId="77777777" w:rsidR="001D500F" w:rsidRDefault="001D500F" w:rsidP="001D500F">
            <w:pPr>
              <w:pStyle w:val="XML1"/>
              <w:rPr>
                <w:ins w:id="10195" w:author="Thomas Dietz" w:date="2012-08-13T14:23:00Z"/>
              </w:rPr>
            </w:pPr>
            <w:ins w:id="10196" w:author="Thomas Dietz" w:date="2012-08-13T14:23:00Z">
              <w:r>
                <w:t xml:space="preserve">          indicates that there is no physical link present.";</w:t>
              </w:r>
            </w:ins>
          </w:p>
          <w:p w14:paraId="4ED854B1" w14:textId="77777777" w:rsidR="001D500F" w:rsidRDefault="001D500F" w:rsidP="001D500F">
            <w:pPr>
              <w:pStyle w:val="XML1"/>
              <w:rPr>
                <w:ins w:id="10197" w:author="Thomas Dietz" w:date="2012-08-13T14:23:00Z"/>
              </w:rPr>
            </w:pPr>
            <w:ins w:id="10198" w:author="Thomas Dietz" w:date="2012-08-13T14:23:00Z">
              <w:r>
                <w:t xml:space="preserve">      }</w:t>
              </w:r>
            </w:ins>
          </w:p>
          <w:p w14:paraId="5C35E4AA" w14:textId="77777777" w:rsidR="001D500F" w:rsidRDefault="001D500F" w:rsidP="001D500F">
            <w:pPr>
              <w:pStyle w:val="XML1"/>
              <w:rPr>
                <w:ins w:id="10199" w:author="Thomas Dietz" w:date="2012-08-13T14:23:00Z"/>
              </w:rPr>
            </w:pPr>
            <w:ins w:id="10200" w:author="Thomas Dietz" w:date="2012-08-13T14:23:00Z">
              <w:r>
                <w:t xml:space="preserve">      leaf blocked {</w:t>
              </w:r>
            </w:ins>
          </w:p>
          <w:p w14:paraId="1A9229D9" w14:textId="77777777" w:rsidR="001D500F" w:rsidRDefault="001D500F" w:rsidP="001D500F">
            <w:pPr>
              <w:pStyle w:val="XML1"/>
              <w:rPr>
                <w:ins w:id="10201" w:author="Thomas Dietz" w:date="2012-08-13T14:23:00Z"/>
              </w:rPr>
            </w:pPr>
            <w:ins w:id="10202" w:author="Thomas Dietz" w:date="2012-08-13T14:23:00Z">
              <w:r>
                <w:t xml:space="preserve">        type boolean;</w:t>
              </w:r>
            </w:ins>
          </w:p>
          <w:p w14:paraId="745C265F" w14:textId="77777777" w:rsidR="001D500F" w:rsidRDefault="001D500F" w:rsidP="001D500F">
            <w:pPr>
              <w:pStyle w:val="XML1"/>
              <w:rPr>
                <w:ins w:id="10203" w:author="Thomas Dietz" w:date="2012-08-13T14:23:00Z"/>
              </w:rPr>
            </w:pPr>
            <w:ins w:id="10204" w:author="Thomas Dietz" w:date="2012-08-13T14:23:00Z">
              <w:r>
                <w:t xml:space="preserve">        description "If the value of this element is 'true', it </w:t>
              </w:r>
            </w:ins>
          </w:p>
          <w:p w14:paraId="0E3901BA" w14:textId="77777777" w:rsidR="001D500F" w:rsidRDefault="001D500F" w:rsidP="001D500F">
            <w:pPr>
              <w:pStyle w:val="XML1"/>
              <w:rPr>
                <w:ins w:id="10205" w:author="Thomas Dietz" w:date="2012-08-13T14:23:00Z"/>
              </w:rPr>
            </w:pPr>
            <w:ins w:id="10206" w:author="Thomas Dietz" w:date="2012-08-13T14:23:00Z">
              <w:r>
                <w:t xml:space="preserve">          indicates that a switch protocol outside of OpenFlow,</w:t>
              </w:r>
            </w:ins>
          </w:p>
          <w:p w14:paraId="3C03EFBF" w14:textId="77777777" w:rsidR="001D500F" w:rsidRDefault="001D500F" w:rsidP="001D500F">
            <w:pPr>
              <w:pStyle w:val="XML1"/>
              <w:rPr>
                <w:ins w:id="10207" w:author="Thomas Dietz" w:date="2012-08-13T14:23:00Z"/>
              </w:rPr>
            </w:pPr>
            <w:ins w:id="10208" w:author="Thomas Dietz" w:date="2012-08-13T14:23:00Z">
              <w:r>
                <w:t xml:space="preserve">          such as 802.1D Spanning Tree, is preventing the use of</w:t>
              </w:r>
            </w:ins>
          </w:p>
          <w:p w14:paraId="7E114E8C" w14:textId="77777777" w:rsidR="001D500F" w:rsidRDefault="001D500F" w:rsidP="001D500F">
            <w:pPr>
              <w:pStyle w:val="XML1"/>
              <w:rPr>
                <w:ins w:id="10209" w:author="Thomas Dietz" w:date="2012-08-13T14:23:00Z"/>
              </w:rPr>
            </w:pPr>
            <w:ins w:id="10210" w:author="Thomas Dietz" w:date="2012-08-13T14:23:00Z">
              <w:r>
                <w:t xml:space="preserve">          this OpenFlow port for OpenFlow flooding.";</w:t>
              </w:r>
            </w:ins>
          </w:p>
          <w:p w14:paraId="78FF3ABB" w14:textId="77777777" w:rsidR="001D500F" w:rsidRDefault="001D500F" w:rsidP="001D500F">
            <w:pPr>
              <w:pStyle w:val="XML1"/>
              <w:rPr>
                <w:ins w:id="10211" w:author="Thomas Dietz" w:date="2012-08-13T14:23:00Z"/>
              </w:rPr>
            </w:pPr>
            <w:ins w:id="10212" w:author="Thomas Dietz" w:date="2012-08-13T14:23:00Z">
              <w:r>
                <w:t xml:space="preserve">      }</w:t>
              </w:r>
            </w:ins>
          </w:p>
          <w:p w14:paraId="727D0B18" w14:textId="77777777" w:rsidR="001D500F" w:rsidRDefault="001D500F" w:rsidP="001D500F">
            <w:pPr>
              <w:pStyle w:val="XML1"/>
              <w:rPr>
                <w:ins w:id="10213" w:author="Thomas Dietz" w:date="2012-08-13T14:23:00Z"/>
              </w:rPr>
            </w:pPr>
            <w:ins w:id="10214" w:author="Thomas Dietz" w:date="2012-08-13T14:23:00Z">
              <w:r>
                <w:t xml:space="preserve">      leaf live {</w:t>
              </w:r>
            </w:ins>
          </w:p>
          <w:p w14:paraId="421F9EF7" w14:textId="77777777" w:rsidR="001D500F" w:rsidRDefault="001D500F" w:rsidP="001D500F">
            <w:pPr>
              <w:pStyle w:val="XML1"/>
              <w:rPr>
                <w:ins w:id="10215" w:author="Thomas Dietz" w:date="2012-08-13T14:23:00Z"/>
              </w:rPr>
            </w:pPr>
            <w:ins w:id="10216" w:author="Thomas Dietz" w:date="2012-08-13T14:23:00Z">
              <w:r>
                <w:t xml:space="preserve">        type boolean;</w:t>
              </w:r>
            </w:ins>
          </w:p>
          <w:p w14:paraId="52223E53" w14:textId="77777777" w:rsidR="001D500F" w:rsidRDefault="001D500F" w:rsidP="001D500F">
            <w:pPr>
              <w:pStyle w:val="XML1"/>
              <w:rPr>
                <w:ins w:id="10217" w:author="Thomas Dietz" w:date="2012-08-13T14:23:00Z"/>
              </w:rPr>
            </w:pPr>
            <w:ins w:id="10218" w:author="Thomas Dietz" w:date="2012-08-13T14:23:00Z">
              <w:r>
                <w:t xml:space="preserve">        description "If the value of this element is 'true', it </w:t>
              </w:r>
            </w:ins>
          </w:p>
          <w:p w14:paraId="06BDD2C4" w14:textId="77777777" w:rsidR="001D500F" w:rsidRDefault="001D500F" w:rsidP="001D500F">
            <w:pPr>
              <w:pStyle w:val="XML1"/>
              <w:rPr>
                <w:ins w:id="10219" w:author="Thomas Dietz" w:date="2012-08-13T14:23:00Z"/>
              </w:rPr>
            </w:pPr>
            <w:ins w:id="10220" w:author="Thomas Dietz" w:date="2012-08-13T14:23:00Z">
              <w:r>
                <w:t xml:space="preserve">          indicates that this OpenFlow Port is live and can be used</w:t>
              </w:r>
            </w:ins>
          </w:p>
          <w:p w14:paraId="3B4B7029" w14:textId="77777777" w:rsidR="001D500F" w:rsidRDefault="001D500F" w:rsidP="001D500F">
            <w:pPr>
              <w:pStyle w:val="XML1"/>
              <w:rPr>
                <w:ins w:id="10221" w:author="Thomas Dietz" w:date="2012-08-13T14:23:00Z"/>
              </w:rPr>
            </w:pPr>
            <w:ins w:id="10222" w:author="Thomas Dietz" w:date="2012-08-13T14:23:00Z">
              <w:r>
                <w:t xml:space="preserve">          for fast failover.";</w:t>
              </w:r>
            </w:ins>
          </w:p>
          <w:p w14:paraId="581AAF42" w14:textId="77777777" w:rsidR="001D500F" w:rsidRDefault="001D500F" w:rsidP="001D500F">
            <w:pPr>
              <w:pStyle w:val="XML1"/>
              <w:rPr>
                <w:ins w:id="10223" w:author="Thomas Dietz" w:date="2012-08-13T14:23:00Z"/>
              </w:rPr>
            </w:pPr>
            <w:ins w:id="10224" w:author="Thomas Dietz" w:date="2012-08-13T14:23:00Z">
              <w:r>
                <w:t xml:space="preserve">      }</w:t>
              </w:r>
            </w:ins>
          </w:p>
          <w:p w14:paraId="12C25311" w14:textId="77777777" w:rsidR="001D500F" w:rsidRDefault="001D500F" w:rsidP="001D500F">
            <w:pPr>
              <w:pStyle w:val="XML1"/>
              <w:rPr>
                <w:ins w:id="10225" w:author="Thomas Dietz" w:date="2012-08-13T14:23:00Z"/>
              </w:rPr>
            </w:pPr>
            <w:ins w:id="10226" w:author="Thomas Dietz" w:date="2012-08-13T14:23:00Z">
              <w:r>
                <w:t xml:space="preserve">    }</w:t>
              </w:r>
            </w:ins>
          </w:p>
          <w:p w14:paraId="43F96FB8" w14:textId="77777777" w:rsidR="001D500F" w:rsidRDefault="001D500F" w:rsidP="001D500F">
            <w:pPr>
              <w:pStyle w:val="XML1"/>
              <w:rPr>
                <w:ins w:id="10227" w:author="Thomas Dietz" w:date="2012-08-13T14:23:00Z"/>
              </w:rPr>
            </w:pPr>
            <w:ins w:id="10228" w:author="Thomas Dietz" w:date="2012-08-13T14:23:00Z">
              <w:r>
                <w:t xml:space="preserve">    container features {</w:t>
              </w:r>
            </w:ins>
          </w:p>
          <w:p w14:paraId="533FB6B1" w14:textId="77777777" w:rsidR="001D500F" w:rsidRDefault="001D500F" w:rsidP="001D500F">
            <w:pPr>
              <w:pStyle w:val="XML1"/>
              <w:rPr>
                <w:ins w:id="10229" w:author="Thomas Dietz" w:date="2012-08-13T14:23:00Z"/>
              </w:rPr>
            </w:pPr>
            <w:ins w:id="10230" w:author="Thomas Dietz" w:date="2012-08-13T14:23:00Z">
              <w:r>
                <w:t xml:space="preserve">      container current {</w:t>
              </w:r>
            </w:ins>
          </w:p>
          <w:p w14:paraId="4E507DC4" w14:textId="77777777" w:rsidR="001D500F" w:rsidRDefault="001D500F" w:rsidP="001D500F">
            <w:pPr>
              <w:pStyle w:val="XML1"/>
              <w:rPr>
                <w:ins w:id="10231" w:author="Thomas Dietz" w:date="2012-08-13T14:23:00Z"/>
              </w:rPr>
            </w:pPr>
            <w:ins w:id="10232" w:author="Thomas Dietz" w:date="2012-08-13T14:23:00Z">
              <w:r>
                <w:t xml:space="preserve">        uses OFPortCurrentFeatureListType;</w:t>
              </w:r>
            </w:ins>
          </w:p>
          <w:p w14:paraId="00F59D67" w14:textId="77777777" w:rsidR="001D500F" w:rsidRDefault="001D500F" w:rsidP="001D500F">
            <w:pPr>
              <w:pStyle w:val="XML1"/>
              <w:rPr>
                <w:ins w:id="10233" w:author="Thomas Dietz" w:date="2012-08-13T14:23:00Z"/>
              </w:rPr>
            </w:pPr>
            <w:ins w:id="10234" w:author="Thomas Dietz" w:date="2012-08-13T14:23:00Z">
              <w:r>
                <w:t xml:space="preserve">        config false;</w:t>
              </w:r>
            </w:ins>
          </w:p>
          <w:p w14:paraId="69A419AF" w14:textId="77777777" w:rsidR="001D500F" w:rsidRDefault="001D500F" w:rsidP="001D500F">
            <w:pPr>
              <w:pStyle w:val="XML1"/>
              <w:rPr>
                <w:ins w:id="10235" w:author="Thomas Dietz" w:date="2012-08-13T14:23:00Z"/>
              </w:rPr>
            </w:pPr>
            <w:ins w:id="10236" w:author="Thomas Dietz" w:date="2012-08-13T14:23:00Z">
              <w:r>
                <w:t xml:space="preserve">        description "The features (rates, duplex, etc.) of the</w:t>
              </w:r>
            </w:ins>
          </w:p>
          <w:p w14:paraId="577A414A" w14:textId="77777777" w:rsidR="001D500F" w:rsidRDefault="001D500F" w:rsidP="001D500F">
            <w:pPr>
              <w:pStyle w:val="XML1"/>
              <w:rPr>
                <w:ins w:id="10237" w:author="Thomas Dietz" w:date="2012-08-13T14:23:00Z"/>
              </w:rPr>
            </w:pPr>
            <w:ins w:id="10238" w:author="Thomas Dietz" w:date="2012-08-13T14:23:00Z">
              <w:r>
                <w:t xml:space="preserve">          port, that are currently in use.</w:t>
              </w:r>
            </w:ins>
          </w:p>
          <w:p w14:paraId="08279CB6" w14:textId="77777777" w:rsidR="001D500F" w:rsidRDefault="001D500F" w:rsidP="001D500F">
            <w:pPr>
              <w:pStyle w:val="XML1"/>
              <w:rPr>
                <w:ins w:id="10239" w:author="Thomas Dietz" w:date="2012-08-13T14:23:00Z"/>
              </w:rPr>
            </w:pPr>
          </w:p>
          <w:p w14:paraId="72B3AA03" w14:textId="77777777" w:rsidR="001D500F" w:rsidRDefault="001D500F" w:rsidP="001D500F">
            <w:pPr>
              <w:pStyle w:val="XML1"/>
              <w:rPr>
                <w:ins w:id="10240" w:author="Thomas Dietz" w:date="2012-08-13T14:23:00Z"/>
              </w:rPr>
            </w:pPr>
            <w:ins w:id="10241" w:author="Thomas Dietz" w:date="2012-08-13T14:23:00Z">
              <w:r>
                <w:t xml:space="preserve">          Children of this element are not configurable and can</w:t>
              </w:r>
            </w:ins>
          </w:p>
          <w:p w14:paraId="718E2242" w14:textId="77777777" w:rsidR="001D500F" w:rsidRDefault="001D500F" w:rsidP="001D500F">
            <w:pPr>
              <w:pStyle w:val="XML1"/>
              <w:rPr>
                <w:ins w:id="10242" w:author="Thomas Dietz" w:date="2012-08-13T14:23:00Z"/>
              </w:rPr>
            </w:pPr>
            <w:ins w:id="10243" w:author="Thomas Dietz" w:date="2012-08-13T14:23:00Z">
              <w:r>
                <w:t xml:space="preserve">          only be retrieved by NETCONF &lt;get&gt; operations. Attemps to</w:t>
              </w:r>
            </w:ins>
          </w:p>
          <w:p w14:paraId="74C530D7" w14:textId="77777777" w:rsidR="001D500F" w:rsidRDefault="001D500F" w:rsidP="001D500F">
            <w:pPr>
              <w:pStyle w:val="XML1"/>
              <w:rPr>
                <w:ins w:id="10244" w:author="Thomas Dietz" w:date="2012-08-13T14:23:00Z"/>
              </w:rPr>
            </w:pPr>
            <w:ins w:id="10245" w:author="Thomas Dietz" w:date="2012-08-13T14:23:00Z">
              <w:r>
                <w:t xml:space="preserve">          modify this element and its children with a NETCONF</w:t>
              </w:r>
            </w:ins>
          </w:p>
          <w:p w14:paraId="4BEF937A" w14:textId="77777777" w:rsidR="001D500F" w:rsidRDefault="001D500F" w:rsidP="001D500F">
            <w:pPr>
              <w:pStyle w:val="XML1"/>
              <w:rPr>
                <w:ins w:id="10246" w:author="Thomas Dietz" w:date="2012-08-13T14:23:00Z"/>
              </w:rPr>
            </w:pPr>
            <w:ins w:id="10247" w:author="Thomas Dietz" w:date="2012-08-13T14:23:00Z">
              <w:r>
                <w:t xml:space="preserve">          &lt;edit-config&gt; operation MUST result in an</w:t>
              </w:r>
            </w:ins>
          </w:p>
          <w:p w14:paraId="40F99466" w14:textId="77777777" w:rsidR="001D500F" w:rsidRDefault="001D500F" w:rsidP="001D500F">
            <w:pPr>
              <w:pStyle w:val="XML1"/>
              <w:rPr>
                <w:ins w:id="10248" w:author="Thomas Dietz" w:date="2012-08-13T14:23:00Z"/>
              </w:rPr>
            </w:pPr>
            <w:ins w:id="10249" w:author="Thomas Dietz" w:date="2012-08-13T14:23:00Z">
              <w:r>
                <w:t xml:space="preserve">          'operation-not-supported' error with type</w:t>
              </w:r>
            </w:ins>
          </w:p>
          <w:p w14:paraId="41BEE82B" w14:textId="77777777" w:rsidR="001D500F" w:rsidRDefault="001D500F" w:rsidP="001D500F">
            <w:pPr>
              <w:pStyle w:val="XML1"/>
              <w:rPr>
                <w:ins w:id="10250" w:author="Thomas Dietz" w:date="2012-08-13T14:23:00Z"/>
              </w:rPr>
            </w:pPr>
            <w:ins w:id="10251" w:author="Thomas Dietz" w:date="2012-08-13T14:23:00Z">
              <w:r>
                <w:t xml:space="preserve">          'application'.";</w:t>
              </w:r>
            </w:ins>
          </w:p>
          <w:p w14:paraId="53DD8EAA" w14:textId="77777777" w:rsidR="001D500F" w:rsidRDefault="001D500F" w:rsidP="001D500F">
            <w:pPr>
              <w:pStyle w:val="XML1"/>
              <w:rPr>
                <w:ins w:id="10252" w:author="Thomas Dietz" w:date="2012-08-13T14:23:00Z"/>
              </w:rPr>
            </w:pPr>
            <w:ins w:id="10253" w:author="Thomas Dietz" w:date="2012-08-13T14:23:00Z">
              <w:r>
                <w:t xml:space="preserve">      }</w:t>
              </w:r>
            </w:ins>
          </w:p>
          <w:p w14:paraId="75B6EFD0" w14:textId="77777777" w:rsidR="001D500F" w:rsidRDefault="001D500F" w:rsidP="001D500F">
            <w:pPr>
              <w:pStyle w:val="XML1"/>
              <w:rPr>
                <w:ins w:id="10254" w:author="Thomas Dietz" w:date="2012-08-13T14:23:00Z"/>
              </w:rPr>
            </w:pPr>
            <w:ins w:id="10255" w:author="Thomas Dietz" w:date="2012-08-13T14:23:00Z">
              <w:r>
                <w:t xml:space="preserve">      container advertised {</w:t>
              </w:r>
            </w:ins>
          </w:p>
          <w:p w14:paraId="061AF986" w14:textId="77777777" w:rsidR="001D500F" w:rsidRDefault="001D500F" w:rsidP="001D500F">
            <w:pPr>
              <w:pStyle w:val="XML1"/>
              <w:rPr>
                <w:ins w:id="10256" w:author="Thomas Dietz" w:date="2012-08-13T14:23:00Z"/>
              </w:rPr>
            </w:pPr>
            <w:ins w:id="10257" w:author="Thomas Dietz" w:date="2012-08-13T14:23:00Z">
              <w:r>
                <w:t xml:space="preserve">        uses OFPortOtherFeatureListType;</w:t>
              </w:r>
            </w:ins>
          </w:p>
          <w:p w14:paraId="53E34000" w14:textId="77777777" w:rsidR="001D500F" w:rsidRDefault="001D500F" w:rsidP="001D500F">
            <w:pPr>
              <w:pStyle w:val="XML1"/>
              <w:rPr>
                <w:ins w:id="10258" w:author="Thomas Dietz" w:date="2012-08-13T14:23:00Z"/>
              </w:rPr>
            </w:pPr>
            <w:ins w:id="10259" w:author="Thomas Dietz" w:date="2012-08-13T14:23:00Z">
              <w:r>
                <w:t xml:space="preserve">        description "The features (rates, duplex, etc.) of the</w:t>
              </w:r>
            </w:ins>
          </w:p>
          <w:p w14:paraId="501B344A" w14:textId="77777777" w:rsidR="001D500F" w:rsidRDefault="001D500F" w:rsidP="001D500F">
            <w:pPr>
              <w:pStyle w:val="XML1"/>
              <w:rPr>
                <w:ins w:id="10260" w:author="Thomas Dietz" w:date="2012-08-13T14:23:00Z"/>
              </w:rPr>
            </w:pPr>
            <w:ins w:id="10261" w:author="Thomas Dietz" w:date="2012-08-13T14:23:00Z">
              <w:r>
                <w:t xml:space="preserve">          port, that are advertised to the peer port.</w:t>
              </w:r>
            </w:ins>
          </w:p>
          <w:p w14:paraId="3EB1D120" w14:textId="77777777" w:rsidR="001D500F" w:rsidRDefault="001D500F" w:rsidP="001D500F">
            <w:pPr>
              <w:pStyle w:val="XML1"/>
              <w:rPr>
                <w:ins w:id="10262" w:author="Thomas Dietz" w:date="2012-08-13T14:23:00Z"/>
              </w:rPr>
            </w:pPr>
          </w:p>
          <w:p w14:paraId="46B09516" w14:textId="77777777" w:rsidR="001D500F" w:rsidRDefault="001D500F" w:rsidP="001D500F">
            <w:pPr>
              <w:pStyle w:val="XML1"/>
              <w:rPr>
                <w:ins w:id="10263" w:author="Thomas Dietz" w:date="2012-08-13T14:23:00Z"/>
              </w:rPr>
            </w:pPr>
            <w:ins w:id="10264" w:author="Thomas Dietz" w:date="2012-08-13T14:23:00Z">
              <w:r>
                <w:t xml:space="preserve">          NETCONF &lt;edit-config&gt; operations MUST be implemented as </w:t>
              </w:r>
            </w:ins>
          </w:p>
          <w:p w14:paraId="7F544C5F" w14:textId="77777777" w:rsidR="001D500F" w:rsidRDefault="001D500F" w:rsidP="001D500F">
            <w:pPr>
              <w:pStyle w:val="XML1"/>
              <w:rPr>
                <w:ins w:id="10265" w:author="Thomas Dietz" w:date="2012-08-13T14:23:00Z"/>
              </w:rPr>
            </w:pPr>
            <w:ins w:id="10266" w:author="Thomas Dietz" w:date="2012-08-13T14:23:00Z">
              <w:r>
                <w:t xml:space="preserve">          follows: </w:t>
              </w:r>
            </w:ins>
          </w:p>
          <w:p w14:paraId="6002E17B" w14:textId="77777777" w:rsidR="001D500F" w:rsidRDefault="001D500F" w:rsidP="001D500F">
            <w:pPr>
              <w:pStyle w:val="XML1"/>
              <w:rPr>
                <w:ins w:id="10267" w:author="Thomas Dietz" w:date="2012-08-13T14:23:00Z"/>
              </w:rPr>
            </w:pPr>
          </w:p>
          <w:p w14:paraId="69910705" w14:textId="77777777" w:rsidR="001D500F" w:rsidRDefault="001D500F" w:rsidP="001D500F">
            <w:pPr>
              <w:pStyle w:val="XML1"/>
              <w:rPr>
                <w:ins w:id="10268" w:author="Thomas Dietz" w:date="2012-08-13T14:23:00Z"/>
              </w:rPr>
            </w:pPr>
            <w:ins w:id="10269" w:author="Thomas Dietz" w:date="2012-08-13T14:23:00Z">
              <w:r>
                <w:t xml:space="preserve">          * The 'resource-id' element of OFResoureType MUST be</w:t>
              </w:r>
            </w:ins>
          </w:p>
          <w:p w14:paraId="7BC734C3" w14:textId="77777777" w:rsidR="001D500F" w:rsidRDefault="001D500F" w:rsidP="001D500F">
            <w:pPr>
              <w:pStyle w:val="XML1"/>
              <w:rPr>
                <w:ins w:id="10270" w:author="Thomas Dietz" w:date="2012-08-13T14:23:00Z"/>
              </w:rPr>
            </w:pPr>
            <w:ins w:id="10271" w:author="Thomas Dietz" w:date="2012-08-13T14:23:00Z">
              <w:r>
                <w:t xml:space="preserve">            present in the path or in the filter at all</w:t>
              </w:r>
            </w:ins>
          </w:p>
          <w:p w14:paraId="244016E6" w14:textId="77777777" w:rsidR="001D500F" w:rsidRDefault="001D500F" w:rsidP="001D500F">
            <w:pPr>
              <w:pStyle w:val="XML1"/>
              <w:rPr>
                <w:ins w:id="10272" w:author="Thomas Dietz" w:date="2012-08-13T14:23:00Z"/>
              </w:rPr>
            </w:pPr>
            <w:ins w:id="10273" w:author="Thomas Dietz" w:date="2012-08-13T14:23:00Z">
              <w:r>
                <w:lastRenderedPageBreak/>
                <w:t xml:space="preserve">            &lt;edit-config&gt; operations to identify the port.</w:t>
              </w:r>
            </w:ins>
          </w:p>
          <w:p w14:paraId="49BB4B59" w14:textId="77777777" w:rsidR="001D500F" w:rsidRDefault="001D500F" w:rsidP="001D500F">
            <w:pPr>
              <w:pStyle w:val="XML1"/>
              <w:rPr>
                <w:ins w:id="10274" w:author="Thomas Dietz" w:date="2012-08-13T14:23:00Z"/>
              </w:rPr>
            </w:pPr>
            <w:ins w:id="10275" w:author="Thomas Dietz" w:date="2012-08-13T14:23:00Z">
              <w:r>
                <w:t xml:space="preserve">          * If the operation is 'merge' or 'replace', the element</w:t>
              </w:r>
            </w:ins>
          </w:p>
          <w:p w14:paraId="31466E59" w14:textId="77777777" w:rsidR="001D500F" w:rsidRDefault="001D500F" w:rsidP="001D500F">
            <w:pPr>
              <w:pStyle w:val="XML1"/>
              <w:rPr>
                <w:ins w:id="10276" w:author="Thomas Dietz" w:date="2012-08-13T14:23:00Z"/>
              </w:rPr>
            </w:pPr>
            <w:ins w:id="10277" w:author="Thomas Dietz" w:date="2012-08-13T14:23:00Z">
              <w:r>
                <w:t xml:space="preserve">            is created if it does not exist, and its value is set</w:t>
              </w:r>
            </w:ins>
          </w:p>
          <w:p w14:paraId="76041E13" w14:textId="77777777" w:rsidR="001D500F" w:rsidRDefault="001D500F" w:rsidP="001D500F">
            <w:pPr>
              <w:pStyle w:val="XML1"/>
              <w:rPr>
                <w:ins w:id="10278" w:author="Thomas Dietz" w:date="2012-08-13T14:23:00Z"/>
              </w:rPr>
            </w:pPr>
            <w:ins w:id="10279" w:author="Thomas Dietz" w:date="2012-08-13T14:23:00Z">
              <w:r>
                <w:t xml:space="preserve">            to the value found in the XML RPC data.</w:t>
              </w:r>
            </w:ins>
          </w:p>
          <w:p w14:paraId="1702C5A0" w14:textId="77777777" w:rsidR="001D500F" w:rsidRDefault="001D500F" w:rsidP="001D500F">
            <w:pPr>
              <w:pStyle w:val="XML1"/>
              <w:rPr>
                <w:ins w:id="10280" w:author="Thomas Dietz" w:date="2012-08-13T14:23:00Z"/>
              </w:rPr>
            </w:pPr>
            <w:ins w:id="10281" w:author="Thomas Dietz" w:date="2012-08-13T14:23:00Z">
              <w:r>
                <w:t xml:space="preserve">          * If the operation is 'create', the element is created if</w:t>
              </w:r>
            </w:ins>
          </w:p>
          <w:p w14:paraId="6064553A" w14:textId="77777777" w:rsidR="001D500F" w:rsidRDefault="001D500F" w:rsidP="001D500F">
            <w:pPr>
              <w:pStyle w:val="XML1"/>
              <w:rPr>
                <w:ins w:id="10282" w:author="Thomas Dietz" w:date="2012-08-13T14:23:00Z"/>
              </w:rPr>
            </w:pPr>
            <w:ins w:id="10283" w:author="Thomas Dietz" w:date="2012-08-13T14:23:00Z">
              <w:r>
                <w:t xml:space="preserve">            it does not exist. If the element already exists, a</w:t>
              </w:r>
            </w:ins>
          </w:p>
          <w:p w14:paraId="04268491" w14:textId="77777777" w:rsidR="001D500F" w:rsidRDefault="001D500F" w:rsidP="001D500F">
            <w:pPr>
              <w:pStyle w:val="XML1"/>
              <w:rPr>
                <w:ins w:id="10284" w:author="Thomas Dietz" w:date="2012-08-13T14:23:00Z"/>
              </w:rPr>
            </w:pPr>
            <w:ins w:id="10285" w:author="Thomas Dietz" w:date="2012-08-13T14:23:00Z">
              <w:r>
                <w:t xml:space="preserve">            'data</w:t>
              </w:r>
              <w:r>
                <w:rPr>
                  <w:rFonts w:ascii="MS Mincho" w:eastAsia="MS Mincho" w:hAnsi="MS Mincho" w:cs="MS Mincho" w:hint="eastAsia"/>
                </w:rPr>
                <w:t>‑</w:t>
              </w:r>
              <w:r>
                <w:t>exists' error is returned.</w:t>
              </w:r>
            </w:ins>
          </w:p>
          <w:p w14:paraId="54B850C4" w14:textId="77777777" w:rsidR="001D500F" w:rsidRDefault="001D500F" w:rsidP="001D500F">
            <w:pPr>
              <w:pStyle w:val="XML1"/>
              <w:rPr>
                <w:ins w:id="10286" w:author="Thomas Dietz" w:date="2012-08-13T14:23:00Z"/>
              </w:rPr>
            </w:pPr>
            <w:ins w:id="10287" w:author="Thomas Dietz" w:date="2012-08-13T14:23:00Z">
              <w:r>
                <w:t xml:space="preserve">          * If the operation is 'delete', the element is deleted if</w:t>
              </w:r>
            </w:ins>
          </w:p>
          <w:p w14:paraId="3DFF61D8" w14:textId="77777777" w:rsidR="001D500F" w:rsidRDefault="001D500F" w:rsidP="001D500F">
            <w:pPr>
              <w:pStyle w:val="XML1"/>
              <w:rPr>
                <w:ins w:id="10288" w:author="Thomas Dietz" w:date="2012-08-13T14:23:00Z"/>
              </w:rPr>
            </w:pPr>
            <w:ins w:id="10289" w:author="Thomas Dietz" w:date="2012-08-13T14:23:00Z">
              <w:r>
                <w:t xml:space="preserve">            it exists. If the element does not exist, a</w:t>
              </w:r>
            </w:ins>
          </w:p>
          <w:p w14:paraId="095971DD" w14:textId="77777777" w:rsidR="001D500F" w:rsidRDefault="001D500F" w:rsidP="001D500F">
            <w:pPr>
              <w:pStyle w:val="XML1"/>
              <w:rPr>
                <w:ins w:id="10290" w:author="Thomas Dietz" w:date="2012-08-13T14:23:00Z"/>
              </w:rPr>
            </w:pPr>
            <w:ins w:id="10291" w:author="Thomas Dietz" w:date="2012-08-13T14:23:00Z">
              <w:r>
                <w:t xml:space="preserve">            'data</w:t>
              </w:r>
              <w:r>
                <w:rPr>
                  <w:rFonts w:ascii="MS Mincho" w:eastAsia="MS Mincho" w:hAnsi="MS Mincho" w:cs="MS Mincho" w:hint="eastAsia"/>
                </w:rPr>
                <w:t>‑</w:t>
              </w:r>
              <w:r>
                <w:t>missing' error is returned.";</w:t>
              </w:r>
            </w:ins>
          </w:p>
          <w:p w14:paraId="4771EF52" w14:textId="77777777" w:rsidR="001D500F" w:rsidRDefault="001D500F" w:rsidP="001D500F">
            <w:pPr>
              <w:pStyle w:val="XML1"/>
              <w:rPr>
                <w:ins w:id="10292" w:author="Thomas Dietz" w:date="2012-08-13T14:23:00Z"/>
              </w:rPr>
            </w:pPr>
            <w:ins w:id="10293" w:author="Thomas Dietz" w:date="2012-08-13T14:23:00Z">
              <w:r>
                <w:t xml:space="preserve">      }</w:t>
              </w:r>
            </w:ins>
          </w:p>
          <w:p w14:paraId="78F6F3ED" w14:textId="77777777" w:rsidR="001D500F" w:rsidRDefault="001D500F" w:rsidP="001D500F">
            <w:pPr>
              <w:pStyle w:val="XML1"/>
              <w:rPr>
                <w:ins w:id="10294" w:author="Thomas Dietz" w:date="2012-08-13T14:23:00Z"/>
              </w:rPr>
            </w:pPr>
            <w:ins w:id="10295" w:author="Thomas Dietz" w:date="2012-08-13T14:23:00Z">
              <w:r>
                <w:t xml:space="preserve">      container supported {</w:t>
              </w:r>
            </w:ins>
          </w:p>
          <w:p w14:paraId="34F8D4D1" w14:textId="77777777" w:rsidR="001D500F" w:rsidRDefault="001D500F" w:rsidP="001D500F">
            <w:pPr>
              <w:pStyle w:val="XML1"/>
              <w:rPr>
                <w:ins w:id="10296" w:author="Thomas Dietz" w:date="2012-08-13T14:23:00Z"/>
              </w:rPr>
            </w:pPr>
            <w:ins w:id="10297" w:author="Thomas Dietz" w:date="2012-08-13T14:23:00Z">
              <w:r>
                <w:t xml:space="preserve">        uses OFPortOtherFeatureListType;</w:t>
              </w:r>
            </w:ins>
          </w:p>
          <w:p w14:paraId="49092A38" w14:textId="77777777" w:rsidR="001D500F" w:rsidRDefault="001D500F" w:rsidP="001D500F">
            <w:pPr>
              <w:pStyle w:val="XML1"/>
              <w:rPr>
                <w:ins w:id="10298" w:author="Thomas Dietz" w:date="2012-08-13T14:23:00Z"/>
              </w:rPr>
            </w:pPr>
            <w:ins w:id="10299" w:author="Thomas Dietz" w:date="2012-08-13T14:23:00Z">
              <w:r>
                <w:t xml:space="preserve">        config false;</w:t>
              </w:r>
            </w:ins>
          </w:p>
          <w:p w14:paraId="7FA58D71" w14:textId="77777777" w:rsidR="001D500F" w:rsidRDefault="001D500F" w:rsidP="001D500F">
            <w:pPr>
              <w:pStyle w:val="XML1"/>
              <w:rPr>
                <w:ins w:id="10300" w:author="Thomas Dietz" w:date="2012-08-13T14:23:00Z"/>
              </w:rPr>
            </w:pPr>
            <w:ins w:id="10301" w:author="Thomas Dietz" w:date="2012-08-13T14:23:00Z">
              <w:r>
                <w:t xml:space="preserve">        description "The features (rates, duplex, etc.) of the</w:t>
              </w:r>
            </w:ins>
          </w:p>
          <w:p w14:paraId="0D3025DC" w14:textId="77777777" w:rsidR="001D500F" w:rsidRDefault="001D500F" w:rsidP="001D500F">
            <w:pPr>
              <w:pStyle w:val="XML1"/>
              <w:rPr>
                <w:ins w:id="10302" w:author="Thomas Dietz" w:date="2012-08-13T14:23:00Z"/>
              </w:rPr>
            </w:pPr>
            <w:ins w:id="10303" w:author="Thomas Dietz" w:date="2012-08-13T14:23:00Z">
              <w:r>
                <w:t xml:space="preserve">          port, that are supported on the port.</w:t>
              </w:r>
            </w:ins>
          </w:p>
          <w:p w14:paraId="0B291B81" w14:textId="77777777" w:rsidR="001D500F" w:rsidRDefault="001D500F" w:rsidP="001D500F">
            <w:pPr>
              <w:pStyle w:val="XML1"/>
              <w:rPr>
                <w:ins w:id="10304" w:author="Thomas Dietz" w:date="2012-08-13T14:23:00Z"/>
              </w:rPr>
            </w:pPr>
          </w:p>
          <w:p w14:paraId="4310C847" w14:textId="77777777" w:rsidR="001D500F" w:rsidRDefault="001D500F" w:rsidP="001D500F">
            <w:pPr>
              <w:pStyle w:val="XML1"/>
              <w:rPr>
                <w:ins w:id="10305" w:author="Thomas Dietz" w:date="2012-08-13T14:23:00Z"/>
              </w:rPr>
            </w:pPr>
            <w:ins w:id="10306" w:author="Thomas Dietz" w:date="2012-08-13T14:23:00Z">
              <w:r>
                <w:t xml:space="preserve">          Children of this element are not configurable and can</w:t>
              </w:r>
            </w:ins>
          </w:p>
          <w:p w14:paraId="75E03045" w14:textId="77777777" w:rsidR="001D500F" w:rsidRDefault="001D500F" w:rsidP="001D500F">
            <w:pPr>
              <w:pStyle w:val="XML1"/>
              <w:rPr>
                <w:ins w:id="10307" w:author="Thomas Dietz" w:date="2012-08-13T14:23:00Z"/>
              </w:rPr>
            </w:pPr>
            <w:ins w:id="10308" w:author="Thomas Dietz" w:date="2012-08-13T14:23:00Z">
              <w:r>
                <w:t xml:space="preserve">          only be retrieved by NETCONF &lt;get&gt; operations. Attemps to</w:t>
              </w:r>
            </w:ins>
          </w:p>
          <w:p w14:paraId="34A8B729" w14:textId="77777777" w:rsidR="001D500F" w:rsidRDefault="001D500F" w:rsidP="001D500F">
            <w:pPr>
              <w:pStyle w:val="XML1"/>
              <w:rPr>
                <w:ins w:id="10309" w:author="Thomas Dietz" w:date="2012-08-13T14:23:00Z"/>
              </w:rPr>
            </w:pPr>
            <w:ins w:id="10310" w:author="Thomas Dietz" w:date="2012-08-13T14:23:00Z">
              <w:r>
                <w:t xml:space="preserve">          modify this element and its children with a NETCONF</w:t>
              </w:r>
            </w:ins>
          </w:p>
          <w:p w14:paraId="47876F8B" w14:textId="77777777" w:rsidR="001D500F" w:rsidRDefault="001D500F" w:rsidP="001D500F">
            <w:pPr>
              <w:pStyle w:val="XML1"/>
              <w:rPr>
                <w:ins w:id="10311" w:author="Thomas Dietz" w:date="2012-08-13T14:23:00Z"/>
              </w:rPr>
            </w:pPr>
            <w:ins w:id="10312" w:author="Thomas Dietz" w:date="2012-08-13T14:23:00Z">
              <w:r>
                <w:t xml:space="preserve">          &lt;edit-config&gt; operation MUST result in an</w:t>
              </w:r>
            </w:ins>
          </w:p>
          <w:p w14:paraId="31CF048F" w14:textId="77777777" w:rsidR="001D500F" w:rsidRDefault="001D500F" w:rsidP="001D500F">
            <w:pPr>
              <w:pStyle w:val="XML1"/>
              <w:rPr>
                <w:ins w:id="10313" w:author="Thomas Dietz" w:date="2012-08-13T14:23:00Z"/>
              </w:rPr>
            </w:pPr>
            <w:ins w:id="10314" w:author="Thomas Dietz" w:date="2012-08-13T14:23:00Z">
              <w:r>
                <w:t xml:space="preserve">          'operation-not-supported' error with type</w:t>
              </w:r>
            </w:ins>
          </w:p>
          <w:p w14:paraId="6DEEAC5A" w14:textId="77777777" w:rsidR="001D500F" w:rsidRDefault="001D500F" w:rsidP="001D500F">
            <w:pPr>
              <w:pStyle w:val="XML1"/>
              <w:rPr>
                <w:ins w:id="10315" w:author="Thomas Dietz" w:date="2012-08-13T14:23:00Z"/>
              </w:rPr>
            </w:pPr>
            <w:ins w:id="10316" w:author="Thomas Dietz" w:date="2012-08-13T14:23:00Z">
              <w:r>
                <w:t xml:space="preserve">          'application'.";</w:t>
              </w:r>
            </w:ins>
          </w:p>
          <w:p w14:paraId="7856E0B1" w14:textId="77777777" w:rsidR="001D500F" w:rsidRDefault="001D500F" w:rsidP="001D500F">
            <w:pPr>
              <w:pStyle w:val="XML1"/>
              <w:rPr>
                <w:ins w:id="10317" w:author="Thomas Dietz" w:date="2012-08-13T14:23:00Z"/>
              </w:rPr>
            </w:pPr>
            <w:ins w:id="10318" w:author="Thomas Dietz" w:date="2012-08-13T14:23:00Z">
              <w:r>
                <w:t xml:space="preserve">      }</w:t>
              </w:r>
            </w:ins>
          </w:p>
          <w:p w14:paraId="37F6EB00" w14:textId="77777777" w:rsidR="001D500F" w:rsidRDefault="001D500F" w:rsidP="001D500F">
            <w:pPr>
              <w:pStyle w:val="XML1"/>
              <w:rPr>
                <w:ins w:id="10319" w:author="Thomas Dietz" w:date="2012-08-13T14:23:00Z"/>
              </w:rPr>
            </w:pPr>
            <w:ins w:id="10320" w:author="Thomas Dietz" w:date="2012-08-13T14:23:00Z">
              <w:r>
                <w:t xml:space="preserve">      container advertised-peer {</w:t>
              </w:r>
            </w:ins>
          </w:p>
          <w:p w14:paraId="16A22CDA" w14:textId="77777777" w:rsidR="001D500F" w:rsidRDefault="001D500F" w:rsidP="001D500F">
            <w:pPr>
              <w:pStyle w:val="XML1"/>
              <w:rPr>
                <w:ins w:id="10321" w:author="Thomas Dietz" w:date="2012-08-13T14:23:00Z"/>
              </w:rPr>
            </w:pPr>
            <w:ins w:id="10322" w:author="Thomas Dietz" w:date="2012-08-13T14:23:00Z">
              <w:r>
                <w:t xml:space="preserve">        uses OFPortOtherFeatureListType;</w:t>
              </w:r>
            </w:ins>
          </w:p>
          <w:p w14:paraId="669F7678" w14:textId="77777777" w:rsidR="001D500F" w:rsidRDefault="001D500F" w:rsidP="001D500F">
            <w:pPr>
              <w:pStyle w:val="XML1"/>
              <w:rPr>
                <w:ins w:id="10323" w:author="Thomas Dietz" w:date="2012-08-13T14:23:00Z"/>
              </w:rPr>
            </w:pPr>
            <w:ins w:id="10324" w:author="Thomas Dietz" w:date="2012-08-13T14:23:00Z">
              <w:r>
                <w:t xml:space="preserve">        config false;</w:t>
              </w:r>
            </w:ins>
          </w:p>
          <w:p w14:paraId="0E90BA2E" w14:textId="77777777" w:rsidR="001D500F" w:rsidRDefault="001D500F" w:rsidP="001D500F">
            <w:pPr>
              <w:pStyle w:val="XML1"/>
              <w:rPr>
                <w:ins w:id="10325" w:author="Thomas Dietz" w:date="2012-08-13T14:23:00Z"/>
              </w:rPr>
            </w:pPr>
            <w:ins w:id="10326" w:author="Thomas Dietz" w:date="2012-08-13T14:23:00Z">
              <w:r>
                <w:t xml:space="preserve">        description "The features (rates, duplex, etc.) that are</w:t>
              </w:r>
            </w:ins>
          </w:p>
          <w:p w14:paraId="61432F5B" w14:textId="77777777" w:rsidR="001D500F" w:rsidRDefault="001D500F" w:rsidP="001D500F">
            <w:pPr>
              <w:pStyle w:val="XML1"/>
              <w:rPr>
                <w:ins w:id="10327" w:author="Thomas Dietz" w:date="2012-08-13T14:23:00Z"/>
              </w:rPr>
            </w:pPr>
            <w:ins w:id="10328" w:author="Thomas Dietz" w:date="2012-08-13T14:23:00Z">
              <w:r>
                <w:t xml:space="preserve">          currently advertised by the peer port.</w:t>
              </w:r>
            </w:ins>
          </w:p>
          <w:p w14:paraId="697C9C2F" w14:textId="77777777" w:rsidR="001D500F" w:rsidRDefault="001D500F" w:rsidP="001D500F">
            <w:pPr>
              <w:pStyle w:val="XML1"/>
              <w:rPr>
                <w:ins w:id="10329" w:author="Thomas Dietz" w:date="2012-08-13T14:23:00Z"/>
              </w:rPr>
            </w:pPr>
          </w:p>
          <w:p w14:paraId="6C80A704" w14:textId="77777777" w:rsidR="001D500F" w:rsidRDefault="001D500F" w:rsidP="001D500F">
            <w:pPr>
              <w:pStyle w:val="XML1"/>
              <w:rPr>
                <w:ins w:id="10330" w:author="Thomas Dietz" w:date="2012-08-13T14:23:00Z"/>
              </w:rPr>
            </w:pPr>
            <w:ins w:id="10331" w:author="Thomas Dietz" w:date="2012-08-13T14:23:00Z">
              <w:r>
                <w:t xml:space="preserve">          Children of this element are not configurable and can</w:t>
              </w:r>
            </w:ins>
          </w:p>
          <w:p w14:paraId="1E942C88" w14:textId="77777777" w:rsidR="001D500F" w:rsidRDefault="001D500F" w:rsidP="001D500F">
            <w:pPr>
              <w:pStyle w:val="XML1"/>
              <w:rPr>
                <w:ins w:id="10332" w:author="Thomas Dietz" w:date="2012-08-13T14:23:00Z"/>
              </w:rPr>
            </w:pPr>
            <w:ins w:id="10333" w:author="Thomas Dietz" w:date="2012-08-13T14:23:00Z">
              <w:r>
                <w:t xml:space="preserve">          only be retrieved by NETCONF &lt;get&gt; operations. Attemps to</w:t>
              </w:r>
            </w:ins>
          </w:p>
          <w:p w14:paraId="357D1C6C" w14:textId="77777777" w:rsidR="001D500F" w:rsidRDefault="001D500F" w:rsidP="001D500F">
            <w:pPr>
              <w:pStyle w:val="XML1"/>
              <w:rPr>
                <w:ins w:id="10334" w:author="Thomas Dietz" w:date="2012-08-13T14:23:00Z"/>
              </w:rPr>
            </w:pPr>
            <w:ins w:id="10335" w:author="Thomas Dietz" w:date="2012-08-13T14:23:00Z">
              <w:r>
                <w:t xml:space="preserve">          modify this element and its children with a NETCONF</w:t>
              </w:r>
            </w:ins>
          </w:p>
          <w:p w14:paraId="1BB82BDC" w14:textId="77777777" w:rsidR="001D500F" w:rsidRDefault="001D500F" w:rsidP="001D500F">
            <w:pPr>
              <w:pStyle w:val="XML1"/>
              <w:rPr>
                <w:ins w:id="10336" w:author="Thomas Dietz" w:date="2012-08-13T14:23:00Z"/>
              </w:rPr>
            </w:pPr>
            <w:ins w:id="10337" w:author="Thomas Dietz" w:date="2012-08-13T14:23:00Z">
              <w:r>
                <w:t xml:space="preserve">          &lt;edit-config&gt; operation MUST result in an</w:t>
              </w:r>
            </w:ins>
          </w:p>
          <w:p w14:paraId="03775B7C" w14:textId="77777777" w:rsidR="001D500F" w:rsidRDefault="001D500F" w:rsidP="001D500F">
            <w:pPr>
              <w:pStyle w:val="XML1"/>
              <w:rPr>
                <w:ins w:id="10338" w:author="Thomas Dietz" w:date="2012-08-13T14:23:00Z"/>
              </w:rPr>
            </w:pPr>
            <w:ins w:id="10339" w:author="Thomas Dietz" w:date="2012-08-13T14:23:00Z">
              <w:r>
                <w:t xml:space="preserve">          'operation-not-supported' error with type</w:t>
              </w:r>
            </w:ins>
          </w:p>
          <w:p w14:paraId="14FD5F3E" w14:textId="77777777" w:rsidR="001D500F" w:rsidRDefault="001D500F" w:rsidP="001D500F">
            <w:pPr>
              <w:pStyle w:val="XML1"/>
              <w:rPr>
                <w:ins w:id="10340" w:author="Thomas Dietz" w:date="2012-08-13T14:23:00Z"/>
              </w:rPr>
            </w:pPr>
            <w:ins w:id="10341" w:author="Thomas Dietz" w:date="2012-08-13T14:23:00Z">
              <w:r>
                <w:t xml:space="preserve">          'application'.";</w:t>
              </w:r>
            </w:ins>
          </w:p>
          <w:p w14:paraId="573B9408" w14:textId="77777777" w:rsidR="001D500F" w:rsidRDefault="001D500F" w:rsidP="001D500F">
            <w:pPr>
              <w:pStyle w:val="XML1"/>
              <w:rPr>
                <w:ins w:id="10342" w:author="Thomas Dietz" w:date="2012-08-13T14:23:00Z"/>
              </w:rPr>
            </w:pPr>
            <w:ins w:id="10343" w:author="Thomas Dietz" w:date="2012-08-13T14:23:00Z">
              <w:r>
                <w:t xml:space="preserve">      }</w:t>
              </w:r>
            </w:ins>
          </w:p>
          <w:p w14:paraId="23AACDD3" w14:textId="77777777" w:rsidR="001D500F" w:rsidRDefault="001D500F" w:rsidP="001D500F">
            <w:pPr>
              <w:pStyle w:val="XML1"/>
              <w:rPr>
                <w:ins w:id="10344" w:author="Thomas Dietz" w:date="2012-08-13T14:23:00Z"/>
              </w:rPr>
            </w:pPr>
            <w:ins w:id="10345" w:author="Thomas Dietz" w:date="2012-08-13T14:23:00Z">
              <w:r>
                <w:t xml:space="preserve">    }</w:t>
              </w:r>
            </w:ins>
          </w:p>
          <w:p w14:paraId="6AA6E61A" w14:textId="77777777" w:rsidR="001D500F" w:rsidRDefault="001D500F" w:rsidP="001D500F">
            <w:pPr>
              <w:pStyle w:val="XML1"/>
              <w:rPr>
                <w:ins w:id="10346" w:author="Thomas Dietz" w:date="2012-08-13T14:23:00Z"/>
              </w:rPr>
            </w:pPr>
            <w:ins w:id="10347" w:author="Thomas Dietz" w:date="2012-08-13T14:23:00Z">
              <w:r>
                <w:t xml:space="preserve">    choice tunnel-type {</w:t>
              </w:r>
            </w:ins>
          </w:p>
          <w:p w14:paraId="1FD6541B" w14:textId="77777777" w:rsidR="001D500F" w:rsidRDefault="001D500F" w:rsidP="001D500F">
            <w:pPr>
              <w:pStyle w:val="XML1"/>
              <w:rPr>
                <w:ins w:id="10348" w:author="Thomas Dietz" w:date="2012-08-13T14:23:00Z"/>
              </w:rPr>
            </w:pPr>
            <w:ins w:id="10349" w:author="Thomas Dietz" w:date="2012-08-13T14:23:00Z">
              <w:r>
                <w:t xml:space="preserve">      description "Tunnels are modeled as logical ports.</w:t>
              </w:r>
            </w:ins>
          </w:p>
          <w:p w14:paraId="7C654F6B" w14:textId="77777777" w:rsidR="001D500F" w:rsidRDefault="001D500F" w:rsidP="001D500F">
            <w:pPr>
              <w:pStyle w:val="XML1"/>
              <w:rPr>
                <w:ins w:id="10350" w:author="Thomas Dietz" w:date="2012-08-13T14:23:00Z"/>
              </w:rPr>
            </w:pPr>
          </w:p>
          <w:p w14:paraId="55A4C43D" w14:textId="77777777" w:rsidR="001D500F" w:rsidRDefault="001D500F" w:rsidP="001D500F">
            <w:pPr>
              <w:pStyle w:val="XML1"/>
              <w:rPr>
                <w:ins w:id="10351" w:author="Thomas Dietz" w:date="2012-08-13T14:23:00Z"/>
              </w:rPr>
            </w:pPr>
            <w:ins w:id="10352" w:author="Thomas Dietz" w:date="2012-08-13T14:23:00Z">
              <w:r>
                <w:t xml:space="preserve">        Elements in this choice are not configurable and can only</w:t>
              </w:r>
            </w:ins>
          </w:p>
          <w:p w14:paraId="2D09487B" w14:textId="77777777" w:rsidR="001D500F" w:rsidRDefault="001D500F" w:rsidP="001D500F">
            <w:pPr>
              <w:pStyle w:val="XML1"/>
              <w:rPr>
                <w:ins w:id="10353" w:author="Thomas Dietz" w:date="2012-08-13T14:23:00Z"/>
              </w:rPr>
            </w:pPr>
            <w:ins w:id="10354" w:author="Thomas Dietz" w:date="2012-08-13T14:23:00Z">
              <w:r>
                <w:t xml:space="preserve">        be retrieved by NETCONF &lt;get&gt; operations. Attemps to modify</w:t>
              </w:r>
            </w:ins>
          </w:p>
          <w:p w14:paraId="582E54DF" w14:textId="77777777" w:rsidR="001D500F" w:rsidRDefault="001D500F" w:rsidP="001D500F">
            <w:pPr>
              <w:pStyle w:val="XML1"/>
              <w:rPr>
                <w:ins w:id="10355" w:author="Thomas Dietz" w:date="2012-08-13T14:23:00Z"/>
              </w:rPr>
            </w:pPr>
            <w:ins w:id="10356" w:author="Thomas Dietz" w:date="2012-08-13T14:23:00Z">
              <w:r>
                <w:t xml:space="preserve">        this element and its children with a NETCONF &lt;edit-config&gt;</w:t>
              </w:r>
            </w:ins>
          </w:p>
          <w:p w14:paraId="047AE614" w14:textId="77777777" w:rsidR="001D500F" w:rsidRDefault="001D500F" w:rsidP="001D500F">
            <w:pPr>
              <w:pStyle w:val="XML1"/>
              <w:rPr>
                <w:ins w:id="10357" w:author="Thomas Dietz" w:date="2012-08-13T14:23:00Z"/>
              </w:rPr>
            </w:pPr>
            <w:ins w:id="10358" w:author="Thomas Dietz" w:date="2012-08-13T14:23:00Z">
              <w:r>
                <w:t xml:space="preserve">        operation MUST result in an 'operation-not-supported' error</w:t>
              </w:r>
            </w:ins>
          </w:p>
          <w:p w14:paraId="79D9326D" w14:textId="77777777" w:rsidR="001D500F" w:rsidRDefault="001D500F" w:rsidP="001D500F">
            <w:pPr>
              <w:pStyle w:val="XML1"/>
              <w:rPr>
                <w:ins w:id="10359" w:author="Thomas Dietz" w:date="2012-08-13T14:23:00Z"/>
              </w:rPr>
            </w:pPr>
            <w:ins w:id="10360" w:author="Thomas Dietz" w:date="2012-08-13T14:23:00Z">
              <w:r>
                <w:t xml:space="preserve">        with type 'application'.</w:t>
              </w:r>
            </w:ins>
          </w:p>
          <w:p w14:paraId="1C708366" w14:textId="77777777" w:rsidR="001D500F" w:rsidRDefault="001D500F" w:rsidP="001D500F">
            <w:pPr>
              <w:pStyle w:val="XML1"/>
              <w:rPr>
                <w:ins w:id="10361" w:author="Thomas Dietz" w:date="2012-08-13T14:23:00Z"/>
              </w:rPr>
            </w:pPr>
          </w:p>
          <w:p w14:paraId="236DA704" w14:textId="77777777" w:rsidR="001D500F" w:rsidRDefault="001D500F" w:rsidP="001D500F">
            <w:pPr>
              <w:pStyle w:val="XML1"/>
              <w:rPr>
                <w:ins w:id="10362" w:author="Thomas Dietz" w:date="2012-08-13T14:23:00Z"/>
              </w:rPr>
            </w:pPr>
            <w:ins w:id="10363" w:author="Thomas Dietz" w:date="2012-08-13T14:23:00Z">
              <w:r>
                <w:t xml:space="preserve">        Only elements from one choice must exist at a time.";</w:t>
              </w:r>
            </w:ins>
          </w:p>
          <w:p w14:paraId="40ACF874" w14:textId="77777777" w:rsidR="001D500F" w:rsidRDefault="001D500F" w:rsidP="001D500F">
            <w:pPr>
              <w:pStyle w:val="XML1"/>
              <w:rPr>
                <w:ins w:id="10364" w:author="Thomas Dietz" w:date="2012-08-13T14:23:00Z"/>
              </w:rPr>
            </w:pPr>
            <w:ins w:id="10365" w:author="Thomas Dietz" w:date="2012-08-13T14:23:00Z">
              <w:r>
                <w:t xml:space="preserve">      container tunnel {</w:t>
              </w:r>
            </w:ins>
          </w:p>
          <w:p w14:paraId="46C4563A" w14:textId="77777777" w:rsidR="001D500F" w:rsidRDefault="001D500F" w:rsidP="001D500F">
            <w:pPr>
              <w:pStyle w:val="XML1"/>
              <w:rPr>
                <w:ins w:id="10366" w:author="Thomas Dietz" w:date="2012-08-13T14:23:00Z"/>
              </w:rPr>
            </w:pPr>
            <w:ins w:id="10367" w:author="Thomas Dietz" w:date="2012-08-13T14:23:00Z">
              <w:r>
                <w:t xml:space="preserve">        description "Properties of a basic IP-in-GRE tunnel.";</w:t>
              </w:r>
            </w:ins>
          </w:p>
          <w:p w14:paraId="752CD1F9" w14:textId="77777777" w:rsidR="001D500F" w:rsidRDefault="001D500F" w:rsidP="001D500F">
            <w:pPr>
              <w:pStyle w:val="XML1"/>
              <w:rPr>
                <w:ins w:id="10368" w:author="Thomas Dietz" w:date="2012-08-13T14:23:00Z"/>
              </w:rPr>
            </w:pPr>
            <w:ins w:id="10369" w:author="Thomas Dietz" w:date="2012-08-13T14:23:00Z">
              <w:r>
                <w:t xml:space="preserve">        uses OFPortBaseTunnelType;</w:t>
              </w:r>
            </w:ins>
          </w:p>
          <w:p w14:paraId="538034AB" w14:textId="77777777" w:rsidR="001D500F" w:rsidRDefault="001D500F" w:rsidP="001D500F">
            <w:pPr>
              <w:pStyle w:val="XML1"/>
              <w:rPr>
                <w:ins w:id="10370" w:author="Thomas Dietz" w:date="2012-08-13T14:23:00Z"/>
              </w:rPr>
            </w:pPr>
            <w:ins w:id="10371" w:author="Thomas Dietz" w:date="2012-08-13T14:23:00Z">
              <w:r>
                <w:t xml:space="preserve">      }</w:t>
              </w:r>
            </w:ins>
          </w:p>
          <w:p w14:paraId="78715DA8" w14:textId="77777777" w:rsidR="001D500F" w:rsidRDefault="001D500F" w:rsidP="001D500F">
            <w:pPr>
              <w:pStyle w:val="XML1"/>
              <w:rPr>
                <w:ins w:id="10372" w:author="Thomas Dietz" w:date="2012-08-13T14:23:00Z"/>
              </w:rPr>
            </w:pPr>
            <w:ins w:id="10373" w:author="Thomas Dietz" w:date="2012-08-13T14:23:00Z">
              <w:r>
                <w:t xml:space="preserve">      container ipgre-tunnel {</w:t>
              </w:r>
            </w:ins>
          </w:p>
          <w:p w14:paraId="3022F88F" w14:textId="77777777" w:rsidR="001D500F" w:rsidRDefault="001D500F" w:rsidP="001D500F">
            <w:pPr>
              <w:pStyle w:val="XML1"/>
              <w:rPr>
                <w:ins w:id="10374" w:author="Thomas Dietz" w:date="2012-08-13T14:23:00Z"/>
              </w:rPr>
            </w:pPr>
            <w:ins w:id="10375" w:author="Thomas Dietz" w:date="2012-08-13T14:23:00Z">
              <w:r>
                <w:t xml:space="preserve">        description "Properties of a IP-in-GRE tunnel.";</w:t>
              </w:r>
            </w:ins>
          </w:p>
          <w:p w14:paraId="48A64976" w14:textId="77777777" w:rsidR="001D500F" w:rsidRDefault="001D500F" w:rsidP="001D500F">
            <w:pPr>
              <w:pStyle w:val="XML1"/>
              <w:rPr>
                <w:ins w:id="10376" w:author="Thomas Dietz" w:date="2012-08-13T14:23:00Z"/>
              </w:rPr>
            </w:pPr>
            <w:ins w:id="10377" w:author="Thomas Dietz" w:date="2012-08-13T14:23:00Z">
              <w:r>
                <w:t xml:space="preserve">        uses OFPortIPGRETunnelType;</w:t>
              </w:r>
            </w:ins>
          </w:p>
          <w:p w14:paraId="2E5D0098" w14:textId="77777777" w:rsidR="001D500F" w:rsidRDefault="001D500F" w:rsidP="001D500F">
            <w:pPr>
              <w:pStyle w:val="XML1"/>
              <w:rPr>
                <w:ins w:id="10378" w:author="Thomas Dietz" w:date="2012-08-13T14:23:00Z"/>
              </w:rPr>
            </w:pPr>
            <w:ins w:id="10379" w:author="Thomas Dietz" w:date="2012-08-13T14:23:00Z">
              <w:r>
                <w:t xml:space="preserve">      }</w:t>
              </w:r>
            </w:ins>
          </w:p>
          <w:p w14:paraId="40ECA10F" w14:textId="77777777" w:rsidR="001D500F" w:rsidRDefault="001D500F" w:rsidP="001D500F">
            <w:pPr>
              <w:pStyle w:val="XML1"/>
              <w:rPr>
                <w:ins w:id="10380" w:author="Thomas Dietz" w:date="2012-08-13T14:23:00Z"/>
              </w:rPr>
            </w:pPr>
            <w:ins w:id="10381" w:author="Thomas Dietz" w:date="2012-08-13T14:23:00Z">
              <w:r>
                <w:lastRenderedPageBreak/>
                <w:t xml:space="preserve">      container vxlan-tunnel {</w:t>
              </w:r>
            </w:ins>
          </w:p>
          <w:p w14:paraId="50EB8E1F" w14:textId="77777777" w:rsidR="001D500F" w:rsidRDefault="001D500F" w:rsidP="001D500F">
            <w:pPr>
              <w:pStyle w:val="XML1"/>
              <w:rPr>
                <w:ins w:id="10382" w:author="Thomas Dietz" w:date="2012-08-13T14:23:00Z"/>
              </w:rPr>
            </w:pPr>
            <w:ins w:id="10383" w:author="Thomas Dietz" w:date="2012-08-13T14:23:00Z">
              <w:r>
                <w:t xml:space="preserve">        description "Properties of a VxLAN tunnel.";</w:t>
              </w:r>
            </w:ins>
          </w:p>
          <w:p w14:paraId="77B814A6" w14:textId="77777777" w:rsidR="001D500F" w:rsidRDefault="001D500F" w:rsidP="001D500F">
            <w:pPr>
              <w:pStyle w:val="XML1"/>
              <w:rPr>
                <w:ins w:id="10384" w:author="Thomas Dietz" w:date="2012-08-13T14:23:00Z"/>
              </w:rPr>
            </w:pPr>
            <w:ins w:id="10385" w:author="Thomas Dietz" w:date="2012-08-13T14:23:00Z">
              <w:r>
                <w:t xml:space="preserve">        uses OFPortVXLANTunnelType;</w:t>
              </w:r>
            </w:ins>
          </w:p>
          <w:p w14:paraId="6BFD18E4" w14:textId="77777777" w:rsidR="001D500F" w:rsidRDefault="001D500F" w:rsidP="001D500F">
            <w:pPr>
              <w:pStyle w:val="XML1"/>
              <w:rPr>
                <w:ins w:id="10386" w:author="Thomas Dietz" w:date="2012-08-13T14:23:00Z"/>
              </w:rPr>
            </w:pPr>
            <w:ins w:id="10387" w:author="Thomas Dietz" w:date="2012-08-13T14:23:00Z">
              <w:r>
                <w:t xml:space="preserve">      }</w:t>
              </w:r>
            </w:ins>
          </w:p>
          <w:p w14:paraId="67B0D4F1" w14:textId="77777777" w:rsidR="001D500F" w:rsidRDefault="001D500F" w:rsidP="001D500F">
            <w:pPr>
              <w:pStyle w:val="XML1"/>
              <w:rPr>
                <w:ins w:id="10388" w:author="Thomas Dietz" w:date="2012-08-13T14:23:00Z"/>
              </w:rPr>
            </w:pPr>
            <w:ins w:id="10389" w:author="Thomas Dietz" w:date="2012-08-13T14:23:00Z">
              <w:r>
                <w:t xml:space="preserve">      container nvgre-tunnel {</w:t>
              </w:r>
            </w:ins>
          </w:p>
          <w:p w14:paraId="05E613F8" w14:textId="77777777" w:rsidR="001D500F" w:rsidRDefault="001D500F" w:rsidP="001D500F">
            <w:pPr>
              <w:pStyle w:val="XML1"/>
              <w:rPr>
                <w:ins w:id="10390" w:author="Thomas Dietz" w:date="2012-08-13T14:23:00Z"/>
              </w:rPr>
            </w:pPr>
            <w:ins w:id="10391" w:author="Thomas Dietz" w:date="2012-08-13T14:23:00Z">
              <w:r>
                <w:t xml:space="preserve">        description "Properties of a NVGRE tunnel.";</w:t>
              </w:r>
            </w:ins>
          </w:p>
          <w:p w14:paraId="6698D294" w14:textId="77777777" w:rsidR="001D500F" w:rsidRDefault="001D500F" w:rsidP="001D500F">
            <w:pPr>
              <w:pStyle w:val="XML1"/>
              <w:rPr>
                <w:ins w:id="10392" w:author="Thomas Dietz" w:date="2012-08-13T14:23:00Z"/>
              </w:rPr>
            </w:pPr>
            <w:ins w:id="10393" w:author="Thomas Dietz" w:date="2012-08-13T14:23:00Z">
              <w:r>
                <w:t xml:space="preserve">        uses OFPortNVGRETunnelType;</w:t>
              </w:r>
            </w:ins>
          </w:p>
          <w:p w14:paraId="0FD36E88" w14:textId="77777777" w:rsidR="001D500F" w:rsidRDefault="001D500F" w:rsidP="001D500F">
            <w:pPr>
              <w:pStyle w:val="XML1"/>
              <w:rPr>
                <w:ins w:id="10394" w:author="Thomas Dietz" w:date="2012-08-13T14:23:00Z"/>
              </w:rPr>
            </w:pPr>
            <w:ins w:id="10395" w:author="Thomas Dietz" w:date="2012-08-13T14:23:00Z">
              <w:r>
                <w:t xml:space="preserve">      }</w:t>
              </w:r>
            </w:ins>
          </w:p>
          <w:p w14:paraId="3D440710" w14:textId="77777777" w:rsidR="001D500F" w:rsidRDefault="001D500F" w:rsidP="001D500F">
            <w:pPr>
              <w:pStyle w:val="XML1"/>
              <w:rPr>
                <w:ins w:id="10396" w:author="Thomas Dietz" w:date="2012-08-13T14:23:00Z"/>
              </w:rPr>
            </w:pPr>
            <w:ins w:id="10397" w:author="Thomas Dietz" w:date="2012-08-13T14:23:00Z">
              <w:r>
                <w:t xml:space="preserve">    }</w:t>
              </w:r>
            </w:ins>
          </w:p>
          <w:p w14:paraId="706F3E07" w14:textId="75CFB85E" w:rsidR="001D500F" w:rsidRDefault="001D500F" w:rsidP="001D500F">
            <w:pPr>
              <w:pStyle w:val="XML1"/>
              <w:rPr>
                <w:ins w:id="10398" w:author="Thomas Dietz" w:date="2012-08-13T14:23:00Z"/>
              </w:rPr>
            </w:pPr>
            <w:ins w:id="10399" w:author="Thomas Dietz" w:date="2012-08-13T14:23:00Z">
              <w:r>
                <w:t xml:space="preserve">  }</w:t>
              </w:r>
            </w:ins>
          </w:p>
          <w:p w14:paraId="2E8E421E" w14:textId="77777777" w:rsidR="001D500F" w:rsidRDefault="001D500F" w:rsidP="001D500F">
            <w:pPr>
              <w:pStyle w:val="XML1"/>
              <w:rPr>
                <w:ins w:id="10400" w:author="Thomas Dietz" w:date="2012-08-13T14:23:00Z"/>
              </w:rPr>
            </w:pPr>
          </w:p>
          <w:p w14:paraId="59E6ED26" w14:textId="76AB8EB2" w:rsidR="001D500F" w:rsidRDefault="001D500F" w:rsidP="001D500F">
            <w:pPr>
              <w:pStyle w:val="XML1"/>
              <w:rPr>
                <w:ins w:id="10401" w:author="Thomas Dietz" w:date="2012-08-13T14:23:00Z"/>
              </w:rPr>
            </w:pPr>
            <w:ins w:id="10402" w:author="Thomas Dietz" w:date="2012-08-13T14:23:00Z">
              <w:r>
                <w:t xml:space="preserve">  grouping OFPortBaseTunnelType {</w:t>
              </w:r>
            </w:ins>
          </w:p>
          <w:p w14:paraId="0B249E47" w14:textId="77777777" w:rsidR="001D500F" w:rsidRDefault="001D500F" w:rsidP="001D500F">
            <w:pPr>
              <w:pStyle w:val="XML1"/>
              <w:rPr>
                <w:ins w:id="10403" w:author="Thomas Dietz" w:date="2012-08-13T14:23:00Z"/>
              </w:rPr>
            </w:pPr>
            <w:ins w:id="10404" w:author="Thomas Dietz" w:date="2012-08-13T14:23:00Z">
              <w:r>
                <w:t xml:space="preserve">    description "A group of common elements that are included</w:t>
              </w:r>
            </w:ins>
          </w:p>
          <w:p w14:paraId="16D8CA9C" w14:textId="77777777" w:rsidR="001D500F" w:rsidRDefault="001D500F" w:rsidP="001D500F">
            <w:pPr>
              <w:pStyle w:val="XML1"/>
              <w:rPr>
                <w:ins w:id="10405" w:author="Thomas Dietz" w:date="2012-08-13T14:23:00Z"/>
              </w:rPr>
            </w:pPr>
            <w:ins w:id="10406" w:author="Thomas Dietz" w:date="2012-08-13T14:23:00Z">
              <w:r>
                <w:t xml:space="preserve">      in every supported tunnel type.  Tunnels are modeled as </w:t>
              </w:r>
            </w:ins>
          </w:p>
          <w:p w14:paraId="15E17AB9" w14:textId="77777777" w:rsidR="001D500F" w:rsidRDefault="001D500F" w:rsidP="001D500F">
            <w:pPr>
              <w:pStyle w:val="XML1"/>
              <w:rPr>
                <w:ins w:id="10407" w:author="Thomas Dietz" w:date="2012-08-13T14:23:00Z"/>
              </w:rPr>
            </w:pPr>
            <w:ins w:id="10408" w:author="Thomas Dietz" w:date="2012-08-13T14:23:00Z">
              <w:r>
                <w:t xml:space="preserve">      logical ports.</w:t>
              </w:r>
            </w:ins>
          </w:p>
          <w:p w14:paraId="062DB997" w14:textId="77777777" w:rsidR="001D500F" w:rsidRDefault="001D500F" w:rsidP="001D500F">
            <w:pPr>
              <w:pStyle w:val="XML1"/>
              <w:rPr>
                <w:ins w:id="10409" w:author="Thomas Dietz" w:date="2012-08-13T14:23:00Z"/>
              </w:rPr>
            </w:pPr>
          </w:p>
          <w:p w14:paraId="23359A0B" w14:textId="77777777" w:rsidR="001D500F" w:rsidRDefault="001D500F" w:rsidP="001D500F">
            <w:pPr>
              <w:pStyle w:val="XML1"/>
              <w:rPr>
                <w:ins w:id="10410" w:author="Thomas Dietz" w:date="2012-08-13T14:23:00Z"/>
              </w:rPr>
            </w:pPr>
            <w:ins w:id="10411" w:author="Thomas Dietz" w:date="2012-08-13T14:23:00Z">
              <w:r>
                <w:t xml:space="preserve">      One pair of local/remote endpoints must exist for a tunnel</w:t>
              </w:r>
            </w:ins>
          </w:p>
          <w:p w14:paraId="5A6356B6" w14:textId="77777777" w:rsidR="001D500F" w:rsidRDefault="001D500F" w:rsidP="001D500F">
            <w:pPr>
              <w:pStyle w:val="XML1"/>
              <w:rPr>
                <w:ins w:id="10412" w:author="Thomas Dietz" w:date="2012-08-13T14:23:00Z"/>
              </w:rPr>
            </w:pPr>
            <w:ins w:id="10413" w:author="Thomas Dietz" w:date="2012-08-13T14:23:00Z">
              <w:r>
                <w:t xml:space="preserve">      configuration.</w:t>
              </w:r>
            </w:ins>
          </w:p>
          <w:p w14:paraId="30025F3B" w14:textId="77777777" w:rsidR="001D500F" w:rsidRDefault="001D500F" w:rsidP="001D500F">
            <w:pPr>
              <w:pStyle w:val="XML1"/>
              <w:rPr>
                <w:ins w:id="10414" w:author="Thomas Dietz" w:date="2012-08-13T14:23:00Z"/>
              </w:rPr>
            </w:pPr>
          </w:p>
          <w:p w14:paraId="660C2F7A" w14:textId="77777777" w:rsidR="001D500F" w:rsidRDefault="001D500F" w:rsidP="001D500F">
            <w:pPr>
              <w:pStyle w:val="XML1"/>
              <w:rPr>
                <w:ins w:id="10415" w:author="Thomas Dietz" w:date="2012-08-13T14:23:00Z"/>
              </w:rPr>
            </w:pPr>
            <w:ins w:id="10416" w:author="Thomas Dietz" w:date="2012-08-13T14:23:00Z">
              <w:r>
                <w:t xml:space="preserve">      Only elements from one choice must exist at a time.";</w:t>
              </w:r>
            </w:ins>
          </w:p>
          <w:p w14:paraId="7C863B60" w14:textId="77777777" w:rsidR="001D500F" w:rsidRDefault="001D500F" w:rsidP="001D500F">
            <w:pPr>
              <w:pStyle w:val="XML1"/>
              <w:rPr>
                <w:ins w:id="10417" w:author="Thomas Dietz" w:date="2012-08-13T14:23:00Z"/>
              </w:rPr>
            </w:pPr>
            <w:ins w:id="10418" w:author="Thomas Dietz" w:date="2012-08-13T14:23:00Z">
              <w:r>
                <w:t xml:space="preserve">    choice endpoints {</w:t>
              </w:r>
            </w:ins>
          </w:p>
          <w:p w14:paraId="44A0CCD5" w14:textId="77777777" w:rsidR="001D500F" w:rsidRDefault="001D500F" w:rsidP="001D500F">
            <w:pPr>
              <w:pStyle w:val="XML1"/>
              <w:rPr>
                <w:ins w:id="10419" w:author="Thomas Dietz" w:date="2012-08-13T14:23:00Z"/>
              </w:rPr>
            </w:pPr>
            <w:ins w:id="10420" w:author="Thomas Dietz" w:date="2012-08-13T14:23:00Z">
              <w:r>
                <w:t xml:space="preserve">      mandatory true;</w:t>
              </w:r>
            </w:ins>
          </w:p>
          <w:p w14:paraId="67DEE410" w14:textId="77777777" w:rsidR="001D500F" w:rsidRDefault="001D500F" w:rsidP="001D500F">
            <w:pPr>
              <w:pStyle w:val="XML1"/>
              <w:rPr>
                <w:ins w:id="10421" w:author="Thomas Dietz" w:date="2012-08-13T14:23:00Z"/>
              </w:rPr>
            </w:pPr>
            <w:ins w:id="10422" w:author="Thomas Dietz" w:date="2012-08-13T14:23:00Z">
              <w:r>
                <w:t xml:space="preserve">      case v4-endpoints {</w:t>
              </w:r>
            </w:ins>
          </w:p>
          <w:p w14:paraId="6CE02E19" w14:textId="77777777" w:rsidR="001D500F" w:rsidRDefault="001D500F" w:rsidP="001D500F">
            <w:pPr>
              <w:pStyle w:val="XML1"/>
              <w:rPr>
                <w:ins w:id="10423" w:author="Thomas Dietz" w:date="2012-08-13T14:23:00Z"/>
              </w:rPr>
            </w:pPr>
            <w:ins w:id="10424" w:author="Thomas Dietz" w:date="2012-08-13T14:23:00Z">
              <w:r>
                <w:t xml:space="preserve">        leaf local-endpoint-ipv4-adress {</w:t>
              </w:r>
            </w:ins>
          </w:p>
          <w:p w14:paraId="6F5571AF" w14:textId="77777777" w:rsidR="001D500F" w:rsidRDefault="001D500F" w:rsidP="001D500F">
            <w:pPr>
              <w:pStyle w:val="XML1"/>
              <w:rPr>
                <w:ins w:id="10425" w:author="Thomas Dietz" w:date="2012-08-13T14:23:00Z"/>
              </w:rPr>
            </w:pPr>
            <w:ins w:id="10426" w:author="Thomas Dietz" w:date="2012-08-13T14:23:00Z">
              <w:r>
                <w:t xml:space="preserve">          type inet:ipv4-address;</w:t>
              </w:r>
            </w:ins>
          </w:p>
          <w:p w14:paraId="3BF74979" w14:textId="77777777" w:rsidR="001D500F" w:rsidRDefault="001D500F" w:rsidP="001D500F">
            <w:pPr>
              <w:pStyle w:val="XML1"/>
              <w:rPr>
                <w:ins w:id="10427" w:author="Thomas Dietz" w:date="2012-08-13T14:23:00Z"/>
              </w:rPr>
            </w:pPr>
            <w:ins w:id="10428" w:author="Thomas Dietz" w:date="2012-08-13T14:23:00Z">
              <w:r>
                <w:t xml:space="preserve">          description "The IPv4 address of the local tunnel</w:t>
              </w:r>
            </w:ins>
          </w:p>
          <w:p w14:paraId="18CA8D63" w14:textId="77777777" w:rsidR="001D500F" w:rsidRDefault="001D500F" w:rsidP="001D500F">
            <w:pPr>
              <w:pStyle w:val="XML1"/>
              <w:rPr>
                <w:ins w:id="10429" w:author="Thomas Dietz" w:date="2012-08-13T14:23:00Z"/>
              </w:rPr>
            </w:pPr>
            <w:ins w:id="10430" w:author="Thomas Dietz" w:date="2012-08-13T14:23:00Z">
              <w:r>
                <w:t xml:space="preserve">            endpoint.";</w:t>
              </w:r>
            </w:ins>
          </w:p>
          <w:p w14:paraId="2D9ECE0E" w14:textId="77777777" w:rsidR="001D500F" w:rsidRDefault="001D500F" w:rsidP="001D500F">
            <w:pPr>
              <w:pStyle w:val="XML1"/>
              <w:rPr>
                <w:ins w:id="10431" w:author="Thomas Dietz" w:date="2012-08-13T14:23:00Z"/>
              </w:rPr>
            </w:pPr>
            <w:ins w:id="10432" w:author="Thomas Dietz" w:date="2012-08-13T14:23:00Z">
              <w:r>
                <w:t xml:space="preserve">        }</w:t>
              </w:r>
            </w:ins>
          </w:p>
          <w:p w14:paraId="4053C6AD" w14:textId="77777777" w:rsidR="001D500F" w:rsidRDefault="001D500F" w:rsidP="001D500F">
            <w:pPr>
              <w:pStyle w:val="XML1"/>
              <w:rPr>
                <w:ins w:id="10433" w:author="Thomas Dietz" w:date="2012-08-13T14:23:00Z"/>
              </w:rPr>
            </w:pPr>
            <w:ins w:id="10434" w:author="Thomas Dietz" w:date="2012-08-13T14:23:00Z">
              <w:r>
                <w:t xml:space="preserve">        leaf remote-endpoint-ipv4-adress {</w:t>
              </w:r>
            </w:ins>
          </w:p>
          <w:p w14:paraId="68F9C1A6" w14:textId="77777777" w:rsidR="001D500F" w:rsidRDefault="001D500F" w:rsidP="001D500F">
            <w:pPr>
              <w:pStyle w:val="XML1"/>
              <w:rPr>
                <w:ins w:id="10435" w:author="Thomas Dietz" w:date="2012-08-13T14:23:00Z"/>
              </w:rPr>
            </w:pPr>
            <w:ins w:id="10436" w:author="Thomas Dietz" w:date="2012-08-13T14:23:00Z">
              <w:r>
                <w:t xml:space="preserve">          type inet:ipv4-address;</w:t>
              </w:r>
            </w:ins>
          </w:p>
          <w:p w14:paraId="5086DF3C" w14:textId="77777777" w:rsidR="001D500F" w:rsidRDefault="001D500F" w:rsidP="001D500F">
            <w:pPr>
              <w:pStyle w:val="XML1"/>
              <w:rPr>
                <w:ins w:id="10437" w:author="Thomas Dietz" w:date="2012-08-13T14:23:00Z"/>
              </w:rPr>
            </w:pPr>
            <w:ins w:id="10438" w:author="Thomas Dietz" w:date="2012-08-13T14:23:00Z">
              <w:r>
                <w:t xml:space="preserve">          description "The IPv4 address of the remote tunnel</w:t>
              </w:r>
            </w:ins>
          </w:p>
          <w:p w14:paraId="612EEA25" w14:textId="77777777" w:rsidR="001D500F" w:rsidRDefault="001D500F" w:rsidP="001D500F">
            <w:pPr>
              <w:pStyle w:val="XML1"/>
              <w:rPr>
                <w:ins w:id="10439" w:author="Thomas Dietz" w:date="2012-08-13T14:23:00Z"/>
              </w:rPr>
            </w:pPr>
            <w:ins w:id="10440" w:author="Thomas Dietz" w:date="2012-08-13T14:23:00Z">
              <w:r>
                <w:t xml:space="preserve">            endpoint.";</w:t>
              </w:r>
            </w:ins>
          </w:p>
          <w:p w14:paraId="5FD9761D" w14:textId="77777777" w:rsidR="001D500F" w:rsidRDefault="001D500F" w:rsidP="001D500F">
            <w:pPr>
              <w:pStyle w:val="XML1"/>
              <w:rPr>
                <w:ins w:id="10441" w:author="Thomas Dietz" w:date="2012-08-13T14:23:00Z"/>
              </w:rPr>
            </w:pPr>
            <w:ins w:id="10442" w:author="Thomas Dietz" w:date="2012-08-13T14:23:00Z">
              <w:r>
                <w:t xml:space="preserve">        }</w:t>
              </w:r>
            </w:ins>
          </w:p>
          <w:p w14:paraId="34952D39" w14:textId="77777777" w:rsidR="001D500F" w:rsidRDefault="001D500F" w:rsidP="001D500F">
            <w:pPr>
              <w:pStyle w:val="XML1"/>
              <w:rPr>
                <w:ins w:id="10443" w:author="Thomas Dietz" w:date="2012-08-13T14:23:00Z"/>
              </w:rPr>
            </w:pPr>
            <w:ins w:id="10444" w:author="Thomas Dietz" w:date="2012-08-13T14:23:00Z">
              <w:r>
                <w:t xml:space="preserve">      }</w:t>
              </w:r>
            </w:ins>
          </w:p>
          <w:p w14:paraId="59F4B2C1" w14:textId="77777777" w:rsidR="001D500F" w:rsidRDefault="001D500F" w:rsidP="001D500F">
            <w:pPr>
              <w:pStyle w:val="XML1"/>
              <w:rPr>
                <w:ins w:id="10445" w:author="Thomas Dietz" w:date="2012-08-13T14:23:00Z"/>
              </w:rPr>
            </w:pPr>
            <w:ins w:id="10446" w:author="Thomas Dietz" w:date="2012-08-13T14:23:00Z">
              <w:r>
                <w:t xml:space="preserve">      case v6-endpoints {</w:t>
              </w:r>
            </w:ins>
          </w:p>
          <w:p w14:paraId="1B7A8828" w14:textId="77777777" w:rsidR="001D500F" w:rsidRDefault="001D500F" w:rsidP="001D500F">
            <w:pPr>
              <w:pStyle w:val="XML1"/>
              <w:rPr>
                <w:ins w:id="10447" w:author="Thomas Dietz" w:date="2012-08-13T14:23:00Z"/>
              </w:rPr>
            </w:pPr>
            <w:ins w:id="10448" w:author="Thomas Dietz" w:date="2012-08-13T14:23:00Z">
              <w:r>
                <w:t xml:space="preserve">        leaf local-endpoint-ipv6-adress {</w:t>
              </w:r>
            </w:ins>
          </w:p>
          <w:p w14:paraId="46C62B8A" w14:textId="77777777" w:rsidR="001D500F" w:rsidRDefault="001D500F" w:rsidP="001D500F">
            <w:pPr>
              <w:pStyle w:val="XML1"/>
              <w:rPr>
                <w:ins w:id="10449" w:author="Thomas Dietz" w:date="2012-08-13T14:23:00Z"/>
              </w:rPr>
            </w:pPr>
            <w:ins w:id="10450" w:author="Thomas Dietz" w:date="2012-08-13T14:23:00Z">
              <w:r>
                <w:t xml:space="preserve">          type inet:ipv6-address;</w:t>
              </w:r>
            </w:ins>
          </w:p>
          <w:p w14:paraId="3B813223" w14:textId="77777777" w:rsidR="001D500F" w:rsidRDefault="001D500F" w:rsidP="001D500F">
            <w:pPr>
              <w:pStyle w:val="XML1"/>
              <w:rPr>
                <w:ins w:id="10451" w:author="Thomas Dietz" w:date="2012-08-13T14:23:00Z"/>
              </w:rPr>
            </w:pPr>
            <w:ins w:id="10452" w:author="Thomas Dietz" w:date="2012-08-13T14:23:00Z">
              <w:r>
                <w:t xml:space="preserve">          description "The IPv6 address of the local tunnel</w:t>
              </w:r>
            </w:ins>
          </w:p>
          <w:p w14:paraId="666D3CDB" w14:textId="77777777" w:rsidR="001D500F" w:rsidRDefault="001D500F" w:rsidP="001D500F">
            <w:pPr>
              <w:pStyle w:val="XML1"/>
              <w:rPr>
                <w:ins w:id="10453" w:author="Thomas Dietz" w:date="2012-08-13T14:23:00Z"/>
              </w:rPr>
            </w:pPr>
            <w:ins w:id="10454" w:author="Thomas Dietz" w:date="2012-08-13T14:23:00Z">
              <w:r>
                <w:t xml:space="preserve">            endpoint.";</w:t>
              </w:r>
            </w:ins>
          </w:p>
          <w:p w14:paraId="07C49D17" w14:textId="77777777" w:rsidR="001D500F" w:rsidRDefault="001D500F" w:rsidP="001D500F">
            <w:pPr>
              <w:pStyle w:val="XML1"/>
              <w:rPr>
                <w:ins w:id="10455" w:author="Thomas Dietz" w:date="2012-08-13T14:23:00Z"/>
              </w:rPr>
            </w:pPr>
            <w:ins w:id="10456" w:author="Thomas Dietz" w:date="2012-08-13T14:23:00Z">
              <w:r>
                <w:t xml:space="preserve">        }</w:t>
              </w:r>
            </w:ins>
          </w:p>
          <w:p w14:paraId="1CCB34AE" w14:textId="77777777" w:rsidR="001D500F" w:rsidRDefault="001D500F" w:rsidP="001D500F">
            <w:pPr>
              <w:pStyle w:val="XML1"/>
              <w:rPr>
                <w:ins w:id="10457" w:author="Thomas Dietz" w:date="2012-08-13T14:23:00Z"/>
              </w:rPr>
            </w:pPr>
            <w:ins w:id="10458" w:author="Thomas Dietz" w:date="2012-08-13T14:23:00Z">
              <w:r>
                <w:t xml:space="preserve">        leaf remote-endpoint-ipv6-adress {</w:t>
              </w:r>
            </w:ins>
          </w:p>
          <w:p w14:paraId="3AB0A8F7" w14:textId="77777777" w:rsidR="001D500F" w:rsidRDefault="001D500F" w:rsidP="001D500F">
            <w:pPr>
              <w:pStyle w:val="XML1"/>
              <w:rPr>
                <w:ins w:id="10459" w:author="Thomas Dietz" w:date="2012-08-13T14:23:00Z"/>
              </w:rPr>
            </w:pPr>
            <w:ins w:id="10460" w:author="Thomas Dietz" w:date="2012-08-13T14:23:00Z">
              <w:r>
                <w:t xml:space="preserve">          type inet:ipv6-address;</w:t>
              </w:r>
            </w:ins>
          </w:p>
          <w:p w14:paraId="264ED696" w14:textId="77777777" w:rsidR="001D500F" w:rsidRDefault="001D500F" w:rsidP="001D500F">
            <w:pPr>
              <w:pStyle w:val="XML1"/>
              <w:rPr>
                <w:ins w:id="10461" w:author="Thomas Dietz" w:date="2012-08-13T14:23:00Z"/>
              </w:rPr>
            </w:pPr>
            <w:ins w:id="10462" w:author="Thomas Dietz" w:date="2012-08-13T14:23:00Z">
              <w:r>
                <w:t xml:space="preserve">          description "The IPv6 address of the remote tunnel</w:t>
              </w:r>
            </w:ins>
          </w:p>
          <w:p w14:paraId="398AFD94" w14:textId="77777777" w:rsidR="001D500F" w:rsidRDefault="001D500F" w:rsidP="001D500F">
            <w:pPr>
              <w:pStyle w:val="XML1"/>
              <w:rPr>
                <w:ins w:id="10463" w:author="Thomas Dietz" w:date="2012-08-13T14:23:00Z"/>
              </w:rPr>
            </w:pPr>
            <w:ins w:id="10464" w:author="Thomas Dietz" w:date="2012-08-13T14:23:00Z">
              <w:r>
                <w:t xml:space="preserve">            endpoint.";</w:t>
              </w:r>
            </w:ins>
          </w:p>
          <w:p w14:paraId="242EDC60" w14:textId="77777777" w:rsidR="001D500F" w:rsidRDefault="001D500F" w:rsidP="001D500F">
            <w:pPr>
              <w:pStyle w:val="XML1"/>
              <w:rPr>
                <w:ins w:id="10465" w:author="Thomas Dietz" w:date="2012-08-13T14:23:00Z"/>
              </w:rPr>
            </w:pPr>
            <w:ins w:id="10466" w:author="Thomas Dietz" w:date="2012-08-13T14:23:00Z">
              <w:r>
                <w:t xml:space="preserve">        }</w:t>
              </w:r>
            </w:ins>
          </w:p>
          <w:p w14:paraId="34C91EE6" w14:textId="77777777" w:rsidR="001D500F" w:rsidRDefault="001D500F" w:rsidP="001D500F">
            <w:pPr>
              <w:pStyle w:val="XML1"/>
              <w:rPr>
                <w:ins w:id="10467" w:author="Thomas Dietz" w:date="2012-08-13T14:23:00Z"/>
              </w:rPr>
            </w:pPr>
            <w:ins w:id="10468" w:author="Thomas Dietz" w:date="2012-08-13T14:23:00Z">
              <w:r>
                <w:t xml:space="preserve">      }</w:t>
              </w:r>
            </w:ins>
          </w:p>
          <w:p w14:paraId="22B33719" w14:textId="77777777" w:rsidR="001D500F" w:rsidRDefault="001D500F" w:rsidP="001D500F">
            <w:pPr>
              <w:pStyle w:val="XML1"/>
              <w:rPr>
                <w:ins w:id="10469" w:author="Thomas Dietz" w:date="2012-08-13T14:23:00Z"/>
              </w:rPr>
            </w:pPr>
            <w:ins w:id="10470" w:author="Thomas Dietz" w:date="2012-08-13T14:23:00Z">
              <w:r>
                <w:t xml:space="preserve">      case mac-endpoints {</w:t>
              </w:r>
            </w:ins>
          </w:p>
          <w:p w14:paraId="50556FE1" w14:textId="77777777" w:rsidR="001D500F" w:rsidRDefault="001D500F" w:rsidP="001D500F">
            <w:pPr>
              <w:pStyle w:val="XML1"/>
              <w:rPr>
                <w:ins w:id="10471" w:author="Thomas Dietz" w:date="2012-08-13T14:23:00Z"/>
              </w:rPr>
            </w:pPr>
            <w:ins w:id="10472" w:author="Thomas Dietz" w:date="2012-08-13T14:23:00Z">
              <w:r>
                <w:t xml:space="preserve">        leaf local-endpoint-mac-adress {</w:t>
              </w:r>
            </w:ins>
          </w:p>
          <w:p w14:paraId="78B1F49C" w14:textId="77777777" w:rsidR="001D500F" w:rsidRDefault="001D500F" w:rsidP="001D500F">
            <w:pPr>
              <w:pStyle w:val="XML1"/>
              <w:rPr>
                <w:ins w:id="10473" w:author="Thomas Dietz" w:date="2012-08-13T14:23:00Z"/>
              </w:rPr>
            </w:pPr>
            <w:ins w:id="10474" w:author="Thomas Dietz" w:date="2012-08-13T14:23:00Z">
              <w:r>
                <w:t xml:space="preserve">          type yang:mac-address;</w:t>
              </w:r>
            </w:ins>
          </w:p>
          <w:p w14:paraId="5E01F7C3" w14:textId="77777777" w:rsidR="001D500F" w:rsidRDefault="001D500F" w:rsidP="001D500F">
            <w:pPr>
              <w:pStyle w:val="XML1"/>
              <w:rPr>
                <w:ins w:id="10475" w:author="Thomas Dietz" w:date="2012-08-13T14:23:00Z"/>
              </w:rPr>
            </w:pPr>
            <w:ins w:id="10476" w:author="Thomas Dietz" w:date="2012-08-13T14:23:00Z">
              <w:r>
                <w:t xml:space="preserve">          description "The MAC address of the local tunnel</w:t>
              </w:r>
            </w:ins>
          </w:p>
          <w:p w14:paraId="0C8ACDAF" w14:textId="77777777" w:rsidR="001D500F" w:rsidRDefault="001D500F" w:rsidP="001D500F">
            <w:pPr>
              <w:pStyle w:val="XML1"/>
              <w:rPr>
                <w:ins w:id="10477" w:author="Thomas Dietz" w:date="2012-08-13T14:23:00Z"/>
              </w:rPr>
            </w:pPr>
            <w:ins w:id="10478" w:author="Thomas Dietz" w:date="2012-08-13T14:23:00Z">
              <w:r>
                <w:t xml:space="preserve">            endpoint.";</w:t>
              </w:r>
            </w:ins>
          </w:p>
          <w:p w14:paraId="44015DE2" w14:textId="77777777" w:rsidR="001D500F" w:rsidRDefault="001D500F" w:rsidP="001D500F">
            <w:pPr>
              <w:pStyle w:val="XML1"/>
              <w:rPr>
                <w:ins w:id="10479" w:author="Thomas Dietz" w:date="2012-08-13T14:23:00Z"/>
              </w:rPr>
            </w:pPr>
            <w:ins w:id="10480" w:author="Thomas Dietz" w:date="2012-08-13T14:23:00Z">
              <w:r>
                <w:t xml:space="preserve">        }</w:t>
              </w:r>
            </w:ins>
          </w:p>
          <w:p w14:paraId="037B807F" w14:textId="77777777" w:rsidR="001D500F" w:rsidRDefault="001D500F" w:rsidP="001D500F">
            <w:pPr>
              <w:pStyle w:val="XML1"/>
              <w:rPr>
                <w:ins w:id="10481" w:author="Thomas Dietz" w:date="2012-08-13T14:23:00Z"/>
              </w:rPr>
            </w:pPr>
            <w:ins w:id="10482" w:author="Thomas Dietz" w:date="2012-08-13T14:23:00Z">
              <w:r>
                <w:t xml:space="preserve">        leaf remote-endpoint-mac-adress {</w:t>
              </w:r>
            </w:ins>
          </w:p>
          <w:p w14:paraId="33FD3000" w14:textId="77777777" w:rsidR="001D500F" w:rsidRDefault="001D500F" w:rsidP="001D500F">
            <w:pPr>
              <w:pStyle w:val="XML1"/>
              <w:rPr>
                <w:ins w:id="10483" w:author="Thomas Dietz" w:date="2012-08-13T14:23:00Z"/>
              </w:rPr>
            </w:pPr>
            <w:ins w:id="10484" w:author="Thomas Dietz" w:date="2012-08-13T14:23:00Z">
              <w:r>
                <w:t xml:space="preserve">          type yang:mac-address;</w:t>
              </w:r>
            </w:ins>
          </w:p>
          <w:p w14:paraId="13273BC1" w14:textId="77777777" w:rsidR="001D500F" w:rsidRDefault="001D500F" w:rsidP="001D500F">
            <w:pPr>
              <w:pStyle w:val="XML1"/>
              <w:rPr>
                <w:ins w:id="10485" w:author="Thomas Dietz" w:date="2012-08-13T14:23:00Z"/>
              </w:rPr>
            </w:pPr>
            <w:ins w:id="10486" w:author="Thomas Dietz" w:date="2012-08-13T14:23:00Z">
              <w:r>
                <w:t xml:space="preserve">          description "The MAC address of the remote tunnel</w:t>
              </w:r>
            </w:ins>
          </w:p>
          <w:p w14:paraId="632C2717" w14:textId="77777777" w:rsidR="001D500F" w:rsidRDefault="001D500F" w:rsidP="001D500F">
            <w:pPr>
              <w:pStyle w:val="XML1"/>
              <w:rPr>
                <w:ins w:id="10487" w:author="Thomas Dietz" w:date="2012-08-13T14:23:00Z"/>
              </w:rPr>
            </w:pPr>
            <w:ins w:id="10488" w:author="Thomas Dietz" w:date="2012-08-13T14:23:00Z">
              <w:r>
                <w:t xml:space="preserve">            endpoint.";</w:t>
              </w:r>
            </w:ins>
          </w:p>
          <w:p w14:paraId="2FE47E3D" w14:textId="77777777" w:rsidR="001D500F" w:rsidRDefault="001D500F" w:rsidP="001D500F">
            <w:pPr>
              <w:pStyle w:val="XML1"/>
              <w:rPr>
                <w:ins w:id="10489" w:author="Thomas Dietz" w:date="2012-08-13T14:23:00Z"/>
              </w:rPr>
            </w:pPr>
            <w:ins w:id="10490" w:author="Thomas Dietz" w:date="2012-08-13T14:23:00Z">
              <w:r>
                <w:lastRenderedPageBreak/>
                <w:t xml:space="preserve">        }</w:t>
              </w:r>
            </w:ins>
          </w:p>
          <w:p w14:paraId="6BCBBEAD" w14:textId="77777777" w:rsidR="001D500F" w:rsidRDefault="001D500F" w:rsidP="001D500F">
            <w:pPr>
              <w:pStyle w:val="XML1"/>
              <w:rPr>
                <w:ins w:id="10491" w:author="Thomas Dietz" w:date="2012-08-13T14:23:00Z"/>
              </w:rPr>
            </w:pPr>
            <w:ins w:id="10492" w:author="Thomas Dietz" w:date="2012-08-13T14:23:00Z">
              <w:r>
                <w:t xml:space="preserve">      }</w:t>
              </w:r>
            </w:ins>
          </w:p>
          <w:p w14:paraId="025EEEDC" w14:textId="77777777" w:rsidR="001D500F" w:rsidRDefault="001D500F" w:rsidP="001D500F">
            <w:pPr>
              <w:pStyle w:val="XML1"/>
              <w:rPr>
                <w:ins w:id="10493" w:author="Thomas Dietz" w:date="2012-08-13T14:23:00Z"/>
              </w:rPr>
            </w:pPr>
            <w:ins w:id="10494" w:author="Thomas Dietz" w:date="2012-08-13T14:23:00Z">
              <w:r>
                <w:t xml:space="preserve">    }</w:t>
              </w:r>
            </w:ins>
          </w:p>
          <w:p w14:paraId="0EFE12B7" w14:textId="77777777" w:rsidR="001D500F" w:rsidRDefault="001D500F" w:rsidP="001D500F">
            <w:pPr>
              <w:pStyle w:val="XML1"/>
              <w:rPr>
                <w:ins w:id="10495" w:author="Thomas Dietz" w:date="2012-08-13T14:23:00Z"/>
              </w:rPr>
            </w:pPr>
            <w:ins w:id="10496" w:author="Thomas Dietz" w:date="2012-08-13T14:23:00Z">
              <w:r>
                <w:t xml:space="preserve">  }</w:t>
              </w:r>
            </w:ins>
          </w:p>
          <w:p w14:paraId="4420B114" w14:textId="77777777" w:rsidR="001D500F" w:rsidRDefault="001D500F" w:rsidP="001D500F">
            <w:pPr>
              <w:pStyle w:val="XML1"/>
              <w:rPr>
                <w:ins w:id="10497" w:author="Thomas Dietz" w:date="2012-08-13T14:23:00Z"/>
              </w:rPr>
            </w:pPr>
          </w:p>
          <w:p w14:paraId="35361865" w14:textId="77777777" w:rsidR="001D500F" w:rsidRDefault="001D500F" w:rsidP="001D500F">
            <w:pPr>
              <w:pStyle w:val="XML1"/>
              <w:rPr>
                <w:ins w:id="10498" w:author="Thomas Dietz" w:date="2012-08-13T14:23:00Z"/>
              </w:rPr>
            </w:pPr>
            <w:ins w:id="10499" w:author="Thomas Dietz" w:date="2012-08-13T14:23:00Z">
              <w:r>
                <w:t xml:space="preserve">  grouping OFPortIPGRETunnelType {</w:t>
              </w:r>
            </w:ins>
          </w:p>
          <w:p w14:paraId="7752A325" w14:textId="77777777" w:rsidR="001D500F" w:rsidRDefault="001D500F" w:rsidP="001D500F">
            <w:pPr>
              <w:pStyle w:val="XML1"/>
              <w:rPr>
                <w:ins w:id="10500" w:author="Thomas Dietz" w:date="2012-08-13T14:23:00Z"/>
              </w:rPr>
            </w:pPr>
            <w:ins w:id="10501" w:author="Thomas Dietz" w:date="2012-08-13T14:23:00Z">
              <w:r>
                <w:t xml:space="preserve">    description "Properties of a IP-in-GRE tunnel with key,</w:t>
              </w:r>
            </w:ins>
          </w:p>
          <w:p w14:paraId="3849B515" w14:textId="77777777" w:rsidR="001D500F" w:rsidRDefault="001D500F" w:rsidP="001D500F">
            <w:pPr>
              <w:pStyle w:val="XML1"/>
              <w:rPr>
                <w:ins w:id="10502" w:author="Thomas Dietz" w:date="2012-08-13T14:23:00Z"/>
              </w:rPr>
            </w:pPr>
            <w:ins w:id="10503" w:author="Thomas Dietz" w:date="2012-08-13T14:23:00Z">
              <w:r>
                <w:t xml:space="preserve">      checksum, and sequence number information.";</w:t>
              </w:r>
            </w:ins>
          </w:p>
          <w:p w14:paraId="7EB4BD05" w14:textId="77777777" w:rsidR="001D500F" w:rsidRDefault="001D500F" w:rsidP="001D500F">
            <w:pPr>
              <w:pStyle w:val="XML1"/>
              <w:rPr>
                <w:ins w:id="10504" w:author="Thomas Dietz" w:date="2012-08-13T14:23:00Z"/>
              </w:rPr>
            </w:pPr>
            <w:ins w:id="10505" w:author="Thomas Dietz" w:date="2012-08-13T14:23:00Z">
              <w:r>
                <w:t xml:space="preserve">    uses OFPortBaseTunnelType;</w:t>
              </w:r>
            </w:ins>
          </w:p>
          <w:p w14:paraId="76C45336" w14:textId="77777777" w:rsidR="001D500F" w:rsidRDefault="001D500F" w:rsidP="001D500F">
            <w:pPr>
              <w:pStyle w:val="XML1"/>
              <w:rPr>
                <w:ins w:id="10506" w:author="Thomas Dietz" w:date="2012-08-13T14:23:00Z"/>
              </w:rPr>
            </w:pPr>
            <w:ins w:id="10507" w:author="Thomas Dietz" w:date="2012-08-13T14:23:00Z">
              <w:r>
                <w:t xml:space="preserve">    leaf checksum-present {</w:t>
              </w:r>
            </w:ins>
          </w:p>
          <w:p w14:paraId="64B93C1F" w14:textId="77777777" w:rsidR="001D500F" w:rsidRDefault="001D500F" w:rsidP="001D500F">
            <w:pPr>
              <w:pStyle w:val="XML1"/>
              <w:rPr>
                <w:ins w:id="10508" w:author="Thomas Dietz" w:date="2012-08-13T14:23:00Z"/>
              </w:rPr>
            </w:pPr>
            <w:ins w:id="10509" w:author="Thomas Dietz" w:date="2012-08-13T14:23:00Z">
              <w:r>
                <w:t xml:space="preserve">      type boolean;</w:t>
              </w:r>
            </w:ins>
          </w:p>
          <w:p w14:paraId="314454B1" w14:textId="77777777" w:rsidR="001D500F" w:rsidRDefault="001D500F" w:rsidP="001D500F">
            <w:pPr>
              <w:pStyle w:val="XML1"/>
              <w:rPr>
                <w:ins w:id="10510" w:author="Thomas Dietz" w:date="2012-08-13T14:23:00Z"/>
              </w:rPr>
            </w:pPr>
            <w:ins w:id="10511" w:author="Thomas Dietz" w:date="2012-08-13T14:23:00Z">
              <w:r>
                <w:t xml:space="preserve">      default true;</w:t>
              </w:r>
            </w:ins>
          </w:p>
          <w:p w14:paraId="2571E591" w14:textId="77777777" w:rsidR="001D500F" w:rsidRDefault="001D500F" w:rsidP="001D500F">
            <w:pPr>
              <w:pStyle w:val="XML1"/>
              <w:rPr>
                <w:ins w:id="10512" w:author="Thomas Dietz" w:date="2012-08-13T14:23:00Z"/>
              </w:rPr>
            </w:pPr>
            <w:ins w:id="10513" w:author="Thomas Dietz" w:date="2012-08-13T14:23:00Z">
              <w:r>
                <w:t xml:space="preserve">      description "Indicates presence of the GRE checksum.";</w:t>
              </w:r>
            </w:ins>
          </w:p>
          <w:p w14:paraId="1D80A84C" w14:textId="77777777" w:rsidR="001D500F" w:rsidRDefault="001D500F" w:rsidP="001D500F">
            <w:pPr>
              <w:pStyle w:val="XML1"/>
              <w:rPr>
                <w:ins w:id="10514" w:author="Thomas Dietz" w:date="2012-08-13T14:23:00Z"/>
              </w:rPr>
            </w:pPr>
            <w:ins w:id="10515" w:author="Thomas Dietz" w:date="2012-08-13T14:23:00Z">
              <w:r>
                <w:t xml:space="preserve">    }</w:t>
              </w:r>
            </w:ins>
          </w:p>
          <w:p w14:paraId="6BC51D0F" w14:textId="77777777" w:rsidR="001D500F" w:rsidRDefault="001D500F" w:rsidP="001D500F">
            <w:pPr>
              <w:pStyle w:val="XML1"/>
              <w:rPr>
                <w:ins w:id="10516" w:author="Thomas Dietz" w:date="2012-08-13T14:23:00Z"/>
              </w:rPr>
            </w:pPr>
            <w:ins w:id="10517" w:author="Thomas Dietz" w:date="2012-08-13T14:23:00Z">
              <w:r>
                <w:t xml:space="preserve">    leaf key-present {</w:t>
              </w:r>
            </w:ins>
          </w:p>
          <w:p w14:paraId="03F8C429" w14:textId="77777777" w:rsidR="001D500F" w:rsidRDefault="001D500F" w:rsidP="001D500F">
            <w:pPr>
              <w:pStyle w:val="XML1"/>
              <w:rPr>
                <w:ins w:id="10518" w:author="Thomas Dietz" w:date="2012-08-13T14:23:00Z"/>
              </w:rPr>
            </w:pPr>
            <w:ins w:id="10519" w:author="Thomas Dietz" w:date="2012-08-13T14:23:00Z">
              <w:r>
                <w:t xml:space="preserve">      type boolean;</w:t>
              </w:r>
            </w:ins>
          </w:p>
          <w:p w14:paraId="798A082C" w14:textId="77777777" w:rsidR="001D500F" w:rsidRDefault="001D500F" w:rsidP="001D500F">
            <w:pPr>
              <w:pStyle w:val="XML1"/>
              <w:rPr>
                <w:ins w:id="10520" w:author="Thomas Dietz" w:date="2012-08-13T14:23:00Z"/>
              </w:rPr>
            </w:pPr>
            <w:ins w:id="10521" w:author="Thomas Dietz" w:date="2012-08-13T14:23:00Z">
              <w:r>
                <w:t xml:space="preserve">      default true;</w:t>
              </w:r>
            </w:ins>
          </w:p>
          <w:p w14:paraId="3F68716D" w14:textId="77777777" w:rsidR="001D500F" w:rsidRDefault="001D500F" w:rsidP="001D500F">
            <w:pPr>
              <w:pStyle w:val="XML1"/>
              <w:rPr>
                <w:ins w:id="10522" w:author="Thomas Dietz" w:date="2012-08-13T14:23:00Z"/>
              </w:rPr>
            </w:pPr>
            <w:ins w:id="10523" w:author="Thomas Dietz" w:date="2012-08-13T14:23:00Z">
              <w:r>
                <w:t xml:space="preserve">      description "Indicates presence of the GRE key.";</w:t>
              </w:r>
            </w:ins>
          </w:p>
          <w:p w14:paraId="24D43C97" w14:textId="77777777" w:rsidR="001D500F" w:rsidRDefault="001D500F" w:rsidP="001D500F">
            <w:pPr>
              <w:pStyle w:val="XML1"/>
              <w:rPr>
                <w:ins w:id="10524" w:author="Thomas Dietz" w:date="2012-08-13T14:23:00Z"/>
              </w:rPr>
            </w:pPr>
            <w:ins w:id="10525" w:author="Thomas Dietz" w:date="2012-08-13T14:23:00Z">
              <w:r>
                <w:t xml:space="preserve">    }</w:t>
              </w:r>
            </w:ins>
          </w:p>
          <w:p w14:paraId="7D252619" w14:textId="77777777" w:rsidR="001D500F" w:rsidRDefault="001D500F" w:rsidP="001D500F">
            <w:pPr>
              <w:pStyle w:val="XML1"/>
              <w:rPr>
                <w:ins w:id="10526" w:author="Thomas Dietz" w:date="2012-08-13T14:23:00Z"/>
              </w:rPr>
            </w:pPr>
            <w:ins w:id="10527" w:author="Thomas Dietz" w:date="2012-08-13T14:23:00Z">
              <w:r>
                <w:t xml:space="preserve">    leaf key {</w:t>
              </w:r>
            </w:ins>
          </w:p>
          <w:p w14:paraId="15338498" w14:textId="77777777" w:rsidR="001D500F" w:rsidRDefault="001D500F" w:rsidP="001D500F">
            <w:pPr>
              <w:pStyle w:val="XML1"/>
              <w:rPr>
                <w:ins w:id="10528" w:author="Thomas Dietz" w:date="2012-08-13T14:23:00Z"/>
              </w:rPr>
            </w:pPr>
            <w:ins w:id="10529" w:author="Thomas Dietz" w:date="2012-08-13T14:23:00Z">
              <w:r>
                <w:t xml:space="preserve">      when "../key-present='true'" {</w:t>
              </w:r>
            </w:ins>
          </w:p>
          <w:p w14:paraId="74728A44" w14:textId="77777777" w:rsidR="001D500F" w:rsidRDefault="001D500F" w:rsidP="001D500F">
            <w:pPr>
              <w:pStyle w:val="XML1"/>
              <w:rPr>
                <w:ins w:id="10530" w:author="Thomas Dietz" w:date="2012-08-13T14:23:00Z"/>
              </w:rPr>
            </w:pPr>
            <w:ins w:id="10531" w:author="Thomas Dietz" w:date="2012-08-13T14:23:00Z">
              <w:r>
                <w:t xml:space="preserve">        description "This element is only relevant if element </w:t>
              </w:r>
            </w:ins>
          </w:p>
          <w:p w14:paraId="692F44BE" w14:textId="77777777" w:rsidR="001D500F" w:rsidRDefault="001D500F" w:rsidP="001D500F">
            <w:pPr>
              <w:pStyle w:val="XML1"/>
              <w:rPr>
                <w:ins w:id="10532" w:author="Thomas Dietz" w:date="2012-08-13T14:23:00Z"/>
              </w:rPr>
            </w:pPr>
            <w:ins w:id="10533" w:author="Thomas Dietz" w:date="2012-08-13T14:23:00Z">
              <w:r>
                <w:t xml:space="preserve">          key-present of this IP GRE Tunnel has value 'true'.";</w:t>
              </w:r>
            </w:ins>
          </w:p>
          <w:p w14:paraId="556D1865" w14:textId="77777777" w:rsidR="001D500F" w:rsidRDefault="001D500F" w:rsidP="001D500F">
            <w:pPr>
              <w:pStyle w:val="XML1"/>
              <w:rPr>
                <w:ins w:id="10534" w:author="Thomas Dietz" w:date="2012-08-13T14:23:00Z"/>
              </w:rPr>
            </w:pPr>
            <w:ins w:id="10535" w:author="Thomas Dietz" w:date="2012-08-13T14:23:00Z">
              <w:r>
                <w:t xml:space="preserve">      }</w:t>
              </w:r>
            </w:ins>
          </w:p>
          <w:p w14:paraId="554DBFB2" w14:textId="77777777" w:rsidR="001D500F" w:rsidRDefault="001D500F" w:rsidP="001D500F">
            <w:pPr>
              <w:pStyle w:val="XML1"/>
              <w:rPr>
                <w:ins w:id="10536" w:author="Thomas Dietz" w:date="2012-08-13T14:23:00Z"/>
              </w:rPr>
            </w:pPr>
            <w:ins w:id="10537" w:author="Thomas Dietz" w:date="2012-08-13T14:23:00Z">
              <w:r>
                <w:t xml:space="preserve">      type uint32;</w:t>
              </w:r>
            </w:ins>
          </w:p>
          <w:p w14:paraId="22BFE3D0" w14:textId="77777777" w:rsidR="001D500F" w:rsidRDefault="001D500F" w:rsidP="001D500F">
            <w:pPr>
              <w:pStyle w:val="XML1"/>
              <w:rPr>
                <w:ins w:id="10538" w:author="Thomas Dietz" w:date="2012-08-13T14:23:00Z"/>
              </w:rPr>
            </w:pPr>
            <w:ins w:id="10539" w:author="Thomas Dietz" w:date="2012-08-13T14:23:00Z">
              <w:r>
                <w:t xml:space="preserve">      mandatory true;</w:t>
              </w:r>
            </w:ins>
          </w:p>
          <w:p w14:paraId="3693555D" w14:textId="77777777" w:rsidR="001D500F" w:rsidRDefault="001D500F" w:rsidP="001D500F">
            <w:pPr>
              <w:pStyle w:val="XML1"/>
              <w:rPr>
                <w:ins w:id="10540" w:author="Thomas Dietz" w:date="2012-08-13T14:23:00Z"/>
              </w:rPr>
            </w:pPr>
            <w:ins w:id="10541" w:author="Thomas Dietz" w:date="2012-08-13T14:23:00Z">
              <w:r>
                <w:t xml:space="preserve">      description "The (optional) key of the GRE tunnel.  It MAY</w:t>
              </w:r>
            </w:ins>
          </w:p>
          <w:p w14:paraId="4D3EB078" w14:textId="77777777" w:rsidR="001D500F" w:rsidRDefault="001D500F" w:rsidP="001D500F">
            <w:pPr>
              <w:pStyle w:val="XML1"/>
              <w:rPr>
                <w:ins w:id="10542" w:author="Thomas Dietz" w:date="2012-08-13T14:23:00Z"/>
              </w:rPr>
            </w:pPr>
            <w:ins w:id="10543" w:author="Thomas Dietz" w:date="2012-08-13T14:23:00Z">
              <w:r>
                <w:t xml:space="preserve">        be used to set the OXM_OF_TUNNEL_ID match field metadata </w:t>
              </w:r>
            </w:ins>
          </w:p>
          <w:p w14:paraId="7904C3B5" w14:textId="77777777" w:rsidR="001D500F" w:rsidRDefault="001D500F" w:rsidP="001D500F">
            <w:pPr>
              <w:pStyle w:val="XML1"/>
              <w:rPr>
                <w:ins w:id="10544" w:author="Thomas Dietz" w:date="2012-08-13T14:23:00Z"/>
              </w:rPr>
            </w:pPr>
            <w:ins w:id="10545" w:author="Thomas Dietz" w:date="2012-08-13T14:23:00Z">
              <w:r>
                <w:t xml:space="preserve">        in the OpenFlow protocol";</w:t>
              </w:r>
            </w:ins>
          </w:p>
          <w:p w14:paraId="46D4E7F8" w14:textId="77777777" w:rsidR="001D500F" w:rsidRDefault="001D500F" w:rsidP="001D500F">
            <w:pPr>
              <w:pStyle w:val="XML1"/>
              <w:rPr>
                <w:ins w:id="10546" w:author="Thomas Dietz" w:date="2012-08-13T14:23:00Z"/>
              </w:rPr>
            </w:pPr>
            <w:ins w:id="10547" w:author="Thomas Dietz" w:date="2012-08-13T14:23:00Z">
              <w:r>
                <w:t xml:space="preserve">    }</w:t>
              </w:r>
            </w:ins>
          </w:p>
          <w:p w14:paraId="70D4009D" w14:textId="77777777" w:rsidR="001D500F" w:rsidRDefault="001D500F" w:rsidP="001D500F">
            <w:pPr>
              <w:pStyle w:val="XML1"/>
              <w:rPr>
                <w:ins w:id="10548" w:author="Thomas Dietz" w:date="2012-08-13T14:23:00Z"/>
              </w:rPr>
            </w:pPr>
            <w:ins w:id="10549" w:author="Thomas Dietz" w:date="2012-08-13T14:23:00Z">
              <w:r>
                <w:t xml:space="preserve">    leaf sequence-number-present {</w:t>
              </w:r>
            </w:ins>
          </w:p>
          <w:p w14:paraId="102879FA" w14:textId="77777777" w:rsidR="001D500F" w:rsidRDefault="001D500F" w:rsidP="001D500F">
            <w:pPr>
              <w:pStyle w:val="XML1"/>
              <w:rPr>
                <w:ins w:id="10550" w:author="Thomas Dietz" w:date="2012-08-13T14:23:00Z"/>
              </w:rPr>
            </w:pPr>
            <w:ins w:id="10551" w:author="Thomas Dietz" w:date="2012-08-13T14:23:00Z">
              <w:r>
                <w:t xml:space="preserve">      type boolean;</w:t>
              </w:r>
            </w:ins>
          </w:p>
          <w:p w14:paraId="7BDC37B8" w14:textId="77777777" w:rsidR="001D500F" w:rsidRDefault="001D500F" w:rsidP="001D500F">
            <w:pPr>
              <w:pStyle w:val="XML1"/>
              <w:rPr>
                <w:ins w:id="10552" w:author="Thomas Dietz" w:date="2012-08-13T14:23:00Z"/>
              </w:rPr>
            </w:pPr>
            <w:ins w:id="10553" w:author="Thomas Dietz" w:date="2012-08-13T14:23:00Z">
              <w:r>
                <w:t xml:space="preserve">      default false;</w:t>
              </w:r>
            </w:ins>
          </w:p>
          <w:p w14:paraId="4A528E1F" w14:textId="77777777" w:rsidR="001D500F" w:rsidRDefault="001D500F" w:rsidP="001D500F">
            <w:pPr>
              <w:pStyle w:val="XML1"/>
              <w:rPr>
                <w:ins w:id="10554" w:author="Thomas Dietz" w:date="2012-08-13T14:23:00Z"/>
              </w:rPr>
            </w:pPr>
            <w:ins w:id="10555" w:author="Thomas Dietz" w:date="2012-08-13T14:23:00Z">
              <w:r>
                <w:t xml:space="preserve">      description "Indicates presence of the GRE sequence</w:t>
              </w:r>
            </w:ins>
          </w:p>
          <w:p w14:paraId="5C2313E7" w14:textId="77777777" w:rsidR="001D500F" w:rsidRDefault="001D500F" w:rsidP="001D500F">
            <w:pPr>
              <w:pStyle w:val="XML1"/>
              <w:rPr>
                <w:ins w:id="10556" w:author="Thomas Dietz" w:date="2012-08-13T14:23:00Z"/>
              </w:rPr>
            </w:pPr>
            <w:ins w:id="10557" w:author="Thomas Dietz" w:date="2012-08-13T14:23:00Z">
              <w:r>
                <w:t xml:space="preserve">        number.";</w:t>
              </w:r>
            </w:ins>
          </w:p>
          <w:p w14:paraId="48BF5A30" w14:textId="77777777" w:rsidR="001D500F" w:rsidRDefault="001D500F" w:rsidP="001D500F">
            <w:pPr>
              <w:pStyle w:val="XML1"/>
              <w:rPr>
                <w:ins w:id="10558" w:author="Thomas Dietz" w:date="2012-08-13T14:23:00Z"/>
              </w:rPr>
            </w:pPr>
            <w:ins w:id="10559" w:author="Thomas Dietz" w:date="2012-08-13T14:23:00Z">
              <w:r>
                <w:t xml:space="preserve">    }</w:t>
              </w:r>
            </w:ins>
          </w:p>
          <w:p w14:paraId="6FF3B209" w14:textId="77777777" w:rsidR="001D500F" w:rsidRDefault="001D500F" w:rsidP="001D500F">
            <w:pPr>
              <w:pStyle w:val="XML1"/>
              <w:rPr>
                <w:ins w:id="10560" w:author="Thomas Dietz" w:date="2012-08-13T14:23:00Z"/>
              </w:rPr>
            </w:pPr>
            <w:ins w:id="10561" w:author="Thomas Dietz" w:date="2012-08-13T14:23:00Z">
              <w:r>
                <w:t xml:space="preserve">  }</w:t>
              </w:r>
            </w:ins>
          </w:p>
          <w:p w14:paraId="7301F1DC" w14:textId="77777777" w:rsidR="001D500F" w:rsidRDefault="001D500F" w:rsidP="001D500F">
            <w:pPr>
              <w:pStyle w:val="XML1"/>
              <w:rPr>
                <w:ins w:id="10562" w:author="Thomas Dietz" w:date="2012-08-13T14:23:00Z"/>
              </w:rPr>
            </w:pPr>
          </w:p>
          <w:p w14:paraId="2CA88906" w14:textId="77777777" w:rsidR="001D500F" w:rsidRDefault="001D500F" w:rsidP="001D500F">
            <w:pPr>
              <w:pStyle w:val="XML1"/>
              <w:rPr>
                <w:ins w:id="10563" w:author="Thomas Dietz" w:date="2012-08-13T14:23:00Z"/>
              </w:rPr>
            </w:pPr>
            <w:ins w:id="10564" w:author="Thomas Dietz" w:date="2012-08-13T14:23:00Z">
              <w:r>
                <w:t xml:space="preserve">  grouping OFPortVXLANTunnelType {</w:t>
              </w:r>
            </w:ins>
          </w:p>
          <w:p w14:paraId="589D67A5" w14:textId="77777777" w:rsidR="001D500F" w:rsidRDefault="001D500F" w:rsidP="001D500F">
            <w:pPr>
              <w:pStyle w:val="XML1"/>
              <w:rPr>
                <w:ins w:id="10565" w:author="Thomas Dietz" w:date="2012-08-13T14:23:00Z"/>
              </w:rPr>
            </w:pPr>
            <w:ins w:id="10566" w:author="Thomas Dietz" w:date="2012-08-13T14:23:00Z">
              <w:r>
                <w:t xml:space="preserve">    description "Properties of a VxLAN tunnel.";</w:t>
              </w:r>
            </w:ins>
          </w:p>
          <w:p w14:paraId="299E1530" w14:textId="77777777" w:rsidR="001D500F" w:rsidRDefault="001D500F" w:rsidP="001D500F">
            <w:pPr>
              <w:pStyle w:val="XML1"/>
              <w:rPr>
                <w:ins w:id="10567" w:author="Thomas Dietz" w:date="2012-08-13T14:23:00Z"/>
              </w:rPr>
            </w:pPr>
            <w:ins w:id="10568" w:author="Thomas Dietz" w:date="2012-08-13T14:23:00Z">
              <w:r>
                <w:t xml:space="preserve">    uses OFPortBaseTunnelType;</w:t>
              </w:r>
            </w:ins>
          </w:p>
          <w:p w14:paraId="309F89A9" w14:textId="77777777" w:rsidR="001D500F" w:rsidRDefault="001D500F" w:rsidP="001D500F">
            <w:pPr>
              <w:pStyle w:val="XML1"/>
              <w:rPr>
                <w:ins w:id="10569" w:author="Thomas Dietz" w:date="2012-08-13T14:23:00Z"/>
              </w:rPr>
            </w:pPr>
            <w:ins w:id="10570" w:author="Thomas Dietz" w:date="2012-08-13T14:23:00Z">
              <w:r>
                <w:t xml:space="preserve">    leaf vni-valid {</w:t>
              </w:r>
            </w:ins>
          </w:p>
          <w:p w14:paraId="7370ED36" w14:textId="77777777" w:rsidR="001D500F" w:rsidRDefault="001D500F" w:rsidP="001D500F">
            <w:pPr>
              <w:pStyle w:val="XML1"/>
              <w:rPr>
                <w:ins w:id="10571" w:author="Thomas Dietz" w:date="2012-08-13T14:23:00Z"/>
              </w:rPr>
            </w:pPr>
            <w:ins w:id="10572" w:author="Thomas Dietz" w:date="2012-08-13T14:23:00Z">
              <w:r>
                <w:t xml:space="preserve">      type boolean;</w:t>
              </w:r>
            </w:ins>
          </w:p>
          <w:p w14:paraId="4E492222" w14:textId="77777777" w:rsidR="001D500F" w:rsidRDefault="001D500F" w:rsidP="001D500F">
            <w:pPr>
              <w:pStyle w:val="XML1"/>
              <w:rPr>
                <w:ins w:id="10573" w:author="Thomas Dietz" w:date="2012-08-13T14:23:00Z"/>
              </w:rPr>
            </w:pPr>
            <w:ins w:id="10574" w:author="Thomas Dietz" w:date="2012-08-13T14:23:00Z">
              <w:r>
                <w:t xml:space="preserve">      default true;</w:t>
              </w:r>
            </w:ins>
          </w:p>
          <w:p w14:paraId="66AF5362" w14:textId="77777777" w:rsidR="001D500F" w:rsidRDefault="001D500F" w:rsidP="001D500F">
            <w:pPr>
              <w:pStyle w:val="XML1"/>
              <w:rPr>
                <w:ins w:id="10575" w:author="Thomas Dietz" w:date="2012-08-13T14:23:00Z"/>
              </w:rPr>
            </w:pPr>
            <w:ins w:id="10576" w:author="Thomas Dietz" w:date="2012-08-13T14:23:00Z">
              <w:r>
                <w:t xml:space="preserve">      description "Indicates how the corresponding flag should be</w:t>
              </w:r>
            </w:ins>
          </w:p>
          <w:p w14:paraId="6F1EB90E" w14:textId="77777777" w:rsidR="001D500F" w:rsidRDefault="001D500F" w:rsidP="001D500F">
            <w:pPr>
              <w:pStyle w:val="XML1"/>
              <w:rPr>
                <w:ins w:id="10577" w:author="Thomas Dietz" w:date="2012-08-13T14:23:00Z"/>
              </w:rPr>
            </w:pPr>
            <w:ins w:id="10578" w:author="Thomas Dietz" w:date="2012-08-13T14:23:00Z">
              <w:r>
                <w:t xml:space="preserve">        set in packets sent on the tunnel.";</w:t>
              </w:r>
            </w:ins>
          </w:p>
          <w:p w14:paraId="08AE41DB" w14:textId="77777777" w:rsidR="001D500F" w:rsidRDefault="001D500F" w:rsidP="001D500F">
            <w:pPr>
              <w:pStyle w:val="XML1"/>
              <w:rPr>
                <w:ins w:id="10579" w:author="Thomas Dietz" w:date="2012-08-13T14:23:00Z"/>
              </w:rPr>
            </w:pPr>
            <w:ins w:id="10580" w:author="Thomas Dietz" w:date="2012-08-13T14:23:00Z">
              <w:r>
                <w:t xml:space="preserve">    }</w:t>
              </w:r>
            </w:ins>
          </w:p>
          <w:p w14:paraId="2021141A" w14:textId="77777777" w:rsidR="001D500F" w:rsidRDefault="001D500F" w:rsidP="001D500F">
            <w:pPr>
              <w:pStyle w:val="XML1"/>
              <w:rPr>
                <w:ins w:id="10581" w:author="Thomas Dietz" w:date="2012-08-13T14:23:00Z"/>
              </w:rPr>
            </w:pPr>
            <w:ins w:id="10582" w:author="Thomas Dietz" w:date="2012-08-13T14:23:00Z">
              <w:r>
                <w:t xml:space="preserve">    leaf vni {</w:t>
              </w:r>
            </w:ins>
          </w:p>
          <w:p w14:paraId="300CDCFF" w14:textId="77777777" w:rsidR="001D500F" w:rsidRDefault="001D500F" w:rsidP="001D500F">
            <w:pPr>
              <w:pStyle w:val="XML1"/>
              <w:rPr>
                <w:ins w:id="10583" w:author="Thomas Dietz" w:date="2012-08-13T14:23:00Z"/>
              </w:rPr>
            </w:pPr>
            <w:ins w:id="10584" w:author="Thomas Dietz" w:date="2012-08-13T14:23:00Z">
              <w:r>
                <w:t xml:space="preserve">      type uint32;</w:t>
              </w:r>
            </w:ins>
          </w:p>
          <w:p w14:paraId="7886FB46" w14:textId="77777777" w:rsidR="001D500F" w:rsidRDefault="001D500F" w:rsidP="001D500F">
            <w:pPr>
              <w:pStyle w:val="XML1"/>
              <w:rPr>
                <w:ins w:id="10585" w:author="Thomas Dietz" w:date="2012-08-13T14:23:00Z"/>
              </w:rPr>
            </w:pPr>
            <w:ins w:id="10586" w:author="Thomas Dietz" w:date="2012-08-13T14:23:00Z">
              <w:r>
                <w:t xml:space="preserve">      description "Virtual network identifier assigned to all</w:t>
              </w:r>
            </w:ins>
          </w:p>
          <w:p w14:paraId="6D62A80F" w14:textId="77777777" w:rsidR="001D500F" w:rsidRDefault="001D500F" w:rsidP="001D500F">
            <w:pPr>
              <w:pStyle w:val="XML1"/>
              <w:rPr>
                <w:ins w:id="10587" w:author="Thomas Dietz" w:date="2012-08-13T14:23:00Z"/>
              </w:rPr>
            </w:pPr>
            <w:ins w:id="10588" w:author="Thomas Dietz" w:date="2012-08-13T14:23:00Z">
              <w:r>
                <w:t xml:space="preserve">        packets sent on the tunnel.  A VxLAN  implementation MAY </w:t>
              </w:r>
            </w:ins>
          </w:p>
          <w:p w14:paraId="7CD63C69" w14:textId="77777777" w:rsidR="001D500F" w:rsidRDefault="001D500F" w:rsidP="001D500F">
            <w:pPr>
              <w:pStyle w:val="XML1"/>
              <w:rPr>
                <w:ins w:id="10589" w:author="Thomas Dietz" w:date="2012-08-13T14:23:00Z"/>
              </w:rPr>
            </w:pPr>
            <w:ins w:id="10590" w:author="Thomas Dietz" w:date="2012-08-13T14:23:00Z">
              <w:r>
                <w:t xml:space="preserve">        use the this element to set the OXM_OF_TUNNEL_ID match </w:t>
              </w:r>
            </w:ins>
          </w:p>
          <w:p w14:paraId="41D876D0" w14:textId="77777777" w:rsidR="001D500F" w:rsidRDefault="001D500F" w:rsidP="001D500F">
            <w:pPr>
              <w:pStyle w:val="XML1"/>
              <w:rPr>
                <w:ins w:id="10591" w:author="Thomas Dietz" w:date="2012-08-13T14:23:00Z"/>
              </w:rPr>
            </w:pPr>
            <w:ins w:id="10592" w:author="Thomas Dietz" w:date="2012-08-13T14:23:00Z">
              <w:r>
                <w:t xml:space="preserve">        field metadata in the OpenFlow protocol.";</w:t>
              </w:r>
            </w:ins>
          </w:p>
          <w:p w14:paraId="2852EE58" w14:textId="77777777" w:rsidR="001D500F" w:rsidRDefault="001D500F" w:rsidP="001D500F">
            <w:pPr>
              <w:pStyle w:val="XML1"/>
              <w:rPr>
                <w:ins w:id="10593" w:author="Thomas Dietz" w:date="2012-08-13T14:23:00Z"/>
              </w:rPr>
            </w:pPr>
            <w:ins w:id="10594" w:author="Thomas Dietz" w:date="2012-08-13T14:23:00Z">
              <w:r>
                <w:t xml:space="preserve">    }</w:t>
              </w:r>
            </w:ins>
          </w:p>
          <w:p w14:paraId="108E6536" w14:textId="77777777" w:rsidR="001D500F" w:rsidRDefault="001D500F" w:rsidP="001D500F">
            <w:pPr>
              <w:pStyle w:val="XML1"/>
              <w:rPr>
                <w:ins w:id="10595" w:author="Thomas Dietz" w:date="2012-08-13T14:23:00Z"/>
              </w:rPr>
            </w:pPr>
            <w:ins w:id="10596" w:author="Thomas Dietz" w:date="2012-08-13T14:23:00Z">
              <w:r>
                <w:t xml:space="preserve">    leaf vni-multicast-group {</w:t>
              </w:r>
            </w:ins>
          </w:p>
          <w:p w14:paraId="41CD87C8" w14:textId="77777777" w:rsidR="001D500F" w:rsidRDefault="001D500F" w:rsidP="001D500F">
            <w:pPr>
              <w:pStyle w:val="XML1"/>
              <w:rPr>
                <w:ins w:id="10597" w:author="Thomas Dietz" w:date="2012-08-13T14:23:00Z"/>
              </w:rPr>
            </w:pPr>
            <w:ins w:id="10598" w:author="Thomas Dietz" w:date="2012-08-13T14:23:00Z">
              <w:r>
                <w:t xml:space="preserve">      type inet:ip-address;</w:t>
              </w:r>
            </w:ins>
          </w:p>
          <w:p w14:paraId="04DEE238" w14:textId="77777777" w:rsidR="001D500F" w:rsidRDefault="001D500F" w:rsidP="001D500F">
            <w:pPr>
              <w:pStyle w:val="XML1"/>
              <w:rPr>
                <w:ins w:id="10599" w:author="Thomas Dietz" w:date="2012-08-13T14:23:00Z"/>
              </w:rPr>
            </w:pPr>
            <w:ins w:id="10600" w:author="Thomas Dietz" w:date="2012-08-13T14:23:00Z">
              <w:r>
                <w:lastRenderedPageBreak/>
                <w:t xml:space="preserve">      description "If IP multicast is used to support broadcast</w:t>
              </w:r>
            </w:ins>
          </w:p>
          <w:p w14:paraId="75993AA8" w14:textId="77777777" w:rsidR="001D500F" w:rsidRDefault="001D500F" w:rsidP="001D500F">
            <w:pPr>
              <w:pStyle w:val="XML1"/>
              <w:rPr>
                <w:ins w:id="10601" w:author="Thomas Dietz" w:date="2012-08-13T14:23:00Z"/>
              </w:rPr>
            </w:pPr>
            <w:ins w:id="10602" w:author="Thomas Dietz" w:date="2012-08-13T14:23:00Z">
              <w:r>
                <w:t xml:space="preserve">        on the tunnel this specifies the corresponding multicast</w:t>
              </w:r>
            </w:ins>
          </w:p>
          <w:p w14:paraId="126C47B4" w14:textId="77777777" w:rsidR="001D500F" w:rsidRDefault="001D500F" w:rsidP="001D500F">
            <w:pPr>
              <w:pStyle w:val="XML1"/>
              <w:rPr>
                <w:ins w:id="10603" w:author="Thomas Dietz" w:date="2012-08-13T14:23:00Z"/>
              </w:rPr>
            </w:pPr>
            <w:ins w:id="10604" w:author="Thomas Dietz" w:date="2012-08-13T14:23:00Z">
              <w:r>
                <w:t xml:space="preserve">        IP address";</w:t>
              </w:r>
            </w:ins>
          </w:p>
          <w:p w14:paraId="5F0783DA" w14:textId="77777777" w:rsidR="001D500F" w:rsidRDefault="001D500F" w:rsidP="001D500F">
            <w:pPr>
              <w:pStyle w:val="XML1"/>
              <w:rPr>
                <w:ins w:id="10605" w:author="Thomas Dietz" w:date="2012-08-13T14:23:00Z"/>
              </w:rPr>
            </w:pPr>
            <w:ins w:id="10606" w:author="Thomas Dietz" w:date="2012-08-13T14:23:00Z">
              <w:r>
                <w:t xml:space="preserve">    }</w:t>
              </w:r>
            </w:ins>
          </w:p>
          <w:p w14:paraId="3E5A3CA1" w14:textId="77777777" w:rsidR="001D500F" w:rsidRDefault="001D500F" w:rsidP="001D500F">
            <w:pPr>
              <w:pStyle w:val="XML1"/>
              <w:rPr>
                <w:ins w:id="10607" w:author="Thomas Dietz" w:date="2012-08-13T14:23:00Z"/>
              </w:rPr>
            </w:pPr>
            <w:ins w:id="10608" w:author="Thomas Dietz" w:date="2012-08-13T14:23:00Z">
              <w:r>
                <w:t xml:space="preserve">    leaf udp-source-port {</w:t>
              </w:r>
            </w:ins>
          </w:p>
          <w:p w14:paraId="26D4BEB0" w14:textId="77777777" w:rsidR="001D500F" w:rsidRDefault="001D500F" w:rsidP="001D500F">
            <w:pPr>
              <w:pStyle w:val="XML1"/>
              <w:rPr>
                <w:ins w:id="10609" w:author="Thomas Dietz" w:date="2012-08-13T14:23:00Z"/>
              </w:rPr>
            </w:pPr>
            <w:ins w:id="10610" w:author="Thomas Dietz" w:date="2012-08-13T14:23:00Z">
              <w:r>
                <w:t xml:space="preserve">      type inet:port-number;</w:t>
              </w:r>
            </w:ins>
          </w:p>
          <w:p w14:paraId="4AA42361" w14:textId="77777777" w:rsidR="001D500F" w:rsidRDefault="001D500F" w:rsidP="001D500F">
            <w:pPr>
              <w:pStyle w:val="XML1"/>
              <w:rPr>
                <w:ins w:id="10611" w:author="Thomas Dietz" w:date="2012-08-13T14:23:00Z"/>
              </w:rPr>
            </w:pPr>
            <w:ins w:id="10612" w:author="Thomas Dietz" w:date="2012-08-13T14:23:00Z">
              <w:r>
                <w:t xml:space="preserve">      description "Specifies the outer UDP source port number.</w:t>
              </w:r>
            </w:ins>
          </w:p>
          <w:p w14:paraId="15EE17FB" w14:textId="77777777" w:rsidR="001D500F" w:rsidRDefault="001D500F" w:rsidP="001D500F">
            <w:pPr>
              <w:pStyle w:val="XML1"/>
              <w:rPr>
                <w:ins w:id="10613" w:author="Thomas Dietz" w:date="2012-08-13T14:23:00Z"/>
              </w:rPr>
            </w:pPr>
            <w:ins w:id="10614" w:author="Thomas Dietz" w:date="2012-08-13T14:23:00Z">
              <w:r>
                <w:t xml:space="preserve">        If this element is absent, the port number MAY be chosen </w:t>
              </w:r>
            </w:ins>
          </w:p>
          <w:p w14:paraId="6A1AC68E" w14:textId="77777777" w:rsidR="001D500F" w:rsidRDefault="001D500F" w:rsidP="001D500F">
            <w:pPr>
              <w:pStyle w:val="XML1"/>
              <w:rPr>
                <w:ins w:id="10615" w:author="Thomas Dietz" w:date="2012-08-13T14:23:00Z"/>
              </w:rPr>
            </w:pPr>
            <w:ins w:id="10616" w:author="Thomas Dietz" w:date="2012-08-13T14:23:00Z">
              <w:r>
                <w:t xml:space="preserve">        dynamically.";</w:t>
              </w:r>
            </w:ins>
          </w:p>
          <w:p w14:paraId="204035A4" w14:textId="77777777" w:rsidR="001D500F" w:rsidRDefault="001D500F" w:rsidP="001D500F">
            <w:pPr>
              <w:pStyle w:val="XML1"/>
              <w:rPr>
                <w:ins w:id="10617" w:author="Thomas Dietz" w:date="2012-08-13T14:23:00Z"/>
              </w:rPr>
            </w:pPr>
            <w:ins w:id="10618" w:author="Thomas Dietz" w:date="2012-08-13T14:23:00Z">
              <w:r>
                <w:t xml:space="preserve">    }</w:t>
              </w:r>
            </w:ins>
          </w:p>
          <w:p w14:paraId="5A569850" w14:textId="77777777" w:rsidR="001D500F" w:rsidRDefault="001D500F" w:rsidP="001D500F">
            <w:pPr>
              <w:pStyle w:val="XML1"/>
              <w:rPr>
                <w:ins w:id="10619" w:author="Thomas Dietz" w:date="2012-08-13T14:23:00Z"/>
              </w:rPr>
            </w:pPr>
            <w:ins w:id="10620" w:author="Thomas Dietz" w:date="2012-08-13T14:23:00Z">
              <w:r>
                <w:t xml:space="preserve">    leaf udp-dest-port {</w:t>
              </w:r>
            </w:ins>
          </w:p>
          <w:p w14:paraId="471E16B2" w14:textId="77777777" w:rsidR="001D500F" w:rsidRDefault="001D500F" w:rsidP="001D500F">
            <w:pPr>
              <w:pStyle w:val="XML1"/>
              <w:rPr>
                <w:ins w:id="10621" w:author="Thomas Dietz" w:date="2012-08-13T14:23:00Z"/>
              </w:rPr>
            </w:pPr>
            <w:ins w:id="10622" w:author="Thomas Dietz" w:date="2012-08-13T14:23:00Z">
              <w:r>
                <w:t xml:space="preserve">      type inet:port-number;</w:t>
              </w:r>
            </w:ins>
          </w:p>
          <w:p w14:paraId="68597823" w14:textId="77777777" w:rsidR="001D500F" w:rsidRDefault="001D500F" w:rsidP="001D500F">
            <w:pPr>
              <w:pStyle w:val="XML1"/>
              <w:rPr>
                <w:ins w:id="10623" w:author="Thomas Dietz" w:date="2012-08-13T14:23:00Z"/>
              </w:rPr>
            </w:pPr>
            <w:ins w:id="10624" w:author="Thomas Dietz" w:date="2012-08-13T14:23:00Z">
              <w:r>
                <w:t xml:space="preserve">      description "Specifies the outer UDP destination port</w:t>
              </w:r>
            </w:ins>
          </w:p>
          <w:p w14:paraId="4B62CFE0" w14:textId="77777777" w:rsidR="001D500F" w:rsidRDefault="001D500F" w:rsidP="001D500F">
            <w:pPr>
              <w:pStyle w:val="XML1"/>
              <w:rPr>
                <w:ins w:id="10625" w:author="Thomas Dietz" w:date="2012-08-13T14:23:00Z"/>
              </w:rPr>
            </w:pPr>
            <w:ins w:id="10626" w:author="Thomas Dietz" w:date="2012-08-13T14:23:00Z">
              <w:r>
                <w:t xml:space="preserve">        number.  It is intended to reserve a port number for</w:t>
              </w:r>
            </w:ins>
          </w:p>
          <w:p w14:paraId="28CD9334" w14:textId="77777777" w:rsidR="001D500F" w:rsidRDefault="001D500F" w:rsidP="001D500F">
            <w:pPr>
              <w:pStyle w:val="XML1"/>
              <w:rPr>
                <w:ins w:id="10627" w:author="Thomas Dietz" w:date="2012-08-13T14:23:00Z"/>
              </w:rPr>
            </w:pPr>
            <w:ins w:id="10628" w:author="Thomas Dietz" w:date="2012-08-13T14:23:00Z">
              <w:r>
                <w:t xml:space="preserve">        VxLAN at IANA.  As soon as this has been reserved, the</w:t>
              </w:r>
            </w:ins>
          </w:p>
          <w:p w14:paraId="7194E8A9" w14:textId="77777777" w:rsidR="001D500F" w:rsidRDefault="001D500F" w:rsidP="001D500F">
            <w:pPr>
              <w:pStyle w:val="XML1"/>
              <w:rPr>
                <w:ins w:id="10629" w:author="Thomas Dietz" w:date="2012-08-13T14:23:00Z"/>
              </w:rPr>
            </w:pPr>
            <w:ins w:id="10630" w:author="Thomas Dietz" w:date="2012-08-13T14:23:00Z">
              <w:r>
                <w:t xml:space="preserve">        reserved number SHOULD become the default value for this</w:t>
              </w:r>
            </w:ins>
          </w:p>
          <w:p w14:paraId="78AE9320" w14:textId="77777777" w:rsidR="001D500F" w:rsidRDefault="001D500F" w:rsidP="001D500F">
            <w:pPr>
              <w:pStyle w:val="XML1"/>
              <w:rPr>
                <w:ins w:id="10631" w:author="Thomas Dietz" w:date="2012-08-13T14:23:00Z"/>
              </w:rPr>
            </w:pPr>
            <w:ins w:id="10632" w:author="Thomas Dietz" w:date="2012-08-13T14:23:00Z">
              <w:r>
                <w:t xml:space="preserve">        element.";</w:t>
              </w:r>
            </w:ins>
          </w:p>
          <w:p w14:paraId="5C4F3CDE" w14:textId="77777777" w:rsidR="001D500F" w:rsidRDefault="001D500F" w:rsidP="001D500F">
            <w:pPr>
              <w:pStyle w:val="XML1"/>
              <w:rPr>
                <w:ins w:id="10633" w:author="Thomas Dietz" w:date="2012-08-13T14:23:00Z"/>
              </w:rPr>
            </w:pPr>
            <w:ins w:id="10634" w:author="Thomas Dietz" w:date="2012-08-13T14:23:00Z">
              <w:r>
                <w:t xml:space="preserve">    }</w:t>
              </w:r>
            </w:ins>
          </w:p>
          <w:p w14:paraId="66DEEF6E" w14:textId="77777777" w:rsidR="001D500F" w:rsidRDefault="001D500F" w:rsidP="001D500F">
            <w:pPr>
              <w:pStyle w:val="XML1"/>
              <w:rPr>
                <w:ins w:id="10635" w:author="Thomas Dietz" w:date="2012-08-13T14:23:00Z"/>
              </w:rPr>
            </w:pPr>
            <w:ins w:id="10636" w:author="Thomas Dietz" w:date="2012-08-13T14:23:00Z">
              <w:r>
                <w:t xml:space="preserve">    leaf udp-checksum {</w:t>
              </w:r>
            </w:ins>
          </w:p>
          <w:p w14:paraId="1194468D" w14:textId="77777777" w:rsidR="001D500F" w:rsidRDefault="001D500F" w:rsidP="001D500F">
            <w:pPr>
              <w:pStyle w:val="XML1"/>
              <w:rPr>
                <w:ins w:id="10637" w:author="Thomas Dietz" w:date="2012-08-13T14:23:00Z"/>
              </w:rPr>
            </w:pPr>
            <w:ins w:id="10638" w:author="Thomas Dietz" w:date="2012-08-13T14:23:00Z">
              <w:r>
                <w:t xml:space="preserve">      type boolean;</w:t>
              </w:r>
            </w:ins>
          </w:p>
          <w:p w14:paraId="00633ECE" w14:textId="77777777" w:rsidR="001D500F" w:rsidRDefault="001D500F" w:rsidP="001D500F">
            <w:pPr>
              <w:pStyle w:val="XML1"/>
              <w:rPr>
                <w:ins w:id="10639" w:author="Thomas Dietz" w:date="2012-08-13T14:23:00Z"/>
              </w:rPr>
            </w:pPr>
            <w:ins w:id="10640" w:author="Thomas Dietz" w:date="2012-08-13T14:23:00Z">
              <w:r>
                <w:t xml:space="preserve">      default false;</w:t>
              </w:r>
            </w:ins>
          </w:p>
          <w:p w14:paraId="7A6D256C" w14:textId="77777777" w:rsidR="001D500F" w:rsidRDefault="001D500F" w:rsidP="001D500F">
            <w:pPr>
              <w:pStyle w:val="XML1"/>
              <w:rPr>
                <w:ins w:id="10641" w:author="Thomas Dietz" w:date="2012-08-13T14:23:00Z"/>
              </w:rPr>
            </w:pPr>
            <w:ins w:id="10642" w:author="Thomas Dietz" w:date="2012-08-13T14:23:00Z">
              <w:r>
                <w:t xml:space="preserve">      description "Boolean flag to indicate whether or not the</w:t>
              </w:r>
            </w:ins>
          </w:p>
          <w:p w14:paraId="4841901B" w14:textId="77777777" w:rsidR="001D500F" w:rsidRDefault="001D500F" w:rsidP="001D500F">
            <w:pPr>
              <w:pStyle w:val="XML1"/>
              <w:rPr>
                <w:ins w:id="10643" w:author="Thomas Dietz" w:date="2012-08-13T14:23:00Z"/>
              </w:rPr>
            </w:pPr>
            <w:ins w:id="10644" w:author="Thomas Dietz" w:date="2012-08-13T14:23:00Z">
              <w:r>
                <w:t xml:space="preserve">        outer UDP checksum should be set";</w:t>
              </w:r>
            </w:ins>
          </w:p>
          <w:p w14:paraId="164224DE" w14:textId="77777777" w:rsidR="001D500F" w:rsidRDefault="001D500F" w:rsidP="001D500F">
            <w:pPr>
              <w:pStyle w:val="XML1"/>
              <w:rPr>
                <w:ins w:id="10645" w:author="Thomas Dietz" w:date="2012-08-13T14:23:00Z"/>
              </w:rPr>
            </w:pPr>
            <w:ins w:id="10646" w:author="Thomas Dietz" w:date="2012-08-13T14:23:00Z">
              <w:r>
                <w:t xml:space="preserve">    }</w:t>
              </w:r>
            </w:ins>
          </w:p>
          <w:p w14:paraId="028D0FF3" w14:textId="77777777" w:rsidR="001D500F" w:rsidRDefault="001D500F" w:rsidP="001D500F">
            <w:pPr>
              <w:pStyle w:val="XML1"/>
              <w:rPr>
                <w:ins w:id="10647" w:author="Thomas Dietz" w:date="2012-08-13T14:23:00Z"/>
              </w:rPr>
            </w:pPr>
            <w:ins w:id="10648" w:author="Thomas Dietz" w:date="2012-08-13T14:23:00Z">
              <w:r>
                <w:t xml:space="preserve">  }</w:t>
              </w:r>
            </w:ins>
          </w:p>
          <w:p w14:paraId="78A992B3" w14:textId="77777777" w:rsidR="001D500F" w:rsidRDefault="001D500F" w:rsidP="001D500F">
            <w:pPr>
              <w:pStyle w:val="XML1"/>
              <w:rPr>
                <w:ins w:id="10649" w:author="Thomas Dietz" w:date="2012-08-13T14:23:00Z"/>
              </w:rPr>
            </w:pPr>
            <w:ins w:id="10650" w:author="Thomas Dietz" w:date="2012-08-13T14:23:00Z">
              <w:r>
                <w:t xml:space="preserve"> </w:t>
              </w:r>
            </w:ins>
          </w:p>
          <w:p w14:paraId="1C6DCA6D" w14:textId="77777777" w:rsidR="001D500F" w:rsidRDefault="001D500F" w:rsidP="001D500F">
            <w:pPr>
              <w:pStyle w:val="XML1"/>
              <w:rPr>
                <w:ins w:id="10651" w:author="Thomas Dietz" w:date="2012-08-13T14:23:00Z"/>
              </w:rPr>
            </w:pPr>
            <w:ins w:id="10652" w:author="Thomas Dietz" w:date="2012-08-13T14:23:00Z">
              <w:r>
                <w:t xml:space="preserve">  grouping OFPortNVGRETunnelType {</w:t>
              </w:r>
            </w:ins>
          </w:p>
          <w:p w14:paraId="3AFB897F" w14:textId="77777777" w:rsidR="001D500F" w:rsidRDefault="001D500F" w:rsidP="001D500F">
            <w:pPr>
              <w:pStyle w:val="XML1"/>
              <w:rPr>
                <w:ins w:id="10653" w:author="Thomas Dietz" w:date="2012-08-13T14:23:00Z"/>
              </w:rPr>
            </w:pPr>
            <w:ins w:id="10654" w:author="Thomas Dietz" w:date="2012-08-13T14:23:00Z">
              <w:r>
                <w:t xml:space="preserve">    description "Properties of a NVGRE tunnel.";</w:t>
              </w:r>
            </w:ins>
          </w:p>
          <w:p w14:paraId="5ED69511" w14:textId="77777777" w:rsidR="001D500F" w:rsidRDefault="001D500F" w:rsidP="001D500F">
            <w:pPr>
              <w:pStyle w:val="XML1"/>
              <w:rPr>
                <w:ins w:id="10655" w:author="Thomas Dietz" w:date="2012-08-13T14:23:00Z"/>
              </w:rPr>
            </w:pPr>
            <w:ins w:id="10656" w:author="Thomas Dietz" w:date="2012-08-13T14:23:00Z">
              <w:r>
                <w:t xml:space="preserve">    uses OFPortBaseTunnelType;</w:t>
              </w:r>
            </w:ins>
          </w:p>
          <w:p w14:paraId="69219566" w14:textId="77777777" w:rsidR="001D500F" w:rsidRDefault="001D500F" w:rsidP="001D500F">
            <w:pPr>
              <w:pStyle w:val="XML1"/>
              <w:rPr>
                <w:ins w:id="10657" w:author="Thomas Dietz" w:date="2012-08-13T14:23:00Z"/>
              </w:rPr>
            </w:pPr>
            <w:ins w:id="10658" w:author="Thomas Dietz" w:date="2012-08-13T14:23:00Z">
              <w:r>
                <w:t xml:space="preserve">    leaf tni {</w:t>
              </w:r>
            </w:ins>
          </w:p>
          <w:p w14:paraId="486D5D4B" w14:textId="77777777" w:rsidR="001D500F" w:rsidRDefault="001D500F" w:rsidP="001D500F">
            <w:pPr>
              <w:pStyle w:val="XML1"/>
              <w:rPr>
                <w:ins w:id="10659" w:author="Thomas Dietz" w:date="2012-08-13T14:23:00Z"/>
              </w:rPr>
            </w:pPr>
            <w:ins w:id="10660" w:author="Thomas Dietz" w:date="2012-08-13T14:23:00Z">
              <w:r>
                <w:t xml:space="preserve">      type uint32;</w:t>
              </w:r>
            </w:ins>
          </w:p>
          <w:p w14:paraId="26A0EE06" w14:textId="77777777" w:rsidR="001D500F" w:rsidRDefault="001D500F" w:rsidP="001D500F">
            <w:pPr>
              <w:pStyle w:val="XML1"/>
              <w:rPr>
                <w:ins w:id="10661" w:author="Thomas Dietz" w:date="2012-08-13T14:23:00Z"/>
              </w:rPr>
            </w:pPr>
            <w:ins w:id="10662" w:author="Thomas Dietz" w:date="2012-08-13T14:23:00Z">
              <w:r>
                <w:t xml:space="preserve">      description "Specifies the tenant network identifier</w:t>
              </w:r>
            </w:ins>
          </w:p>
          <w:p w14:paraId="06D8259D" w14:textId="77777777" w:rsidR="001D500F" w:rsidRDefault="001D500F" w:rsidP="001D500F">
            <w:pPr>
              <w:pStyle w:val="XML1"/>
              <w:rPr>
                <w:ins w:id="10663" w:author="Thomas Dietz" w:date="2012-08-13T14:23:00Z"/>
              </w:rPr>
            </w:pPr>
            <w:ins w:id="10664" w:author="Thomas Dietz" w:date="2012-08-13T14:23:00Z">
              <w:r>
                <w:t xml:space="preserve">        assigned to all packets sent on the tunnel";</w:t>
              </w:r>
            </w:ins>
          </w:p>
          <w:p w14:paraId="2D27ABD0" w14:textId="77777777" w:rsidR="001D500F" w:rsidRDefault="001D500F" w:rsidP="001D500F">
            <w:pPr>
              <w:pStyle w:val="XML1"/>
              <w:rPr>
                <w:ins w:id="10665" w:author="Thomas Dietz" w:date="2012-08-13T14:23:00Z"/>
              </w:rPr>
            </w:pPr>
            <w:ins w:id="10666" w:author="Thomas Dietz" w:date="2012-08-13T14:23:00Z">
              <w:r>
                <w:t xml:space="preserve">    }</w:t>
              </w:r>
            </w:ins>
          </w:p>
          <w:p w14:paraId="65F711BE" w14:textId="77777777" w:rsidR="001D500F" w:rsidRDefault="001D500F" w:rsidP="001D500F">
            <w:pPr>
              <w:pStyle w:val="XML1"/>
              <w:rPr>
                <w:ins w:id="10667" w:author="Thomas Dietz" w:date="2012-08-13T14:23:00Z"/>
              </w:rPr>
            </w:pPr>
            <w:ins w:id="10668" w:author="Thomas Dietz" w:date="2012-08-13T14:23:00Z">
              <w:r>
                <w:t xml:space="preserve">    leaf tni-resv {</w:t>
              </w:r>
            </w:ins>
          </w:p>
          <w:p w14:paraId="5270954B" w14:textId="77777777" w:rsidR="001D500F" w:rsidRDefault="001D500F" w:rsidP="001D500F">
            <w:pPr>
              <w:pStyle w:val="XML1"/>
              <w:rPr>
                <w:ins w:id="10669" w:author="Thomas Dietz" w:date="2012-08-13T14:23:00Z"/>
              </w:rPr>
            </w:pPr>
            <w:ins w:id="10670" w:author="Thomas Dietz" w:date="2012-08-13T14:23:00Z">
              <w:r>
                <w:t xml:space="preserve">      type uint32;</w:t>
              </w:r>
            </w:ins>
          </w:p>
          <w:p w14:paraId="441C2DF8" w14:textId="77777777" w:rsidR="001D500F" w:rsidRDefault="001D500F" w:rsidP="001D500F">
            <w:pPr>
              <w:pStyle w:val="XML1"/>
              <w:rPr>
                <w:ins w:id="10671" w:author="Thomas Dietz" w:date="2012-08-13T14:23:00Z"/>
              </w:rPr>
            </w:pPr>
            <w:ins w:id="10672" w:author="Thomas Dietz" w:date="2012-08-13T14:23:00Z">
              <w:r>
                <w:t xml:space="preserve">      description "Used to set the reserved user-defined bits of</w:t>
              </w:r>
            </w:ins>
          </w:p>
          <w:p w14:paraId="081C6720" w14:textId="77777777" w:rsidR="001D500F" w:rsidRDefault="001D500F" w:rsidP="001D500F">
            <w:pPr>
              <w:pStyle w:val="XML1"/>
              <w:rPr>
                <w:ins w:id="10673" w:author="Thomas Dietz" w:date="2012-08-13T14:23:00Z"/>
              </w:rPr>
            </w:pPr>
            <w:ins w:id="10674" w:author="Thomas Dietz" w:date="2012-08-13T14:23:00Z">
              <w:r>
                <w:t xml:space="preserve">        the GRE key field";</w:t>
              </w:r>
            </w:ins>
          </w:p>
          <w:p w14:paraId="44ACFCE8" w14:textId="77777777" w:rsidR="001D500F" w:rsidRDefault="001D500F" w:rsidP="001D500F">
            <w:pPr>
              <w:pStyle w:val="XML1"/>
              <w:rPr>
                <w:ins w:id="10675" w:author="Thomas Dietz" w:date="2012-08-13T14:23:00Z"/>
              </w:rPr>
            </w:pPr>
            <w:ins w:id="10676" w:author="Thomas Dietz" w:date="2012-08-13T14:23:00Z">
              <w:r>
                <w:t xml:space="preserve">    }</w:t>
              </w:r>
            </w:ins>
          </w:p>
          <w:p w14:paraId="3B6F38A8" w14:textId="77777777" w:rsidR="001D500F" w:rsidRDefault="001D500F" w:rsidP="001D500F">
            <w:pPr>
              <w:pStyle w:val="XML1"/>
              <w:rPr>
                <w:ins w:id="10677" w:author="Thomas Dietz" w:date="2012-08-13T14:23:00Z"/>
              </w:rPr>
            </w:pPr>
            <w:ins w:id="10678" w:author="Thomas Dietz" w:date="2012-08-13T14:23:00Z">
              <w:r>
                <w:t xml:space="preserve">    leaf tni-multicast-group {</w:t>
              </w:r>
            </w:ins>
          </w:p>
          <w:p w14:paraId="34DD5FD8" w14:textId="77777777" w:rsidR="001D500F" w:rsidRDefault="001D500F" w:rsidP="001D500F">
            <w:pPr>
              <w:pStyle w:val="XML1"/>
              <w:rPr>
                <w:ins w:id="10679" w:author="Thomas Dietz" w:date="2012-08-13T14:23:00Z"/>
              </w:rPr>
            </w:pPr>
            <w:ins w:id="10680" w:author="Thomas Dietz" w:date="2012-08-13T14:23:00Z">
              <w:r>
                <w:t xml:space="preserve">      type inet:ip-address;</w:t>
              </w:r>
            </w:ins>
          </w:p>
          <w:p w14:paraId="2BB2C101" w14:textId="77777777" w:rsidR="001D500F" w:rsidRDefault="001D500F" w:rsidP="001D500F">
            <w:pPr>
              <w:pStyle w:val="XML1"/>
              <w:rPr>
                <w:ins w:id="10681" w:author="Thomas Dietz" w:date="2012-08-13T14:23:00Z"/>
              </w:rPr>
            </w:pPr>
            <w:ins w:id="10682" w:author="Thomas Dietz" w:date="2012-08-13T14:23:00Z">
              <w:r>
                <w:t xml:space="preserve">      description "If IP multicast is used to support broadcast</w:t>
              </w:r>
            </w:ins>
          </w:p>
          <w:p w14:paraId="03A30D8C" w14:textId="77777777" w:rsidR="001D500F" w:rsidRDefault="001D500F" w:rsidP="001D500F">
            <w:pPr>
              <w:pStyle w:val="XML1"/>
              <w:rPr>
                <w:ins w:id="10683" w:author="Thomas Dietz" w:date="2012-08-13T14:23:00Z"/>
              </w:rPr>
            </w:pPr>
            <w:ins w:id="10684" w:author="Thomas Dietz" w:date="2012-08-13T14:23:00Z">
              <w:r>
                <w:t xml:space="preserve">        on the tunnel this element specifies the corresponding </w:t>
              </w:r>
            </w:ins>
          </w:p>
          <w:p w14:paraId="214B6098" w14:textId="77777777" w:rsidR="001D500F" w:rsidRDefault="001D500F" w:rsidP="001D500F">
            <w:pPr>
              <w:pStyle w:val="XML1"/>
              <w:rPr>
                <w:ins w:id="10685" w:author="Thomas Dietz" w:date="2012-08-13T14:23:00Z"/>
              </w:rPr>
            </w:pPr>
            <w:ins w:id="10686" w:author="Thomas Dietz" w:date="2012-08-13T14:23:00Z">
              <w:r>
                <w:t xml:space="preserve">        multicast IP address";</w:t>
              </w:r>
            </w:ins>
          </w:p>
          <w:p w14:paraId="63C56B8D" w14:textId="77777777" w:rsidR="001D500F" w:rsidRDefault="001D500F" w:rsidP="001D500F">
            <w:pPr>
              <w:pStyle w:val="XML1"/>
              <w:rPr>
                <w:ins w:id="10687" w:author="Thomas Dietz" w:date="2012-08-13T14:23:00Z"/>
              </w:rPr>
            </w:pPr>
            <w:ins w:id="10688" w:author="Thomas Dietz" w:date="2012-08-13T14:23:00Z">
              <w:r>
                <w:t xml:space="preserve">    }</w:t>
              </w:r>
            </w:ins>
          </w:p>
          <w:p w14:paraId="3DEA2613" w14:textId="27BBF33D" w:rsidR="005B0BF6" w:rsidRPr="009F1B7D" w:rsidRDefault="001D500F" w:rsidP="001D500F">
            <w:pPr>
              <w:pStyle w:val="XML1"/>
            </w:pPr>
            <w:ins w:id="10689" w:author="Thomas Dietz" w:date="2012-08-13T14:23:00Z">
              <w:r>
                <w:t xml:space="preserve">  }</w:t>
              </w:r>
            </w:ins>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0690" w:name="_Toc333403908"/>
      <w:r w:rsidRPr="00EB2D77">
        <w:t>OpenFlow Port Feature</w:t>
      </w:r>
      <w:bookmarkEnd w:id="10690"/>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0691" w:name="_Toc315954019"/>
      <w:bookmarkStart w:id="10692" w:name="_Toc316542529"/>
      <w:bookmarkStart w:id="10693" w:name="_Toc333403909"/>
      <w:r w:rsidRPr="00DB42FD">
        <w:lastRenderedPageBreak/>
        <w:t>UML Diagram</w:t>
      </w:r>
      <w:bookmarkEnd w:id="10691"/>
      <w:bookmarkEnd w:id="10692"/>
      <w:bookmarkEnd w:id="10693"/>
    </w:p>
    <w:p w14:paraId="3AF6164F" w14:textId="4D5A695E" w:rsidR="0094763A" w:rsidRPr="009F1B7D" w:rsidRDefault="007E5BB2" w:rsidP="0094763A">
      <w:pPr>
        <w:keepNext/>
        <w:jc w:val="center"/>
      </w:pPr>
      <w:r>
        <w:object w:dxaOrig="7156" w:dyaOrig="7489" w14:anchorId="6A6204AE">
          <v:shape id="_x0000_i1036" type="#_x0000_t75" style="width:357.6pt;height:373.8pt" o:ole="">
            <v:imagedata r:id="rId34" o:title=""/>
          </v:shape>
          <o:OLEObject Type="Embed" ProgID="Visio.Drawing.11" ShapeID="_x0000_i1036" DrawAspect="Content" ObjectID="_1407242436" r:id="rId35"/>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0694" w:name="_Toc315954020"/>
      <w:bookmarkStart w:id="10695" w:name="_Toc316542530"/>
      <w:bookmarkStart w:id="10696" w:name="_Toc333403910"/>
      <w:r w:rsidRPr="00DB42FD">
        <w:t>XML Schema</w:t>
      </w:r>
      <w:bookmarkEnd w:id="10694"/>
      <w:bookmarkEnd w:id="10695"/>
      <w:bookmarkEnd w:id="10696"/>
    </w:p>
    <w:tbl>
      <w:tblPr>
        <w:tblStyle w:val="XMLtable"/>
        <w:tblW w:w="5000" w:type="pct"/>
        <w:tblLook w:val="04A0" w:firstRow="1" w:lastRow="0" w:firstColumn="1" w:lastColumn="0" w:noHBand="0" w:noVBand="1"/>
        <w:tblPrChange w:id="10697"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10698">
          <w:tblGrid>
            <w:gridCol w:w="8820"/>
          </w:tblGrid>
        </w:tblGridChange>
      </w:tblGrid>
      <w:tr w:rsidR="0094763A" w:rsidRPr="009F1B7D" w14:paraId="1AFA6689" w14:textId="77777777" w:rsidTr="00766893">
        <w:tc>
          <w:tcPr>
            <w:tcW w:w="8820" w:type="dxa"/>
            <w:tcPrChange w:id="10699" w:author="Thomas Dietz" w:date="2012-08-13T14:26:00Z">
              <w:tcPr>
                <w:tcW w:w="8820" w:type="dxa"/>
                <w:shd w:val="clear" w:color="auto" w:fill="C8FCCD"/>
              </w:tcPr>
            </w:tcPrChange>
          </w:tcPr>
          <w:p w14:paraId="24E3DCEC" w14:textId="77777777" w:rsidR="00766893" w:rsidRDefault="00766893" w:rsidP="00766893">
            <w:pPr>
              <w:pStyle w:val="XML1"/>
              <w:rPr>
                <w:ins w:id="10700" w:author="Thomas Dietz" w:date="2012-08-13T14:26:00Z"/>
              </w:rPr>
            </w:pPr>
            <w:ins w:id="10701" w:author="Thomas Dietz" w:date="2012-08-13T14:26:00Z">
              <w:r>
                <w:t xml:space="preserve">  &lt;xs:group name="OFPortCurrentFeatureListType"&gt;</w:t>
              </w:r>
            </w:ins>
          </w:p>
          <w:p w14:paraId="549F0574" w14:textId="77777777" w:rsidR="00766893" w:rsidRDefault="00766893" w:rsidP="00766893">
            <w:pPr>
              <w:pStyle w:val="XML1"/>
              <w:rPr>
                <w:ins w:id="10702" w:author="Thomas Dietz" w:date="2012-08-13T14:26:00Z"/>
              </w:rPr>
            </w:pPr>
            <w:ins w:id="10703" w:author="Thomas Dietz" w:date="2012-08-13T14:26:00Z">
              <w:r>
                <w:t xml:space="preserve">    &lt;xs:annotation&gt;</w:t>
              </w:r>
            </w:ins>
          </w:p>
          <w:p w14:paraId="73A1040F" w14:textId="77777777" w:rsidR="00766893" w:rsidRDefault="00766893" w:rsidP="00766893">
            <w:pPr>
              <w:pStyle w:val="XML1"/>
              <w:rPr>
                <w:ins w:id="10704" w:author="Thomas Dietz" w:date="2012-08-13T14:26:00Z"/>
              </w:rPr>
            </w:pPr>
            <w:ins w:id="10705" w:author="Thomas Dietz" w:date="2012-08-13T14:26:00Z">
              <w:r>
                <w:t xml:space="preserve">      &lt;xs:documentation&gt;</w:t>
              </w:r>
            </w:ins>
          </w:p>
          <w:p w14:paraId="0325BA40" w14:textId="77777777" w:rsidR="00766893" w:rsidRDefault="00766893" w:rsidP="00766893">
            <w:pPr>
              <w:pStyle w:val="XML1"/>
              <w:rPr>
                <w:ins w:id="10706" w:author="Thomas Dietz" w:date="2012-08-13T14:26:00Z"/>
              </w:rPr>
            </w:pPr>
            <w:ins w:id="10707" w:author="Thomas Dietz" w:date="2012-08-13T14:26:00Z">
              <w:r>
                <w:t xml:space="preserve">        The current features of a port.</w:t>
              </w:r>
            </w:ins>
          </w:p>
          <w:p w14:paraId="5966D408" w14:textId="77777777" w:rsidR="00766893" w:rsidRDefault="00766893" w:rsidP="00766893">
            <w:pPr>
              <w:pStyle w:val="XML1"/>
              <w:rPr>
                <w:ins w:id="10708" w:author="Thomas Dietz" w:date="2012-08-13T14:26:00Z"/>
              </w:rPr>
            </w:pPr>
          </w:p>
          <w:p w14:paraId="58E12C3F" w14:textId="77777777" w:rsidR="00766893" w:rsidRDefault="00766893" w:rsidP="00766893">
            <w:pPr>
              <w:pStyle w:val="XML1"/>
              <w:rPr>
                <w:ins w:id="10709" w:author="Thomas Dietz" w:date="2012-08-13T14:26:00Z"/>
              </w:rPr>
            </w:pPr>
            <w:ins w:id="10710" w:author="Thomas Dietz" w:date="2012-08-13T14:26:00Z">
              <w:r>
                <w:t xml:space="preserve">        Elements in the type OFPortCurrentFeatureListType are not</w:t>
              </w:r>
            </w:ins>
          </w:p>
          <w:p w14:paraId="516B4899" w14:textId="77777777" w:rsidR="00766893" w:rsidRDefault="00766893" w:rsidP="00766893">
            <w:pPr>
              <w:pStyle w:val="XML1"/>
              <w:rPr>
                <w:ins w:id="10711" w:author="Thomas Dietz" w:date="2012-08-13T14:26:00Z"/>
              </w:rPr>
            </w:pPr>
            <w:ins w:id="10712" w:author="Thomas Dietz" w:date="2012-08-13T14:26:00Z">
              <w:r>
                <w:t xml:space="preserve">        configurable and can only be retrieved by NETCONF &amp;lt;get&amp;gt;</w:t>
              </w:r>
            </w:ins>
          </w:p>
          <w:p w14:paraId="1BCCFC03" w14:textId="77777777" w:rsidR="00766893" w:rsidRDefault="00766893" w:rsidP="00766893">
            <w:pPr>
              <w:pStyle w:val="XML1"/>
              <w:rPr>
                <w:ins w:id="10713" w:author="Thomas Dietz" w:date="2012-08-13T14:26:00Z"/>
              </w:rPr>
            </w:pPr>
            <w:ins w:id="10714" w:author="Thomas Dietz" w:date="2012-08-13T14:26:00Z">
              <w:r>
                <w:t xml:space="preserve">        operations. Attemps to modify this element and its children</w:t>
              </w:r>
            </w:ins>
          </w:p>
          <w:p w14:paraId="21ECBE2E" w14:textId="77777777" w:rsidR="00766893" w:rsidRDefault="00766893" w:rsidP="00766893">
            <w:pPr>
              <w:pStyle w:val="XML1"/>
              <w:rPr>
                <w:ins w:id="10715" w:author="Thomas Dietz" w:date="2012-08-13T14:26:00Z"/>
              </w:rPr>
            </w:pPr>
            <w:ins w:id="10716" w:author="Thomas Dietz" w:date="2012-08-13T14:26:00Z">
              <w:r>
                <w:t xml:space="preserve">        with a NETCONF &amp;lt;edit-config&amp;gt; operation MUST result in an </w:t>
              </w:r>
            </w:ins>
          </w:p>
          <w:p w14:paraId="1248C24E" w14:textId="77777777" w:rsidR="00766893" w:rsidRDefault="00766893" w:rsidP="00766893">
            <w:pPr>
              <w:pStyle w:val="XML1"/>
              <w:rPr>
                <w:ins w:id="10717" w:author="Thomas Dietz" w:date="2012-08-13T14:26:00Z"/>
              </w:rPr>
            </w:pPr>
            <w:ins w:id="10718" w:author="Thomas Dietz" w:date="2012-08-13T14:26:00Z">
              <w:r>
                <w:t xml:space="preserve">        'operation-not-supported' error with type 'application'.</w:t>
              </w:r>
            </w:ins>
          </w:p>
          <w:p w14:paraId="0C52EAC7" w14:textId="77777777" w:rsidR="00766893" w:rsidRDefault="00766893" w:rsidP="00766893">
            <w:pPr>
              <w:pStyle w:val="XML1"/>
              <w:rPr>
                <w:ins w:id="10719" w:author="Thomas Dietz" w:date="2012-08-13T14:26:00Z"/>
              </w:rPr>
            </w:pPr>
            <w:ins w:id="10720" w:author="Thomas Dietz" w:date="2012-08-13T14:26:00Z">
              <w:r>
                <w:t xml:space="preserve">      &lt;/xs:documentation&gt;</w:t>
              </w:r>
            </w:ins>
          </w:p>
          <w:p w14:paraId="64058FDC" w14:textId="77777777" w:rsidR="00766893" w:rsidRDefault="00766893" w:rsidP="00766893">
            <w:pPr>
              <w:pStyle w:val="XML1"/>
              <w:rPr>
                <w:ins w:id="10721" w:author="Thomas Dietz" w:date="2012-08-13T14:26:00Z"/>
              </w:rPr>
            </w:pPr>
            <w:ins w:id="10722" w:author="Thomas Dietz" w:date="2012-08-13T14:26:00Z">
              <w:r>
                <w:t xml:space="preserve">    &lt;/xs:annotation&gt;</w:t>
              </w:r>
            </w:ins>
          </w:p>
          <w:p w14:paraId="446CD445" w14:textId="77777777" w:rsidR="00766893" w:rsidRDefault="00766893" w:rsidP="00766893">
            <w:pPr>
              <w:pStyle w:val="XML1"/>
              <w:rPr>
                <w:ins w:id="10723" w:author="Thomas Dietz" w:date="2012-08-13T14:26:00Z"/>
              </w:rPr>
            </w:pPr>
          </w:p>
          <w:p w14:paraId="1E1843BE" w14:textId="77777777" w:rsidR="00766893" w:rsidRDefault="00766893" w:rsidP="00766893">
            <w:pPr>
              <w:pStyle w:val="XML1"/>
              <w:rPr>
                <w:ins w:id="10724" w:author="Thomas Dietz" w:date="2012-08-13T14:26:00Z"/>
              </w:rPr>
            </w:pPr>
            <w:ins w:id="10725" w:author="Thomas Dietz" w:date="2012-08-13T14:26:00Z">
              <w:r>
                <w:t xml:space="preserve">    &lt;xs:sequence&gt;</w:t>
              </w:r>
            </w:ins>
          </w:p>
          <w:p w14:paraId="23EBA059" w14:textId="77777777" w:rsidR="00766893" w:rsidRDefault="00766893" w:rsidP="00766893">
            <w:pPr>
              <w:pStyle w:val="XML1"/>
              <w:rPr>
                <w:ins w:id="10726" w:author="Thomas Dietz" w:date="2012-08-13T14:26:00Z"/>
              </w:rPr>
            </w:pPr>
            <w:ins w:id="10727" w:author="Thomas Dietz" w:date="2012-08-13T14:26:00Z">
              <w:r>
                <w:t xml:space="preserve">      &lt;xs:element name="rate"  type="OFPortRateType"&gt;</w:t>
              </w:r>
            </w:ins>
          </w:p>
          <w:p w14:paraId="21734562" w14:textId="77777777" w:rsidR="00766893" w:rsidRDefault="00766893" w:rsidP="00766893">
            <w:pPr>
              <w:pStyle w:val="XML1"/>
              <w:rPr>
                <w:ins w:id="10728" w:author="Thomas Dietz" w:date="2012-08-13T14:26:00Z"/>
              </w:rPr>
            </w:pPr>
            <w:ins w:id="10729" w:author="Thomas Dietz" w:date="2012-08-13T14:26:00Z">
              <w:r>
                <w:t xml:space="preserve">        &lt;xs:annotation&gt;</w:t>
              </w:r>
            </w:ins>
          </w:p>
          <w:p w14:paraId="5E398C47" w14:textId="77777777" w:rsidR="00766893" w:rsidRDefault="00766893" w:rsidP="00766893">
            <w:pPr>
              <w:pStyle w:val="XML1"/>
              <w:rPr>
                <w:ins w:id="10730" w:author="Thomas Dietz" w:date="2012-08-13T14:26:00Z"/>
              </w:rPr>
            </w:pPr>
            <w:ins w:id="10731" w:author="Thomas Dietz" w:date="2012-08-13T14:26:00Z">
              <w:r>
                <w:t xml:space="preserve">          &lt;xs:documentation&gt;</w:t>
              </w:r>
            </w:ins>
          </w:p>
          <w:p w14:paraId="60C76B2A" w14:textId="77777777" w:rsidR="00766893" w:rsidRDefault="00766893" w:rsidP="00766893">
            <w:pPr>
              <w:pStyle w:val="XML1"/>
              <w:rPr>
                <w:ins w:id="10732" w:author="Thomas Dietz" w:date="2012-08-13T14:26:00Z"/>
              </w:rPr>
            </w:pPr>
            <w:ins w:id="10733" w:author="Thomas Dietz" w:date="2012-08-13T14:26:00Z">
              <w:r>
                <w:lastRenderedPageBreak/>
                <w:t xml:space="preserve">            The transmission rate that is currently used.</w:t>
              </w:r>
            </w:ins>
          </w:p>
          <w:p w14:paraId="5D670F42" w14:textId="77777777" w:rsidR="00766893" w:rsidRDefault="00766893" w:rsidP="00766893">
            <w:pPr>
              <w:pStyle w:val="XML1"/>
              <w:rPr>
                <w:ins w:id="10734" w:author="Thomas Dietz" w:date="2012-08-13T14:26:00Z"/>
              </w:rPr>
            </w:pPr>
            <w:ins w:id="10735" w:author="Thomas Dietz" w:date="2012-08-13T14:26:00Z">
              <w:r>
                <w:t xml:space="preserve">            The value MUST indicate a valid forwarding rate.  </w:t>
              </w:r>
            </w:ins>
          </w:p>
          <w:p w14:paraId="55C1517C" w14:textId="77777777" w:rsidR="00766893" w:rsidRDefault="00766893" w:rsidP="00766893">
            <w:pPr>
              <w:pStyle w:val="XML1"/>
              <w:rPr>
                <w:ins w:id="10736" w:author="Thomas Dietz" w:date="2012-08-13T14:26:00Z"/>
              </w:rPr>
            </w:pPr>
            <w:ins w:id="10737" w:author="Thomas Dietz" w:date="2012-08-13T14:26:00Z">
              <w:r>
                <w:t xml:space="preserve">                  </w:t>
              </w:r>
            </w:ins>
          </w:p>
          <w:p w14:paraId="745FDB35" w14:textId="77777777" w:rsidR="00766893" w:rsidRDefault="00766893" w:rsidP="00766893">
            <w:pPr>
              <w:pStyle w:val="XML1"/>
              <w:rPr>
                <w:ins w:id="10738" w:author="Thomas Dietz" w:date="2012-08-13T14:26:00Z"/>
              </w:rPr>
            </w:pPr>
            <w:ins w:id="10739" w:author="Thomas Dietz" w:date="2012-08-13T14:26:00Z">
              <w:r>
                <w:t xml:space="preserve">            The current Port Feature set MUST contain this element</w:t>
              </w:r>
            </w:ins>
          </w:p>
          <w:p w14:paraId="1C69864E" w14:textId="77777777" w:rsidR="00766893" w:rsidRDefault="00766893" w:rsidP="00766893">
            <w:pPr>
              <w:pStyle w:val="XML1"/>
              <w:rPr>
                <w:ins w:id="10740" w:author="Thomas Dietz" w:date="2012-08-13T14:26:00Z"/>
              </w:rPr>
            </w:pPr>
            <w:ins w:id="10741" w:author="Thomas Dietz" w:date="2012-08-13T14:26:00Z">
              <w:r>
                <w:t xml:space="preserve">            exactly once.  The other Port Feature sets MAY contain this</w:t>
              </w:r>
            </w:ins>
          </w:p>
          <w:p w14:paraId="1752102B" w14:textId="77777777" w:rsidR="00766893" w:rsidRDefault="00766893" w:rsidP="00766893">
            <w:pPr>
              <w:pStyle w:val="XML1"/>
              <w:rPr>
                <w:ins w:id="10742" w:author="Thomas Dietz" w:date="2012-08-13T14:26:00Z"/>
              </w:rPr>
            </w:pPr>
            <w:ins w:id="10743" w:author="Thomas Dietz" w:date="2012-08-13T14:26:00Z">
              <w:r>
                <w:t xml:space="preserve">            element more than once.  If this element appears more than</w:t>
              </w:r>
            </w:ins>
          </w:p>
          <w:p w14:paraId="4242ED14" w14:textId="77777777" w:rsidR="00766893" w:rsidRDefault="00766893" w:rsidP="00766893">
            <w:pPr>
              <w:pStyle w:val="XML1"/>
              <w:rPr>
                <w:ins w:id="10744" w:author="Thomas Dietz" w:date="2012-08-13T14:26:00Z"/>
              </w:rPr>
            </w:pPr>
            <w:ins w:id="10745" w:author="Thomas Dietz" w:date="2012-08-13T14:26:00Z">
              <w:r>
                <w:t xml:space="preserve">            once in a Port Feature set than the value MUST be unique</w:t>
              </w:r>
            </w:ins>
          </w:p>
          <w:p w14:paraId="1C8DFF98" w14:textId="77777777" w:rsidR="00766893" w:rsidRDefault="00766893" w:rsidP="00766893">
            <w:pPr>
              <w:pStyle w:val="XML1"/>
              <w:rPr>
                <w:ins w:id="10746" w:author="Thomas Dietz" w:date="2012-08-13T14:26:00Z"/>
              </w:rPr>
            </w:pPr>
            <w:ins w:id="10747" w:author="Thomas Dietz" w:date="2012-08-13T14:26:00Z">
              <w:r>
                <w:t xml:space="preserve">            within the Port Feature set.</w:t>
              </w:r>
            </w:ins>
          </w:p>
          <w:p w14:paraId="0E933035" w14:textId="77777777" w:rsidR="00766893" w:rsidRDefault="00766893" w:rsidP="00766893">
            <w:pPr>
              <w:pStyle w:val="XML1"/>
              <w:rPr>
                <w:ins w:id="10748" w:author="Thomas Dietz" w:date="2012-08-13T14:26:00Z"/>
              </w:rPr>
            </w:pPr>
            <w:ins w:id="10749" w:author="Thomas Dietz" w:date="2012-08-13T14:26:00Z">
              <w:r>
                <w:t xml:space="preserve">          &lt;/xs:documentation&gt;</w:t>
              </w:r>
            </w:ins>
          </w:p>
          <w:p w14:paraId="3FAD0765" w14:textId="77777777" w:rsidR="00766893" w:rsidRDefault="00766893" w:rsidP="00766893">
            <w:pPr>
              <w:pStyle w:val="XML1"/>
              <w:rPr>
                <w:ins w:id="10750" w:author="Thomas Dietz" w:date="2012-08-13T14:26:00Z"/>
              </w:rPr>
            </w:pPr>
            <w:ins w:id="10751" w:author="Thomas Dietz" w:date="2012-08-13T14:26:00Z">
              <w:r>
                <w:t xml:space="preserve">        &lt;/xs:annotation&gt;</w:t>
              </w:r>
            </w:ins>
          </w:p>
          <w:p w14:paraId="6C0172A0" w14:textId="77777777" w:rsidR="00766893" w:rsidRDefault="00766893" w:rsidP="00766893">
            <w:pPr>
              <w:pStyle w:val="XML1"/>
              <w:rPr>
                <w:ins w:id="10752" w:author="Thomas Dietz" w:date="2012-08-13T14:26:00Z"/>
              </w:rPr>
            </w:pPr>
            <w:ins w:id="10753" w:author="Thomas Dietz" w:date="2012-08-13T14:26:00Z">
              <w:r>
                <w:t xml:space="preserve">      &lt;/xs:element&gt;</w:t>
              </w:r>
            </w:ins>
          </w:p>
          <w:p w14:paraId="0E97422A" w14:textId="77777777" w:rsidR="00766893" w:rsidRDefault="00766893" w:rsidP="00766893">
            <w:pPr>
              <w:pStyle w:val="XML1"/>
              <w:rPr>
                <w:ins w:id="10754" w:author="Thomas Dietz" w:date="2012-08-13T14:26:00Z"/>
              </w:rPr>
            </w:pPr>
            <w:ins w:id="10755" w:author="Thomas Dietz" w:date="2012-08-13T14:26:00Z">
              <w:r>
                <w:t xml:space="preserve">      &lt;xs:element name="auto-negotiate"  type="xs:boolean"&gt;</w:t>
              </w:r>
            </w:ins>
          </w:p>
          <w:p w14:paraId="5BD1F73C" w14:textId="77777777" w:rsidR="00766893" w:rsidRDefault="00766893" w:rsidP="00766893">
            <w:pPr>
              <w:pStyle w:val="XML1"/>
              <w:rPr>
                <w:ins w:id="10756" w:author="Thomas Dietz" w:date="2012-08-13T14:26:00Z"/>
              </w:rPr>
            </w:pPr>
            <w:ins w:id="10757" w:author="Thomas Dietz" w:date="2012-08-13T14:26:00Z">
              <w:r>
                <w:t xml:space="preserve">        &lt;xs:annotation&gt;</w:t>
              </w:r>
            </w:ins>
          </w:p>
          <w:p w14:paraId="2106988F" w14:textId="77777777" w:rsidR="00766893" w:rsidRDefault="00766893" w:rsidP="00766893">
            <w:pPr>
              <w:pStyle w:val="XML1"/>
              <w:rPr>
                <w:ins w:id="10758" w:author="Thomas Dietz" w:date="2012-08-13T14:26:00Z"/>
              </w:rPr>
            </w:pPr>
            <w:ins w:id="10759" w:author="Thomas Dietz" w:date="2012-08-13T14:26:00Z">
              <w:r>
                <w:t xml:space="preserve">          &lt;xs:documentation&gt;</w:t>
              </w:r>
            </w:ins>
          </w:p>
          <w:p w14:paraId="15175EAC" w14:textId="77777777" w:rsidR="00766893" w:rsidRDefault="00766893" w:rsidP="00766893">
            <w:pPr>
              <w:pStyle w:val="XML1"/>
              <w:rPr>
                <w:ins w:id="10760" w:author="Thomas Dietz" w:date="2012-08-13T14:26:00Z"/>
              </w:rPr>
            </w:pPr>
            <w:ins w:id="10761" w:author="Thomas Dietz" w:date="2012-08-13T14:26:00Z">
              <w:r>
                <w:t xml:space="preserve">            Specifies the administrative state of the </w:t>
              </w:r>
            </w:ins>
          </w:p>
          <w:p w14:paraId="3C97B338" w14:textId="77777777" w:rsidR="00766893" w:rsidRDefault="00766893" w:rsidP="00766893">
            <w:pPr>
              <w:pStyle w:val="XML1"/>
              <w:rPr>
                <w:ins w:id="10762" w:author="Thomas Dietz" w:date="2012-08-13T14:26:00Z"/>
              </w:rPr>
            </w:pPr>
            <w:ins w:id="10763" w:author="Thomas Dietz" w:date="2012-08-13T14:26:00Z">
              <w:r>
                <w:t xml:space="preserve">            forwarding rate auto-negotiation protocol at this OpenFlow</w:t>
              </w:r>
            </w:ins>
          </w:p>
          <w:p w14:paraId="22C330CE" w14:textId="77777777" w:rsidR="00766893" w:rsidRDefault="00766893" w:rsidP="00766893">
            <w:pPr>
              <w:pStyle w:val="XML1"/>
              <w:rPr>
                <w:ins w:id="10764" w:author="Thomas Dietz" w:date="2012-08-13T14:26:00Z"/>
              </w:rPr>
            </w:pPr>
            <w:ins w:id="10765" w:author="Thomas Dietz" w:date="2012-08-13T14:26:00Z">
              <w:r>
                <w:t xml:space="preserve">            Port.</w:t>
              </w:r>
            </w:ins>
          </w:p>
          <w:p w14:paraId="353410EC" w14:textId="77777777" w:rsidR="00766893" w:rsidRDefault="00766893" w:rsidP="00766893">
            <w:pPr>
              <w:pStyle w:val="XML1"/>
              <w:rPr>
                <w:ins w:id="10766" w:author="Thomas Dietz" w:date="2012-08-13T14:26:00Z"/>
              </w:rPr>
            </w:pPr>
            <w:ins w:id="10767" w:author="Thomas Dietz" w:date="2012-08-13T14:26:00Z">
              <w:r>
                <w:t xml:space="preserve">          &lt;/xs:documentation&gt;</w:t>
              </w:r>
            </w:ins>
          </w:p>
          <w:p w14:paraId="297A0F84" w14:textId="77777777" w:rsidR="00766893" w:rsidRDefault="00766893" w:rsidP="00766893">
            <w:pPr>
              <w:pStyle w:val="XML1"/>
              <w:rPr>
                <w:ins w:id="10768" w:author="Thomas Dietz" w:date="2012-08-13T14:26:00Z"/>
              </w:rPr>
            </w:pPr>
            <w:ins w:id="10769" w:author="Thomas Dietz" w:date="2012-08-13T14:26:00Z">
              <w:r>
                <w:t xml:space="preserve">        &lt;/xs:annotation&gt;</w:t>
              </w:r>
            </w:ins>
          </w:p>
          <w:p w14:paraId="4AB2165E" w14:textId="77777777" w:rsidR="00766893" w:rsidRDefault="00766893" w:rsidP="00766893">
            <w:pPr>
              <w:pStyle w:val="XML1"/>
              <w:rPr>
                <w:ins w:id="10770" w:author="Thomas Dietz" w:date="2012-08-13T14:26:00Z"/>
              </w:rPr>
            </w:pPr>
            <w:ins w:id="10771" w:author="Thomas Dietz" w:date="2012-08-13T14:26:00Z">
              <w:r>
                <w:t xml:space="preserve">      &lt;/xs:element&gt;</w:t>
              </w:r>
            </w:ins>
          </w:p>
          <w:p w14:paraId="2D10DEB4" w14:textId="77777777" w:rsidR="00766893" w:rsidRDefault="00766893" w:rsidP="00766893">
            <w:pPr>
              <w:pStyle w:val="XML1"/>
              <w:rPr>
                <w:ins w:id="10772" w:author="Thomas Dietz" w:date="2012-08-13T14:26:00Z"/>
              </w:rPr>
            </w:pPr>
            <w:ins w:id="10773" w:author="Thomas Dietz" w:date="2012-08-13T14:26:00Z">
              <w:r>
                <w:t xml:space="preserve">      &lt;xs:element name="medium"&gt;</w:t>
              </w:r>
            </w:ins>
          </w:p>
          <w:p w14:paraId="7B3C6EF6" w14:textId="77777777" w:rsidR="00766893" w:rsidRDefault="00766893" w:rsidP="00766893">
            <w:pPr>
              <w:pStyle w:val="XML1"/>
              <w:rPr>
                <w:ins w:id="10774" w:author="Thomas Dietz" w:date="2012-08-13T14:26:00Z"/>
              </w:rPr>
            </w:pPr>
            <w:ins w:id="10775" w:author="Thomas Dietz" w:date="2012-08-13T14:26:00Z">
              <w:r>
                <w:t xml:space="preserve">        &lt;xs:annotation&gt;</w:t>
              </w:r>
            </w:ins>
          </w:p>
          <w:p w14:paraId="5879CFD2" w14:textId="77777777" w:rsidR="00766893" w:rsidRDefault="00766893" w:rsidP="00766893">
            <w:pPr>
              <w:pStyle w:val="XML1"/>
              <w:rPr>
                <w:ins w:id="10776" w:author="Thomas Dietz" w:date="2012-08-13T14:26:00Z"/>
              </w:rPr>
            </w:pPr>
            <w:ins w:id="10777" w:author="Thomas Dietz" w:date="2012-08-13T14:26:00Z">
              <w:r>
                <w:t xml:space="preserve">          &lt;xs:documentation&gt;</w:t>
              </w:r>
            </w:ins>
          </w:p>
          <w:p w14:paraId="5426A040" w14:textId="77777777" w:rsidR="00766893" w:rsidRDefault="00766893" w:rsidP="00766893">
            <w:pPr>
              <w:pStyle w:val="XML1"/>
              <w:rPr>
                <w:ins w:id="10778" w:author="Thomas Dietz" w:date="2012-08-13T14:26:00Z"/>
              </w:rPr>
            </w:pPr>
            <w:ins w:id="10779" w:author="Thomas Dietz" w:date="2012-08-13T14:26:00Z">
              <w:r>
                <w:t xml:space="preserve">            This element MUST indicate a valid physical</w:t>
              </w:r>
            </w:ins>
          </w:p>
          <w:p w14:paraId="68DEA5D8" w14:textId="77777777" w:rsidR="00766893" w:rsidRDefault="00766893" w:rsidP="00766893">
            <w:pPr>
              <w:pStyle w:val="XML1"/>
              <w:rPr>
                <w:ins w:id="10780" w:author="Thomas Dietz" w:date="2012-08-13T14:26:00Z"/>
              </w:rPr>
            </w:pPr>
            <w:ins w:id="10781" w:author="Thomas Dietz" w:date="2012-08-13T14:26:00Z">
              <w:r>
                <w:t xml:space="preserve">            medium used by the OpenFlow Port.</w:t>
              </w:r>
            </w:ins>
          </w:p>
          <w:p w14:paraId="408D2D34" w14:textId="77777777" w:rsidR="00766893" w:rsidRDefault="00766893" w:rsidP="00766893">
            <w:pPr>
              <w:pStyle w:val="XML1"/>
              <w:rPr>
                <w:ins w:id="10782" w:author="Thomas Dietz" w:date="2012-08-13T14:26:00Z"/>
              </w:rPr>
            </w:pPr>
            <w:ins w:id="10783" w:author="Thomas Dietz" w:date="2012-08-13T14:26:00Z">
              <w:r>
                <w:t xml:space="preserve">                  </w:t>
              </w:r>
            </w:ins>
          </w:p>
          <w:p w14:paraId="030C06A6" w14:textId="77777777" w:rsidR="00766893" w:rsidRDefault="00766893" w:rsidP="00766893">
            <w:pPr>
              <w:pStyle w:val="XML1"/>
              <w:rPr>
                <w:ins w:id="10784" w:author="Thomas Dietz" w:date="2012-08-13T14:26:00Z"/>
              </w:rPr>
            </w:pPr>
            <w:ins w:id="10785" w:author="Thomas Dietz" w:date="2012-08-13T14:26:00Z">
              <w:r>
                <w:t xml:space="preserve">            The current Port Feature set MUST contain this element</w:t>
              </w:r>
            </w:ins>
          </w:p>
          <w:p w14:paraId="7F67D136" w14:textId="77777777" w:rsidR="00766893" w:rsidRDefault="00766893" w:rsidP="00766893">
            <w:pPr>
              <w:pStyle w:val="XML1"/>
              <w:rPr>
                <w:ins w:id="10786" w:author="Thomas Dietz" w:date="2012-08-13T14:26:00Z"/>
              </w:rPr>
            </w:pPr>
            <w:ins w:id="10787" w:author="Thomas Dietz" w:date="2012-08-13T14:26:00Z">
              <w:r>
                <w:t xml:space="preserve">            exactly once. The other Port Feature sets MAY contain this</w:t>
              </w:r>
            </w:ins>
          </w:p>
          <w:p w14:paraId="4CD20CB0" w14:textId="77777777" w:rsidR="00766893" w:rsidRDefault="00766893" w:rsidP="00766893">
            <w:pPr>
              <w:pStyle w:val="XML1"/>
              <w:rPr>
                <w:ins w:id="10788" w:author="Thomas Dietz" w:date="2012-08-13T14:26:00Z"/>
              </w:rPr>
            </w:pPr>
            <w:ins w:id="10789" w:author="Thomas Dietz" w:date="2012-08-13T14:26:00Z">
              <w:r>
                <w:t xml:space="preserve">            element more than once. If this element appears more than</w:t>
              </w:r>
            </w:ins>
          </w:p>
          <w:p w14:paraId="313DA750" w14:textId="77777777" w:rsidR="00766893" w:rsidRDefault="00766893" w:rsidP="00766893">
            <w:pPr>
              <w:pStyle w:val="XML1"/>
              <w:rPr>
                <w:ins w:id="10790" w:author="Thomas Dietz" w:date="2012-08-13T14:26:00Z"/>
              </w:rPr>
            </w:pPr>
            <w:ins w:id="10791" w:author="Thomas Dietz" w:date="2012-08-13T14:26:00Z">
              <w:r>
                <w:t xml:space="preserve">            once in a Port Feature set than the value MUST be unique</w:t>
              </w:r>
            </w:ins>
          </w:p>
          <w:p w14:paraId="254866B4" w14:textId="77777777" w:rsidR="00766893" w:rsidRDefault="00766893" w:rsidP="00766893">
            <w:pPr>
              <w:pStyle w:val="XML1"/>
              <w:rPr>
                <w:ins w:id="10792" w:author="Thomas Dietz" w:date="2012-08-13T14:26:00Z"/>
              </w:rPr>
            </w:pPr>
            <w:ins w:id="10793" w:author="Thomas Dietz" w:date="2012-08-13T14:26:00Z">
              <w:r>
                <w:t xml:space="preserve">            within the Port Feature set.</w:t>
              </w:r>
            </w:ins>
          </w:p>
          <w:p w14:paraId="6598DB88" w14:textId="77777777" w:rsidR="00766893" w:rsidRDefault="00766893" w:rsidP="00766893">
            <w:pPr>
              <w:pStyle w:val="XML1"/>
              <w:rPr>
                <w:ins w:id="10794" w:author="Thomas Dietz" w:date="2012-08-13T14:26:00Z"/>
              </w:rPr>
            </w:pPr>
            <w:ins w:id="10795" w:author="Thomas Dietz" w:date="2012-08-13T14:26:00Z">
              <w:r>
                <w:t xml:space="preserve">          &lt;/xs:documentation&gt;</w:t>
              </w:r>
            </w:ins>
          </w:p>
          <w:p w14:paraId="342AEFEF" w14:textId="77777777" w:rsidR="00766893" w:rsidRDefault="00766893" w:rsidP="00766893">
            <w:pPr>
              <w:pStyle w:val="XML1"/>
              <w:rPr>
                <w:ins w:id="10796" w:author="Thomas Dietz" w:date="2012-08-13T14:26:00Z"/>
              </w:rPr>
            </w:pPr>
            <w:ins w:id="10797" w:author="Thomas Dietz" w:date="2012-08-13T14:26:00Z">
              <w:r>
                <w:t xml:space="preserve">        &lt;/xs:annotation&gt;</w:t>
              </w:r>
            </w:ins>
          </w:p>
          <w:p w14:paraId="6E438381" w14:textId="77777777" w:rsidR="00766893" w:rsidRDefault="00766893" w:rsidP="00766893">
            <w:pPr>
              <w:pStyle w:val="XML1"/>
              <w:rPr>
                <w:ins w:id="10798" w:author="Thomas Dietz" w:date="2012-08-13T14:26:00Z"/>
              </w:rPr>
            </w:pPr>
            <w:ins w:id="10799" w:author="Thomas Dietz" w:date="2012-08-13T14:26:00Z">
              <w:r>
                <w:t xml:space="preserve">        &lt;xs:simpleType&gt;</w:t>
              </w:r>
            </w:ins>
          </w:p>
          <w:p w14:paraId="2F18EA58" w14:textId="77777777" w:rsidR="00766893" w:rsidRDefault="00766893" w:rsidP="00766893">
            <w:pPr>
              <w:pStyle w:val="XML1"/>
              <w:rPr>
                <w:ins w:id="10800" w:author="Thomas Dietz" w:date="2012-08-13T14:26:00Z"/>
              </w:rPr>
            </w:pPr>
            <w:ins w:id="10801" w:author="Thomas Dietz" w:date="2012-08-13T14:26:00Z">
              <w:r>
                <w:t xml:space="preserve">          &lt;xs:restriction base="xs:string"&gt;</w:t>
              </w:r>
            </w:ins>
          </w:p>
          <w:p w14:paraId="69E2FCD2" w14:textId="77777777" w:rsidR="00766893" w:rsidRDefault="00766893" w:rsidP="00766893">
            <w:pPr>
              <w:pStyle w:val="XML1"/>
              <w:rPr>
                <w:ins w:id="10802" w:author="Thomas Dietz" w:date="2012-08-13T14:26:00Z"/>
              </w:rPr>
            </w:pPr>
            <w:ins w:id="10803" w:author="Thomas Dietz" w:date="2012-08-13T14:26:00Z">
              <w:r>
                <w:t xml:space="preserve">            &lt;xs:enumeration value="copper"/&gt;</w:t>
              </w:r>
            </w:ins>
          </w:p>
          <w:p w14:paraId="4409EFBC" w14:textId="77777777" w:rsidR="00766893" w:rsidRDefault="00766893" w:rsidP="00766893">
            <w:pPr>
              <w:pStyle w:val="XML1"/>
              <w:rPr>
                <w:ins w:id="10804" w:author="Thomas Dietz" w:date="2012-08-13T14:26:00Z"/>
              </w:rPr>
            </w:pPr>
            <w:ins w:id="10805" w:author="Thomas Dietz" w:date="2012-08-13T14:26:00Z">
              <w:r>
                <w:t xml:space="preserve">            &lt;xs:enumeration value="fiber"/&gt;</w:t>
              </w:r>
            </w:ins>
          </w:p>
          <w:p w14:paraId="4C3EEB45" w14:textId="77777777" w:rsidR="00766893" w:rsidRDefault="00766893" w:rsidP="00766893">
            <w:pPr>
              <w:pStyle w:val="XML1"/>
              <w:rPr>
                <w:ins w:id="10806" w:author="Thomas Dietz" w:date="2012-08-13T14:26:00Z"/>
              </w:rPr>
            </w:pPr>
            <w:ins w:id="10807" w:author="Thomas Dietz" w:date="2012-08-13T14:26:00Z">
              <w:r>
                <w:t xml:space="preserve">          &lt;/xs:restriction&gt;</w:t>
              </w:r>
            </w:ins>
          </w:p>
          <w:p w14:paraId="24D48618" w14:textId="77777777" w:rsidR="00766893" w:rsidRDefault="00766893" w:rsidP="00766893">
            <w:pPr>
              <w:pStyle w:val="XML1"/>
              <w:rPr>
                <w:ins w:id="10808" w:author="Thomas Dietz" w:date="2012-08-13T14:26:00Z"/>
              </w:rPr>
            </w:pPr>
            <w:ins w:id="10809" w:author="Thomas Dietz" w:date="2012-08-13T14:26:00Z">
              <w:r>
                <w:t xml:space="preserve">        &lt;/xs:simpleType&gt;</w:t>
              </w:r>
            </w:ins>
          </w:p>
          <w:p w14:paraId="0828F9E6" w14:textId="77777777" w:rsidR="00766893" w:rsidRDefault="00766893" w:rsidP="00766893">
            <w:pPr>
              <w:pStyle w:val="XML1"/>
              <w:rPr>
                <w:ins w:id="10810" w:author="Thomas Dietz" w:date="2012-08-13T14:26:00Z"/>
              </w:rPr>
            </w:pPr>
            <w:ins w:id="10811" w:author="Thomas Dietz" w:date="2012-08-13T14:26:00Z">
              <w:r>
                <w:t xml:space="preserve">      &lt;/xs:element&gt;</w:t>
              </w:r>
            </w:ins>
          </w:p>
          <w:p w14:paraId="2707A25B" w14:textId="77777777" w:rsidR="00766893" w:rsidRDefault="00766893" w:rsidP="00766893">
            <w:pPr>
              <w:pStyle w:val="XML1"/>
              <w:rPr>
                <w:ins w:id="10812" w:author="Thomas Dietz" w:date="2012-08-13T14:26:00Z"/>
              </w:rPr>
            </w:pPr>
            <w:ins w:id="10813" w:author="Thomas Dietz" w:date="2012-08-13T14:26:00Z">
              <w:r>
                <w:t xml:space="preserve">      &lt;xs:element name="pause"&gt;</w:t>
              </w:r>
            </w:ins>
          </w:p>
          <w:p w14:paraId="6AEC4091" w14:textId="77777777" w:rsidR="00766893" w:rsidRDefault="00766893" w:rsidP="00766893">
            <w:pPr>
              <w:pStyle w:val="XML1"/>
              <w:rPr>
                <w:ins w:id="10814" w:author="Thomas Dietz" w:date="2012-08-13T14:26:00Z"/>
              </w:rPr>
            </w:pPr>
            <w:ins w:id="10815" w:author="Thomas Dietz" w:date="2012-08-13T14:26:00Z">
              <w:r>
                <w:t xml:space="preserve">        &lt;xs:annotation&gt;</w:t>
              </w:r>
            </w:ins>
          </w:p>
          <w:p w14:paraId="0475EDC5" w14:textId="77777777" w:rsidR="00766893" w:rsidRDefault="00766893" w:rsidP="00766893">
            <w:pPr>
              <w:pStyle w:val="XML1"/>
              <w:rPr>
                <w:ins w:id="10816" w:author="Thomas Dietz" w:date="2012-08-13T14:26:00Z"/>
              </w:rPr>
            </w:pPr>
            <w:ins w:id="10817" w:author="Thomas Dietz" w:date="2012-08-13T14:26:00Z">
              <w:r>
                <w:t xml:space="preserve">          &lt;xs:documentation&gt;</w:t>
              </w:r>
            </w:ins>
          </w:p>
          <w:p w14:paraId="3B2F520B" w14:textId="77777777" w:rsidR="00766893" w:rsidRDefault="00766893" w:rsidP="00766893">
            <w:pPr>
              <w:pStyle w:val="XML1"/>
              <w:rPr>
                <w:ins w:id="10818" w:author="Thomas Dietz" w:date="2012-08-13T14:26:00Z"/>
              </w:rPr>
            </w:pPr>
            <w:ins w:id="10819" w:author="Thomas Dietz" w:date="2012-08-13T14:26:00Z">
              <w:r>
                <w:t xml:space="preserve">            Specifies if pausing of transmission is</w:t>
              </w:r>
            </w:ins>
          </w:p>
          <w:p w14:paraId="216B41AC" w14:textId="77777777" w:rsidR="00766893" w:rsidRDefault="00766893" w:rsidP="00766893">
            <w:pPr>
              <w:pStyle w:val="XML1"/>
              <w:rPr>
                <w:ins w:id="10820" w:author="Thomas Dietz" w:date="2012-08-13T14:26:00Z"/>
              </w:rPr>
            </w:pPr>
            <w:ins w:id="10821" w:author="Thomas Dietz" w:date="2012-08-13T14:26:00Z">
              <w:r>
                <w:t xml:space="preserve">            supported at all and if yes if it is asymmetric or</w:t>
              </w:r>
            </w:ins>
          </w:p>
          <w:p w14:paraId="2AC31683" w14:textId="77777777" w:rsidR="00766893" w:rsidRDefault="00766893" w:rsidP="00766893">
            <w:pPr>
              <w:pStyle w:val="XML1"/>
              <w:rPr>
                <w:ins w:id="10822" w:author="Thomas Dietz" w:date="2012-08-13T14:26:00Z"/>
              </w:rPr>
            </w:pPr>
            <w:ins w:id="10823" w:author="Thomas Dietz" w:date="2012-08-13T14:26:00Z">
              <w:r>
                <w:t xml:space="preserve">            symmetric.</w:t>
              </w:r>
            </w:ins>
          </w:p>
          <w:p w14:paraId="19436DD1" w14:textId="77777777" w:rsidR="00766893" w:rsidRDefault="00766893" w:rsidP="00766893">
            <w:pPr>
              <w:pStyle w:val="XML1"/>
              <w:rPr>
                <w:ins w:id="10824" w:author="Thomas Dietz" w:date="2012-08-13T14:26:00Z"/>
              </w:rPr>
            </w:pPr>
            <w:ins w:id="10825" w:author="Thomas Dietz" w:date="2012-08-13T14:26:00Z">
              <w:r>
                <w:t xml:space="preserve">          &lt;/xs:documentation&gt;</w:t>
              </w:r>
            </w:ins>
          </w:p>
          <w:p w14:paraId="4AD8B6AE" w14:textId="77777777" w:rsidR="00766893" w:rsidRDefault="00766893" w:rsidP="00766893">
            <w:pPr>
              <w:pStyle w:val="XML1"/>
              <w:rPr>
                <w:ins w:id="10826" w:author="Thomas Dietz" w:date="2012-08-13T14:26:00Z"/>
              </w:rPr>
            </w:pPr>
            <w:ins w:id="10827" w:author="Thomas Dietz" w:date="2012-08-13T14:26:00Z">
              <w:r>
                <w:t xml:space="preserve">        &lt;/xs:annotation&gt;</w:t>
              </w:r>
            </w:ins>
          </w:p>
          <w:p w14:paraId="76E4FD2F" w14:textId="77777777" w:rsidR="00766893" w:rsidRDefault="00766893" w:rsidP="00766893">
            <w:pPr>
              <w:pStyle w:val="XML1"/>
              <w:rPr>
                <w:ins w:id="10828" w:author="Thomas Dietz" w:date="2012-08-13T14:26:00Z"/>
              </w:rPr>
            </w:pPr>
            <w:ins w:id="10829" w:author="Thomas Dietz" w:date="2012-08-13T14:26:00Z">
              <w:r>
                <w:t xml:space="preserve">        &lt;xs:simpleType&gt;</w:t>
              </w:r>
            </w:ins>
          </w:p>
          <w:p w14:paraId="49D1FB52" w14:textId="77777777" w:rsidR="00766893" w:rsidRDefault="00766893" w:rsidP="00766893">
            <w:pPr>
              <w:pStyle w:val="XML1"/>
              <w:rPr>
                <w:ins w:id="10830" w:author="Thomas Dietz" w:date="2012-08-13T14:26:00Z"/>
              </w:rPr>
            </w:pPr>
            <w:ins w:id="10831" w:author="Thomas Dietz" w:date="2012-08-13T14:26:00Z">
              <w:r>
                <w:t xml:space="preserve">          &lt;xs:restriction base="xs:string"&gt;</w:t>
              </w:r>
            </w:ins>
          </w:p>
          <w:p w14:paraId="17A34D63" w14:textId="77777777" w:rsidR="00766893" w:rsidRDefault="00766893" w:rsidP="00766893">
            <w:pPr>
              <w:pStyle w:val="XML1"/>
              <w:rPr>
                <w:ins w:id="10832" w:author="Thomas Dietz" w:date="2012-08-13T14:26:00Z"/>
              </w:rPr>
            </w:pPr>
            <w:ins w:id="10833" w:author="Thomas Dietz" w:date="2012-08-13T14:26:00Z">
              <w:r>
                <w:t xml:space="preserve">            &lt;xs:enumeration value="unsupported"/&gt;</w:t>
              </w:r>
            </w:ins>
          </w:p>
          <w:p w14:paraId="6EDC8536" w14:textId="77777777" w:rsidR="00766893" w:rsidRDefault="00766893" w:rsidP="00766893">
            <w:pPr>
              <w:pStyle w:val="XML1"/>
              <w:rPr>
                <w:ins w:id="10834" w:author="Thomas Dietz" w:date="2012-08-13T14:26:00Z"/>
              </w:rPr>
            </w:pPr>
            <w:ins w:id="10835" w:author="Thomas Dietz" w:date="2012-08-13T14:26:00Z">
              <w:r>
                <w:t xml:space="preserve">            &lt;xs:enumeration value="symmetric"/&gt;</w:t>
              </w:r>
            </w:ins>
          </w:p>
          <w:p w14:paraId="1CEF55F1" w14:textId="77777777" w:rsidR="00766893" w:rsidRDefault="00766893" w:rsidP="00766893">
            <w:pPr>
              <w:pStyle w:val="XML1"/>
              <w:rPr>
                <w:ins w:id="10836" w:author="Thomas Dietz" w:date="2012-08-13T14:26:00Z"/>
              </w:rPr>
            </w:pPr>
            <w:ins w:id="10837" w:author="Thomas Dietz" w:date="2012-08-13T14:26:00Z">
              <w:r>
                <w:t xml:space="preserve">            &lt;xs:enumeration value="asymmetric"/&gt;</w:t>
              </w:r>
            </w:ins>
          </w:p>
          <w:p w14:paraId="24C0B2A1" w14:textId="77777777" w:rsidR="00766893" w:rsidRDefault="00766893" w:rsidP="00766893">
            <w:pPr>
              <w:pStyle w:val="XML1"/>
              <w:rPr>
                <w:ins w:id="10838" w:author="Thomas Dietz" w:date="2012-08-13T14:26:00Z"/>
              </w:rPr>
            </w:pPr>
            <w:ins w:id="10839" w:author="Thomas Dietz" w:date="2012-08-13T14:26:00Z">
              <w:r>
                <w:t xml:space="preserve">          &lt;/xs:restriction&gt;</w:t>
              </w:r>
            </w:ins>
          </w:p>
          <w:p w14:paraId="0F91872F" w14:textId="77777777" w:rsidR="00766893" w:rsidRDefault="00766893" w:rsidP="00766893">
            <w:pPr>
              <w:pStyle w:val="XML1"/>
              <w:rPr>
                <w:ins w:id="10840" w:author="Thomas Dietz" w:date="2012-08-13T14:26:00Z"/>
              </w:rPr>
            </w:pPr>
            <w:ins w:id="10841" w:author="Thomas Dietz" w:date="2012-08-13T14:26:00Z">
              <w:r>
                <w:t xml:space="preserve">        &lt;/xs:simpleType&gt;</w:t>
              </w:r>
            </w:ins>
          </w:p>
          <w:p w14:paraId="5CFBCE7E" w14:textId="77777777" w:rsidR="00766893" w:rsidRDefault="00766893" w:rsidP="00766893">
            <w:pPr>
              <w:pStyle w:val="XML1"/>
              <w:rPr>
                <w:ins w:id="10842" w:author="Thomas Dietz" w:date="2012-08-13T14:26:00Z"/>
              </w:rPr>
            </w:pPr>
            <w:ins w:id="10843" w:author="Thomas Dietz" w:date="2012-08-13T14:26:00Z">
              <w:r>
                <w:t xml:space="preserve">      &lt;/xs:element&gt;</w:t>
              </w:r>
            </w:ins>
          </w:p>
          <w:p w14:paraId="432DAF5C" w14:textId="77777777" w:rsidR="00766893" w:rsidRDefault="00766893" w:rsidP="00766893">
            <w:pPr>
              <w:pStyle w:val="XML1"/>
              <w:rPr>
                <w:ins w:id="10844" w:author="Thomas Dietz" w:date="2012-08-13T14:26:00Z"/>
              </w:rPr>
            </w:pPr>
            <w:ins w:id="10845" w:author="Thomas Dietz" w:date="2012-08-13T14:26:00Z">
              <w:r>
                <w:lastRenderedPageBreak/>
                <w:t xml:space="preserve">    &lt;/xs:sequence&gt;</w:t>
              </w:r>
            </w:ins>
          </w:p>
          <w:p w14:paraId="4AAD325D" w14:textId="77777777" w:rsidR="00766893" w:rsidRDefault="00766893" w:rsidP="00766893">
            <w:pPr>
              <w:pStyle w:val="XML1"/>
              <w:rPr>
                <w:ins w:id="10846" w:author="Thomas Dietz" w:date="2012-08-13T14:26:00Z"/>
              </w:rPr>
            </w:pPr>
            <w:ins w:id="10847" w:author="Thomas Dietz" w:date="2012-08-13T14:26:00Z">
              <w:r>
                <w:t xml:space="preserve">  &lt;/xs:group&gt;</w:t>
              </w:r>
            </w:ins>
          </w:p>
          <w:p w14:paraId="717200BC" w14:textId="77777777" w:rsidR="00766893" w:rsidRDefault="00766893" w:rsidP="00766893">
            <w:pPr>
              <w:pStyle w:val="XML1"/>
              <w:rPr>
                <w:ins w:id="10848" w:author="Thomas Dietz" w:date="2012-08-13T14:26:00Z"/>
              </w:rPr>
            </w:pPr>
          </w:p>
          <w:p w14:paraId="3D931C2A" w14:textId="77777777" w:rsidR="00766893" w:rsidRDefault="00766893" w:rsidP="00766893">
            <w:pPr>
              <w:pStyle w:val="XML1"/>
              <w:rPr>
                <w:ins w:id="10849" w:author="Thomas Dietz" w:date="2012-08-13T14:26:00Z"/>
              </w:rPr>
            </w:pPr>
            <w:ins w:id="10850" w:author="Thomas Dietz" w:date="2012-08-13T14:26:00Z">
              <w:r>
                <w:t xml:space="preserve">  &lt;xs:group name="OFPortOtherFeatureListType"&gt;</w:t>
              </w:r>
            </w:ins>
          </w:p>
          <w:p w14:paraId="4FAC5870" w14:textId="77777777" w:rsidR="00766893" w:rsidRDefault="00766893" w:rsidP="00766893">
            <w:pPr>
              <w:pStyle w:val="XML1"/>
              <w:rPr>
                <w:ins w:id="10851" w:author="Thomas Dietz" w:date="2012-08-13T14:26:00Z"/>
              </w:rPr>
            </w:pPr>
            <w:ins w:id="10852" w:author="Thomas Dietz" w:date="2012-08-13T14:26:00Z">
              <w:r>
                <w:t xml:space="preserve">    &lt;xs:annotation&gt;</w:t>
              </w:r>
            </w:ins>
          </w:p>
          <w:p w14:paraId="21C9B115" w14:textId="77777777" w:rsidR="00766893" w:rsidRDefault="00766893" w:rsidP="00766893">
            <w:pPr>
              <w:pStyle w:val="XML1"/>
              <w:rPr>
                <w:ins w:id="10853" w:author="Thomas Dietz" w:date="2012-08-13T14:26:00Z"/>
              </w:rPr>
            </w:pPr>
            <w:ins w:id="10854" w:author="Thomas Dietz" w:date="2012-08-13T14:26:00Z">
              <w:r>
                <w:t xml:space="preserve">      &lt;xs:documentation&gt;</w:t>
              </w:r>
            </w:ins>
          </w:p>
          <w:p w14:paraId="519B37C9" w14:textId="77777777" w:rsidR="00766893" w:rsidRDefault="00766893" w:rsidP="00766893">
            <w:pPr>
              <w:pStyle w:val="XML1"/>
              <w:rPr>
                <w:ins w:id="10855" w:author="Thomas Dietz" w:date="2012-08-13T14:26:00Z"/>
              </w:rPr>
            </w:pPr>
            <w:ins w:id="10856" w:author="Thomas Dietz" w:date="2012-08-13T14:26:00Z">
              <w:r>
                <w:t xml:space="preserve">        The features of a port that are supported or</w:t>
              </w:r>
            </w:ins>
          </w:p>
          <w:p w14:paraId="4AB80CF6" w14:textId="77777777" w:rsidR="00766893" w:rsidRDefault="00766893" w:rsidP="00766893">
            <w:pPr>
              <w:pStyle w:val="XML1"/>
              <w:rPr>
                <w:ins w:id="10857" w:author="Thomas Dietz" w:date="2012-08-13T14:26:00Z"/>
              </w:rPr>
            </w:pPr>
            <w:ins w:id="10858" w:author="Thomas Dietz" w:date="2012-08-13T14:26:00Z">
              <w:r>
                <w:t xml:space="preserve">        advertised.</w:t>
              </w:r>
            </w:ins>
          </w:p>
          <w:p w14:paraId="11D60546" w14:textId="77777777" w:rsidR="00766893" w:rsidRDefault="00766893" w:rsidP="00766893">
            <w:pPr>
              <w:pStyle w:val="XML1"/>
              <w:rPr>
                <w:ins w:id="10859" w:author="Thomas Dietz" w:date="2012-08-13T14:26:00Z"/>
              </w:rPr>
            </w:pPr>
          </w:p>
          <w:p w14:paraId="5A9501FB" w14:textId="77777777" w:rsidR="00766893" w:rsidRDefault="00766893" w:rsidP="00766893">
            <w:pPr>
              <w:pStyle w:val="XML1"/>
              <w:rPr>
                <w:ins w:id="10860" w:author="Thomas Dietz" w:date="2012-08-13T14:26:00Z"/>
              </w:rPr>
            </w:pPr>
            <w:ins w:id="10861" w:author="Thomas Dietz" w:date="2012-08-13T14:26:00Z">
              <w:r>
                <w:t xml:space="preserve">        If the elements in the OFPortOtherFeatureListType ares used</w:t>
              </w:r>
            </w:ins>
          </w:p>
          <w:p w14:paraId="2179D2D3" w14:textId="77777777" w:rsidR="00766893" w:rsidRDefault="00766893" w:rsidP="00766893">
            <w:pPr>
              <w:pStyle w:val="XML1"/>
              <w:rPr>
                <w:ins w:id="10862" w:author="Thomas Dietz" w:date="2012-08-13T14:26:00Z"/>
              </w:rPr>
            </w:pPr>
            <w:ins w:id="10863" w:author="Thomas Dietz" w:date="2012-08-13T14:26:00Z">
              <w:r>
                <w:t xml:space="preserve">        as configurable elements the NETCONF &amp;lt;edit-config&amp;gt; operations</w:t>
              </w:r>
            </w:ins>
          </w:p>
          <w:p w14:paraId="5999BDEB" w14:textId="77777777" w:rsidR="00766893" w:rsidRDefault="00766893" w:rsidP="00766893">
            <w:pPr>
              <w:pStyle w:val="XML1"/>
              <w:rPr>
                <w:ins w:id="10864" w:author="Thomas Dietz" w:date="2012-08-13T14:26:00Z"/>
              </w:rPr>
            </w:pPr>
            <w:ins w:id="10865" w:author="Thomas Dietz" w:date="2012-08-13T14:26:00Z">
              <w:r>
                <w:t xml:space="preserve">        MUST be implemented as follows: </w:t>
              </w:r>
            </w:ins>
          </w:p>
          <w:p w14:paraId="7A17D555" w14:textId="77777777" w:rsidR="00766893" w:rsidRDefault="00766893" w:rsidP="00766893">
            <w:pPr>
              <w:pStyle w:val="XML1"/>
              <w:rPr>
                <w:ins w:id="10866" w:author="Thomas Dietz" w:date="2012-08-13T14:26:00Z"/>
              </w:rPr>
            </w:pPr>
          </w:p>
          <w:p w14:paraId="7F600C78" w14:textId="77777777" w:rsidR="00766893" w:rsidRDefault="00766893" w:rsidP="00766893">
            <w:pPr>
              <w:pStyle w:val="XML1"/>
              <w:rPr>
                <w:ins w:id="10867" w:author="Thomas Dietz" w:date="2012-08-13T14:26:00Z"/>
              </w:rPr>
            </w:pPr>
            <w:ins w:id="10868" w:author="Thomas Dietz" w:date="2012-08-13T14:26:00Z">
              <w:r>
                <w:t xml:space="preserve">        * The 'resource-id' element MUST be present in the path or in</w:t>
              </w:r>
            </w:ins>
          </w:p>
          <w:p w14:paraId="22CB5BB2" w14:textId="77777777" w:rsidR="00766893" w:rsidRDefault="00766893" w:rsidP="00766893">
            <w:pPr>
              <w:pStyle w:val="XML1"/>
              <w:rPr>
                <w:ins w:id="10869" w:author="Thomas Dietz" w:date="2012-08-13T14:26:00Z"/>
              </w:rPr>
            </w:pPr>
            <w:ins w:id="10870" w:author="Thomas Dietz" w:date="2012-08-13T14:26:00Z">
              <w:r>
                <w:t xml:space="preserve">        the filter at all &amp;lt;edit-config&amp;gt; operations to identify the</w:t>
              </w:r>
            </w:ins>
          </w:p>
          <w:p w14:paraId="6E897821" w14:textId="77777777" w:rsidR="00766893" w:rsidRDefault="00766893" w:rsidP="00766893">
            <w:pPr>
              <w:pStyle w:val="XML1"/>
              <w:rPr>
                <w:ins w:id="10871" w:author="Thomas Dietz" w:date="2012-08-13T14:26:00Z"/>
              </w:rPr>
            </w:pPr>
            <w:ins w:id="10872" w:author="Thomas Dietz" w:date="2012-08-13T14:26:00Z">
              <w:r>
                <w:t xml:space="preserve">        resource.</w:t>
              </w:r>
            </w:ins>
          </w:p>
          <w:p w14:paraId="2AD27A3C" w14:textId="77777777" w:rsidR="00766893" w:rsidRDefault="00766893" w:rsidP="00766893">
            <w:pPr>
              <w:pStyle w:val="XML1"/>
              <w:rPr>
                <w:ins w:id="10873" w:author="Thomas Dietz" w:date="2012-08-13T14:26:00Z"/>
              </w:rPr>
            </w:pPr>
            <w:ins w:id="10874" w:author="Thomas Dietz" w:date="2012-08-13T14:26:00Z">
              <w:r>
                <w:t xml:space="preserve">        * If the operation is 'merge' or 'replace', the element is</w:t>
              </w:r>
            </w:ins>
          </w:p>
          <w:p w14:paraId="67A80704" w14:textId="77777777" w:rsidR="00766893" w:rsidRDefault="00766893" w:rsidP="00766893">
            <w:pPr>
              <w:pStyle w:val="XML1"/>
              <w:rPr>
                <w:ins w:id="10875" w:author="Thomas Dietz" w:date="2012-08-13T14:26:00Z"/>
              </w:rPr>
            </w:pPr>
            <w:ins w:id="10876" w:author="Thomas Dietz" w:date="2012-08-13T14:26:00Z">
              <w:r>
                <w:t xml:space="preserve">        created if it does not exist, and its value is set to the</w:t>
              </w:r>
            </w:ins>
          </w:p>
          <w:p w14:paraId="34221FA3" w14:textId="77777777" w:rsidR="00766893" w:rsidRDefault="00766893" w:rsidP="00766893">
            <w:pPr>
              <w:pStyle w:val="XML1"/>
              <w:rPr>
                <w:ins w:id="10877" w:author="Thomas Dietz" w:date="2012-08-13T14:26:00Z"/>
              </w:rPr>
            </w:pPr>
            <w:ins w:id="10878" w:author="Thomas Dietz" w:date="2012-08-13T14:26:00Z">
              <w:r>
                <w:t xml:space="preserve">        value found in the XML RPC data.</w:t>
              </w:r>
            </w:ins>
          </w:p>
          <w:p w14:paraId="1C247B5F" w14:textId="77777777" w:rsidR="00766893" w:rsidRDefault="00766893" w:rsidP="00766893">
            <w:pPr>
              <w:pStyle w:val="XML1"/>
              <w:rPr>
                <w:ins w:id="10879" w:author="Thomas Dietz" w:date="2012-08-13T14:26:00Z"/>
              </w:rPr>
            </w:pPr>
            <w:ins w:id="10880" w:author="Thomas Dietz" w:date="2012-08-13T14:26:00Z">
              <w:r>
                <w:t xml:space="preserve">        * If the operation is 'create', the element is created if it</w:t>
              </w:r>
            </w:ins>
          </w:p>
          <w:p w14:paraId="3E9DA61B" w14:textId="77777777" w:rsidR="00766893" w:rsidRDefault="00766893" w:rsidP="00766893">
            <w:pPr>
              <w:pStyle w:val="XML1"/>
              <w:rPr>
                <w:ins w:id="10881" w:author="Thomas Dietz" w:date="2012-08-13T14:26:00Z"/>
              </w:rPr>
            </w:pPr>
            <w:ins w:id="10882" w:author="Thomas Dietz" w:date="2012-08-13T14:26:00Z">
              <w:r>
                <w:t xml:space="preserve">        does not exist. If the element already exists, a</w:t>
              </w:r>
            </w:ins>
          </w:p>
          <w:p w14:paraId="40FA354C" w14:textId="77777777" w:rsidR="00766893" w:rsidRDefault="00766893" w:rsidP="00766893">
            <w:pPr>
              <w:pStyle w:val="XML1"/>
              <w:rPr>
                <w:ins w:id="10883" w:author="Thomas Dietz" w:date="2012-08-13T14:26:00Z"/>
              </w:rPr>
            </w:pPr>
            <w:ins w:id="10884" w:author="Thomas Dietz" w:date="2012-08-13T14:26:00Z">
              <w:r>
                <w:t xml:space="preserve">        'data</w:t>
              </w:r>
              <w:r>
                <w:rPr>
                  <w:rFonts w:ascii="MS Mincho" w:eastAsia="MS Mincho" w:hAnsi="MS Mincho" w:cs="MS Mincho" w:hint="eastAsia"/>
                </w:rPr>
                <w:t>‑</w:t>
              </w:r>
              <w:r>
                <w:t>exists' error is returned.</w:t>
              </w:r>
            </w:ins>
          </w:p>
          <w:p w14:paraId="59DB7621" w14:textId="77777777" w:rsidR="00766893" w:rsidRDefault="00766893" w:rsidP="00766893">
            <w:pPr>
              <w:pStyle w:val="XML1"/>
              <w:rPr>
                <w:ins w:id="10885" w:author="Thomas Dietz" w:date="2012-08-13T14:26:00Z"/>
              </w:rPr>
            </w:pPr>
            <w:ins w:id="10886" w:author="Thomas Dietz" w:date="2012-08-13T14:26:00Z">
              <w:r>
                <w:t xml:space="preserve">        * If the operation is 'delete', the element is deleted if it</w:t>
              </w:r>
            </w:ins>
          </w:p>
          <w:p w14:paraId="534FC1CE" w14:textId="77777777" w:rsidR="00766893" w:rsidRDefault="00766893" w:rsidP="00766893">
            <w:pPr>
              <w:pStyle w:val="XML1"/>
              <w:rPr>
                <w:ins w:id="10887" w:author="Thomas Dietz" w:date="2012-08-13T14:26:00Z"/>
              </w:rPr>
            </w:pPr>
            <w:ins w:id="10888" w:author="Thomas Dietz" w:date="2012-08-13T14:26:00Z">
              <w:r>
                <w:t xml:space="preserve">        exists. If the element does not exist, a 'data</w:t>
              </w:r>
              <w:r>
                <w:rPr>
                  <w:rFonts w:ascii="MS Mincho" w:eastAsia="MS Mincho" w:hAnsi="MS Mincho" w:cs="MS Mincho" w:hint="eastAsia"/>
                </w:rPr>
                <w:t>‑</w:t>
              </w:r>
              <w:r>
                <w:t>missing'</w:t>
              </w:r>
            </w:ins>
          </w:p>
          <w:p w14:paraId="35CAD24E" w14:textId="77777777" w:rsidR="00766893" w:rsidRDefault="00766893" w:rsidP="00766893">
            <w:pPr>
              <w:pStyle w:val="XML1"/>
              <w:rPr>
                <w:ins w:id="10889" w:author="Thomas Dietz" w:date="2012-08-13T14:26:00Z"/>
              </w:rPr>
            </w:pPr>
            <w:ins w:id="10890" w:author="Thomas Dietz" w:date="2012-08-13T14:26:00Z">
              <w:r>
                <w:t xml:space="preserve">        error is returned.</w:t>
              </w:r>
            </w:ins>
          </w:p>
          <w:p w14:paraId="40F2C557" w14:textId="77777777" w:rsidR="00766893" w:rsidRDefault="00766893" w:rsidP="00766893">
            <w:pPr>
              <w:pStyle w:val="XML1"/>
              <w:rPr>
                <w:ins w:id="10891" w:author="Thomas Dietz" w:date="2012-08-13T14:26:00Z"/>
              </w:rPr>
            </w:pPr>
          </w:p>
          <w:p w14:paraId="3C896DA0" w14:textId="77777777" w:rsidR="00766893" w:rsidRDefault="00766893" w:rsidP="00766893">
            <w:pPr>
              <w:pStyle w:val="XML1"/>
              <w:rPr>
                <w:ins w:id="10892" w:author="Thomas Dietz" w:date="2012-08-13T14:26:00Z"/>
              </w:rPr>
            </w:pPr>
            <w:ins w:id="10893" w:author="Thomas Dietz" w:date="2012-08-13T14:26:00Z">
              <w:r>
                <w:t xml:space="preserve">        If elements in the type OFPortOtherFeatureListType are used</w:t>
              </w:r>
            </w:ins>
          </w:p>
          <w:p w14:paraId="7F3F76DA" w14:textId="77777777" w:rsidR="00766893" w:rsidRDefault="00766893" w:rsidP="00766893">
            <w:pPr>
              <w:pStyle w:val="XML1"/>
              <w:rPr>
                <w:ins w:id="10894" w:author="Thomas Dietz" w:date="2012-08-13T14:26:00Z"/>
              </w:rPr>
            </w:pPr>
            <w:ins w:id="10895" w:author="Thomas Dietz" w:date="2012-08-13T14:26:00Z">
              <w:r>
                <w:t xml:space="preserve">        in an non-configurable way, they only be retrieved by NETCONF</w:t>
              </w:r>
            </w:ins>
          </w:p>
          <w:p w14:paraId="40BF8055" w14:textId="77777777" w:rsidR="00766893" w:rsidRDefault="00766893" w:rsidP="00766893">
            <w:pPr>
              <w:pStyle w:val="XML1"/>
              <w:rPr>
                <w:ins w:id="10896" w:author="Thomas Dietz" w:date="2012-08-13T14:26:00Z"/>
              </w:rPr>
            </w:pPr>
            <w:ins w:id="10897" w:author="Thomas Dietz" w:date="2012-08-13T14:26:00Z">
              <w:r>
                <w:t xml:space="preserve">        &amp;lt;get&amp;gt; operations. Attemps to modify this element and its</w:t>
              </w:r>
            </w:ins>
          </w:p>
          <w:p w14:paraId="0DAB0F61" w14:textId="77777777" w:rsidR="00766893" w:rsidRDefault="00766893" w:rsidP="00766893">
            <w:pPr>
              <w:pStyle w:val="XML1"/>
              <w:rPr>
                <w:ins w:id="10898" w:author="Thomas Dietz" w:date="2012-08-13T14:26:00Z"/>
              </w:rPr>
            </w:pPr>
            <w:ins w:id="10899" w:author="Thomas Dietz" w:date="2012-08-13T14:26:00Z">
              <w:r>
                <w:t xml:space="preserve">        children with a NETCONF &amp;lt;edit-config&amp;gt; operation MUST result</w:t>
              </w:r>
            </w:ins>
          </w:p>
          <w:p w14:paraId="7679AF30" w14:textId="77777777" w:rsidR="00766893" w:rsidRDefault="00766893" w:rsidP="00766893">
            <w:pPr>
              <w:pStyle w:val="XML1"/>
              <w:rPr>
                <w:ins w:id="10900" w:author="Thomas Dietz" w:date="2012-08-13T14:26:00Z"/>
              </w:rPr>
            </w:pPr>
            <w:ins w:id="10901" w:author="Thomas Dietz" w:date="2012-08-13T14:26:00Z">
              <w:r>
                <w:t xml:space="preserve">        in an 'operation-not-supported' error with type</w:t>
              </w:r>
            </w:ins>
          </w:p>
          <w:p w14:paraId="3542B20F" w14:textId="77777777" w:rsidR="00766893" w:rsidRDefault="00766893" w:rsidP="00766893">
            <w:pPr>
              <w:pStyle w:val="XML1"/>
              <w:rPr>
                <w:ins w:id="10902" w:author="Thomas Dietz" w:date="2012-08-13T14:26:00Z"/>
              </w:rPr>
            </w:pPr>
            <w:ins w:id="10903" w:author="Thomas Dietz" w:date="2012-08-13T14:26:00Z">
              <w:r>
                <w:t xml:space="preserve">        'application'.</w:t>
              </w:r>
            </w:ins>
          </w:p>
          <w:p w14:paraId="5AB5B965" w14:textId="77777777" w:rsidR="00766893" w:rsidRDefault="00766893" w:rsidP="00766893">
            <w:pPr>
              <w:pStyle w:val="XML1"/>
              <w:rPr>
                <w:ins w:id="10904" w:author="Thomas Dietz" w:date="2012-08-13T14:26:00Z"/>
              </w:rPr>
            </w:pPr>
            <w:ins w:id="10905" w:author="Thomas Dietz" w:date="2012-08-13T14:26:00Z">
              <w:r>
                <w:t xml:space="preserve">      &lt;/xs:documentation&gt;</w:t>
              </w:r>
            </w:ins>
          </w:p>
          <w:p w14:paraId="089650A1" w14:textId="77777777" w:rsidR="00766893" w:rsidRDefault="00766893" w:rsidP="00766893">
            <w:pPr>
              <w:pStyle w:val="XML1"/>
              <w:rPr>
                <w:ins w:id="10906" w:author="Thomas Dietz" w:date="2012-08-13T14:26:00Z"/>
              </w:rPr>
            </w:pPr>
            <w:ins w:id="10907" w:author="Thomas Dietz" w:date="2012-08-13T14:26:00Z">
              <w:r>
                <w:t xml:space="preserve">    &lt;/xs:annotation&gt;</w:t>
              </w:r>
            </w:ins>
          </w:p>
          <w:p w14:paraId="099FEA69" w14:textId="77777777" w:rsidR="00766893" w:rsidRDefault="00766893" w:rsidP="00766893">
            <w:pPr>
              <w:pStyle w:val="XML1"/>
              <w:rPr>
                <w:ins w:id="10908" w:author="Thomas Dietz" w:date="2012-08-13T14:26:00Z"/>
              </w:rPr>
            </w:pPr>
          </w:p>
          <w:p w14:paraId="56F08147" w14:textId="77777777" w:rsidR="00766893" w:rsidRDefault="00766893" w:rsidP="00766893">
            <w:pPr>
              <w:pStyle w:val="XML1"/>
              <w:rPr>
                <w:ins w:id="10909" w:author="Thomas Dietz" w:date="2012-08-13T14:26:00Z"/>
              </w:rPr>
            </w:pPr>
            <w:ins w:id="10910" w:author="Thomas Dietz" w:date="2012-08-13T14:26:00Z">
              <w:r>
                <w:t xml:space="preserve">    &lt;xs:sequence&gt;</w:t>
              </w:r>
            </w:ins>
          </w:p>
          <w:p w14:paraId="639C7767" w14:textId="77777777" w:rsidR="00766893" w:rsidRDefault="00766893" w:rsidP="00766893">
            <w:pPr>
              <w:pStyle w:val="XML1"/>
              <w:rPr>
                <w:ins w:id="10911" w:author="Thomas Dietz" w:date="2012-08-13T14:26:00Z"/>
              </w:rPr>
            </w:pPr>
            <w:ins w:id="10912" w:author="Thomas Dietz" w:date="2012-08-13T14:26:00Z">
              <w:r>
                <w:t xml:space="preserve">      &lt;xs:element name="rate"  type="OFPortRateType"&gt;</w:t>
              </w:r>
            </w:ins>
          </w:p>
          <w:p w14:paraId="049D98DE" w14:textId="77777777" w:rsidR="00766893" w:rsidRDefault="00766893" w:rsidP="00766893">
            <w:pPr>
              <w:pStyle w:val="XML1"/>
              <w:rPr>
                <w:ins w:id="10913" w:author="Thomas Dietz" w:date="2012-08-13T14:26:00Z"/>
              </w:rPr>
            </w:pPr>
            <w:ins w:id="10914" w:author="Thomas Dietz" w:date="2012-08-13T14:26:00Z">
              <w:r>
                <w:t xml:space="preserve">        &lt;xs:annotation&gt;</w:t>
              </w:r>
            </w:ins>
          </w:p>
          <w:p w14:paraId="2CFE2616" w14:textId="77777777" w:rsidR="00766893" w:rsidRDefault="00766893" w:rsidP="00766893">
            <w:pPr>
              <w:pStyle w:val="XML1"/>
              <w:rPr>
                <w:ins w:id="10915" w:author="Thomas Dietz" w:date="2012-08-13T14:26:00Z"/>
              </w:rPr>
            </w:pPr>
            <w:ins w:id="10916" w:author="Thomas Dietz" w:date="2012-08-13T14:26:00Z">
              <w:r>
                <w:t xml:space="preserve">          &lt;xs:documentation&gt;</w:t>
              </w:r>
            </w:ins>
          </w:p>
          <w:p w14:paraId="2D07DEA1" w14:textId="77777777" w:rsidR="00766893" w:rsidRDefault="00766893" w:rsidP="00766893">
            <w:pPr>
              <w:pStyle w:val="XML1"/>
              <w:rPr>
                <w:ins w:id="10917" w:author="Thomas Dietz" w:date="2012-08-13T14:26:00Z"/>
              </w:rPr>
            </w:pPr>
            <w:ins w:id="10918" w:author="Thomas Dietz" w:date="2012-08-13T14:26:00Z">
              <w:r>
                <w:t xml:space="preserve">            The transmission rate that is supported or</w:t>
              </w:r>
            </w:ins>
          </w:p>
          <w:p w14:paraId="21F488A7" w14:textId="77777777" w:rsidR="00766893" w:rsidRDefault="00766893" w:rsidP="00766893">
            <w:pPr>
              <w:pStyle w:val="XML1"/>
              <w:rPr>
                <w:ins w:id="10919" w:author="Thomas Dietz" w:date="2012-08-13T14:26:00Z"/>
              </w:rPr>
            </w:pPr>
            <w:ins w:id="10920" w:author="Thomas Dietz" w:date="2012-08-13T14:26:00Z">
              <w:r>
                <w:t xml:space="preserve">            advertised. Multiple transmissions rates are allowed.</w:t>
              </w:r>
            </w:ins>
          </w:p>
          <w:p w14:paraId="3D2B310E" w14:textId="77777777" w:rsidR="00766893" w:rsidRDefault="00766893" w:rsidP="00766893">
            <w:pPr>
              <w:pStyle w:val="XML1"/>
              <w:rPr>
                <w:ins w:id="10921" w:author="Thomas Dietz" w:date="2012-08-13T14:26:00Z"/>
              </w:rPr>
            </w:pPr>
          </w:p>
          <w:p w14:paraId="3D05BD61" w14:textId="77777777" w:rsidR="00766893" w:rsidRDefault="00766893" w:rsidP="00766893">
            <w:pPr>
              <w:pStyle w:val="XML1"/>
              <w:rPr>
                <w:ins w:id="10922" w:author="Thomas Dietz" w:date="2012-08-13T14:26:00Z"/>
              </w:rPr>
            </w:pPr>
            <w:ins w:id="10923" w:author="Thomas Dietz" w:date="2012-08-13T14:26:00Z">
              <w:r>
                <w:t xml:space="preserve">            At least one element MUST be present in the NETCONF data</w:t>
              </w:r>
            </w:ins>
          </w:p>
          <w:p w14:paraId="203EFD2B" w14:textId="77777777" w:rsidR="00766893" w:rsidRDefault="00766893" w:rsidP="00766893">
            <w:pPr>
              <w:pStyle w:val="XML1"/>
              <w:rPr>
                <w:ins w:id="10924" w:author="Thomas Dietz" w:date="2012-08-13T14:26:00Z"/>
              </w:rPr>
            </w:pPr>
            <w:ins w:id="10925" w:author="Thomas Dietz" w:date="2012-08-13T14:26:00Z">
              <w:r>
                <w:t xml:space="preserve">            store. If none of this elements is are present in a NETCONF</w:t>
              </w:r>
            </w:ins>
          </w:p>
          <w:p w14:paraId="2B8326AD" w14:textId="77777777" w:rsidR="00766893" w:rsidRDefault="00766893" w:rsidP="00766893">
            <w:pPr>
              <w:pStyle w:val="XML1"/>
              <w:rPr>
                <w:ins w:id="10926" w:author="Thomas Dietz" w:date="2012-08-13T14:26:00Z"/>
              </w:rPr>
            </w:pPr>
            <w:ins w:id="10927" w:author="Thomas Dietz" w:date="2012-08-13T14:26:00Z">
              <w:r>
                <w:t xml:space="preserve">            &amp;lt;edit-config&amp;gt; operation 'create', 'merge' or 'replace' and</w:t>
              </w:r>
            </w:ins>
          </w:p>
          <w:p w14:paraId="616F7C55" w14:textId="77777777" w:rsidR="00766893" w:rsidRDefault="00766893" w:rsidP="00766893">
            <w:pPr>
              <w:pStyle w:val="XML1"/>
              <w:rPr>
                <w:ins w:id="10928" w:author="Thomas Dietz" w:date="2012-08-13T14:26:00Z"/>
              </w:rPr>
            </w:pPr>
            <w:ins w:id="10929" w:author="Thomas Dietz" w:date="2012-08-13T14:26:00Z">
              <w:r>
                <w:t xml:space="preserve">            the parent element does not exist, a 'data-missing' error</w:t>
              </w:r>
            </w:ins>
          </w:p>
          <w:p w14:paraId="0D01BFA5" w14:textId="77777777" w:rsidR="00766893" w:rsidRDefault="00766893" w:rsidP="00766893">
            <w:pPr>
              <w:pStyle w:val="XML1"/>
              <w:rPr>
                <w:ins w:id="10930" w:author="Thomas Dietz" w:date="2012-08-13T14:26:00Z"/>
              </w:rPr>
            </w:pPr>
            <w:ins w:id="10931" w:author="Thomas Dietz" w:date="2012-08-13T14:26:00Z">
              <w:r>
                <w:t xml:space="preserve">            is returned.</w:t>
              </w:r>
            </w:ins>
          </w:p>
          <w:p w14:paraId="1721CC99" w14:textId="77777777" w:rsidR="00766893" w:rsidRDefault="00766893" w:rsidP="00766893">
            <w:pPr>
              <w:pStyle w:val="XML1"/>
              <w:rPr>
                <w:ins w:id="10932" w:author="Thomas Dietz" w:date="2012-08-13T14:26:00Z"/>
              </w:rPr>
            </w:pPr>
            <w:ins w:id="10933" w:author="Thomas Dietz" w:date="2012-08-13T14:26:00Z">
              <w:r>
                <w:t xml:space="preserve">          &lt;/xs:documentation&gt;</w:t>
              </w:r>
            </w:ins>
          </w:p>
          <w:p w14:paraId="06B2D124" w14:textId="77777777" w:rsidR="00766893" w:rsidRDefault="00766893" w:rsidP="00766893">
            <w:pPr>
              <w:pStyle w:val="XML1"/>
              <w:rPr>
                <w:ins w:id="10934" w:author="Thomas Dietz" w:date="2012-08-13T14:26:00Z"/>
              </w:rPr>
            </w:pPr>
            <w:ins w:id="10935" w:author="Thomas Dietz" w:date="2012-08-13T14:26:00Z">
              <w:r>
                <w:t xml:space="preserve">        &lt;/xs:annotation&gt;</w:t>
              </w:r>
            </w:ins>
          </w:p>
          <w:p w14:paraId="150E1777" w14:textId="77777777" w:rsidR="00766893" w:rsidRDefault="00766893" w:rsidP="00766893">
            <w:pPr>
              <w:pStyle w:val="XML1"/>
              <w:rPr>
                <w:ins w:id="10936" w:author="Thomas Dietz" w:date="2012-08-13T14:26:00Z"/>
              </w:rPr>
            </w:pPr>
            <w:ins w:id="10937" w:author="Thomas Dietz" w:date="2012-08-13T14:26:00Z">
              <w:r>
                <w:t xml:space="preserve">      &lt;/xs:element&gt;</w:t>
              </w:r>
            </w:ins>
          </w:p>
          <w:p w14:paraId="58A6EB59" w14:textId="77777777" w:rsidR="00766893" w:rsidRDefault="00766893" w:rsidP="00766893">
            <w:pPr>
              <w:pStyle w:val="XML1"/>
              <w:rPr>
                <w:ins w:id="10938" w:author="Thomas Dietz" w:date="2012-08-13T14:26:00Z"/>
              </w:rPr>
            </w:pPr>
            <w:ins w:id="10939" w:author="Thomas Dietz" w:date="2012-08-13T14:26:00Z">
              <w:r>
                <w:t xml:space="preserve">      &lt;xs:element name="auto-negotiate"  type="xs:boolean"&gt;</w:t>
              </w:r>
            </w:ins>
          </w:p>
          <w:p w14:paraId="169F9B3D" w14:textId="77777777" w:rsidR="00766893" w:rsidRDefault="00766893" w:rsidP="00766893">
            <w:pPr>
              <w:pStyle w:val="XML1"/>
              <w:rPr>
                <w:ins w:id="10940" w:author="Thomas Dietz" w:date="2012-08-13T14:26:00Z"/>
              </w:rPr>
            </w:pPr>
            <w:ins w:id="10941" w:author="Thomas Dietz" w:date="2012-08-13T14:26:00Z">
              <w:r>
                <w:t xml:space="preserve">        &lt;xs:annotation&gt;</w:t>
              </w:r>
            </w:ins>
          </w:p>
          <w:p w14:paraId="041327D7" w14:textId="77777777" w:rsidR="00766893" w:rsidRDefault="00766893" w:rsidP="00766893">
            <w:pPr>
              <w:pStyle w:val="XML1"/>
              <w:rPr>
                <w:ins w:id="10942" w:author="Thomas Dietz" w:date="2012-08-13T14:26:00Z"/>
              </w:rPr>
            </w:pPr>
            <w:ins w:id="10943" w:author="Thomas Dietz" w:date="2012-08-13T14:26:00Z">
              <w:r>
                <w:t xml:space="preserve">          &lt;xs:documentation&gt;</w:t>
              </w:r>
            </w:ins>
          </w:p>
          <w:p w14:paraId="6DEC0AD1" w14:textId="77777777" w:rsidR="00766893" w:rsidRDefault="00766893" w:rsidP="00766893">
            <w:pPr>
              <w:pStyle w:val="XML1"/>
              <w:rPr>
                <w:ins w:id="10944" w:author="Thomas Dietz" w:date="2012-08-13T14:26:00Z"/>
              </w:rPr>
            </w:pPr>
            <w:ins w:id="10945" w:author="Thomas Dietz" w:date="2012-08-13T14:26:00Z">
              <w:r>
                <w:t xml:space="preserve">            Specifies if auto-negotiation of transmission</w:t>
              </w:r>
            </w:ins>
          </w:p>
          <w:p w14:paraId="1367D81C" w14:textId="77777777" w:rsidR="00766893" w:rsidRDefault="00766893" w:rsidP="00766893">
            <w:pPr>
              <w:pStyle w:val="XML1"/>
              <w:rPr>
                <w:ins w:id="10946" w:author="Thomas Dietz" w:date="2012-08-13T14:26:00Z"/>
              </w:rPr>
            </w:pPr>
            <w:ins w:id="10947" w:author="Thomas Dietz" w:date="2012-08-13T14:26:00Z">
              <w:r>
                <w:t xml:space="preserve">            parameters is enabled for the port.</w:t>
              </w:r>
            </w:ins>
          </w:p>
          <w:p w14:paraId="11DA581B" w14:textId="77777777" w:rsidR="00766893" w:rsidRDefault="00766893" w:rsidP="00766893">
            <w:pPr>
              <w:pStyle w:val="XML1"/>
              <w:rPr>
                <w:ins w:id="10948" w:author="Thomas Dietz" w:date="2012-08-13T14:26:00Z"/>
              </w:rPr>
            </w:pPr>
          </w:p>
          <w:p w14:paraId="0072C48D" w14:textId="77777777" w:rsidR="00766893" w:rsidRDefault="00766893" w:rsidP="00766893">
            <w:pPr>
              <w:pStyle w:val="XML1"/>
              <w:rPr>
                <w:ins w:id="10949" w:author="Thomas Dietz" w:date="2012-08-13T14:26:00Z"/>
              </w:rPr>
            </w:pPr>
            <w:ins w:id="10950" w:author="Thomas Dietz" w:date="2012-08-13T14:26:00Z">
              <w:r>
                <w:lastRenderedPageBreak/>
                <w:t xml:space="preserve">            This element is optional. If this element is not present it</w:t>
              </w:r>
            </w:ins>
          </w:p>
          <w:p w14:paraId="4DEB064D" w14:textId="77777777" w:rsidR="00766893" w:rsidRDefault="00766893" w:rsidP="00766893">
            <w:pPr>
              <w:pStyle w:val="XML1"/>
              <w:rPr>
                <w:ins w:id="10951" w:author="Thomas Dietz" w:date="2012-08-13T14:26:00Z"/>
              </w:rPr>
            </w:pPr>
            <w:ins w:id="10952" w:author="Thomas Dietz" w:date="2012-08-13T14:26:00Z">
              <w:r>
                <w:t xml:space="preserve">            defaults to 'true'.</w:t>
              </w:r>
            </w:ins>
          </w:p>
          <w:p w14:paraId="4C5D90D7" w14:textId="77777777" w:rsidR="00766893" w:rsidRDefault="00766893" w:rsidP="00766893">
            <w:pPr>
              <w:pStyle w:val="XML1"/>
              <w:rPr>
                <w:ins w:id="10953" w:author="Thomas Dietz" w:date="2012-08-13T14:26:00Z"/>
              </w:rPr>
            </w:pPr>
            <w:ins w:id="10954" w:author="Thomas Dietz" w:date="2012-08-13T14:26:00Z">
              <w:r>
                <w:t xml:space="preserve">          &lt;/xs:documentation&gt;</w:t>
              </w:r>
            </w:ins>
          </w:p>
          <w:p w14:paraId="3C8A5761" w14:textId="77777777" w:rsidR="00766893" w:rsidRDefault="00766893" w:rsidP="00766893">
            <w:pPr>
              <w:pStyle w:val="XML1"/>
              <w:rPr>
                <w:ins w:id="10955" w:author="Thomas Dietz" w:date="2012-08-13T14:26:00Z"/>
              </w:rPr>
            </w:pPr>
            <w:ins w:id="10956" w:author="Thomas Dietz" w:date="2012-08-13T14:26:00Z">
              <w:r>
                <w:t xml:space="preserve">        &lt;/xs:annotation&gt;</w:t>
              </w:r>
            </w:ins>
          </w:p>
          <w:p w14:paraId="224704D3" w14:textId="77777777" w:rsidR="00766893" w:rsidRDefault="00766893" w:rsidP="00766893">
            <w:pPr>
              <w:pStyle w:val="XML1"/>
              <w:rPr>
                <w:ins w:id="10957" w:author="Thomas Dietz" w:date="2012-08-13T14:26:00Z"/>
              </w:rPr>
            </w:pPr>
            <w:ins w:id="10958" w:author="Thomas Dietz" w:date="2012-08-13T14:26:00Z">
              <w:r>
                <w:t xml:space="preserve">      &lt;/xs:element&gt;</w:t>
              </w:r>
            </w:ins>
          </w:p>
          <w:p w14:paraId="1990CB4D" w14:textId="77777777" w:rsidR="00766893" w:rsidRDefault="00766893" w:rsidP="00766893">
            <w:pPr>
              <w:pStyle w:val="XML1"/>
              <w:rPr>
                <w:ins w:id="10959" w:author="Thomas Dietz" w:date="2012-08-13T14:26:00Z"/>
              </w:rPr>
            </w:pPr>
            <w:ins w:id="10960" w:author="Thomas Dietz" w:date="2012-08-13T14:26:00Z">
              <w:r>
                <w:t xml:space="preserve">      &lt;xs:element name="medium"&gt;</w:t>
              </w:r>
            </w:ins>
          </w:p>
          <w:p w14:paraId="62D408BC" w14:textId="77777777" w:rsidR="00766893" w:rsidRDefault="00766893" w:rsidP="00766893">
            <w:pPr>
              <w:pStyle w:val="XML1"/>
              <w:rPr>
                <w:ins w:id="10961" w:author="Thomas Dietz" w:date="2012-08-13T14:26:00Z"/>
              </w:rPr>
            </w:pPr>
            <w:ins w:id="10962" w:author="Thomas Dietz" w:date="2012-08-13T14:26:00Z">
              <w:r>
                <w:t xml:space="preserve">        &lt;xs:annotation&gt;</w:t>
              </w:r>
            </w:ins>
          </w:p>
          <w:p w14:paraId="7B60043D" w14:textId="77777777" w:rsidR="00766893" w:rsidRDefault="00766893" w:rsidP="00766893">
            <w:pPr>
              <w:pStyle w:val="XML1"/>
              <w:rPr>
                <w:ins w:id="10963" w:author="Thomas Dietz" w:date="2012-08-13T14:26:00Z"/>
              </w:rPr>
            </w:pPr>
            <w:ins w:id="10964" w:author="Thomas Dietz" w:date="2012-08-13T14:26:00Z">
              <w:r>
                <w:t xml:space="preserve">          &lt;xs:documentation&gt;</w:t>
              </w:r>
            </w:ins>
          </w:p>
          <w:p w14:paraId="2D8F803D" w14:textId="77777777" w:rsidR="00766893" w:rsidRDefault="00766893" w:rsidP="00766893">
            <w:pPr>
              <w:pStyle w:val="XML1"/>
              <w:rPr>
                <w:ins w:id="10965" w:author="Thomas Dietz" w:date="2012-08-13T14:26:00Z"/>
              </w:rPr>
            </w:pPr>
            <w:ins w:id="10966" w:author="Thomas Dietz" w:date="2012-08-13T14:26:00Z">
              <w:r>
                <w:t xml:space="preserve">            The transmission medium used by the port.</w:t>
              </w:r>
            </w:ins>
          </w:p>
          <w:p w14:paraId="7537632C" w14:textId="77777777" w:rsidR="00766893" w:rsidRDefault="00766893" w:rsidP="00766893">
            <w:pPr>
              <w:pStyle w:val="XML1"/>
              <w:rPr>
                <w:ins w:id="10967" w:author="Thomas Dietz" w:date="2012-08-13T14:26:00Z"/>
              </w:rPr>
            </w:pPr>
            <w:ins w:id="10968" w:author="Thomas Dietz" w:date="2012-08-13T14:26:00Z">
              <w:r>
                <w:t xml:space="preserve">            Multiple media are allowed.</w:t>
              </w:r>
            </w:ins>
          </w:p>
          <w:p w14:paraId="68E485F8" w14:textId="77777777" w:rsidR="00766893" w:rsidRDefault="00766893" w:rsidP="00766893">
            <w:pPr>
              <w:pStyle w:val="XML1"/>
              <w:rPr>
                <w:ins w:id="10969" w:author="Thomas Dietz" w:date="2012-08-13T14:26:00Z"/>
              </w:rPr>
            </w:pPr>
          </w:p>
          <w:p w14:paraId="21F46605" w14:textId="77777777" w:rsidR="00766893" w:rsidRDefault="00766893" w:rsidP="00766893">
            <w:pPr>
              <w:pStyle w:val="XML1"/>
              <w:rPr>
                <w:ins w:id="10970" w:author="Thomas Dietz" w:date="2012-08-13T14:26:00Z"/>
              </w:rPr>
            </w:pPr>
            <w:ins w:id="10971" w:author="Thomas Dietz" w:date="2012-08-13T14:26:00Z">
              <w:r>
                <w:t xml:space="preserve">            At least one element MUST be present in the NETCONF data</w:t>
              </w:r>
            </w:ins>
          </w:p>
          <w:p w14:paraId="37FA8903" w14:textId="77777777" w:rsidR="00766893" w:rsidRDefault="00766893" w:rsidP="00766893">
            <w:pPr>
              <w:pStyle w:val="XML1"/>
              <w:rPr>
                <w:ins w:id="10972" w:author="Thomas Dietz" w:date="2012-08-13T14:26:00Z"/>
              </w:rPr>
            </w:pPr>
            <w:ins w:id="10973" w:author="Thomas Dietz" w:date="2012-08-13T14:26:00Z">
              <w:r>
                <w:t xml:space="preserve">            store. If none of this elements is are present in a NETCONF</w:t>
              </w:r>
            </w:ins>
          </w:p>
          <w:p w14:paraId="2166FE99" w14:textId="77777777" w:rsidR="00766893" w:rsidRDefault="00766893" w:rsidP="00766893">
            <w:pPr>
              <w:pStyle w:val="XML1"/>
              <w:rPr>
                <w:ins w:id="10974" w:author="Thomas Dietz" w:date="2012-08-13T14:26:00Z"/>
              </w:rPr>
            </w:pPr>
            <w:ins w:id="10975" w:author="Thomas Dietz" w:date="2012-08-13T14:26:00Z">
              <w:r>
                <w:t xml:space="preserve">            &amp;lt;edit-config&amp;gt; operation 'create', 'merge' or 'replace' and</w:t>
              </w:r>
            </w:ins>
          </w:p>
          <w:p w14:paraId="07420A81" w14:textId="77777777" w:rsidR="00766893" w:rsidRDefault="00766893" w:rsidP="00766893">
            <w:pPr>
              <w:pStyle w:val="XML1"/>
              <w:rPr>
                <w:ins w:id="10976" w:author="Thomas Dietz" w:date="2012-08-13T14:26:00Z"/>
              </w:rPr>
            </w:pPr>
            <w:ins w:id="10977" w:author="Thomas Dietz" w:date="2012-08-13T14:26:00Z">
              <w:r>
                <w:t xml:space="preserve">            the parent element does not exist, a 'data-missing' error</w:t>
              </w:r>
            </w:ins>
          </w:p>
          <w:p w14:paraId="0B999EF4" w14:textId="77777777" w:rsidR="00766893" w:rsidRDefault="00766893" w:rsidP="00766893">
            <w:pPr>
              <w:pStyle w:val="XML1"/>
              <w:rPr>
                <w:ins w:id="10978" w:author="Thomas Dietz" w:date="2012-08-13T14:26:00Z"/>
              </w:rPr>
            </w:pPr>
            <w:ins w:id="10979" w:author="Thomas Dietz" w:date="2012-08-13T14:26:00Z">
              <w:r>
                <w:t xml:space="preserve">            is returned.</w:t>
              </w:r>
            </w:ins>
          </w:p>
          <w:p w14:paraId="1F73B0F0" w14:textId="77777777" w:rsidR="00766893" w:rsidRDefault="00766893" w:rsidP="00766893">
            <w:pPr>
              <w:pStyle w:val="XML1"/>
              <w:rPr>
                <w:ins w:id="10980" w:author="Thomas Dietz" w:date="2012-08-13T14:26:00Z"/>
              </w:rPr>
            </w:pPr>
            <w:ins w:id="10981" w:author="Thomas Dietz" w:date="2012-08-13T14:26:00Z">
              <w:r>
                <w:t xml:space="preserve">          &lt;/xs:documentation&gt;</w:t>
              </w:r>
            </w:ins>
          </w:p>
          <w:p w14:paraId="3457A6CD" w14:textId="77777777" w:rsidR="00766893" w:rsidRDefault="00766893" w:rsidP="00766893">
            <w:pPr>
              <w:pStyle w:val="XML1"/>
              <w:rPr>
                <w:ins w:id="10982" w:author="Thomas Dietz" w:date="2012-08-13T14:26:00Z"/>
              </w:rPr>
            </w:pPr>
            <w:ins w:id="10983" w:author="Thomas Dietz" w:date="2012-08-13T14:26:00Z">
              <w:r>
                <w:t xml:space="preserve">        &lt;/xs:annotation&gt;</w:t>
              </w:r>
            </w:ins>
          </w:p>
          <w:p w14:paraId="21A6E87B" w14:textId="77777777" w:rsidR="00766893" w:rsidRDefault="00766893" w:rsidP="00766893">
            <w:pPr>
              <w:pStyle w:val="XML1"/>
              <w:rPr>
                <w:ins w:id="10984" w:author="Thomas Dietz" w:date="2012-08-13T14:26:00Z"/>
              </w:rPr>
            </w:pPr>
            <w:ins w:id="10985" w:author="Thomas Dietz" w:date="2012-08-13T14:26:00Z">
              <w:r>
                <w:t xml:space="preserve">        &lt;xs:simpleType&gt;</w:t>
              </w:r>
            </w:ins>
          </w:p>
          <w:p w14:paraId="1B3180A4" w14:textId="77777777" w:rsidR="00766893" w:rsidRDefault="00766893" w:rsidP="00766893">
            <w:pPr>
              <w:pStyle w:val="XML1"/>
              <w:rPr>
                <w:ins w:id="10986" w:author="Thomas Dietz" w:date="2012-08-13T14:26:00Z"/>
              </w:rPr>
            </w:pPr>
            <w:ins w:id="10987" w:author="Thomas Dietz" w:date="2012-08-13T14:26:00Z">
              <w:r>
                <w:t xml:space="preserve">          &lt;xs:restriction base="xs:string"&gt;</w:t>
              </w:r>
            </w:ins>
          </w:p>
          <w:p w14:paraId="5520D1C5" w14:textId="77777777" w:rsidR="00766893" w:rsidRDefault="00766893" w:rsidP="00766893">
            <w:pPr>
              <w:pStyle w:val="XML1"/>
              <w:rPr>
                <w:ins w:id="10988" w:author="Thomas Dietz" w:date="2012-08-13T14:26:00Z"/>
              </w:rPr>
            </w:pPr>
            <w:ins w:id="10989" w:author="Thomas Dietz" w:date="2012-08-13T14:26:00Z">
              <w:r>
                <w:t xml:space="preserve">            &lt;xs:enumeration value="copper"/&gt;</w:t>
              </w:r>
            </w:ins>
          </w:p>
          <w:p w14:paraId="671C4343" w14:textId="77777777" w:rsidR="00766893" w:rsidRDefault="00766893" w:rsidP="00766893">
            <w:pPr>
              <w:pStyle w:val="XML1"/>
              <w:rPr>
                <w:ins w:id="10990" w:author="Thomas Dietz" w:date="2012-08-13T14:26:00Z"/>
              </w:rPr>
            </w:pPr>
            <w:ins w:id="10991" w:author="Thomas Dietz" w:date="2012-08-13T14:26:00Z">
              <w:r>
                <w:t xml:space="preserve">            &lt;xs:enumeration value="fiber"/&gt;</w:t>
              </w:r>
            </w:ins>
          </w:p>
          <w:p w14:paraId="424D533B" w14:textId="77777777" w:rsidR="00766893" w:rsidRDefault="00766893" w:rsidP="00766893">
            <w:pPr>
              <w:pStyle w:val="XML1"/>
              <w:rPr>
                <w:ins w:id="10992" w:author="Thomas Dietz" w:date="2012-08-13T14:26:00Z"/>
              </w:rPr>
            </w:pPr>
            <w:ins w:id="10993" w:author="Thomas Dietz" w:date="2012-08-13T14:26:00Z">
              <w:r>
                <w:t xml:space="preserve">          &lt;/xs:restriction&gt;</w:t>
              </w:r>
            </w:ins>
          </w:p>
          <w:p w14:paraId="2B7EDBDF" w14:textId="77777777" w:rsidR="00766893" w:rsidRDefault="00766893" w:rsidP="00766893">
            <w:pPr>
              <w:pStyle w:val="XML1"/>
              <w:rPr>
                <w:ins w:id="10994" w:author="Thomas Dietz" w:date="2012-08-13T14:26:00Z"/>
              </w:rPr>
            </w:pPr>
            <w:ins w:id="10995" w:author="Thomas Dietz" w:date="2012-08-13T14:26:00Z">
              <w:r>
                <w:t xml:space="preserve">        &lt;/xs:simpleType&gt;</w:t>
              </w:r>
            </w:ins>
          </w:p>
          <w:p w14:paraId="3CC5C0E5" w14:textId="77777777" w:rsidR="00766893" w:rsidRDefault="00766893" w:rsidP="00766893">
            <w:pPr>
              <w:pStyle w:val="XML1"/>
              <w:rPr>
                <w:ins w:id="10996" w:author="Thomas Dietz" w:date="2012-08-13T14:26:00Z"/>
              </w:rPr>
            </w:pPr>
            <w:ins w:id="10997" w:author="Thomas Dietz" w:date="2012-08-13T14:26:00Z">
              <w:r>
                <w:t xml:space="preserve">      &lt;/xs:element&gt;</w:t>
              </w:r>
            </w:ins>
          </w:p>
          <w:p w14:paraId="0985E497" w14:textId="77777777" w:rsidR="00766893" w:rsidRDefault="00766893" w:rsidP="00766893">
            <w:pPr>
              <w:pStyle w:val="XML1"/>
              <w:rPr>
                <w:ins w:id="10998" w:author="Thomas Dietz" w:date="2012-08-13T14:26:00Z"/>
              </w:rPr>
            </w:pPr>
            <w:ins w:id="10999" w:author="Thomas Dietz" w:date="2012-08-13T14:26:00Z">
              <w:r>
                <w:t xml:space="preserve">      &lt;xs:element name="pause"&gt;</w:t>
              </w:r>
            </w:ins>
          </w:p>
          <w:p w14:paraId="709F2EB3" w14:textId="77777777" w:rsidR="00766893" w:rsidRDefault="00766893" w:rsidP="00766893">
            <w:pPr>
              <w:pStyle w:val="XML1"/>
              <w:rPr>
                <w:ins w:id="11000" w:author="Thomas Dietz" w:date="2012-08-13T14:26:00Z"/>
              </w:rPr>
            </w:pPr>
            <w:ins w:id="11001" w:author="Thomas Dietz" w:date="2012-08-13T14:26:00Z">
              <w:r>
                <w:t xml:space="preserve">        &lt;xs:annotation&gt;</w:t>
              </w:r>
            </w:ins>
          </w:p>
          <w:p w14:paraId="25CF6B8F" w14:textId="77777777" w:rsidR="00766893" w:rsidRDefault="00766893" w:rsidP="00766893">
            <w:pPr>
              <w:pStyle w:val="XML1"/>
              <w:rPr>
                <w:ins w:id="11002" w:author="Thomas Dietz" w:date="2012-08-13T14:26:00Z"/>
              </w:rPr>
            </w:pPr>
            <w:ins w:id="11003" w:author="Thomas Dietz" w:date="2012-08-13T14:26:00Z">
              <w:r>
                <w:t xml:space="preserve">          &lt;xs:documentation&gt;</w:t>
              </w:r>
            </w:ins>
          </w:p>
          <w:p w14:paraId="215E2165" w14:textId="77777777" w:rsidR="00766893" w:rsidRDefault="00766893" w:rsidP="00766893">
            <w:pPr>
              <w:pStyle w:val="XML1"/>
              <w:rPr>
                <w:ins w:id="11004" w:author="Thomas Dietz" w:date="2012-08-13T14:26:00Z"/>
              </w:rPr>
            </w:pPr>
            <w:ins w:id="11005" w:author="Thomas Dietz" w:date="2012-08-13T14:26:00Z">
              <w:r>
                <w:t xml:space="preserve">            Specifies if pausing of transmission is</w:t>
              </w:r>
            </w:ins>
          </w:p>
          <w:p w14:paraId="3333EE5E" w14:textId="77777777" w:rsidR="00766893" w:rsidRDefault="00766893" w:rsidP="00766893">
            <w:pPr>
              <w:pStyle w:val="XML1"/>
              <w:rPr>
                <w:ins w:id="11006" w:author="Thomas Dietz" w:date="2012-08-13T14:26:00Z"/>
              </w:rPr>
            </w:pPr>
            <w:ins w:id="11007" w:author="Thomas Dietz" w:date="2012-08-13T14:26:00Z">
              <w:r>
                <w:t xml:space="preserve">            supported at all and if yes if it is asymmetric or</w:t>
              </w:r>
            </w:ins>
          </w:p>
          <w:p w14:paraId="6A4C5B58" w14:textId="77777777" w:rsidR="00766893" w:rsidRDefault="00766893" w:rsidP="00766893">
            <w:pPr>
              <w:pStyle w:val="XML1"/>
              <w:rPr>
                <w:ins w:id="11008" w:author="Thomas Dietz" w:date="2012-08-13T14:26:00Z"/>
              </w:rPr>
            </w:pPr>
            <w:ins w:id="11009" w:author="Thomas Dietz" w:date="2012-08-13T14:26:00Z">
              <w:r>
                <w:t xml:space="preserve">            symmetric.</w:t>
              </w:r>
            </w:ins>
          </w:p>
          <w:p w14:paraId="0E593EF3" w14:textId="77777777" w:rsidR="00766893" w:rsidRDefault="00766893" w:rsidP="00766893">
            <w:pPr>
              <w:pStyle w:val="XML1"/>
              <w:rPr>
                <w:ins w:id="11010" w:author="Thomas Dietz" w:date="2012-08-13T14:26:00Z"/>
              </w:rPr>
            </w:pPr>
          </w:p>
          <w:p w14:paraId="10D0AD0C" w14:textId="77777777" w:rsidR="00766893" w:rsidRDefault="00766893" w:rsidP="00766893">
            <w:pPr>
              <w:pStyle w:val="XML1"/>
              <w:rPr>
                <w:ins w:id="11011" w:author="Thomas Dietz" w:date="2012-08-13T14:26:00Z"/>
              </w:rPr>
            </w:pPr>
            <w:ins w:id="11012" w:author="Thomas Dietz" w:date="2012-08-13T14:26:00Z">
              <w:r>
                <w:t xml:space="preserve">            This element MUST be present in the NETCONF data store.</w:t>
              </w:r>
            </w:ins>
          </w:p>
          <w:p w14:paraId="308B64C0" w14:textId="77777777" w:rsidR="00766893" w:rsidRDefault="00766893" w:rsidP="00766893">
            <w:pPr>
              <w:pStyle w:val="XML1"/>
              <w:rPr>
                <w:ins w:id="11013" w:author="Thomas Dietz" w:date="2012-08-13T14:26:00Z"/>
              </w:rPr>
            </w:pPr>
            <w:ins w:id="11014" w:author="Thomas Dietz" w:date="2012-08-13T14:26:00Z">
              <w:r>
                <w:t xml:space="preserve">            If this element is not present in a NETCONF &amp;lt;edit-config&amp;gt;</w:t>
              </w:r>
            </w:ins>
          </w:p>
          <w:p w14:paraId="6EA4E6D9" w14:textId="77777777" w:rsidR="00766893" w:rsidRDefault="00766893" w:rsidP="00766893">
            <w:pPr>
              <w:pStyle w:val="XML1"/>
              <w:rPr>
                <w:ins w:id="11015" w:author="Thomas Dietz" w:date="2012-08-13T14:26:00Z"/>
              </w:rPr>
            </w:pPr>
            <w:ins w:id="11016" w:author="Thomas Dietz" w:date="2012-08-13T14:26:00Z">
              <w:r>
                <w:t xml:space="preserve">            operation 'create', 'merge' or 'replace' and the parent</w:t>
              </w:r>
            </w:ins>
          </w:p>
          <w:p w14:paraId="47390F83" w14:textId="77777777" w:rsidR="00766893" w:rsidRDefault="00766893" w:rsidP="00766893">
            <w:pPr>
              <w:pStyle w:val="XML1"/>
              <w:rPr>
                <w:ins w:id="11017" w:author="Thomas Dietz" w:date="2012-08-13T14:26:00Z"/>
              </w:rPr>
            </w:pPr>
            <w:ins w:id="11018" w:author="Thomas Dietz" w:date="2012-08-13T14:26:00Z">
              <w:r>
                <w:t xml:space="preserve">            element does not exist, a 'data-missing' error is</w:t>
              </w:r>
            </w:ins>
          </w:p>
          <w:p w14:paraId="7314F804" w14:textId="77777777" w:rsidR="00766893" w:rsidRDefault="00766893" w:rsidP="00766893">
            <w:pPr>
              <w:pStyle w:val="XML1"/>
              <w:rPr>
                <w:ins w:id="11019" w:author="Thomas Dietz" w:date="2012-08-13T14:26:00Z"/>
              </w:rPr>
            </w:pPr>
            <w:ins w:id="11020" w:author="Thomas Dietz" w:date="2012-08-13T14:26:00Z">
              <w:r>
                <w:t xml:space="preserve">            returned.</w:t>
              </w:r>
            </w:ins>
          </w:p>
          <w:p w14:paraId="067BB315" w14:textId="77777777" w:rsidR="00766893" w:rsidRDefault="00766893" w:rsidP="00766893">
            <w:pPr>
              <w:pStyle w:val="XML1"/>
              <w:rPr>
                <w:ins w:id="11021" w:author="Thomas Dietz" w:date="2012-08-13T14:26:00Z"/>
              </w:rPr>
            </w:pPr>
            <w:ins w:id="11022" w:author="Thomas Dietz" w:date="2012-08-13T14:26:00Z">
              <w:r>
                <w:t xml:space="preserve">          &lt;/xs:documentation&gt;</w:t>
              </w:r>
            </w:ins>
          </w:p>
          <w:p w14:paraId="5291E93F" w14:textId="77777777" w:rsidR="00766893" w:rsidRDefault="00766893" w:rsidP="00766893">
            <w:pPr>
              <w:pStyle w:val="XML1"/>
              <w:rPr>
                <w:ins w:id="11023" w:author="Thomas Dietz" w:date="2012-08-13T14:26:00Z"/>
              </w:rPr>
            </w:pPr>
            <w:ins w:id="11024" w:author="Thomas Dietz" w:date="2012-08-13T14:26:00Z">
              <w:r>
                <w:t xml:space="preserve">        &lt;/xs:annotation&gt;</w:t>
              </w:r>
            </w:ins>
          </w:p>
          <w:p w14:paraId="42ADEDB4" w14:textId="77777777" w:rsidR="00766893" w:rsidRDefault="00766893" w:rsidP="00766893">
            <w:pPr>
              <w:pStyle w:val="XML1"/>
              <w:rPr>
                <w:ins w:id="11025" w:author="Thomas Dietz" w:date="2012-08-13T14:26:00Z"/>
              </w:rPr>
            </w:pPr>
            <w:ins w:id="11026" w:author="Thomas Dietz" w:date="2012-08-13T14:26:00Z">
              <w:r>
                <w:t xml:space="preserve">        &lt;xs:simpleType&gt;</w:t>
              </w:r>
            </w:ins>
          </w:p>
          <w:p w14:paraId="2584E7BC" w14:textId="77777777" w:rsidR="00766893" w:rsidRDefault="00766893" w:rsidP="00766893">
            <w:pPr>
              <w:pStyle w:val="XML1"/>
              <w:rPr>
                <w:ins w:id="11027" w:author="Thomas Dietz" w:date="2012-08-13T14:26:00Z"/>
              </w:rPr>
            </w:pPr>
            <w:ins w:id="11028" w:author="Thomas Dietz" w:date="2012-08-13T14:26:00Z">
              <w:r>
                <w:t xml:space="preserve">          &lt;xs:restriction base="xs:string"&gt;</w:t>
              </w:r>
            </w:ins>
          </w:p>
          <w:p w14:paraId="76BAECDD" w14:textId="77777777" w:rsidR="00766893" w:rsidRDefault="00766893" w:rsidP="00766893">
            <w:pPr>
              <w:pStyle w:val="XML1"/>
              <w:rPr>
                <w:ins w:id="11029" w:author="Thomas Dietz" w:date="2012-08-13T14:26:00Z"/>
              </w:rPr>
            </w:pPr>
            <w:ins w:id="11030" w:author="Thomas Dietz" w:date="2012-08-13T14:26:00Z">
              <w:r>
                <w:t xml:space="preserve">            &lt;xs:enumeration value="unsupported"/&gt;</w:t>
              </w:r>
            </w:ins>
          </w:p>
          <w:p w14:paraId="7C1DC4C1" w14:textId="77777777" w:rsidR="00766893" w:rsidRDefault="00766893" w:rsidP="00766893">
            <w:pPr>
              <w:pStyle w:val="XML1"/>
              <w:rPr>
                <w:ins w:id="11031" w:author="Thomas Dietz" w:date="2012-08-13T14:26:00Z"/>
              </w:rPr>
            </w:pPr>
            <w:ins w:id="11032" w:author="Thomas Dietz" w:date="2012-08-13T14:26:00Z">
              <w:r>
                <w:t xml:space="preserve">            &lt;xs:enumeration value="symmetric"/&gt;</w:t>
              </w:r>
            </w:ins>
          </w:p>
          <w:p w14:paraId="1D1224AA" w14:textId="77777777" w:rsidR="00766893" w:rsidRDefault="00766893" w:rsidP="00766893">
            <w:pPr>
              <w:pStyle w:val="XML1"/>
              <w:rPr>
                <w:ins w:id="11033" w:author="Thomas Dietz" w:date="2012-08-13T14:26:00Z"/>
              </w:rPr>
            </w:pPr>
            <w:ins w:id="11034" w:author="Thomas Dietz" w:date="2012-08-13T14:26:00Z">
              <w:r>
                <w:t xml:space="preserve">            &lt;xs:enumeration value="asymmetric"/&gt;</w:t>
              </w:r>
            </w:ins>
          </w:p>
          <w:p w14:paraId="5C154DAC" w14:textId="77777777" w:rsidR="00766893" w:rsidRDefault="00766893" w:rsidP="00766893">
            <w:pPr>
              <w:pStyle w:val="XML1"/>
              <w:rPr>
                <w:ins w:id="11035" w:author="Thomas Dietz" w:date="2012-08-13T14:26:00Z"/>
              </w:rPr>
            </w:pPr>
            <w:ins w:id="11036" w:author="Thomas Dietz" w:date="2012-08-13T14:26:00Z">
              <w:r>
                <w:t xml:space="preserve">          &lt;/xs:restriction&gt;</w:t>
              </w:r>
            </w:ins>
          </w:p>
          <w:p w14:paraId="38519700" w14:textId="77777777" w:rsidR="00766893" w:rsidRDefault="00766893" w:rsidP="00766893">
            <w:pPr>
              <w:pStyle w:val="XML1"/>
              <w:rPr>
                <w:ins w:id="11037" w:author="Thomas Dietz" w:date="2012-08-13T14:26:00Z"/>
              </w:rPr>
            </w:pPr>
            <w:ins w:id="11038" w:author="Thomas Dietz" w:date="2012-08-13T14:26:00Z">
              <w:r>
                <w:t xml:space="preserve">        &lt;/xs:simpleType&gt;</w:t>
              </w:r>
            </w:ins>
          </w:p>
          <w:p w14:paraId="2D1ABAD6" w14:textId="77777777" w:rsidR="00766893" w:rsidRDefault="00766893" w:rsidP="00766893">
            <w:pPr>
              <w:pStyle w:val="XML1"/>
              <w:rPr>
                <w:ins w:id="11039" w:author="Thomas Dietz" w:date="2012-08-13T14:26:00Z"/>
              </w:rPr>
            </w:pPr>
            <w:ins w:id="11040" w:author="Thomas Dietz" w:date="2012-08-13T14:26:00Z">
              <w:r>
                <w:t xml:space="preserve">      &lt;/xs:element&gt;</w:t>
              </w:r>
            </w:ins>
          </w:p>
          <w:p w14:paraId="757E636E" w14:textId="77777777" w:rsidR="00766893" w:rsidRDefault="00766893" w:rsidP="00766893">
            <w:pPr>
              <w:pStyle w:val="XML1"/>
              <w:rPr>
                <w:ins w:id="11041" w:author="Thomas Dietz" w:date="2012-08-13T14:26:00Z"/>
              </w:rPr>
            </w:pPr>
            <w:ins w:id="11042" w:author="Thomas Dietz" w:date="2012-08-13T14:26:00Z">
              <w:r>
                <w:t xml:space="preserve">    &lt;/xs:sequence&gt;</w:t>
              </w:r>
            </w:ins>
          </w:p>
          <w:p w14:paraId="3E08CC19" w14:textId="77777777" w:rsidR="00766893" w:rsidRDefault="00766893" w:rsidP="00766893">
            <w:pPr>
              <w:pStyle w:val="XML1"/>
              <w:rPr>
                <w:ins w:id="11043" w:author="Thomas Dietz" w:date="2012-08-13T14:28:00Z"/>
              </w:rPr>
            </w:pPr>
            <w:ins w:id="11044" w:author="Thomas Dietz" w:date="2012-08-13T14:26:00Z">
              <w:r>
                <w:t xml:space="preserve">  &lt;/xs:group&gt;</w:t>
              </w:r>
            </w:ins>
          </w:p>
          <w:p w14:paraId="4B409674" w14:textId="77777777" w:rsidR="00766893" w:rsidRDefault="00766893" w:rsidP="00766893">
            <w:pPr>
              <w:pStyle w:val="XML1"/>
              <w:rPr>
                <w:ins w:id="11045" w:author="Thomas Dietz" w:date="2012-08-13T14:28:00Z"/>
              </w:rPr>
            </w:pPr>
          </w:p>
          <w:p w14:paraId="6303833C" w14:textId="77777777" w:rsidR="00766893" w:rsidRDefault="00766893" w:rsidP="00766893">
            <w:pPr>
              <w:pStyle w:val="XML1"/>
              <w:rPr>
                <w:ins w:id="11046" w:author="Thomas Dietz" w:date="2012-08-13T14:28:00Z"/>
              </w:rPr>
            </w:pPr>
            <w:ins w:id="11047" w:author="Thomas Dietz" w:date="2012-08-13T14:28:00Z">
              <w:r>
                <w:t xml:space="preserve">  &lt;xs:simpleType name="OFPortRateType"&gt;</w:t>
              </w:r>
            </w:ins>
          </w:p>
          <w:p w14:paraId="18CE70E3" w14:textId="77777777" w:rsidR="00766893" w:rsidRDefault="00766893" w:rsidP="00766893">
            <w:pPr>
              <w:pStyle w:val="XML1"/>
              <w:rPr>
                <w:ins w:id="11048" w:author="Thomas Dietz" w:date="2012-08-13T14:28:00Z"/>
              </w:rPr>
            </w:pPr>
            <w:ins w:id="11049" w:author="Thomas Dietz" w:date="2012-08-13T14:28:00Z">
              <w:r>
                <w:t xml:space="preserve">    &lt;xs:annotation&gt;</w:t>
              </w:r>
            </w:ins>
          </w:p>
          <w:p w14:paraId="42CD7102" w14:textId="77777777" w:rsidR="00766893" w:rsidRDefault="00766893" w:rsidP="00766893">
            <w:pPr>
              <w:pStyle w:val="XML1"/>
              <w:rPr>
                <w:ins w:id="11050" w:author="Thomas Dietz" w:date="2012-08-13T14:28:00Z"/>
              </w:rPr>
            </w:pPr>
            <w:ins w:id="11051" w:author="Thomas Dietz" w:date="2012-08-13T14:28:00Z">
              <w:r>
                <w:t xml:space="preserve">      &lt;xs:documentation&gt;</w:t>
              </w:r>
            </w:ins>
          </w:p>
          <w:p w14:paraId="5E752A93" w14:textId="77777777" w:rsidR="00766893" w:rsidRDefault="00766893" w:rsidP="00766893">
            <w:pPr>
              <w:pStyle w:val="XML1"/>
              <w:rPr>
                <w:ins w:id="11052" w:author="Thomas Dietz" w:date="2012-08-13T14:28:00Z"/>
              </w:rPr>
            </w:pPr>
            <w:ins w:id="11053" w:author="Thomas Dietz" w:date="2012-08-13T14:28:00Z">
              <w:r>
                <w:t xml:space="preserve">        Type to specify the rate of a port including the</w:t>
              </w:r>
            </w:ins>
          </w:p>
          <w:p w14:paraId="4FEF22DE" w14:textId="77777777" w:rsidR="00766893" w:rsidRDefault="00766893" w:rsidP="00766893">
            <w:pPr>
              <w:pStyle w:val="XML1"/>
              <w:rPr>
                <w:ins w:id="11054" w:author="Thomas Dietz" w:date="2012-08-13T14:28:00Z"/>
              </w:rPr>
            </w:pPr>
            <w:ins w:id="11055" w:author="Thomas Dietz" w:date="2012-08-13T14:28:00Z">
              <w:r>
                <w:t xml:space="preserve">        duplex transmission feature. Possible rates are 10Mb, 100Mb,</w:t>
              </w:r>
            </w:ins>
          </w:p>
          <w:p w14:paraId="241973D8" w14:textId="77777777" w:rsidR="00766893" w:rsidRDefault="00766893" w:rsidP="00766893">
            <w:pPr>
              <w:pStyle w:val="XML1"/>
              <w:rPr>
                <w:ins w:id="11056" w:author="Thomas Dietz" w:date="2012-08-13T14:28:00Z"/>
              </w:rPr>
            </w:pPr>
            <w:ins w:id="11057" w:author="Thomas Dietz" w:date="2012-08-13T14:28:00Z">
              <w:r>
                <w:t xml:space="preserve">        1Gb, 10Gb, 40Gb, 100Gb, 1Tb or other. Rates of 10Mb, 100Mb</w:t>
              </w:r>
            </w:ins>
          </w:p>
          <w:p w14:paraId="7F7DED19" w14:textId="77777777" w:rsidR="00766893" w:rsidRDefault="00766893" w:rsidP="00766893">
            <w:pPr>
              <w:pStyle w:val="XML1"/>
              <w:rPr>
                <w:ins w:id="11058" w:author="Thomas Dietz" w:date="2012-08-13T14:28:00Z"/>
              </w:rPr>
            </w:pPr>
            <w:ins w:id="11059" w:author="Thomas Dietz" w:date="2012-08-13T14:28:00Z">
              <w:r>
                <w:lastRenderedPageBreak/>
                <w:t xml:space="preserve">        and 1 Gb can support half or full duplex transmission.</w:t>
              </w:r>
            </w:ins>
          </w:p>
          <w:p w14:paraId="1CFDCACD" w14:textId="77777777" w:rsidR="00766893" w:rsidRDefault="00766893" w:rsidP="00766893">
            <w:pPr>
              <w:pStyle w:val="XML1"/>
              <w:rPr>
                <w:ins w:id="11060" w:author="Thomas Dietz" w:date="2012-08-13T14:28:00Z"/>
              </w:rPr>
            </w:pPr>
            <w:ins w:id="11061" w:author="Thomas Dietz" w:date="2012-08-13T14:28:00Z">
              <w:r>
                <w:t xml:space="preserve">      &lt;/xs:documentation&gt;</w:t>
              </w:r>
            </w:ins>
          </w:p>
          <w:p w14:paraId="4F59D18B" w14:textId="77777777" w:rsidR="00766893" w:rsidRDefault="00766893" w:rsidP="00766893">
            <w:pPr>
              <w:pStyle w:val="XML1"/>
              <w:rPr>
                <w:ins w:id="11062" w:author="Thomas Dietz" w:date="2012-08-13T14:28:00Z"/>
              </w:rPr>
            </w:pPr>
            <w:ins w:id="11063" w:author="Thomas Dietz" w:date="2012-08-13T14:28:00Z">
              <w:r>
                <w:t xml:space="preserve">    &lt;/xs:annotation&gt;</w:t>
              </w:r>
            </w:ins>
          </w:p>
          <w:p w14:paraId="43C8AEBE" w14:textId="77777777" w:rsidR="00766893" w:rsidRDefault="00766893" w:rsidP="00766893">
            <w:pPr>
              <w:pStyle w:val="XML1"/>
              <w:rPr>
                <w:ins w:id="11064" w:author="Thomas Dietz" w:date="2012-08-13T14:28:00Z"/>
              </w:rPr>
            </w:pPr>
          </w:p>
          <w:p w14:paraId="04E4826C" w14:textId="77777777" w:rsidR="00766893" w:rsidRDefault="00766893" w:rsidP="00766893">
            <w:pPr>
              <w:pStyle w:val="XML1"/>
              <w:rPr>
                <w:ins w:id="11065" w:author="Thomas Dietz" w:date="2012-08-13T14:28:00Z"/>
              </w:rPr>
            </w:pPr>
            <w:ins w:id="11066" w:author="Thomas Dietz" w:date="2012-08-13T14:28:00Z">
              <w:r>
                <w:t xml:space="preserve">    &lt;xs:restriction base="xs:string"&gt;</w:t>
              </w:r>
            </w:ins>
          </w:p>
          <w:p w14:paraId="4D6C2314" w14:textId="77777777" w:rsidR="00766893" w:rsidRDefault="00766893" w:rsidP="00766893">
            <w:pPr>
              <w:pStyle w:val="XML1"/>
              <w:rPr>
                <w:ins w:id="11067" w:author="Thomas Dietz" w:date="2012-08-13T14:28:00Z"/>
              </w:rPr>
            </w:pPr>
            <w:ins w:id="11068" w:author="Thomas Dietz" w:date="2012-08-13T14:28:00Z">
              <w:r>
                <w:t xml:space="preserve">      &lt;xs:enumeration value="10Mb-HD"/&gt;</w:t>
              </w:r>
            </w:ins>
          </w:p>
          <w:p w14:paraId="488A98CC" w14:textId="77777777" w:rsidR="00766893" w:rsidRDefault="00766893" w:rsidP="00766893">
            <w:pPr>
              <w:pStyle w:val="XML1"/>
              <w:rPr>
                <w:ins w:id="11069" w:author="Thomas Dietz" w:date="2012-08-13T14:28:00Z"/>
              </w:rPr>
            </w:pPr>
            <w:ins w:id="11070" w:author="Thomas Dietz" w:date="2012-08-13T14:28:00Z">
              <w:r>
                <w:t xml:space="preserve">      &lt;xs:enumeration value="10Mb-FD"/&gt;</w:t>
              </w:r>
            </w:ins>
          </w:p>
          <w:p w14:paraId="08149E7B" w14:textId="77777777" w:rsidR="00766893" w:rsidRDefault="00766893" w:rsidP="00766893">
            <w:pPr>
              <w:pStyle w:val="XML1"/>
              <w:rPr>
                <w:ins w:id="11071" w:author="Thomas Dietz" w:date="2012-08-13T14:28:00Z"/>
              </w:rPr>
            </w:pPr>
            <w:ins w:id="11072" w:author="Thomas Dietz" w:date="2012-08-13T14:28:00Z">
              <w:r>
                <w:t xml:space="preserve">      &lt;xs:enumeration value="100Mb-HD"/&gt;</w:t>
              </w:r>
            </w:ins>
          </w:p>
          <w:p w14:paraId="1A109C65" w14:textId="77777777" w:rsidR="00766893" w:rsidRDefault="00766893" w:rsidP="00766893">
            <w:pPr>
              <w:pStyle w:val="XML1"/>
              <w:rPr>
                <w:ins w:id="11073" w:author="Thomas Dietz" w:date="2012-08-13T14:28:00Z"/>
              </w:rPr>
            </w:pPr>
            <w:ins w:id="11074" w:author="Thomas Dietz" w:date="2012-08-13T14:28:00Z">
              <w:r>
                <w:t xml:space="preserve">      &lt;xs:enumeration value="100Mb-FD"/&gt;</w:t>
              </w:r>
            </w:ins>
          </w:p>
          <w:p w14:paraId="0A4C7BA7" w14:textId="77777777" w:rsidR="00766893" w:rsidRDefault="00766893" w:rsidP="00766893">
            <w:pPr>
              <w:pStyle w:val="XML1"/>
              <w:rPr>
                <w:ins w:id="11075" w:author="Thomas Dietz" w:date="2012-08-13T14:28:00Z"/>
              </w:rPr>
            </w:pPr>
            <w:ins w:id="11076" w:author="Thomas Dietz" w:date="2012-08-13T14:28:00Z">
              <w:r>
                <w:t xml:space="preserve">      &lt;xs:enumeration value="1Gb-HD"/&gt;</w:t>
              </w:r>
            </w:ins>
          </w:p>
          <w:p w14:paraId="3330688C" w14:textId="77777777" w:rsidR="00766893" w:rsidRDefault="00766893" w:rsidP="00766893">
            <w:pPr>
              <w:pStyle w:val="XML1"/>
              <w:rPr>
                <w:ins w:id="11077" w:author="Thomas Dietz" w:date="2012-08-13T14:28:00Z"/>
              </w:rPr>
            </w:pPr>
            <w:ins w:id="11078" w:author="Thomas Dietz" w:date="2012-08-13T14:28:00Z">
              <w:r>
                <w:t xml:space="preserve">      &lt;xs:enumeration value="1Gb-FD"/&gt;</w:t>
              </w:r>
            </w:ins>
          </w:p>
          <w:p w14:paraId="63278325" w14:textId="77777777" w:rsidR="00766893" w:rsidRDefault="00766893" w:rsidP="00766893">
            <w:pPr>
              <w:pStyle w:val="XML1"/>
              <w:rPr>
                <w:ins w:id="11079" w:author="Thomas Dietz" w:date="2012-08-13T14:28:00Z"/>
              </w:rPr>
            </w:pPr>
            <w:ins w:id="11080" w:author="Thomas Dietz" w:date="2012-08-13T14:28:00Z">
              <w:r>
                <w:t xml:space="preserve">      &lt;xs:enumeration value="10Gb"/&gt;</w:t>
              </w:r>
            </w:ins>
          </w:p>
          <w:p w14:paraId="7DDF1CCC" w14:textId="77777777" w:rsidR="00766893" w:rsidRDefault="00766893" w:rsidP="00766893">
            <w:pPr>
              <w:pStyle w:val="XML1"/>
              <w:rPr>
                <w:ins w:id="11081" w:author="Thomas Dietz" w:date="2012-08-13T14:28:00Z"/>
              </w:rPr>
            </w:pPr>
            <w:ins w:id="11082" w:author="Thomas Dietz" w:date="2012-08-13T14:28:00Z">
              <w:r>
                <w:t xml:space="preserve">      &lt;xs:enumeration value="40Gb"/&gt;</w:t>
              </w:r>
            </w:ins>
          </w:p>
          <w:p w14:paraId="7360AFB3" w14:textId="77777777" w:rsidR="00766893" w:rsidRDefault="00766893" w:rsidP="00766893">
            <w:pPr>
              <w:pStyle w:val="XML1"/>
              <w:rPr>
                <w:ins w:id="11083" w:author="Thomas Dietz" w:date="2012-08-13T14:28:00Z"/>
              </w:rPr>
            </w:pPr>
            <w:ins w:id="11084" w:author="Thomas Dietz" w:date="2012-08-13T14:28:00Z">
              <w:r>
                <w:t xml:space="preserve">      &lt;xs:enumeration value="100Gb"/&gt;</w:t>
              </w:r>
            </w:ins>
          </w:p>
          <w:p w14:paraId="5F414DF4" w14:textId="77777777" w:rsidR="00766893" w:rsidRDefault="00766893" w:rsidP="00766893">
            <w:pPr>
              <w:pStyle w:val="XML1"/>
              <w:rPr>
                <w:ins w:id="11085" w:author="Thomas Dietz" w:date="2012-08-13T14:28:00Z"/>
              </w:rPr>
            </w:pPr>
            <w:ins w:id="11086" w:author="Thomas Dietz" w:date="2012-08-13T14:28:00Z">
              <w:r>
                <w:t xml:space="preserve">      &lt;xs:enumeration value="1Tb"/&gt;</w:t>
              </w:r>
            </w:ins>
          </w:p>
          <w:p w14:paraId="67586114" w14:textId="77777777" w:rsidR="00766893" w:rsidRDefault="00766893" w:rsidP="00766893">
            <w:pPr>
              <w:pStyle w:val="XML1"/>
              <w:rPr>
                <w:ins w:id="11087" w:author="Thomas Dietz" w:date="2012-08-13T14:28:00Z"/>
              </w:rPr>
            </w:pPr>
            <w:ins w:id="11088" w:author="Thomas Dietz" w:date="2012-08-13T14:28:00Z">
              <w:r>
                <w:t xml:space="preserve">      &lt;xs:enumeration value="other"/&gt;</w:t>
              </w:r>
            </w:ins>
          </w:p>
          <w:p w14:paraId="44913B7E" w14:textId="77777777" w:rsidR="00766893" w:rsidRDefault="00766893" w:rsidP="00766893">
            <w:pPr>
              <w:pStyle w:val="XML1"/>
              <w:rPr>
                <w:ins w:id="11089" w:author="Thomas Dietz" w:date="2012-08-13T14:28:00Z"/>
              </w:rPr>
            </w:pPr>
            <w:ins w:id="11090" w:author="Thomas Dietz" w:date="2012-08-13T14:28:00Z">
              <w:r>
                <w:t xml:space="preserve">    &lt;/xs:restriction&gt;</w:t>
              </w:r>
            </w:ins>
          </w:p>
          <w:p w14:paraId="0C3CB238" w14:textId="12A43AF3" w:rsidR="0094763A" w:rsidRPr="009F1B7D" w:rsidDel="00766893" w:rsidRDefault="00766893" w:rsidP="00766893">
            <w:pPr>
              <w:pStyle w:val="XML1"/>
              <w:rPr>
                <w:del w:id="11091" w:author="Thomas Dietz" w:date="2012-08-13T14:26:00Z"/>
              </w:rPr>
            </w:pPr>
            <w:ins w:id="11092" w:author="Thomas Dietz" w:date="2012-08-13T14:28:00Z">
              <w:r>
                <w:t xml:space="preserve">  &lt;/xs:simpleType&gt;</w:t>
              </w:r>
            </w:ins>
            <w:del w:id="11093" w:author="Thomas Dietz" w:date="2012-08-13T14:26:00Z">
              <w:r w:rsidR="0094763A" w:rsidRPr="009F1B7D" w:rsidDel="00766893">
                <w:delText>&lt;xs:simpleType name="OFPortRateType"&gt;</w:delText>
              </w:r>
            </w:del>
          </w:p>
          <w:p w14:paraId="0F8DBC6E" w14:textId="73A82E5E" w:rsidR="0094763A" w:rsidRPr="009F1B7D" w:rsidDel="00766893" w:rsidRDefault="0094763A" w:rsidP="00011096">
            <w:pPr>
              <w:pStyle w:val="XML2"/>
              <w:rPr>
                <w:del w:id="11094" w:author="Thomas Dietz" w:date="2012-08-13T14:26:00Z"/>
              </w:rPr>
            </w:pPr>
            <w:del w:id="11095" w:author="Thomas Dietz" w:date="2012-08-13T14:26:00Z">
              <w:r w:rsidRPr="009F1B7D" w:rsidDel="00766893">
                <w:delText>&lt;xs:restriction base="xs:string"&gt;</w:delText>
              </w:r>
            </w:del>
          </w:p>
          <w:p w14:paraId="4B828744" w14:textId="1607C34A" w:rsidR="0094763A" w:rsidRPr="009F1B7D" w:rsidDel="00766893" w:rsidRDefault="0094763A" w:rsidP="00011096">
            <w:pPr>
              <w:pStyle w:val="XML3"/>
              <w:rPr>
                <w:del w:id="11096" w:author="Thomas Dietz" w:date="2012-08-13T14:26:00Z"/>
              </w:rPr>
            </w:pPr>
            <w:del w:id="11097" w:author="Thomas Dietz" w:date="2012-08-13T14:26:00Z">
              <w:r w:rsidRPr="009F1B7D" w:rsidDel="00766893">
                <w:delText>&lt;xs:enumeration value="10Mb-HD"/&gt;</w:delText>
              </w:r>
            </w:del>
          </w:p>
          <w:p w14:paraId="698C18F3" w14:textId="42DB9A04" w:rsidR="0094763A" w:rsidRPr="009F1B7D" w:rsidDel="00766893" w:rsidRDefault="0094763A" w:rsidP="00011096">
            <w:pPr>
              <w:pStyle w:val="XML3"/>
              <w:rPr>
                <w:del w:id="11098" w:author="Thomas Dietz" w:date="2012-08-13T14:26:00Z"/>
              </w:rPr>
            </w:pPr>
            <w:del w:id="11099" w:author="Thomas Dietz" w:date="2012-08-13T14:26:00Z">
              <w:r w:rsidRPr="009F1B7D" w:rsidDel="00766893">
                <w:delText>&lt;xs:enumeration value="10Mb-FD"/&gt;</w:delText>
              </w:r>
            </w:del>
          </w:p>
          <w:p w14:paraId="3EA61152" w14:textId="7DB064C4" w:rsidR="0094763A" w:rsidRPr="009F1B7D" w:rsidDel="00766893" w:rsidRDefault="0094763A" w:rsidP="00011096">
            <w:pPr>
              <w:pStyle w:val="XML3"/>
              <w:rPr>
                <w:del w:id="11100" w:author="Thomas Dietz" w:date="2012-08-13T14:26:00Z"/>
              </w:rPr>
            </w:pPr>
            <w:del w:id="11101" w:author="Thomas Dietz" w:date="2012-08-13T14:26:00Z">
              <w:r w:rsidRPr="009F1B7D" w:rsidDel="00766893">
                <w:delText>&lt;xs:enumeration value="100Mb-HD"/&gt;</w:delText>
              </w:r>
            </w:del>
          </w:p>
          <w:p w14:paraId="03F357FA" w14:textId="7316A0D2" w:rsidR="0094763A" w:rsidRPr="009F1B7D" w:rsidDel="00766893" w:rsidRDefault="0094763A" w:rsidP="00011096">
            <w:pPr>
              <w:pStyle w:val="XML3"/>
              <w:rPr>
                <w:del w:id="11102" w:author="Thomas Dietz" w:date="2012-08-13T14:26:00Z"/>
              </w:rPr>
            </w:pPr>
            <w:del w:id="11103" w:author="Thomas Dietz" w:date="2012-08-13T14:26:00Z">
              <w:r w:rsidRPr="009F1B7D" w:rsidDel="00766893">
                <w:delText>&lt;xs:enumeration value="100Mb-FD"/&gt;</w:delText>
              </w:r>
            </w:del>
          </w:p>
          <w:p w14:paraId="2982B57D" w14:textId="46248E9A" w:rsidR="0094763A" w:rsidRPr="009F1B7D" w:rsidDel="00766893" w:rsidRDefault="0094763A" w:rsidP="00011096">
            <w:pPr>
              <w:pStyle w:val="XML3"/>
              <w:rPr>
                <w:del w:id="11104" w:author="Thomas Dietz" w:date="2012-08-13T14:26:00Z"/>
              </w:rPr>
            </w:pPr>
            <w:del w:id="11105" w:author="Thomas Dietz" w:date="2012-08-13T14:26:00Z">
              <w:r w:rsidRPr="009F1B7D" w:rsidDel="00766893">
                <w:delText>&lt;xs:enumeration value="1Gb-HD"/&gt;</w:delText>
              </w:r>
            </w:del>
          </w:p>
          <w:p w14:paraId="16794192" w14:textId="037F7C98" w:rsidR="0094763A" w:rsidRPr="009F1B7D" w:rsidDel="00766893" w:rsidRDefault="0094763A" w:rsidP="00011096">
            <w:pPr>
              <w:pStyle w:val="XML3"/>
              <w:rPr>
                <w:del w:id="11106" w:author="Thomas Dietz" w:date="2012-08-13T14:26:00Z"/>
              </w:rPr>
            </w:pPr>
            <w:del w:id="11107" w:author="Thomas Dietz" w:date="2012-08-13T14:26:00Z">
              <w:r w:rsidRPr="009F1B7D" w:rsidDel="00766893">
                <w:delText>&lt;xs:enumeration value="1Gb-FD"/&gt;</w:delText>
              </w:r>
            </w:del>
          </w:p>
          <w:p w14:paraId="44D54A9E" w14:textId="4CDB941B" w:rsidR="0094763A" w:rsidRPr="009F1B7D" w:rsidDel="00766893" w:rsidRDefault="0094763A" w:rsidP="00011096">
            <w:pPr>
              <w:pStyle w:val="XML3"/>
              <w:rPr>
                <w:del w:id="11108" w:author="Thomas Dietz" w:date="2012-08-13T14:26:00Z"/>
              </w:rPr>
            </w:pPr>
            <w:del w:id="11109" w:author="Thomas Dietz" w:date="2012-08-13T14:26:00Z">
              <w:r w:rsidRPr="009F1B7D" w:rsidDel="00766893">
                <w:delText>&lt;xs:enumeration value="1 Tb"/&gt;</w:delText>
              </w:r>
            </w:del>
          </w:p>
          <w:p w14:paraId="459C5B4D" w14:textId="54ACC30F" w:rsidR="0094763A" w:rsidRPr="009F1B7D" w:rsidDel="00766893" w:rsidRDefault="0094763A" w:rsidP="00011096">
            <w:pPr>
              <w:pStyle w:val="XML3"/>
              <w:rPr>
                <w:del w:id="11110" w:author="Thomas Dietz" w:date="2012-08-13T14:26:00Z"/>
              </w:rPr>
            </w:pPr>
            <w:del w:id="11111" w:author="Thomas Dietz" w:date="2012-08-13T14:26:00Z">
              <w:r w:rsidRPr="009F1B7D" w:rsidDel="00766893">
                <w:delText>&lt;xs:enumeration value="Other"/&gt;</w:delText>
              </w:r>
            </w:del>
          </w:p>
          <w:p w14:paraId="1A6772E4" w14:textId="02C40160" w:rsidR="0094763A" w:rsidRPr="009F1B7D" w:rsidDel="00766893" w:rsidRDefault="0094763A" w:rsidP="00011096">
            <w:pPr>
              <w:pStyle w:val="XML2"/>
              <w:rPr>
                <w:del w:id="11112" w:author="Thomas Dietz" w:date="2012-08-13T14:26:00Z"/>
              </w:rPr>
            </w:pPr>
            <w:del w:id="11113" w:author="Thomas Dietz" w:date="2012-08-13T14:26:00Z">
              <w:r w:rsidRPr="009F1B7D" w:rsidDel="00766893">
                <w:delText>&lt;/xs:restriction&gt;</w:delText>
              </w:r>
            </w:del>
          </w:p>
          <w:p w14:paraId="0DAF471C" w14:textId="34757B12" w:rsidR="0094763A" w:rsidRPr="009F1B7D" w:rsidDel="00766893" w:rsidRDefault="0094763A" w:rsidP="00011096">
            <w:pPr>
              <w:pStyle w:val="XML1"/>
              <w:rPr>
                <w:del w:id="11114" w:author="Thomas Dietz" w:date="2012-08-13T14:26:00Z"/>
              </w:rPr>
            </w:pPr>
            <w:del w:id="11115" w:author="Thomas Dietz" w:date="2012-08-13T14:26:00Z">
              <w:r w:rsidRPr="009F1B7D" w:rsidDel="00766893">
                <w:delText>&lt;/xs:simpleType&gt;</w:delText>
              </w:r>
            </w:del>
          </w:p>
          <w:p w14:paraId="1847AC14" w14:textId="19FF280D" w:rsidR="0094763A" w:rsidRPr="009F1B7D" w:rsidDel="00766893" w:rsidRDefault="0094763A" w:rsidP="00011096">
            <w:pPr>
              <w:pStyle w:val="XML1"/>
              <w:rPr>
                <w:del w:id="11116" w:author="Thomas Dietz" w:date="2012-08-13T14:26:00Z"/>
              </w:rPr>
            </w:pPr>
          </w:p>
          <w:p w14:paraId="10A149DE" w14:textId="6CB04247" w:rsidR="0094763A" w:rsidRPr="009F1B7D" w:rsidDel="00766893" w:rsidRDefault="0094763A" w:rsidP="00011096">
            <w:pPr>
              <w:pStyle w:val="XML1"/>
              <w:rPr>
                <w:del w:id="11117" w:author="Thomas Dietz" w:date="2012-08-13T14:26:00Z"/>
              </w:rPr>
            </w:pPr>
            <w:del w:id="11118" w:author="Thomas Dietz" w:date="2012-08-13T14:26:00Z">
              <w:r w:rsidRPr="009F1B7D" w:rsidDel="00766893">
                <w:delText>&lt;xs:simpleType name="OFPortAutoNegotiateType"&gt;</w:delText>
              </w:r>
            </w:del>
          </w:p>
          <w:p w14:paraId="169B91E2" w14:textId="40EB898A" w:rsidR="0094763A" w:rsidRPr="009F1B7D" w:rsidDel="00766893" w:rsidRDefault="0094763A" w:rsidP="00011096">
            <w:pPr>
              <w:pStyle w:val="XML2"/>
              <w:rPr>
                <w:del w:id="11119" w:author="Thomas Dietz" w:date="2012-08-13T14:26:00Z"/>
              </w:rPr>
            </w:pPr>
            <w:del w:id="11120" w:author="Thomas Dietz" w:date="2012-08-13T14:26:00Z">
              <w:r w:rsidRPr="009F1B7D" w:rsidDel="00766893">
                <w:delText>&lt;xs:restriction base="xs:string"&gt;</w:delText>
              </w:r>
            </w:del>
          </w:p>
          <w:p w14:paraId="69384279" w14:textId="2708549E" w:rsidR="0094763A" w:rsidRPr="009F1B7D" w:rsidDel="00766893" w:rsidRDefault="0094763A" w:rsidP="00011096">
            <w:pPr>
              <w:pStyle w:val="XML3"/>
              <w:rPr>
                <w:del w:id="11121" w:author="Thomas Dietz" w:date="2012-08-13T14:26:00Z"/>
              </w:rPr>
            </w:pPr>
            <w:del w:id="11122" w:author="Thomas Dietz" w:date="2012-08-13T14:26:00Z">
              <w:r w:rsidRPr="009F1B7D" w:rsidDel="00766893">
                <w:delText>&lt;xs:enumeration value="enabled"/&gt;</w:delText>
              </w:r>
            </w:del>
          </w:p>
          <w:p w14:paraId="2E5AFEB7" w14:textId="05A2F0F1" w:rsidR="0094763A" w:rsidRPr="009F1B7D" w:rsidDel="00766893" w:rsidRDefault="0094763A" w:rsidP="00011096">
            <w:pPr>
              <w:pStyle w:val="XML3"/>
              <w:rPr>
                <w:del w:id="11123" w:author="Thomas Dietz" w:date="2012-08-13T14:26:00Z"/>
              </w:rPr>
            </w:pPr>
            <w:del w:id="11124" w:author="Thomas Dietz" w:date="2012-08-13T14:26:00Z">
              <w:r w:rsidRPr="009F1B7D" w:rsidDel="00766893">
                <w:delText>&lt;xs:enumeration value="disabled"/&gt;</w:delText>
              </w:r>
            </w:del>
          </w:p>
          <w:p w14:paraId="73EA7563" w14:textId="57020239" w:rsidR="0094763A" w:rsidRPr="009F1B7D" w:rsidDel="00766893" w:rsidRDefault="0094763A" w:rsidP="00011096">
            <w:pPr>
              <w:pStyle w:val="XML2"/>
              <w:rPr>
                <w:del w:id="11125" w:author="Thomas Dietz" w:date="2012-08-13T14:26:00Z"/>
              </w:rPr>
            </w:pPr>
            <w:del w:id="11126" w:author="Thomas Dietz" w:date="2012-08-13T14:26:00Z">
              <w:r w:rsidRPr="009F1B7D" w:rsidDel="00766893">
                <w:delText>&lt;/xs:restriction&gt;</w:delText>
              </w:r>
            </w:del>
          </w:p>
          <w:p w14:paraId="04A65F0A" w14:textId="031C3926" w:rsidR="0094763A" w:rsidRPr="009F1B7D" w:rsidDel="00766893" w:rsidRDefault="0094763A" w:rsidP="00011096">
            <w:pPr>
              <w:pStyle w:val="XML1"/>
              <w:rPr>
                <w:del w:id="11127" w:author="Thomas Dietz" w:date="2012-08-13T14:26:00Z"/>
              </w:rPr>
            </w:pPr>
            <w:del w:id="11128" w:author="Thomas Dietz" w:date="2012-08-13T14:26:00Z">
              <w:r w:rsidRPr="009F1B7D" w:rsidDel="00766893">
                <w:delText>&lt;/xs:simpleType&gt;</w:delText>
              </w:r>
            </w:del>
          </w:p>
          <w:p w14:paraId="7D98B0B6" w14:textId="6CC9249E" w:rsidR="0094763A" w:rsidRPr="009F1B7D" w:rsidDel="00766893" w:rsidRDefault="0094763A" w:rsidP="00011096">
            <w:pPr>
              <w:pStyle w:val="XML1"/>
              <w:rPr>
                <w:del w:id="11129" w:author="Thomas Dietz" w:date="2012-08-13T14:26:00Z"/>
              </w:rPr>
            </w:pPr>
          </w:p>
          <w:p w14:paraId="65C02B27" w14:textId="2DCE833F" w:rsidR="0094763A" w:rsidRPr="009F1B7D" w:rsidDel="00766893" w:rsidRDefault="0094763A" w:rsidP="00011096">
            <w:pPr>
              <w:pStyle w:val="XML1"/>
              <w:rPr>
                <w:del w:id="11130" w:author="Thomas Dietz" w:date="2012-08-13T14:26:00Z"/>
              </w:rPr>
            </w:pPr>
            <w:del w:id="11131" w:author="Thomas Dietz" w:date="2012-08-13T14:26:00Z">
              <w:r w:rsidRPr="009F1B7D" w:rsidDel="00766893">
                <w:delText>&lt;xs:simpleType name="OFPortMediumType"&gt;</w:delText>
              </w:r>
            </w:del>
          </w:p>
          <w:p w14:paraId="18446CE2" w14:textId="668DD37D" w:rsidR="0094763A" w:rsidRPr="009F1B7D" w:rsidDel="00766893" w:rsidRDefault="0094763A" w:rsidP="00011096">
            <w:pPr>
              <w:pStyle w:val="XML2"/>
              <w:rPr>
                <w:del w:id="11132" w:author="Thomas Dietz" w:date="2012-08-13T14:26:00Z"/>
              </w:rPr>
            </w:pPr>
            <w:del w:id="11133" w:author="Thomas Dietz" w:date="2012-08-13T14:26:00Z">
              <w:r w:rsidRPr="009F1B7D" w:rsidDel="00766893">
                <w:delText>&lt;xs:restriction base="xs:string"&gt;</w:delText>
              </w:r>
            </w:del>
          </w:p>
          <w:p w14:paraId="1411DB4B" w14:textId="69F746D0" w:rsidR="0094763A" w:rsidRPr="009F1B7D" w:rsidDel="00766893" w:rsidRDefault="0094763A" w:rsidP="00011096">
            <w:pPr>
              <w:pStyle w:val="XML3"/>
              <w:rPr>
                <w:del w:id="11134" w:author="Thomas Dietz" w:date="2012-08-13T14:26:00Z"/>
              </w:rPr>
            </w:pPr>
            <w:del w:id="11135" w:author="Thomas Dietz" w:date="2012-08-13T14:26:00Z">
              <w:r w:rsidRPr="009F1B7D" w:rsidDel="00766893">
                <w:delText>&lt;xs:enumeration value="copper"/&gt;</w:delText>
              </w:r>
            </w:del>
          </w:p>
          <w:p w14:paraId="0C1680C6" w14:textId="4E6482B0" w:rsidR="0094763A" w:rsidRPr="009F1B7D" w:rsidDel="00766893" w:rsidRDefault="0094763A" w:rsidP="00011096">
            <w:pPr>
              <w:pStyle w:val="XML3"/>
              <w:rPr>
                <w:del w:id="11136" w:author="Thomas Dietz" w:date="2012-08-13T14:26:00Z"/>
              </w:rPr>
            </w:pPr>
            <w:del w:id="11137" w:author="Thomas Dietz" w:date="2012-08-13T14:26:00Z">
              <w:r w:rsidRPr="009F1B7D" w:rsidDel="00766893">
                <w:delText>&lt;xs:enumeration value="fiber"/&gt;</w:delText>
              </w:r>
            </w:del>
          </w:p>
          <w:p w14:paraId="5656EC11" w14:textId="00F66DB6" w:rsidR="0094763A" w:rsidRPr="009F1B7D" w:rsidDel="00766893" w:rsidRDefault="0094763A" w:rsidP="00011096">
            <w:pPr>
              <w:pStyle w:val="XML3"/>
              <w:rPr>
                <w:del w:id="11138" w:author="Thomas Dietz" w:date="2012-08-13T14:26:00Z"/>
              </w:rPr>
            </w:pPr>
            <w:del w:id="11139" w:author="Thomas Dietz" w:date="2012-08-13T14:26:00Z">
              <w:r w:rsidRPr="009F1B7D" w:rsidDel="00766893">
                <w:delText>&lt;/xs:restriction&gt;</w:delText>
              </w:r>
            </w:del>
          </w:p>
          <w:p w14:paraId="5FAB3498" w14:textId="08DB9572" w:rsidR="0094763A" w:rsidRPr="009F1B7D" w:rsidDel="00766893" w:rsidRDefault="0094763A" w:rsidP="00011096">
            <w:pPr>
              <w:pStyle w:val="XML3"/>
              <w:rPr>
                <w:del w:id="11140" w:author="Thomas Dietz" w:date="2012-08-13T14:26:00Z"/>
              </w:rPr>
            </w:pPr>
            <w:del w:id="11141" w:author="Thomas Dietz" w:date="2012-08-13T14:26:00Z">
              <w:r w:rsidRPr="009F1B7D" w:rsidDel="00766893">
                <w:delText>&lt;/xs:simpleType&gt;</w:delText>
              </w:r>
            </w:del>
          </w:p>
          <w:p w14:paraId="460DA50D" w14:textId="6B00DDFA" w:rsidR="0094763A" w:rsidRPr="009F1B7D" w:rsidDel="00766893" w:rsidRDefault="0094763A" w:rsidP="00011096">
            <w:pPr>
              <w:pStyle w:val="XML3"/>
              <w:rPr>
                <w:del w:id="11142" w:author="Thomas Dietz" w:date="2012-08-13T14:26:00Z"/>
              </w:rPr>
            </w:pPr>
          </w:p>
          <w:p w14:paraId="1481CAE7" w14:textId="1B50A191" w:rsidR="0094763A" w:rsidRPr="009F1B7D" w:rsidDel="00766893" w:rsidRDefault="0094763A" w:rsidP="00011096">
            <w:pPr>
              <w:pStyle w:val="XML3"/>
              <w:rPr>
                <w:del w:id="11143" w:author="Thomas Dietz" w:date="2012-08-13T14:26:00Z"/>
              </w:rPr>
            </w:pPr>
            <w:del w:id="11144" w:author="Thomas Dietz" w:date="2012-08-13T14:26:00Z">
              <w:r w:rsidRPr="009F1B7D" w:rsidDel="00766893">
                <w:delText>&lt;xs:simpleType name="OFPortPauseType"&gt;</w:delText>
              </w:r>
            </w:del>
          </w:p>
          <w:p w14:paraId="5251B7F7" w14:textId="7F52FC62" w:rsidR="0094763A" w:rsidRPr="009F1B7D" w:rsidDel="00766893" w:rsidRDefault="0094763A" w:rsidP="00011096">
            <w:pPr>
              <w:pStyle w:val="XML3"/>
              <w:rPr>
                <w:del w:id="11145" w:author="Thomas Dietz" w:date="2012-08-13T14:26:00Z"/>
              </w:rPr>
            </w:pPr>
            <w:del w:id="11146" w:author="Thomas Dietz" w:date="2012-08-13T14:26:00Z">
              <w:r w:rsidRPr="009F1B7D" w:rsidDel="00766893">
                <w:delText>&lt;xs:restriction base="xs:string"&gt;</w:delText>
              </w:r>
            </w:del>
          </w:p>
          <w:p w14:paraId="240B537A" w14:textId="4DE71C59" w:rsidR="0094763A" w:rsidRPr="009F1B7D" w:rsidDel="00766893" w:rsidRDefault="0094763A" w:rsidP="00011096">
            <w:pPr>
              <w:pStyle w:val="XML3"/>
              <w:rPr>
                <w:del w:id="11147" w:author="Thomas Dietz" w:date="2012-08-13T14:26:00Z"/>
              </w:rPr>
            </w:pPr>
            <w:del w:id="11148" w:author="Thomas Dietz" w:date="2012-08-13T14:26:00Z">
              <w:r w:rsidRPr="009F1B7D" w:rsidDel="00766893">
                <w:delText>&lt;xs:enumeration value="unsupported"/&gt;</w:delText>
              </w:r>
            </w:del>
          </w:p>
          <w:p w14:paraId="618E3381" w14:textId="36375A00" w:rsidR="0094763A" w:rsidRPr="009F1B7D" w:rsidDel="00766893" w:rsidRDefault="0094763A" w:rsidP="00011096">
            <w:pPr>
              <w:pStyle w:val="XML3"/>
              <w:rPr>
                <w:del w:id="11149" w:author="Thomas Dietz" w:date="2012-08-13T14:26:00Z"/>
              </w:rPr>
            </w:pPr>
            <w:del w:id="11150" w:author="Thomas Dietz" w:date="2012-08-13T14:26:00Z">
              <w:r w:rsidRPr="009F1B7D" w:rsidDel="00766893">
                <w:delText>&lt;xs:enumeration value="symmetric"/&gt;</w:delText>
              </w:r>
            </w:del>
          </w:p>
          <w:p w14:paraId="275AC0F2" w14:textId="04847969" w:rsidR="0094763A" w:rsidRPr="009F1B7D" w:rsidDel="00766893" w:rsidRDefault="0094763A" w:rsidP="00011096">
            <w:pPr>
              <w:pStyle w:val="XML3"/>
              <w:rPr>
                <w:del w:id="11151" w:author="Thomas Dietz" w:date="2012-08-13T14:26:00Z"/>
              </w:rPr>
            </w:pPr>
            <w:del w:id="11152" w:author="Thomas Dietz" w:date="2012-08-13T14:26:00Z">
              <w:r w:rsidRPr="009F1B7D" w:rsidDel="00766893">
                <w:delText>&lt;xs:enumeration value="asymmetric"/&gt;</w:delText>
              </w:r>
            </w:del>
          </w:p>
          <w:p w14:paraId="5FA8B8A9" w14:textId="69326897" w:rsidR="0094763A" w:rsidRPr="009F1B7D" w:rsidDel="00766893" w:rsidRDefault="0094763A" w:rsidP="00011096">
            <w:pPr>
              <w:pStyle w:val="XML2"/>
              <w:rPr>
                <w:del w:id="11153" w:author="Thomas Dietz" w:date="2012-08-13T14:26:00Z"/>
              </w:rPr>
            </w:pPr>
            <w:del w:id="11154" w:author="Thomas Dietz" w:date="2012-08-13T14:26:00Z">
              <w:r w:rsidRPr="009F1B7D" w:rsidDel="00766893">
                <w:delText>&lt;/xs:restriction&gt;</w:delText>
              </w:r>
            </w:del>
          </w:p>
          <w:p w14:paraId="66C126CD" w14:textId="4DE35294" w:rsidR="0094763A" w:rsidRPr="009F1B7D" w:rsidRDefault="0094763A" w:rsidP="00011096">
            <w:pPr>
              <w:pStyle w:val="XML1"/>
            </w:pPr>
            <w:del w:id="11155" w:author="Thomas Dietz" w:date="2012-08-13T14:26:00Z">
              <w:r w:rsidRPr="009F1B7D" w:rsidDel="00766893">
                <w:delText>&lt;/xs:simpleType&gt;</w:delText>
              </w:r>
            </w:del>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1156" w:name="_Toc315954021"/>
      <w:bookmarkStart w:id="11157" w:name="_Toc316542531"/>
      <w:bookmarkStart w:id="11158" w:name="_Toc333403911"/>
      <w:r w:rsidRPr="00DB42FD">
        <w:t>XML Example</w:t>
      </w:r>
      <w:bookmarkEnd w:id="11156"/>
      <w:bookmarkEnd w:id="11157"/>
      <w:bookmarkEnd w:id="11158"/>
    </w:p>
    <w:tbl>
      <w:tblPr>
        <w:tblStyle w:val="TableGrid"/>
        <w:tblW w:w="0" w:type="auto"/>
        <w:tblInd w:w="378" w:type="dxa"/>
        <w:shd w:val="clear" w:color="auto" w:fill="C8FCCD"/>
        <w:tblLook w:val="04A0" w:firstRow="1" w:lastRow="0" w:firstColumn="1" w:lastColumn="0" w:noHBand="0" w:noVBand="1"/>
      </w:tblPr>
      <w:tblGrid>
        <w:gridCol w:w="8820"/>
      </w:tblGrid>
      <w:tr w:rsidR="0094763A" w:rsidRPr="00257D58"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lastRenderedPageBreak/>
              <w:t>&lt;auto-negotiate&gt;enabled&lt;/auto-negotiate&gt;</w:t>
            </w:r>
          </w:p>
          <w:p w14:paraId="7569904C" w14:textId="77777777" w:rsidR="0094763A" w:rsidRPr="004238F6" w:rsidRDefault="0094763A" w:rsidP="00011096">
            <w:pPr>
              <w:pStyle w:val="XML1"/>
              <w:rPr>
                <w:lang w:val="de-DE"/>
                <w:rPrChange w:id="11159" w:author="Thomas Dietz" w:date="2012-08-08T14:23:00Z">
                  <w:rPr/>
                </w:rPrChange>
              </w:rPr>
            </w:pPr>
            <w:r w:rsidRPr="004238F6">
              <w:rPr>
                <w:lang w:val="de-DE"/>
                <w:rPrChange w:id="11160" w:author="Thomas Dietz" w:date="2012-08-08T14:23:00Z">
                  <w:rPr/>
                </w:rPrChange>
              </w:rPr>
              <w:t>&lt;medium&gt;copper&lt;/medium&gt;</w:t>
            </w:r>
          </w:p>
          <w:p w14:paraId="6DD1BCE0" w14:textId="77777777" w:rsidR="0094763A" w:rsidRPr="004238F6" w:rsidRDefault="0094763A" w:rsidP="00011096">
            <w:pPr>
              <w:pStyle w:val="XML1"/>
              <w:rPr>
                <w:lang w:val="de-DE"/>
                <w:rPrChange w:id="11161" w:author="Thomas Dietz" w:date="2012-08-08T14:23:00Z">
                  <w:rPr/>
                </w:rPrChange>
              </w:rPr>
            </w:pPr>
            <w:r w:rsidRPr="004238F6">
              <w:rPr>
                <w:lang w:val="de-DE"/>
                <w:rPrChange w:id="11162" w:author="Thomas Dietz" w:date="2012-08-08T14:23:00Z">
                  <w:rPr/>
                </w:rPrChange>
              </w:rPr>
              <w:t>&lt;pause&gt;symmetric&lt;/pause&gt;</w:t>
            </w:r>
          </w:p>
        </w:tc>
      </w:tr>
    </w:tbl>
    <w:p w14:paraId="38B35808" w14:textId="7049174E" w:rsidR="00F07D3E" w:rsidDel="00766893" w:rsidRDefault="00F07D3E" w:rsidP="00D14D27">
      <w:pPr>
        <w:pStyle w:val="Heading3"/>
        <w:rPr>
          <w:del w:id="11163" w:author="Thomas Dietz" w:date="2012-08-13T14:28:00Z"/>
        </w:rPr>
      </w:pPr>
      <w:bookmarkStart w:id="11164" w:name="_Toc333403912"/>
      <w:del w:id="11165" w:author="Thomas Dietz" w:date="2012-08-13T14:28:00Z">
        <w:r w:rsidDel="00766893">
          <w:lastRenderedPageBreak/>
          <w:delText>Normative Constraints</w:delText>
        </w:r>
        <w:bookmarkEnd w:id="11164"/>
      </w:del>
    </w:p>
    <w:p w14:paraId="53450711" w14:textId="69676085" w:rsidR="00F07D3E" w:rsidDel="00766893" w:rsidRDefault="00F07D3E" w:rsidP="00F07D3E">
      <w:pPr>
        <w:rPr>
          <w:del w:id="11166" w:author="Thomas Dietz" w:date="2012-08-13T14:28:00Z"/>
        </w:rPr>
      </w:pPr>
      <w:del w:id="11167" w:author="Thomas Dietz" w:date="2012-08-13T14:28:00Z">
        <w:r w:rsidDel="00766893">
          <w:delText>The OpenFlow Port has several attributes configurable via OF-CONFIG protocol. The normative semantics of these attributes are described in the OpenFlow protocol.</w:delText>
        </w:r>
      </w:del>
    </w:p>
    <w:p w14:paraId="1A2D010D" w14:textId="618C9234" w:rsidR="00F07D3E" w:rsidDel="00766893" w:rsidRDefault="00F07D3E" w:rsidP="00F07D3E">
      <w:pPr>
        <w:rPr>
          <w:del w:id="11168" w:author="Thomas Dietz" w:date="2012-08-13T14:28:00Z"/>
        </w:rPr>
      </w:pPr>
      <w:del w:id="11169" w:author="Thomas Dietz" w:date="2012-08-13T14:28:00Z">
        <w:r w:rsidDel="00766893">
          <w:delText xml:space="preserve">Element </w:delText>
        </w:r>
        <w:r w:rsidRPr="00E751F5" w:rsidDel="00766893">
          <w:rPr>
            <w:rStyle w:val="codeChar"/>
          </w:rPr>
          <w:delText>&lt;rate&gt;</w:delText>
        </w:r>
        <w:r w:rsidDel="00766893">
          <w:delTex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delText>
        </w:r>
      </w:del>
    </w:p>
    <w:p w14:paraId="4B8E1C73" w14:textId="543EF94F" w:rsidR="00F07D3E" w:rsidDel="00766893" w:rsidRDefault="00F07D3E" w:rsidP="00F07D3E">
      <w:pPr>
        <w:rPr>
          <w:del w:id="11170" w:author="Thomas Dietz" w:date="2012-08-13T14:28:00Z"/>
        </w:rPr>
      </w:pPr>
      <w:del w:id="11171" w:author="Thomas Dietz" w:date="2012-08-13T14:28:00Z">
        <w:r w:rsidDel="00766893">
          <w:delText xml:space="preserve">Element </w:delText>
        </w:r>
        <w:r w:rsidRPr="00E751F5" w:rsidDel="00766893">
          <w:rPr>
            <w:rStyle w:val="codeChar"/>
          </w:rPr>
          <w:delText>&lt;auto-negotiate&gt;</w:delText>
        </w:r>
        <w:r w:rsidDel="00766893">
          <w:delText>MUST indicate an administrative state of the forwarding rate auto-negotiation protocol.</w:delText>
        </w:r>
      </w:del>
    </w:p>
    <w:p w14:paraId="25E6419E" w14:textId="165BE2D6" w:rsidR="00F07D3E" w:rsidDel="00766893" w:rsidRDefault="00F07D3E" w:rsidP="00F07D3E">
      <w:pPr>
        <w:rPr>
          <w:del w:id="11172" w:author="Thomas Dietz" w:date="2012-08-13T14:28:00Z"/>
        </w:rPr>
      </w:pPr>
      <w:del w:id="11173" w:author="Thomas Dietz" w:date="2012-08-13T14:28:00Z">
        <w:r w:rsidDel="00766893">
          <w:delText xml:space="preserve">Element </w:delText>
        </w:r>
        <w:r w:rsidRPr="00E751F5" w:rsidDel="00766893">
          <w:rPr>
            <w:rStyle w:val="codeChar"/>
          </w:rPr>
          <w:delText>&lt;medium&gt;</w:delText>
        </w:r>
        <w:r w:rsidDel="00766893">
          <w:delTex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delText>
        </w:r>
      </w:del>
    </w:p>
    <w:p w14:paraId="0D701C13" w14:textId="4BCAFB6B" w:rsidR="00F07D3E" w:rsidDel="00766893" w:rsidRDefault="00F07D3E" w:rsidP="00F07D3E">
      <w:pPr>
        <w:rPr>
          <w:del w:id="11174" w:author="Thomas Dietz" w:date="2012-08-13T14:28:00Z"/>
        </w:rPr>
      </w:pPr>
      <w:del w:id="11175" w:author="Thomas Dietz" w:date="2012-08-13T14:28:00Z">
        <w:r w:rsidDel="00766893">
          <w:delText xml:space="preserve">Element </w:delText>
        </w:r>
        <w:r w:rsidRPr="00E751F5" w:rsidDel="00766893">
          <w:rPr>
            <w:rStyle w:val="codeChar"/>
          </w:rPr>
          <w:delText>&lt;pause&gt;</w:delText>
        </w:r>
        <w:r w:rsidR="00275180" w:rsidDel="00766893">
          <w:delText xml:space="preserve"> </w:delText>
        </w:r>
        <w:r w:rsidDel="00766893">
          <w:delText xml:space="preserve">MUST indicate the flavor of the pause function by indicating either asymmetric or asymmetric. </w:delText>
        </w:r>
      </w:del>
    </w:p>
    <w:p w14:paraId="20F1B7EE" w14:textId="41082278" w:rsidR="00B7089E" w:rsidRPr="00E751F5" w:rsidDel="00766893" w:rsidRDefault="00F07D3E" w:rsidP="00F07D3E">
      <w:pPr>
        <w:rPr>
          <w:del w:id="11176" w:author="Thomas Dietz" w:date="2012-08-13T14:28:00Z"/>
          <w:rStyle w:val="codeChar"/>
        </w:rPr>
      </w:pPr>
      <w:del w:id="11177" w:author="Thomas Dietz" w:date="2012-08-13T14:28:00Z">
        <w:r w:rsidDel="00766893">
          <w:delText xml:space="preserve">The following elements in the advertised Port Feature set can be modified by a NETCONF </w:delText>
        </w:r>
        <w:r w:rsidRPr="00E751F5" w:rsidDel="00766893">
          <w:rPr>
            <w:rStyle w:val="codeChar"/>
          </w:rPr>
          <w:delText>edit-config</w:delText>
        </w:r>
        <w:r w:rsidDel="00766893">
          <w:delText xml:space="preserve"> request or retrieved by a NETCONF </w:delText>
        </w:r>
        <w:r w:rsidRPr="00E751F5" w:rsidDel="00766893">
          <w:rPr>
            <w:rStyle w:val="codeChar"/>
          </w:rPr>
          <w:delText>get-config</w:delText>
        </w:r>
        <w:r w:rsidDel="00766893">
          <w:delText xml:space="preserve"> request: </w:delText>
        </w:r>
        <w:r w:rsidRPr="00E751F5" w:rsidDel="00766893">
          <w:rPr>
            <w:rStyle w:val="codeChar"/>
          </w:rPr>
          <w:delText>&lt;rate&gt;</w:delText>
        </w:r>
        <w:r w:rsidRPr="00E751F5" w:rsidDel="00766893">
          <w:delText xml:space="preserve">, </w:delText>
        </w:r>
        <w:r w:rsidRPr="00E751F5" w:rsidDel="00766893">
          <w:rPr>
            <w:rStyle w:val="codeChar"/>
          </w:rPr>
          <w:delText>&lt;auto-negotiate&gt;</w:delText>
        </w:r>
        <w:r w:rsidRPr="00E751F5" w:rsidDel="00766893">
          <w:delText xml:space="preserve">, </w:delText>
        </w:r>
        <w:r w:rsidRPr="00E751F5" w:rsidDel="00766893">
          <w:rPr>
            <w:rStyle w:val="codeChar"/>
          </w:rPr>
          <w:delText>&lt;medium&gt;</w:delText>
        </w:r>
        <w:r w:rsidRPr="00E751F5" w:rsidDel="00766893">
          <w:delText xml:space="preserve">, </w:delText>
        </w:r>
        <w:r w:rsidRPr="00E751F5" w:rsidDel="00766893">
          <w:rPr>
            <w:rStyle w:val="codeChar"/>
          </w:rPr>
          <w:delText>&lt;pause&gt;</w:delText>
        </w:r>
        <w:r w:rsidRPr="00585700" w:rsidDel="00766893">
          <w:delText>.</w:delText>
        </w:r>
      </w:del>
    </w:p>
    <w:p w14:paraId="7429F3AF" w14:textId="77777777" w:rsidR="00F07D3E" w:rsidRPr="009F1B7D" w:rsidRDefault="00F07D3E" w:rsidP="00D14D27">
      <w:pPr>
        <w:pStyle w:val="Heading3"/>
      </w:pPr>
      <w:bookmarkStart w:id="11178" w:name="_Toc315954023"/>
      <w:bookmarkStart w:id="11179" w:name="_Toc316542533"/>
      <w:bookmarkStart w:id="11180" w:name="_Toc333403913"/>
      <w:r w:rsidRPr="00DB42FD">
        <w:t>YANG Specification</w:t>
      </w:r>
      <w:bookmarkEnd w:id="11178"/>
      <w:bookmarkEnd w:id="11179"/>
      <w:bookmarkEnd w:id="11180"/>
    </w:p>
    <w:tbl>
      <w:tblPr>
        <w:tblStyle w:val="XMLtable"/>
        <w:tblW w:w="5000" w:type="pct"/>
        <w:tblLook w:val="04A0" w:firstRow="1" w:lastRow="0" w:firstColumn="1" w:lastColumn="0" w:noHBand="0" w:noVBand="1"/>
        <w:tblPrChange w:id="11181" w:author="Thomas Dietz" w:date="2012-08-13T14:28:00Z">
          <w:tblPr>
            <w:tblStyle w:val="TableGrid"/>
            <w:tblW w:w="0" w:type="auto"/>
            <w:tblInd w:w="378" w:type="dxa"/>
            <w:shd w:val="clear" w:color="auto" w:fill="C8FCCD"/>
            <w:tblLook w:val="04A0" w:firstRow="1" w:lastRow="0" w:firstColumn="1" w:lastColumn="0" w:noHBand="0" w:noVBand="1"/>
          </w:tblPr>
        </w:tblPrChange>
      </w:tblPr>
      <w:tblGrid>
        <w:gridCol w:w="9474"/>
        <w:tblGridChange w:id="11182">
          <w:tblGrid>
            <w:gridCol w:w="8820"/>
          </w:tblGrid>
        </w:tblGridChange>
      </w:tblGrid>
      <w:tr w:rsidR="00F07D3E" w:rsidRPr="009F1B7D" w14:paraId="5482E38C" w14:textId="77777777" w:rsidTr="00766893">
        <w:tc>
          <w:tcPr>
            <w:tcW w:w="8820" w:type="dxa"/>
            <w:tcPrChange w:id="11183" w:author="Thomas Dietz" w:date="2012-08-13T14:28:00Z">
              <w:tcPr>
                <w:tcW w:w="8820" w:type="dxa"/>
                <w:shd w:val="clear" w:color="auto" w:fill="C8FCCD"/>
              </w:tcPr>
            </w:tcPrChange>
          </w:tcPr>
          <w:p w14:paraId="087672B2" w14:textId="701F33DA" w:rsidR="00F07D3E" w:rsidRPr="009F1B7D" w:rsidDel="00766893" w:rsidRDefault="00F07D3E" w:rsidP="00011096">
            <w:pPr>
              <w:pStyle w:val="XML1"/>
              <w:rPr>
                <w:del w:id="11184" w:author="Thomas Dietz" w:date="2012-08-13T14:30:00Z"/>
              </w:rPr>
            </w:pPr>
            <w:del w:id="11185" w:author="Thomas Dietz" w:date="2012-08-13T14:30:00Z">
              <w:r w:rsidRPr="009F1B7D" w:rsidDel="00766893">
                <w:delText>typedef rate-type {</w:delText>
              </w:r>
            </w:del>
          </w:p>
          <w:p w14:paraId="431ABC5A" w14:textId="78151F5D" w:rsidR="00F07D3E" w:rsidRPr="009F1B7D" w:rsidDel="00766893" w:rsidRDefault="00F07D3E" w:rsidP="00011096">
            <w:pPr>
              <w:pStyle w:val="XML2"/>
              <w:rPr>
                <w:del w:id="11186" w:author="Thomas Dietz" w:date="2012-08-13T14:30:00Z"/>
              </w:rPr>
            </w:pPr>
            <w:del w:id="11187" w:author="Thomas Dietz" w:date="2012-08-13T14:30:00Z">
              <w:r w:rsidRPr="009F1B7D" w:rsidDel="00766893">
                <w:delText>type enumeration {</w:delText>
              </w:r>
            </w:del>
          </w:p>
          <w:p w14:paraId="73B8B08B" w14:textId="72EE3CAD" w:rsidR="00F07D3E" w:rsidRPr="009F1B7D" w:rsidDel="00766893" w:rsidRDefault="00F07D3E" w:rsidP="00011096">
            <w:pPr>
              <w:pStyle w:val="XML3"/>
              <w:rPr>
                <w:del w:id="11188" w:author="Thomas Dietz" w:date="2012-08-13T14:30:00Z"/>
              </w:rPr>
            </w:pPr>
            <w:del w:id="11189" w:author="Thomas Dietz" w:date="2012-08-13T14:30:00Z">
              <w:r w:rsidRPr="009F1B7D" w:rsidDel="00766893">
                <w:delText>enum 10Mb-HD;</w:delText>
              </w:r>
            </w:del>
          </w:p>
          <w:p w14:paraId="0F59BB43" w14:textId="389A9DDA" w:rsidR="00F07D3E" w:rsidRPr="009F1B7D" w:rsidDel="00766893" w:rsidRDefault="00F07D3E" w:rsidP="00011096">
            <w:pPr>
              <w:pStyle w:val="XML3"/>
              <w:rPr>
                <w:del w:id="11190" w:author="Thomas Dietz" w:date="2012-08-13T14:30:00Z"/>
              </w:rPr>
            </w:pPr>
            <w:del w:id="11191" w:author="Thomas Dietz" w:date="2012-08-13T14:30:00Z">
              <w:r w:rsidRPr="009F1B7D" w:rsidDel="00766893">
                <w:delText>enum 10Mb-FD;</w:delText>
              </w:r>
            </w:del>
          </w:p>
          <w:p w14:paraId="0071A913" w14:textId="1EA68858" w:rsidR="00F07D3E" w:rsidRPr="009F1B7D" w:rsidDel="00766893" w:rsidRDefault="00F07D3E" w:rsidP="00011096">
            <w:pPr>
              <w:pStyle w:val="XML3"/>
              <w:rPr>
                <w:del w:id="11192" w:author="Thomas Dietz" w:date="2012-08-13T14:30:00Z"/>
              </w:rPr>
            </w:pPr>
            <w:del w:id="11193" w:author="Thomas Dietz" w:date="2012-08-13T14:30:00Z">
              <w:r w:rsidRPr="009F1B7D" w:rsidDel="00766893">
                <w:delText>enum 100Mb-HD;</w:delText>
              </w:r>
            </w:del>
          </w:p>
          <w:p w14:paraId="236FE611" w14:textId="75C94AC4" w:rsidR="00F07D3E" w:rsidRPr="009F1B7D" w:rsidDel="00766893" w:rsidRDefault="00F07D3E" w:rsidP="00011096">
            <w:pPr>
              <w:pStyle w:val="XML3"/>
              <w:rPr>
                <w:del w:id="11194" w:author="Thomas Dietz" w:date="2012-08-13T14:30:00Z"/>
              </w:rPr>
            </w:pPr>
            <w:del w:id="11195" w:author="Thomas Dietz" w:date="2012-08-13T14:30:00Z">
              <w:r w:rsidRPr="009F1B7D" w:rsidDel="00766893">
                <w:delText>enum 100Mb-FD;</w:delText>
              </w:r>
            </w:del>
          </w:p>
          <w:p w14:paraId="16D9DB71" w14:textId="46464740" w:rsidR="00F07D3E" w:rsidRPr="009F1B7D" w:rsidDel="00766893" w:rsidRDefault="00F07D3E" w:rsidP="00011096">
            <w:pPr>
              <w:pStyle w:val="XML3"/>
              <w:rPr>
                <w:del w:id="11196" w:author="Thomas Dietz" w:date="2012-08-13T14:30:00Z"/>
              </w:rPr>
            </w:pPr>
            <w:del w:id="11197" w:author="Thomas Dietz" w:date="2012-08-13T14:30:00Z">
              <w:r w:rsidRPr="009F1B7D" w:rsidDel="00766893">
                <w:delText>enum 1Gb-HD;</w:delText>
              </w:r>
            </w:del>
          </w:p>
          <w:p w14:paraId="3EC4450C" w14:textId="11283A72" w:rsidR="00F07D3E" w:rsidRPr="009F1B7D" w:rsidDel="00766893" w:rsidRDefault="00F07D3E" w:rsidP="00011096">
            <w:pPr>
              <w:pStyle w:val="XML3"/>
              <w:rPr>
                <w:del w:id="11198" w:author="Thomas Dietz" w:date="2012-08-13T14:30:00Z"/>
              </w:rPr>
            </w:pPr>
            <w:del w:id="11199" w:author="Thomas Dietz" w:date="2012-08-13T14:30:00Z">
              <w:r w:rsidRPr="009F1B7D" w:rsidDel="00766893">
                <w:delText>enum 1Gb-FD;</w:delText>
              </w:r>
            </w:del>
          </w:p>
          <w:p w14:paraId="0A99A807" w14:textId="4F56D2DF" w:rsidR="00F07D3E" w:rsidRPr="009F1B7D" w:rsidDel="00766893" w:rsidRDefault="00F07D3E" w:rsidP="00011096">
            <w:pPr>
              <w:pStyle w:val="XML3"/>
              <w:rPr>
                <w:del w:id="11200" w:author="Thomas Dietz" w:date="2012-08-13T14:30:00Z"/>
              </w:rPr>
            </w:pPr>
            <w:del w:id="11201" w:author="Thomas Dietz" w:date="2012-08-13T14:30:00Z">
              <w:r w:rsidRPr="009F1B7D" w:rsidDel="00766893">
                <w:delText>enum 10Gb;</w:delText>
              </w:r>
            </w:del>
          </w:p>
          <w:p w14:paraId="43CFDB6D" w14:textId="50E49C56" w:rsidR="00F07D3E" w:rsidRPr="009F1B7D" w:rsidDel="00766893" w:rsidRDefault="00F07D3E" w:rsidP="00011096">
            <w:pPr>
              <w:pStyle w:val="XML3"/>
              <w:rPr>
                <w:del w:id="11202" w:author="Thomas Dietz" w:date="2012-08-13T14:30:00Z"/>
              </w:rPr>
            </w:pPr>
            <w:del w:id="11203" w:author="Thomas Dietz" w:date="2012-08-13T14:30:00Z">
              <w:r w:rsidRPr="009F1B7D" w:rsidDel="00766893">
                <w:delText>enum 40Gb;</w:delText>
              </w:r>
            </w:del>
          </w:p>
          <w:p w14:paraId="1821B7FF" w14:textId="6D4E7B96" w:rsidR="00F07D3E" w:rsidRPr="009F1B7D" w:rsidDel="00766893" w:rsidRDefault="00F07D3E" w:rsidP="00011096">
            <w:pPr>
              <w:pStyle w:val="XML3"/>
              <w:rPr>
                <w:del w:id="11204" w:author="Thomas Dietz" w:date="2012-08-13T14:30:00Z"/>
              </w:rPr>
            </w:pPr>
            <w:del w:id="11205" w:author="Thomas Dietz" w:date="2012-08-13T14:30:00Z">
              <w:r w:rsidRPr="009F1B7D" w:rsidDel="00766893">
                <w:delText>enum 100Gb;</w:delText>
              </w:r>
            </w:del>
          </w:p>
          <w:p w14:paraId="609C6B7B" w14:textId="76E81C5B" w:rsidR="00F07D3E" w:rsidRPr="009F1B7D" w:rsidDel="00766893" w:rsidRDefault="00F07D3E" w:rsidP="00011096">
            <w:pPr>
              <w:pStyle w:val="XML3"/>
              <w:rPr>
                <w:del w:id="11206" w:author="Thomas Dietz" w:date="2012-08-13T14:30:00Z"/>
              </w:rPr>
            </w:pPr>
            <w:del w:id="11207" w:author="Thomas Dietz" w:date="2012-08-13T14:30:00Z">
              <w:r w:rsidRPr="009F1B7D" w:rsidDel="00766893">
                <w:delText>enum 1Tb;</w:delText>
              </w:r>
            </w:del>
          </w:p>
          <w:p w14:paraId="6BD43036" w14:textId="4194BA6E" w:rsidR="00F07D3E" w:rsidRPr="009F1B7D" w:rsidDel="00766893" w:rsidRDefault="00F07D3E" w:rsidP="00011096">
            <w:pPr>
              <w:pStyle w:val="XML3"/>
              <w:rPr>
                <w:del w:id="11208" w:author="Thomas Dietz" w:date="2012-08-13T14:30:00Z"/>
              </w:rPr>
            </w:pPr>
            <w:del w:id="11209" w:author="Thomas Dietz" w:date="2012-08-13T14:30:00Z">
              <w:r w:rsidRPr="009F1B7D" w:rsidDel="00766893">
                <w:delText>enum other;</w:delText>
              </w:r>
            </w:del>
          </w:p>
          <w:p w14:paraId="464A825A" w14:textId="01C0F30B" w:rsidR="00F07D3E" w:rsidRPr="009F1B7D" w:rsidDel="00766893" w:rsidRDefault="00F07D3E" w:rsidP="00011096">
            <w:pPr>
              <w:pStyle w:val="XML2"/>
              <w:rPr>
                <w:del w:id="11210" w:author="Thomas Dietz" w:date="2012-08-13T14:30:00Z"/>
              </w:rPr>
            </w:pPr>
            <w:del w:id="11211" w:author="Thomas Dietz" w:date="2012-08-13T14:30:00Z">
              <w:r w:rsidRPr="009F1B7D" w:rsidDel="00766893">
                <w:delText>}</w:delText>
              </w:r>
            </w:del>
          </w:p>
          <w:p w14:paraId="33777E8D" w14:textId="31A1F16F" w:rsidR="00F07D3E" w:rsidRPr="009F1B7D" w:rsidDel="00766893" w:rsidRDefault="00F07D3E" w:rsidP="00011096">
            <w:pPr>
              <w:pStyle w:val="XML2"/>
              <w:rPr>
                <w:del w:id="11212" w:author="Thomas Dietz" w:date="2012-08-13T14:30:00Z"/>
              </w:rPr>
            </w:pPr>
            <w:del w:id="11213" w:author="Thomas Dietz" w:date="2012-08-13T14:30:00Z">
              <w:r w:rsidRPr="009F1B7D" w:rsidDel="00766893">
                <w:delText>description "Type to specify the rate of a port including the duplex transmission feature. Possible rates are 10Mb, 100Mb, 1Gb, 10Gb, 40Gb, 100Gb, 1Tb or other. Rates of 10Mb, 100Mb and 1Gb can support half or full duplex transmission.";</w:delText>
              </w:r>
            </w:del>
          </w:p>
          <w:p w14:paraId="0A3EC87C" w14:textId="2CB80006" w:rsidR="00F07D3E" w:rsidRPr="009F1B7D" w:rsidDel="00766893" w:rsidRDefault="00F07D3E" w:rsidP="00011096">
            <w:pPr>
              <w:pStyle w:val="XML1"/>
              <w:rPr>
                <w:del w:id="11214" w:author="Thomas Dietz" w:date="2012-08-13T14:30:00Z"/>
              </w:rPr>
            </w:pPr>
            <w:del w:id="11215" w:author="Thomas Dietz" w:date="2012-08-13T14:30:00Z">
              <w:r w:rsidRPr="009F1B7D" w:rsidDel="00766893">
                <w:delText>}</w:delText>
              </w:r>
            </w:del>
          </w:p>
          <w:p w14:paraId="259DE7AF" w14:textId="29E5B1B6" w:rsidR="00F07D3E" w:rsidRPr="009F1B7D" w:rsidDel="00766893" w:rsidRDefault="00F07D3E" w:rsidP="00011096">
            <w:pPr>
              <w:pStyle w:val="XML1"/>
              <w:rPr>
                <w:del w:id="11216" w:author="Thomas Dietz" w:date="2012-08-13T14:30:00Z"/>
              </w:rPr>
            </w:pPr>
          </w:p>
          <w:p w14:paraId="35CDE59D" w14:textId="6BDF4A30" w:rsidR="00F07D3E" w:rsidRPr="009F1B7D" w:rsidDel="00766893" w:rsidRDefault="00F07D3E" w:rsidP="00011096">
            <w:pPr>
              <w:pStyle w:val="XML1"/>
              <w:rPr>
                <w:del w:id="11217" w:author="Thomas Dietz" w:date="2012-08-13T14:30:00Z"/>
              </w:rPr>
            </w:pPr>
            <w:del w:id="11218" w:author="Thomas Dietz" w:date="2012-08-13T14:30:00Z">
              <w:r w:rsidRPr="009F1B7D" w:rsidDel="00766893">
                <w:delText>grouping openflow-port-current-features-grouping {</w:delText>
              </w:r>
            </w:del>
          </w:p>
          <w:p w14:paraId="36EE84FD" w14:textId="702E00AE" w:rsidR="00F07D3E" w:rsidRPr="009F1B7D" w:rsidDel="00766893" w:rsidRDefault="00F07D3E" w:rsidP="00011096">
            <w:pPr>
              <w:pStyle w:val="XML2"/>
              <w:rPr>
                <w:del w:id="11219" w:author="Thomas Dietz" w:date="2012-08-13T14:30:00Z"/>
              </w:rPr>
            </w:pPr>
            <w:del w:id="11220" w:author="Thomas Dietz" w:date="2012-08-13T14:30:00Z">
              <w:r w:rsidRPr="009F1B7D" w:rsidDel="00766893">
                <w:delText>description "The current features of a port.";</w:delText>
              </w:r>
            </w:del>
          </w:p>
          <w:p w14:paraId="7770A64A" w14:textId="2FDD0CF9" w:rsidR="00F07D3E" w:rsidRPr="009F1B7D" w:rsidDel="00766893" w:rsidRDefault="00F07D3E" w:rsidP="00011096">
            <w:pPr>
              <w:pStyle w:val="XML2"/>
              <w:rPr>
                <w:del w:id="11221" w:author="Thomas Dietz" w:date="2012-08-13T14:30:00Z"/>
              </w:rPr>
            </w:pPr>
            <w:del w:id="11222" w:author="Thomas Dietz" w:date="2012-08-13T14:30:00Z">
              <w:r w:rsidRPr="009F1B7D" w:rsidDel="00766893">
                <w:delText>leaf rate {</w:delText>
              </w:r>
            </w:del>
          </w:p>
          <w:p w14:paraId="37A8508E" w14:textId="4E476660" w:rsidR="00F07D3E" w:rsidRPr="009F1B7D" w:rsidDel="00766893" w:rsidRDefault="00F07D3E" w:rsidP="00011096">
            <w:pPr>
              <w:pStyle w:val="XML3"/>
              <w:rPr>
                <w:del w:id="11223" w:author="Thomas Dietz" w:date="2012-08-13T14:30:00Z"/>
              </w:rPr>
            </w:pPr>
            <w:del w:id="11224" w:author="Thomas Dietz" w:date="2012-08-13T14:30:00Z">
              <w:r w:rsidRPr="009F1B7D" w:rsidDel="00766893">
                <w:lastRenderedPageBreak/>
                <w:delText>type rate-type;</w:delText>
              </w:r>
            </w:del>
          </w:p>
          <w:p w14:paraId="4F27322C" w14:textId="47AAE520" w:rsidR="00F07D3E" w:rsidRPr="009F1B7D" w:rsidDel="00766893" w:rsidRDefault="00F07D3E" w:rsidP="00011096">
            <w:pPr>
              <w:pStyle w:val="XML3"/>
              <w:rPr>
                <w:del w:id="11225" w:author="Thomas Dietz" w:date="2012-08-13T14:30:00Z"/>
              </w:rPr>
            </w:pPr>
            <w:del w:id="11226" w:author="Thomas Dietz" w:date="2012-08-13T14:30:00Z">
              <w:r w:rsidRPr="009F1B7D" w:rsidDel="00766893">
                <w:delText>mandatory true;</w:delText>
              </w:r>
            </w:del>
          </w:p>
          <w:p w14:paraId="2DBCB2FA" w14:textId="0224C4B6" w:rsidR="00F07D3E" w:rsidRPr="009F1B7D" w:rsidDel="00766893" w:rsidRDefault="00F07D3E" w:rsidP="00011096">
            <w:pPr>
              <w:pStyle w:val="XML3"/>
              <w:rPr>
                <w:del w:id="11227" w:author="Thomas Dietz" w:date="2012-08-13T14:30:00Z"/>
              </w:rPr>
            </w:pPr>
            <w:del w:id="11228" w:author="Thomas Dietz" w:date="2012-08-13T14:30:00Z">
              <w:r w:rsidRPr="009F1B7D" w:rsidDel="00766893">
                <w:delText>description "The transmission rate that is currently used.";</w:delText>
              </w:r>
            </w:del>
          </w:p>
          <w:p w14:paraId="3B2AF75D" w14:textId="579B238D" w:rsidR="00F07D3E" w:rsidRPr="009F1B7D" w:rsidDel="00766893" w:rsidRDefault="00F07D3E" w:rsidP="00011096">
            <w:pPr>
              <w:pStyle w:val="XML2"/>
              <w:rPr>
                <w:del w:id="11229" w:author="Thomas Dietz" w:date="2012-08-13T14:30:00Z"/>
              </w:rPr>
            </w:pPr>
            <w:del w:id="11230" w:author="Thomas Dietz" w:date="2012-08-13T14:30:00Z">
              <w:r w:rsidRPr="009F1B7D" w:rsidDel="00766893">
                <w:delText>}</w:delText>
              </w:r>
            </w:del>
          </w:p>
          <w:p w14:paraId="7A607CC1" w14:textId="75AFC338" w:rsidR="00F07D3E" w:rsidRPr="009F1B7D" w:rsidDel="00766893" w:rsidRDefault="00F07D3E" w:rsidP="00011096">
            <w:pPr>
              <w:pStyle w:val="XML2"/>
              <w:rPr>
                <w:del w:id="11231" w:author="Thomas Dietz" w:date="2012-08-13T14:30:00Z"/>
              </w:rPr>
            </w:pPr>
            <w:del w:id="11232" w:author="Thomas Dietz" w:date="2012-08-13T14:30:00Z">
              <w:r w:rsidRPr="009F1B7D" w:rsidDel="00766893">
                <w:delText xml:space="preserve">leaf auto-negotiate { </w:delText>
              </w:r>
            </w:del>
          </w:p>
          <w:p w14:paraId="629EED60" w14:textId="72E13ADE" w:rsidR="00F07D3E" w:rsidRPr="009F1B7D" w:rsidDel="00766893" w:rsidRDefault="00F07D3E" w:rsidP="00011096">
            <w:pPr>
              <w:pStyle w:val="XML3"/>
              <w:rPr>
                <w:del w:id="11233" w:author="Thomas Dietz" w:date="2012-08-13T14:30:00Z"/>
              </w:rPr>
            </w:pPr>
            <w:del w:id="11234" w:author="Thomas Dietz" w:date="2012-08-13T14:30:00Z">
              <w:r w:rsidRPr="009F1B7D" w:rsidDel="00766893">
                <w:delText>type boolean;</w:delText>
              </w:r>
            </w:del>
          </w:p>
          <w:p w14:paraId="0605600F" w14:textId="459C5CB2" w:rsidR="00F07D3E" w:rsidRPr="009F1B7D" w:rsidDel="00766893" w:rsidRDefault="00F07D3E" w:rsidP="00011096">
            <w:pPr>
              <w:pStyle w:val="XML3"/>
              <w:rPr>
                <w:del w:id="11235" w:author="Thomas Dietz" w:date="2012-08-13T14:30:00Z"/>
              </w:rPr>
            </w:pPr>
            <w:del w:id="11236" w:author="Thomas Dietz" w:date="2012-08-13T14:30:00Z">
              <w:r w:rsidRPr="009F1B7D" w:rsidDel="00766893">
                <w:delText>mandatory true;</w:delText>
              </w:r>
            </w:del>
          </w:p>
          <w:p w14:paraId="1742CD4F" w14:textId="1A9CF0DB" w:rsidR="00F07D3E" w:rsidRPr="009F1B7D" w:rsidDel="00766893" w:rsidRDefault="00F07D3E" w:rsidP="00011096">
            <w:pPr>
              <w:pStyle w:val="XML3"/>
              <w:rPr>
                <w:del w:id="11237" w:author="Thomas Dietz" w:date="2012-08-13T14:30:00Z"/>
              </w:rPr>
            </w:pPr>
            <w:del w:id="11238" w:author="Thomas Dietz" w:date="2012-08-13T14:30:00Z">
              <w:r w:rsidRPr="009F1B7D" w:rsidDel="00766893">
                <w:delText>description "Specifies if auto-negotiation of transmission parameters was used for the port.";</w:delText>
              </w:r>
            </w:del>
          </w:p>
          <w:p w14:paraId="78CB0977" w14:textId="11D0D362" w:rsidR="00F07D3E" w:rsidRPr="009F1B7D" w:rsidDel="00766893" w:rsidRDefault="00F07D3E" w:rsidP="00011096">
            <w:pPr>
              <w:pStyle w:val="XML2"/>
              <w:rPr>
                <w:del w:id="11239" w:author="Thomas Dietz" w:date="2012-08-13T14:30:00Z"/>
              </w:rPr>
            </w:pPr>
            <w:del w:id="11240" w:author="Thomas Dietz" w:date="2012-08-13T14:30:00Z">
              <w:r w:rsidRPr="009F1B7D" w:rsidDel="00766893">
                <w:delText>}</w:delText>
              </w:r>
            </w:del>
          </w:p>
          <w:p w14:paraId="20371C29" w14:textId="134A1791" w:rsidR="00F07D3E" w:rsidRPr="009F1B7D" w:rsidDel="00766893" w:rsidRDefault="00F07D3E" w:rsidP="00011096">
            <w:pPr>
              <w:pStyle w:val="XML2"/>
              <w:rPr>
                <w:del w:id="11241" w:author="Thomas Dietz" w:date="2012-08-13T14:30:00Z"/>
              </w:rPr>
            </w:pPr>
            <w:del w:id="11242" w:author="Thomas Dietz" w:date="2012-08-13T14:30:00Z">
              <w:r w:rsidRPr="009F1B7D" w:rsidDel="00766893">
                <w:delText>leaf medium {</w:delText>
              </w:r>
            </w:del>
          </w:p>
          <w:p w14:paraId="7D40032B" w14:textId="16D5AEE6" w:rsidR="00F07D3E" w:rsidRPr="009F1B7D" w:rsidDel="00766893" w:rsidRDefault="00F07D3E" w:rsidP="00011096">
            <w:pPr>
              <w:pStyle w:val="XML3"/>
              <w:rPr>
                <w:del w:id="11243" w:author="Thomas Dietz" w:date="2012-08-13T14:30:00Z"/>
              </w:rPr>
            </w:pPr>
            <w:del w:id="11244" w:author="Thomas Dietz" w:date="2012-08-13T14:30:00Z">
              <w:r w:rsidRPr="009F1B7D" w:rsidDel="00766893">
                <w:delText>type enumeration {</w:delText>
              </w:r>
            </w:del>
          </w:p>
          <w:p w14:paraId="1BC68441" w14:textId="1EA3727E" w:rsidR="00F07D3E" w:rsidRPr="009F1B7D" w:rsidDel="00766893" w:rsidRDefault="00F07D3E" w:rsidP="00011096">
            <w:pPr>
              <w:pStyle w:val="XML4"/>
              <w:rPr>
                <w:del w:id="11245" w:author="Thomas Dietz" w:date="2012-08-13T14:30:00Z"/>
              </w:rPr>
            </w:pPr>
            <w:del w:id="11246" w:author="Thomas Dietz" w:date="2012-08-13T14:30:00Z">
              <w:r w:rsidRPr="009F1B7D" w:rsidDel="00766893">
                <w:delText>enum copper;</w:delText>
              </w:r>
            </w:del>
          </w:p>
          <w:p w14:paraId="29CC805D" w14:textId="7F6C0371" w:rsidR="00F07D3E" w:rsidRPr="009F1B7D" w:rsidDel="00766893" w:rsidRDefault="00F07D3E" w:rsidP="00011096">
            <w:pPr>
              <w:pStyle w:val="XML4"/>
              <w:rPr>
                <w:del w:id="11247" w:author="Thomas Dietz" w:date="2012-08-13T14:30:00Z"/>
              </w:rPr>
            </w:pPr>
            <w:del w:id="11248" w:author="Thomas Dietz" w:date="2012-08-13T14:30:00Z">
              <w:r w:rsidRPr="009F1B7D" w:rsidDel="00766893">
                <w:delText>enum fiber;</w:delText>
              </w:r>
            </w:del>
          </w:p>
          <w:p w14:paraId="256545F4" w14:textId="6DCD04AD" w:rsidR="00F07D3E" w:rsidRPr="009F1B7D" w:rsidDel="00766893" w:rsidRDefault="00F07D3E" w:rsidP="00011096">
            <w:pPr>
              <w:pStyle w:val="XML3"/>
              <w:rPr>
                <w:del w:id="11249" w:author="Thomas Dietz" w:date="2012-08-13T14:30:00Z"/>
              </w:rPr>
            </w:pPr>
            <w:del w:id="11250" w:author="Thomas Dietz" w:date="2012-08-13T14:30:00Z">
              <w:r w:rsidRPr="009F1B7D" w:rsidDel="00766893">
                <w:delText>}</w:delText>
              </w:r>
            </w:del>
          </w:p>
          <w:p w14:paraId="39397722" w14:textId="6D396000" w:rsidR="00F07D3E" w:rsidRPr="009F1B7D" w:rsidDel="00766893" w:rsidRDefault="00F07D3E" w:rsidP="00011096">
            <w:pPr>
              <w:pStyle w:val="XML3"/>
              <w:rPr>
                <w:del w:id="11251" w:author="Thomas Dietz" w:date="2012-08-13T14:30:00Z"/>
              </w:rPr>
            </w:pPr>
            <w:del w:id="11252" w:author="Thomas Dietz" w:date="2012-08-13T14:30:00Z">
              <w:r w:rsidRPr="009F1B7D" w:rsidDel="00766893">
                <w:delText>mandatory true;</w:delText>
              </w:r>
            </w:del>
          </w:p>
          <w:p w14:paraId="6C9C36DB" w14:textId="4D24C348" w:rsidR="00F07D3E" w:rsidRPr="009F1B7D" w:rsidDel="00766893" w:rsidRDefault="00F07D3E" w:rsidP="00011096">
            <w:pPr>
              <w:pStyle w:val="XML3"/>
              <w:rPr>
                <w:del w:id="11253" w:author="Thomas Dietz" w:date="2012-08-13T14:30:00Z"/>
              </w:rPr>
            </w:pPr>
            <w:del w:id="11254" w:author="Thomas Dietz" w:date="2012-08-13T14:30:00Z">
              <w:r w:rsidRPr="009F1B7D" w:rsidDel="00766893">
                <w:delText>description "The transmission medium used by the port.";</w:delText>
              </w:r>
            </w:del>
          </w:p>
          <w:p w14:paraId="3FF151CA" w14:textId="16646E8F" w:rsidR="00F07D3E" w:rsidRPr="009F1B7D" w:rsidDel="00766893" w:rsidRDefault="00F07D3E" w:rsidP="00011096">
            <w:pPr>
              <w:pStyle w:val="XML2"/>
              <w:rPr>
                <w:del w:id="11255" w:author="Thomas Dietz" w:date="2012-08-13T14:30:00Z"/>
              </w:rPr>
            </w:pPr>
            <w:del w:id="11256" w:author="Thomas Dietz" w:date="2012-08-13T14:30:00Z">
              <w:r w:rsidRPr="009F1B7D" w:rsidDel="00766893">
                <w:delText>}</w:delText>
              </w:r>
            </w:del>
          </w:p>
          <w:p w14:paraId="27DB9152" w14:textId="25F22FC7" w:rsidR="00F07D3E" w:rsidRPr="009F1B7D" w:rsidDel="00766893" w:rsidRDefault="00F07D3E" w:rsidP="00011096">
            <w:pPr>
              <w:pStyle w:val="XML2"/>
              <w:rPr>
                <w:del w:id="11257" w:author="Thomas Dietz" w:date="2012-08-13T14:30:00Z"/>
              </w:rPr>
            </w:pPr>
            <w:del w:id="11258" w:author="Thomas Dietz" w:date="2012-08-13T14:30:00Z">
              <w:r w:rsidRPr="009F1B7D" w:rsidDel="00766893">
                <w:delText>leaf pause {</w:delText>
              </w:r>
            </w:del>
          </w:p>
          <w:p w14:paraId="2D62AF96" w14:textId="571FB83D" w:rsidR="00F07D3E" w:rsidRPr="009F1B7D" w:rsidDel="00766893" w:rsidRDefault="00F07D3E" w:rsidP="00011096">
            <w:pPr>
              <w:pStyle w:val="XML3"/>
              <w:rPr>
                <w:del w:id="11259" w:author="Thomas Dietz" w:date="2012-08-13T14:30:00Z"/>
              </w:rPr>
            </w:pPr>
            <w:del w:id="11260" w:author="Thomas Dietz" w:date="2012-08-13T14:30:00Z">
              <w:r w:rsidRPr="009F1B7D" w:rsidDel="00766893">
                <w:delText>type enumeration {</w:delText>
              </w:r>
            </w:del>
          </w:p>
          <w:p w14:paraId="3DF6DB31" w14:textId="76EBD8EB" w:rsidR="00F07D3E" w:rsidRPr="009F1B7D" w:rsidDel="00766893" w:rsidRDefault="00F07D3E" w:rsidP="00011096">
            <w:pPr>
              <w:pStyle w:val="XML4"/>
              <w:rPr>
                <w:del w:id="11261" w:author="Thomas Dietz" w:date="2012-08-13T14:30:00Z"/>
              </w:rPr>
            </w:pPr>
            <w:del w:id="11262" w:author="Thomas Dietz" w:date="2012-08-13T14:30:00Z">
              <w:r w:rsidRPr="009F1B7D" w:rsidDel="00766893">
                <w:delText>enum unsupported;</w:delText>
              </w:r>
            </w:del>
          </w:p>
          <w:p w14:paraId="4243CE80" w14:textId="50EDAAA1" w:rsidR="00F07D3E" w:rsidRPr="009F1B7D" w:rsidDel="00766893" w:rsidRDefault="00F07D3E" w:rsidP="00011096">
            <w:pPr>
              <w:pStyle w:val="XML4"/>
              <w:rPr>
                <w:del w:id="11263" w:author="Thomas Dietz" w:date="2012-08-13T14:30:00Z"/>
              </w:rPr>
            </w:pPr>
            <w:del w:id="11264" w:author="Thomas Dietz" w:date="2012-08-13T14:30:00Z">
              <w:r w:rsidRPr="009F1B7D" w:rsidDel="00766893">
                <w:delText>enum symmetric;</w:delText>
              </w:r>
            </w:del>
          </w:p>
          <w:p w14:paraId="3E55ED53" w14:textId="48B7B4AF" w:rsidR="00F07D3E" w:rsidRPr="009F1B7D" w:rsidDel="00766893" w:rsidRDefault="00F07D3E" w:rsidP="00011096">
            <w:pPr>
              <w:pStyle w:val="XML4"/>
              <w:rPr>
                <w:del w:id="11265" w:author="Thomas Dietz" w:date="2012-08-13T14:30:00Z"/>
              </w:rPr>
            </w:pPr>
            <w:del w:id="11266" w:author="Thomas Dietz" w:date="2012-08-13T14:30:00Z">
              <w:r w:rsidRPr="009F1B7D" w:rsidDel="00766893">
                <w:delText>enum asymmetric;</w:delText>
              </w:r>
            </w:del>
          </w:p>
          <w:p w14:paraId="017E676B" w14:textId="4A9B8161" w:rsidR="00F07D3E" w:rsidRPr="009F1B7D" w:rsidDel="00766893" w:rsidRDefault="00F07D3E" w:rsidP="00011096">
            <w:pPr>
              <w:pStyle w:val="XML4"/>
              <w:rPr>
                <w:del w:id="11267" w:author="Thomas Dietz" w:date="2012-08-13T14:30:00Z"/>
              </w:rPr>
            </w:pPr>
            <w:del w:id="11268" w:author="Thomas Dietz" w:date="2012-08-13T14:30:00Z">
              <w:r w:rsidRPr="009F1B7D" w:rsidDel="00766893">
                <w:delText>}</w:delText>
              </w:r>
            </w:del>
          </w:p>
          <w:p w14:paraId="69521450" w14:textId="4ABF3DFB" w:rsidR="00F07D3E" w:rsidRPr="009F1B7D" w:rsidDel="00766893" w:rsidRDefault="00F07D3E" w:rsidP="00011096">
            <w:pPr>
              <w:pStyle w:val="XML3"/>
              <w:rPr>
                <w:del w:id="11269" w:author="Thomas Dietz" w:date="2012-08-13T14:30:00Z"/>
              </w:rPr>
            </w:pPr>
            <w:del w:id="11270" w:author="Thomas Dietz" w:date="2012-08-13T14:30:00Z">
              <w:r w:rsidRPr="009F1B7D" w:rsidDel="00766893">
                <w:delText>mandatory true;</w:delText>
              </w:r>
            </w:del>
          </w:p>
          <w:p w14:paraId="0CE233DB" w14:textId="5B850BA3" w:rsidR="00F07D3E" w:rsidRPr="009F1B7D" w:rsidDel="00766893" w:rsidRDefault="00F07D3E" w:rsidP="00011096">
            <w:pPr>
              <w:pStyle w:val="XML3"/>
              <w:rPr>
                <w:del w:id="11271" w:author="Thomas Dietz" w:date="2012-08-13T14:30:00Z"/>
              </w:rPr>
            </w:pPr>
            <w:del w:id="11272" w:author="Thomas Dietz" w:date="2012-08-13T14:30:00Z">
              <w:r w:rsidRPr="009F1B7D" w:rsidDel="00766893">
                <w:delText>description "Specifies if pausing of transmission is supported at all and if yes if it is asymmetric or symmetric.";</w:delText>
              </w:r>
            </w:del>
          </w:p>
          <w:p w14:paraId="5CEC21FD" w14:textId="1A1C5651" w:rsidR="00F07D3E" w:rsidRPr="009F1B7D" w:rsidDel="00766893" w:rsidRDefault="00F07D3E" w:rsidP="00011096">
            <w:pPr>
              <w:pStyle w:val="XML2"/>
              <w:rPr>
                <w:del w:id="11273" w:author="Thomas Dietz" w:date="2012-08-13T14:30:00Z"/>
              </w:rPr>
            </w:pPr>
            <w:del w:id="11274" w:author="Thomas Dietz" w:date="2012-08-13T14:30:00Z">
              <w:r w:rsidRPr="009F1B7D" w:rsidDel="00766893">
                <w:delText>}</w:delText>
              </w:r>
            </w:del>
          </w:p>
          <w:p w14:paraId="69E0C10C" w14:textId="4C281CB2" w:rsidR="00F07D3E" w:rsidRPr="009F1B7D" w:rsidDel="00766893" w:rsidRDefault="00F07D3E" w:rsidP="00011096">
            <w:pPr>
              <w:pStyle w:val="XML1"/>
              <w:rPr>
                <w:del w:id="11275" w:author="Thomas Dietz" w:date="2012-08-13T14:30:00Z"/>
              </w:rPr>
            </w:pPr>
            <w:del w:id="11276" w:author="Thomas Dietz" w:date="2012-08-13T14:30:00Z">
              <w:r w:rsidRPr="009F1B7D" w:rsidDel="00766893">
                <w:delText>}</w:delText>
              </w:r>
            </w:del>
          </w:p>
          <w:p w14:paraId="6E5AD6E7" w14:textId="39E1A624" w:rsidR="00F07D3E" w:rsidRPr="009F1B7D" w:rsidDel="00766893" w:rsidRDefault="00F07D3E" w:rsidP="00011096">
            <w:pPr>
              <w:pStyle w:val="XML1"/>
              <w:rPr>
                <w:del w:id="11277" w:author="Thomas Dietz" w:date="2012-08-13T14:30:00Z"/>
              </w:rPr>
            </w:pPr>
          </w:p>
          <w:p w14:paraId="2DF34B30" w14:textId="20AF85E0" w:rsidR="00F07D3E" w:rsidRPr="009F1B7D" w:rsidDel="00766893" w:rsidRDefault="00F07D3E" w:rsidP="00011096">
            <w:pPr>
              <w:pStyle w:val="XML1"/>
              <w:rPr>
                <w:del w:id="11278" w:author="Thomas Dietz" w:date="2012-08-13T14:30:00Z"/>
              </w:rPr>
            </w:pPr>
            <w:del w:id="11279" w:author="Thomas Dietz" w:date="2012-08-13T14:30:00Z">
              <w:r w:rsidRPr="009F1B7D" w:rsidDel="00766893">
                <w:delText>grouping openflow-port-other-features-grouping {</w:delText>
              </w:r>
            </w:del>
          </w:p>
          <w:p w14:paraId="6998403C" w14:textId="08AFB134" w:rsidR="00F07D3E" w:rsidRPr="009F1B7D" w:rsidDel="00766893" w:rsidRDefault="00F07D3E" w:rsidP="00011096">
            <w:pPr>
              <w:pStyle w:val="XML2"/>
              <w:rPr>
                <w:del w:id="11280" w:author="Thomas Dietz" w:date="2012-08-13T14:30:00Z"/>
              </w:rPr>
            </w:pPr>
            <w:del w:id="11281" w:author="Thomas Dietz" w:date="2012-08-13T14:30:00Z">
              <w:r w:rsidRPr="009F1B7D" w:rsidDel="00766893">
                <w:delText>description "The features of a port that are supported or advertised.";</w:delText>
              </w:r>
            </w:del>
          </w:p>
          <w:p w14:paraId="10E528CC" w14:textId="572DCEAA" w:rsidR="00F07D3E" w:rsidRPr="009F1B7D" w:rsidDel="00766893" w:rsidRDefault="00F07D3E" w:rsidP="00011096">
            <w:pPr>
              <w:pStyle w:val="XML2"/>
              <w:rPr>
                <w:del w:id="11282" w:author="Thomas Dietz" w:date="2012-08-13T14:30:00Z"/>
              </w:rPr>
            </w:pPr>
            <w:del w:id="11283" w:author="Thomas Dietz" w:date="2012-08-13T14:30:00Z">
              <w:r w:rsidRPr="009F1B7D" w:rsidDel="00766893">
                <w:delText>leaf-list rate {</w:delText>
              </w:r>
            </w:del>
          </w:p>
          <w:p w14:paraId="425ADC45" w14:textId="135E2122" w:rsidR="00F07D3E" w:rsidRPr="009F1B7D" w:rsidDel="00766893" w:rsidRDefault="00F07D3E" w:rsidP="00011096">
            <w:pPr>
              <w:pStyle w:val="XML3"/>
              <w:rPr>
                <w:del w:id="11284" w:author="Thomas Dietz" w:date="2012-08-13T14:30:00Z"/>
              </w:rPr>
            </w:pPr>
            <w:del w:id="11285" w:author="Thomas Dietz" w:date="2012-08-13T14:30:00Z">
              <w:r w:rsidRPr="009F1B7D" w:rsidDel="00766893">
                <w:delText>type rate-type;</w:delText>
              </w:r>
            </w:del>
          </w:p>
          <w:p w14:paraId="32C12BD1" w14:textId="1D29D2DF" w:rsidR="00F07D3E" w:rsidRPr="009F1B7D" w:rsidDel="00766893" w:rsidRDefault="00F07D3E" w:rsidP="00011096">
            <w:pPr>
              <w:pStyle w:val="XML3"/>
              <w:rPr>
                <w:del w:id="11286" w:author="Thomas Dietz" w:date="2012-08-13T14:30:00Z"/>
              </w:rPr>
            </w:pPr>
            <w:del w:id="11287" w:author="Thomas Dietz" w:date="2012-08-13T14:30:00Z">
              <w:r w:rsidRPr="009F1B7D" w:rsidDel="00766893">
                <w:delText>min-elements 1;</w:delText>
              </w:r>
            </w:del>
          </w:p>
          <w:p w14:paraId="37BAC838" w14:textId="47EF2CAD" w:rsidR="00F07D3E" w:rsidRPr="009F1B7D" w:rsidDel="00766893" w:rsidRDefault="00F07D3E" w:rsidP="00011096">
            <w:pPr>
              <w:pStyle w:val="XML3"/>
              <w:rPr>
                <w:del w:id="11288" w:author="Thomas Dietz" w:date="2012-08-13T14:30:00Z"/>
              </w:rPr>
            </w:pPr>
            <w:del w:id="11289" w:author="Thomas Dietz" w:date="2012-08-13T14:30:00Z">
              <w:r w:rsidRPr="009F1B7D" w:rsidDel="00766893">
                <w:delText>description "The transmission rate that is supported or advertised. Multiple transmissions rates are allowed.";</w:delText>
              </w:r>
            </w:del>
          </w:p>
          <w:p w14:paraId="139FD746" w14:textId="3D91C2E9" w:rsidR="00F07D3E" w:rsidRPr="009F1B7D" w:rsidDel="00766893" w:rsidRDefault="00F07D3E" w:rsidP="00011096">
            <w:pPr>
              <w:pStyle w:val="XML2"/>
              <w:rPr>
                <w:del w:id="11290" w:author="Thomas Dietz" w:date="2012-08-13T14:30:00Z"/>
              </w:rPr>
            </w:pPr>
            <w:del w:id="11291" w:author="Thomas Dietz" w:date="2012-08-13T14:30:00Z">
              <w:r w:rsidRPr="009F1B7D" w:rsidDel="00766893">
                <w:delText>}</w:delText>
              </w:r>
            </w:del>
          </w:p>
          <w:p w14:paraId="7612647B" w14:textId="1BEF4B39" w:rsidR="00F07D3E" w:rsidRPr="009F1B7D" w:rsidDel="00766893" w:rsidRDefault="00F07D3E" w:rsidP="00011096">
            <w:pPr>
              <w:pStyle w:val="XML2"/>
              <w:rPr>
                <w:del w:id="11292" w:author="Thomas Dietz" w:date="2012-08-13T14:30:00Z"/>
              </w:rPr>
            </w:pPr>
            <w:del w:id="11293" w:author="Thomas Dietz" w:date="2012-08-13T14:30:00Z">
              <w:r w:rsidRPr="009F1B7D" w:rsidDel="00766893">
                <w:delText xml:space="preserve">leaf auto-negotiate { </w:delText>
              </w:r>
            </w:del>
          </w:p>
          <w:p w14:paraId="3AA5AA89" w14:textId="462596BC" w:rsidR="00F07D3E" w:rsidRPr="009F1B7D" w:rsidDel="00766893" w:rsidRDefault="00F07D3E" w:rsidP="00011096">
            <w:pPr>
              <w:pStyle w:val="XML3"/>
              <w:rPr>
                <w:del w:id="11294" w:author="Thomas Dietz" w:date="2012-08-13T14:30:00Z"/>
              </w:rPr>
            </w:pPr>
            <w:del w:id="11295" w:author="Thomas Dietz" w:date="2012-08-13T14:30:00Z">
              <w:r w:rsidRPr="009F1B7D" w:rsidDel="00766893">
                <w:delText>type boolean;</w:delText>
              </w:r>
            </w:del>
          </w:p>
          <w:p w14:paraId="008C1A52" w14:textId="2B1479A6" w:rsidR="00F07D3E" w:rsidRPr="009F1B7D" w:rsidDel="00766893" w:rsidRDefault="00F07D3E" w:rsidP="00011096">
            <w:pPr>
              <w:pStyle w:val="XML3"/>
              <w:rPr>
                <w:del w:id="11296" w:author="Thomas Dietz" w:date="2012-08-13T14:30:00Z"/>
              </w:rPr>
            </w:pPr>
            <w:del w:id="11297" w:author="Thomas Dietz" w:date="2012-08-13T14:30:00Z">
              <w:r w:rsidRPr="009F1B7D" w:rsidDel="00766893">
                <w:delText>mandatory true;</w:delText>
              </w:r>
            </w:del>
          </w:p>
          <w:p w14:paraId="19DA7962" w14:textId="4B8B967E" w:rsidR="00F07D3E" w:rsidRPr="009F1B7D" w:rsidDel="00766893" w:rsidRDefault="00F07D3E" w:rsidP="00011096">
            <w:pPr>
              <w:pStyle w:val="XML3"/>
              <w:rPr>
                <w:del w:id="11298" w:author="Thomas Dietz" w:date="2012-08-13T14:30:00Z"/>
              </w:rPr>
            </w:pPr>
            <w:del w:id="11299" w:author="Thomas Dietz" w:date="2012-08-13T14:30:00Z">
              <w:r w:rsidRPr="009F1B7D" w:rsidDel="00766893">
                <w:delText>description "Specifies if auto-negotiation of transmission parameters is enabled for the port.";</w:delText>
              </w:r>
            </w:del>
          </w:p>
          <w:p w14:paraId="6D6F63EA" w14:textId="45193AA9" w:rsidR="00F07D3E" w:rsidRPr="009F1B7D" w:rsidDel="00766893" w:rsidRDefault="00F07D3E" w:rsidP="00011096">
            <w:pPr>
              <w:pStyle w:val="XML2"/>
              <w:rPr>
                <w:del w:id="11300" w:author="Thomas Dietz" w:date="2012-08-13T14:30:00Z"/>
              </w:rPr>
            </w:pPr>
            <w:del w:id="11301" w:author="Thomas Dietz" w:date="2012-08-13T14:30:00Z">
              <w:r w:rsidRPr="009F1B7D" w:rsidDel="00766893">
                <w:delText>}</w:delText>
              </w:r>
            </w:del>
          </w:p>
          <w:p w14:paraId="65590001" w14:textId="4B287C9D" w:rsidR="00F07D3E" w:rsidRPr="009F1B7D" w:rsidDel="00766893" w:rsidRDefault="00F07D3E" w:rsidP="00011096">
            <w:pPr>
              <w:pStyle w:val="XML2"/>
              <w:rPr>
                <w:del w:id="11302" w:author="Thomas Dietz" w:date="2012-08-13T14:30:00Z"/>
              </w:rPr>
            </w:pPr>
            <w:del w:id="11303" w:author="Thomas Dietz" w:date="2012-08-13T14:30:00Z">
              <w:r w:rsidRPr="009F1B7D" w:rsidDel="00766893">
                <w:delText>leaf-list medium {</w:delText>
              </w:r>
            </w:del>
          </w:p>
          <w:p w14:paraId="22620F7D" w14:textId="6B416694" w:rsidR="00F07D3E" w:rsidRPr="009F1B7D" w:rsidDel="00766893" w:rsidRDefault="00F07D3E" w:rsidP="00011096">
            <w:pPr>
              <w:pStyle w:val="XML3"/>
              <w:rPr>
                <w:del w:id="11304" w:author="Thomas Dietz" w:date="2012-08-13T14:30:00Z"/>
              </w:rPr>
            </w:pPr>
            <w:del w:id="11305" w:author="Thomas Dietz" w:date="2012-08-13T14:30:00Z">
              <w:r w:rsidRPr="009F1B7D" w:rsidDel="00766893">
                <w:delText>type enumeration {</w:delText>
              </w:r>
            </w:del>
          </w:p>
          <w:p w14:paraId="26F9022F" w14:textId="470929E9" w:rsidR="00F07D3E" w:rsidRPr="009F1B7D" w:rsidDel="00766893" w:rsidRDefault="00F07D3E" w:rsidP="00011096">
            <w:pPr>
              <w:pStyle w:val="XML4"/>
              <w:rPr>
                <w:del w:id="11306" w:author="Thomas Dietz" w:date="2012-08-13T14:30:00Z"/>
              </w:rPr>
            </w:pPr>
            <w:del w:id="11307" w:author="Thomas Dietz" w:date="2012-08-13T14:30:00Z">
              <w:r w:rsidRPr="009F1B7D" w:rsidDel="00766893">
                <w:delText>enum copper;</w:delText>
              </w:r>
            </w:del>
          </w:p>
          <w:p w14:paraId="39D57B66" w14:textId="4599A9EF" w:rsidR="00F07D3E" w:rsidRPr="009F1B7D" w:rsidDel="00766893" w:rsidRDefault="00F07D3E" w:rsidP="00011096">
            <w:pPr>
              <w:pStyle w:val="XML4"/>
              <w:rPr>
                <w:del w:id="11308" w:author="Thomas Dietz" w:date="2012-08-13T14:30:00Z"/>
              </w:rPr>
            </w:pPr>
            <w:del w:id="11309" w:author="Thomas Dietz" w:date="2012-08-13T14:30:00Z">
              <w:r w:rsidRPr="009F1B7D" w:rsidDel="00766893">
                <w:delText>enum fiber;</w:delText>
              </w:r>
            </w:del>
          </w:p>
          <w:p w14:paraId="4DEBC5FB" w14:textId="33190AF2" w:rsidR="00F07D3E" w:rsidRPr="009F1B7D" w:rsidDel="00766893" w:rsidRDefault="00F07D3E" w:rsidP="00011096">
            <w:pPr>
              <w:pStyle w:val="XML4"/>
              <w:rPr>
                <w:del w:id="11310" w:author="Thomas Dietz" w:date="2012-08-13T14:30:00Z"/>
              </w:rPr>
            </w:pPr>
            <w:del w:id="11311" w:author="Thomas Dietz" w:date="2012-08-13T14:30:00Z">
              <w:r w:rsidRPr="009F1B7D" w:rsidDel="00766893">
                <w:delText>}</w:delText>
              </w:r>
            </w:del>
          </w:p>
          <w:p w14:paraId="6917046D" w14:textId="62C5A693" w:rsidR="00F07D3E" w:rsidRPr="009F1B7D" w:rsidDel="00766893" w:rsidRDefault="00F07D3E" w:rsidP="00011096">
            <w:pPr>
              <w:pStyle w:val="XML3"/>
              <w:rPr>
                <w:del w:id="11312" w:author="Thomas Dietz" w:date="2012-08-13T14:30:00Z"/>
              </w:rPr>
            </w:pPr>
            <w:del w:id="11313" w:author="Thomas Dietz" w:date="2012-08-13T14:30:00Z">
              <w:r w:rsidRPr="009F1B7D" w:rsidDel="00766893">
                <w:delText>min-elements 1;</w:delText>
              </w:r>
            </w:del>
          </w:p>
          <w:p w14:paraId="3311A60F" w14:textId="53944C3D" w:rsidR="00F07D3E" w:rsidRPr="009F1B7D" w:rsidDel="00766893" w:rsidRDefault="00F07D3E" w:rsidP="00011096">
            <w:pPr>
              <w:pStyle w:val="XML3"/>
              <w:rPr>
                <w:del w:id="11314" w:author="Thomas Dietz" w:date="2012-08-13T14:30:00Z"/>
              </w:rPr>
            </w:pPr>
            <w:del w:id="11315" w:author="Thomas Dietz" w:date="2012-08-13T14:30:00Z">
              <w:r w:rsidRPr="009F1B7D" w:rsidDel="00766893">
                <w:delText>description "The transmission medium used by the port. Multiple media are allowed.";</w:delText>
              </w:r>
            </w:del>
          </w:p>
          <w:p w14:paraId="471C6CD5" w14:textId="7B3D9D25" w:rsidR="00F07D3E" w:rsidRPr="009F1B7D" w:rsidDel="00766893" w:rsidRDefault="00F07D3E" w:rsidP="00011096">
            <w:pPr>
              <w:pStyle w:val="XML3"/>
              <w:rPr>
                <w:del w:id="11316" w:author="Thomas Dietz" w:date="2012-08-13T14:30:00Z"/>
              </w:rPr>
            </w:pPr>
            <w:del w:id="11317" w:author="Thomas Dietz" w:date="2012-08-13T14:30:00Z">
              <w:r w:rsidRPr="009F1B7D" w:rsidDel="00766893">
                <w:delText>}</w:delText>
              </w:r>
            </w:del>
          </w:p>
          <w:p w14:paraId="288809FC" w14:textId="05C27E3E" w:rsidR="00F07D3E" w:rsidRPr="009F1B7D" w:rsidDel="00766893" w:rsidRDefault="00F07D3E" w:rsidP="00011096">
            <w:pPr>
              <w:pStyle w:val="XML3"/>
              <w:rPr>
                <w:del w:id="11318" w:author="Thomas Dietz" w:date="2012-08-13T14:30:00Z"/>
              </w:rPr>
            </w:pPr>
            <w:del w:id="11319" w:author="Thomas Dietz" w:date="2012-08-13T14:30:00Z">
              <w:r w:rsidRPr="009F1B7D" w:rsidDel="00766893">
                <w:delText>leaf pause {</w:delText>
              </w:r>
            </w:del>
          </w:p>
          <w:p w14:paraId="05F3E3E3" w14:textId="1171D649" w:rsidR="00F07D3E" w:rsidRPr="009F1B7D" w:rsidDel="00766893" w:rsidRDefault="00F07D3E" w:rsidP="00011096">
            <w:pPr>
              <w:pStyle w:val="XML4"/>
              <w:rPr>
                <w:del w:id="11320" w:author="Thomas Dietz" w:date="2012-08-13T14:30:00Z"/>
              </w:rPr>
            </w:pPr>
            <w:del w:id="11321" w:author="Thomas Dietz" w:date="2012-08-13T14:30:00Z">
              <w:r w:rsidRPr="009F1B7D" w:rsidDel="00766893">
                <w:delText>type enumeration {</w:delText>
              </w:r>
            </w:del>
          </w:p>
          <w:p w14:paraId="787A3F0C" w14:textId="5736661E" w:rsidR="00F07D3E" w:rsidRPr="009F1B7D" w:rsidDel="00766893" w:rsidRDefault="00F07D3E" w:rsidP="00011096">
            <w:pPr>
              <w:pStyle w:val="XML5"/>
              <w:rPr>
                <w:del w:id="11322" w:author="Thomas Dietz" w:date="2012-08-13T14:30:00Z"/>
              </w:rPr>
            </w:pPr>
            <w:del w:id="11323" w:author="Thomas Dietz" w:date="2012-08-13T14:30:00Z">
              <w:r w:rsidRPr="009F1B7D" w:rsidDel="00766893">
                <w:delText>enum unsupported;</w:delText>
              </w:r>
            </w:del>
          </w:p>
          <w:p w14:paraId="04D1A96C" w14:textId="5CF85E32" w:rsidR="00F07D3E" w:rsidRPr="009F1B7D" w:rsidDel="00766893" w:rsidRDefault="00F07D3E" w:rsidP="00011096">
            <w:pPr>
              <w:pStyle w:val="XML5"/>
              <w:rPr>
                <w:del w:id="11324" w:author="Thomas Dietz" w:date="2012-08-13T14:30:00Z"/>
              </w:rPr>
            </w:pPr>
            <w:del w:id="11325" w:author="Thomas Dietz" w:date="2012-08-13T14:30:00Z">
              <w:r w:rsidRPr="009F1B7D" w:rsidDel="00766893">
                <w:lastRenderedPageBreak/>
                <w:delText>enum symmetric;</w:delText>
              </w:r>
            </w:del>
          </w:p>
          <w:p w14:paraId="7A5D43A9" w14:textId="3F428113" w:rsidR="00F07D3E" w:rsidRPr="009F1B7D" w:rsidDel="00766893" w:rsidRDefault="00F07D3E" w:rsidP="00011096">
            <w:pPr>
              <w:pStyle w:val="XML5"/>
              <w:rPr>
                <w:del w:id="11326" w:author="Thomas Dietz" w:date="2012-08-13T14:30:00Z"/>
              </w:rPr>
            </w:pPr>
            <w:del w:id="11327" w:author="Thomas Dietz" w:date="2012-08-13T14:30:00Z">
              <w:r w:rsidRPr="009F1B7D" w:rsidDel="00766893">
                <w:delText>enum asymmetric;</w:delText>
              </w:r>
            </w:del>
          </w:p>
          <w:p w14:paraId="66F9A9C5" w14:textId="755E98BB" w:rsidR="00F07D3E" w:rsidRPr="009F1B7D" w:rsidDel="00766893" w:rsidRDefault="00F07D3E" w:rsidP="00011096">
            <w:pPr>
              <w:pStyle w:val="XML4"/>
              <w:rPr>
                <w:del w:id="11328" w:author="Thomas Dietz" w:date="2012-08-13T14:30:00Z"/>
              </w:rPr>
            </w:pPr>
            <w:del w:id="11329" w:author="Thomas Dietz" w:date="2012-08-13T14:30:00Z">
              <w:r w:rsidRPr="009F1B7D" w:rsidDel="00766893">
                <w:delText>}</w:delText>
              </w:r>
            </w:del>
          </w:p>
          <w:p w14:paraId="12F2E2AE" w14:textId="72F651EE" w:rsidR="00F07D3E" w:rsidRPr="009F1B7D" w:rsidDel="00766893" w:rsidRDefault="00F07D3E" w:rsidP="00011096">
            <w:pPr>
              <w:pStyle w:val="XML4"/>
              <w:rPr>
                <w:del w:id="11330" w:author="Thomas Dietz" w:date="2012-08-13T14:30:00Z"/>
              </w:rPr>
            </w:pPr>
            <w:del w:id="11331" w:author="Thomas Dietz" w:date="2012-08-13T14:30:00Z">
              <w:r w:rsidRPr="009F1B7D" w:rsidDel="00766893">
                <w:delText>description "Specifies if pausing of transmission is supported at all and if yes if it is asymmetric or symmetric.";</w:delText>
              </w:r>
            </w:del>
          </w:p>
          <w:p w14:paraId="0AEEE736" w14:textId="6EB212A4" w:rsidR="00F07D3E" w:rsidRPr="009F1B7D" w:rsidDel="00766893" w:rsidRDefault="00F07D3E" w:rsidP="00011096">
            <w:pPr>
              <w:pStyle w:val="XML2"/>
              <w:rPr>
                <w:del w:id="11332" w:author="Thomas Dietz" w:date="2012-08-13T14:30:00Z"/>
              </w:rPr>
            </w:pPr>
            <w:del w:id="11333" w:author="Thomas Dietz" w:date="2012-08-13T14:30:00Z">
              <w:r w:rsidRPr="009F1B7D" w:rsidDel="00766893">
                <w:delText>}</w:delText>
              </w:r>
            </w:del>
          </w:p>
          <w:p w14:paraId="4FEFBF82" w14:textId="77777777" w:rsidR="00766893" w:rsidRDefault="00F07D3E" w:rsidP="00766893">
            <w:pPr>
              <w:pStyle w:val="XML1"/>
              <w:rPr>
                <w:ins w:id="11334" w:author="Thomas Dietz" w:date="2012-08-13T14:30:00Z"/>
              </w:rPr>
            </w:pPr>
            <w:del w:id="11335" w:author="Thomas Dietz" w:date="2012-08-13T14:30:00Z">
              <w:r w:rsidRPr="009F1B7D" w:rsidDel="00766893">
                <w:delText>}</w:delText>
              </w:r>
            </w:del>
            <w:ins w:id="11336" w:author="Thomas Dietz" w:date="2012-08-13T14:30:00Z">
              <w:r w:rsidR="00766893">
                <w:t xml:space="preserve">  grouping OFPortCurrentFeatureListType {</w:t>
              </w:r>
            </w:ins>
          </w:p>
          <w:p w14:paraId="3B92ACD4" w14:textId="77777777" w:rsidR="00766893" w:rsidRDefault="00766893" w:rsidP="00766893">
            <w:pPr>
              <w:pStyle w:val="XML1"/>
              <w:rPr>
                <w:ins w:id="11337" w:author="Thomas Dietz" w:date="2012-08-13T14:30:00Z"/>
              </w:rPr>
            </w:pPr>
            <w:ins w:id="11338" w:author="Thomas Dietz" w:date="2012-08-13T14:30:00Z">
              <w:r>
                <w:t xml:space="preserve">    description "The current features of a port.</w:t>
              </w:r>
            </w:ins>
          </w:p>
          <w:p w14:paraId="04FD0940" w14:textId="77777777" w:rsidR="00766893" w:rsidRDefault="00766893" w:rsidP="00766893">
            <w:pPr>
              <w:pStyle w:val="XML1"/>
              <w:rPr>
                <w:ins w:id="11339" w:author="Thomas Dietz" w:date="2012-08-13T14:30:00Z"/>
              </w:rPr>
            </w:pPr>
          </w:p>
          <w:p w14:paraId="7A58939E" w14:textId="77777777" w:rsidR="00766893" w:rsidRDefault="00766893" w:rsidP="00766893">
            <w:pPr>
              <w:pStyle w:val="XML1"/>
              <w:rPr>
                <w:ins w:id="11340" w:author="Thomas Dietz" w:date="2012-08-13T14:30:00Z"/>
              </w:rPr>
            </w:pPr>
            <w:ins w:id="11341" w:author="Thomas Dietz" w:date="2012-08-13T14:30:00Z">
              <w:r>
                <w:t xml:space="preserve">      Elements in the type OFPortCurrentFeatureListType are not</w:t>
              </w:r>
            </w:ins>
          </w:p>
          <w:p w14:paraId="33241D85" w14:textId="77777777" w:rsidR="00766893" w:rsidRDefault="00766893" w:rsidP="00766893">
            <w:pPr>
              <w:pStyle w:val="XML1"/>
              <w:rPr>
                <w:ins w:id="11342" w:author="Thomas Dietz" w:date="2012-08-13T14:30:00Z"/>
              </w:rPr>
            </w:pPr>
            <w:ins w:id="11343" w:author="Thomas Dietz" w:date="2012-08-13T14:30:00Z">
              <w:r>
                <w:t xml:space="preserve">      configurable and can only be retrieved by NETCONF &lt;get&gt;</w:t>
              </w:r>
            </w:ins>
          </w:p>
          <w:p w14:paraId="0B8D3A3B" w14:textId="77777777" w:rsidR="00766893" w:rsidRDefault="00766893" w:rsidP="00766893">
            <w:pPr>
              <w:pStyle w:val="XML1"/>
              <w:rPr>
                <w:ins w:id="11344" w:author="Thomas Dietz" w:date="2012-08-13T14:30:00Z"/>
              </w:rPr>
            </w:pPr>
            <w:ins w:id="11345" w:author="Thomas Dietz" w:date="2012-08-13T14:30:00Z">
              <w:r>
                <w:t xml:space="preserve">      operations. Attemps to modify this element and its children</w:t>
              </w:r>
            </w:ins>
          </w:p>
          <w:p w14:paraId="43FFA4C7" w14:textId="77777777" w:rsidR="00766893" w:rsidRDefault="00766893" w:rsidP="00766893">
            <w:pPr>
              <w:pStyle w:val="XML1"/>
              <w:rPr>
                <w:ins w:id="11346" w:author="Thomas Dietz" w:date="2012-08-13T14:30:00Z"/>
              </w:rPr>
            </w:pPr>
            <w:ins w:id="11347" w:author="Thomas Dietz" w:date="2012-08-13T14:30:00Z">
              <w:r>
                <w:t xml:space="preserve">      with a NETCONF &lt;edit-config&gt; operation MUST result in an </w:t>
              </w:r>
            </w:ins>
          </w:p>
          <w:p w14:paraId="41613ABD" w14:textId="77777777" w:rsidR="00766893" w:rsidRDefault="00766893" w:rsidP="00766893">
            <w:pPr>
              <w:pStyle w:val="XML1"/>
              <w:rPr>
                <w:ins w:id="11348" w:author="Thomas Dietz" w:date="2012-08-13T14:30:00Z"/>
              </w:rPr>
            </w:pPr>
            <w:ins w:id="11349" w:author="Thomas Dietz" w:date="2012-08-13T14:30:00Z">
              <w:r>
                <w:t xml:space="preserve">      'operation-not-supported' error with type 'application'.";</w:t>
              </w:r>
            </w:ins>
          </w:p>
          <w:p w14:paraId="4A173356" w14:textId="77777777" w:rsidR="00766893" w:rsidRDefault="00766893" w:rsidP="00766893">
            <w:pPr>
              <w:pStyle w:val="XML1"/>
              <w:rPr>
                <w:ins w:id="11350" w:author="Thomas Dietz" w:date="2012-08-13T14:30:00Z"/>
              </w:rPr>
            </w:pPr>
            <w:ins w:id="11351" w:author="Thomas Dietz" w:date="2012-08-13T14:30:00Z">
              <w:r>
                <w:t xml:space="preserve">    leaf rate {</w:t>
              </w:r>
            </w:ins>
          </w:p>
          <w:p w14:paraId="77193970" w14:textId="77777777" w:rsidR="00766893" w:rsidRDefault="00766893" w:rsidP="00766893">
            <w:pPr>
              <w:pStyle w:val="XML1"/>
              <w:rPr>
                <w:ins w:id="11352" w:author="Thomas Dietz" w:date="2012-08-13T14:30:00Z"/>
              </w:rPr>
            </w:pPr>
            <w:ins w:id="11353" w:author="Thomas Dietz" w:date="2012-08-13T14:30:00Z">
              <w:r>
                <w:t xml:space="preserve">      type OFPortRateType;</w:t>
              </w:r>
            </w:ins>
          </w:p>
          <w:p w14:paraId="1DBD7DAB" w14:textId="77777777" w:rsidR="00766893" w:rsidRDefault="00766893" w:rsidP="00766893">
            <w:pPr>
              <w:pStyle w:val="XML1"/>
              <w:rPr>
                <w:ins w:id="11354" w:author="Thomas Dietz" w:date="2012-08-13T14:30:00Z"/>
              </w:rPr>
            </w:pPr>
            <w:ins w:id="11355" w:author="Thomas Dietz" w:date="2012-08-13T14:30:00Z">
              <w:r>
                <w:t xml:space="preserve">      description "The transmission rate that is currently used.</w:t>
              </w:r>
            </w:ins>
          </w:p>
          <w:p w14:paraId="098AC5E4" w14:textId="77777777" w:rsidR="00766893" w:rsidRDefault="00766893" w:rsidP="00766893">
            <w:pPr>
              <w:pStyle w:val="XML1"/>
              <w:rPr>
                <w:ins w:id="11356" w:author="Thomas Dietz" w:date="2012-08-13T14:30:00Z"/>
              </w:rPr>
            </w:pPr>
            <w:ins w:id="11357" w:author="Thomas Dietz" w:date="2012-08-13T14:30:00Z">
              <w:r>
                <w:t xml:space="preserve">        The value MUST indicate a valid forwarding rate.  </w:t>
              </w:r>
            </w:ins>
          </w:p>
          <w:p w14:paraId="2BD67B38" w14:textId="77777777" w:rsidR="00766893" w:rsidRDefault="00766893" w:rsidP="00766893">
            <w:pPr>
              <w:pStyle w:val="XML1"/>
              <w:rPr>
                <w:ins w:id="11358" w:author="Thomas Dietz" w:date="2012-08-13T14:30:00Z"/>
              </w:rPr>
            </w:pPr>
            <w:ins w:id="11359" w:author="Thomas Dietz" w:date="2012-08-13T14:30:00Z">
              <w:r>
                <w:t xml:space="preserve">      </w:t>
              </w:r>
            </w:ins>
          </w:p>
          <w:p w14:paraId="5E41E072" w14:textId="77777777" w:rsidR="00766893" w:rsidRDefault="00766893" w:rsidP="00766893">
            <w:pPr>
              <w:pStyle w:val="XML1"/>
              <w:rPr>
                <w:ins w:id="11360" w:author="Thomas Dietz" w:date="2012-08-13T14:30:00Z"/>
              </w:rPr>
            </w:pPr>
            <w:ins w:id="11361" w:author="Thomas Dietz" w:date="2012-08-13T14:30:00Z">
              <w:r>
                <w:t xml:space="preserve">        The current Port Feature set MUST contain this element</w:t>
              </w:r>
            </w:ins>
          </w:p>
          <w:p w14:paraId="204C4BBC" w14:textId="77777777" w:rsidR="00766893" w:rsidRDefault="00766893" w:rsidP="00766893">
            <w:pPr>
              <w:pStyle w:val="XML1"/>
              <w:rPr>
                <w:ins w:id="11362" w:author="Thomas Dietz" w:date="2012-08-13T14:30:00Z"/>
              </w:rPr>
            </w:pPr>
            <w:ins w:id="11363" w:author="Thomas Dietz" w:date="2012-08-13T14:30:00Z">
              <w:r>
                <w:t xml:space="preserve">        exactly once.  The other Port Feature sets MAY contain this</w:t>
              </w:r>
            </w:ins>
          </w:p>
          <w:p w14:paraId="2A02285D" w14:textId="77777777" w:rsidR="00766893" w:rsidRDefault="00766893" w:rsidP="00766893">
            <w:pPr>
              <w:pStyle w:val="XML1"/>
              <w:rPr>
                <w:ins w:id="11364" w:author="Thomas Dietz" w:date="2012-08-13T14:30:00Z"/>
              </w:rPr>
            </w:pPr>
            <w:ins w:id="11365" w:author="Thomas Dietz" w:date="2012-08-13T14:30:00Z">
              <w:r>
                <w:t xml:space="preserve">        element more than once.  If this element appears more than</w:t>
              </w:r>
            </w:ins>
          </w:p>
          <w:p w14:paraId="2FD3530D" w14:textId="77777777" w:rsidR="00766893" w:rsidRDefault="00766893" w:rsidP="00766893">
            <w:pPr>
              <w:pStyle w:val="XML1"/>
              <w:rPr>
                <w:ins w:id="11366" w:author="Thomas Dietz" w:date="2012-08-13T14:30:00Z"/>
              </w:rPr>
            </w:pPr>
            <w:ins w:id="11367" w:author="Thomas Dietz" w:date="2012-08-13T14:30:00Z">
              <w:r>
                <w:t xml:space="preserve">        once in a Port Feature set than the value MUST be unique</w:t>
              </w:r>
            </w:ins>
          </w:p>
          <w:p w14:paraId="5925D657" w14:textId="77777777" w:rsidR="00766893" w:rsidRDefault="00766893" w:rsidP="00766893">
            <w:pPr>
              <w:pStyle w:val="XML1"/>
              <w:rPr>
                <w:ins w:id="11368" w:author="Thomas Dietz" w:date="2012-08-13T14:30:00Z"/>
              </w:rPr>
            </w:pPr>
            <w:ins w:id="11369" w:author="Thomas Dietz" w:date="2012-08-13T14:30:00Z">
              <w:r>
                <w:t xml:space="preserve">        within the Port Feature set.";</w:t>
              </w:r>
            </w:ins>
          </w:p>
          <w:p w14:paraId="1B9C9F6D" w14:textId="77777777" w:rsidR="00766893" w:rsidRDefault="00766893" w:rsidP="00766893">
            <w:pPr>
              <w:pStyle w:val="XML1"/>
              <w:rPr>
                <w:ins w:id="11370" w:author="Thomas Dietz" w:date="2012-08-13T14:30:00Z"/>
              </w:rPr>
            </w:pPr>
            <w:ins w:id="11371" w:author="Thomas Dietz" w:date="2012-08-13T14:30:00Z">
              <w:r>
                <w:t xml:space="preserve">    }</w:t>
              </w:r>
            </w:ins>
          </w:p>
          <w:p w14:paraId="629CC793" w14:textId="77777777" w:rsidR="00766893" w:rsidRDefault="00766893" w:rsidP="00766893">
            <w:pPr>
              <w:pStyle w:val="XML1"/>
              <w:rPr>
                <w:ins w:id="11372" w:author="Thomas Dietz" w:date="2012-08-13T14:30:00Z"/>
              </w:rPr>
            </w:pPr>
            <w:ins w:id="11373" w:author="Thomas Dietz" w:date="2012-08-13T14:30:00Z">
              <w:r>
                <w:t xml:space="preserve">    leaf auto-negotiate { </w:t>
              </w:r>
            </w:ins>
          </w:p>
          <w:p w14:paraId="33A14E56" w14:textId="77777777" w:rsidR="00766893" w:rsidRDefault="00766893" w:rsidP="00766893">
            <w:pPr>
              <w:pStyle w:val="XML1"/>
              <w:rPr>
                <w:ins w:id="11374" w:author="Thomas Dietz" w:date="2012-08-13T14:30:00Z"/>
              </w:rPr>
            </w:pPr>
            <w:ins w:id="11375" w:author="Thomas Dietz" w:date="2012-08-13T14:30:00Z">
              <w:r>
                <w:t xml:space="preserve">      type boolean;</w:t>
              </w:r>
            </w:ins>
          </w:p>
          <w:p w14:paraId="4E46FD5A" w14:textId="77777777" w:rsidR="00766893" w:rsidRDefault="00766893" w:rsidP="00766893">
            <w:pPr>
              <w:pStyle w:val="XML1"/>
              <w:rPr>
                <w:ins w:id="11376" w:author="Thomas Dietz" w:date="2012-08-13T14:30:00Z"/>
              </w:rPr>
            </w:pPr>
            <w:ins w:id="11377" w:author="Thomas Dietz" w:date="2012-08-13T14:30:00Z">
              <w:r>
                <w:t xml:space="preserve">      description "Specifies the administrative state of the </w:t>
              </w:r>
            </w:ins>
          </w:p>
          <w:p w14:paraId="147243CF" w14:textId="77777777" w:rsidR="00766893" w:rsidRDefault="00766893" w:rsidP="00766893">
            <w:pPr>
              <w:pStyle w:val="XML1"/>
              <w:rPr>
                <w:ins w:id="11378" w:author="Thomas Dietz" w:date="2012-08-13T14:30:00Z"/>
              </w:rPr>
            </w:pPr>
            <w:ins w:id="11379" w:author="Thomas Dietz" w:date="2012-08-13T14:30:00Z">
              <w:r>
                <w:t xml:space="preserve">        forwarding rate auto-negotiation protocol at this OpenFlow</w:t>
              </w:r>
            </w:ins>
          </w:p>
          <w:p w14:paraId="7EA01511" w14:textId="77777777" w:rsidR="00766893" w:rsidRDefault="00766893" w:rsidP="00766893">
            <w:pPr>
              <w:pStyle w:val="XML1"/>
              <w:rPr>
                <w:ins w:id="11380" w:author="Thomas Dietz" w:date="2012-08-13T14:30:00Z"/>
              </w:rPr>
            </w:pPr>
            <w:ins w:id="11381" w:author="Thomas Dietz" w:date="2012-08-13T14:30:00Z">
              <w:r>
                <w:t xml:space="preserve">        Port.";</w:t>
              </w:r>
            </w:ins>
          </w:p>
          <w:p w14:paraId="5E552835" w14:textId="77777777" w:rsidR="00766893" w:rsidRDefault="00766893" w:rsidP="00766893">
            <w:pPr>
              <w:pStyle w:val="XML1"/>
              <w:rPr>
                <w:ins w:id="11382" w:author="Thomas Dietz" w:date="2012-08-13T14:30:00Z"/>
              </w:rPr>
            </w:pPr>
            <w:ins w:id="11383" w:author="Thomas Dietz" w:date="2012-08-13T14:30:00Z">
              <w:r>
                <w:t xml:space="preserve">    }</w:t>
              </w:r>
            </w:ins>
          </w:p>
          <w:p w14:paraId="03F45CD6" w14:textId="77777777" w:rsidR="00766893" w:rsidRDefault="00766893" w:rsidP="00766893">
            <w:pPr>
              <w:pStyle w:val="XML1"/>
              <w:rPr>
                <w:ins w:id="11384" w:author="Thomas Dietz" w:date="2012-08-13T14:30:00Z"/>
              </w:rPr>
            </w:pPr>
            <w:ins w:id="11385" w:author="Thomas Dietz" w:date="2012-08-13T14:30:00Z">
              <w:r>
                <w:t xml:space="preserve">    leaf medium {</w:t>
              </w:r>
            </w:ins>
          </w:p>
          <w:p w14:paraId="509A4094" w14:textId="77777777" w:rsidR="00766893" w:rsidRDefault="00766893" w:rsidP="00766893">
            <w:pPr>
              <w:pStyle w:val="XML1"/>
              <w:rPr>
                <w:ins w:id="11386" w:author="Thomas Dietz" w:date="2012-08-13T14:30:00Z"/>
              </w:rPr>
            </w:pPr>
            <w:ins w:id="11387" w:author="Thomas Dietz" w:date="2012-08-13T14:30:00Z">
              <w:r>
                <w:t xml:space="preserve">      type enumeration {</w:t>
              </w:r>
            </w:ins>
          </w:p>
          <w:p w14:paraId="48AC4881" w14:textId="77777777" w:rsidR="00766893" w:rsidRDefault="00766893" w:rsidP="00766893">
            <w:pPr>
              <w:pStyle w:val="XML1"/>
              <w:rPr>
                <w:ins w:id="11388" w:author="Thomas Dietz" w:date="2012-08-13T14:30:00Z"/>
              </w:rPr>
            </w:pPr>
            <w:ins w:id="11389" w:author="Thomas Dietz" w:date="2012-08-13T14:30:00Z">
              <w:r>
                <w:t xml:space="preserve">        enum copper;</w:t>
              </w:r>
            </w:ins>
          </w:p>
          <w:p w14:paraId="1466556E" w14:textId="77777777" w:rsidR="00766893" w:rsidRDefault="00766893" w:rsidP="00766893">
            <w:pPr>
              <w:pStyle w:val="XML1"/>
              <w:rPr>
                <w:ins w:id="11390" w:author="Thomas Dietz" w:date="2012-08-13T14:30:00Z"/>
              </w:rPr>
            </w:pPr>
            <w:ins w:id="11391" w:author="Thomas Dietz" w:date="2012-08-13T14:30:00Z">
              <w:r>
                <w:t xml:space="preserve">        enum fiber;</w:t>
              </w:r>
            </w:ins>
          </w:p>
          <w:p w14:paraId="34E82B43" w14:textId="77777777" w:rsidR="00766893" w:rsidRDefault="00766893" w:rsidP="00766893">
            <w:pPr>
              <w:pStyle w:val="XML1"/>
              <w:rPr>
                <w:ins w:id="11392" w:author="Thomas Dietz" w:date="2012-08-13T14:30:00Z"/>
              </w:rPr>
            </w:pPr>
            <w:ins w:id="11393" w:author="Thomas Dietz" w:date="2012-08-13T14:30:00Z">
              <w:r>
                <w:t xml:space="preserve">      }</w:t>
              </w:r>
            </w:ins>
          </w:p>
          <w:p w14:paraId="49D07C0F" w14:textId="77777777" w:rsidR="00766893" w:rsidRDefault="00766893" w:rsidP="00766893">
            <w:pPr>
              <w:pStyle w:val="XML1"/>
              <w:rPr>
                <w:ins w:id="11394" w:author="Thomas Dietz" w:date="2012-08-13T14:30:00Z"/>
              </w:rPr>
            </w:pPr>
            <w:ins w:id="11395" w:author="Thomas Dietz" w:date="2012-08-13T14:30:00Z">
              <w:r>
                <w:t xml:space="preserve">      description "This element MUST indicate a valid physical</w:t>
              </w:r>
            </w:ins>
          </w:p>
          <w:p w14:paraId="5E3439AB" w14:textId="77777777" w:rsidR="00766893" w:rsidRDefault="00766893" w:rsidP="00766893">
            <w:pPr>
              <w:pStyle w:val="XML1"/>
              <w:rPr>
                <w:ins w:id="11396" w:author="Thomas Dietz" w:date="2012-08-13T14:30:00Z"/>
              </w:rPr>
            </w:pPr>
            <w:ins w:id="11397" w:author="Thomas Dietz" w:date="2012-08-13T14:30:00Z">
              <w:r>
                <w:t xml:space="preserve">        medium used by the OpenFlow Port.</w:t>
              </w:r>
            </w:ins>
          </w:p>
          <w:p w14:paraId="14953662" w14:textId="77777777" w:rsidR="00766893" w:rsidRDefault="00766893" w:rsidP="00766893">
            <w:pPr>
              <w:pStyle w:val="XML1"/>
              <w:rPr>
                <w:ins w:id="11398" w:author="Thomas Dietz" w:date="2012-08-13T14:30:00Z"/>
              </w:rPr>
            </w:pPr>
            <w:ins w:id="11399" w:author="Thomas Dietz" w:date="2012-08-13T14:30:00Z">
              <w:r>
                <w:t xml:space="preserve">      </w:t>
              </w:r>
            </w:ins>
          </w:p>
          <w:p w14:paraId="3B53F83D" w14:textId="77777777" w:rsidR="00766893" w:rsidRDefault="00766893" w:rsidP="00766893">
            <w:pPr>
              <w:pStyle w:val="XML1"/>
              <w:rPr>
                <w:ins w:id="11400" w:author="Thomas Dietz" w:date="2012-08-13T14:30:00Z"/>
              </w:rPr>
            </w:pPr>
            <w:ins w:id="11401" w:author="Thomas Dietz" w:date="2012-08-13T14:30:00Z">
              <w:r>
                <w:t xml:space="preserve">        The current Port Feature set MUST contain this element</w:t>
              </w:r>
            </w:ins>
          </w:p>
          <w:p w14:paraId="1F66FD33" w14:textId="77777777" w:rsidR="00766893" w:rsidRDefault="00766893" w:rsidP="00766893">
            <w:pPr>
              <w:pStyle w:val="XML1"/>
              <w:rPr>
                <w:ins w:id="11402" w:author="Thomas Dietz" w:date="2012-08-13T14:30:00Z"/>
              </w:rPr>
            </w:pPr>
            <w:ins w:id="11403" w:author="Thomas Dietz" w:date="2012-08-13T14:30:00Z">
              <w:r>
                <w:t xml:space="preserve">        exactly once. The other Port Feature sets MAY contain this</w:t>
              </w:r>
            </w:ins>
          </w:p>
          <w:p w14:paraId="4D0C5A7A" w14:textId="77777777" w:rsidR="00766893" w:rsidRDefault="00766893" w:rsidP="00766893">
            <w:pPr>
              <w:pStyle w:val="XML1"/>
              <w:rPr>
                <w:ins w:id="11404" w:author="Thomas Dietz" w:date="2012-08-13T14:30:00Z"/>
              </w:rPr>
            </w:pPr>
            <w:ins w:id="11405" w:author="Thomas Dietz" w:date="2012-08-13T14:30:00Z">
              <w:r>
                <w:t xml:space="preserve">        element more than once. If this element appears more than</w:t>
              </w:r>
            </w:ins>
          </w:p>
          <w:p w14:paraId="6DF7E910" w14:textId="77777777" w:rsidR="00766893" w:rsidRDefault="00766893" w:rsidP="00766893">
            <w:pPr>
              <w:pStyle w:val="XML1"/>
              <w:rPr>
                <w:ins w:id="11406" w:author="Thomas Dietz" w:date="2012-08-13T14:30:00Z"/>
              </w:rPr>
            </w:pPr>
            <w:ins w:id="11407" w:author="Thomas Dietz" w:date="2012-08-13T14:30:00Z">
              <w:r>
                <w:t xml:space="preserve">        once in a Port Feature set than the value MUST be unique</w:t>
              </w:r>
            </w:ins>
          </w:p>
          <w:p w14:paraId="5AB4F67C" w14:textId="77777777" w:rsidR="00766893" w:rsidRDefault="00766893" w:rsidP="00766893">
            <w:pPr>
              <w:pStyle w:val="XML1"/>
              <w:rPr>
                <w:ins w:id="11408" w:author="Thomas Dietz" w:date="2012-08-13T14:30:00Z"/>
              </w:rPr>
            </w:pPr>
            <w:ins w:id="11409" w:author="Thomas Dietz" w:date="2012-08-13T14:30:00Z">
              <w:r>
                <w:t xml:space="preserve">        within the Port Feature set.";</w:t>
              </w:r>
            </w:ins>
          </w:p>
          <w:p w14:paraId="6B60CDA2" w14:textId="77777777" w:rsidR="00766893" w:rsidRDefault="00766893" w:rsidP="00766893">
            <w:pPr>
              <w:pStyle w:val="XML1"/>
              <w:rPr>
                <w:ins w:id="11410" w:author="Thomas Dietz" w:date="2012-08-13T14:30:00Z"/>
              </w:rPr>
            </w:pPr>
            <w:ins w:id="11411" w:author="Thomas Dietz" w:date="2012-08-13T14:30:00Z">
              <w:r>
                <w:t xml:space="preserve">    }</w:t>
              </w:r>
            </w:ins>
          </w:p>
          <w:p w14:paraId="7BBDB0D7" w14:textId="77777777" w:rsidR="00766893" w:rsidRDefault="00766893" w:rsidP="00766893">
            <w:pPr>
              <w:pStyle w:val="XML1"/>
              <w:rPr>
                <w:ins w:id="11412" w:author="Thomas Dietz" w:date="2012-08-13T14:30:00Z"/>
              </w:rPr>
            </w:pPr>
            <w:ins w:id="11413" w:author="Thomas Dietz" w:date="2012-08-13T14:30:00Z">
              <w:r>
                <w:t xml:space="preserve">    leaf pause {</w:t>
              </w:r>
            </w:ins>
          </w:p>
          <w:p w14:paraId="37362503" w14:textId="77777777" w:rsidR="00766893" w:rsidRDefault="00766893" w:rsidP="00766893">
            <w:pPr>
              <w:pStyle w:val="XML1"/>
              <w:rPr>
                <w:ins w:id="11414" w:author="Thomas Dietz" w:date="2012-08-13T14:30:00Z"/>
              </w:rPr>
            </w:pPr>
            <w:ins w:id="11415" w:author="Thomas Dietz" w:date="2012-08-13T14:30:00Z">
              <w:r>
                <w:t xml:space="preserve">      type enumeration {</w:t>
              </w:r>
            </w:ins>
          </w:p>
          <w:p w14:paraId="3336B623" w14:textId="77777777" w:rsidR="00766893" w:rsidRDefault="00766893" w:rsidP="00766893">
            <w:pPr>
              <w:pStyle w:val="XML1"/>
              <w:rPr>
                <w:ins w:id="11416" w:author="Thomas Dietz" w:date="2012-08-13T14:30:00Z"/>
              </w:rPr>
            </w:pPr>
            <w:ins w:id="11417" w:author="Thomas Dietz" w:date="2012-08-13T14:30:00Z">
              <w:r>
                <w:t xml:space="preserve">        enum unsupported;</w:t>
              </w:r>
            </w:ins>
          </w:p>
          <w:p w14:paraId="54F63295" w14:textId="77777777" w:rsidR="00766893" w:rsidRDefault="00766893" w:rsidP="00766893">
            <w:pPr>
              <w:pStyle w:val="XML1"/>
              <w:rPr>
                <w:ins w:id="11418" w:author="Thomas Dietz" w:date="2012-08-13T14:30:00Z"/>
              </w:rPr>
            </w:pPr>
            <w:ins w:id="11419" w:author="Thomas Dietz" w:date="2012-08-13T14:30:00Z">
              <w:r>
                <w:t xml:space="preserve">        enum symmetric;</w:t>
              </w:r>
            </w:ins>
          </w:p>
          <w:p w14:paraId="03FF5E1E" w14:textId="77777777" w:rsidR="00766893" w:rsidRDefault="00766893" w:rsidP="00766893">
            <w:pPr>
              <w:pStyle w:val="XML1"/>
              <w:rPr>
                <w:ins w:id="11420" w:author="Thomas Dietz" w:date="2012-08-13T14:30:00Z"/>
              </w:rPr>
            </w:pPr>
            <w:ins w:id="11421" w:author="Thomas Dietz" w:date="2012-08-13T14:30:00Z">
              <w:r>
                <w:t xml:space="preserve">        enum asymmetric;</w:t>
              </w:r>
            </w:ins>
          </w:p>
          <w:p w14:paraId="76CA4C28" w14:textId="77777777" w:rsidR="00766893" w:rsidRDefault="00766893" w:rsidP="00766893">
            <w:pPr>
              <w:pStyle w:val="XML1"/>
              <w:rPr>
                <w:ins w:id="11422" w:author="Thomas Dietz" w:date="2012-08-13T14:30:00Z"/>
              </w:rPr>
            </w:pPr>
            <w:ins w:id="11423" w:author="Thomas Dietz" w:date="2012-08-13T14:30:00Z">
              <w:r>
                <w:t xml:space="preserve">      }</w:t>
              </w:r>
            </w:ins>
          </w:p>
          <w:p w14:paraId="49D8A1A0" w14:textId="77777777" w:rsidR="00766893" w:rsidRDefault="00766893" w:rsidP="00766893">
            <w:pPr>
              <w:pStyle w:val="XML1"/>
              <w:rPr>
                <w:ins w:id="11424" w:author="Thomas Dietz" w:date="2012-08-13T14:30:00Z"/>
              </w:rPr>
            </w:pPr>
            <w:ins w:id="11425" w:author="Thomas Dietz" w:date="2012-08-13T14:30:00Z">
              <w:r>
                <w:t xml:space="preserve">      description "Specifies if pausing of transmission is</w:t>
              </w:r>
            </w:ins>
          </w:p>
          <w:p w14:paraId="16BD6426" w14:textId="77777777" w:rsidR="00766893" w:rsidRDefault="00766893" w:rsidP="00766893">
            <w:pPr>
              <w:pStyle w:val="XML1"/>
              <w:rPr>
                <w:ins w:id="11426" w:author="Thomas Dietz" w:date="2012-08-13T14:30:00Z"/>
              </w:rPr>
            </w:pPr>
            <w:ins w:id="11427" w:author="Thomas Dietz" w:date="2012-08-13T14:30:00Z">
              <w:r>
                <w:t xml:space="preserve">        supported at all and if yes if it is asymmetric or</w:t>
              </w:r>
            </w:ins>
          </w:p>
          <w:p w14:paraId="7AB7C44B" w14:textId="77777777" w:rsidR="00766893" w:rsidRDefault="00766893" w:rsidP="00766893">
            <w:pPr>
              <w:pStyle w:val="XML1"/>
              <w:rPr>
                <w:ins w:id="11428" w:author="Thomas Dietz" w:date="2012-08-13T14:30:00Z"/>
              </w:rPr>
            </w:pPr>
            <w:ins w:id="11429" w:author="Thomas Dietz" w:date="2012-08-13T14:30:00Z">
              <w:r>
                <w:t xml:space="preserve">        symmetric.";</w:t>
              </w:r>
            </w:ins>
          </w:p>
          <w:p w14:paraId="76F25DD0" w14:textId="77777777" w:rsidR="00766893" w:rsidRDefault="00766893" w:rsidP="00766893">
            <w:pPr>
              <w:pStyle w:val="XML1"/>
              <w:rPr>
                <w:ins w:id="11430" w:author="Thomas Dietz" w:date="2012-08-13T14:30:00Z"/>
              </w:rPr>
            </w:pPr>
            <w:ins w:id="11431" w:author="Thomas Dietz" w:date="2012-08-13T14:30:00Z">
              <w:r>
                <w:t xml:space="preserve">    }</w:t>
              </w:r>
            </w:ins>
          </w:p>
          <w:p w14:paraId="4B05FC68" w14:textId="77777777" w:rsidR="00766893" w:rsidRDefault="00766893" w:rsidP="00766893">
            <w:pPr>
              <w:pStyle w:val="XML1"/>
              <w:rPr>
                <w:ins w:id="11432" w:author="Thomas Dietz" w:date="2012-08-13T14:30:00Z"/>
              </w:rPr>
            </w:pPr>
            <w:ins w:id="11433" w:author="Thomas Dietz" w:date="2012-08-13T14:30:00Z">
              <w:r>
                <w:t xml:space="preserve">  }</w:t>
              </w:r>
            </w:ins>
          </w:p>
          <w:p w14:paraId="3FB107C2" w14:textId="77777777" w:rsidR="00766893" w:rsidRDefault="00766893" w:rsidP="00766893">
            <w:pPr>
              <w:pStyle w:val="XML1"/>
              <w:rPr>
                <w:ins w:id="11434" w:author="Thomas Dietz" w:date="2012-08-13T14:30:00Z"/>
              </w:rPr>
            </w:pPr>
          </w:p>
          <w:p w14:paraId="05837F7D" w14:textId="77777777" w:rsidR="00766893" w:rsidRDefault="00766893" w:rsidP="00766893">
            <w:pPr>
              <w:pStyle w:val="XML1"/>
              <w:rPr>
                <w:ins w:id="11435" w:author="Thomas Dietz" w:date="2012-08-13T14:30:00Z"/>
              </w:rPr>
            </w:pPr>
            <w:ins w:id="11436" w:author="Thomas Dietz" w:date="2012-08-13T14:30:00Z">
              <w:r>
                <w:t xml:space="preserve">  grouping OFPortOtherFeatureListType {</w:t>
              </w:r>
            </w:ins>
          </w:p>
          <w:p w14:paraId="20BE8201" w14:textId="77777777" w:rsidR="00766893" w:rsidRDefault="00766893" w:rsidP="00766893">
            <w:pPr>
              <w:pStyle w:val="XML1"/>
              <w:rPr>
                <w:ins w:id="11437" w:author="Thomas Dietz" w:date="2012-08-13T14:30:00Z"/>
              </w:rPr>
            </w:pPr>
            <w:ins w:id="11438" w:author="Thomas Dietz" w:date="2012-08-13T14:30:00Z">
              <w:r>
                <w:t xml:space="preserve">    description "The features of a port that are supported or</w:t>
              </w:r>
            </w:ins>
          </w:p>
          <w:p w14:paraId="478E1E8E" w14:textId="77777777" w:rsidR="00766893" w:rsidRDefault="00766893" w:rsidP="00766893">
            <w:pPr>
              <w:pStyle w:val="XML1"/>
              <w:rPr>
                <w:ins w:id="11439" w:author="Thomas Dietz" w:date="2012-08-13T14:30:00Z"/>
              </w:rPr>
            </w:pPr>
            <w:ins w:id="11440" w:author="Thomas Dietz" w:date="2012-08-13T14:30:00Z">
              <w:r>
                <w:t xml:space="preserve">      advertised.</w:t>
              </w:r>
            </w:ins>
          </w:p>
          <w:p w14:paraId="3236FE49" w14:textId="77777777" w:rsidR="00766893" w:rsidRDefault="00766893" w:rsidP="00766893">
            <w:pPr>
              <w:pStyle w:val="XML1"/>
              <w:rPr>
                <w:ins w:id="11441" w:author="Thomas Dietz" w:date="2012-08-13T14:30:00Z"/>
              </w:rPr>
            </w:pPr>
          </w:p>
          <w:p w14:paraId="02C6020D" w14:textId="77777777" w:rsidR="00766893" w:rsidRDefault="00766893" w:rsidP="00766893">
            <w:pPr>
              <w:pStyle w:val="XML1"/>
              <w:rPr>
                <w:ins w:id="11442" w:author="Thomas Dietz" w:date="2012-08-13T14:30:00Z"/>
              </w:rPr>
            </w:pPr>
            <w:ins w:id="11443" w:author="Thomas Dietz" w:date="2012-08-13T14:30:00Z">
              <w:r>
                <w:t xml:space="preserve">      If the elements in the OFPortOtherFeatureListType ares used</w:t>
              </w:r>
            </w:ins>
          </w:p>
          <w:p w14:paraId="014963CD" w14:textId="77777777" w:rsidR="00766893" w:rsidRDefault="00766893" w:rsidP="00766893">
            <w:pPr>
              <w:pStyle w:val="XML1"/>
              <w:rPr>
                <w:ins w:id="11444" w:author="Thomas Dietz" w:date="2012-08-13T14:30:00Z"/>
              </w:rPr>
            </w:pPr>
            <w:ins w:id="11445" w:author="Thomas Dietz" w:date="2012-08-13T14:30:00Z">
              <w:r>
                <w:t xml:space="preserve">      as configurable elements the NETCONF &lt;edit-config&gt; operations</w:t>
              </w:r>
            </w:ins>
          </w:p>
          <w:p w14:paraId="77864FFE" w14:textId="77777777" w:rsidR="00766893" w:rsidRDefault="00766893" w:rsidP="00766893">
            <w:pPr>
              <w:pStyle w:val="XML1"/>
              <w:rPr>
                <w:ins w:id="11446" w:author="Thomas Dietz" w:date="2012-08-13T14:30:00Z"/>
              </w:rPr>
            </w:pPr>
            <w:ins w:id="11447" w:author="Thomas Dietz" w:date="2012-08-13T14:30:00Z">
              <w:r>
                <w:t xml:space="preserve">      MUST be implemented as follows: </w:t>
              </w:r>
            </w:ins>
          </w:p>
          <w:p w14:paraId="76B7ADAA" w14:textId="77777777" w:rsidR="00766893" w:rsidRDefault="00766893" w:rsidP="00766893">
            <w:pPr>
              <w:pStyle w:val="XML1"/>
              <w:rPr>
                <w:ins w:id="11448" w:author="Thomas Dietz" w:date="2012-08-13T14:30:00Z"/>
              </w:rPr>
            </w:pPr>
          </w:p>
          <w:p w14:paraId="7F8E3D14" w14:textId="77777777" w:rsidR="00766893" w:rsidRDefault="00766893" w:rsidP="00766893">
            <w:pPr>
              <w:pStyle w:val="XML1"/>
              <w:rPr>
                <w:ins w:id="11449" w:author="Thomas Dietz" w:date="2012-08-13T14:30:00Z"/>
              </w:rPr>
            </w:pPr>
            <w:ins w:id="11450" w:author="Thomas Dietz" w:date="2012-08-13T14:30:00Z">
              <w:r>
                <w:t xml:space="preserve">      * The 'resource-id' element MUST be present in the path or in</w:t>
              </w:r>
            </w:ins>
          </w:p>
          <w:p w14:paraId="0ECA1EE1" w14:textId="77777777" w:rsidR="00766893" w:rsidRDefault="00766893" w:rsidP="00766893">
            <w:pPr>
              <w:pStyle w:val="XML1"/>
              <w:rPr>
                <w:ins w:id="11451" w:author="Thomas Dietz" w:date="2012-08-13T14:30:00Z"/>
              </w:rPr>
            </w:pPr>
            <w:ins w:id="11452" w:author="Thomas Dietz" w:date="2012-08-13T14:30:00Z">
              <w:r>
                <w:t xml:space="preserve">        the filter at all &lt;edit-config&gt; operations to identify the</w:t>
              </w:r>
            </w:ins>
          </w:p>
          <w:p w14:paraId="7B0F65E4" w14:textId="77777777" w:rsidR="00766893" w:rsidRDefault="00766893" w:rsidP="00766893">
            <w:pPr>
              <w:pStyle w:val="XML1"/>
              <w:rPr>
                <w:ins w:id="11453" w:author="Thomas Dietz" w:date="2012-08-13T14:30:00Z"/>
              </w:rPr>
            </w:pPr>
            <w:ins w:id="11454" w:author="Thomas Dietz" w:date="2012-08-13T14:30:00Z">
              <w:r>
                <w:t xml:space="preserve">        resource.</w:t>
              </w:r>
            </w:ins>
          </w:p>
          <w:p w14:paraId="18C4D8F6" w14:textId="77777777" w:rsidR="00766893" w:rsidRDefault="00766893" w:rsidP="00766893">
            <w:pPr>
              <w:pStyle w:val="XML1"/>
              <w:rPr>
                <w:ins w:id="11455" w:author="Thomas Dietz" w:date="2012-08-13T14:30:00Z"/>
              </w:rPr>
            </w:pPr>
            <w:ins w:id="11456" w:author="Thomas Dietz" w:date="2012-08-13T14:30:00Z">
              <w:r>
                <w:t xml:space="preserve">      * If the operation is 'merge' or 'replace', the element is</w:t>
              </w:r>
            </w:ins>
          </w:p>
          <w:p w14:paraId="52C415E1" w14:textId="77777777" w:rsidR="00766893" w:rsidRDefault="00766893" w:rsidP="00766893">
            <w:pPr>
              <w:pStyle w:val="XML1"/>
              <w:rPr>
                <w:ins w:id="11457" w:author="Thomas Dietz" w:date="2012-08-13T14:30:00Z"/>
              </w:rPr>
            </w:pPr>
            <w:ins w:id="11458" w:author="Thomas Dietz" w:date="2012-08-13T14:30:00Z">
              <w:r>
                <w:t xml:space="preserve">        created if it does not exist, and its value is set to the</w:t>
              </w:r>
            </w:ins>
          </w:p>
          <w:p w14:paraId="478841A3" w14:textId="77777777" w:rsidR="00766893" w:rsidRDefault="00766893" w:rsidP="00766893">
            <w:pPr>
              <w:pStyle w:val="XML1"/>
              <w:rPr>
                <w:ins w:id="11459" w:author="Thomas Dietz" w:date="2012-08-13T14:30:00Z"/>
              </w:rPr>
            </w:pPr>
            <w:ins w:id="11460" w:author="Thomas Dietz" w:date="2012-08-13T14:30:00Z">
              <w:r>
                <w:t xml:space="preserve">        value found in the XML RPC data.</w:t>
              </w:r>
            </w:ins>
          </w:p>
          <w:p w14:paraId="514AEF71" w14:textId="77777777" w:rsidR="00766893" w:rsidRDefault="00766893" w:rsidP="00766893">
            <w:pPr>
              <w:pStyle w:val="XML1"/>
              <w:rPr>
                <w:ins w:id="11461" w:author="Thomas Dietz" w:date="2012-08-13T14:30:00Z"/>
              </w:rPr>
            </w:pPr>
            <w:ins w:id="11462" w:author="Thomas Dietz" w:date="2012-08-13T14:30:00Z">
              <w:r>
                <w:t xml:space="preserve">      * If the operation is 'create', the element is created if it</w:t>
              </w:r>
            </w:ins>
          </w:p>
          <w:p w14:paraId="42D0AB1A" w14:textId="77777777" w:rsidR="00766893" w:rsidRDefault="00766893" w:rsidP="00766893">
            <w:pPr>
              <w:pStyle w:val="XML1"/>
              <w:rPr>
                <w:ins w:id="11463" w:author="Thomas Dietz" w:date="2012-08-13T14:30:00Z"/>
              </w:rPr>
            </w:pPr>
            <w:ins w:id="11464" w:author="Thomas Dietz" w:date="2012-08-13T14:30:00Z">
              <w:r>
                <w:t xml:space="preserve">        does not exist. If the element already exists, a</w:t>
              </w:r>
            </w:ins>
          </w:p>
          <w:p w14:paraId="5A40D13F" w14:textId="77777777" w:rsidR="00766893" w:rsidRDefault="00766893" w:rsidP="00766893">
            <w:pPr>
              <w:pStyle w:val="XML1"/>
              <w:rPr>
                <w:ins w:id="11465" w:author="Thomas Dietz" w:date="2012-08-13T14:30:00Z"/>
              </w:rPr>
            </w:pPr>
            <w:ins w:id="11466" w:author="Thomas Dietz" w:date="2012-08-13T14:30:00Z">
              <w:r>
                <w:t xml:space="preserve">        'data</w:t>
              </w:r>
              <w:r>
                <w:rPr>
                  <w:rFonts w:ascii="MS Mincho" w:eastAsia="MS Mincho" w:hAnsi="MS Mincho" w:cs="MS Mincho" w:hint="eastAsia"/>
                </w:rPr>
                <w:t>‑</w:t>
              </w:r>
              <w:r>
                <w:t>exists' error is returned.</w:t>
              </w:r>
            </w:ins>
          </w:p>
          <w:p w14:paraId="03A83EB3" w14:textId="77777777" w:rsidR="00766893" w:rsidRDefault="00766893" w:rsidP="00766893">
            <w:pPr>
              <w:pStyle w:val="XML1"/>
              <w:rPr>
                <w:ins w:id="11467" w:author="Thomas Dietz" w:date="2012-08-13T14:30:00Z"/>
              </w:rPr>
            </w:pPr>
            <w:ins w:id="11468" w:author="Thomas Dietz" w:date="2012-08-13T14:30:00Z">
              <w:r>
                <w:t xml:space="preserve">      * If the operation is 'delete', the element is deleted if it</w:t>
              </w:r>
            </w:ins>
          </w:p>
          <w:p w14:paraId="687A0036" w14:textId="77777777" w:rsidR="00766893" w:rsidRDefault="00766893" w:rsidP="00766893">
            <w:pPr>
              <w:pStyle w:val="XML1"/>
              <w:rPr>
                <w:ins w:id="11469" w:author="Thomas Dietz" w:date="2012-08-13T14:30:00Z"/>
              </w:rPr>
            </w:pPr>
            <w:ins w:id="11470" w:author="Thomas Dietz" w:date="2012-08-13T14:30:00Z">
              <w:r>
                <w:t xml:space="preserve">        exists. If the element does not exist, a 'data</w:t>
              </w:r>
              <w:r>
                <w:rPr>
                  <w:rFonts w:ascii="MS Mincho" w:eastAsia="MS Mincho" w:hAnsi="MS Mincho" w:cs="MS Mincho" w:hint="eastAsia"/>
                </w:rPr>
                <w:t>‑</w:t>
              </w:r>
              <w:r>
                <w:t>missing'</w:t>
              </w:r>
            </w:ins>
          </w:p>
          <w:p w14:paraId="2B6717BF" w14:textId="77777777" w:rsidR="00766893" w:rsidRDefault="00766893" w:rsidP="00766893">
            <w:pPr>
              <w:pStyle w:val="XML1"/>
              <w:rPr>
                <w:ins w:id="11471" w:author="Thomas Dietz" w:date="2012-08-13T14:30:00Z"/>
              </w:rPr>
            </w:pPr>
            <w:ins w:id="11472" w:author="Thomas Dietz" w:date="2012-08-13T14:30:00Z">
              <w:r>
                <w:t xml:space="preserve">        error is returned.</w:t>
              </w:r>
            </w:ins>
          </w:p>
          <w:p w14:paraId="2D06C517" w14:textId="77777777" w:rsidR="00766893" w:rsidRDefault="00766893" w:rsidP="00766893">
            <w:pPr>
              <w:pStyle w:val="XML1"/>
              <w:rPr>
                <w:ins w:id="11473" w:author="Thomas Dietz" w:date="2012-08-13T14:30:00Z"/>
              </w:rPr>
            </w:pPr>
          </w:p>
          <w:p w14:paraId="77C3E0DD" w14:textId="77777777" w:rsidR="00766893" w:rsidRDefault="00766893" w:rsidP="00766893">
            <w:pPr>
              <w:pStyle w:val="XML1"/>
              <w:rPr>
                <w:ins w:id="11474" w:author="Thomas Dietz" w:date="2012-08-13T14:30:00Z"/>
              </w:rPr>
            </w:pPr>
            <w:ins w:id="11475" w:author="Thomas Dietz" w:date="2012-08-13T14:30:00Z">
              <w:r>
                <w:t xml:space="preserve">      If elements in the type OFPortOtherFeatureListType are used</w:t>
              </w:r>
            </w:ins>
          </w:p>
          <w:p w14:paraId="30967280" w14:textId="77777777" w:rsidR="00766893" w:rsidRDefault="00766893" w:rsidP="00766893">
            <w:pPr>
              <w:pStyle w:val="XML1"/>
              <w:rPr>
                <w:ins w:id="11476" w:author="Thomas Dietz" w:date="2012-08-13T14:30:00Z"/>
              </w:rPr>
            </w:pPr>
            <w:ins w:id="11477" w:author="Thomas Dietz" w:date="2012-08-13T14:30:00Z">
              <w:r>
                <w:t xml:space="preserve">      in an non-configurable way, they only be retrieved by NETCONF</w:t>
              </w:r>
            </w:ins>
          </w:p>
          <w:p w14:paraId="16B367DA" w14:textId="77777777" w:rsidR="00766893" w:rsidRDefault="00766893" w:rsidP="00766893">
            <w:pPr>
              <w:pStyle w:val="XML1"/>
              <w:rPr>
                <w:ins w:id="11478" w:author="Thomas Dietz" w:date="2012-08-13T14:30:00Z"/>
              </w:rPr>
            </w:pPr>
            <w:ins w:id="11479" w:author="Thomas Dietz" w:date="2012-08-13T14:30:00Z">
              <w:r>
                <w:t xml:space="preserve">      &lt;get&gt; operations. Attemps to modify this element and its</w:t>
              </w:r>
            </w:ins>
          </w:p>
          <w:p w14:paraId="7BA3D761" w14:textId="77777777" w:rsidR="00766893" w:rsidRDefault="00766893" w:rsidP="00766893">
            <w:pPr>
              <w:pStyle w:val="XML1"/>
              <w:rPr>
                <w:ins w:id="11480" w:author="Thomas Dietz" w:date="2012-08-13T14:30:00Z"/>
              </w:rPr>
            </w:pPr>
            <w:ins w:id="11481" w:author="Thomas Dietz" w:date="2012-08-13T14:30:00Z">
              <w:r>
                <w:t xml:space="preserve">      children with a NETCONF &lt;edit-config&gt; operation MUST result</w:t>
              </w:r>
            </w:ins>
          </w:p>
          <w:p w14:paraId="578AA57D" w14:textId="77777777" w:rsidR="00766893" w:rsidRDefault="00766893" w:rsidP="00766893">
            <w:pPr>
              <w:pStyle w:val="XML1"/>
              <w:rPr>
                <w:ins w:id="11482" w:author="Thomas Dietz" w:date="2012-08-13T14:30:00Z"/>
              </w:rPr>
            </w:pPr>
            <w:ins w:id="11483" w:author="Thomas Dietz" w:date="2012-08-13T14:30:00Z">
              <w:r>
                <w:t xml:space="preserve">      in an 'operation-not-supported' error with type</w:t>
              </w:r>
            </w:ins>
          </w:p>
          <w:p w14:paraId="7CFB92FC" w14:textId="77777777" w:rsidR="00766893" w:rsidRDefault="00766893" w:rsidP="00766893">
            <w:pPr>
              <w:pStyle w:val="XML1"/>
              <w:rPr>
                <w:ins w:id="11484" w:author="Thomas Dietz" w:date="2012-08-13T14:30:00Z"/>
              </w:rPr>
            </w:pPr>
            <w:ins w:id="11485" w:author="Thomas Dietz" w:date="2012-08-13T14:30:00Z">
              <w:r>
                <w:t xml:space="preserve">      'application'.";</w:t>
              </w:r>
            </w:ins>
          </w:p>
          <w:p w14:paraId="5A42C0EF" w14:textId="77777777" w:rsidR="00766893" w:rsidRDefault="00766893" w:rsidP="00766893">
            <w:pPr>
              <w:pStyle w:val="XML1"/>
              <w:rPr>
                <w:ins w:id="11486" w:author="Thomas Dietz" w:date="2012-08-13T14:30:00Z"/>
              </w:rPr>
            </w:pPr>
            <w:ins w:id="11487" w:author="Thomas Dietz" w:date="2012-08-13T14:30:00Z">
              <w:r>
                <w:t xml:space="preserve">    leaf-list rate {</w:t>
              </w:r>
            </w:ins>
          </w:p>
          <w:p w14:paraId="4DF08689" w14:textId="77777777" w:rsidR="00766893" w:rsidRDefault="00766893" w:rsidP="00766893">
            <w:pPr>
              <w:pStyle w:val="XML1"/>
              <w:rPr>
                <w:ins w:id="11488" w:author="Thomas Dietz" w:date="2012-08-13T14:30:00Z"/>
              </w:rPr>
            </w:pPr>
            <w:ins w:id="11489" w:author="Thomas Dietz" w:date="2012-08-13T14:30:00Z">
              <w:r>
                <w:t xml:space="preserve">      type OFPortRateType;</w:t>
              </w:r>
            </w:ins>
          </w:p>
          <w:p w14:paraId="1F661D53" w14:textId="77777777" w:rsidR="00766893" w:rsidRDefault="00766893" w:rsidP="00766893">
            <w:pPr>
              <w:pStyle w:val="XML1"/>
              <w:rPr>
                <w:ins w:id="11490" w:author="Thomas Dietz" w:date="2012-08-13T14:30:00Z"/>
              </w:rPr>
            </w:pPr>
            <w:ins w:id="11491" w:author="Thomas Dietz" w:date="2012-08-13T14:30:00Z">
              <w:r>
                <w:t xml:space="preserve">      min-elements 1;</w:t>
              </w:r>
            </w:ins>
          </w:p>
          <w:p w14:paraId="2B7FADAE" w14:textId="77777777" w:rsidR="00766893" w:rsidRDefault="00766893" w:rsidP="00766893">
            <w:pPr>
              <w:pStyle w:val="XML1"/>
              <w:rPr>
                <w:ins w:id="11492" w:author="Thomas Dietz" w:date="2012-08-13T14:30:00Z"/>
              </w:rPr>
            </w:pPr>
            <w:ins w:id="11493" w:author="Thomas Dietz" w:date="2012-08-13T14:30:00Z">
              <w:r>
                <w:t xml:space="preserve">      description "The transmission rate that is supported or</w:t>
              </w:r>
            </w:ins>
          </w:p>
          <w:p w14:paraId="5C36AC59" w14:textId="77777777" w:rsidR="00766893" w:rsidRDefault="00766893" w:rsidP="00766893">
            <w:pPr>
              <w:pStyle w:val="XML1"/>
              <w:rPr>
                <w:ins w:id="11494" w:author="Thomas Dietz" w:date="2012-08-13T14:30:00Z"/>
              </w:rPr>
            </w:pPr>
            <w:ins w:id="11495" w:author="Thomas Dietz" w:date="2012-08-13T14:30:00Z">
              <w:r>
                <w:t xml:space="preserve">        advertised. Multiple transmissions rates are allowed.</w:t>
              </w:r>
            </w:ins>
          </w:p>
          <w:p w14:paraId="387EBEC1" w14:textId="77777777" w:rsidR="00766893" w:rsidRDefault="00766893" w:rsidP="00766893">
            <w:pPr>
              <w:pStyle w:val="XML1"/>
              <w:rPr>
                <w:ins w:id="11496" w:author="Thomas Dietz" w:date="2012-08-13T14:30:00Z"/>
              </w:rPr>
            </w:pPr>
          </w:p>
          <w:p w14:paraId="7168C595" w14:textId="77777777" w:rsidR="00766893" w:rsidRDefault="00766893" w:rsidP="00766893">
            <w:pPr>
              <w:pStyle w:val="XML1"/>
              <w:rPr>
                <w:ins w:id="11497" w:author="Thomas Dietz" w:date="2012-08-13T14:30:00Z"/>
              </w:rPr>
            </w:pPr>
            <w:ins w:id="11498" w:author="Thomas Dietz" w:date="2012-08-13T14:30:00Z">
              <w:r>
                <w:t xml:space="preserve">        At least one element MUST be present in the NETCONF data</w:t>
              </w:r>
            </w:ins>
          </w:p>
          <w:p w14:paraId="5B70CC4E" w14:textId="77777777" w:rsidR="00766893" w:rsidRDefault="00766893" w:rsidP="00766893">
            <w:pPr>
              <w:pStyle w:val="XML1"/>
              <w:rPr>
                <w:ins w:id="11499" w:author="Thomas Dietz" w:date="2012-08-13T14:30:00Z"/>
              </w:rPr>
            </w:pPr>
            <w:ins w:id="11500" w:author="Thomas Dietz" w:date="2012-08-13T14:30:00Z">
              <w:r>
                <w:t xml:space="preserve">        store. If none of this elements is are present in a NETCONF</w:t>
              </w:r>
            </w:ins>
          </w:p>
          <w:p w14:paraId="115AAAD3" w14:textId="77777777" w:rsidR="00766893" w:rsidRDefault="00766893" w:rsidP="00766893">
            <w:pPr>
              <w:pStyle w:val="XML1"/>
              <w:rPr>
                <w:ins w:id="11501" w:author="Thomas Dietz" w:date="2012-08-13T14:30:00Z"/>
              </w:rPr>
            </w:pPr>
            <w:ins w:id="11502" w:author="Thomas Dietz" w:date="2012-08-13T14:30:00Z">
              <w:r>
                <w:t xml:space="preserve">        &lt;edit-config&gt; operation 'create', 'merge' or 'replace' and</w:t>
              </w:r>
            </w:ins>
          </w:p>
          <w:p w14:paraId="5E581600" w14:textId="77777777" w:rsidR="00766893" w:rsidRDefault="00766893" w:rsidP="00766893">
            <w:pPr>
              <w:pStyle w:val="XML1"/>
              <w:rPr>
                <w:ins w:id="11503" w:author="Thomas Dietz" w:date="2012-08-13T14:30:00Z"/>
              </w:rPr>
            </w:pPr>
            <w:ins w:id="11504" w:author="Thomas Dietz" w:date="2012-08-13T14:30:00Z">
              <w:r>
                <w:t xml:space="preserve">        the parent element does not exist, a 'data-missing' error</w:t>
              </w:r>
            </w:ins>
          </w:p>
          <w:p w14:paraId="7450E46D" w14:textId="77777777" w:rsidR="00766893" w:rsidRDefault="00766893" w:rsidP="00766893">
            <w:pPr>
              <w:pStyle w:val="XML1"/>
              <w:rPr>
                <w:ins w:id="11505" w:author="Thomas Dietz" w:date="2012-08-13T14:30:00Z"/>
              </w:rPr>
            </w:pPr>
            <w:ins w:id="11506" w:author="Thomas Dietz" w:date="2012-08-13T14:30:00Z">
              <w:r>
                <w:t xml:space="preserve">        is returned.";</w:t>
              </w:r>
            </w:ins>
          </w:p>
          <w:p w14:paraId="5E580F0D" w14:textId="77777777" w:rsidR="00766893" w:rsidRDefault="00766893" w:rsidP="00766893">
            <w:pPr>
              <w:pStyle w:val="XML1"/>
              <w:rPr>
                <w:ins w:id="11507" w:author="Thomas Dietz" w:date="2012-08-13T14:30:00Z"/>
              </w:rPr>
            </w:pPr>
            <w:ins w:id="11508" w:author="Thomas Dietz" w:date="2012-08-13T14:30:00Z">
              <w:r>
                <w:t xml:space="preserve">    }</w:t>
              </w:r>
            </w:ins>
          </w:p>
          <w:p w14:paraId="73463D50" w14:textId="77777777" w:rsidR="00766893" w:rsidRDefault="00766893" w:rsidP="00766893">
            <w:pPr>
              <w:pStyle w:val="XML1"/>
              <w:rPr>
                <w:ins w:id="11509" w:author="Thomas Dietz" w:date="2012-08-13T14:30:00Z"/>
              </w:rPr>
            </w:pPr>
            <w:ins w:id="11510" w:author="Thomas Dietz" w:date="2012-08-13T14:30:00Z">
              <w:r>
                <w:t xml:space="preserve">    leaf auto-negotiate { </w:t>
              </w:r>
            </w:ins>
          </w:p>
          <w:p w14:paraId="68AB0CDD" w14:textId="77777777" w:rsidR="00766893" w:rsidRDefault="00766893" w:rsidP="00766893">
            <w:pPr>
              <w:pStyle w:val="XML1"/>
              <w:rPr>
                <w:ins w:id="11511" w:author="Thomas Dietz" w:date="2012-08-13T14:30:00Z"/>
              </w:rPr>
            </w:pPr>
            <w:ins w:id="11512" w:author="Thomas Dietz" w:date="2012-08-13T14:30:00Z">
              <w:r>
                <w:t xml:space="preserve">      type boolean;</w:t>
              </w:r>
            </w:ins>
          </w:p>
          <w:p w14:paraId="05195C38" w14:textId="77777777" w:rsidR="00766893" w:rsidRDefault="00766893" w:rsidP="00766893">
            <w:pPr>
              <w:pStyle w:val="XML1"/>
              <w:rPr>
                <w:ins w:id="11513" w:author="Thomas Dietz" w:date="2012-08-13T14:30:00Z"/>
              </w:rPr>
            </w:pPr>
            <w:ins w:id="11514" w:author="Thomas Dietz" w:date="2012-08-13T14:30:00Z">
              <w:r>
                <w:t xml:space="preserve">      default true;</w:t>
              </w:r>
            </w:ins>
          </w:p>
          <w:p w14:paraId="38F39355" w14:textId="77777777" w:rsidR="00766893" w:rsidRDefault="00766893" w:rsidP="00766893">
            <w:pPr>
              <w:pStyle w:val="XML1"/>
              <w:rPr>
                <w:ins w:id="11515" w:author="Thomas Dietz" w:date="2012-08-13T14:30:00Z"/>
              </w:rPr>
            </w:pPr>
            <w:ins w:id="11516" w:author="Thomas Dietz" w:date="2012-08-13T14:30:00Z">
              <w:r>
                <w:t xml:space="preserve">      description "Specifies if auto-negotiation of transmission</w:t>
              </w:r>
            </w:ins>
          </w:p>
          <w:p w14:paraId="7367E630" w14:textId="77777777" w:rsidR="00766893" w:rsidRDefault="00766893" w:rsidP="00766893">
            <w:pPr>
              <w:pStyle w:val="XML1"/>
              <w:rPr>
                <w:ins w:id="11517" w:author="Thomas Dietz" w:date="2012-08-13T14:30:00Z"/>
              </w:rPr>
            </w:pPr>
            <w:ins w:id="11518" w:author="Thomas Dietz" w:date="2012-08-13T14:30:00Z">
              <w:r>
                <w:t xml:space="preserve">        parameters is enabled for the port.</w:t>
              </w:r>
            </w:ins>
          </w:p>
          <w:p w14:paraId="73F6B61F" w14:textId="77777777" w:rsidR="00766893" w:rsidRDefault="00766893" w:rsidP="00766893">
            <w:pPr>
              <w:pStyle w:val="XML1"/>
              <w:rPr>
                <w:ins w:id="11519" w:author="Thomas Dietz" w:date="2012-08-13T14:30:00Z"/>
              </w:rPr>
            </w:pPr>
          </w:p>
          <w:p w14:paraId="5AB5B8AC" w14:textId="77777777" w:rsidR="00766893" w:rsidRDefault="00766893" w:rsidP="00766893">
            <w:pPr>
              <w:pStyle w:val="XML1"/>
              <w:rPr>
                <w:ins w:id="11520" w:author="Thomas Dietz" w:date="2012-08-13T14:30:00Z"/>
              </w:rPr>
            </w:pPr>
            <w:ins w:id="11521" w:author="Thomas Dietz" w:date="2012-08-13T14:30:00Z">
              <w:r>
                <w:t xml:space="preserve">        This element is optional. If this element is not present it</w:t>
              </w:r>
            </w:ins>
          </w:p>
          <w:p w14:paraId="087A909B" w14:textId="77777777" w:rsidR="00766893" w:rsidRDefault="00766893" w:rsidP="00766893">
            <w:pPr>
              <w:pStyle w:val="XML1"/>
              <w:rPr>
                <w:ins w:id="11522" w:author="Thomas Dietz" w:date="2012-08-13T14:30:00Z"/>
              </w:rPr>
            </w:pPr>
            <w:ins w:id="11523" w:author="Thomas Dietz" w:date="2012-08-13T14:30:00Z">
              <w:r>
                <w:t xml:space="preserve">        defaults to 'true'.";</w:t>
              </w:r>
            </w:ins>
          </w:p>
          <w:p w14:paraId="610A2FEC" w14:textId="77777777" w:rsidR="00766893" w:rsidRDefault="00766893" w:rsidP="00766893">
            <w:pPr>
              <w:pStyle w:val="XML1"/>
              <w:rPr>
                <w:ins w:id="11524" w:author="Thomas Dietz" w:date="2012-08-13T14:30:00Z"/>
              </w:rPr>
            </w:pPr>
            <w:ins w:id="11525" w:author="Thomas Dietz" w:date="2012-08-13T14:30:00Z">
              <w:r>
                <w:t xml:space="preserve">    }</w:t>
              </w:r>
            </w:ins>
          </w:p>
          <w:p w14:paraId="5EDD519D" w14:textId="77777777" w:rsidR="00766893" w:rsidRDefault="00766893" w:rsidP="00766893">
            <w:pPr>
              <w:pStyle w:val="XML1"/>
              <w:rPr>
                <w:ins w:id="11526" w:author="Thomas Dietz" w:date="2012-08-13T14:30:00Z"/>
              </w:rPr>
            </w:pPr>
            <w:ins w:id="11527" w:author="Thomas Dietz" w:date="2012-08-13T14:30:00Z">
              <w:r>
                <w:t xml:space="preserve">    leaf-list medium {</w:t>
              </w:r>
            </w:ins>
          </w:p>
          <w:p w14:paraId="6B90EEEA" w14:textId="77777777" w:rsidR="00766893" w:rsidRDefault="00766893" w:rsidP="00766893">
            <w:pPr>
              <w:pStyle w:val="XML1"/>
              <w:rPr>
                <w:ins w:id="11528" w:author="Thomas Dietz" w:date="2012-08-13T14:30:00Z"/>
              </w:rPr>
            </w:pPr>
            <w:ins w:id="11529" w:author="Thomas Dietz" w:date="2012-08-13T14:30:00Z">
              <w:r>
                <w:t xml:space="preserve">      type enumeration {</w:t>
              </w:r>
            </w:ins>
          </w:p>
          <w:p w14:paraId="322A8304" w14:textId="77777777" w:rsidR="00766893" w:rsidRDefault="00766893" w:rsidP="00766893">
            <w:pPr>
              <w:pStyle w:val="XML1"/>
              <w:rPr>
                <w:ins w:id="11530" w:author="Thomas Dietz" w:date="2012-08-13T14:30:00Z"/>
              </w:rPr>
            </w:pPr>
            <w:ins w:id="11531" w:author="Thomas Dietz" w:date="2012-08-13T14:30:00Z">
              <w:r>
                <w:t xml:space="preserve">        enum copper;</w:t>
              </w:r>
            </w:ins>
          </w:p>
          <w:p w14:paraId="23F0FB9C" w14:textId="77777777" w:rsidR="00766893" w:rsidRDefault="00766893" w:rsidP="00766893">
            <w:pPr>
              <w:pStyle w:val="XML1"/>
              <w:rPr>
                <w:ins w:id="11532" w:author="Thomas Dietz" w:date="2012-08-13T14:30:00Z"/>
              </w:rPr>
            </w:pPr>
            <w:ins w:id="11533" w:author="Thomas Dietz" w:date="2012-08-13T14:30:00Z">
              <w:r>
                <w:t xml:space="preserve">        enum fiber;</w:t>
              </w:r>
            </w:ins>
          </w:p>
          <w:p w14:paraId="6EF14A43" w14:textId="77777777" w:rsidR="00766893" w:rsidRDefault="00766893" w:rsidP="00766893">
            <w:pPr>
              <w:pStyle w:val="XML1"/>
              <w:rPr>
                <w:ins w:id="11534" w:author="Thomas Dietz" w:date="2012-08-13T14:30:00Z"/>
              </w:rPr>
            </w:pPr>
            <w:ins w:id="11535" w:author="Thomas Dietz" w:date="2012-08-13T14:30:00Z">
              <w:r>
                <w:t xml:space="preserve">      }</w:t>
              </w:r>
            </w:ins>
          </w:p>
          <w:p w14:paraId="39BAEE31" w14:textId="77777777" w:rsidR="00766893" w:rsidRDefault="00766893" w:rsidP="00766893">
            <w:pPr>
              <w:pStyle w:val="XML1"/>
              <w:rPr>
                <w:ins w:id="11536" w:author="Thomas Dietz" w:date="2012-08-13T14:30:00Z"/>
              </w:rPr>
            </w:pPr>
            <w:ins w:id="11537" w:author="Thomas Dietz" w:date="2012-08-13T14:30:00Z">
              <w:r>
                <w:t xml:space="preserve">      min-elements 1;</w:t>
              </w:r>
            </w:ins>
          </w:p>
          <w:p w14:paraId="53509F66" w14:textId="77777777" w:rsidR="00766893" w:rsidRDefault="00766893" w:rsidP="00766893">
            <w:pPr>
              <w:pStyle w:val="XML1"/>
              <w:rPr>
                <w:ins w:id="11538" w:author="Thomas Dietz" w:date="2012-08-13T14:30:00Z"/>
              </w:rPr>
            </w:pPr>
            <w:ins w:id="11539" w:author="Thomas Dietz" w:date="2012-08-13T14:30:00Z">
              <w:r>
                <w:t xml:space="preserve">      description "The transmission medium used by the port.</w:t>
              </w:r>
            </w:ins>
          </w:p>
          <w:p w14:paraId="56FFDE7A" w14:textId="77777777" w:rsidR="00766893" w:rsidRDefault="00766893" w:rsidP="00766893">
            <w:pPr>
              <w:pStyle w:val="XML1"/>
              <w:rPr>
                <w:ins w:id="11540" w:author="Thomas Dietz" w:date="2012-08-13T14:30:00Z"/>
              </w:rPr>
            </w:pPr>
            <w:ins w:id="11541" w:author="Thomas Dietz" w:date="2012-08-13T14:30:00Z">
              <w:r>
                <w:lastRenderedPageBreak/>
                <w:t xml:space="preserve">        Multiple media are allowed.</w:t>
              </w:r>
            </w:ins>
          </w:p>
          <w:p w14:paraId="3106C0AB" w14:textId="77777777" w:rsidR="00766893" w:rsidRDefault="00766893" w:rsidP="00766893">
            <w:pPr>
              <w:pStyle w:val="XML1"/>
              <w:rPr>
                <w:ins w:id="11542" w:author="Thomas Dietz" w:date="2012-08-13T14:30:00Z"/>
              </w:rPr>
            </w:pPr>
          </w:p>
          <w:p w14:paraId="6B1A2B7F" w14:textId="77777777" w:rsidR="00766893" w:rsidRDefault="00766893" w:rsidP="00766893">
            <w:pPr>
              <w:pStyle w:val="XML1"/>
              <w:rPr>
                <w:ins w:id="11543" w:author="Thomas Dietz" w:date="2012-08-13T14:30:00Z"/>
              </w:rPr>
            </w:pPr>
            <w:ins w:id="11544" w:author="Thomas Dietz" w:date="2012-08-13T14:30:00Z">
              <w:r>
                <w:t xml:space="preserve">        At least one element MUST be present in the NETCONF data</w:t>
              </w:r>
            </w:ins>
          </w:p>
          <w:p w14:paraId="66039CFF" w14:textId="77777777" w:rsidR="00766893" w:rsidRDefault="00766893" w:rsidP="00766893">
            <w:pPr>
              <w:pStyle w:val="XML1"/>
              <w:rPr>
                <w:ins w:id="11545" w:author="Thomas Dietz" w:date="2012-08-13T14:30:00Z"/>
              </w:rPr>
            </w:pPr>
            <w:ins w:id="11546" w:author="Thomas Dietz" w:date="2012-08-13T14:30:00Z">
              <w:r>
                <w:t xml:space="preserve">        store. If none of this elements is are present in a NETCONF</w:t>
              </w:r>
            </w:ins>
          </w:p>
          <w:p w14:paraId="33AAD833" w14:textId="77777777" w:rsidR="00766893" w:rsidRDefault="00766893" w:rsidP="00766893">
            <w:pPr>
              <w:pStyle w:val="XML1"/>
              <w:rPr>
                <w:ins w:id="11547" w:author="Thomas Dietz" w:date="2012-08-13T14:30:00Z"/>
              </w:rPr>
            </w:pPr>
            <w:ins w:id="11548" w:author="Thomas Dietz" w:date="2012-08-13T14:30:00Z">
              <w:r>
                <w:t xml:space="preserve">        &lt;edit-config&gt; operation 'create', 'merge' or 'replace' and</w:t>
              </w:r>
            </w:ins>
          </w:p>
          <w:p w14:paraId="3C34F624" w14:textId="77777777" w:rsidR="00766893" w:rsidRDefault="00766893" w:rsidP="00766893">
            <w:pPr>
              <w:pStyle w:val="XML1"/>
              <w:rPr>
                <w:ins w:id="11549" w:author="Thomas Dietz" w:date="2012-08-13T14:30:00Z"/>
              </w:rPr>
            </w:pPr>
            <w:ins w:id="11550" w:author="Thomas Dietz" w:date="2012-08-13T14:30:00Z">
              <w:r>
                <w:t xml:space="preserve">        the parent element does not exist, a 'data-missing' error</w:t>
              </w:r>
            </w:ins>
          </w:p>
          <w:p w14:paraId="56D3A635" w14:textId="77777777" w:rsidR="00766893" w:rsidRDefault="00766893" w:rsidP="00766893">
            <w:pPr>
              <w:pStyle w:val="XML1"/>
              <w:rPr>
                <w:ins w:id="11551" w:author="Thomas Dietz" w:date="2012-08-13T14:30:00Z"/>
              </w:rPr>
            </w:pPr>
            <w:ins w:id="11552" w:author="Thomas Dietz" w:date="2012-08-13T14:30:00Z">
              <w:r>
                <w:t xml:space="preserve">        is returned.";</w:t>
              </w:r>
            </w:ins>
          </w:p>
          <w:p w14:paraId="109C2502" w14:textId="77777777" w:rsidR="00766893" w:rsidRDefault="00766893" w:rsidP="00766893">
            <w:pPr>
              <w:pStyle w:val="XML1"/>
              <w:rPr>
                <w:ins w:id="11553" w:author="Thomas Dietz" w:date="2012-08-13T14:30:00Z"/>
              </w:rPr>
            </w:pPr>
            <w:ins w:id="11554" w:author="Thomas Dietz" w:date="2012-08-13T14:30:00Z">
              <w:r>
                <w:t xml:space="preserve">    }</w:t>
              </w:r>
            </w:ins>
          </w:p>
          <w:p w14:paraId="51448AD4" w14:textId="77777777" w:rsidR="00766893" w:rsidRDefault="00766893" w:rsidP="00766893">
            <w:pPr>
              <w:pStyle w:val="XML1"/>
              <w:rPr>
                <w:ins w:id="11555" w:author="Thomas Dietz" w:date="2012-08-13T14:30:00Z"/>
              </w:rPr>
            </w:pPr>
            <w:ins w:id="11556" w:author="Thomas Dietz" w:date="2012-08-13T14:30:00Z">
              <w:r>
                <w:t xml:space="preserve">    leaf pause {</w:t>
              </w:r>
            </w:ins>
          </w:p>
          <w:p w14:paraId="4D8EBD55" w14:textId="77777777" w:rsidR="00766893" w:rsidRDefault="00766893" w:rsidP="00766893">
            <w:pPr>
              <w:pStyle w:val="XML1"/>
              <w:rPr>
                <w:ins w:id="11557" w:author="Thomas Dietz" w:date="2012-08-13T14:30:00Z"/>
              </w:rPr>
            </w:pPr>
            <w:ins w:id="11558" w:author="Thomas Dietz" w:date="2012-08-13T14:30:00Z">
              <w:r>
                <w:t xml:space="preserve">      type enumeration {</w:t>
              </w:r>
            </w:ins>
          </w:p>
          <w:p w14:paraId="7802494E" w14:textId="77777777" w:rsidR="00766893" w:rsidRDefault="00766893" w:rsidP="00766893">
            <w:pPr>
              <w:pStyle w:val="XML1"/>
              <w:rPr>
                <w:ins w:id="11559" w:author="Thomas Dietz" w:date="2012-08-13T14:30:00Z"/>
              </w:rPr>
            </w:pPr>
            <w:ins w:id="11560" w:author="Thomas Dietz" w:date="2012-08-13T14:30:00Z">
              <w:r>
                <w:t xml:space="preserve">        enum unsupported;</w:t>
              </w:r>
            </w:ins>
          </w:p>
          <w:p w14:paraId="0AC336F7" w14:textId="77777777" w:rsidR="00766893" w:rsidRDefault="00766893" w:rsidP="00766893">
            <w:pPr>
              <w:pStyle w:val="XML1"/>
              <w:rPr>
                <w:ins w:id="11561" w:author="Thomas Dietz" w:date="2012-08-13T14:30:00Z"/>
              </w:rPr>
            </w:pPr>
            <w:ins w:id="11562" w:author="Thomas Dietz" w:date="2012-08-13T14:30:00Z">
              <w:r>
                <w:t xml:space="preserve">        enum symmetric;</w:t>
              </w:r>
            </w:ins>
          </w:p>
          <w:p w14:paraId="7E205E58" w14:textId="77777777" w:rsidR="00766893" w:rsidRDefault="00766893" w:rsidP="00766893">
            <w:pPr>
              <w:pStyle w:val="XML1"/>
              <w:rPr>
                <w:ins w:id="11563" w:author="Thomas Dietz" w:date="2012-08-13T14:30:00Z"/>
              </w:rPr>
            </w:pPr>
            <w:ins w:id="11564" w:author="Thomas Dietz" w:date="2012-08-13T14:30:00Z">
              <w:r>
                <w:t xml:space="preserve">        enum asymmetric;</w:t>
              </w:r>
            </w:ins>
          </w:p>
          <w:p w14:paraId="3AD05426" w14:textId="77777777" w:rsidR="00766893" w:rsidRDefault="00766893" w:rsidP="00766893">
            <w:pPr>
              <w:pStyle w:val="XML1"/>
              <w:rPr>
                <w:ins w:id="11565" w:author="Thomas Dietz" w:date="2012-08-13T14:30:00Z"/>
              </w:rPr>
            </w:pPr>
            <w:ins w:id="11566" w:author="Thomas Dietz" w:date="2012-08-13T14:30:00Z">
              <w:r>
                <w:t xml:space="preserve">      }</w:t>
              </w:r>
            </w:ins>
          </w:p>
          <w:p w14:paraId="65390B25" w14:textId="77777777" w:rsidR="00766893" w:rsidRDefault="00766893" w:rsidP="00766893">
            <w:pPr>
              <w:pStyle w:val="XML1"/>
              <w:rPr>
                <w:ins w:id="11567" w:author="Thomas Dietz" w:date="2012-08-13T14:30:00Z"/>
              </w:rPr>
            </w:pPr>
            <w:ins w:id="11568" w:author="Thomas Dietz" w:date="2012-08-13T14:30:00Z">
              <w:r>
                <w:t xml:space="preserve">      mandatory true;</w:t>
              </w:r>
            </w:ins>
          </w:p>
          <w:p w14:paraId="586D865F" w14:textId="77777777" w:rsidR="00766893" w:rsidRDefault="00766893" w:rsidP="00766893">
            <w:pPr>
              <w:pStyle w:val="XML1"/>
              <w:rPr>
                <w:ins w:id="11569" w:author="Thomas Dietz" w:date="2012-08-13T14:30:00Z"/>
              </w:rPr>
            </w:pPr>
            <w:ins w:id="11570" w:author="Thomas Dietz" w:date="2012-08-13T14:30:00Z">
              <w:r>
                <w:t xml:space="preserve">      description "Specifies if pausing of transmission is</w:t>
              </w:r>
            </w:ins>
          </w:p>
          <w:p w14:paraId="7CC8D4FB" w14:textId="77777777" w:rsidR="00766893" w:rsidRDefault="00766893" w:rsidP="00766893">
            <w:pPr>
              <w:pStyle w:val="XML1"/>
              <w:rPr>
                <w:ins w:id="11571" w:author="Thomas Dietz" w:date="2012-08-13T14:30:00Z"/>
              </w:rPr>
            </w:pPr>
            <w:ins w:id="11572" w:author="Thomas Dietz" w:date="2012-08-13T14:30:00Z">
              <w:r>
                <w:t xml:space="preserve">        supported at all and if yes if it is asymmetric or</w:t>
              </w:r>
            </w:ins>
          </w:p>
          <w:p w14:paraId="3F9FA5A8" w14:textId="77777777" w:rsidR="00766893" w:rsidRDefault="00766893" w:rsidP="00766893">
            <w:pPr>
              <w:pStyle w:val="XML1"/>
              <w:rPr>
                <w:ins w:id="11573" w:author="Thomas Dietz" w:date="2012-08-13T14:30:00Z"/>
              </w:rPr>
            </w:pPr>
            <w:ins w:id="11574" w:author="Thomas Dietz" w:date="2012-08-13T14:30:00Z">
              <w:r>
                <w:t xml:space="preserve">        symmetric.</w:t>
              </w:r>
            </w:ins>
          </w:p>
          <w:p w14:paraId="6AA2FD43" w14:textId="77777777" w:rsidR="00766893" w:rsidRDefault="00766893" w:rsidP="00766893">
            <w:pPr>
              <w:pStyle w:val="XML1"/>
              <w:rPr>
                <w:ins w:id="11575" w:author="Thomas Dietz" w:date="2012-08-13T14:30:00Z"/>
              </w:rPr>
            </w:pPr>
          </w:p>
          <w:p w14:paraId="09DAEE60" w14:textId="77777777" w:rsidR="00766893" w:rsidRDefault="00766893" w:rsidP="00766893">
            <w:pPr>
              <w:pStyle w:val="XML1"/>
              <w:rPr>
                <w:ins w:id="11576" w:author="Thomas Dietz" w:date="2012-08-13T14:30:00Z"/>
              </w:rPr>
            </w:pPr>
            <w:ins w:id="11577" w:author="Thomas Dietz" w:date="2012-08-13T14:30:00Z">
              <w:r>
                <w:t xml:space="preserve">        This element MUST be present in the NETCONF data store.</w:t>
              </w:r>
            </w:ins>
          </w:p>
          <w:p w14:paraId="2EF79618" w14:textId="77777777" w:rsidR="00766893" w:rsidRDefault="00766893" w:rsidP="00766893">
            <w:pPr>
              <w:pStyle w:val="XML1"/>
              <w:rPr>
                <w:ins w:id="11578" w:author="Thomas Dietz" w:date="2012-08-13T14:30:00Z"/>
              </w:rPr>
            </w:pPr>
            <w:ins w:id="11579" w:author="Thomas Dietz" w:date="2012-08-13T14:30:00Z">
              <w:r>
                <w:t xml:space="preserve">        If this element is not present in a NETCONF &lt;edit-config&gt;</w:t>
              </w:r>
            </w:ins>
          </w:p>
          <w:p w14:paraId="6B45D98D" w14:textId="77777777" w:rsidR="00766893" w:rsidRDefault="00766893" w:rsidP="00766893">
            <w:pPr>
              <w:pStyle w:val="XML1"/>
              <w:rPr>
                <w:ins w:id="11580" w:author="Thomas Dietz" w:date="2012-08-13T14:30:00Z"/>
              </w:rPr>
            </w:pPr>
            <w:ins w:id="11581" w:author="Thomas Dietz" w:date="2012-08-13T14:30:00Z">
              <w:r>
                <w:t xml:space="preserve">        operation 'create', 'merge' or 'replace' and the parent</w:t>
              </w:r>
            </w:ins>
          </w:p>
          <w:p w14:paraId="71B7F752" w14:textId="77777777" w:rsidR="00766893" w:rsidRDefault="00766893" w:rsidP="00766893">
            <w:pPr>
              <w:pStyle w:val="XML1"/>
              <w:rPr>
                <w:ins w:id="11582" w:author="Thomas Dietz" w:date="2012-08-13T14:30:00Z"/>
              </w:rPr>
            </w:pPr>
            <w:ins w:id="11583" w:author="Thomas Dietz" w:date="2012-08-13T14:30:00Z">
              <w:r>
                <w:t xml:space="preserve">        element does not exist, a 'data-missing' error is</w:t>
              </w:r>
            </w:ins>
          </w:p>
          <w:p w14:paraId="399803CB" w14:textId="77777777" w:rsidR="00766893" w:rsidRDefault="00766893" w:rsidP="00766893">
            <w:pPr>
              <w:pStyle w:val="XML1"/>
              <w:rPr>
                <w:ins w:id="11584" w:author="Thomas Dietz" w:date="2012-08-13T14:30:00Z"/>
              </w:rPr>
            </w:pPr>
            <w:ins w:id="11585" w:author="Thomas Dietz" w:date="2012-08-13T14:30:00Z">
              <w:r>
                <w:t xml:space="preserve">        returned.";</w:t>
              </w:r>
            </w:ins>
          </w:p>
          <w:p w14:paraId="17D65818" w14:textId="77777777" w:rsidR="00766893" w:rsidRDefault="00766893" w:rsidP="00766893">
            <w:pPr>
              <w:pStyle w:val="XML1"/>
              <w:rPr>
                <w:ins w:id="11586" w:author="Thomas Dietz" w:date="2012-08-13T14:30:00Z"/>
              </w:rPr>
            </w:pPr>
            <w:ins w:id="11587" w:author="Thomas Dietz" w:date="2012-08-13T14:30:00Z">
              <w:r>
                <w:t xml:space="preserve">    }</w:t>
              </w:r>
            </w:ins>
          </w:p>
          <w:p w14:paraId="78E72B34" w14:textId="77777777" w:rsidR="00F07D3E" w:rsidRDefault="00766893" w:rsidP="00766893">
            <w:pPr>
              <w:pStyle w:val="XML1"/>
              <w:rPr>
                <w:ins w:id="11588" w:author="Thomas Dietz" w:date="2012-08-13T14:30:00Z"/>
              </w:rPr>
            </w:pPr>
            <w:ins w:id="11589" w:author="Thomas Dietz" w:date="2012-08-13T14:30:00Z">
              <w:r>
                <w:t xml:space="preserve">  }</w:t>
              </w:r>
            </w:ins>
          </w:p>
          <w:p w14:paraId="57716E5D" w14:textId="77777777" w:rsidR="00766893" w:rsidRDefault="00766893" w:rsidP="00766893">
            <w:pPr>
              <w:pStyle w:val="XML1"/>
              <w:rPr>
                <w:ins w:id="11590" w:author="Thomas Dietz" w:date="2012-08-13T14:30:00Z"/>
              </w:rPr>
            </w:pPr>
          </w:p>
          <w:p w14:paraId="5C598776" w14:textId="77777777" w:rsidR="00766893" w:rsidRDefault="00766893" w:rsidP="00766893">
            <w:pPr>
              <w:pStyle w:val="XML1"/>
              <w:rPr>
                <w:ins w:id="11591" w:author="Thomas Dietz" w:date="2012-08-13T14:30:00Z"/>
              </w:rPr>
            </w:pPr>
            <w:ins w:id="11592" w:author="Thomas Dietz" w:date="2012-08-13T14:30:00Z">
              <w:r>
                <w:t xml:space="preserve">  typedef OFPortRateType {</w:t>
              </w:r>
            </w:ins>
          </w:p>
          <w:p w14:paraId="71AE9BA5" w14:textId="77777777" w:rsidR="00766893" w:rsidRDefault="00766893" w:rsidP="00766893">
            <w:pPr>
              <w:pStyle w:val="XML1"/>
              <w:rPr>
                <w:ins w:id="11593" w:author="Thomas Dietz" w:date="2012-08-13T14:30:00Z"/>
              </w:rPr>
            </w:pPr>
            <w:ins w:id="11594" w:author="Thomas Dietz" w:date="2012-08-13T14:30:00Z">
              <w:r>
                <w:t xml:space="preserve">    type enumeration {</w:t>
              </w:r>
            </w:ins>
          </w:p>
          <w:p w14:paraId="52960AB7" w14:textId="77777777" w:rsidR="00766893" w:rsidRDefault="00766893" w:rsidP="00766893">
            <w:pPr>
              <w:pStyle w:val="XML1"/>
              <w:rPr>
                <w:ins w:id="11595" w:author="Thomas Dietz" w:date="2012-08-13T14:30:00Z"/>
              </w:rPr>
            </w:pPr>
            <w:ins w:id="11596" w:author="Thomas Dietz" w:date="2012-08-13T14:30:00Z">
              <w:r>
                <w:t xml:space="preserve">      enum 10Mb-HD;</w:t>
              </w:r>
            </w:ins>
          </w:p>
          <w:p w14:paraId="6125FF65" w14:textId="77777777" w:rsidR="00766893" w:rsidRDefault="00766893" w:rsidP="00766893">
            <w:pPr>
              <w:pStyle w:val="XML1"/>
              <w:rPr>
                <w:ins w:id="11597" w:author="Thomas Dietz" w:date="2012-08-13T14:30:00Z"/>
              </w:rPr>
            </w:pPr>
            <w:ins w:id="11598" w:author="Thomas Dietz" w:date="2012-08-13T14:30:00Z">
              <w:r>
                <w:t xml:space="preserve">      enum 10Mb-FD;</w:t>
              </w:r>
            </w:ins>
          </w:p>
          <w:p w14:paraId="09C3BBA2" w14:textId="77777777" w:rsidR="00766893" w:rsidRDefault="00766893" w:rsidP="00766893">
            <w:pPr>
              <w:pStyle w:val="XML1"/>
              <w:rPr>
                <w:ins w:id="11599" w:author="Thomas Dietz" w:date="2012-08-13T14:30:00Z"/>
              </w:rPr>
            </w:pPr>
            <w:ins w:id="11600" w:author="Thomas Dietz" w:date="2012-08-13T14:30:00Z">
              <w:r>
                <w:t xml:space="preserve">      enum 100Mb-HD;</w:t>
              </w:r>
            </w:ins>
          </w:p>
          <w:p w14:paraId="3501E595" w14:textId="77777777" w:rsidR="00766893" w:rsidRPr="00766893" w:rsidRDefault="00766893" w:rsidP="00766893">
            <w:pPr>
              <w:pStyle w:val="XML1"/>
              <w:rPr>
                <w:ins w:id="11601" w:author="Thomas Dietz" w:date="2012-08-13T14:30:00Z"/>
                <w:lang w:val="de-DE"/>
                <w:rPrChange w:id="11602" w:author="Thomas Dietz" w:date="2012-08-13T14:30:00Z">
                  <w:rPr>
                    <w:ins w:id="11603" w:author="Thomas Dietz" w:date="2012-08-13T14:30:00Z"/>
                  </w:rPr>
                </w:rPrChange>
              </w:rPr>
            </w:pPr>
            <w:ins w:id="11604" w:author="Thomas Dietz" w:date="2012-08-13T14:30:00Z">
              <w:r>
                <w:t xml:space="preserve">      </w:t>
              </w:r>
              <w:r w:rsidRPr="00766893">
                <w:rPr>
                  <w:lang w:val="de-DE"/>
                  <w:rPrChange w:id="11605" w:author="Thomas Dietz" w:date="2012-08-13T14:30:00Z">
                    <w:rPr/>
                  </w:rPrChange>
                </w:rPr>
                <w:t>enum 100Mb-FD;</w:t>
              </w:r>
            </w:ins>
          </w:p>
          <w:p w14:paraId="24D153A8" w14:textId="77777777" w:rsidR="00766893" w:rsidRPr="00766893" w:rsidRDefault="00766893" w:rsidP="00766893">
            <w:pPr>
              <w:pStyle w:val="XML1"/>
              <w:rPr>
                <w:ins w:id="11606" w:author="Thomas Dietz" w:date="2012-08-13T14:30:00Z"/>
                <w:lang w:val="de-DE"/>
                <w:rPrChange w:id="11607" w:author="Thomas Dietz" w:date="2012-08-13T14:30:00Z">
                  <w:rPr>
                    <w:ins w:id="11608" w:author="Thomas Dietz" w:date="2012-08-13T14:30:00Z"/>
                  </w:rPr>
                </w:rPrChange>
              </w:rPr>
            </w:pPr>
            <w:ins w:id="11609" w:author="Thomas Dietz" w:date="2012-08-13T14:30:00Z">
              <w:r w:rsidRPr="00766893">
                <w:rPr>
                  <w:lang w:val="de-DE"/>
                  <w:rPrChange w:id="11610" w:author="Thomas Dietz" w:date="2012-08-13T14:30:00Z">
                    <w:rPr/>
                  </w:rPrChange>
                </w:rPr>
                <w:t xml:space="preserve">      enum 1Gb-HD;</w:t>
              </w:r>
            </w:ins>
          </w:p>
          <w:p w14:paraId="0D83154C" w14:textId="77777777" w:rsidR="00766893" w:rsidRPr="00766893" w:rsidRDefault="00766893" w:rsidP="00766893">
            <w:pPr>
              <w:pStyle w:val="XML1"/>
              <w:rPr>
                <w:ins w:id="11611" w:author="Thomas Dietz" w:date="2012-08-13T14:30:00Z"/>
                <w:lang w:val="de-DE"/>
                <w:rPrChange w:id="11612" w:author="Thomas Dietz" w:date="2012-08-13T14:30:00Z">
                  <w:rPr>
                    <w:ins w:id="11613" w:author="Thomas Dietz" w:date="2012-08-13T14:30:00Z"/>
                  </w:rPr>
                </w:rPrChange>
              </w:rPr>
            </w:pPr>
            <w:ins w:id="11614" w:author="Thomas Dietz" w:date="2012-08-13T14:30:00Z">
              <w:r w:rsidRPr="00766893">
                <w:rPr>
                  <w:lang w:val="de-DE"/>
                  <w:rPrChange w:id="11615" w:author="Thomas Dietz" w:date="2012-08-13T14:30:00Z">
                    <w:rPr/>
                  </w:rPrChange>
                </w:rPr>
                <w:t xml:space="preserve">      enum 1Gb-FD;</w:t>
              </w:r>
            </w:ins>
          </w:p>
          <w:p w14:paraId="78D4C019" w14:textId="77777777" w:rsidR="00766893" w:rsidRPr="00766893" w:rsidRDefault="00766893" w:rsidP="00766893">
            <w:pPr>
              <w:pStyle w:val="XML1"/>
              <w:rPr>
                <w:ins w:id="11616" w:author="Thomas Dietz" w:date="2012-08-13T14:30:00Z"/>
                <w:lang w:val="de-DE"/>
                <w:rPrChange w:id="11617" w:author="Thomas Dietz" w:date="2012-08-13T14:30:00Z">
                  <w:rPr>
                    <w:ins w:id="11618" w:author="Thomas Dietz" w:date="2012-08-13T14:30:00Z"/>
                  </w:rPr>
                </w:rPrChange>
              </w:rPr>
            </w:pPr>
            <w:ins w:id="11619" w:author="Thomas Dietz" w:date="2012-08-13T14:30:00Z">
              <w:r w:rsidRPr="00766893">
                <w:rPr>
                  <w:lang w:val="de-DE"/>
                  <w:rPrChange w:id="11620" w:author="Thomas Dietz" w:date="2012-08-13T14:30:00Z">
                    <w:rPr/>
                  </w:rPrChange>
                </w:rPr>
                <w:t xml:space="preserve">      enum 10Gb;</w:t>
              </w:r>
            </w:ins>
          </w:p>
          <w:p w14:paraId="14DA87D4" w14:textId="77777777" w:rsidR="00766893" w:rsidRPr="00766893" w:rsidRDefault="00766893" w:rsidP="00766893">
            <w:pPr>
              <w:pStyle w:val="XML1"/>
              <w:rPr>
                <w:ins w:id="11621" w:author="Thomas Dietz" w:date="2012-08-13T14:30:00Z"/>
                <w:lang w:val="de-DE"/>
                <w:rPrChange w:id="11622" w:author="Thomas Dietz" w:date="2012-08-13T14:30:00Z">
                  <w:rPr>
                    <w:ins w:id="11623" w:author="Thomas Dietz" w:date="2012-08-13T14:30:00Z"/>
                  </w:rPr>
                </w:rPrChange>
              </w:rPr>
            </w:pPr>
            <w:ins w:id="11624" w:author="Thomas Dietz" w:date="2012-08-13T14:30:00Z">
              <w:r w:rsidRPr="00766893">
                <w:rPr>
                  <w:lang w:val="de-DE"/>
                  <w:rPrChange w:id="11625" w:author="Thomas Dietz" w:date="2012-08-13T14:30:00Z">
                    <w:rPr/>
                  </w:rPrChange>
                </w:rPr>
                <w:t xml:space="preserve">      enum 40Gb;</w:t>
              </w:r>
            </w:ins>
          </w:p>
          <w:p w14:paraId="1E999687" w14:textId="77777777" w:rsidR="00766893" w:rsidRPr="00766893" w:rsidRDefault="00766893" w:rsidP="00766893">
            <w:pPr>
              <w:pStyle w:val="XML1"/>
              <w:rPr>
                <w:ins w:id="11626" w:author="Thomas Dietz" w:date="2012-08-13T14:30:00Z"/>
                <w:lang w:val="de-DE"/>
                <w:rPrChange w:id="11627" w:author="Thomas Dietz" w:date="2012-08-13T14:30:00Z">
                  <w:rPr>
                    <w:ins w:id="11628" w:author="Thomas Dietz" w:date="2012-08-13T14:30:00Z"/>
                  </w:rPr>
                </w:rPrChange>
              </w:rPr>
            </w:pPr>
            <w:ins w:id="11629" w:author="Thomas Dietz" w:date="2012-08-13T14:30:00Z">
              <w:r w:rsidRPr="00766893">
                <w:rPr>
                  <w:lang w:val="de-DE"/>
                  <w:rPrChange w:id="11630" w:author="Thomas Dietz" w:date="2012-08-13T14:30:00Z">
                    <w:rPr/>
                  </w:rPrChange>
                </w:rPr>
                <w:t xml:space="preserve">      enum 100Gb;</w:t>
              </w:r>
            </w:ins>
          </w:p>
          <w:p w14:paraId="0530699A" w14:textId="77777777" w:rsidR="00766893" w:rsidRPr="00766893" w:rsidRDefault="00766893" w:rsidP="00766893">
            <w:pPr>
              <w:pStyle w:val="XML1"/>
              <w:rPr>
                <w:ins w:id="11631" w:author="Thomas Dietz" w:date="2012-08-13T14:30:00Z"/>
                <w:lang w:val="de-DE"/>
                <w:rPrChange w:id="11632" w:author="Thomas Dietz" w:date="2012-08-13T14:30:00Z">
                  <w:rPr>
                    <w:ins w:id="11633" w:author="Thomas Dietz" w:date="2012-08-13T14:30:00Z"/>
                  </w:rPr>
                </w:rPrChange>
              </w:rPr>
            </w:pPr>
            <w:ins w:id="11634" w:author="Thomas Dietz" w:date="2012-08-13T14:30:00Z">
              <w:r w:rsidRPr="00766893">
                <w:rPr>
                  <w:lang w:val="de-DE"/>
                  <w:rPrChange w:id="11635" w:author="Thomas Dietz" w:date="2012-08-13T14:30:00Z">
                    <w:rPr/>
                  </w:rPrChange>
                </w:rPr>
                <w:t xml:space="preserve">      enum 1Tb;</w:t>
              </w:r>
            </w:ins>
          </w:p>
          <w:p w14:paraId="2D4FE109" w14:textId="77777777" w:rsidR="00766893" w:rsidRDefault="00766893" w:rsidP="00766893">
            <w:pPr>
              <w:pStyle w:val="XML1"/>
              <w:rPr>
                <w:ins w:id="11636" w:author="Thomas Dietz" w:date="2012-08-13T14:30:00Z"/>
              </w:rPr>
            </w:pPr>
            <w:ins w:id="11637" w:author="Thomas Dietz" w:date="2012-08-13T14:30:00Z">
              <w:r w:rsidRPr="00766893">
                <w:rPr>
                  <w:lang w:val="de-DE"/>
                  <w:rPrChange w:id="11638" w:author="Thomas Dietz" w:date="2012-08-13T14:30:00Z">
                    <w:rPr/>
                  </w:rPrChange>
                </w:rPr>
                <w:t xml:space="preserve">      </w:t>
              </w:r>
              <w:r>
                <w:t>enum other;</w:t>
              </w:r>
            </w:ins>
          </w:p>
          <w:p w14:paraId="6C78D090" w14:textId="77777777" w:rsidR="00766893" w:rsidRDefault="00766893" w:rsidP="00766893">
            <w:pPr>
              <w:pStyle w:val="XML1"/>
              <w:rPr>
                <w:ins w:id="11639" w:author="Thomas Dietz" w:date="2012-08-13T14:30:00Z"/>
              </w:rPr>
            </w:pPr>
            <w:ins w:id="11640" w:author="Thomas Dietz" w:date="2012-08-13T14:30:00Z">
              <w:r>
                <w:t xml:space="preserve">    }</w:t>
              </w:r>
            </w:ins>
          </w:p>
          <w:p w14:paraId="71E60A4A" w14:textId="77777777" w:rsidR="00766893" w:rsidRDefault="00766893" w:rsidP="00766893">
            <w:pPr>
              <w:pStyle w:val="XML1"/>
              <w:rPr>
                <w:ins w:id="11641" w:author="Thomas Dietz" w:date="2012-08-13T14:30:00Z"/>
              </w:rPr>
            </w:pPr>
            <w:ins w:id="11642" w:author="Thomas Dietz" w:date="2012-08-13T14:30:00Z">
              <w:r>
                <w:t xml:space="preserve">    description "Type to specify the rate of a port including the</w:t>
              </w:r>
            </w:ins>
          </w:p>
          <w:p w14:paraId="21259AF7" w14:textId="77777777" w:rsidR="00766893" w:rsidRDefault="00766893" w:rsidP="00766893">
            <w:pPr>
              <w:pStyle w:val="XML1"/>
              <w:rPr>
                <w:ins w:id="11643" w:author="Thomas Dietz" w:date="2012-08-13T14:30:00Z"/>
              </w:rPr>
            </w:pPr>
            <w:ins w:id="11644" w:author="Thomas Dietz" w:date="2012-08-13T14:30:00Z">
              <w:r>
                <w:t xml:space="preserve">      duplex transmission feature. Possible rates are 10Mb, 100Mb,</w:t>
              </w:r>
            </w:ins>
          </w:p>
          <w:p w14:paraId="3AB6C6BB" w14:textId="77777777" w:rsidR="00766893" w:rsidRDefault="00766893" w:rsidP="00766893">
            <w:pPr>
              <w:pStyle w:val="XML1"/>
              <w:rPr>
                <w:ins w:id="11645" w:author="Thomas Dietz" w:date="2012-08-13T14:30:00Z"/>
              </w:rPr>
            </w:pPr>
            <w:ins w:id="11646" w:author="Thomas Dietz" w:date="2012-08-13T14:30:00Z">
              <w:r>
                <w:t xml:space="preserve">      1Gb, 10Gb, 40Gb, 100Gb, 1Tb or other. Rates of 10Mb, 100Mb</w:t>
              </w:r>
            </w:ins>
          </w:p>
          <w:p w14:paraId="10F2B4F9" w14:textId="77777777" w:rsidR="00766893" w:rsidRDefault="00766893" w:rsidP="00766893">
            <w:pPr>
              <w:pStyle w:val="XML1"/>
              <w:rPr>
                <w:ins w:id="11647" w:author="Thomas Dietz" w:date="2012-08-13T14:30:00Z"/>
              </w:rPr>
            </w:pPr>
            <w:ins w:id="11648" w:author="Thomas Dietz" w:date="2012-08-13T14:30:00Z">
              <w:r>
                <w:t xml:space="preserve">      and 1 Gb can support half or full duplex transmission.";</w:t>
              </w:r>
            </w:ins>
          </w:p>
          <w:p w14:paraId="0A28A65D" w14:textId="4A158168" w:rsidR="00766893" w:rsidRPr="009F1B7D" w:rsidRDefault="00766893" w:rsidP="00766893">
            <w:pPr>
              <w:pStyle w:val="XML1"/>
            </w:pPr>
            <w:ins w:id="11649" w:author="Thomas Dietz" w:date="2012-08-13T14:30:00Z">
              <w:r>
                <w:t xml:space="preserve">  }</w:t>
              </w:r>
            </w:ins>
          </w:p>
        </w:tc>
      </w:tr>
    </w:tbl>
    <w:p w14:paraId="3C6060AE" w14:textId="77777777" w:rsidR="00F07D3E" w:rsidRDefault="00F07D3E" w:rsidP="00D14D27">
      <w:pPr>
        <w:pStyle w:val="Heading2"/>
      </w:pPr>
      <w:bookmarkStart w:id="11650" w:name="_Toc333403914"/>
      <w:r>
        <w:lastRenderedPageBreak/>
        <w:t>OpenFlow Queue</w:t>
      </w:r>
      <w:bookmarkEnd w:id="11650"/>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1651" w:name="_Toc315954025"/>
      <w:bookmarkStart w:id="11652" w:name="_Toc316542535"/>
      <w:bookmarkStart w:id="11653" w:name="_Toc333403915"/>
      <w:r w:rsidRPr="00DB42FD">
        <w:lastRenderedPageBreak/>
        <w:t>UML Diagram</w:t>
      </w:r>
      <w:bookmarkEnd w:id="11651"/>
      <w:bookmarkEnd w:id="11652"/>
      <w:bookmarkEnd w:id="11653"/>
    </w:p>
    <w:p w14:paraId="233346DF" w14:textId="42949E1C" w:rsidR="00F07D3E" w:rsidRPr="009F1B7D" w:rsidRDefault="00891460" w:rsidP="00F07D3E">
      <w:pPr>
        <w:keepNext/>
        <w:jc w:val="center"/>
      </w:pPr>
      <w:r>
        <w:object w:dxaOrig="5625" w:dyaOrig="7610" w14:anchorId="474BD0C3">
          <v:shape id="_x0000_i1037" type="#_x0000_t75" style="width:282.6pt;height:380.4pt" o:ole="">
            <v:imagedata r:id="rId36" o:title=""/>
          </v:shape>
          <o:OLEObject Type="Embed" ProgID="Visio.Drawing.11" ShapeID="_x0000_i1037" DrawAspect="Content" ObjectID="_1407242437" r:id="rId37"/>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1654" w:name="_Toc315954026"/>
      <w:bookmarkStart w:id="11655" w:name="_Toc316542536"/>
      <w:bookmarkStart w:id="11656" w:name="_Toc333403916"/>
      <w:r w:rsidRPr="00DB42FD">
        <w:t>XML Schema</w:t>
      </w:r>
      <w:bookmarkEnd w:id="11654"/>
      <w:bookmarkEnd w:id="11655"/>
      <w:bookmarkEnd w:id="11656"/>
    </w:p>
    <w:tbl>
      <w:tblPr>
        <w:tblStyle w:val="XMLtable"/>
        <w:tblW w:w="5000" w:type="pct"/>
        <w:tblLook w:val="04A0" w:firstRow="1" w:lastRow="0" w:firstColumn="1" w:lastColumn="0" w:noHBand="0" w:noVBand="1"/>
        <w:tblPrChange w:id="11657"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1658">
          <w:tblGrid>
            <w:gridCol w:w="8820"/>
          </w:tblGrid>
        </w:tblGridChange>
      </w:tblGrid>
      <w:tr w:rsidR="00F07D3E" w:rsidRPr="009F1B7D" w14:paraId="2742D85F" w14:textId="77777777" w:rsidTr="0089627C">
        <w:tc>
          <w:tcPr>
            <w:tcW w:w="5000" w:type="pct"/>
            <w:tcPrChange w:id="11659" w:author="Thomas Dietz" w:date="2012-08-13T14:33:00Z">
              <w:tcPr>
                <w:tcW w:w="8820" w:type="dxa"/>
                <w:shd w:val="clear" w:color="auto" w:fill="C8FCCD"/>
              </w:tcPr>
            </w:tcPrChange>
          </w:tcPr>
          <w:p w14:paraId="656D07F9" w14:textId="36126187" w:rsidR="00F07D3E" w:rsidRPr="009F1B7D" w:rsidDel="00766893" w:rsidRDefault="00F07D3E" w:rsidP="00011096">
            <w:pPr>
              <w:pStyle w:val="XML1"/>
              <w:rPr>
                <w:del w:id="11660" w:author="Thomas Dietz" w:date="2012-08-13T14:31:00Z"/>
              </w:rPr>
            </w:pPr>
            <w:del w:id="11661" w:author="Thomas Dietz" w:date="2012-08-13T14:31:00Z">
              <w:r w:rsidRPr="009F1B7D" w:rsidDel="00766893">
                <w:delText>&lt;xs:complexType name="OFQueueType"&gt;</w:delText>
              </w:r>
            </w:del>
          </w:p>
          <w:p w14:paraId="22D7CE10" w14:textId="7A343D59" w:rsidR="00F07D3E" w:rsidRPr="009F1B7D" w:rsidDel="00766893" w:rsidRDefault="00F07D3E" w:rsidP="00011096">
            <w:pPr>
              <w:pStyle w:val="XML2"/>
              <w:rPr>
                <w:del w:id="11662" w:author="Thomas Dietz" w:date="2012-08-13T14:31:00Z"/>
              </w:rPr>
            </w:pPr>
            <w:del w:id="11663" w:author="Thomas Dietz" w:date="2012-08-13T14:31:00Z">
              <w:r w:rsidRPr="009F1B7D" w:rsidDel="00766893">
                <w:delText>&lt;xs:complexContent&gt;</w:delText>
              </w:r>
            </w:del>
          </w:p>
          <w:p w14:paraId="4C08FB80" w14:textId="639D5B47" w:rsidR="00F07D3E" w:rsidRPr="009F1B7D" w:rsidDel="00766893" w:rsidRDefault="00F07D3E" w:rsidP="00011096">
            <w:pPr>
              <w:pStyle w:val="XML3"/>
              <w:rPr>
                <w:del w:id="11664" w:author="Thomas Dietz" w:date="2012-08-13T14:31:00Z"/>
              </w:rPr>
            </w:pPr>
            <w:del w:id="11665" w:author="Thomas Dietz" w:date="2012-08-13T14:31:00Z">
              <w:r w:rsidRPr="009F1B7D" w:rsidDel="00766893">
                <w:delText>&lt;xs:extension base="OFResourceType"&gt;</w:delText>
              </w:r>
            </w:del>
          </w:p>
          <w:p w14:paraId="0FA5467A" w14:textId="26C38D75" w:rsidR="00F07D3E" w:rsidRPr="009F1B7D" w:rsidDel="00766893" w:rsidRDefault="00F07D3E" w:rsidP="00011096">
            <w:pPr>
              <w:pStyle w:val="XML4"/>
              <w:rPr>
                <w:del w:id="11666" w:author="Thomas Dietz" w:date="2012-08-13T14:31:00Z"/>
              </w:rPr>
            </w:pPr>
            <w:del w:id="11667" w:author="Thomas Dietz" w:date="2012-08-13T14:31:00Z">
              <w:r w:rsidRPr="009F1B7D" w:rsidDel="00766893">
                <w:delText>&lt;xs:sequence maxOccurs="1" minOccurs="1"&gt;</w:delText>
              </w:r>
            </w:del>
          </w:p>
          <w:p w14:paraId="528D7C27" w14:textId="3716931A" w:rsidR="00F07D3E" w:rsidRPr="009F1B7D" w:rsidDel="00766893" w:rsidRDefault="00F07D3E" w:rsidP="00011096">
            <w:pPr>
              <w:pStyle w:val="XML5"/>
              <w:rPr>
                <w:del w:id="11668" w:author="Thomas Dietz" w:date="2012-08-13T14:31:00Z"/>
              </w:rPr>
            </w:pPr>
            <w:del w:id="11669" w:author="Thomas Dietz" w:date="2012-08-13T14:31:00Z">
              <w:r w:rsidRPr="009F1B7D" w:rsidDel="00766893">
                <w:delText>&lt;xs:element name="id" type="OFConfigID"/&gt;</w:delText>
              </w:r>
            </w:del>
          </w:p>
          <w:p w14:paraId="18E0C919" w14:textId="78161EDD" w:rsidR="00F07D3E" w:rsidRPr="009F1B7D" w:rsidDel="00766893" w:rsidRDefault="00F07D3E" w:rsidP="00011096">
            <w:pPr>
              <w:pStyle w:val="XML5"/>
              <w:rPr>
                <w:del w:id="11670" w:author="Thomas Dietz" w:date="2012-08-13T14:31:00Z"/>
              </w:rPr>
            </w:pPr>
            <w:del w:id="11671" w:author="Thomas Dietz" w:date="2012-08-13T14:31:00Z">
              <w:r w:rsidRPr="009F1B7D" w:rsidDel="00766893">
                <w:delText xml:space="preserve">&lt;xs:element name="port" </w:delText>
              </w:r>
            </w:del>
          </w:p>
          <w:p w14:paraId="028F9143" w14:textId="03AAFD00" w:rsidR="00F07D3E" w:rsidRPr="009F1B7D" w:rsidDel="00766893" w:rsidRDefault="00F07D3E" w:rsidP="00011096">
            <w:pPr>
              <w:pStyle w:val="XML9"/>
              <w:rPr>
                <w:del w:id="11672" w:author="Thomas Dietz" w:date="2012-08-13T14:31:00Z"/>
              </w:rPr>
            </w:pPr>
            <w:del w:id="11673" w:author="Thomas Dietz" w:date="2012-08-13T14:31:00Z">
              <w:r w:rsidRPr="009F1B7D" w:rsidDel="00766893">
                <w:delText>type="OFConfigID"/&gt;</w:delText>
              </w:r>
            </w:del>
          </w:p>
          <w:p w14:paraId="58C46E43" w14:textId="51B88E17" w:rsidR="00F07D3E" w:rsidRPr="009F1B7D" w:rsidDel="00766893" w:rsidRDefault="00F07D3E" w:rsidP="00011096">
            <w:pPr>
              <w:pStyle w:val="XML5"/>
              <w:rPr>
                <w:del w:id="11674" w:author="Thomas Dietz" w:date="2012-08-13T14:31:00Z"/>
              </w:rPr>
            </w:pPr>
            <w:del w:id="11675" w:author="Thomas Dietz" w:date="2012-08-13T14:31:00Z">
              <w:r w:rsidRPr="009F1B7D" w:rsidDel="00766893">
                <w:delText xml:space="preserve">&lt;xs:element name="properties" </w:delText>
              </w:r>
            </w:del>
          </w:p>
          <w:p w14:paraId="02C6DFA8" w14:textId="302FDED3" w:rsidR="00F07D3E" w:rsidRPr="009F1B7D" w:rsidDel="00766893" w:rsidRDefault="00F07D3E" w:rsidP="00011096">
            <w:pPr>
              <w:pStyle w:val="XML9"/>
              <w:rPr>
                <w:del w:id="11676" w:author="Thomas Dietz" w:date="2012-08-13T14:31:00Z"/>
              </w:rPr>
            </w:pPr>
            <w:del w:id="11677" w:author="Thomas Dietz" w:date="2012-08-13T14:31:00Z">
              <w:r w:rsidRPr="009F1B7D" w:rsidDel="00766893">
                <w:delText>type="OFQueuePropertiesType"/&gt;</w:delText>
              </w:r>
            </w:del>
          </w:p>
          <w:p w14:paraId="227ED5F2" w14:textId="37840FA8" w:rsidR="00F07D3E" w:rsidRPr="009F1B7D" w:rsidDel="00766893" w:rsidRDefault="00F07D3E" w:rsidP="00011096">
            <w:pPr>
              <w:pStyle w:val="XML4"/>
              <w:rPr>
                <w:del w:id="11678" w:author="Thomas Dietz" w:date="2012-08-13T14:31:00Z"/>
              </w:rPr>
            </w:pPr>
            <w:del w:id="11679" w:author="Thomas Dietz" w:date="2012-08-13T14:31:00Z">
              <w:r w:rsidRPr="009F1B7D" w:rsidDel="00766893">
                <w:delText>&lt;/xs:sequence&gt;</w:delText>
              </w:r>
            </w:del>
          </w:p>
          <w:p w14:paraId="76E27B4E" w14:textId="6059730D" w:rsidR="00F07D3E" w:rsidRPr="009F1B7D" w:rsidDel="00766893" w:rsidRDefault="00F07D3E" w:rsidP="00011096">
            <w:pPr>
              <w:pStyle w:val="XML3"/>
              <w:rPr>
                <w:del w:id="11680" w:author="Thomas Dietz" w:date="2012-08-13T14:31:00Z"/>
              </w:rPr>
            </w:pPr>
            <w:del w:id="11681" w:author="Thomas Dietz" w:date="2012-08-13T14:31:00Z">
              <w:r w:rsidRPr="009F1B7D" w:rsidDel="00766893">
                <w:delText>&lt;/xs:extension&gt;</w:delText>
              </w:r>
            </w:del>
          </w:p>
          <w:p w14:paraId="69A160BC" w14:textId="20683BEA" w:rsidR="00F07D3E" w:rsidRPr="009F1B7D" w:rsidDel="00766893" w:rsidRDefault="00F07D3E" w:rsidP="00011096">
            <w:pPr>
              <w:pStyle w:val="XML2"/>
              <w:rPr>
                <w:del w:id="11682" w:author="Thomas Dietz" w:date="2012-08-13T14:31:00Z"/>
              </w:rPr>
            </w:pPr>
            <w:del w:id="11683" w:author="Thomas Dietz" w:date="2012-08-13T14:31:00Z">
              <w:r w:rsidRPr="009F1B7D" w:rsidDel="00766893">
                <w:delText>&lt;/xs:complexContent&gt;</w:delText>
              </w:r>
            </w:del>
          </w:p>
          <w:p w14:paraId="6F0900CF" w14:textId="59CF5281" w:rsidR="00F07D3E" w:rsidRPr="009F1B7D" w:rsidDel="00766893" w:rsidRDefault="00F07D3E" w:rsidP="00011096">
            <w:pPr>
              <w:pStyle w:val="XML1"/>
              <w:rPr>
                <w:del w:id="11684" w:author="Thomas Dietz" w:date="2012-08-13T14:31:00Z"/>
              </w:rPr>
            </w:pPr>
            <w:del w:id="11685" w:author="Thomas Dietz" w:date="2012-08-13T14:31:00Z">
              <w:r w:rsidRPr="009F1B7D" w:rsidDel="00766893">
                <w:delText>&lt;/xs:complexType&gt;</w:delText>
              </w:r>
            </w:del>
          </w:p>
          <w:p w14:paraId="4770F059" w14:textId="019CF82F" w:rsidR="00F07D3E" w:rsidRPr="009F1B7D" w:rsidDel="00766893" w:rsidRDefault="00F07D3E" w:rsidP="00011096">
            <w:pPr>
              <w:pStyle w:val="XML1"/>
              <w:rPr>
                <w:del w:id="11686" w:author="Thomas Dietz" w:date="2012-08-13T14:31:00Z"/>
              </w:rPr>
            </w:pPr>
          </w:p>
          <w:p w14:paraId="52C15694" w14:textId="7DE9C3F7" w:rsidR="00F07D3E" w:rsidRPr="009F1B7D" w:rsidDel="00766893" w:rsidRDefault="00F07D3E" w:rsidP="00011096">
            <w:pPr>
              <w:pStyle w:val="XML1"/>
              <w:rPr>
                <w:del w:id="11687" w:author="Thomas Dietz" w:date="2012-08-13T14:31:00Z"/>
              </w:rPr>
            </w:pPr>
            <w:del w:id="11688" w:author="Thomas Dietz" w:date="2012-08-13T14:31:00Z">
              <w:r w:rsidRPr="009F1B7D" w:rsidDel="00766893">
                <w:delText>&lt;xs:complexType name="OFQueuePropertiesType"&gt;</w:delText>
              </w:r>
            </w:del>
          </w:p>
          <w:p w14:paraId="5E235A35" w14:textId="0C0FD0F9" w:rsidR="00F07D3E" w:rsidRPr="009F1B7D" w:rsidDel="00766893" w:rsidRDefault="00F07D3E" w:rsidP="00011096">
            <w:pPr>
              <w:pStyle w:val="XML2"/>
              <w:rPr>
                <w:del w:id="11689" w:author="Thomas Dietz" w:date="2012-08-13T14:31:00Z"/>
              </w:rPr>
            </w:pPr>
            <w:del w:id="11690" w:author="Thomas Dietz" w:date="2012-08-13T14:31:00Z">
              <w:r w:rsidRPr="009F1B7D" w:rsidDel="00766893">
                <w:delText>&lt;xs:sequence&gt;</w:delText>
              </w:r>
            </w:del>
          </w:p>
          <w:p w14:paraId="0D48996B" w14:textId="55D0913C" w:rsidR="00F07D3E" w:rsidRPr="009F1B7D" w:rsidDel="00766893" w:rsidRDefault="00F07D3E" w:rsidP="00011096">
            <w:pPr>
              <w:pStyle w:val="XML3"/>
              <w:rPr>
                <w:del w:id="11691" w:author="Thomas Dietz" w:date="2012-08-13T14:31:00Z"/>
              </w:rPr>
            </w:pPr>
            <w:del w:id="11692" w:author="Thomas Dietz" w:date="2012-08-13T14:31:00Z">
              <w:r w:rsidRPr="009F1B7D" w:rsidDel="00766893">
                <w:lastRenderedPageBreak/>
                <w:delText xml:space="preserve">&lt;xs:element name="min-rate" </w:delText>
              </w:r>
            </w:del>
          </w:p>
          <w:p w14:paraId="35326282" w14:textId="3D608E27" w:rsidR="00F07D3E" w:rsidRPr="009F1B7D" w:rsidDel="00766893" w:rsidRDefault="00F07D3E" w:rsidP="00011096">
            <w:pPr>
              <w:pStyle w:val="XML9"/>
              <w:rPr>
                <w:del w:id="11693" w:author="Thomas Dietz" w:date="2012-08-13T14:31:00Z"/>
              </w:rPr>
            </w:pPr>
            <w:del w:id="11694" w:author="Thomas Dietz" w:date="2012-08-13T14:31:00Z">
              <w:r w:rsidRPr="009F1B7D" w:rsidDel="00766893">
                <w:delText>type="OFQueueMinRateType"/&gt;</w:delText>
              </w:r>
            </w:del>
          </w:p>
          <w:p w14:paraId="68F9D763" w14:textId="3C3A4276" w:rsidR="00F07D3E" w:rsidRPr="009F1B7D" w:rsidDel="00766893" w:rsidRDefault="00F07D3E" w:rsidP="00011096">
            <w:pPr>
              <w:pStyle w:val="XML3"/>
              <w:rPr>
                <w:del w:id="11695" w:author="Thomas Dietz" w:date="2012-08-13T14:31:00Z"/>
              </w:rPr>
            </w:pPr>
            <w:del w:id="11696" w:author="Thomas Dietz" w:date="2012-08-13T14:31:00Z">
              <w:r w:rsidRPr="009F1B7D" w:rsidDel="00766893">
                <w:delText xml:space="preserve">&lt;xs:element name="max-rate" </w:delText>
              </w:r>
            </w:del>
          </w:p>
          <w:p w14:paraId="53C8D9B7" w14:textId="22148FF8" w:rsidR="00F07D3E" w:rsidRPr="009F1B7D" w:rsidDel="00766893" w:rsidRDefault="00F07D3E" w:rsidP="00011096">
            <w:pPr>
              <w:pStyle w:val="XML9"/>
              <w:rPr>
                <w:del w:id="11697" w:author="Thomas Dietz" w:date="2012-08-13T14:31:00Z"/>
              </w:rPr>
            </w:pPr>
            <w:del w:id="11698" w:author="Thomas Dietz" w:date="2012-08-13T14:31:00Z">
              <w:r w:rsidRPr="009F1B7D" w:rsidDel="00766893">
                <w:delText>type="OFQueueMaxRateType"/&gt;</w:delText>
              </w:r>
            </w:del>
          </w:p>
          <w:p w14:paraId="5B5518C5" w14:textId="09E3F48A" w:rsidR="00F07D3E" w:rsidRPr="009F1B7D" w:rsidDel="00766893" w:rsidRDefault="00F07D3E" w:rsidP="00011096">
            <w:pPr>
              <w:pStyle w:val="XML3"/>
              <w:rPr>
                <w:del w:id="11699" w:author="Thomas Dietz" w:date="2012-08-13T14:31:00Z"/>
              </w:rPr>
            </w:pPr>
            <w:del w:id="11700" w:author="Thomas Dietz" w:date="2012-08-13T14:31:00Z">
              <w:r w:rsidRPr="009F1B7D" w:rsidDel="00766893">
                <w:delText xml:space="preserve">&lt;xs:element name="experimenter" </w:delText>
              </w:r>
            </w:del>
          </w:p>
          <w:p w14:paraId="6AA42EDB" w14:textId="05A3A507" w:rsidR="00F07D3E" w:rsidRPr="009F1B7D" w:rsidDel="00766893" w:rsidRDefault="00F07D3E" w:rsidP="00011096">
            <w:pPr>
              <w:pStyle w:val="XML9"/>
              <w:rPr>
                <w:del w:id="11701" w:author="Thomas Dietz" w:date="2012-08-13T14:31:00Z"/>
              </w:rPr>
            </w:pPr>
            <w:del w:id="11702" w:author="Thomas Dietz" w:date="2012-08-13T14:31:00Z">
              <w:r w:rsidRPr="009F1B7D" w:rsidDel="00766893">
                <w:delText>type="xs:string"/&gt;</w:delText>
              </w:r>
            </w:del>
          </w:p>
          <w:p w14:paraId="37A679FA" w14:textId="71FEBFC7" w:rsidR="00F07D3E" w:rsidRPr="009F1B7D" w:rsidDel="00766893" w:rsidRDefault="00F07D3E" w:rsidP="00011096">
            <w:pPr>
              <w:pStyle w:val="XML2"/>
              <w:rPr>
                <w:del w:id="11703" w:author="Thomas Dietz" w:date="2012-08-13T14:31:00Z"/>
              </w:rPr>
            </w:pPr>
            <w:del w:id="11704" w:author="Thomas Dietz" w:date="2012-08-13T14:31:00Z">
              <w:r w:rsidRPr="009F1B7D" w:rsidDel="00766893">
                <w:delText>&lt;/xs:sequence&gt;</w:delText>
              </w:r>
            </w:del>
          </w:p>
          <w:p w14:paraId="08A22D50" w14:textId="55102503" w:rsidR="00F07D3E" w:rsidRPr="009F1B7D" w:rsidDel="00766893" w:rsidRDefault="00F07D3E" w:rsidP="00011096">
            <w:pPr>
              <w:pStyle w:val="XML1"/>
              <w:rPr>
                <w:del w:id="11705" w:author="Thomas Dietz" w:date="2012-08-13T14:31:00Z"/>
              </w:rPr>
            </w:pPr>
            <w:del w:id="11706" w:author="Thomas Dietz" w:date="2012-08-13T14:31:00Z">
              <w:r w:rsidRPr="009F1B7D" w:rsidDel="00766893">
                <w:delText>&lt;/xs:complexType&gt;</w:delText>
              </w:r>
            </w:del>
          </w:p>
          <w:p w14:paraId="50B10019" w14:textId="6768B755" w:rsidR="00F07D3E" w:rsidRPr="009F1B7D" w:rsidDel="00766893" w:rsidRDefault="00F07D3E" w:rsidP="00011096">
            <w:pPr>
              <w:pStyle w:val="XML1"/>
              <w:rPr>
                <w:del w:id="11707" w:author="Thomas Dietz" w:date="2012-08-13T14:31:00Z"/>
              </w:rPr>
            </w:pPr>
          </w:p>
          <w:p w14:paraId="315D951A" w14:textId="374E3084" w:rsidR="00F07D3E" w:rsidRPr="009F1B7D" w:rsidDel="00766893" w:rsidRDefault="00F07D3E" w:rsidP="00011096">
            <w:pPr>
              <w:pStyle w:val="XML1"/>
              <w:rPr>
                <w:del w:id="11708" w:author="Thomas Dietz" w:date="2012-08-13T14:31:00Z"/>
              </w:rPr>
            </w:pPr>
            <w:del w:id="11709" w:author="Thomas Dietz" w:date="2012-08-13T14:31:00Z">
              <w:r w:rsidRPr="009F1B7D" w:rsidDel="00766893">
                <w:delText>&lt;xs:simpleType name="OFQueueMinRateType"&gt;</w:delText>
              </w:r>
            </w:del>
          </w:p>
          <w:p w14:paraId="6E2DCE00" w14:textId="4DA7FC5D" w:rsidR="00F07D3E" w:rsidRPr="009F1B7D" w:rsidDel="00766893" w:rsidRDefault="00F07D3E" w:rsidP="00011096">
            <w:pPr>
              <w:pStyle w:val="XML2"/>
              <w:rPr>
                <w:del w:id="11710" w:author="Thomas Dietz" w:date="2012-08-13T14:31:00Z"/>
              </w:rPr>
            </w:pPr>
            <w:del w:id="11711" w:author="Thomas Dietz" w:date="2012-08-13T14:31:00Z">
              <w:r w:rsidRPr="009F1B7D" w:rsidDel="00766893">
                <w:delText>&lt;xs:restriction base="xs:integer"/&gt;</w:delText>
              </w:r>
            </w:del>
          </w:p>
          <w:p w14:paraId="6E44C1BF" w14:textId="40894F68" w:rsidR="00F07D3E" w:rsidRPr="009F1B7D" w:rsidDel="00766893" w:rsidRDefault="00F07D3E" w:rsidP="00011096">
            <w:pPr>
              <w:pStyle w:val="XML1"/>
              <w:rPr>
                <w:del w:id="11712" w:author="Thomas Dietz" w:date="2012-08-13T14:31:00Z"/>
              </w:rPr>
            </w:pPr>
            <w:del w:id="11713" w:author="Thomas Dietz" w:date="2012-08-13T14:31:00Z">
              <w:r w:rsidRPr="009F1B7D" w:rsidDel="00766893">
                <w:delText>&lt;/xs:simpleType&gt;</w:delText>
              </w:r>
            </w:del>
          </w:p>
          <w:p w14:paraId="5EC99E04" w14:textId="6EB81787" w:rsidR="00F07D3E" w:rsidRPr="009F1B7D" w:rsidDel="00766893" w:rsidRDefault="00F07D3E" w:rsidP="00011096">
            <w:pPr>
              <w:pStyle w:val="XML1"/>
              <w:rPr>
                <w:del w:id="11714" w:author="Thomas Dietz" w:date="2012-08-13T14:31:00Z"/>
              </w:rPr>
            </w:pPr>
          </w:p>
          <w:p w14:paraId="77BFF35D" w14:textId="276B9293" w:rsidR="00F07D3E" w:rsidRPr="009F1B7D" w:rsidDel="00766893" w:rsidRDefault="00F07D3E" w:rsidP="00011096">
            <w:pPr>
              <w:pStyle w:val="XML1"/>
              <w:rPr>
                <w:del w:id="11715" w:author="Thomas Dietz" w:date="2012-08-13T14:31:00Z"/>
              </w:rPr>
            </w:pPr>
            <w:del w:id="11716" w:author="Thomas Dietz" w:date="2012-08-13T14:31:00Z">
              <w:r w:rsidRPr="009F1B7D" w:rsidDel="00766893">
                <w:delText>&lt;xs:simpleType name="OFQueueMaxRateType"&gt;</w:delText>
              </w:r>
            </w:del>
          </w:p>
          <w:p w14:paraId="19E836EA" w14:textId="64E2E6E5" w:rsidR="00F07D3E" w:rsidRPr="009F1B7D" w:rsidDel="00766893" w:rsidRDefault="00F07D3E" w:rsidP="00011096">
            <w:pPr>
              <w:pStyle w:val="XML2"/>
              <w:rPr>
                <w:del w:id="11717" w:author="Thomas Dietz" w:date="2012-08-13T14:31:00Z"/>
              </w:rPr>
            </w:pPr>
            <w:del w:id="11718" w:author="Thomas Dietz" w:date="2012-08-13T14:31:00Z">
              <w:r w:rsidRPr="009F1B7D" w:rsidDel="00766893">
                <w:delText>&lt;xs:restriction base="xs:unsignedLong"/&gt;</w:delText>
              </w:r>
            </w:del>
          </w:p>
          <w:p w14:paraId="3A3051D0" w14:textId="77777777" w:rsidR="00766893" w:rsidRDefault="00F07D3E" w:rsidP="00766893">
            <w:pPr>
              <w:pStyle w:val="XML1"/>
              <w:rPr>
                <w:ins w:id="11719" w:author="Thomas Dietz" w:date="2012-08-13T14:31:00Z"/>
              </w:rPr>
            </w:pPr>
            <w:del w:id="11720" w:author="Thomas Dietz" w:date="2012-08-13T14:31:00Z">
              <w:r w:rsidRPr="009F1B7D" w:rsidDel="00766893">
                <w:delText>&lt;/xs:simpleType&gt;</w:delText>
              </w:r>
            </w:del>
            <w:ins w:id="11721" w:author="Thomas Dietz" w:date="2012-08-13T14:31:00Z">
              <w:r w:rsidR="00766893">
                <w:t xml:space="preserve">  &lt;xs:group name="OFQueueType"&gt;</w:t>
              </w:r>
            </w:ins>
          </w:p>
          <w:p w14:paraId="6ABF7360" w14:textId="77777777" w:rsidR="00766893" w:rsidRDefault="00766893" w:rsidP="00766893">
            <w:pPr>
              <w:pStyle w:val="XML1"/>
              <w:rPr>
                <w:ins w:id="11722" w:author="Thomas Dietz" w:date="2012-08-13T14:31:00Z"/>
              </w:rPr>
            </w:pPr>
            <w:ins w:id="11723" w:author="Thomas Dietz" w:date="2012-08-13T14:31:00Z">
              <w:r>
                <w:t xml:space="preserve">    &lt;xs:annotation&gt;</w:t>
              </w:r>
            </w:ins>
          </w:p>
          <w:p w14:paraId="4DBA0968" w14:textId="77777777" w:rsidR="00766893" w:rsidRDefault="00766893" w:rsidP="00766893">
            <w:pPr>
              <w:pStyle w:val="XML1"/>
              <w:rPr>
                <w:ins w:id="11724" w:author="Thomas Dietz" w:date="2012-08-13T14:31:00Z"/>
              </w:rPr>
            </w:pPr>
            <w:ins w:id="11725" w:author="Thomas Dietz" w:date="2012-08-13T14:31:00Z">
              <w:r>
                <w:t xml:space="preserve">      &lt;xs:documentation&gt;</w:t>
              </w:r>
            </w:ins>
          </w:p>
          <w:p w14:paraId="7507CB52" w14:textId="77777777" w:rsidR="00766893" w:rsidRDefault="00766893" w:rsidP="00766893">
            <w:pPr>
              <w:pStyle w:val="XML1"/>
              <w:rPr>
                <w:ins w:id="11726" w:author="Thomas Dietz" w:date="2012-08-13T14:31:00Z"/>
              </w:rPr>
            </w:pPr>
            <w:ins w:id="11727" w:author="Thomas Dietz" w:date="2012-08-13T14:31:00Z">
              <w:r>
                <w:t xml:space="preserve">        This grouping specifies all properties of a queue</w:t>
              </w:r>
            </w:ins>
          </w:p>
          <w:p w14:paraId="4710023F" w14:textId="77777777" w:rsidR="00766893" w:rsidRDefault="00766893" w:rsidP="00766893">
            <w:pPr>
              <w:pStyle w:val="XML1"/>
              <w:rPr>
                <w:ins w:id="11728" w:author="Thomas Dietz" w:date="2012-08-13T14:31:00Z"/>
              </w:rPr>
            </w:pPr>
            <w:ins w:id="11729" w:author="Thomas Dietz" w:date="2012-08-13T14:31:00Z">
              <w:r>
                <w:t xml:space="preserve">        resource.</w:t>
              </w:r>
            </w:ins>
          </w:p>
          <w:p w14:paraId="4C3315A9" w14:textId="77777777" w:rsidR="00766893" w:rsidRDefault="00766893" w:rsidP="00766893">
            <w:pPr>
              <w:pStyle w:val="XML1"/>
              <w:rPr>
                <w:ins w:id="11730" w:author="Thomas Dietz" w:date="2012-08-13T14:31:00Z"/>
              </w:rPr>
            </w:pPr>
          </w:p>
          <w:p w14:paraId="5ED2C803" w14:textId="77777777" w:rsidR="00766893" w:rsidRDefault="00766893" w:rsidP="00766893">
            <w:pPr>
              <w:pStyle w:val="XML1"/>
              <w:rPr>
                <w:ins w:id="11731" w:author="Thomas Dietz" w:date="2012-08-13T14:31:00Z"/>
              </w:rPr>
            </w:pPr>
            <w:ins w:id="11732" w:author="Thomas Dietz" w:date="2012-08-13T14:31:00Z">
              <w:r>
                <w:t xml:space="preserve">        NETCONF &amp;lt;edit-config&amp;gt; operations MUST be implemented as </w:t>
              </w:r>
            </w:ins>
          </w:p>
          <w:p w14:paraId="57501034" w14:textId="77777777" w:rsidR="00766893" w:rsidRDefault="00766893" w:rsidP="00766893">
            <w:pPr>
              <w:pStyle w:val="XML1"/>
              <w:rPr>
                <w:ins w:id="11733" w:author="Thomas Dietz" w:date="2012-08-13T14:31:00Z"/>
              </w:rPr>
            </w:pPr>
            <w:ins w:id="11734" w:author="Thomas Dietz" w:date="2012-08-13T14:31:00Z">
              <w:r>
                <w:t xml:space="preserve">        follows: </w:t>
              </w:r>
            </w:ins>
          </w:p>
          <w:p w14:paraId="358A710F" w14:textId="77777777" w:rsidR="00766893" w:rsidRDefault="00766893" w:rsidP="00766893">
            <w:pPr>
              <w:pStyle w:val="XML1"/>
              <w:rPr>
                <w:ins w:id="11735" w:author="Thomas Dietz" w:date="2012-08-13T14:31:00Z"/>
              </w:rPr>
            </w:pPr>
          </w:p>
          <w:p w14:paraId="1B2021F2" w14:textId="77777777" w:rsidR="00766893" w:rsidRDefault="00766893" w:rsidP="00766893">
            <w:pPr>
              <w:pStyle w:val="XML1"/>
              <w:rPr>
                <w:ins w:id="11736" w:author="Thomas Dietz" w:date="2012-08-13T14:31:00Z"/>
              </w:rPr>
            </w:pPr>
            <w:ins w:id="11737" w:author="Thomas Dietz" w:date="2012-08-13T14:31:00Z">
              <w:r>
                <w:t xml:space="preserve">        * The 'resource-id' element of OFResoureType MUST be present</w:t>
              </w:r>
            </w:ins>
          </w:p>
          <w:p w14:paraId="3AC2FE0E" w14:textId="77777777" w:rsidR="00766893" w:rsidRDefault="00766893" w:rsidP="00766893">
            <w:pPr>
              <w:pStyle w:val="XML1"/>
              <w:rPr>
                <w:ins w:id="11738" w:author="Thomas Dietz" w:date="2012-08-13T14:31:00Z"/>
              </w:rPr>
            </w:pPr>
            <w:ins w:id="11739" w:author="Thomas Dietz" w:date="2012-08-13T14:31:00Z">
              <w:r>
                <w:t xml:space="preserve">        at all &amp;lt;edit-config&amp;gt; operations to identify the port.</w:t>
              </w:r>
            </w:ins>
          </w:p>
          <w:p w14:paraId="65994151" w14:textId="77777777" w:rsidR="00766893" w:rsidRDefault="00766893" w:rsidP="00766893">
            <w:pPr>
              <w:pStyle w:val="XML1"/>
              <w:rPr>
                <w:ins w:id="11740" w:author="Thomas Dietz" w:date="2012-08-13T14:31:00Z"/>
              </w:rPr>
            </w:pPr>
            <w:ins w:id="11741" w:author="Thomas Dietz" w:date="2012-08-13T14:31:00Z">
              <w:r>
                <w:t xml:space="preserve">        * If the operation is 'merge' or 'replace', the element is</w:t>
              </w:r>
            </w:ins>
          </w:p>
          <w:p w14:paraId="436B9F49" w14:textId="77777777" w:rsidR="00766893" w:rsidRDefault="00766893" w:rsidP="00766893">
            <w:pPr>
              <w:pStyle w:val="XML1"/>
              <w:rPr>
                <w:ins w:id="11742" w:author="Thomas Dietz" w:date="2012-08-13T14:31:00Z"/>
              </w:rPr>
            </w:pPr>
            <w:ins w:id="11743" w:author="Thomas Dietz" w:date="2012-08-13T14:31:00Z">
              <w:r>
                <w:t xml:space="preserve">        created if it does not exist, and its value is set to the</w:t>
              </w:r>
            </w:ins>
          </w:p>
          <w:p w14:paraId="12CA8BB7" w14:textId="77777777" w:rsidR="00766893" w:rsidRDefault="00766893" w:rsidP="00766893">
            <w:pPr>
              <w:pStyle w:val="XML1"/>
              <w:rPr>
                <w:ins w:id="11744" w:author="Thomas Dietz" w:date="2012-08-13T14:31:00Z"/>
              </w:rPr>
            </w:pPr>
            <w:ins w:id="11745" w:author="Thomas Dietz" w:date="2012-08-13T14:31:00Z">
              <w:r>
                <w:t xml:space="preserve">        value found in the XML RPC data.</w:t>
              </w:r>
            </w:ins>
          </w:p>
          <w:p w14:paraId="7F5E96EF" w14:textId="77777777" w:rsidR="00766893" w:rsidRDefault="00766893" w:rsidP="00766893">
            <w:pPr>
              <w:pStyle w:val="XML1"/>
              <w:rPr>
                <w:ins w:id="11746" w:author="Thomas Dietz" w:date="2012-08-13T14:31:00Z"/>
              </w:rPr>
            </w:pPr>
            <w:ins w:id="11747" w:author="Thomas Dietz" w:date="2012-08-13T14:31:00Z">
              <w:r>
                <w:t xml:space="preserve">        * If the operation is 'create', the element is created if it</w:t>
              </w:r>
            </w:ins>
          </w:p>
          <w:p w14:paraId="6AD15C83" w14:textId="77777777" w:rsidR="00766893" w:rsidRDefault="00766893" w:rsidP="00766893">
            <w:pPr>
              <w:pStyle w:val="XML1"/>
              <w:rPr>
                <w:ins w:id="11748" w:author="Thomas Dietz" w:date="2012-08-13T14:31:00Z"/>
              </w:rPr>
            </w:pPr>
            <w:ins w:id="11749" w:author="Thomas Dietz" w:date="2012-08-13T14:31:00Z">
              <w:r>
                <w:t xml:space="preserve">        does not exist. If the element already exists, a</w:t>
              </w:r>
            </w:ins>
          </w:p>
          <w:p w14:paraId="7CD6FA02" w14:textId="77777777" w:rsidR="00766893" w:rsidRDefault="00766893" w:rsidP="00766893">
            <w:pPr>
              <w:pStyle w:val="XML1"/>
              <w:rPr>
                <w:ins w:id="11750" w:author="Thomas Dietz" w:date="2012-08-13T14:31:00Z"/>
              </w:rPr>
            </w:pPr>
            <w:ins w:id="11751" w:author="Thomas Dietz" w:date="2012-08-13T14:31:00Z">
              <w:r>
                <w:t xml:space="preserve">        'data</w:t>
              </w:r>
              <w:r>
                <w:rPr>
                  <w:rFonts w:ascii="MS Mincho" w:eastAsia="MS Mincho" w:hAnsi="MS Mincho" w:cs="MS Mincho" w:hint="eastAsia"/>
                </w:rPr>
                <w:t>‑</w:t>
              </w:r>
              <w:r>
                <w:t>exists' error is returned.</w:t>
              </w:r>
            </w:ins>
          </w:p>
          <w:p w14:paraId="5E4218A2" w14:textId="77777777" w:rsidR="00766893" w:rsidRDefault="00766893" w:rsidP="00766893">
            <w:pPr>
              <w:pStyle w:val="XML1"/>
              <w:rPr>
                <w:ins w:id="11752" w:author="Thomas Dietz" w:date="2012-08-13T14:31:00Z"/>
              </w:rPr>
            </w:pPr>
            <w:ins w:id="11753" w:author="Thomas Dietz" w:date="2012-08-13T14:31:00Z">
              <w:r>
                <w:t xml:space="preserve">        * If the operation is 'delete', the element is deleted if it</w:t>
              </w:r>
            </w:ins>
          </w:p>
          <w:p w14:paraId="28B7ED13" w14:textId="77777777" w:rsidR="00766893" w:rsidRDefault="00766893" w:rsidP="00766893">
            <w:pPr>
              <w:pStyle w:val="XML1"/>
              <w:rPr>
                <w:ins w:id="11754" w:author="Thomas Dietz" w:date="2012-08-13T14:31:00Z"/>
              </w:rPr>
            </w:pPr>
            <w:ins w:id="11755" w:author="Thomas Dietz" w:date="2012-08-13T14:31:00Z">
              <w:r>
                <w:t xml:space="preserve">        exists. If the element does not exist, a 'data</w:t>
              </w:r>
              <w:r>
                <w:rPr>
                  <w:rFonts w:ascii="MS Mincho" w:eastAsia="MS Mincho" w:hAnsi="MS Mincho" w:cs="MS Mincho" w:hint="eastAsia"/>
                </w:rPr>
                <w:t>‑</w:t>
              </w:r>
              <w:r>
                <w:t>missing'</w:t>
              </w:r>
            </w:ins>
          </w:p>
          <w:p w14:paraId="330EACCC" w14:textId="77777777" w:rsidR="00766893" w:rsidRDefault="00766893" w:rsidP="00766893">
            <w:pPr>
              <w:pStyle w:val="XML1"/>
              <w:rPr>
                <w:ins w:id="11756" w:author="Thomas Dietz" w:date="2012-08-13T14:31:00Z"/>
              </w:rPr>
            </w:pPr>
            <w:ins w:id="11757" w:author="Thomas Dietz" w:date="2012-08-13T14:31:00Z">
              <w:r>
                <w:t xml:space="preserve">        error is returned.</w:t>
              </w:r>
            </w:ins>
          </w:p>
          <w:p w14:paraId="5507DF1B" w14:textId="77777777" w:rsidR="00766893" w:rsidRDefault="00766893" w:rsidP="00766893">
            <w:pPr>
              <w:pStyle w:val="XML1"/>
              <w:rPr>
                <w:ins w:id="11758" w:author="Thomas Dietz" w:date="2012-08-13T14:31:00Z"/>
              </w:rPr>
            </w:pPr>
            <w:ins w:id="11759" w:author="Thomas Dietz" w:date="2012-08-13T14:31:00Z">
              <w:r>
                <w:t xml:space="preserve">      &lt;/xs:documentation&gt;</w:t>
              </w:r>
            </w:ins>
          </w:p>
          <w:p w14:paraId="2A06F636" w14:textId="77777777" w:rsidR="00766893" w:rsidRDefault="00766893" w:rsidP="00766893">
            <w:pPr>
              <w:pStyle w:val="XML1"/>
              <w:rPr>
                <w:ins w:id="11760" w:author="Thomas Dietz" w:date="2012-08-13T14:31:00Z"/>
              </w:rPr>
            </w:pPr>
            <w:ins w:id="11761" w:author="Thomas Dietz" w:date="2012-08-13T14:31:00Z">
              <w:r>
                <w:t xml:space="preserve">    &lt;/xs:annotation&gt;</w:t>
              </w:r>
            </w:ins>
          </w:p>
          <w:p w14:paraId="68204291" w14:textId="77777777" w:rsidR="00766893" w:rsidRDefault="00766893" w:rsidP="00766893">
            <w:pPr>
              <w:pStyle w:val="XML1"/>
              <w:rPr>
                <w:ins w:id="11762" w:author="Thomas Dietz" w:date="2012-08-13T14:31:00Z"/>
              </w:rPr>
            </w:pPr>
          </w:p>
          <w:p w14:paraId="38A6A36C" w14:textId="77777777" w:rsidR="00766893" w:rsidRDefault="00766893" w:rsidP="00766893">
            <w:pPr>
              <w:pStyle w:val="XML1"/>
              <w:rPr>
                <w:ins w:id="11763" w:author="Thomas Dietz" w:date="2012-08-13T14:31:00Z"/>
              </w:rPr>
            </w:pPr>
            <w:ins w:id="11764" w:author="Thomas Dietz" w:date="2012-08-13T14:31:00Z">
              <w:r>
                <w:t xml:space="preserve">    &lt;xs:sequence&gt;</w:t>
              </w:r>
            </w:ins>
          </w:p>
          <w:p w14:paraId="6BD82B8A" w14:textId="77777777" w:rsidR="00766893" w:rsidRDefault="00766893" w:rsidP="00766893">
            <w:pPr>
              <w:pStyle w:val="XML1"/>
              <w:rPr>
                <w:ins w:id="11765" w:author="Thomas Dietz" w:date="2012-08-13T14:31:00Z"/>
              </w:rPr>
            </w:pPr>
            <w:ins w:id="11766" w:author="Thomas Dietz" w:date="2012-08-13T14:31:00Z">
              <w:r>
                <w:t xml:space="preserve">      &lt;xs:group ref="OFResourceType"/&gt;</w:t>
              </w:r>
            </w:ins>
          </w:p>
          <w:p w14:paraId="5F0B4E02" w14:textId="77777777" w:rsidR="00766893" w:rsidRDefault="00766893" w:rsidP="00766893">
            <w:pPr>
              <w:pStyle w:val="XML1"/>
              <w:rPr>
                <w:ins w:id="11767" w:author="Thomas Dietz" w:date="2012-08-13T14:31:00Z"/>
              </w:rPr>
            </w:pPr>
            <w:ins w:id="11768" w:author="Thomas Dietz" w:date="2012-08-13T14:31:00Z">
              <w:r>
                <w:t xml:space="preserve">      &lt;xs:element name="id"  type="xs:unsignedLong"&gt;</w:t>
              </w:r>
            </w:ins>
          </w:p>
          <w:p w14:paraId="4FBC8CC0" w14:textId="77777777" w:rsidR="00766893" w:rsidRDefault="00766893" w:rsidP="00766893">
            <w:pPr>
              <w:pStyle w:val="XML1"/>
              <w:rPr>
                <w:ins w:id="11769" w:author="Thomas Dietz" w:date="2012-08-13T14:31:00Z"/>
              </w:rPr>
            </w:pPr>
            <w:ins w:id="11770" w:author="Thomas Dietz" w:date="2012-08-13T14:31:00Z">
              <w:r>
                <w:t xml:space="preserve">        &lt;xs:annotation&gt;</w:t>
              </w:r>
            </w:ins>
          </w:p>
          <w:p w14:paraId="0F707C6B" w14:textId="77777777" w:rsidR="00766893" w:rsidRDefault="00766893" w:rsidP="00766893">
            <w:pPr>
              <w:pStyle w:val="XML1"/>
              <w:rPr>
                <w:ins w:id="11771" w:author="Thomas Dietz" w:date="2012-08-13T14:31:00Z"/>
              </w:rPr>
            </w:pPr>
            <w:ins w:id="11772" w:author="Thomas Dietz" w:date="2012-08-13T14:31:00Z">
              <w:r>
                <w:t xml:space="preserve">          &lt;xs:documentation&gt;</w:t>
              </w:r>
            </w:ins>
          </w:p>
          <w:p w14:paraId="6961C01A" w14:textId="77777777" w:rsidR="00766893" w:rsidRDefault="00766893" w:rsidP="00766893">
            <w:pPr>
              <w:pStyle w:val="XML1"/>
              <w:rPr>
                <w:ins w:id="11773" w:author="Thomas Dietz" w:date="2012-08-13T14:31:00Z"/>
              </w:rPr>
            </w:pPr>
            <w:ins w:id="11774" w:author="Thomas Dietz" w:date="2012-08-13T14:31:00Z">
              <w:r>
                <w:t xml:space="preserve">            This id identifies the OpenFlow Queue to </w:t>
              </w:r>
            </w:ins>
          </w:p>
          <w:p w14:paraId="66139E3A" w14:textId="77777777" w:rsidR="00766893" w:rsidRDefault="00766893" w:rsidP="00766893">
            <w:pPr>
              <w:pStyle w:val="XML1"/>
              <w:rPr>
                <w:ins w:id="11775" w:author="Thomas Dietz" w:date="2012-08-13T14:31:00Z"/>
              </w:rPr>
            </w:pPr>
            <w:ins w:id="11776" w:author="Thomas Dietz" w:date="2012-08-13T14:31:00Z">
              <w:r>
                <w:t xml:space="preserve">            OpenFlow Controllers. It is assigned to an OpenFlow Queue </w:t>
              </w:r>
            </w:ins>
          </w:p>
          <w:p w14:paraId="19AA0FC8" w14:textId="77777777" w:rsidR="00766893" w:rsidRDefault="00766893" w:rsidP="00766893">
            <w:pPr>
              <w:pStyle w:val="XML1"/>
              <w:rPr>
                <w:ins w:id="11777" w:author="Thomas Dietz" w:date="2012-08-13T14:31:00Z"/>
              </w:rPr>
            </w:pPr>
            <w:ins w:id="11778" w:author="Thomas Dietz" w:date="2012-08-13T14:31:00Z">
              <w:r>
                <w:t xml:space="preserve">            latest when the OpenFlow Queue is associated with and</w:t>
              </w:r>
            </w:ins>
          </w:p>
          <w:p w14:paraId="2C2C3709" w14:textId="77777777" w:rsidR="00766893" w:rsidRDefault="00766893" w:rsidP="00766893">
            <w:pPr>
              <w:pStyle w:val="XML1"/>
              <w:rPr>
                <w:ins w:id="11779" w:author="Thomas Dietz" w:date="2012-08-13T14:31:00Z"/>
              </w:rPr>
            </w:pPr>
            <w:ins w:id="11780" w:author="Thomas Dietz" w:date="2012-08-13T14:31:00Z">
              <w:r>
                <w:t xml:space="preserve">            OpenFlow Logical Switch.  If the OpenFlow Queue is</w:t>
              </w:r>
            </w:ins>
          </w:p>
          <w:p w14:paraId="374823C5" w14:textId="77777777" w:rsidR="00766893" w:rsidRDefault="00766893" w:rsidP="00766893">
            <w:pPr>
              <w:pStyle w:val="XML1"/>
              <w:rPr>
                <w:ins w:id="11781" w:author="Thomas Dietz" w:date="2012-08-13T14:31:00Z"/>
              </w:rPr>
            </w:pPr>
            <w:ins w:id="11782" w:author="Thomas Dietz" w:date="2012-08-13T14:31:00Z">
              <w:r>
                <w:t xml:space="preserve">            associated with an OpenFlow Logical Switch, this element</w:t>
              </w:r>
            </w:ins>
          </w:p>
          <w:p w14:paraId="65910BB0" w14:textId="77777777" w:rsidR="00766893" w:rsidRDefault="00766893" w:rsidP="00766893">
            <w:pPr>
              <w:pStyle w:val="XML1"/>
              <w:rPr>
                <w:ins w:id="11783" w:author="Thomas Dietz" w:date="2012-08-13T14:31:00Z"/>
              </w:rPr>
            </w:pPr>
            <w:ins w:id="11784" w:author="Thomas Dietz" w:date="2012-08-13T14:31:00Z">
              <w:r>
                <w:t xml:space="preserve">            MUST be unique within the context of the OpenFlow Logical</w:t>
              </w:r>
            </w:ins>
          </w:p>
          <w:p w14:paraId="087A57F3" w14:textId="77777777" w:rsidR="00766893" w:rsidRDefault="00766893" w:rsidP="00766893">
            <w:pPr>
              <w:pStyle w:val="XML1"/>
              <w:rPr>
                <w:ins w:id="11785" w:author="Thomas Dietz" w:date="2012-08-13T14:31:00Z"/>
              </w:rPr>
            </w:pPr>
            <w:ins w:id="11786" w:author="Thomas Dietz" w:date="2012-08-13T14:31:00Z">
              <w:r>
                <w:t xml:space="preserve">            Switch.  </w:t>
              </w:r>
            </w:ins>
          </w:p>
          <w:p w14:paraId="588CC62A" w14:textId="77777777" w:rsidR="00766893" w:rsidRDefault="00766893" w:rsidP="00766893">
            <w:pPr>
              <w:pStyle w:val="XML1"/>
              <w:rPr>
                <w:ins w:id="11787" w:author="Thomas Dietz" w:date="2012-08-13T14:31:00Z"/>
              </w:rPr>
            </w:pPr>
            <w:ins w:id="11788" w:author="Thomas Dietz" w:date="2012-08-13T14:31:00Z">
              <w:r>
                <w:t xml:space="preserve">                  </w:t>
              </w:r>
            </w:ins>
          </w:p>
          <w:p w14:paraId="2B9B1EA3" w14:textId="77777777" w:rsidR="00766893" w:rsidRDefault="00766893" w:rsidP="00766893">
            <w:pPr>
              <w:pStyle w:val="XML1"/>
              <w:rPr>
                <w:ins w:id="11789" w:author="Thomas Dietz" w:date="2012-08-13T14:31:00Z"/>
              </w:rPr>
            </w:pPr>
            <w:ins w:id="11790" w:author="Thomas Dietz" w:date="2012-08-13T14:31:00Z">
              <w:r>
                <w:t xml:space="preserve">            OpenFlow Capable Switch implementations may choose to</w:t>
              </w:r>
            </w:ins>
          </w:p>
          <w:p w14:paraId="78F323D6" w14:textId="77777777" w:rsidR="00766893" w:rsidRDefault="00766893" w:rsidP="00766893">
            <w:pPr>
              <w:pStyle w:val="XML1"/>
              <w:rPr>
                <w:ins w:id="11791" w:author="Thomas Dietz" w:date="2012-08-13T14:31:00Z"/>
              </w:rPr>
            </w:pPr>
            <w:ins w:id="11792" w:author="Thomas Dietz" w:date="2012-08-13T14:31:00Z">
              <w:r>
                <w:t xml:space="preserve">            assign values to OpenFlow Queues that are unique within the</w:t>
              </w:r>
            </w:ins>
          </w:p>
          <w:p w14:paraId="22B2B3AB" w14:textId="77777777" w:rsidR="00766893" w:rsidRDefault="00766893" w:rsidP="00766893">
            <w:pPr>
              <w:pStyle w:val="XML1"/>
              <w:rPr>
                <w:ins w:id="11793" w:author="Thomas Dietz" w:date="2012-08-13T14:31:00Z"/>
              </w:rPr>
            </w:pPr>
            <w:ins w:id="11794" w:author="Thomas Dietz" w:date="2012-08-13T14:31:00Z">
              <w:r>
                <w:t xml:space="preserve">            context of the OpenFlow Logical Switch.  These id can be</w:t>
              </w:r>
            </w:ins>
          </w:p>
          <w:p w14:paraId="3CA36264" w14:textId="77777777" w:rsidR="00766893" w:rsidRDefault="00766893" w:rsidP="00766893">
            <w:pPr>
              <w:pStyle w:val="XML1"/>
              <w:rPr>
                <w:ins w:id="11795" w:author="Thomas Dietz" w:date="2012-08-13T14:31:00Z"/>
              </w:rPr>
            </w:pPr>
            <w:ins w:id="11796" w:author="Thomas Dietz" w:date="2012-08-13T14:31:00Z">
              <w:r>
                <w:t xml:space="preserve">            used independent of assignments to OpenFlow Logical</w:t>
              </w:r>
            </w:ins>
          </w:p>
          <w:p w14:paraId="630263CD" w14:textId="77777777" w:rsidR="00766893" w:rsidRDefault="00766893" w:rsidP="00766893">
            <w:pPr>
              <w:pStyle w:val="XML1"/>
              <w:rPr>
                <w:ins w:id="11797" w:author="Thomas Dietz" w:date="2012-08-13T14:31:00Z"/>
              </w:rPr>
            </w:pPr>
            <w:ins w:id="11798" w:author="Thomas Dietz" w:date="2012-08-13T14:31:00Z">
              <w:r>
                <w:t xml:space="preserve">            Switches. </w:t>
              </w:r>
            </w:ins>
          </w:p>
          <w:p w14:paraId="6DBBA8A1" w14:textId="77777777" w:rsidR="00766893" w:rsidRDefault="00766893" w:rsidP="00766893">
            <w:pPr>
              <w:pStyle w:val="XML1"/>
              <w:rPr>
                <w:ins w:id="11799" w:author="Thomas Dietz" w:date="2012-08-13T14:31:00Z"/>
              </w:rPr>
            </w:pPr>
            <w:ins w:id="11800" w:author="Thomas Dietz" w:date="2012-08-13T14:31:00Z">
              <w:r>
                <w:lastRenderedPageBreak/>
                <w:t xml:space="preserve">                  </w:t>
              </w:r>
            </w:ins>
          </w:p>
          <w:p w14:paraId="53411DAD" w14:textId="77777777" w:rsidR="00766893" w:rsidRDefault="00766893" w:rsidP="00766893">
            <w:pPr>
              <w:pStyle w:val="XML1"/>
              <w:rPr>
                <w:ins w:id="11801" w:author="Thomas Dietz" w:date="2012-08-13T14:31:00Z"/>
              </w:rPr>
            </w:pPr>
            <w:ins w:id="11802" w:author="Thomas Dietz" w:date="2012-08-13T14:31:00Z">
              <w:r>
                <w:t xml:space="preserve">            Other implementations may assign values to this element</w:t>
              </w:r>
            </w:ins>
          </w:p>
          <w:p w14:paraId="041C52FD" w14:textId="77777777" w:rsidR="00766893" w:rsidRDefault="00766893" w:rsidP="00766893">
            <w:pPr>
              <w:pStyle w:val="XML1"/>
              <w:rPr>
                <w:ins w:id="11803" w:author="Thomas Dietz" w:date="2012-08-13T14:31:00Z"/>
              </w:rPr>
            </w:pPr>
            <w:ins w:id="11804" w:author="Thomas Dietz" w:date="2012-08-13T14:31:00Z">
              <w:r>
                <w:t xml:space="preserve">            only if the OpenFlow Queue is assigned to an OpenFlow</w:t>
              </w:r>
            </w:ins>
          </w:p>
          <w:p w14:paraId="4DA85EEB" w14:textId="77777777" w:rsidR="00766893" w:rsidRDefault="00766893" w:rsidP="00766893">
            <w:pPr>
              <w:pStyle w:val="XML1"/>
              <w:rPr>
                <w:ins w:id="11805" w:author="Thomas Dietz" w:date="2012-08-13T14:31:00Z"/>
              </w:rPr>
            </w:pPr>
            <w:ins w:id="11806" w:author="Thomas Dietz" w:date="2012-08-13T14:31:00Z">
              <w:r>
                <w:t xml:space="preserve">            Logical Switch.  If no value is currently assigned to this</w:t>
              </w:r>
            </w:ins>
          </w:p>
          <w:p w14:paraId="4F4E4140" w14:textId="77777777" w:rsidR="00766893" w:rsidRDefault="00766893" w:rsidP="00766893">
            <w:pPr>
              <w:pStyle w:val="XML1"/>
              <w:rPr>
                <w:ins w:id="11807" w:author="Thomas Dietz" w:date="2012-08-13T14:31:00Z"/>
              </w:rPr>
            </w:pPr>
            <w:ins w:id="11808" w:author="Thomas Dietz" w:date="2012-08-13T14:31:00Z">
              <w:r>
                <w:t xml:space="preserve">            element then this element MUST NOT be included in replies</w:t>
              </w:r>
            </w:ins>
          </w:p>
          <w:p w14:paraId="082A12F7" w14:textId="77777777" w:rsidR="00766893" w:rsidRDefault="00766893" w:rsidP="00766893">
            <w:pPr>
              <w:pStyle w:val="XML1"/>
              <w:rPr>
                <w:ins w:id="11809" w:author="Thomas Dietz" w:date="2012-08-13T14:31:00Z"/>
              </w:rPr>
            </w:pPr>
            <w:ins w:id="11810" w:author="Thomas Dietz" w:date="2012-08-13T14:31:00Z">
              <w:r>
                <w:t xml:space="preserve">            to NETCONF &amp;lt;get&amp;gt; requests. Since this element is not</w:t>
              </w:r>
            </w:ins>
          </w:p>
          <w:p w14:paraId="5126319F" w14:textId="77777777" w:rsidR="00766893" w:rsidRDefault="00766893" w:rsidP="00766893">
            <w:pPr>
              <w:pStyle w:val="XML1"/>
              <w:rPr>
                <w:ins w:id="11811" w:author="Thomas Dietz" w:date="2012-08-13T14:31:00Z"/>
              </w:rPr>
            </w:pPr>
            <w:ins w:id="11812" w:author="Thomas Dietz" w:date="2012-08-13T14:31:00Z">
              <w:r>
                <w:t xml:space="preserve">            configurable with the NETCONF protocol it MUST NOT be</w:t>
              </w:r>
            </w:ins>
          </w:p>
          <w:p w14:paraId="414A7AD3" w14:textId="77777777" w:rsidR="00766893" w:rsidRDefault="00766893" w:rsidP="00766893">
            <w:pPr>
              <w:pStyle w:val="XML1"/>
              <w:rPr>
                <w:ins w:id="11813" w:author="Thomas Dietz" w:date="2012-08-13T14:31:00Z"/>
              </w:rPr>
            </w:pPr>
            <w:ins w:id="11814" w:author="Thomas Dietz" w:date="2012-08-13T14:31:00Z">
              <w:r>
                <w:t xml:space="preserve">            included in replies to NETCONF &amp;lt;get-config&amp;gt; requests.</w:t>
              </w:r>
            </w:ins>
          </w:p>
          <w:p w14:paraId="6156D73A" w14:textId="77777777" w:rsidR="00766893" w:rsidRDefault="00766893" w:rsidP="00766893">
            <w:pPr>
              <w:pStyle w:val="XML1"/>
              <w:rPr>
                <w:ins w:id="11815" w:author="Thomas Dietz" w:date="2012-08-13T14:31:00Z"/>
              </w:rPr>
            </w:pPr>
            <w:ins w:id="11816" w:author="Thomas Dietz" w:date="2012-08-13T14:31:00Z">
              <w:r>
                <w:t xml:space="preserve">          &lt;/xs:documentation&gt;</w:t>
              </w:r>
            </w:ins>
          </w:p>
          <w:p w14:paraId="5B8BBF75" w14:textId="77777777" w:rsidR="00766893" w:rsidRDefault="00766893" w:rsidP="00766893">
            <w:pPr>
              <w:pStyle w:val="XML1"/>
              <w:rPr>
                <w:ins w:id="11817" w:author="Thomas Dietz" w:date="2012-08-13T14:31:00Z"/>
              </w:rPr>
            </w:pPr>
            <w:ins w:id="11818" w:author="Thomas Dietz" w:date="2012-08-13T14:31:00Z">
              <w:r>
                <w:t xml:space="preserve">        &lt;/xs:annotation&gt;</w:t>
              </w:r>
            </w:ins>
          </w:p>
          <w:p w14:paraId="1B3CE138" w14:textId="77777777" w:rsidR="00766893" w:rsidRDefault="00766893" w:rsidP="00766893">
            <w:pPr>
              <w:pStyle w:val="XML1"/>
              <w:rPr>
                <w:ins w:id="11819" w:author="Thomas Dietz" w:date="2012-08-13T14:31:00Z"/>
              </w:rPr>
            </w:pPr>
            <w:ins w:id="11820" w:author="Thomas Dietz" w:date="2012-08-13T14:31:00Z">
              <w:r>
                <w:t xml:space="preserve">      &lt;/xs:element&gt;</w:t>
              </w:r>
            </w:ins>
          </w:p>
          <w:p w14:paraId="0998E289" w14:textId="77777777" w:rsidR="00766893" w:rsidRDefault="00766893" w:rsidP="00766893">
            <w:pPr>
              <w:pStyle w:val="XML1"/>
              <w:rPr>
                <w:ins w:id="11821" w:author="Thomas Dietz" w:date="2012-08-13T14:31:00Z"/>
              </w:rPr>
            </w:pPr>
            <w:ins w:id="11822" w:author="Thomas Dietz" w:date="2012-08-13T14:31:00Z">
              <w:r>
                <w:t xml:space="preserve">      &lt;xs:element name="port"&gt;</w:t>
              </w:r>
            </w:ins>
          </w:p>
          <w:p w14:paraId="4937564B" w14:textId="77777777" w:rsidR="00766893" w:rsidRDefault="00766893" w:rsidP="00766893">
            <w:pPr>
              <w:pStyle w:val="XML1"/>
              <w:rPr>
                <w:ins w:id="11823" w:author="Thomas Dietz" w:date="2012-08-13T14:31:00Z"/>
              </w:rPr>
            </w:pPr>
            <w:ins w:id="11824" w:author="Thomas Dietz" w:date="2012-08-13T14:31:00Z">
              <w:r>
                <w:t xml:space="preserve">        &lt;xs:annotation&gt;</w:t>
              </w:r>
            </w:ins>
          </w:p>
          <w:p w14:paraId="6AF661BF" w14:textId="77777777" w:rsidR="00766893" w:rsidRDefault="00766893" w:rsidP="00766893">
            <w:pPr>
              <w:pStyle w:val="XML1"/>
              <w:rPr>
                <w:ins w:id="11825" w:author="Thomas Dietz" w:date="2012-08-13T14:31:00Z"/>
              </w:rPr>
            </w:pPr>
            <w:ins w:id="11826" w:author="Thomas Dietz" w:date="2012-08-13T14:31:00Z">
              <w:r>
                <w:t xml:space="preserve">          &lt;xs:documentation&gt;</w:t>
              </w:r>
            </w:ins>
          </w:p>
          <w:p w14:paraId="0910C8D0" w14:textId="77777777" w:rsidR="00766893" w:rsidRDefault="00766893" w:rsidP="00766893">
            <w:pPr>
              <w:pStyle w:val="XML1"/>
              <w:rPr>
                <w:ins w:id="11827" w:author="Thomas Dietz" w:date="2012-08-13T14:31:00Z"/>
              </w:rPr>
            </w:pPr>
            <w:ins w:id="11828" w:author="Thomas Dietz" w:date="2012-08-13T14:31:00Z">
              <w:r>
                <w:t xml:space="preserve">            Reference to port resources in the Capable</w:t>
              </w:r>
            </w:ins>
          </w:p>
          <w:p w14:paraId="63F480BE" w14:textId="77777777" w:rsidR="00766893" w:rsidRDefault="00766893" w:rsidP="00766893">
            <w:pPr>
              <w:pStyle w:val="XML1"/>
              <w:rPr>
                <w:ins w:id="11829" w:author="Thomas Dietz" w:date="2012-08-13T14:31:00Z"/>
              </w:rPr>
            </w:pPr>
            <w:ins w:id="11830" w:author="Thomas Dietz" w:date="2012-08-13T14:31:00Z">
              <w:r>
                <w:t xml:space="preserve">            Switch.</w:t>
              </w:r>
            </w:ins>
          </w:p>
          <w:p w14:paraId="35FBE72B" w14:textId="77777777" w:rsidR="00766893" w:rsidRDefault="00766893" w:rsidP="00766893">
            <w:pPr>
              <w:pStyle w:val="XML1"/>
              <w:rPr>
                <w:ins w:id="11831" w:author="Thomas Dietz" w:date="2012-08-13T14:31:00Z"/>
              </w:rPr>
            </w:pPr>
            <w:ins w:id="11832" w:author="Thomas Dietz" w:date="2012-08-13T14:31:00Z">
              <w:r>
                <w:t xml:space="preserve">                  </w:t>
              </w:r>
            </w:ins>
          </w:p>
          <w:p w14:paraId="1BE036EA" w14:textId="77777777" w:rsidR="00766893" w:rsidRDefault="00766893" w:rsidP="00766893">
            <w:pPr>
              <w:pStyle w:val="XML1"/>
              <w:rPr>
                <w:ins w:id="11833" w:author="Thomas Dietz" w:date="2012-08-13T14:31:00Z"/>
              </w:rPr>
            </w:pPr>
            <w:ins w:id="11834" w:author="Thomas Dietz" w:date="2012-08-13T14:31:00Z">
              <w:r>
                <w:t xml:space="preserve">            This element associates an OpenFlow Queue with an OpenFlow </w:t>
              </w:r>
            </w:ins>
          </w:p>
          <w:p w14:paraId="03A75DC4" w14:textId="77777777" w:rsidR="00766893" w:rsidRDefault="00766893" w:rsidP="00766893">
            <w:pPr>
              <w:pStyle w:val="XML1"/>
              <w:rPr>
                <w:ins w:id="11835" w:author="Thomas Dietz" w:date="2012-08-13T14:31:00Z"/>
              </w:rPr>
            </w:pPr>
            <w:ins w:id="11836" w:author="Thomas Dietz" w:date="2012-08-13T14:31:00Z">
              <w:r>
                <w:t xml:space="preserve">            Port. If the OpenFlow Queue is associated with an OpenFlow </w:t>
              </w:r>
            </w:ins>
          </w:p>
          <w:p w14:paraId="46C4E8DE" w14:textId="77777777" w:rsidR="00766893" w:rsidRDefault="00766893" w:rsidP="00766893">
            <w:pPr>
              <w:pStyle w:val="XML1"/>
              <w:rPr>
                <w:ins w:id="11837" w:author="Thomas Dietz" w:date="2012-08-13T14:31:00Z"/>
              </w:rPr>
            </w:pPr>
            <w:ins w:id="11838" w:author="Thomas Dietz" w:date="2012-08-13T14:31:00Z">
              <w:r>
                <w:t xml:space="preserve">            Logical Switch S and this element is present, then it MUST </w:t>
              </w:r>
            </w:ins>
          </w:p>
          <w:p w14:paraId="0B265D20" w14:textId="77777777" w:rsidR="00766893" w:rsidRDefault="00766893" w:rsidP="00766893">
            <w:pPr>
              <w:pStyle w:val="XML1"/>
              <w:rPr>
                <w:ins w:id="11839" w:author="Thomas Dietz" w:date="2012-08-13T14:31:00Z"/>
              </w:rPr>
            </w:pPr>
            <w:ins w:id="11840" w:author="Thomas Dietz" w:date="2012-08-13T14:31:00Z">
              <w:r>
                <w:t xml:space="preserve">            be set to the value of element resource-id of an OpenFlow</w:t>
              </w:r>
            </w:ins>
          </w:p>
          <w:p w14:paraId="59CF4B3F" w14:textId="77777777" w:rsidR="00766893" w:rsidRDefault="00766893" w:rsidP="00766893">
            <w:pPr>
              <w:pStyle w:val="XML1"/>
              <w:rPr>
                <w:ins w:id="11841" w:author="Thomas Dietz" w:date="2012-08-13T14:31:00Z"/>
              </w:rPr>
            </w:pPr>
            <w:ins w:id="11842" w:author="Thomas Dietz" w:date="2012-08-13T14:31:00Z">
              <w:r>
                <w:t xml:space="preserve">            Port which is associated with the OpenFlow Logical Switch</w:t>
              </w:r>
            </w:ins>
          </w:p>
          <w:p w14:paraId="008699B1" w14:textId="77777777" w:rsidR="00766893" w:rsidRDefault="00766893" w:rsidP="00766893">
            <w:pPr>
              <w:pStyle w:val="XML1"/>
              <w:rPr>
                <w:ins w:id="11843" w:author="Thomas Dietz" w:date="2012-08-13T14:31:00Z"/>
              </w:rPr>
            </w:pPr>
            <w:ins w:id="11844" w:author="Thomas Dietz" w:date="2012-08-13T14:31:00Z">
              <w:r>
                <w:t xml:space="preserve">            S.</w:t>
              </w:r>
            </w:ins>
          </w:p>
          <w:p w14:paraId="46C2BAB2" w14:textId="77777777" w:rsidR="00766893" w:rsidRDefault="00766893" w:rsidP="00766893">
            <w:pPr>
              <w:pStyle w:val="XML1"/>
              <w:rPr>
                <w:ins w:id="11845" w:author="Thomas Dietz" w:date="2012-08-13T14:31:00Z"/>
              </w:rPr>
            </w:pPr>
          </w:p>
          <w:p w14:paraId="37811CA0" w14:textId="77777777" w:rsidR="00766893" w:rsidRDefault="00766893" w:rsidP="00766893">
            <w:pPr>
              <w:pStyle w:val="XML1"/>
              <w:rPr>
                <w:ins w:id="11846" w:author="Thomas Dietz" w:date="2012-08-13T14:31:00Z"/>
              </w:rPr>
            </w:pPr>
            <w:ins w:id="11847" w:author="Thomas Dietz" w:date="2012-08-13T14:31:00Z">
              <w:r>
                <w:t xml:space="preserve">            The element MUST refer to an element at the following path:</w:t>
              </w:r>
            </w:ins>
          </w:p>
          <w:p w14:paraId="6F3402E2" w14:textId="77777777" w:rsidR="00766893" w:rsidRDefault="00766893" w:rsidP="00766893">
            <w:pPr>
              <w:pStyle w:val="XML1"/>
              <w:rPr>
                <w:ins w:id="11848" w:author="Thomas Dietz" w:date="2012-08-13T14:31:00Z"/>
              </w:rPr>
            </w:pPr>
            <w:ins w:id="11849" w:author="Thomas Dietz" w:date="2012-08-13T14:31:00Z">
              <w:r>
                <w:t xml:space="preserve">            /capable-switch/resources/port/resource-id</w:t>
              </w:r>
            </w:ins>
          </w:p>
          <w:p w14:paraId="395F935C" w14:textId="77777777" w:rsidR="00766893" w:rsidRDefault="00766893" w:rsidP="00766893">
            <w:pPr>
              <w:pStyle w:val="XML1"/>
              <w:rPr>
                <w:ins w:id="11850" w:author="Thomas Dietz" w:date="2012-08-13T14:31:00Z"/>
              </w:rPr>
            </w:pPr>
            <w:ins w:id="11851" w:author="Thomas Dietz" w:date="2012-08-13T14:31:00Z">
              <w:r>
                <w:t xml:space="preserve">          &lt;/xs:documentation&gt;</w:t>
              </w:r>
            </w:ins>
          </w:p>
          <w:p w14:paraId="22A5029F" w14:textId="77777777" w:rsidR="00766893" w:rsidRDefault="00766893" w:rsidP="00766893">
            <w:pPr>
              <w:pStyle w:val="XML1"/>
              <w:rPr>
                <w:ins w:id="11852" w:author="Thomas Dietz" w:date="2012-08-13T14:31:00Z"/>
              </w:rPr>
            </w:pPr>
            <w:ins w:id="11853" w:author="Thomas Dietz" w:date="2012-08-13T14:31:00Z">
              <w:r>
                <w:t xml:space="preserve">        &lt;/xs:annotation&gt;</w:t>
              </w:r>
            </w:ins>
          </w:p>
          <w:p w14:paraId="2F624B34" w14:textId="77777777" w:rsidR="00766893" w:rsidRDefault="00766893" w:rsidP="00766893">
            <w:pPr>
              <w:pStyle w:val="XML1"/>
              <w:rPr>
                <w:ins w:id="11854" w:author="Thomas Dietz" w:date="2012-08-13T14:31:00Z"/>
              </w:rPr>
            </w:pPr>
            <w:ins w:id="11855" w:author="Thomas Dietz" w:date="2012-08-13T14:31:00Z">
              <w:r>
                <w:t xml:space="preserve">        &lt;xs:simpleType&gt;</w:t>
              </w:r>
            </w:ins>
          </w:p>
          <w:p w14:paraId="68EBE1A1" w14:textId="77777777" w:rsidR="00766893" w:rsidRDefault="00766893" w:rsidP="00766893">
            <w:pPr>
              <w:pStyle w:val="XML1"/>
              <w:rPr>
                <w:ins w:id="11856" w:author="Thomas Dietz" w:date="2012-08-13T14:31:00Z"/>
              </w:rPr>
            </w:pPr>
            <w:ins w:id="11857" w:author="Thomas Dietz" w:date="2012-08-13T14:31:00Z">
              <w:r>
                <w:t xml:space="preserve">          &lt;xs:restriction base="inet:uri"&gt;</w:t>
              </w:r>
            </w:ins>
          </w:p>
          <w:p w14:paraId="3C3BD23A" w14:textId="77777777" w:rsidR="00766893" w:rsidRDefault="00766893" w:rsidP="00766893">
            <w:pPr>
              <w:pStyle w:val="XML1"/>
              <w:rPr>
                <w:ins w:id="11858" w:author="Thomas Dietz" w:date="2012-08-13T14:31:00Z"/>
              </w:rPr>
            </w:pPr>
            <w:ins w:id="11859" w:author="Thomas Dietz" w:date="2012-08-13T14:31:00Z">
              <w:r>
                <w:t xml:space="preserve">          &lt;/xs:restriction&gt;</w:t>
              </w:r>
            </w:ins>
          </w:p>
          <w:p w14:paraId="5DFCD4C2" w14:textId="77777777" w:rsidR="00766893" w:rsidRDefault="00766893" w:rsidP="00766893">
            <w:pPr>
              <w:pStyle w:val="XML1"/>
              <w:rPr>
                <w:ins w:id="11860" w:author="Thomas Dietz" w:date="2012-08-13T14:31:00Z"/>
              </w:rPr>
            </w:pPr>
            <w:ins w:id="11861" w:author="Thomas Dietz" w:date="2012-08-13T14:31:00Z">
              <w:r>
                <w:t xml:space="preserve">        &lt;/xs:simpleType&gt;</w:t>
              </w:r>
            </w:ins>
          </w:p>
          <w:p w14:paraId="477B0093" w14:textId="77777777" w:rsidR="00766893" w:rsidRDefault="00766893" w:rsidP="00766893">
            <w:pPr>
              <w:pStyle w:val="XML1"/>
              <w:rPr>
                <w:ins w:id="11862" w:author="Thomas Dietz" w:date="2012-08-13T14:31:00Z"/>
              </w:rPr>
            </w:pPr>
            <w:ins w:id="11863" w:author="Thomas Dietz" w:date="2012-08-13T14:31:00Z">
              <w:r>
                <w:t xml:space="preserve">      &lt;/xs:element&gt;</w:t>
              </w:r>
            </w:ins>
          </w:p>
          <w:p w14:paraId="54D1E908" w14:textId="77777777" w:rsidR="00766893" w:rsidRDefault="00766893" w:rsidP="00766893">
            <w:pPr>
              <w:pStyle w:val="XML1"/>
              <w:rPr>
                <w:ins w:id="11864" w:author="Thomas Dietz" w:date="2012-08-13T14:31:00Z"/>
              </w:rPr>
            </w:pPr>
            <w:ins w:id="11865" w:author="Thomas Dietz" w:date="2012-08-13T14:31:00Z">
              <w:r>
                <w:t xml:space="preserve">      &lt;xs:element name="properties"&gt;</w:t>
              </w:r>
            </w:ins>
          </w:p>
          <w:p w14:paraId="13E5CBC0" w14:textId="77777777" w:rsidR="00766893" w:rsidRDefault="00766893" w:rsidP="00766893">
            <w:pPr>
              <w:pStyle w:val="XML1"/>
              <w:rPr>
                <w:ins w:id="11866" w:author="Thomas Dietz" w:date="2012-08-13T14:31:00Z"/>
              </w:rPr>
            </w:pPr>
            <w:ins w:id="11867" w:author="Thomas Dietz" w:date="2012-08-13T14:31:00Z">
              <w:r>
                <w:t xml:space="preserve">        &lt;xs:annotation&gt;</w:t>
              </w:r>
            </w:ins>
          </w:p>
          <w:p w14:paraId="71C6312E" w14:textId="77777777" w:rsidR="00766893" w:rsidRDefault="00766893" w:rsidP="00766893">
            <w:pPr>
              <w:pStyle w:val="XML1"/>
              <w:rPr>
                <w:ins w:id="11868" w:author="Thomas Dietz" w:date="2012-08-13T14:31:00Z"/>
              </w:rPr>
            </w:pPr>
            <w:ins w:id="11869" w:author="Thomas Dietz" w:date="2012-08-13T14:31:00Z">
              <w:r>
                <w:t xml:space="preserve">          &lt;xs:documentation&gt;</w:t>
              </w:r>
            </w:ins>
          </w:p>
          <w:p w14:paraId="5B59A6E6" w14:textId="77777777" w:rsidR="00766893" w:rsidRDefault="00766893" w:rsidP="00766893">
            <w:pPr>
              <w:pStyle w:val="XML1"/>
              <w:rPr>
                <w:ins w:id="11870" w:author="Thomas Dietz" w:date="2012-08-13T14:31:00Z"/>
              </w:rPr>
            </w:pPr>
            <w:ins w:id="11871" w:author="Thomas Dietz" w:date="2012-08-13T14:31:00Z">
              <w:r>
                <w:t xml:space="preserve">            The queue properties currently configured.</w:t>
              </w:r>
            </w:ins>
          </w:p>
          <w:p w14:paraId="1964A2B1" w14:textId="77777777" w:rsidR="00766893" w:rsidRDefault="00766893" w:rsidP="00766893">
            <w:pPr>
              <w:pStyle w:val="XML1"/>
              <w:rPr>
                <w:ins w:id="11872" w:author="Thomas Dietz" w:date="2012-08-13T14:31:00Z"/>
              </w:rPr>
            </w:pPr>
            <w:ins w:id="11873" w:author="Thomas Dietz" w:date="2012-08-13T14:31:00Z">
              <w:r>
                <w:t xml:space="preserve">          &lt;/xs:documentation&gt;</w:t>
              </w:r>
            </w:ins>
          </w:p>
          <w:p w14:paraId="44C231AC" w14:textId="77777777" w:rsidR="00766893" w:rsidRDefault="00766893" w:rsidP="00766893">
            <w:pPr>
              <w:pStyle w:val="XML1"/>
              <w:rPr>
                <w:ins w:id="11874" w:author="Thomas Dietz" w:date="2012-08-13T14:31:00Z"/>
              </w:rPr>
            </w:pPr>
            <w:ins w:id="11875" w:author="Thomas Dietz" w:date="2012-08-13T14:31:00Z">
              <w:r>
                <w:t xml:space="preserve">        &lt;/xs:annotation&gt;</w:t>
              </w:r>
            </w:ins>
          </w:p>
          <w:p w14:paraId="68F8775D" w14:textId="77777777" w:rsidR="00766893" w:rsidRDefault="00766893" w:rsidP="00766893">
            <w:pPr>
              <w:pStyle w:val="XML1"/>
              <w:rPr>
                <w:ins w:id="11876" w:author="Thomas Dietz" w:date="2012-08-13T14:31:00Z"/>
              </w:rPr>
            </w:pPr>
            <w:ins w:id="11877" w:author="Thomas Dietz" w:date="2012-08-13T14:31:00Z">
              <w:r>
                <w:t xml:space="preserve">        &lt;xs:complexType&gt;</w:t>
              </w:r>
            </w:ins>
          </w:p>
          <w:p w14:paraId="1F08097F" w14:textId="77777777" w:rsidR="00766893" w:rsidRDefault="00766893" w:rsidP="00766893">
            <w:pPr>
              <w:pStyle w:val="XML1"/>
              <w:rPr>
                <w:ins w:id="11878" w:author="Thomas Dietz" w:date="2012-08-13T14:31:00Z"/>
              </w:rPr>
            </w:pPr>
            <w:ins w:id="11879" w:author="Thomas Dietz" w:date="2012-08-13T14:31:00Z">
              <w:r>
                <w:t xml:space="preserve">          &lt;xs:sequence&gt;</w:t>
              </w:r>
            </w:ins>
          </w:p>
          <w:p w14:paraId="12611765" w14:textId="77777777" w:rsidR="00766893" w:rsidRDefault="00766893" w:rsidP="00766893">
            <w:pPr>
              <w:pStyle w:val="XML1"/>
              <w:rPr>
                <w:ins w:id="11880" w:author="Thomas Dietz" w:date="2012-08-13T14:31:00Z"/>
              </w:rPr>
            </w:pPr>
            <w:ins w:id="11881" w:author="Thomas Dietz" w:date="2012-08-13T14:31:00Z">
              <w:r>
                <w:t xml:space="preserve">            &lt;xs:element name="min-rate" minOccurs="0"  type="OFTenthOfAPercentType"&gt;</w:t>
              </w:r>
            </w:ins>
          </w:p>
          <w:p w14:paraId="31CB3165" w14:textId="77777777" w:rsidR="00766893" w:rsidRDefault="00766893" w:rsidP="00766893">
            <w:pPr>
              <w:pStyle w:val="XML1"/>
              <w:rPr>
                <w:ins w:id="11882" w:author="Thomas Dietz" w:date="2012-08-13T14:31:00Z"/>
              </w:rPr>
            </w:pPr>
            <w:ins w:id="11883" w:author="Thomas Dietz" w:date="2012-08-13T14:31:00Z">
              <w:r>
                <w:t xml:space="preserve">              &lt;xs:annotation&gt;</w:t>
              </w:r>
            </w:ins>
          </w:p>
          <w:p w14:paraId="5B32AFE7" w14:textId="77777777" w:rsidR="00766893" w:rsidRDefault="00766893" w:rsidP="00766893">
            <w:pPr>
              <w:pStyle w:val="XML1"/>
              <w:rPr>
                <w:ins w:id="11884" w:author="Thomas Dietz" w:date="2012-08-13T14:31:00Z"/>
              </w:rPr>
            </w:pPr>
            <w:ins w:id="11885" w:author="Thomas Dietz" w:date="2012-08-13T14:31:00Z">
              <w:r>
                <w:t xml:space="preserve">                &lt;xs:documentation&gt;</w:t>
              </w:r>
            </w:ins>
          </w:p>
          <w:p w14:paraId="4293244F" w14:textId="77777777" w:rsidR="00766893" w:rsidRDefault="00766893" w:rsidP="00766893">
            <w:pPr>
              <w:pStyle w:val="XML1"/>
              <w:rPr>
                <w:ins w:id="11886" w:author="Thomas Dietz" w:date="2012-08-13T14:31:00Z"/>
              </w:rPr>
            </w:pPr>
            <w:ins w:id="11887" w:author="Thomas Dietz" w:date="2012-08-13T14:31:00Z">
              <w:r>
                <w:t xml:space="preserve">                  The minimal rate that is reserved for this</w:t>
              </w:r>
            </w:ins>
          </w:p>
          <w:p w14:paraId="21E4BA0D" w14:textId="77777777" w:rsidR="00766893" w:rsidRDefault="00766893" w:rsidP="00766893">
            <w:pPr>
              <w:pStyle w:val="XML1"/>
              <w:rPr>
                <w:ins w:id="11888" w:author="Thomas Dietz" w:date="2012-08-13T14:31:00Z"/>
              </w:rPr>
            </w:pPr>
            <w:ins w:id="11889" w:author="Thomas Dietz" w:date="2012-08-13T14:31:00Z">
              <w:r>
                <w:t xml:space="preserve">                  queue in 1/10 of a percent of the actual rate.</w:t>
              </w:r>
            </w:ins>
          </w:p>
          <w:p w14:paraId="5EC245E9" w14:textId="77777777" w:rsidR="00766893" w:rsidRDefault="00766893" w:rsidP="00766893">
            <w:pPr>
              <w:pStyle w:val="XML1"/>
              <w:rPr>
                <w:ins w:id="11890" w:author="Thomas Dietz" w:date="2012-08-13T14:31:00Z"/>
              </w:rPr>
            </w:pPr>
          </w:p>
          <w:p w14:paraId="5E00D688" w14:textId="77777777" w:rsidR="00766893" w:rsidRDefault="00766893" w:rsidP="00766893">
            <w:pPr>
              <w:pStyle w:val="XML1"/>
              <w:rPr>
                <w:ins w:id="11891" w:author="Thomas Dietz" w:date="2012-08-13T14:31:00Z"/>
              </w:rPr>
            </w:pPr>
            <w:ins w:id="11892" w:author="Thomas Dietz" w:date="2012-08-13T14:31:00Z">
              <w:r>
                <w:t xml:space="preserve">                  This element is optional. If not present a min-rate is</w:t>
              </w:r>
            </w:ins>
          </w:p>
          <w:p w14:paraId="613305E8" w14:textId="77777777" w:rsidR="00766893" w:rsidRDefault="00766893" w:rsidP="00766893">
            <w:pPr>
              <w:pStyle w:val="XML1"/>
              <w:rPr>
                <w:ins w:id="11893" w:author="Thomas Dietz" w:date="2012-08-13T14:31:00Z"/>
              </w:rPr>
            </w:pPr>
            <w:ins w:id="11894" w:author="Thomas Dietz" w:date="2012-08-13T14:31:00Z">
              <w:r>
                <w:t xml:space="preserve">                  not set.</w:t>
              </w:r>
            </w:ins>
          </w:p>
          <w:p w14:paraId="7D7681B3" w14:textId="77777777" w:rsidR="00766893" w:rsidRDefault="00766893" w:rsidP="00766893">
            <w:pPr>
              <w:pStyle w:val="XML1"/>
              <w:rPr>
                <w:ins w:id="11895" w:author="Thomas Dietz" w:date="2012-08-13T14:31:00Z"/>
              </w:rPr>
            </w:pPr>
            <w:ins w:id="11896" w:author="Thomas Dietz" w:date="2012-08-13T14:31:00Z">
              <w:r>
                <w:t xml:space="preserve">                &lt;/xs:documentation&gt;</w:t>
              </w:r>
            </w:ins>
          </w:p>
          <w:p w14:paraId="465AA9DC" w14:textId="77777777" w:rsidR="00766893" w:rsidRDefault="00766893" w:rsidP="00766893">
            <w:pPr>
              <w:pStyle w:val="XML1"/>
              <w:rPr>
                <w:ins w:id="11897" w:author="Thomas Dietz" w:date="2012-08-13T14:31:00Z"/>
              </w:rPr>
            </w:pPr>
            <w:ins w:id="11898" w:author="Thomas Dietz" w:date="2012-08-13T14:31:00Z">
              <w:r>
                <w:t xml:space="preserve">              &lt;/xs:annotation&gt;</w:t>
              </w:r>
            </w:ins>
          </w:p>
          <w:p w14:paraId="1F33441A" w14:textId="77777777" w:rsidR="00766893" w:rsidRDefault="00766893" w:rsidP="00766893">
            <w:pPr>
              <w:pStyle w:val="XML1"/>
              <w:rPr>
                <w:ins w:id="11899" w:author="Thomas Dietz" w:date="2012-08-13T14:31:00Z"/>
              </w:rPr>
            </w:pPr>
            <w:ins w:id="11900" w:author="Thomas Dietz" w:date="2012-08-13T14:31:00Z">
              <w:r>
                <w:t xml:space="preserve">            &lt;/xs:element&gt;</w:t>
              </w:r>
            </w:ins>
          </w:p>
          <w:p w14:paraId="0CC8517F" w14:textId="77777777" w:rsidR="00766893" w:rsidRDefault="00766893" w:rsidP="00766893">
            <w:pPr>
              <w:pStyle w:val="XML1"/>
              <w:rPr>
                <w:ins w:id="11901" w:author="Thomas Dietz" w:date="2012-08-13T14:31:00Z"/>
              </w:rPr>
            </w:pPr>
            <w:ins w:id="11902" w:author="Thomas Dietz" w:date="2012-08-13T14:31:00Z">
              <w:r>
                <w:t xml:space="preserve">            &lt;xs:element name="max-rate" minOccurs="0"  type="OFTenthOfAPercentType"&gt;</w:t>
              </w:r>
            </w:ins>
          </w:p>
          <w:p w14:paraId="7BEB2384" w14:textId="77777777" w:rsidR="00766893" w:rsidRDefault="00766893" w:rsidP="00766893">
            <w:pPr>
              <w:pStyle w:val="XML1"/>
              <w:rPr>
                <w:ins w:id="11903" w:author="Thomas Dietz" w:date="2012-08-13T14:31:00Z"/>
              </w:rPr>
            </w:pPr>
            <w:ins w:id="11904" w:author="Thomas Dietz" w:date="2012-08-13T14:31:00Z">
              <w:r>
                <w:t xml:space="preserve">              &lt;xs:annotation&gt;</w:t>
              </w:r>
            </w:ins>
          </w:p>
          <w:p w14:paraId="06BE6981" w14:textId="77777777" w:rsidR="00766893" w:rsidRDefault="00766893" w:rsidP="00766893">
            <w:pPr>
              <w:pStyle w:val="XML1"/>
              <w:rPr>
                <w:ins w:id="11905" w:author="Thomas Dietz" w:date="2012-08-13T14:31:00Z"/>
              </w:rPr>
            </w:pPr>
            <w:ins w:id="11906" w:author="Thomas Dietz" w:date="2012-08-13T14:31:00Z">
              <w:r>
                <w:lastRenderedPageBreak/>
                <w:t xml:space="preserve">                &lt;xs:documentation&gt;</w:t>
              </w:r>
            </w:ins>
          </w:p>
          <w:p w14:paraId="51E23894" w14:textId="77777777" w:rsidR="00766893" w:rsidRDefault="00766893" w:rsidP="00766893">
            <w:pPr>
              <w:pStyle w:val="XML1"/>
              <w:rPr>
                <w:ins w:id="11907" w:author="Thomas Dietz" w:date="2012-08-13T14:31:00Z"/>
              </w:rPr>
            </w:pPr>
            <w:ins w:id="11908" w:author="Thomas Dietz" w:date="2012-08-13T14:31:00Z">
              <w:r>
                <w:t xml:space="preserve">                  The maximum rate that is reserved for this</w:t>
              </w:r>
            </w:ins>
          </w:p>
          <w:p w14:paraId="6EA160E0" w14:textId="77777777" w:rsidR="00766893" w:rsidRDefault="00766893" w:rsidP="00766893">
            <w:pPr>
              <w:pStyle w:val="XML1"/>
              <w:rPr>
                <w:ins w:id="11909" w:author="Thomas Dietz" w:date="2012-08-13T14:31:00Z"/>
              </w:rPr>
            </w:pPr>
            <w:ins w:id="11910" w:author="Thomas Dietz" w:date="2012-08-13T14:31:00Z">
              <w:r>
                <w:t xml:space="preserve">                  queue in 1/10 of a percent of the actual rate.</w:t>
              </w:r>
            </w:ins>
          </w:p>
          <w:p w14:paraId="400E6CC8" w14:textId="77777777" w:rsidR="00766893" w:rsidRDefault="00766893" w:rsidP="00766893">
            <w:pPr>
              <w:pStyle w:val="XML1"/>
              <w:rPr>
                <w:ins w:id="11911" w:author="Thomas Dietz" w:date="2012-08-13T14:31:00Z"/>
              </w:rPr>
            </w:pPr>
          </w:p>
          <w:p w14:paraId="047014CB" w14:textId="77777777" w:rsidR="00766893" w:rsidRDefault="00766893" w:rsidP="00766893">
            <w:pPr>
              <w:pStyle w:val="XML1"/>
              <w:rPr>
                <w:ins w:id="11912" w:author="Thomas Dietz" w:date="2012-08-13T14:31:00Z"/>
              </w:rPr>
            </w:pPr>
            <w:ins w:id="11913" w:author="Thomas Dietz" w:date="2012-08-13T14:31:00Z">
              <w:r>
                <w:t xml:space="preserve">                  This element is optional. If not present the max-rate is</w:t>
              </w:r>
            </w:ins>
          </w:p>
          <w:p w14:paraId="5ADA64F2" w14:textId="77777777" w:rsidR="00766893" w:rsidRDefault="00766893" w:rsidP="00766893">
            <w:pPr>
              <w:pStyle w:val="XML1"/>
              <w:rPr>
                <w:ins w:id="11914" w:author="Thomas Dietz" w:date="2012-08-13T14:31:00Z"/>
              </w:rPr>
            </w:pPr>
            <w:ins w:id="11915" w:author="Thomas Dietz" w:date="2012-08-13T14:31:00Z">
              <w:r>
                <w:t xml:space="preserve">                  not set.</w:t>
              </w:r>
            </w:ins>
          </w:p>
          <w:p w14:paraId="075F7068" w14:textId="77777777" w:rsidR="00766893" w:rsidRDefault="00766893" w:rsidP="00766893">
            <w:pPr>
              <w:pStyle w:val="XML1"/>
              <w:rPr>
                <w:ins w:id="11916" w:author="Thomas Dietz" w:date="2012-08-13T14:31:00Z"/>
              </w:rPr>
            </w:pPr>
            <w:ins w:id="11917" w:author="Thomas Dietz" w:date="2012-08-13T14:31:00Z">
              <w:r>
                <w:t xml:space="preserve">                &lt;/xs:documentation&gt;</w:t>
              </w:r>
            </w:ins>
          </w:p>
          <w:p w14:paraId="73680D1C" w14:textId="77777777" w:rsidR="00766893" w:rsidRDefault="00766893" w:rsidP="00766893">
            <w:pPr>
              <w:pStyle w:val="XML1"/>
              <w:rPr>
                <w:ins w:id="11918" w:author="Thomas Dietz" w:date="2012-08-13T14:31:00Z"/>
              </w:rPr>
            </w:pPr>
            <w:ins w:id="11919" w:author="Thomas Dietz" w:date="2012-08-13T14:31:00Z">
              <w:r>
                <w:t xml:space="preserve">              &lt;/xs:annotation&gt;</w:t>
              </w:r>
            </w:ins>
          </w:p>
          <w:p w14:paraId="79CBE860" w14:textId="77777777" w:rsidR="00766893" w:rsidRDefault="00766893" w:rsidP="00766893">
            <w:pPr>
              <w:pStyle w:val="XML1"/>
              <w:rPr>
                <w:ins w:id="11920" w:author="Thomas Dietz" w:date="2012-08-13T14:31:00Z"/>
              </w:rPr>
            </w:pPr>
            <w:ins w:id="11921" w:author="Thomas Dietz" w:date="2012-08-13T14:31:00Z">
              <w:r>
                <w:t xml:space="preserve">            &lt;/xs:element&gt;</w:t>
              </w:r>
            </w:ins>
          </w:p>
          <w:p w14:paraId="1E9E98CC" w14:textId="77777777" w:rsidR="00766893" w:rsidRDefault="00766893" w:rsidP="00766893">
            <w:pPr>
              <w:pStyle w:val="XML1"/>
              <w:rPr>
                <w:ins w:id="11922" w:author="Thomas Dietz" w:date="2012-08-13T14:31:00Z"/>
              </w:rPr>
            </w:pPr>
            <w:ins w:id="11923" w:author="Thomas Dietz" w:date="2012-08-13T14:31:00Z">
              <w:r>
                <w:t xml:space="preserve">            &lt;xs:element name="experimenter" minOccurs="0" maxOccurs="unbounded"  type="xs:unsignedInt"&gt;</w:t>
              </w:r>
            </w:ins>
          </w:p>
          <w:p w14:paraId="45588F91" w14:textId="77777777" w:rsidR="00766893" w:rsidRDefault="00766893" w:rsidP="00766893">
            <w:pPr>
              <w:pStyle w:val="XML1"/>
              <w:rPr>
                <w:ins w:id="11924" w:author="Thomas Dietz" w:date="2012-08-13T14:31:00Z"/>
              </w:rPr>
            </w:pPr>
            <w:ins w:id="11925" w:author="Thomas Dietz" w:date="2012-08-13T14:31:00Z">
              <w:r>
                <w:t xml:space="preserve">              &lt;xs:annotation&gt;</w:t>
              </w:r>
            </w:ins>
          </w:p>
          <w:p w14:paraId="71889620" w14:textId="77777777" w:rsidR="00766893" w:rsidRDefault="00766893" w:rsidP="00766893">
            <w:pPr>
              <w:pStyle w:val="XML1"/>
              <w:rPr>
                <w:ins w:id="11926" w:author="Thomas Dietz" w:date="2012-08-13T14:31:00Z"/>
              </w:rPr>
            </w:pPr>
            <w:ins w:id="11927" w:author="Thomas Dietz" w:date="2012-08-13T14:31:00Z">
              <w:r>
                <w:t xml:space="preserve">                &lt;xs:documentation&gt;</w:t>
              </w:r>
            </w:ins>
          </w:p>
          <w:p w14:paraId="1FF42B69" w14:textId="77777777" w:rsidR="00766893" w:rsidRDefault="00766893" w:rsidP="00766893">
            <w:pPr>
              <w:pStyle w:val="XML1"/>
              <w:rPr>
                <w:ins w:id="11928" w:author="Thomas Dietz" w:date="2012-08-13T14:31:00Z"/>
              </w:rPr>
            </w:pPr>
            <w:ins w:id="11929" w:author="Thomas Dietz" w:date="2012-08-13T14:31:00Z">
              <w:r>
                <w:t xml:space="preserve">                  A list of experimenter identifiers of queue</w:t>
              </w:r>
            </w:ins>
          </w:p>
          <w:p w14:paraId="75321044" w14:textId="77777777" w:rsidR="00766893" w:rsidRDefault="00766893" w:rsidP="00766893">
            <w:pPr>
              <w:pStyle w:val="XML1"/>
              <w:rPr>
                <w:ins w:id="11930" w:author="Thomas Dietz" w:date="2012-08-13T14:31:00Z"/>
              </w:rPr>
            </w:pPr>
            <w:ins w:id="11931" w:author="Thomas Dietz" w:date="2012-08-13T14:31:00Z">
              <w:r>
                <w:t xml:space="preserve">                  properties used.</w:t>
              </w:r>
            </w:ins>
          </w:p>
          <w:p w14:paraId="1CA6F897" w14:textId="77777777" w:rsidR="00766893" w:rsidRDefault="00766893" w:rsidP="00766893">
            <w:pPr>
              <w:pStyle w:val="XML1"/>
              <w:rPr>
                <w:ins w:id="11932" w:author="Thomas Dietz" w:date="2012-08-13T14:31:00Z"/>
              </w:rPr>
            </w:pPr>
          </w:p>
          <w:p w14:paraId="4C9B844F" w14:textId="77777777" w:rsidR="00766893" w:rsidRDefault="00766893" w:rsidP="00766893">
            <w:pPr>
              <w:pStyle w:val="XML1"/>
              <w:rPr>
                <w:ins w:id="11933" w:author="Thomas Dietz" w:date="2012-08-13T14:31:00Z"/>
              </w:rPr>
            </w:pPr>
            <w:ins w:id="11934" w:author="Thomas Dietz" w:date="2012-08-13T14:31:00Z">
              <w:r>
                <w:t xml:space="preserve">                  This element is optional.</w:t>
              </w:r>
            </w:ins>
          </w:p>
          <w:p w14:paraId="052FA12C" w14:textId="77777777" w:rsidR="00766893" w:rsidRDefault="00766893" w:rsidP="00766893">
            <w:pPr>
              <w:pStyle w:val="XML1"/>
              <w:rPr>
                <w:ins w:id="11935" w:author="Thomas Dietz" w:date="2012-08-13T14:31:00Z"/>
              </w:rPr>
            </w:pPr>
            <w:ins w:id="11936" w:author="Thomas Dietz" w:date="2012-08-13T14:31:00Z">
              <w:r>
                <w:t xml:space="preserve">                &lt;/xs:documentation&gt;</w:t>
              </w:r>
            </w:ins>
          </w:p>
          <w:p w14:paraId="0F46B9A1" w14:textId="77777777" w:rsidR="00766893" w:rsidRDefault="00766893" w:rsidP="00766893">
            <w:pPr>
              <w:pStyle w:val="XML1"/>
              <w:rPr>
                <w:ins w:id="11937" w:author="Thomas Dietz" w:date="2012-08-13T14:31:00Z"/>
              </w:rPr>
            </w:pPr>
            <w:ins w:id="11938" w:author="Thomas Dietz" w:date="2012-08-13T14:31:00Z">
              <w:r>
                <w:t xml:space="preserve">              &lt;/xs:annotation&gt;</w:t>
              </w:r>
            </w:ins>
          </w:p>
          <w:p w14:paraId="274C0226" w14:textId="77777777" w:rsidR="00766893" w:rsidRDefault="00766893" w:rsidP="00766893">
            <w:pPr>
              <w:pStyle w:val="XML1"/>
              <w:rPr>
                <w:ins w:id="11939" w:author="Thomas Dietz" w:date="2012-08-13T14:31:00Z"/>
              </w:rPr>
            </w:pPr>
            <w:ins w:id="11940" w:author="Thomas Dietz" w:date="2012-08-13T14:31:00Z">
              <w:r>
                <w:t xml:space="preserve">            &lt;/xs:element&gt;</w:t>
              </w:r>
            </w:ins>
          </w:p>
          <w:p w14:paraId="29FB292C" w14:textId="77777777" w:rsidR="00766893" w:rsidRDefault="00766893" w:rsidP="00766893">
            <w:pPr>
              <w:pStyle w:val="XML1"/>
              <w:rPr>
                <w:ins w:id="11941" w:author="Thomas Dietz" w:date="2012-08-13T14:31:00Z"/>
              </w:rPr>
            </w:pPr>
            <w:ins w:id="11942" w:author="Thomas Dietz" w:date="2012-08-13T14:31:00Z">
              <w:r>
                <w:t xml:space="preserve">          &lt;/xs:sequence&gt;</w:t>
              </w:r>
            </w:ins>
          </w:p>
          <w:p w14:paraId="23674DC2" w14:textId="77777777" w:rsidR="00766893" w:rsidRDefault="00766893" w:rsidP="00766893">
            <w:pPr>
              <w:pStyle w:val="XML1"/>
              <w:rPr>
                <w:ins w:id="11943" w:author="Thomas Dietz" w:date="2012-08-13T14:31:00Z"/>
              </w:rPr>
            </w:pPr>
            <w:ins w:id="11944" w:author="Thomas Dietz" w:date="2012-08-13T14:31:00Z">
              <w:r>
                <w:t xml:space="preserve">        &lt;/xs:complexType&gt;</w:t>
              </w:r>
            </w:ins>
          </w:p>
          <w:p w14:paraId="4D1EDDF9" w14:textId="77777777" w:rsidR="00766893" w:rsidRDefault="00766893" w:rsidP="00766893">
            <w:pPr>
              <w:pStyle w:val="XML1"/>
              <w:rPr>
                <w:ins w:id="11945" w:author="Thomas Dietz" w:date="2012-08-13T14:31:00Z"/>
              </w:rPr>
            </w:pPr>
            <w:ins w:id="11946" w:author="Thomas Dietz" w:date="2012-08-13T14:31:00Z">
              <w:r>
                <w:t xml:space="preserve">      &lt;/xs:element&gt;</w:t>
              </w:r>
            </w:ins>
          </w:p>
          <w:p w14:paraId="343672C6" w14:textId="77777777" w:rsidR="00766893" w:rsidRDefault="00766893" w:rsidP="00766893">
            <w:pPr>
              <w:pStyle w:val="XML1"/>
              <w:rPr>
                <w:ins w:id="11947" w:author="Thomas Dietz" w:date="2012-08-13T14:31:00Z"/>
              </w:rPr>
            </w:pPr>
            <w:ins w:id="11948" w:author="Thomas Dietz" w:date="2012-08-13T14:31:00Z">
              <w:r>
                <w:t xml:space="preserve">    &lt;/xs:sequence&gt;</w:t>
              </w:r>
            </w:ins>
          </w:p>
          <w:p w14:paraId="057B4A51" w14:textId="77777777" w:rsidR="00F07D3E" w:rsidRDefault="00766893" w:rsidP="00766893">
            <w:pPr>
              <w:pStyle w:val="XML1"/>
              <w:rPr>
                <w:ins w:id="11949" w:author="Thomas Dietz" w:date="2012-08-13T14:31:00Z"/>
              </w:rPr>
            </w:pPr>
            <w:ins w:id="11950" w:author="Thomas Dietz" w:date="2012-08-13T14:31:00Z">
              <w:r>
                <w:t xml:space="preserve">  &lt;/xs:group&gt;</w:t>
              </w:r>
            </w:ins>
          </w:p>
          <w:p w14:paraId="65DEAAAA" w14:textId="77777777" w:rsidR="00766893" w:rsidRDefault="00766893" w:rsidP="00766893">
            <w:pPr>
              <w:pStyle w:val="XML1"/>
              <w:rPr>
                <w:ins w:id="11951" w:author="Thomas Dietz" w:date="2012-08-13T14:31:00Z"/>
              </w:rPr>
            </w:pPr>
          </w:p>
          <w:p w14:paraId="7E346F64" w14:textId="77777777" w:rsidR="0089627C" w:rsidRDefault="0089627C" w:rsidP="0089627C">
            <w:pPr>
              <w:pStyle w:val="XML1"/>
              <w:rPr>
                <w:ins w:id="11952" w:author="Thomas Dietz" w:date="2012-08-13T14:32:00Z"/>
              </w:rPr>
            </w:pPr>
            <w:ins w:id="11953" w:author="Thomas Dietz" w:date="2012-08-13T14:32:00Z">
              <w:r>
                <w:t xml:space="preserve">  &lt;xs:simpleType name="OFTenthOfAPercentType"&gt;</w:t>
              </w:r>
            </w:ins>
          </w:p>
          <w:p w14:paraId="3CA24F75" w14:textId="77777777" w:rsidR="0089627C" w:rsidRDefault="0089627C" w:rsidP="0089627C">
            <w:pPr>
              <w:pStyle w:val="XML1"/>
              <w:rPr>
                <w:ins w:id="11954" w:author="Thomas Dietz" w:date="2012-08-13T14:32:00Z"/>
              </w:rPr>
            </w:pPr>
            <w:ins w:id="11955" w:author="Thomas Dietz" w:date="2012-08-13T14:32:00Z">
              <w:r>
                <w:t xml:space="preserve">    &lt;xs:annotation&gt;</w:t>
              </w:r>
            </w:ins>
          </w:p>
          <w:p w14:paraId="39CF0635" w14:textId="77777777" w:rsidR="0089627C" w:rsidRDefault="0089627C" w:rsidP="0089627C">
            <w:pPr>
              <w:pStyle w:val="XML1"/>
              <w:rPr>
                <w:ins w:id="11956" w:author="Thomas Dietz" w:date="2012-08-13T14:32:00Z"/>
              </w:rPr>
            </w:pPr>
            <w:ins w:id="11957" w:author="Thomas Dietz" w:date="2012-08-13T14:32:00Z">
              <w:r>
                <w:t xml:space="preserve">      &lt;xs:documentation&gt;</w:t>
              </w:r>
            </w:ins>
          </w:p>
          <w:p w14:paraId="562DFCC3" w14:textId="77777777" w:rsidR="0089627C" w:rsidRDefault="0089627C" w:rsidP="0089627C">
            <w:pPr>
              <w:pStyle w:val="XML1"/>
              <w:rPr>
                <w:ins w:id="11958" w:author="Thomas Dietz" w:date="2012-08-13T14:32:00Z"/>
              </w:rPr>
            </w:pPr>
            <w:ins w:id="11959" w:author="Thomas Dietz" w:date="2012-08-13T14:32:00Z">
              <w:r>
                <w:t xml:space="preserve">        This type defines a value in tenth of a percent.</w:t>
              </w:r>
            </w:ins>
          </w:p>
          <w:p w14:paraId="3D46B90E" w14:textId="77777777" w:rsidR="0089627C" w:rsidRDefault="0089627C" w:rsidP="0089627C">
            <w:pPr>
              <w:pStyle w:val="XML1"/>
              <w:rPr>
                <w:ins w:id="11960" w:author="Thomas Dietz" w:date="2012-08-13T14:32:00Z"/>
              </w:rPr>
            </w:pPr>
            <w:ins w:id="11961" w:author="Thomas Dietz" w:date="2012-08-13T14:32:00Z">
              <w:r>
                <w:t xml:space="preserve">      &lt;/xs:documentation&gt;</w:t>
              </w:r>
            </w:ins>
          </w:p>
          <w:p w14:paraId="5D361D5C" w14:textId="77777777" w:rsidR="0089627C" w:rsidRDefault="0089627C" w:rsidP="0089627C">
            <w:pPr>
              <w:pStyle w:val="XML1"/>
              <w:rPr>
                <w:ins w:id="11962" w:author="Thomas Dietz" w:date="2012-08-13T14:32:00Z"/>
              </w:rPr>
            </w:pPr>
            <w:ins w:id="11963" w:author="Thomas Dietz" w:date="2012-08-13T14:32:00Z">
              <w:r>
                <w:t xml:space="preserve">    &lt;/xs:annotation&gt;</w:t>
              </w:r>
            </w:ins>
          </w:p>
          <w:p w14:paraId="00113302" w14:textId="77777777" w:rsidR="0089627C" w:rsidRDefault="0089627C" w:rsidP="0089627C">
            <w:pPr>
              <w:pStyle w:val="XML1"/>
              <w:rPr>
                <w:ins w:id="11964" w:author="Thomas Dietz" w:date="2012-08-13T14:32:00Z"/>
              </w:rPr>
            </w:pPr>
          </w:p>
          <w:p w14:paraId="2EDE8C60" w14:textId="77777777" w:rsidR="0089627C" w:rsidRDefault="0089627C" w:rsidP="0089627C">
            <w:pPr>
              <w:pStyle w:val="XML1"/>
              <w:rPr>
                <w:ins w:id="11965" w:author="Thomas Dietz" w:date="2012-08-13T14:32:00Z"/>
              </w:rPr>
            </w:pPr>
            <w:ins w:id="11966" w:author="Thomas Dietz" w:date="2012-08-13T14:32:00Z">
              <w:r>
                <w:t xml:space="preserve">    &lt;xs:restriction base="xs:unsignedShort"&gt;</w:t>
              </w:r>
            </w:ins>
          </w:p>
          <w:p w14:paraId="2ABBFEA4" w14:textId="77777777" w:rsidR="0089627C" w:rsidRDefault="0089627C" w:rsidP="0089627C">
            <w:pPr>
              <w:pStyle w:val="XML1"/>
              <w:rPr>
                <w:ins w:id="11967" w:author="Thomas Dietz" w:date="2012-08-13T14:32:00Z"/>
              </w:rPr>
            </w:pPr>
            <w:ins w:id="11968" w:author="Thomas Dietz" w:date="2012-08-13T14:32:00Z">
              <w:r>
                <w:t xml:space="preserve">      &lt;xs:minInclusive value="0"/&gt;</w:t>
              </w:r>
            </w:ins>
          </w:p>
          <w:p w14:paraId="0924B0CC" w14:textId="77777777" w:rsidR="0089627C" w:rsidRDefault="0089627C" w:rsidP="0089627C">
            <w:pPr>
              <w:pStyle w:val="XML1"/>
              <w:rPr>
                <w:ins w:id="11969" w:author="Thomas Dietz" w:date="2012-08-13T14:32:00Z"/>
              </w:rPr>
            </w:pPr>
            <w:ins w:id="11970" w:author="Thomas Dietz" w:date="2012-08-13T14:32:00Z">
              <w:r>
                <w:t xml:space="preserve">      &lt;xs:maxInclusive value="1000"/&gt;</w:t>
              </w:r>
            </w:ins>
          </w:p>
          <w:p w14:paraId="5F9F4611" w14:textId="77777777" w:rsidR="0089627C" w:rsidRDefault="0089627C" w:rsidP="0089627C">
            <w:pPr>
              <w:pStyle w:val="XML1"/>
              <w:rPr>
                <w:ins w:id="11971" w:author="Thomas Dietz" w:date="2012-08-13T14:32:00Z"/>
              </w:rPr>
            </w:pPr>
            <w:ins w:id="11972" w:author="Thomas Dietz" w:date="2012-08-13T14:32:00Z">
              <w:r>
                <w:t xml:space="preserve">    &lt;/xs:restriction&gt;</w:t>
              </w:r>
            </w:ins>
          </w:p>
          <w:p w14:paraId="7C8F79DC" w14:textId="7C4FF0B5" w:rsidR="00766893" w:rsidRPr="009F1B7D" w:rsidRDefault="0089627C" w:rsidP="0089627C">
            <w:pPr>
              <w:pStyle w:val="XML1"/>
            </w:pPr>
            <w:ins w:id="11973" w:author="Thomas Dietz" w:date="2012-08-13T14:32:00Z">
              <w:r>
                <w:t xml:space="preserve">  &lt;/xs:simpleType&gt;</w:t>
              </w:r>
            </w:ins>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1974" w:name="_Toc315954027"/>
      <w:bookmarkStart w:id="11975" w:name="_Toc316542537"/>
      <w:bookmarkStart w:id="11976" w:name="_Toc333403917"/>
      <w:r w:rsidRPr="00DB42FD">
        <w:t>XML Example</w:t>
      </w:r>
      <w:bookmarkEnd w:id="11974"/>
      <w:bookmarkEnd w:id="11975"/>
      <w:bookmarkEnd w:id="11976"/>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21D25D98" w:rsidR="00F07D3E" w:rsidDel="0089627C" w:rsidRDefault="00F07D3E" w:rsidP="00D14D27">
      <w:pPr>
        <w:pStyle w:val="Heading3"/>
        <w:rPr>
          <w:del w:id="11977" w:author="Thomas Dietz" w:date="2012-08-13T14:32:00Z"/>
        </w:rPr>
      </w:pPr>
      <w:bookmarkStart w:id="11978" w:name="_Toc333403918"/>
      <w:del w:id="11979" w:author="Thomas Dietz" w:date="2012-08-13T14:32:00Z">
        <w:r w:rsidDel="0089627C">
          <w:lastRenderedPageBreak/>
          <w:delText>Normative Constraints</w:delText>
        </w:r>
        <w:bookmarkEnd w:id="11978"/>
      </w:del>
    </w:p>
    <w:p w14:paraId="23357978" w14:textId="580D0FF3" w:rsidR="00F07D3E" w:rsidDel="0089627C" w:rsidRDefault="00F07D3E" w:rsidP="00F07D3E">
      <w:pPr>
        <w:rPr>
          <w:del w:id="11980" w:author="Thomas Dietz" w:date="2012-08-13T14:32:00Z"/>
        </w:rPr>
      </w:pPr>
      <w:del w:id="11981" w:author="Thomas Dietz" w:date="2012-08-13T14:32:00Z">
        <w:r w:rsidDel="0089627C">
          <w:delText xml:space="preserve">An OpenFlow Queue is identified by identifier </w:delText>
        </w:r>
        <w:r w:rsidRPr="008D1905" w:rsidDel="0089627C">
          <w:rPr>
            <w:rStyle w:val="codeChar"/>
          </w:rPr>
          <w:delText>&lt;resource-id&gt;</w:delText>
        </w:r>
        <w:r w:rsidDel="0089627C">
          <w:delText xml:space="preserve"> within the context of the OpenFlow Capable Switch and OpenFlow Logical Switches. Element </w:delText>
        </w:r>
        <w:r w:rsidRPr="008D1905" w:rsidDel="0089627C">
          <w:rPr>
            <w:rStyle w:val="codeChar"/>
          </w:rPr>
          <w:delText>&lt;resource-id&gt;</w:delText>
        </w:r>
        <w:r w:rsidDel="0089627C">
          <w:delText xml:space="preserve"> is inherited from superclass OpenFlow Resource.</w:delText>
        </w:r>
      </w:del>
    </w:p>
    <w:p w14:paraId="5581A904" w14:textId="4B91A07E" w:rsidR="00F07D3E" w:rsidDel="0089627C" w:rsidRDefault="00F07D3E" w:rsidP="00F07D3E">
      <w:pPr>
        <w:rPr>
          <w:del w:id="11982" w:author="Thomas Dietz" w:date="2012-08-13T14:32:00Z"/>
        </w:rPr>
      </w:pPr>
      <w:del w:id="11983" w:author="Thomas Dietz" w:date="2012-08-13T14:32:00Z">
        <w:r w:rsidDel="0089627C">
          <w:delText xml:space="preserve">Element </w:delText>
        </w:r>
        <w:r w:rsidRPr="008D1905" w:rsidDel="0089627C">
          <w:rPr>
            <w:rStyle w:val="codeChar"/>
          </w:rPr>
          <w:delText>&lt;id&gt;</w:delText>
        </w:r>
        <w:r w:rsidDel="0089627C">
          <w:delText xml:space="preserve">identifies the OpenFlow Queue to OpenFlow Controllers. If the OpenFlow Queue is associated with a OpenFlow Logical Switch, </w:delText>
        </w:r>
        <w:r w:rsidRPr="008D1905" w:rsidDel="0089627C">
          <w:rPr>
            <w:rStyle w:val="codeChar"/>
          </w:rPr>
          <w:delText>&lt;id&gt;</w:delText>
        </w:r>
        <w:r w:rsidDel="0089627C">
          <w:delText>MUST be unique within the context of the OpenFlow Logical Switch.</w:delText>
        </w:r>
      </w:del>
    </w:p>
    <w:p w14:paraId="6A3DCFAC" w14:textId="768E957F" w:rsidR="00F07D3E" w:rsidDel="0089627C" w:rsidRDefault="00F07D3E" w:rsidP="00F07D3E">
      <w:pPr>
        <w:rPr>
          <w:del w:id="11984" w:author="Thomas Dietz" w:date="2012-08-13T14:32:00Z"/>
        </w:rPr>
      </w:pPr>
      <w:del w:id="11985" w:author="Thomas Dietz" w:date="2012-08-13T14:32:00Z">
        <w:r w:rsidDel="0089627C">
          <w:delText xml:space="preserve">Element </w:delText>
        </w:r>
        <w:r w:rsidRPr="008D1905" w:rsidDel="0089627C">
          <w:rPr>
            <w:rStyle w:val="codeChar"/>
          </w:rPr>
          <w:delText>&lt;port&gt;</w:delText>
        </w:r>
        <w:r w:rsidDel="0089627C">
          <w:delText xml:space="preserve"> associates an OpenFlow Queue with an OpenFlow Port. If the OpenFlow Queue is associated with an OpenFlow Logical SwitchS and </w:delText>
        </w:r>
        <w:r w:rsidRPr="008D1905" w:rsidDel="0089627C">
          <w:rPr>
            <w:rStyle w:val="codeChar"/>
          </w:rPr>
          <w:delText>&lt;port&gt;</w:delText>
        </w:r>
        <w:r w:rsidDel="0089627C">
          <w:delText xml:space="preserve"> is non-empty, </w:delText>
        </w:r>
        <w:r w:rsidRPr="008D1905" w:rsidDel="0089627C">
          <w:rPr>
            <w:rStyle w:val="codeChar"/>
          </w:rPr>
          <w:delText>&lt;port&gt;</w:delText>
        </w:r>
        <w:r w:rsidDel="0089627C">
          <w:delText xml:space="preserve"> MUST be set to the value of the </w:delText>
        </w:r>
        <w:r w:rsidRPr="008D1905" w:rsidDel="0089627C">
          <w:rPr>
            <w:rStyle w:val="codeChar"/>
          </w:rPr>
          <w:delText>&lt;resource-id&gt;</w:delText>
        </w:r>
        <w:r w:rsidDel="0089627C">
          <w:delText xml:space="preserve"> of an OpenFlow Port which is associated with the OpenFlow Logical Switch S.</w:delText>
        </w:r>
      </w:del>
    </w:p>
    <w:p w14:paraId="6054F5CA" w14:textId="48B24D5A" w:rsidR="00F07D3E" w:rsidDel="0089627C" w:rsidRDefault="00F07D3E" w:rsidP="00F07D3E">
      <w:pPr>
        <w:rPr>
          <w:del w:id="11986" w:author="Thomas Dietz" w:date="2012-08-13T14:32:00Z"/>
        </w:rPr>
      </w:pPr>
      <w:del w:id="11987" w:author="Thomas Dietz" w:date="2012-08-13T14:32:00Z">
        <w:r w:rsidDel="0089627C">
          <w:delText xml:space="preserve">Element </w:delText>
        </w:r>
        <w:r w:rsidRPr="008D1905" w:rsidDel="0089627C">
          <w:rPr>
            <w:rStyle w:val="codeChar"/>
          </w:rPr>
          <w:delText>&lt;properties&gt;</w:delText>
        </w:r>
        <w:r w:rsidDel="0089627C">
          <w:delText xml:space="preserve"> indicates the properties associated with the OpenFlow Queue as defined in the OpenFlow protocol specification. If the OpenFlow Queue is associated with an OpenFlow Logical Switch, </w:delText>
        </w:r>
        <w:r w:rsidRPr="008D1905" w:rsidDel="0089627C">
          <w:rPr>
            <w:rStyle w:val="codeChar"/>
          </w:rPr>
          <w:delText>&lt;properties&gt;</w:delText>
        </w:r>
        <w:r w:rsidDel="0089627C">
          <w:delText xml:space="preserve">MUST include the properties associated to the OpenFlow Queue. Element </w:delText>
        </w:r>
        <w:r w:rsidRPr="008D1905" w:rsidDel="0089627C">
          <w:rPr>
            <w:rStyle w:val="codeChar"/>
          </w:rPr>
          <w:delText>&lt;properties&gt;</w:delText>
        </w:r>
        <w:r w:rsidDel="0089627C">
          <w:delText xml:space="preserve"> contains three possible elements: </w:delText>
        </w:r>
        <w:r w:rsidRPr="008D1905" w:rsidDel="0089627C">
          <w:rPr>
            <w:rStyle w:val="codeChar"/>
          </w:rPr>
          <w:delText>&lt;min-rate&gt;,</w:delText>
        </w:r>
        <w:r w:rsidRPr="00EF2B27" w:rsidDel="0089627C">
          <w:delText xml:space="preserve"> </w:delText>
        </w:r>
        <w:r w:rsidRPr="008D1905" w:rsidDel="0089627C">
          <w:rPr>
            <w:rStyle w:val="codeChar"/>
          </w:rPr>
          <w:delText>&lt;max-rate&gt;,</w:delText>
        </w:r>
        <w:r w:rsidRPr="00EF2B27" w:rsidDel="0089627C">
          <w:delText xml:space="preserve"> </w:delText>
        </w:r>
        <w:r w:rsidRPr="008D1905" w:rsidDel="0089627C">
          <w:rPr>
            <w:rStyle w:val="codeChar"/>
          </w:rPr>
          <w:delText>&lt;experimenter&gt;.</w:delText>
        </w:r>
      </w:del>
    </w:p>
    <w:p w14:paraId="36662D56" w14:textId="11980508" w:rsidR="00F07D3E" w:rsidDel="0089627C" w:rsidRDefault="00F07D3E" w:rsidP="00F07D3E">
      <w:pPr>
        <w:rPr>
          <w:del w:id="11988" w:author="Thomas Dietz" w:date="2012-08-13T14:32:00Z"/>
        </w:rPr>
      </w:pPr>
      <w:del w:id="11989" w:author="Thomas Dietz" w:date="2012-08-13T14:32:00Z">
        <w:r w:rsidDel="0089627C">
          <w:delText xml:space="preserve">Element </w:delText>
        </w:r>
        <w:r w:rsidRPr="007B77F0" w:rsidDel="0089627C">
          <w:rPr>
            <w:rStyle w:val="codeChar"/>
          </w:rPr>
          <w:delText>&lt;min-rate&gt;</w:delText>
        </w:r>
        <w:r w:rsidDel="0089627C">
          <w:delText>MUST indicate the minimum rate of the queue by percentage as an integer representing one tenth of one percent.</w:delText>
        </w:r>
      </w:del>
    </w:p>
    <w:p w14:paraId="08E605C0" w14:textId="06521162" w:rsidR="00F07D3E" w:rsidDel="0089627C" w:rsidRDefault="00F07D3E" w:rsidP="00F07D3E">
      <w:pPr>
        <w:rPr>
          <w:del w:id="11990" w:author="Thomas Dietz" w:date="2012-08-13T14:32:00Z"/>
        </w:rPr>
      </w:pPr>
      <w:del w:id="11991" w:author="Thomas Dietz" w:date="2012-08-13T14:32:00Z">
        <w:r w:rsidDel="0089627C">
          <w:delText xml:space="preserve">Element </w:delText>
        </w:r>
        <w:r w:rsidRPr="007B77F0" w:rsidDel="0089627C">
          <w:rPr>
            <w:rStyle w:val="codeChar"/>
          </w:rPr>
          <w:delText>&lt;max-rate&gt;</w:delText>
        </w:r>
        <w:r w:rsidDel="0089627C">
          <w:delText>MUST indicate the minimum rate of the queue by percentage as an integer representing one tenth of one percent.</w:delText>
        </w:r>
      </w:del>
    </w:p>
    <w:p w14:paraId="7B77517E" w14:textId="666E878C" w:rsidR="00F07D3E" w:rsidDel="0089627C" w:rsidRDefault="00F07D3E" w:rsidP="00F07D3E">
      <w:pPr>
        <w:rPr>
          <w:del w:id="11992" w:author="Thomas Dietz" w:date="2012-08-13T14:32:00Z"/>
        </w:rPr>
      </w:pPr>
      <w:del w:id="11993" w:author="Thomas Dietz" w:date="2012-08-13T14:32:00Z">
        <w:r w:rsidDel="0089627C">
          <w:delText xml:space="preserve">Element </w:delText>
        </w:r>
        <w:r w:rsidRPr="007B77F0" w:rsidDel="0089627C">
          <w:rPr>
            <w:rStyle w:val="codeChar"/>
          </w:rPr>
          <w:delText>&lt;experimenter&gt;</w:delText>
        </w:r>
        <w:r w:rsidDel="0089627C">
          <w:delText>MAY indicate values as defined in the OpenFlow protocol specification.</w:delText>
        </w:r>
      </w:del>
    </w:p>
    <w:p w14:paraId="2B7E3833" w14:textId="7497C6AB" w:rsidR="00F07D3E" w:rsidDel="0089627C" w:rsidRDefault="00F07D3E" w:rsidP="00F07D3E">
      <w:pPr>
        <w:rPr>
          <w:del w:id="11994" w:author="Thomas Dietz" w:date="2012-08-13T14:32:00Z"/>
          <w:rFonts w:cstheme="minorHAnsi"/>
        </w:rPr>
      </w:pPr>
      <w:del w:id="11995" w:author="Thomas Dietz" w:date="2012-08-13T14:32:00Z">
        <w:r w:rsidDel="0089627C">
          <w:delText xml:space="preserve">The following elements of the OpenFlow Port can be modified by a NETCONF </w:delText>
        </w:r>
        <w:r w:rsidRPr="007B77F0" w:rsidDel="0089627C">
          <w:rPr>
            <w:rStyle w:val="codeChar"/>
          </w:rPr>
          <w:delText>edit-config</w:delText>
        </w:r>
        <w:r w:rsidDel="0089627C">
          <w:delText xml:space="preserve"> request or retrieved by a NETCONF </w:delText>
        </w:r>
        <w:r w:rsidRPr="007B77F0" w:rsidDel="0089627C">
          <w:rPr>
            <w:rStyle w:val="codeChar"/>
          </w:rPr>
          <w:delText>get-config</w:delText>
        </w:r>
        <w:r w:rsidDel="0089627C">
          <w:delText xml:space="preserve"> request: </w:delText>
        </w:r>
        <w:r w:rsidRPr="007B77F0" w:rsidDel="0089627C">
          <w:rPr>
            <w:rStyle w:val="codeChar"/>
          </w:rPr>
          <w:delText>&lt;resource-id&gt;</w:delText>
        </w:r>
        <w:r w:rsidRPr="00EF2B27" w:rsidDel="0089627C">
          <w:delText xml:space="preserve">, </w:delText>
        </w:r>
        <w:r w:rsidRPr="007B77F0" w:rsidDel="0089627C">
          <w:rPr>
            <w:rStyle w:val="codeChar"/>
          </w:rPr>
          <w:delText>&lt;id&gt;</w:delText>
        </w:r>
        <w:r w:rsidRPr="00EF2B27" w:rsidDel="0089627C">
          <w:delText xml:space="preserve">, </w:delText>
        </w:r>
        <w:r w:rsidRPr="007B77F0" w:rsidDel="0089627C">
          <w:rPr>
            <w:rStyle w:val="codeChar"/>
          </w:rPr>
          <w:delText>&lt;port&gt;</w:delText>
        </w:r>
        <w:r w:rsidRPr="00EF2B27" w:rsidDel="0089627C">
          <w:delText xml:space="preserve">, </w:delText>
        </w:r>
        <w:r w:rsidRPr="007B77F0" w:rsidDel="0089627C">
          <w:rPr>
            <w:rStyle w:val="codeChar"/>
          </w:rPr>
          <w:delText>&lt;min-rate&gt;</w:delText>
        </w:r>
        <w:r w:rsidRPr="00EF2B27" w:rsidDel="0089627C">
          <w:delText xml:space="preserve">, </w:delText>
        </w:r>
        <w:r w:rsidRPr="007B77F0" w:rsidDel="0089627C">
          <w:rPr>
            <w:rStyle w:val="codeChar"/>
          </w:rPr>
          <w:delText>&lt;max-rate&gt;</w:delText>
        </w:r>
        <w:r w:rsidRPr="00EF2B27" w:rsidDel="0089627C">
          <w:delText xml:space="preserve">, </w:delText>
        </w:r>
        <w:r w:rsidRPr="007B77F0" w:rsidDel="0089627C">
          <w:rPr>
            <w:rStyle w:val="codeChar"/>
          </w:rPr>
          <w:delText>&lt;experimenter&gt;</w:delText>
        </w:r>
        <w:r w:rsidRPr="00EF2B27" w:rsidDel="0089627C">
          <w:delText>.</w:delText>
        </w:r>
      </w:del>
    </w:p>
    <w:p w14:paraId="243EC5E2" w14:textId="77777777" w:rsidR="006F4495" w:rsidRPr="009F1B7D" w:rsidRDefault="006F4495" w:rsidP="00D14D27">
      <w:pPr>
        <w:pStyle w:val="Heading3"/>
      </w:pPr>
      <w:bookmarkStart w:id="11996" w:name="_Toc315954029"/>
      <w:bookmarkStart w:id="11997" w:name="_Toc316542539"/>
      <w:bookmarkStart w:id="11998" w:name="_Toc333403919"/>
      <w:r w:rsidRPr="00DB42FD">
        <w:t>YANG Specification</w:t>
      </w:r>
      <w:bookmarkEnd w:id="11996"/>
      <w:bookmarkEnd w:id="11997"/>
      <w:bookmarkEnd w:id="11998"/>
    </w:p>
    <w:tbl>
      <w:tblPr>
        <w:tblStyle w:val="XMLtable"/>
        <w:tblW w:w="5000" w:type="pct"/>
        <w:tblLook w:val="04A0" w:firstRow="1" w:lastRow="0" w:firstColumn="1" w:lastColumn="0" w:noHBand="0" w:noVBand="1"/>
        <w:tblPrChange w:id="11999"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2000">
          <w:tblGrid>
            <w:gridCol w:w="8820"/>
          </w:tblGrid>
        </w:tblGridChange>
      </w:tblGrid>
      <w:tr w:rsidR="006F4495" w:rsidRPr="009F1B7D" w14:paraId="7E93A37A" w14:textId="77777777" w:rsidTr="0089627C">
        <w:tc>
          <w:tcPr>
            <w:tcW w:w="5000" w:type="pct"/>
            <w:tcPrChange w:id="12001" w:author="Thomas Dietz" w:date="2012-08-13T14:33:00Z">
              <w:tcPr>
                <w:tcW w:w="8820" w:type="dxa"/>
                <w:shd w:val="clear" w:color="auto" w:fill="C8FCCD"/>
              </w:tcPr>
            </w:tcPrChange>
          </w:tcPr>
          <w:p w14:paraId="173A4246" w14:textId="7DAD7405" w:rsidR="006F4495" w:rsidRPr="009F1B7D" w:rsidDel="0089627C" w:rsidRDefault="006F4495" w:rsidP="00011096">
            <w:pPr>
              <w:pStyle w:val="XML1"/>
              <w:rPr>
                <w:del w:id="12002" w:author="Thomas Dietz" w:date="2012-08-13T14:32:00Z"/>
              </w:rPr>
            </w:pPr>
            <w:del w:id="12003" w:author="Thomas Dietz" w:date="2012-08-13T14:32:00Z">
              <w:r w:rsidRPr="009F1B7D" w:rsidDel="0089627C">
                <w:delText>typedef tenth-of-a-percent {</w:delText>
              </w:r>
            </w:del>
          </w:p>
          <w:p w14:paraId="310D42BC" w14:textId="0248E539" w:rsidR="006F4495" w:rsidRPr="009F1B7D" w:rsidDel="0089627C" w:rsidRDefault="006F4495" w:rsidP="00011096">
            <w:pPr>
              <w:pStyle w:val="XML3"/>
              <w:rPr>
                <w:del w:id="12004" w:author="Thomas Dietz" w:date="2012-08-13T14:32:00Z"/>
              </w:rPr>
            </w:pPr>
            <w:del w:id="12005" w:author="Thomas Dietz" w:date="2012-08-13T14:32:00Z">
              <w:r w:rsidRPr="009F1B7D" w:rsidDel="0089627C">
                <w:delText>type uint16 {</w:delText>
              </w:r>
            </w:del>
          </w:p>
          <w:p w14:paraId="64C5EED3" w14:textId="418E637F" w:rsidR="006F4495" w:rsidRPr="009F1B7D" w:rsidDel="0089627C" w:rsidRDefault="006F4495" w:rsidP="00011096">
            <w:pPr>
              <w:pStyle w:val="XML4"/>
              <w:rPr>
                <w:del w:id="12006" w:author="Thomas Dietz" w:date="2012-08-13T14:32:00Z"/>
              </w:rPr>
            </w:pPr>
            <w:del w:id="12007" w:author="Thomas Dietz" w:date="2012-08-13T14:32:00Z">
              <w:r w:rsidRPr="009F1B7D" w:rsidDel="0089627C">
                <w:delText>range "0..1000";</w:delText>
              </w:r>
            </w:del>
          </w:p>
          <w:p w14:paraId="18680E44" w14:textId="0E8BC3ED" w:rsidR="006F4495" w:rsidRPr="009F1B7D" w:rsidDel="0089627C" w:rsidRDefault="006F4495" w:rsidP="00011096">
            <w:pPr>
              <w:pStyle w:val="XML3"/>
              <w:rPr>
                <w:del w:id="12008" w:author="Thomas Dietz" w:date="2012-08-13T14:32:00Z"/>
              </w:rPr>
            </w:pPr>
            <w:del w:id="12009" w:author="Thomas Dietz" w:date="2012-08-13T14:32:00Z">
              <w:r w:rsidRPr="009F1B7D" w:rsidDel="0089627C">
                <w:delText>}</w:delText>
              </w:r>
            </w:del>
          </w:p>
          <w:p w14:paraId="6AF7F29C" w14:textId="22E81BD6" w:rsidR="006F4495" w:rsidRPr="009F1B7D" w:rsidDel="0089627C" w:rsidRDefault="006F4495" w:rsidP="00011096">
            <w:pPr>
              <w:pStyle w:val="XML3"/>
              <w:rPr>
                <w:del w:id="12010" w:author="Thomas Dietz" w:date="2012-08-13T14:32:00Z"/>
              </w:rPr>
            </w:pPr>
            <w:del w:id="12011" w:author="Thomas Dietz" w:date="2012-08-13T14:32:00Z">
              <w:r w:rsidRPr="009F1B7D" w:rsidDel="0089627C">
                <w:delText>units "1/10 of a percent";</w:delText>
              </w:r>
            </w:del>
          </w:p>
          <w:p w14:paraId="45233572" w14:textId="3D80B82F" w:rsidR="006F4495" w:rsidRPr="009F1B7D" w:rsidDel="0089627C" w:rsidRDefault="006F4495" w:rsidP="00011096">
            <w:pPr>
              <w:pStyle w:val="XML3"/>
              <w:rPr>
                <w:del w:id="12012" w:author="Thomas Dietz" w:date="2012-08-13T14:32:00Z"/>
              </w:rPr>
            </w:pPr>
            <w:del w:id="12013" w:author="Thomas Dietz" w:date="2012-08-13T14:32:00Z">
              <w:r w:rsidRPr="009F1B7D" w:rsidDel="0089627C">
                <w:delText>description "This type defines a value in tenth of a percent.";</w:delText>
              </w:r>
            </w:del>
          </w:p>
          <w:p w14:paraId="72C62A1B" w14:textId="0E26BBF1" w:rsidR="006F4495" w:rsidRPr="009F1B7D" w:rsidDel="0089627C" w:rsidRDefault="006F4495" w:rsidP="00011096">
            <w:pPr>
              <w:pStyle w:val="XML1"/>
              <w:rPr>
                <w:del w:id="12014" w:author="Thomas Dietz" w:date="2012-08-13T14:32:00Z"/>
              </w:rPr>
            </w:pPr>
            <w:del w:id="12015" w:author="Thomas Dietz" w:date="2012-08-13T14:32:00Z">
              <w:r w:rsidRPr="009F1B7D" w:rsidDel="0089627C">
                <w:delText>}</w:delText>
              </w:r>
            </w:del>
          </w:p>
          <w:p w14:paraId="374A49E4" w14:textId="7F04D05B" w:rsidR="006F4495" w:rsidRPr="009F1B7D" w:rsidDel="0089627C" w:rsidRDefault="006F4495" w:rsidP="00011096">
            <w:pPr>
              <w:pStyle w:val="XML1"/>
              <w:rPr>
                <w:del w:id="12016" w:author="Thomas Dietz" w:date="2012-08-13T14:32:00Z"/>
              </w:rPr>
            </w:pPr>
          </w:p>
          <w:p w14:paraId="380181E0" w14:textId="76BA4205" w:rsidR="006F4495" w:rsidRPr="009F1B7D" w:rsidDel="0089627C" w:rsidRDefault="006F4495" w:rsidP="00011096">
            <w:pPr>
              <w:pStyle w:val="XML1"/>
              <w:rPr>
                <w:del w:id="12017" w:author="Thomas Dietz" w:date="2012-08-13T14:32:00Z"/>
              </w:rPr>
            </w:pPr>
            <w:del w:id="12018" w:author="Thomas Dietz" w:date="2012-08-13T14:32:00Z">
              <w:r w:rsidRPr="009F1B7D" w:rsidDel="0089627C">
                <w:delText>grouping openflow-queue-resource-grouping {</w:delText>
              </w:r>
            </w:del>
          </w:p>
          <w:p w14:paraId="2CE0443F" w14:textId="700BC003" w:rsidR="006F4495" w:rsidRPr="009F1B7D" w:rsidDel="0089627C" w:rsidRDefault="006F4495" w:rsidP="00011096">
            <w:pPr>
              <w:pStyle w:val="XML2"/>
              <w:rPr>
                <w:del w:id="12019" w:author="Thomas Dietz" w:date="2012-08-13T14:32:00Z"/>
              </w:rPr>
            </w:pPr>
            <w:del w:id="12020" w:author="Thomas Dietz" w:date="2012-08-13T14:32:00Z">
              <w:r w:rsidRPr="009F1B7D" w:rsidDel="0089627C">
                <w:delText>description "This grouping specifies all properties of a queue resource.";</w:delText>
              </w:r>
            </w:del>
          </w:p>
          <w:p w14:paraId="32A6DE82" w14:textId="0DD22BBA" w:rsidR="006F4495" w:rsidRPr="009F1B7D" w:rsidDel="0089627C" w:rsidRDefault="006F4495" w:rsidP="00011096">
            <w:pPr>
              <w:pStyle w:val="XML2"/>
              <w:rPr>
                <w:del w:id="12021" w:author="Thomas Dietz" w:date="2012-08-13T14:32:00Z"/>
              </w:rPr>
            </w:pPr>
            <w:del w:id="12022" w:author="Thomas Dietz" w:date="2012-08-13T14:32:00Z">
              <w:r w:rsidRPr="009F1B7D" w:rsidDel="0089627C">
                <w:delText>leaf resource-id {</w:delText>
              </w:r>
            </w:del>
          </w:p>
          <w:p w14:paraId="46B2EEDA" w14:textId="52E442FB" w:rsidR="006F4495" w:rsidRPr="009F1B7D" w:rsidDel="0089627C" w:rsidRDefault="006F4495" w:rsidP="00011096">
            <w:pPr>
              <w:pStyle w:val="XML3"/>
              <w:rPr>
                <w:del w:id="12023" w:author="Thomas Dietz" w:date="2012-08-13T14:32:00Z"/>
              </w:rPr>
            </w:pPr>
            <w:del w:id="12024" w:author="Thomas Dietz" w:date="2012-08-13T14:32:00Z">
              <w:r w:rsidRPr="009F1B7D" w:rsidDel="0089627C">
                <w:delText>type inet:uri;</w:delText>
              </w:r>
            </w:del>
          </w:p>
          <w:p w14:paraId="598201ED" w14:textId="19EA6ACE" w:rsidR="006F4495" w:rsidRPr="009F1B7D" w:rsidDel="0089627C" w:rsidRDefault="006F4495" w:rsidP="00011096">
            <w:pPr>
              <w:pStyle w:val="XML3"/>
              <w:rPr>
                <w:del w:id="12025" w:author="Thomas Dietz" w:date="2012-08-13T14:32:00Z"/>
              </w:rPr>
            </w:pPr>
            <w:del w:id="12026" w:author="Thomas Dietz" w:date="2012-08-13T14:32:00Z">
              <w:r w:rsidRPr="009F1B7D" w:rsidDel="0089627C">
                <w:delText>description "An unique but locally arbitrary identifier that identifies a queue and is persistent across reboots of the system.";</w:delText>
              </w:r>
            </w:del>
          </w:p>
          <w:p w14:paraId="6B90CE0B" w14:textId="51102F96" w:rsidR="006F4495" w:rsidRPr="009F1B7D" w:rsidDel="0089627C" w:rsidRDefault="006F4495" w:rsidP="00011096">
            <w:pPr>
              <w:pStyle w:val="XML2"/>
              <w:rPr>
                <w:del w:id="12027" w:author="Thomas Dietz" w:date="2012-08-13T14:32:00Z"/>
              </w:rPr>
            </w:pPr>
            <w:del w:id="12028" w:author="Thomas Dietz" w:date="2012-08-13T14:32:00Z">
              <w:r w:rsidRPr="009F1B7D" w:rsidDel="0089627C">
                <w:delText>}</w:delText>
              </w:r>
            </w:del>
          </w:p>
          <w:p w14:paraId="2D3D59E2" w14:textId="74FE63A8" w:rsidR="006F4495" w:rsidRPr="009F1B7D" w:rsidDel="0089627C" w:rsidRDefault="006F4495" w:rsidP="00011096">
            <w:pPr>
              <w:pStyle w:val="XML2"/>
              <w:rPr>
                <w:del w:id="12029" w:author="Thomas Dietz" w:date="2012-08-13T14:32:00Z"/>
              </w:rPr>
            </w:pPr>
            <w:del w:id="12030" w:author="Thomas Dietz" w:date="2012-08-13T14:32:00Z">
              <w:r w:rsidRPr="009F1B7D" w:rsidDel="0089627C">
                <w:delText>leaf id {</w:delText>
              </w:r>
            </w:del>
          </w:p>
          <w:p w14:paraId="25ADFD82" w14:textId="5E421FE3" w:rsidR="006F4495" w:rsidRPr="009F1B7D" w:rsidDel="0089627C" w:rsidRDefault="006F4495" w:rsidP="00011096">
            <w:pPr>
              <w:pStyle w:val="XML3"/>
              <w:rPr>
                <w:del w:id="12031" w:author="Thomas Dietz" w:date="2012-08-13T14:32:00Z"/>
              </w:rPr>
            </w:pPr>
            <w:del w:id="12032" w:author="Thomas Dietz" w:date="2012-08-13T14:32:00Z">
              <w:r w:rsidRPr="009F1B7D" w:rsidDel="0089627C">
                <w:delText>type uint64;</w:delText>
              </w:r>
            </w:del>
          </w:p>
          <w:p w14:paraId="1EE325DE" w14:textId="65562E32" w:rsidR="006F4495" w:rsidRPr="009F1B7D" w:rsidDel="0089627C" w:rsidRDefault="006F4495" w:rsidP="00011096">
            <w:pPr>
              <w:pStyle w:val="XML3"/>
              <w:rPr>
                <w:del w:id="12033" w:author="Thomas Dietz" w:date="2012-08-13T14:32:00Z"/>
              </w:rPr>
            </w:pPr>
            <w:del w:id="12034" w:author="Thomas Dietz" w:date="2012-08-13T14:32:00Z">
              <w:r w:rsidRPr="009F1B7D" w:rsidDel="0089627C">
                <w:delText>mandatory true;</w:delText>
              </w:r>
            </w:del>
          </w:p>
          <w:p w14:paraId="0B306DA0" w14:textId="36370EE7" w:rsidR="006F4495" w:rsidRPr="009F1B7D" w:rsidDel="0089627C" w:rsidRDefault="006F4495" w:rsidP="00011096">
            <w:pPr>
              <w:pStyle w:val="XML3"/>
              <w:rPr>
                <w:del w:id="12035" w:author="Thomas Dietz" w:date="2012-08-13T14:32:00Z"/>
              </w:rPr>
            </w:pPr>
            <w:del w:id="12036" w:author="Thomas Dietz" w:date="2012-08-13T14:32:00Z">
              <w:r w:rsidRPr="009F1B7D" w:rsidDel="0089627C">
                <w:delText xml:space="preserve">description "An unique but locally arbitrary number that identifies a </w:delText>
              </w:r>
              <w:r w:rsidRPr="009F1B7D" w:rsidDel="0089627C">
                <w:lastRenderedPageBreak/>
                <w:delText>queue and is persistent across reboots of the system.";</w:delText>
              </w:r>
            </w:del>
          </w:p>
          <w:p w14:paraId="5BEA3A89" w14:textId="79438C7B" w:rsidR="006F4495" w:rsidRPr="009F1B7D" w:rsidDel="0089627C" w:rsidRDefault="006F4495" w:rsidP="00011096">
            <w:pPr>
              <w:pStyle w:val="XML2"/>
              <w:rPr>
                <w:del w:id="12037" w:author="Thomas Dietz" w:date="2012-08-13T14:32:00Z"/>
              </w:rPr>
            </w:pPr>
            <w:del w:id="12038" w:author="Thomas Dietz" w:date="2012-08-13T14:32:00Z">
              <w:r w:rsidRPr="009F1B7D" w:rsidDel="0089627C">
                <w:delText>}</w:delText>
              </w:r>
            </w:del>
          </w:p>
          <w:p w14:paraId="43D48870" w14:textId="2F713F59" w:rsidR="006F4495" w:rsidRPr="009F1B7D" w:rsidDel="0089627C" w:rsidRDefault="006F4495" w:rsidP="00011096">
            <w:pPr>
              <w:pStyle w:val="XML2"/>
              <w:rPr>
                <w:del w:id="12039" w:author="Thomas Dietz" w:date="2012-08-13T14:32:00Z"/>
              </w:rPr>
            </w:pPr>
            <w:del w:id="12040" w:author="Thomas Dietz" w:date="2012-08-13T14:32:00Z">
              <w:r w:rsidRPr="009F1B7D" w:rsidDel="0089627C">
                <w:delText>leaf port {</w:delText>
              </w:r>
            </w:del>
          </w:p>
          <w:p w14:paraId="4B831564" w14:textId="26980C21" w:rsidR="006F4495" w:rsidRPr="009F1B7D" w:rsidDel="0089627C" w:rsidRDefault="006F4495" w:rsidP="00011096">
            <w:pPr>
              <w:pStyle w:val="XML3"/>
              <w:rPr>
                <w:del w:id="12041" w:author="Thomas Dietz" w:date="2012-08-13T14:32:00Z"/>
              </w:rPr>
            </w:pPr>
            <w:del w:id="12042" w:author="Thomas Dietz" w:date="2012-08-13T14:32:00Z">
              <w:r w:rsidRPr="009F1B7D" w:rsidDel="0089627C">
                <w:delText>type leafref {</w:delText>
              </w:r>
            </w:del>
          </w:p>
          <w:p w14:paraId="7ED87BF6" w14:textId="32161CD0" w:rsidR="006F4495" w:rsidRPr="009F1B7D" w:rsidDel="0089627C" w:rsidRDefault="006F4495" w:rsidP="00011096">
            <w:pPr>
              <w:pStyle w:val="XML4"/>
              <w:rPr>
                <w:del w:id="12043" w:author="Thomas Dietz" w:date="2012-08-13T14:32:00Z"/>
              </w:rPr>
            </w:pPr>
            <w:del w:id="12044" w:author="Thomas Dietz" w:date="2012-08-13T14:32:00Z">
              <w:r w:rsidRPr="009F1B7D" w:rsidDel="0089627C">
                <w:delText>path "/capable-switch/resources/port/resource-id";</w:delText>
              </w:r>
            </w:del>
          </w:p>
          <w:p w14:paraId="52187604" w14:textId="155C34B4" w:rsidR="006F4495" w:rsidRPr="009F1B7D" w:rsidDel="0089627C" w:rsidRDefault="006F4495" w:rsidP="00011096">
            <w:pPr>
              <w:pStyle w:val="XML3"/>
              <w:rPr>
                <w:del w:id="12045" w:author="Thomas Dietz" w:date="2012-08-13T14:32:00Z"/>
              </w:rPr>
            </w:pPr>
            <w:del w:id="12046" w:author="Thomas Dietz" w:date="2012-08-13T14:32:00Z">
              <w:r w:rsidRPr="009F1B7D" w:rsidDel="0089627C">
                <w:delText>}</w:delText>
              </w:r>
            </w:del>
          </w:p>
          <w:p w14:paraId="0F7455CB" w14:textId="7EA394EE" w:rsidR="006F4495" w:rsidRPr="009F1B7D" w:rsidDel="0089627C" w:rsidRDefault="006F4495" w:rsidP="00011096">
            <w:pPr>
              <w:pStyle w:val="XML3"/>
              <w:rPr>
                <w:del w:id="12047" w:author="Thomas Dietz" w:date="2012-08-13T14:32:00Z"/>
              </w:rPr>
            </w:pPr>
            <w:del w:id="12048" w:author="Thomas Dietz" w:date="2012-08-13T14:32:00Z">
              <w:r w:rsidRPr="009F1B7D" w:rsidDel="0089627C">
                <w:delText>description "Reference to port resources in the Capable Switch.";</w:delText>
              </w:r>
            </w:del>
          </w:p>
          <w:p w14:paraId="7D0BF428" w14:textId="64957388" w:rsidR="006F4495" w:rsidRPr="009F1B7D" w:rsidDel="0089627C" w:rsidRDefault="006F4495" w:rsidP="00011096">
            <w:pPr>
              <w:pStyle w:val="XML2"/>
              <w:rPr>
                <w:del w:id="12049" w:author="Thomas Dietz" w:date="2012-08-13T14:32:00Z"/>
              </w:rPr>
            </w:pPr>
            <w:del w:id="12050" w:author="Thomas Dietz" w:date="2012-08-13T14:32:00Z">
              <w:r w:rsidRPr="009F1B7D" w:rsidDel="0089627C">
                <w:delText>}</w:delText>
              </w:r>
            </w:del>
          </w:p>
          <w:p w14:paraId="4EA29133" w14:textId="547E1906" w:rsidR="006F4495" w:rsidRPr="009F1B7D" w:rsidDel="0089627C" w:rsidRDefault="006F4495" w:rsidP="00011096">
            <w:pPr>
              <w:pStyle w:val="XML2"/>
              <w:rPr>
                <w:del w:id="12051" w:author="Thomas Dietz" w:date="2012-08-13T14:32:00Z"/>
              </w:rPr>
            </w:pPr>
            <w:del w:id="12052" w:author="Thomas Dietz" w:date="2012-08-13T14:32:00Z">
              <w:r w:rsidRPr="009F1B7D" w:rsidDel="0089627C">
                <w:delText>container properties {</w:delText>
              </w:r>
            </w:del>
          </w:p>
          <w:p w14:paraId="4DA9364E" w14:textId="0492D53F" w:rsidR="006F4495" w:rsidRPr="009F1B7D" w:rsidDel="0089627C" w:rsidRDefault="006F4495" w:rsidP="00011096">
            <w:pPr>
              <w:pStyle w:val="XML3"/>
              <w:rPr>
                <w:del w:id="12053" w:author="Thomas Dietz" w:date="2012-08-13T14:32:00Z"/>
              </w:rPr>
            </w:pPr>
            <w:del w:id="12054" w:author="Thomas Dietz" w:date="2012-08-13T14:32:00Z">
              <w:r w:rsidRPr="009F1B7D" w:rsidDel="0089627C">
                <w:delText>description "The queue properties currently configured.";</w:delText>
              </w:r>
            </w:del>
          </w:p>
          <w:p w14:paraId="6F9533F0" w14:textId="100B921B" w:rsidR="006F4495" w:rsidRPr="009F1B7D" w:rsidDel="0089627C" w:rsidRDefault="006F4495" w:rsidP="00011096">
            <w:pPr>
              <w:pStyle w:val="XML3"/>
              <w:rPr>
                <w:del w:id="12055" w:author="Thomas Dietz" w:date="2012-08-13T14:32:00Z"/>
              </w:rPr>
            </w:pPr>
            <w:del w:id="12056" w:author="Thomas Dietz" w:date="2012-08-13T14:32:00Z">
              <w:r w:rsidRPr="009F1B7D" w:rsidDel="0089627C">
                <w:delText>leaf min-rate {</w:delText>
              </w:r>
            </w:del>
          </w:p>
          <w:p w14:paraId="49F663B7" w14:textId="26F0BC79" w:rsidR="006F4495" w:rsidRPr="009F1B7D" w:rsidDel="0089627C" w:rsidRDefault="006F4495" w:rsidP="00011096">
            <w:pPr>
              <w:pStyle w:val="XML4"/>
              <w:rPr>
                <w:del w:id="12057" w:author="Thomas Dietz" w:date="2012-08-13T14:32:00Z"/>
              </w:rPr>
            </w:pPr>
            <w:del w:id="12058" w:author="Thomas Dietz" w:date="2012-08-13T14:32:00Z">
              <w:r w:rsidRPr="009F1B7D" w:rsidDel="0089627C">
                <w:delText>type tenth-of-a-percent;</w:delText>
              </w:r>
            </w:del>
          </w:p>
          <w:p w14:paraId="0C5C421E" w14:textId="1EEBC0E4" w:rsidR="006F4495" w:rsidRPr="009F1B7D" w:rsidDel="0089627C" w:rsidRDefault="006F4495" w:rsidP="00011096">
            <w:pPr>
              <w:pStyle w:val="XML4"/>
              <w:rPr>
                <w:del w:id="12059" w:author="Thomas Dietz" w:date="2012-08-13T14:32:00Z"/>
              </w:rPr>
            </w:pPr>
            <w:del w:id="12060" w:author="Thomas Dietz" w:date="2012-08-13T14:32:00Z">
              <w:r w:rsidRPr="009F1B7D" w:rsidDel="0089627C">
                <w:delText>description "The minimal rate that is reserved for this queue in 1/10 of a percent of the actual rate. If not present a min-rate is not set.";</w:delText>
              </w:r>
            </w:del>
          </w:p>
          <w:p w14:paraId="4A613C2F" w14:textId="55539F5A" w:rsidR="006F4495" w:rsidRPr="009F1B7D" w:rsidDel="0089627C" w:rsidRDefault="006F4495" w:rsidP="00011096">
            <w:pPr>
              <w:pStyle w:val="XML3"/>
              <w:rPr>
                <w:del w:id="12061" w:author="Thomas Dietz" w:date="2012-08-13T14:32:00Z"/>
              </w:rPr>
            </w:pPr>
            <w:del w:id="12062" w:author="Thomas Dietz" w:date="2012-08-13T14:32:00Z">
              <w:r w:rsidRPr="009F1B7D" w:rsidDel="0089627C">
                <w:delText>}</w:delText>
              </w:r>
            </w:del>
          </w:p>
          <w:p w14:paraId="0F4EB543" w14:textId="04152634" w:rsidR="006F4495" w:rsidRPr="009F1B7D" w:rsidDel="0089627C" w:rsidRDefault="006F4495" w:rsidP="00011096">
            <w:pPr>
              <w:pStyle w:val="XML3"/>
              <w:rPr>
                <w:del w:id="12063" w:author="Thomas Dietz" w:date="2012-08-13T14:32:00Z"/>
              </w:rPr>
            </w:pPr>
            <w:del w:id="12064" w:author="Thomas Dietz" w:date="2012-08-13T14:32:00Z">
              <w:r w:rsidRPr="009F1B7D" w:rsidDel="0089627C">
                <w:delText>leaf max-rate {</w:delText>
              </w:r>
            </w:del>
          </w:p>
          <w:p w14:paraId="598C8B2D" w14:textId="3A673896" w:rsidR="006F4495" w:rsidRPr="009F1B7D" w:rsidDel="0089627C" w:rsidRDefault="006F4495" w:rsidP="00011096">
            <w:pPr>
              <w:pStyle w:val="XML4"/>
              <w:rPr>
                <w:del w:id="12065" w:author="Thomas Dietz" w:date="2012-08-13T14:32:00Z"/>
              </w:rPr>
            </w:pPr>
            <w:del w:id="12066" w:author="Thomas Dietz" w:date="2012-08-13T14:32:00Z">
              <w:r w:rsidRPr="009F1B7D" w:rsidDel="0089627C">
                <w:delText>type tenth-of-a-percent;</w:delText>
              </w:r>
            </w:del>
          </w:p>
          <w:p w14:paraId="7FC43441" w14:textId="24F2A5F7" w:rsidR="006F4495" w:rsidRPr="009F1B7D" w:rsidDel="0089627C" w:rsidRDefault="006F4495" w:rsidP="00011096">
            <w:pPr>
              <w:pStyle w:val="XML4"/>
              <w:rPr>
                <w:del w:id="12067" w:author="Thomas Dietz" w:date="2012-08-13T14:32:00Z"/>
              </w:rPr>
            </w:pPr>
            <w:del w:id="12068" w:author="Thomas Dietz" w:date="2012-08-13T14:32:00Z">
              <w:r w:rsidRPr="009F1B7D" w:rsidDel="0089627C">
                <w:delText>description "The maximum rate that is reserved for this queue in 1/10 of a percent of the actual rate. If not present the max-rate is not set.";</w:delText>
              </w:r>
            </w:del>
          </w:p>
          <w:p w14:paraId="2515ABEF" w14:textId="0BD5B58C" w:rsidR="006F4495" w:rsidRPr="009F1B7D" w:rsidDel="0089627C" w:rsidRDefault="006F4495" w:rsidP="00011096">
            <w:pPr>
              <w:pStyle w:val="XML3"/>
              <w:rPr>
                <w:del w:id="12069" w:author="Thomas Dietz" w:date="2012-08-13T14:32:00Z"/>
              </w:rPr>
            </w:pPr>
            <w:del w:id="12070" w:author="Thomas Dietz" w:date="2012-08-13T14:32:00Z">
              <w:r w:rsidRPr="009F1B7D" w:rsidDel="0089627C">
                <w:delText>}</w:delText>
              </w:r>
            </w:del>
          </w:p>
          <w:p w14:paraId="4B71AF4A" w14:textId="13456007" w:rsidR="006F4495" w:rsidRPr="009F1B7D" w:rsidDel="0089627C" w:rsidRDefault="006F4495" w:rsidP="00011096">
            <w:pPr>
              <w:pStyle w:val="XML3"/>
              <w:rPr>
                <w:del w:id="12071" w:author="Thomas Dietz" w:date="2012-08-13T14:32:00Z"/>
              </w:rPr>
            </w:pPr>
            <w:del w:id="12072" w:author="Thomas Dietz" w:date="2012-08-13T14:32:00Z">
              <w:r w:rsidRPr="009F1B7D" w:rsidDel="0089627C">
                <w:delText>leaf-list experimenter {</w:delText>
              </w:r>
            </w:del>
          </w:p>
          <w:p w14:paraId="635E7DF3" w14:textId="6781B0BA" w:rsidR="006F4495" w:rsidRPr="009F1B7D" w:rsidDel="0089627C" w:rsidRDefault="006F4495" w:rsidP="00011096">
            <w:pPr>
              <w:pStyle w:val="XML4"/>
              <w:rPr>
                <w:del w:id="12073" w:author="Thomas Dietz" w:date="2012-08-13T14:32:00Z"/>
              </w:rPr>
            </w:pPr>
            <w:del w:id="12074" w:author="Thomas Dietz" w:date="2012-08-13T14:32:00Z">
              <w:r w:rsidRPr="009F1B7D" w:rsidDel="0089627C">
                <w:delText>type uint32;</w:delText>
              </w:r>
            </w:del>
          </w:p>
          <w:p w14:paraId="3B12CBD6" w14:textId="7565B4A5" w:rsidR="006F4495" w:rsidRPr="009F1B7D" w:rsidDel="0089627C" w:rsidRDefault="006F4495" w:rsidP="00011096">
            <w:pPr>
              <w:pStyle w:val="XML4"/>
              <w:rPr>
                <w:del w:id="12075" w:author="Thomas Dietz" w:date="2012-08-13T14:32:00Z"/>
              </w:rPr>
            </w:pPr>
            <w:del w:id="12076" w:author="Thomas Dietz" w:date="2012-08-13T14:32:00Z">
              <w:r w:rsidRPr="009F1B7D" w:rsidDel="0089627C">
                <w:delText>description "A list of experimenter identifiers of queue properties used.";</w:delText>
              </w:r>
            </w:del>
          </w:p>
          <w:p w14:paraId="5B22B48C" w14:textId="59D01F6B" w:rsidR="006F4495" w:rsidRPr="009F1B7D" w:rsidDel="0089627C" w:rsidRDefault="006F4495" w:rsidP="00011096">
            <w:pPr>
              <w:pStyle w:val="XML3"/>
              <w:rPr>
                <w:del w:id="12077" w:author="Thomas Dietz" w:date="2012-08-13T14:32:00Z"/>
              </w:rPr>
            </w:pPr>
            <w:del w:id="12078" w:author="Thomas Dietz" w:date="2012-08-13T14:32:00Z">
              <w:r w:rsidRPr="009F1B7D" w:rsidDel="0089627C">
                <w:delText>}</w:delText>
              </w:r>
            </w:del>
          </w:p>
          <w:p w14:paraId="5D753699" w14:textId="205220EB" w:rsidR="006F4495" w:rsidRPr="009F1B7D" w:rsidDel="0089627C" w:rsidRDefault="006F4495" w:rsidP="00011096">
            <w:pPr>
              <w:pStyle w:val="XML2"/>
              <w:rPr>
                <w:del w:id="12079" w:author="Thomas Dietz" w:date="2012-08-13T14:32:00Z"/>
              </w:rPr>
            </w:pPr>
            <w:del w:id="12080" w:author="Thomas Dietz" w:date="2012-08-13T14:32:00Z">
              <w:r w:rsidRPr="009F1B7D" w:rsidDel="0089627C">
                <w:delText>}</w:delText>
              </w:r>
            </w:del>
          </w:p>
          <w:p w14:paraId="1B696F86" w14:textId="77777777" w:rsidR="0089627C" w:rsidRDefault="006F4495" w:rsidP="0089627C">
            <w:pPr>
              <w:pStyle w:val="XML1"/>
              <w:rPr>
                <w:ins w:id="12081" w:author="Thomas Dietz" w:date="2012-08-13T14:34:00Z"/>
              </w:rPr>
            </w:pPr>
            <w:del w:id="12082" w:author="Thomas Dietz" w:date="2012-08-13T14:32:00Z">
              <w:r w:rsidRPr="009F1B7D" w:rsidDel="0089627C">
                <w:delText>}</w:delText>
              </w:r>
            </w:del>
            <w:ins w:id="12083" w:author="Thomas Dietz" w:date="2012-08-13T14:34:00Z">
              <w:r w:rsidR="0089627C">
                <w:t xml:space="preserve">  grouping OFQueueType {</w:t>
              </w:r>
            </w:ins>
          </w:p>
          <w:p w14:paraId="36E81B9B" w14:textId="77777777" w:rsidR="0089627C" w:rsidRDefault="0089627C" w:rsidP="0089627C">
            <w:pPr>
              <w:pStyle w:val="XML1"/>
              <w:rPr>
                <w:ins w:id="12084" w:author="Thomas Dietz" w:date="2012-08-13T14:34:00Z"/>
              </w:rPr>
            </w:pPr>
            <w:ins w:id="12085" w:author="Thomas Dietz" w:date="2012-08-13T14:34:00Z">
              <w:r>
                <w:t xml:space="preserve">    description "This grouping specifies all properties of a queue</w:t>
              </w:r>
            </w:ins>
          </w:p>
          <w:p w14:paraId="0177DE6E" w14:textId="77777777" w:rsidR="0089627C" w:rsidRDefault="0089627C" w:rsidP="0089627C">
            <w:pPr>
              <w:pStyle w:val="XML1"/>
              <w:rPr>
                <w:ins w:id="12086" w:author="Thomas Dietz" w:date="2012-08-13T14:34:00Z"/>
              </w:rPr>
            </w:pPr>
            <w:ins w:id="12087" w:author="Thomas Dietz" w:date="2012-08-13T14:34:00Z">
              <w:r>
                <w:t xml:space="preserve">      resource.</w:t>
              </w:r>
            </w:ins>
          </w:p>
          <w:p w14:paraId="6E9CE29F" w14:textId="77777777" w:rsidR="0089627C" w:rsidRDefault="0089627C" w:rsidP="0089627C">
            <w:pPr>
              <w:pStyle w:val="XML1"/>
              <w:rPr>
                <w:ins w:id="12088" w:author="Thomas Dietz" w:date="2012-08-13T14:34:00Z"/>
              </w:rPr>
            </w:pPr>
          </w:p>
          <w:p w14:paraId="13AEE49A" w14:textId="77777777" w:rsidR="0089627C" w:rsidRDefault="0089627C" w:rsidP="0089627C">
            <w:pPr>
              <w:pStyle w:val="XML1"/>
              <w:rPr>
                <w:ins w:id="12089" w:author="Thomas Dietz" w:date="2012-08-13T14:34:00Z"/>
              </w:rPr>
            </w:pPr>
            <w:ins w:id="12090" w:author="Thomas Dietz" w:date="2012-08-13T14:34:00Z">
              <w:r>
                <w:t xml:space="preserve">      NETCONF &lt;edit-config&gt; operations MUST be implemented as </w:t>
              </w:r>
            </w:ins>
          </w:p>
          <w:p w14:paraId="3784AA1C" w14:textId="77777777" w:rsidR="0089627C" w:rsidRDefault="0089627C" w:rsidP="0089627C">
            <w:pPr>
              <w:pStyle w:val="XML1"/>
              <w:rPr>
                <w:ins w:id="12091" w:author="Thomas Dietz" w:date="2012-08-13T14:34:00Z"/>
              </w:rPr>
            </w:pPr>
            <w:ins w:id="12092" w:author="Thomas Dietz" w:date="2012-08-13T14:34:00Z">
              <w:r>
                <w:t xml:space="preserve">      follows: </w:t>
              </w:r>
            </w:ins>
          </w:p>
          <w:p w14:paraId="777EB68E" w14:textId="77777777" w:rsidR="0089627C" w:rsidRDefault="0089627C" w:rsidP="0089627C">
            <w:pPr>
              <w:pStyle w:val="XML1"/>
              <w:rPr>
                <w:ins w:id="12093" w:author="Thomas Dietz" w:date="2012-08-13T14:34:00Z"/>
              </w:rPr>
            </w:pPr>
          </w:p>
          <w:p w14:paraId="532E633D" w14:textId="77777777" w:rsidR="0089627C" w:rsidRDefault="0089627C" w:rsidP="0089627C">
            <w:pPr>
              <w:pStyle w:val="XML1"/>
              <w:rPr>
                <w:ins w:id="12094" w:author="Thomas Dietz" w:date="2012-08-13T14:34:00Z"/>
              </w:rPr>
            </w:pPr>
            <w:ins w:id="12095" w:author="Thomas Dietz" w:date="2012-08-13T14:34:00Z">
              <w:r>
                <w:t xml:space="preserve">      * The 'resource-id' element of OFResoureType MUST be present</w:t>
              </w:r>
            </w:ins>
          </w:p>
          <w:p w14:paraId="35A20C87" w14:textId="77777777" w:rsidR="0089627C" w:rsidRDefault="0089627C" w:rsidP="0089627C">
            <w:pPr>
              <w:pStyle w:val="XML1"/>
              <w:rPr>
                <w:ins w:id="12096" w:author="Thomas Dietz" w:date="2012-08-13T14:34:00Z"/>
              </w:rPr>
            </w:pPr>
            <w:ins w:id="12097" w:author="Thomas Dietz" w:date="2012-08-13T14:34:00Z">
              <w:r>
                <w:t xml:space="preserve">        at all &lt;edit-config&gt; operations to identify the port.</w:t>
              </w:r>
            </w:ins>
          </w:p>
          <w:p w14:paraId="24C76A11" w14:textId="77777777" w:rsidR="0089627C" w:rsidRDefault="0089627C" w:rsidP="0089627C">
            <w:pPr>
              <w:pStyle w:val="XML1"/>
              <w:rPr>
                <w:ins w:id="12098" w:author="Thomas Dietz" w:date="2012-08-13T14:34:00Z"/>
              </w:rPr>
            </w:pPr>
            <w:ins w:id="12099" w:author="Thomas Dietz" w:date="2012-08-13T14:34:00Z">
              <w:r>
                <w:t xml:space="preserve">      * If the operation is 'merge' or 'replace', the element is</w:t>
              </w:r>
            </w:ins>
          </w:p>
          <w:p w14:paraId="113CCB8C" w14:textId="77777777" w:rsidR="0089627C" w:rsidRDefault="0089627C" w:rsidP="0089627C">
            <w:pPr>
              <w:pStyle w:val="XML1"/>
              <w:rPr>
                <w:ins w:id="12100" w:author="Thomas Dietz" w:date="2012-08-13T14:34:00Z"/>
              </w:rPr>
            </w:pPr>
            <w:ins w:id="12101" w:author="Thomas Dietz" w:date="2012-08-13T14:34:00Z">
              <w:r>
                <w:t xml:space="preserve">        created if it does not exist, and its value is set to the</w:t>
              </w:r>
            </w:ins>
          </w:p>
          <w:p w14:paraId="64596444" w14:textId="77777777" w:rsidR="0089627C" w:rsidRDefault="0089627C" w:rsidP="0089627C">
            <w:pPr>
              <w:pStyle w:val="XML1"/>
              <w:rPr>
                <w:ins w:id="12102" w:author="Thomas Dietz" w:date="2012-08-13T14:34:00Z"/>
              </w:rPr>
            </w:pPr>
            <w:ins w:id="12103" w:author="Thomas Dietz" w:date="2012-08-13T14:34:00Z">
              <w:r>
                <w:t xml:space="preserve">        value found in the XML RPC data.</w:t>
              </w:r>
            </w:ins>
          </w:p>
          <w:p w14:paraId="54687D90" w14:textId="77777777" w:rsidR="0089627C" w:rsidRDefault="0089627C" w:rsidP="0089627C">
            <w:pPr>
              <w:pStyle w:val="XML1"/>
              <w:rPr>
                <w:ins w:id="12104" w:author="Thomas Dietz" w:date="2012-08-13T14:34:00Z"/>
              </w:rPr>
            </w:pPr>
            <w:ins w:id="12105" w:author="Thomas Dietz" w:date="2012-08-13T14:34:00Z">
              <w:r>
                <w:t xml:space="preserve">      * If the operation is 'create', the element is created if it</w:t>
              </w:r>
            </w:ins>
          </w:p>
          <w:p w14:paraId="47A5D6A0" w14:textId="77777777" w:rsidR="0089627C" w:rsidRDefault="0089627C" w:rsidP="0089627C">
            <w:pPr>
              <w:pStyle w:val="XML1"/>
              <w:rPr>
                <w:ins w:id="12106" w:author="Thomas Dietz" w:date="2012-08-13T14:34:00Z"/>
              </w:rPr>
            </w:pPr>
            <w:ins w:id="12107" w:author="Thomas Dietz" w:date="2012-08-13T14:34:00Z">
              <w:r>
                <w:t xml:space="preserve">        does not exist. If the element already exists, a</w:t>
              </w:r>
            </w:ins>
          </w:p>
          <w:p w14:paraId="4027A5BF" w14:textId="77777777" w:rsidR="0089627C" w:rsidRDefault="0089627C" w:rsidP="0089627C">
            <w:pPr>
              <w:pStyle w:val="XML1"/>
              <w:rPr>
                <w:ins w:id="12108" w:author="Thomas Dietz" w:date="2012-08-13T14:34:00Z"/>
              </w:rPr>
            </w:pPr>
            <w:ins w:id="12109" w:author="Thomas Dietz" w:date="2012-08-13T14:34:00Z">
              <w:r>
                <w:t xml:space="preserve">        'data</w:t>
              </w:r>
              <w:r>
                <w:rPr>
                  <w:rFonts w:ascii="MS Mincho" w:eastAsia="MS Mincho" w:hAnsi="MS Mincho" w:cs="MS Mincho" w:hint="eastAsia"/>
                </w:rPr>
                <w:t>‑</w:t>
              </w:r>
              <w:r>
                <w:t>exists' error is returned.</w:t>
              </w:r>
            </w:ins>
          </w:p>
          <w:p w14:paraId="4C0E6043" w14:textId="77777777" w:rsidR="0089627C" w:rsidRDefault="0089627C" w:rsidP="0089627C">
            <w:pPr>
              <w:pStyle w:val="XML1"/>
              <w:rPr>
                <w:ins w:id="12110" w:author="Thomas Dietz" w:date="2012-08-13T14:34:00Z"/>
              </w:rPr>
            </w:pPr>
            <w:ins w:id="12111" w:author="Thomas Dietz" w:date="2012-08-13T14:34:00Z">
              <w:r>
                <w:t xml:space="preserve">      * If the operation is 'delete', the element is deleted if it</w:t>
              </w:r>
            </w:ins>
          </w:p>
          <w:p w14:paraId="5E8FB5F1" w14:textId="77777777" w:rsidR="0089627C" w:rsidRDefault="0089627C" w:rsidP="0089627C">
            <w:pPr>
              <w:pStyle w:val="XML1"/>
              <w:rPr>
                <w:ins w:id="12112" w:author="Thomas Dietz" w:date="2012-08-13T14:34:00Z"/>
              </w:rPr>
            </w:pPr>
            <w:ins w:id="12113" w:author="Thomas Dietz" w:date="2012-08-13T14:34:00Z">
              <w:r>
                <w:t xml:space="preserve">        exists. If the element does not exist, a 'data</w:t>
              </w:r>
              <w:r>
                <w:rPr>
                  <w:rFonts w:ascii="MS Mincho" w:eastAsia="MS Mincho" w:hAnsi="MS Mincho" w:cs="MS Mincho" w:hint="eastAsia"/>
                </w:rPr>
                <w:t>‑</w:t>
              </w:r>
              <w:r>
                <w:t>missing'</w:t>
              </w:r>
            </w:ins>
          </w:p>
          <w:p w14:paraId="4A43C2F4" w14:textId="77777777" w:rsidR="0089627C" w:rsidRDefault="0089627C" w:rsidP="0089627C">
            <w:pPr>
              <w:pStyle w:val="XML1"/>
              <w:rPr>
                <w:ins w:id="12114" w:author="Thomas Dietz" w:date="2012-08-13T14:34:00Z"/>
              </w:rPr>
            </w:pPr>
            <w:ins w:id="12115" w:author="Thomas Dietz" w:date="2012-08-13T14:34:00Z">
              <w:r>
                <w:t xml:space="preserve">        error is returned.";</w:t>
              </w:r>
            </w:ins>
          </w:p>
          <w:p w14:paraId="249AF3C4" w14:textId="77777777" w:rsidR="0089627C" w:rsidRDefault="0089627C" w:rsidP="0089627C">
            <w:pPr>
              <w:pStyle w:val="XML1"/>
              <w:rPr>
                <w:ins w:id="12116" w:author="Thomas Dietz" w:date="2012-08-13T14:34:00Z"/>
              </w:rPr>
            </w:pPr>
            <w:ins w:id="12117" w:author="Thomas Dietz" w:date="2012-08-13T14:34:00Z">
              <w:r>
                <w:t xml:space="preserve">    uses OFResourceType;</w:t>
              </w:r>
            </w:ins>
          </w:p>
          <w:p w14:paraId="678679F9" w14:textId="77777777" w:rsidR="0089627C" w:rsidRDefault="0089627C" w:rsidP="0089627C">
            <w:pPr>
              <w:pStyle w:val="XML1"/>
              <w:rPr>
                <w:ins w:id="12118" w:author="Thomas Dietz" w:date="2012-08-13T14:34:00Z"/>
              </w:rPr>
            </w:pPr>
            <w:ins w:id="12119" w:author="Thomas Dietz" w:date="2012-08-13T14:34:00Z">
              <w:r>
                <w:t xml:space="preserve">    leaf id {</w:t>
              </w:r>
            </w:ins>
          </w:p>
          <w:p w14:paraId="2D022225" w14:textId="77777777" w:rsidR="0089627C" w:rsidRDefault="0089627C" w:rsidP="0089627C">
            <w:pPr>
              <w:pStyle w:val="XML1"/>
              <w:rPr>
                <w:ins w:id="12120" w:author="Thomas Dietz" w:date="2012-08-13T14:34:00Z"/>
              </w:rPr>
            </w:pPr>
            <w:ins w:id="12121" w:author="Thomas Dietz" w:date="2012-08-13T14:34:00Z">
              <w:r>
                <w:t xml:space="preserve">      type uint64;</w:t>
              </w:r>
            </w:ins>
          </w:p>
          <w:p w14:paraId="45E4B35E" w14:textId="77777777" w:rsidR="0089627C" w:rsidRDefault="0089627C" w:rsidP="0089627C">
            <w:pPr>
              <w:pStyle w:val="XML1"/>
              <w:rPr>
                <w:ins w:id="12122" w:author="Thomas Dietz" w:date="2012-08-13T14:34:00Z"/>
              </w:rPr>
            </w:pPr>
            <w:ins w:id="12123" w:author="Thomas Dietz" w:date="2012-08-13T14:34:00Z">
              <w:r>
                <w:t xml:space="preserve">      mandatory true;</w:t>
              </w:r>
            </w:ins>
          </w:p>
          <w:p w14:paraId="71C1F363" w14:textId="77777777" w:rsidR="0089627C" w:rsidRDefault="0089627C" w:rsidP="0089627C">
            <w:pPr>
              <w:pStyle w:val="XML1"/>
              <w:rPr>
                <w:ins w:id="12124" w:author="Thomas Dietz" w:date="2012-08-13T14:34:00Z"/>
              </w:rPr>
            </w:pPr>
            <w:ins w:id="12125" w:author="Thomas Dietz" w:date="2012-08-13T14:34:00Z">
              <w:r>
                <w:t xml:space="preserve">      description "This id identifies the OpenFlow Queue to </w:t>
              </w:r>
            </w:ins>
          </w:p>
          <w:p w14:paraId="38A31FCA" w14:textId="77777777" w:rsidR="0089627C" w:rsidRDefault="0089627C" w:rsidP="0089627C">
            <w:pPr>
              <w:pStyle w:val="XML1"/>
              <w:rPr>
                <w:ins w:id="12126" w:author="Thomas Dietz" w:date="2012-08-13T14:34:00Z"/>
              </w:rPr>
            </w:pPr>
            <w:ins w:id="12127" w:author="Thomas Dietz" w:date="2012-08-13T14:34:00Z">
              <w:r>
                <w:t xml:space="preserve">        OpenFlow Controllers. It is assigned to an OpenFlow Queue </w:t>
              </w:r>
            </w:ins>
          </w:p>
          <w:p w14:paraId="650767C4" w14:textId="77777777" w:rsidR="0089627C" w:rsidRDefault="0089627C" w:rsidP="0089627C">
            <w:pPr>
              <w:pStyle w:val="XML1"/>
              <w:rPr>
                <w:ins w:id="12128" w:author="Thomas Dietz" w:date="2012-08-13T14:34:00Z"/>
              </w:rPr>
            </w:pPr>
            <w:ins w:id="12129" w:author="Thomas Dietz" w:date="2012-08-13T14:34:00Z">
              <w:r>
                <w:t xml:space="preserve">        latest when the OpenFlow Queue is associated with and</w:t>
              </w:r>
            </w:ins>
          </w:p>
          <w:p w14:paraId="6824ACCE" w14:textId="77777777" w:rsidR="0089627C" w:rsidRDefault="0089627C" w:rsidP="0089627C">
            <w:pPr>
              <w:pStyle w:val="XML1"/>
              <w:rPr>
                <w:ins w:id="12130" w:author="Thomas Dietz" w:date="2012-08-13T14:34:00Z"/>
              </w:rPr>
            </w:pPr>
            <w:ins w:id="12131" w:author="Thomas Dietz" w:date="2012-08-13T14:34:00Z">
              <w:r>
                <w:t xml:space="preserve">        OpenFlow Logical Switch.  If the OpenFlow Queue is</w:t>
              </w:r>
            </w:ins>
          </w:p>
          <w:p w14:paraId="62065C89" w14:textId="77777777" w:rsidR="0089627C" w:rsidRDefault="0089627C" w:rsidP="0089627C">
            <w:pPr>
              <w:pStyle w:val="XML1"/>
              <w:rPr>
                <w:ins w:id="12132" w:author="Thomas Dietz" w:date="2012-08-13T14:34:00Z"/>
              </w:rPr>
            </w:pPr>
            <w:ins w:id="12133" w:author="Thomas Dietz" w:date="2012-08-13T14:34:00Z">
              <w:r>
                <w:t xml:space="preserve">        associated with an OpenFlow Logical Switch, this element</w:t>
              </w:r>
            </w:ins>
          </w:p>
          <w:p w14:paraId="2918DDB8" w14:textId="77777777" w:rsidR="0089627C" w:rsidRDefault="0089627C" w:rsidP="0089627C">
            <w:pPr>
              <w:pStyle w:val="XML1"/>
              <w:rPr>
                <w:ins w:id="12134" w:author="Thomas Dietz" w:date="2012-08-13T14:34:00Z"/>
              </w:rPr>
            </w:pPr>
            <w:ins w:id="12135" w:author="Thomas Dietz" w:date="2012-08-13T14:34:00Z">
              <w:r>
                <w:t xml:space="preserve">        MUST be unique within the context of the OpenFlow Logical</w:t>
              </w:r>
            </w:ins>
          </w:p>
          <w:p w14:paraId="39FEAF8A" w14:textId="77777777" w:rsidR="0089627C" w:rsidRDefault="0089627C" w:rsidP="0089627C">
            <w:pPr>
              <w:pStyle w:val="XML1"/>
              <w:rPr>
                <w:ins w:id="12136" w:author="Thomas Dietz" w:date="2012-08-13T14:34:00Z"/>
              </w:rPr>
            </w:pPr>
            <w:ins w:id="12137" w:author="Thomas Dietz" w:date="2012-08-13T14:34:00Z">
              <w:r>
                <w:lastRenderedPageBreak/>
                <w:t xml:space="preserve">        Switch.  </w:t>
              </w:r>
            </w:ins>
          </w:p>
          <w:p w14:paraId="7AA116D9" w14:textId="77777777" w:rsidR="0089627C" w:rsidRDefault="0089627C" w:rsidP="0089627C">
            <w:pPr>
              <w:pStyle w:val="XML1"/>
              <w:rPr>
                <w:ins w:id="12138" w:author="Thomas Dietz" w:date="2012-08-13T14:34:00Z"/>
              </w:rPr>
            </w:pPr>
            <w:ins w:id="12139" w:author="Thomas Dietz" w:date="2012-08-13T14:34:00Z">
              <w:r>
                <w:t xml:space="preserve">      </w:t>
              </w:r>
            </w:ins>
          </w:p>
          <w:p w14:paraId="10F67B3F" w14:textId="77777777" w:rsidR="0089627C" w:rsidRDefault="0089627C" w:rsidP="0089627C">
            <w:pPr>
              <w:pStyle w:val="XML1"/>
              <w:rPr>
                <w:ins w:id="12140" w:author="Thomas Dietz" w:date="2012-08-13T14:34:00Z"/>
              </w:rPr>
            </w:pPr>
            <w:ins w:id="12141" w:author="Thomas Dietz" w:date="2012-08-13T14:34:00Z">
              <w:r>
                <w:t xml:space="preserve">        OpenFlow Capable Switch implementations may choose to</w:t>
              </w:r>
            </w:ins>
          </w:p>
          <w:p w14:paraId="5AE2CF77" w14:textId="77777777" w:rsidR="0089627C" w:rsidRDefault="0089627C" w:rsidP="0089627C">
            <w:pPr>
              <w:pStyle w:val="XML1"/>
              <w:rPr>
                <w:ins w:id="12142" w:author="Thomas Dietz" w:date="2012-08-13T14:34:00Z"/>
              </w:rPr>
            </w:pPr>
            <w:ins w:id="12143" w:author="Thomas Dietz" w:date="2012-08-13T14:34:00Z">
              <w:r>
                <w:t xml:space="preserve">        assign values to OpenFlow Queues that are unique within the</w:t>
              </w:r>
            </w:ins>
          </w:p>
          <w:p w14:paraId="4A3DEF2F" w14:textId="77777777" w:rsidR="0089627C" w:rsidRDefault="0089627C" w:rsidP="0089627C">
            <w:pPr>
              <w:pStyle w:val="XML1"/>
              <w:rPr>
                <w:ins w:id="12144" w:author="Thomas Dietz" w:date="2012-08-13T14:34:00Z"/>
              </w:rPr>
            </w:pPr>
            <w:ins w:id="12145" w:author="Thomas Dietz" w:date="2012-08-13T14:34:00Z">
              <w:r>
                <w:t xml:space="preserve">        context of the OpenFlow Logical Switch.  These id can be</w:t>
              </w:r>
            </w:ins>
          </w:p>
          <w:p w14:paraId="450DA794" w14:textId="77777777" w:rsidR="0089627C" w:rsidRDefault="0089627C" w:rsidP="0089627C">
            <w:pPr>
              <w:pStyle w:val="XML1"/>
              <w:rPr>
                <w:ins w:id="12146" w:author="Thomas Dietz" w:date="2012-08-13T14:34:00Z"/>
              </w:rPr>
            </w:pPr>
            <w:ins w:id="12147" w:author="Thomas Dietz" w:date="2012-08-13T14:34:00Z">
              <w:r>
                <w:t xml:space="preserve">        used independent of assignments to OpenFlow Logical</w:t>
              </w:r>
            </w:ins>
          </w:p>
          <w:p w14:paraId="37E2B9E0" w14:textId="77777777" w:rsidR="0089627C" w:rsidRDefault="0089627C" w:rsidP="0089627C">
            <w:pPr>
              <w:pStyle w:val="XML1"/>
              <w:rPr>
                <w:ins w:id="12148" w:author="Thomas Dietz" w:date="2012-08-13T14:34:00Z"/>
              </w:rPr>
            </w:pPr>
            <w:ins w:id="12149" w:author="Thomas Dietz" w:date="2012-08-13T14:34:00Z">
              <w:r>
                <w:t xml:space="preserve">        Switches. </w:t>
              </w:r>
            </w:ins>
          </w:p>
          <w:p w14:paraId="10018970" w14:textId="77777777" w:rsidR="0089627C" w:rsidRDefault="0089627C" w:rsidP="0089627C">
            <w:pPr>
              <w:pStyle w:val="XML1"/>
              <w:rPr>
                <w:ins w:id="12150" w:author="Thomas Dietz" w:date="2012-08-13T14:34:00Z"/>
              </w:rPr>
            </w:pPr>
            <w:ins w:id="12151" w:author="Thomas Dietz" w:date="2012-08-13T14:34:00Z">
              <w:r>
                <w:t xml:space="preserve">      </w:t>
              </w:r>
            </w:ins>
          </w:p>
          <w:p w14:paraId="260256F8" w14:textId="77777777" w:rsidR="0089627C" w:rsidRDefault="0089627C" w:rsidP="0089627C">
            <w:pPr>
              <w:pStyle w:val="XML1"/>
              <w:rPr>
                <w:ins w:id="12152" w:author="Thomas Dietz" w:date="2012-08-13T14:34:00Z"/>
              </w:rPr>
            </w:pPr>
            <w:ins w:id="12153" w:author="Thomas Dietz" w:date="2012-08-13T14:34:00Z">
              <w:r>
                <w:t xml:space="preserve">        Other implementations may assign values to this element</w:t>
              </w:r>
            </w:ins>
          </w:p>
          <w:p w14:paraId="42CF344C" w14:textId="77777777" w:rsidR="0089627C" w:rsidRDefault="0089627C" w:rsidP="0089627C">
            <w:pPr>
              <w:pStyle w:val="XML1"/>
              <w:rPr>
                <w:ins w:id="12154" w:author="Thomas Dietz" w:date="2012-08-13T14:34:00Z"/>
              </w:rPr>
            </w:pPr>
            <w:ins w:id="12155" w:author="Thomas Dietz" w:date="2012-08-13T14:34:00Z">
              <w:r>
                <w:t xml:space="preserve">        only if the OpenFlow Queue is assigned to an OpenFlow</w:t>
              </w:r>
            </w:ins>
          </w:p>
          <w:p w14:paraId="22161709" w14:textId="77777777" w:rsidR="0089627C" w:rsidRDefault="0089627C" w:rsidP="0089627C">
            <w:pPr>
              <w:pStyle w:val="XML1"/>
              <w:rPr>
                <w:ins w:id="12156" w:author="Thomas Dietz" w:date="2012-08-13T14:34:00Z"/>
              </w:rPr>
            </w:pPr>
            <w:ins w:id="12157" w:author="Thomas Dietz" w:date="2012-08-13T14:34:00Z">
              <w:r>
                <w:t xml:space="preserve">        Logical Switch.  If no value is currently assigned to this</w:t>
              </w:r>
            </w:ins>
          </w:p>
          <w:p w14:paraId="447E7C6D" w14:textId="77777777" w:rsidR="0089627C" w:rsidRDefault="0089627C" w:rsidP="0089627C">
            <w:pPr>
              <w:pStyle w:val="XML1"/>
              <w:rPr>
                <w:ins w:id="12158" w:author="Thomas Dietz" w:date="2012-08-13T14:34:00Z"/>
              </w:rPr>
            </w:pPr>
            <w:ins w:id="12159" w:author="Thomas Dietz" w:date="2012-08-13T14:34:00Z">
              <w:r>
                <w:t xml:space="preserve">        element then this element MUST NOT be included in replies</w:t>
              </w:r>
            </w:ins>
          </w:p>
          <w:p w14:paraId="4378385D" w14:textId="77777777" w:rsidR="0089627C" w:rsidRDefault="0089627C" w:rsidP="0089627C">
            <w:pPr>
              <w:pStyle w:val="XML1"/>
              <w:rPr>
                <w:ins w:id="12160" w:author="Thomas Dietz" w:date="2012-08-13T14:34:00Z"/>
              </w:rPr>
            </w:pPr>
            <w:ins w:id="12161" w:author="Thomas Dietz" w:date="2012-08-13T14:34:00Z">
              <w:r>
                <w:t xml:space="preserve">        to NETCONF &lt;get&gt; requests. Since this element is not</w:t>
              </w:r>
            </w:ins>
          </w:p>
          <w:p w14:paraId="76172EA9" w14:textId="77777777" w:rsidR="0089627C" w:rsidRDefault="0089627C" w:rsidP="0089627C">
            <w:pPr>
              <w:pStyle w:val="XML1"/>
              <w:rPr>
                <w:ins w:id="12162" w:author="Thomas Dietz" w:date="2012-08-13T14:34:00Z"/>
              </w:rPr>
            </w:pPr>
            <w:ins w:id="12163" w:author="Thomas Dietz" w:date="2012-08-13T14:34:00Z">
              <w:r>
                <w:t xml:space="preserve">        configurable with the NETCONF protocol it MUST NOT be</w:t>
              </w:r>
            </w:ins>
          </w:p>
          <w:p w14:paraId="7265F24B" w14:textId="77777777" w:rsidR="0089627C" w:rsidRDefault="0089627C" w:rsidP="0089627C">
            <w:pPr>
              <w:pStyle w:val="XML1"/>
              <w:rPr>
                <w:ins w:id="12164" w:author="Thomas Dietz" w:date="2012-08-13T14:34:00Z"/>
              </w:rPr>
            </w:pPr>
            <w:ins w:id="12165" w:author="Thomas Dietz" w:date="2012-08-13T14:34:00Z">
              <w:r>
                <w:t xml:space="preserve">        included in replies to NETCONF &lt;get-config&gt; requests.";</w:t>
              </w:r>
            </w:ins>
          </w:p>
          <w:p w14:paraId="4C0D0C79" w14:textId="77777777" w:rsidR="0089627C" w:rsidRDefault="0089627C" w:rsidP="0089627C">
            <w:pPr>
              <w:pStyle w:val="XML1"/>
              <w:rPr>
                <w:ins w:id="12166" w:author="Thomas Dietz" w:date="2012-08-13T14:34:00Z"/>
              </w:rPr>
            </w:pPr>
            <w:ins w:id="12167" w:author="Thomas Dietz" w:date="2012-08-13T14:34:00Z">
              <w:r>
                <w:t xml:space="preserve">    }</w:t>
              </w:r>
            </w:ins>
          </w:p>
          <w:p w14:paraId="2BA46715" w14:textId="77777777" w:rsidR="0089627C" w:rsidRDefault="0089627C" w:rsidP="0089627C">
            <w:pPr>
              <w:pStyle w:val="XML1"/>
              <w:rPr>
                <w:ins w:id="12168" w:author="Thomas Dietz" w:date="2012-08-13T14:34:00Z"/>
              </w:rPr>
            </w:pPr>
            <w:ins w:id="12169" w:author="Thomas Dietz" w:date="2012-08-13T14:34:00Z">
              <w:r>
                <w:t xml:space="preserve">    leaf port {</w:t>
              </w:r>
            </w:ins>
          </w:p>
          <w:p w14:paraId="5D136466" w14:textId="77777777" w:rsidR="0089627C" w:rsidRDefault="0089627C" w:rsidP="0089627C">
            <w:pPr>
              <w:pStyle w:val="XML1"/>
              <w:rPr>
                <w:ins w:id="12170" w:author="Thomas Dietz" w:date="2012-08-13T14:34:00Z"/>
              </w:rPr>
            </w:pPr>
            <w:ins w:id="12171" w:author="Thomas Dietz" w:date="2012-08-13T14:34:00Z">
              <w:r>
                <w:t xml:space="preserve">      type leafref {</w:t>
              </w:r>
            </w:ins>
          </w:p>
          <w:p w14:paraId="4BFF79BE" w14:textId="77777777" w:rsidR="0089627C" w:rsidRDefault="0089627C" w:rsidP="0089627C">
            <w:pPr>
              <w:pStyle w:val="XML1"/>
              <w:rPr>
                <w:ins w:id="12172" w:author="Thomas Dietz" w:date="2012-08-13T14:34:00Z"/>
              </w:rPr>
            </w:pPr>
            <w:ins w:id="12173" w:author="Thomas Dietz" w:date="2012-08-13T14:34:00Z">
              <w:r>
                <w:t xml:space="preserve">        path "/capable-switch/resources/port/resource-id";</w:t>
              </w:r>
            </w:ins>
          </w:p>
          <w:p w14:paraId="22EE3BF3" w14:textId="77777777" w:rsidR="0089627C" w:rsidRDefault="0089627C" w:rsidP="0089627C">
            <w:pPr>
              <w:pStyle w:val="XML1"/>
              <w:rPr>
                <w:ins w:id="12174" w:author="Thomas Dietz" w:date="2012-08-13T14:34:00Z"/>
              </w:rPr>
            </w:pPr>
            <w:ins w:id="12175" w:author="Thomas Dietz" w:date="2012-08-13T14:34:00Z">
              <w:r>
                <w:t xml:space="preserve">      }</w:t>
              </w:r>
            </w:ins>
          </w:p>
          <w:p w14:paraId="287EAF86" w14:textId="77777777" w:rsidR="0089627C" w:rsidRDefault="0089627C" w:rsidP="0089627C">
            <w:pPr>
              <w:pStyle w:val="XML1"/>
              <w:rPr>
                <w:ins w:id="12176" w:author="Thomas Dietz" w:date="2012-08-13T14:34:00Z"/>
              </w:rPr>
            </w:pPr>
            <w:ins w:id="12177" w:author="Thomas Dietz" w:date="2012-08-13T14:34:00Z">
              <w:r>
                <w:t xml:space="preserve">      description "Reference to port resources in the Capable</w:t>
              </w:r>
            </w:ins>
          </w:p>
          <w:p w14:paraId="1F205DC8" w14:textId="77777777" w:rsidR="0089627C" w:rsidRDefault="0089627C" w:rsidP="0089627C">
            <w:pPr>
              <w:pStyle w:val="XML1"/>
              <w:rPr>
                <w:ins w:id="12178" w:author="Thomas Dietz" w:date="2012-08-13T14:34:00Z"/>
              </w:rPr>
            </w:pPr>
            <w:ins w:id="12179" w:author="Thomas Dietz" w:date="2012-08-13T14:34:00Z">
              <w:r>
                <w:t xml:space="preserve">        Switch.</w:t>
              </w:r>
            </w:ins>
          </w:p>
          <w:p w14:paraId="37BA7AAD" w14:textId="77777777" w:rsidR="0089627C" w:rsidRDefault="0089627C" w:rsidP="0089627C">
            <w:pPr>
              <w:pStyle w:val="XML1"/>
              <w:rPr>
                <w:ins w:id="12180" w:author="Thomas Dietz" w:date="2012-08-13T14:34:00Z"/>
              </w:rPr>
            </w:pPr>
            <w:ins w:id="12181" w:author="Thomas Dietz" w:date="2012-08-13T14:34:00Z">
              <w:r>
                <w:t xml:space="preserve">      </w:t>
              </w:r>
            </w:ins>
          </w:p>
          <w:p w14:paraId="08012175" w14:textId="77777777" w:rsidR="0089627C" w:rsidRDefault="0089627C" w:rsidP="0089627C">
            <w:pPr>
              <w:pStyle w:val="XML1"/>
              <w:rPr>
                <w:ins w:id="12182" w:author="Thomas Dietz" w:date="2012-08-13T14:34:00Z"/>
              </w:rPr>
            </w:pPr>
            <w:ins w:id="12183" w:author="Thomas Dietz" w:date="2012-08-13T14:34:00Z">
              <w:r>
                <w:t xml:space="preserve">        This element associates an OpenFlow Queue with an OpenFlow </w:t>
              </w:r>
            </w:ins>
          </w:p>
          <w:p w14:paraId="2E6D3A7B" w14:textId="77777777" w:rsidR="0089627C" w:rsidRDefault="0089627C" w:rsidP="0089627C">
            <w:pPr>
              <w:pStyle w:val="XML1"/>
              <w:rPr>
                <w:ins w:id="12184" w:author="Thomas Dietz" w:date="2012-08-13T14:34:00Z"/>
              </w:rPr>
            </w:pPr>
            <w:ins w:id="12185" w:author="Thomas Dietz" w:date="2012-08-13T14:34:00Z">
              <w:r>
                <w:t xml:space="preserve">        Port. If the OpenFlow Queue is associated with an OpenFlow </w:t>
              </w:r>
            </w:ins>
          </w:p>
          <w:p w14:paraId="2F694445" w14:textId="77777777" w:rsidR="0089627C" w:rsidRDefault="0089627C" w:rsidP="0089627C">
            <w:pPr>
              <w:pStyle w:val="XML1"/>
              <w:rPr>
                <w:ins w:id="12186" w:author="Thomas Dietz" w:date="2012-08-13T14:34:00Z"/>
              </w:rPr>
            </w:pPr>
            <w:ins w:id="12187" w:author="Thomas Dietz" w:date="2012-08-13T14:34:00Z">
              <w:r>
                <w:t xml:space="preserve">        Logical Switch S and this element is present, then it MUST </w:t>
              </w:r>
            </w:ins>
          </w:p>
          <w:p w14:paraId="746CDEC2" w14:textId="77777777" w:rsidR="0089627C" w:rsidRDefault="0089627C" w:rsidP="0089627C">
            <w:pPr>
              <w:pStyle w:val="XML1"/>
              <w:rPr>
                <w:ins w:id="12188" w:author="Thomas Dietz" w:date="2012-08-13T14:34:00Z"/>
              </w:rPr>
            </w:pPr>
            <w:ins w:id="12189" w:author="Thomas Dietz" w:date="2012-08-13T14:34:00Z">
              <w:r>
                <w:t xml:space="preserve">        be set to the value of element resource-id of an OpenFlow</w:t>
              </w:r>
            </w:ins>
          </w:p>
          <w:p w14:paraId="0FAAB490" w14:textId="77777777" w:rsidR="0089627C" w:rsidRDefault="0089627C" w:rsidP="0089627C">
            <w:pPr>
              <w:pStyle w:val="XML1"/>
              <w:rPr>
                <w:ins w:id="12190" w:author="Thomas Dietz" w:date="2012-08-13T14:34:00Z"/>
              </w:rPr>
            </w:pPr>
            <w:ins w:id="12191" w:author="Thomas Dietz" w:date="2012-08-13T14:34:00Z">
              <w:r>
                <w:t xml:space="preserve">        Port which is associated with the OpenFlow Logical Switch</w:t>
              </w:r>
            </w:ins>
          </w:p>
          <w:p w14:paraId="22DDA3FF" w14:textId="77777777" w:rsidR="0089627C" w:rsidRDefault="0089627C" w:rsidP="0089627C">
            <w:pPr>
              <w:pStyle w:val="XML1"/>
              <w:rPr>
                <w:ins w:id="12192" w:author="Thomas Dietz" w:date="2012-08-13T14:34:00Z"/>
              </w:rPr>
            </w:pPr>
            <w:ins w:id="12193" w:author="Thomas Dietz" w:date="2012-08-13T14:34:00Z">
              <w:r>
                <w:t xml:space="preserve">        S.</w:t>
              </w:r>
            </w:ins>
          </w:p>
          <w:p w14:paraId="2BE94382" w14:textId="77777777" w:rsidR="0089627C" w:rsidRDefault="0089627C" w:rsidP="0089627C">
            <w:pPr>
              <w:pStyle w:val="XML1"/>
              <w:rPr>
                <w:ins w:id="12194" w:author="Thomas Dietz" w:date="2012-08-13T14:34:00Z"/>
              </w:rPr>
            </w:pPr>
          </w:p>
          <w:p w14:paraId="2ECF8BD9" w14:textId="77777777" w:rsidR="0089627C" w:rsidRDefault="0089627C" w:rsidP="0089627C">
            <w:pPr>
              <w:pStyle w:val="XML1"/>
              <w:rPr>
                <w:ins w:id="12195" w:author="Thomas Dietz" w:date="2012-08-13T14:34:00Z"/>
              </w:rPr>
            </w:pPr>
            <w:ins w:id="12196" w:author="Thomas Dietz" w:date="2012-08-13T14:34:00Z">
              <w:r>
                <w:t xml:space="preserve">        The element MUST refer to an element at the following path:</w:t>
              </w:r>
            </w:ins>
          </w:p>
          <w:p w14:paraId="6B34D175" w14:textId="77777777" w:rsidR="0089627C" w:rsidRDefault="0089627C" w:rsidP="0089627C">
            <w:pPr>
              <w:pStyle w:val="XML1"/>
              <w:rPr>
                <w:ins w:id="12197" w:author="Thomas Dietz" w:date="2012-08-13T14:34:00Z"/>
              </w:rPr>
            </w:pPr>
            <w:ins w:id="12198" w:author="Thomas Dietz" w:date="2012-08-13T14:34:00Z">
              <w:r>
                <w:t xml:space="preserve">          /capable-switch/resources/port/resource-id";</w:t>
              </w:r>
            </w:ins>
          </w:p>
          <w:p w14:paraId="6454563C" w14:textId="77777777" w:rsidR="0089627C" w:rsidRDefault="0089627C" w:rsidP="0089627C">
            <w:pPr>
              <w:pStyle w:val="XML1"/>
              <w:rPr>
                <w:ins w:id="12199" w:author="Thomas Dietz" w:date="2012-08-13T14:34:00Z"/>
              </w:rPr>
            </w:pPr>
            <w:ins w:id="12200" w:author="Thomas Dietz" w:date="2012-08-13T14:34:00Z">
              <w:r>
                <w:t xml:space="preserve">    }</w:t>
              </w:r>
            </w:ins>
          </w:p>
          <w:p w14:paraId="127D28D2" w14:textId="77777777" w:rsidR="0089627C" w:rsidRDefault="0089627C" w:rsidP="0089627C">
            <w:pPr>
              <w:pStyle w:val="XML1"/>
              <w:rPr>
                <w:ins w:id="12201" w:author="Thomas Dietz" w:date="2012-08-13T14:34:00Z"/>
              </w:rPr>
            </w:pPr>
            <w:ins w:id="12202" w:author="Thomas Dietz" w:date="2012-08-13T14:34:00Z">
              <w:r>
                <w:t xml:space="preserve">    container properties {</w:t>
              </w:r>
            </w:ins>
          </w:p>
          <w:p w14:paraId="6693BEC7" w14:textId="77777777" w:rsidR="0089627C" w:rsidRDefault="0089627C" w:rsidP="0089627C">
            <w:pPr>
              <w:pStyle w:val="XML1"/>
              <w:rPr>
                <w:ins w:id="12203" w:author="Thomas Dietz" w:date="2012-08-13T14:34:00Z"/>
              </w:rPr>
            </w:pPr>
            <w:ins w:id="12204" w:author="Thomas Dietz" w:date="2012-08-13T14:34:00Z">
              <w:r>
                <w:t xml:space="preserve">      description "The queue properties currently configured.";</w:t>
              </w:r>
            </w:ins>
          </w:p>
          <w:p w14:paraId="4D0AC4DD" w14:textId="77777777" w:rsidR="0089627C" w:rsidRDefault="0089627C" w:rsidP="0089627C">
            <w:pPr>
              <w:pStyle w:val="XML1"/>
              <w:rPr>
                <w:ins w:id="12205" w:author="Thomas Dietz" w:date="2012-08-13T14:34:00Z"/>
              </w:rPr>
            </w:pPr>
            <w:ins w:id="12206" w:author="Thomas Dietz" w:date="2012-08-13T14:34:00Z">
              <w:r>
                <w:t xml:space="preserve">      leaf min-rate {</w:t>
              </w:r>
            </w:ins>
          </w:p>
          <w:p w14:paraId="312F33B1" w14:textId="77777777" w:rsidR="0089627C" w:rsidRDefault="0089627C" w:rsidP="0089627C">
            <w:pPr>
              <w:pStyle w:val="XML1"/>
              <w:rPr>
                <w:ins w:id="12207" w:author="Thomas Dietz" w:date="2012-08-13T14:34:00Z"/>
              </w:rPr>
            </w:pPr>
            <w:ins w:id="12208" w:author="Thomas Dietz" w:date="2012-08-13T14:34:00Z">
              <w:r>
                <w:t xml:space="preserve">        type OFTenthOfAPercentType;</w:t>
              </w:r>
            </w:ins>
          </w:p>
          <w:p w14:paraId="7ADEEC3B" w14:textId="77777777" w:rsidR="0089627C" w:rsidRDefault="0089627C" w:rsidP="0089627C">
            <w:pPr>
              <w:pStyle w:val="XML1"/>
              <w:rPr>
                <w:ins w:id="12209" w:author="Thomas Dietz" w:date="2012-08-13T14:34:00Z"/>
              </w:rPr>
            </w:pPr>
            <w:ins w:id="12210" w:author="Thomas Dietz" w:date="2012-08-13T14:34:00Z">
              <w:r>
                <w:t xml:space="preserve">        description "The minimal rate that is reserved for this</w:t>
              </w:r>
            </w:ins>
          </w:p>
          <w:p w14:paraId="551998F4" w14:textId="77777777" w:rsidR="0089627C" w:rsidRDefault="0089627C" w:rsidP="0089627C">
            <w:pPr>
              <w:pStyle w:val="XML1"/>
              <w:rPr>
                <w:ins w:id="12211" w:author="Thomas Dietz" w:date="2012-08-13T14:34:00Z"/>
              </w:rPr>
            </w:pPr>
            <w:ins w:id="12212" w:author="Thomas Dietz" w:date="2012-08-13T14:34:00Z">
              <w:r>
                <w:t xml:space="preserve">          queue in 1/10 of a percent of the actual rate.</w:t>
              </w:r>
            </w:ins>
          </w:p>
          <w:p w14:paraId="520DBCB4" w14:textId="77777777" w:rsidR="0089627C" w:rsidRDefault="0089627C" w:rsidP="0089627C">
            <w:pPr>
              <w:pStyle w:val="XML1"/>
              <w:rPr>
                <w:ins w:id="12213" w:author="Thomas Dietz" w:date="2012-08-13T14:34:00Z"/>
              </w:rPr>
            </w:pPr>
          </w:p>
          <w:p w14:paraId="740D2D17" w14:textId="77777777" w:rsidR="0089627C" w:rsidRDefault="0089627C" w:rsidP="0089627C">
            <w:pPr>
              <w:pStyle w:val="XML1"/>
              <w:rPr>
                <w:ins w:id="12214" w:author="Thomas Dietz" w:date="2012-08-13T14:34:00Z"/>
              </w:rPr>
            </w:pPr>
            <w:ins w:id="12215" w:author="Thomas Dietz" w:date="2012-08-13T14:34:00Z">
              <w:r>
                <w:t xml:space="preserve">          This element is optional. If not present a min-rate is</w:t>
              </w:r>
            </w:ins>
          </w:p>
          <w:p w14:paraId="3887B42E" w14:textId="77777777" w:rsidR="0089627C" w:rsidRDefault="0089627C" w:rsidP="0089627C">
            <w:pPr>
              <w:pStyle w:val="XML1"/>
              <w:rPr>
                <w:ins w:id="12216" w:author="Thomas Dietz" w:date="2012-08-13T14:34:00Z"/>
              </w:rPr>
            </w:pPr>
            <w:ins w:id="12217" w:author="Thomas Dietz" w:date="2012-08-13T14:34:00Z">
              <w:r>
                <w:t xml:space="preserve">          not set.";</w:t>
              </w:r>
            </w:ins>
          </w:p>
          <w:p w14:paraId="4918270C" w14:textId="77777777" w:rsidR="0089627C" w:rsidRDefault="0089627C" w:rsidP="0089627C">
            <w:pPr>
              <w:pStyle w:val="XML1"/>
              <w:rPr>
                <w:ins w:id="12218" w:author="Thomas Dietz" w:date="2012-08-13T14:34:00Z"/>
              </w:rPr>
            </w:pPr>
            <w:ins w:id="12219" w:author="Thomas Dietz" w:date="2012-08-13T14:34:00Z">
              <w:r>
                <w:t xml:space="preserve">      }</w:t>
              </w:r>
            </w:ins>
          </w:p>
          <w:p w14:paraId="3E9EC523" w14:textId="77777777" w:rsidR="0089627C" w:rsidRDefault="0089627C" w:rsidP="0089627C">
            <w:pPr>
              <w:pStyle w:val="XML1"/>
              <w:rPr>
                <w:ins w:id="12220" w:author="Thomas Dietz" w:date="2012-08-13T14:34:00Z"/>
              </w:rPr>
            </w:pPr>
            <w:ins w:id="12221" w:author="Thomas Dietz" w:date="2012-08-13T14:34:00Z">
              <w:r>
                <w:t xml:space="preserve">      leaf max-rate {</w:t>
              </w:r>
            </w:ins>
          </w:p>
          <w:p w14:paraId="6BFD9805" w14:textId="77777777" w:rsidR="0089627C" w:rsidRDefault="0089627C" w:rsidP="0089627C">
            <w:pPr>
              <w:pStyle w:val="XML1"/>
              <w:rPr>
                <w:ins w:id="12222" w:author="Thomas Dietz" w:date="2012-08-13T14:34:00Z"/>
              </w:rPr>
            </w:pPr>
            <w:ins w:id="12223" w:author="Thomas Dietz" w:date="2012-08-13T14:34:00Z">
              <w:r>
                <w:t xml:space="preserve">        type OFTenthOfAPercentType;</w:t>
              </w:r>
            </w:ins>
          </w:p>
          <w:p w14:paraId="7ABDDC84" w14:textId="77777777" w:rsidR="0089627C" w:rsidRDefault="0089627C" w:rsidP="0089627C">
            <w:pPr>
              <w:pStyle w:val="XML1"/>
              <w:rPr>
                <w:ins w:id="12224" w:author="Thomas Dietz" w:date="2012-08-13T14:34:00Z"/>
              </w:rPr>
            </w:pPr>
            <w:ins w:id="12225" w:author="Thomas Dietz" w:date="2012-08-13T14:34:00Z">
              <w:r>
                <w:t xml:space="preserve">        description "The maximum rate that is reserved for this</w:t>
              </w:r>
            </w:ins>
          </w:p>
          <w:p w14:paraId="60C1B8F3" w14:textId="77777777" w:rsidR="0089627C" w:rsidRDefault="0089627C" w:rsidP="0089627C">
            <w:pPr>
              <w:pStyle w:val="XML1"/>
              <w:rPr>
                <w:ins w:id="12226" w:author="Thomas Dietz" w:date="2012-08-13T14:34:00Z"/>
              </w:rPr>
            </w:pPr>
            <w:ins w:id="12227" w:author="Thomas Dietz" w:date="2012-08-13T14:34:00Z">
              <w:r>
                <w:t xml:space="preserve">          queue in 1/10 of a percent of the actual rate.</w:t>
              </w:r>
            </w:ins>
          </w:p>
          <w:p w14:paraId="02E12C01" w14:textId="77777777" w:rsidR="0089627C" w:rsidRDefault="0089627C" w:rsidP="0089627C">
            <w:pPr>
              <w:pStyle w:val="XML1"/>
              <w:rPr>
                <w:ins w:id="12228" w:author="Thomas Dietz" w:date="2012-08-13T14:34:00Z"/>
              </w:rPr>
            </w:pPr>
          </w:p>
          <w:p w14:paraId="1361E128" w14:textId="77777777" w:rsidR="0089627C" w:rsidRDefault="0089627C" w:rsidP="0089627C">
            <w:pPr>
              <w:pStyle w:val="XML1"/>
              <w:rPr>
                <w:ins w:id="12229" w:author="Thomas Dietz" w:date="2012-08-13T14:34:00Z"/>
              </w:rPr>
            </w:pPr>
            <w:ins w:id="12230" w:author="Thomas Dietz" w:date="2012-08-13T14:34:00Z">
              <w:r>
                <w:t xml:space="preserve">          This element is optional. If not present the max-rate is</w:t>
              </w:r>
            </w:ins>
          </w:p>
          <w:p w14:paraId="2D077741" w14:textId="77777777" w:rsidR="0089627C" w:rsidRDefault="0089627C" w:rsidP="0089627C">
            <w:pPr>
              <w:pStyle w:val="XML1"/>
              <w:rPr>
                <w:ins w:id="12231" w:author="Thomas Dietz" w:date="2012-08-13T14:34:00Z"/>
              </w:rPr>
            </w:pPr>
            <w:ins w:id="12232" w:author="Thomas Dietz" w:date="2012-08-13T14:34:00Z">
              <w:r>
                <w:t xml:space="preserve">          not set.";</w:t>
              </w:r>
            </w:ins>
          </w:p>
          <w:p w14:paraId="1276BA2E" w14:textId="77777777" w:rsidR="0089627C" w:rsidRDefault="0089627C" w:rsidP="0089627C">
            <w:pPr>
              <w:pStyle w:val="XML1"/>
              <w:rPr>
                <w:ins w:id="12233" w:author="Thomas Dietz" w:date="2012-08-13T14:34:00Z"/>
              </w:rPr>
            </w:pPr>
            <w:ins w:id="12234" w:author="Thomas Dietz" w:date="2012-08-13T14:34:00Z">
              <w:r>
                <w:t xml:space="preserve">      }</w:t>
              </w:r>
            </w:ins>
          </w:p>
          <w:p w14:paraId="6FD127B6" w14:textId="77777777" w:rsidR="0089627C" w:rsidRDefault="0089627C" w:rsidP="0089627C">
            <w:pPr>
              <w:pStyle w:val="XML1"/>
              <w:rPr>
                <w:ins w:id="12235" w:author="Thomas Dietz" w:date="2012-08-13T14:34:00Z"/>
              </w:rPr>
            </w:pPr>
            <w:ins w:id="12236" w:author="Thomas Dietz" w:date="2012-08-13T14:34:00Z">
              <w:r>
                <w:t xml:space="preserve">      leaf-list experimenter {</w:t>
              </w:r>
            </w:ins>
          </w:p>
          <w:p w14:paraId="45ED6961" w14:textId="77777777" w:rsidR="0089627C" w:rsidRDefault="0089627C" w:rsidP="0089627C">
            <w:pPr>
              <w:pStyle w:val="XML1"/>
              <w:rPr>
                <w:ins w:id="12237" w:author="Thomas Dietz" w:date="2012-08-13T14:34:00Z"/>
              </w:rPr>
            </w:pPr>
            <w:ins w:id="12238" w:author="Thomas Dietz" w:date="2012-08-13T14:34:00Z">
              <w:r>
                <w:t xml:space="preserve">        type uint32;</w:t>
              </w:r>
            </w:ins>
          </w:p>
          <w:p w14:paraId="3FF0763F" w14:textId="77777777" w:rsidR="0089627C" w:rsidRDefault="0089627C" w:rsidP="0089627C">
            <w:pPr>
              <w:pStyle w:val="XML1"/>
              <w:rPr>
                <w:ins w:id="12239" w:author="Thomas Dietz" w:date="2012-08-13T14:34:00Z"/>
              </w:rPr>
            </w:pPr>
            <w:ins w:id="12240" w:author="Thomas Dietz" w:date="2012-08-13T14:34:00Z">
              <w:r>
                <w:t xml:space="preserve">        description "A list of experimenter identifiers of queue</w:t>
              </w:r>
            </w:ins>
          </w:p>
          <w:p w14:paraId="06F517B9" w14:textId="77777777" w:rsidR="0089627C" w:rsidRDefault="0089627C" w:rsidP="0089627C">
            <w:pPr>
              <w:pStyle w:val="XML1"/>
              <w:rPr>
                <w:ins w:id="12241" w:author="Thomas Dietz" w:date="2012-08-13T14:34:00Z"/>
              </w:rPr>
            </w:pPr>
            <w:ins w:id="12242" w:author="Thomas Dietz" w:date="2012-08-13T14:34:00Z">
              <w:r>
                <w:t xml:space="preserve">          properties used.</w:t>
              </w:r>
            </w:ins>
          </w:p>
          <w:p w14:paraId="039BB69A" w14:textId="77777777" w:rsidR="0089627C" w:rsidRDefault="0089627C" w:rsidP="0089627C">
            <w:pPr>
              <w:pStyle w:val="XML1"/>
              <w:rPr>
                <w:ins w:id="12243" w:author="Thomas Dietz" w:date="2012-08-13T14:34:00Z"/>
              </w:rPr>
            </w:pPr>
          </w:p>
          <w:p w14:paraId="07B8F3BC" w14:textId="77777777" w:rsidR="0089627C" w:rsidRDefault="0089627C" w:rsidP="0089627C">
            <w:pPr>
              <w:pStyle w:val="XML1"/>
              <w:rPr>
                <w:ins w:id="12244" w:author="Thomas Dietz" w:date="2012-08-13T14:34:00Z"/>
              </w:rPr>
            </w:pPr>
            <w:ins w:id="12245" w:author="Thomas Dietz" w:date="2012-08-13T14:34:00Z">
              <w:r>
                <w:lastRenderedPageBreak/>
                <w:t xml:space="preserve">          This element is optional.";</w:t>
              </w:r>
            </w:ins>
          </w:p>
          <w:p w14:paraId="5D6B3934" w14:textId="77777777" w:rsidR="0089627C" w:rsidRDefault="0089627C" w:rsidP="0089627C">
            <w:pPr>
              <w:pStyle w:val="XML1"/>
              <w:rPr>
                <w:ins w:id="12246" w:author="Thomas Dietz" w:date="2012-08-13T14:34:00Z"/>
              </w:rPr>
            </w:pPr>
            <w:ins w:id="12247" w:author="Thomas Dietz" w:date="2012-08-13T14:34:00Z">
              <w:r>
                <w:t xml:space="preserve">      }</w:t>
              </w:r>
            </w:ins>
          </w:p>
          <w:p w14:paraId="757E6BC9" w14:textId="77777777" w:rsidR="0089627C" w:rsidRDefault="0089627C" w:rsidP="0089627C">
            <w:pPr>
              <w:pStyle w:val="XML1"/>
              <w:rPr>
                <w:ins w:id="12248" w:author="Thomas Dietz" w:date="2012-08-13T14:34:00Z"/>
              </w:rPr>
            </w:pPr>
            <w:ins w:id="12249" w:author="Thomas Dietz" w:date="2012-08-13T14:34:00Z">
              <w:r>
                <w:t xml:space="preserve">    }</w:t>
              </w:r>
            </w:ins>
          </w:p>
          <w:p w14:paraId="2341F4C9" w14:textId="0DF9ED71" w:rsidR="0089627C" w:rsidRDefault="0089627C" w:rsidP="0089627C">
            <w:pPr>
              <w:pStyle w:val="XML1"/>
              <w:rPr>
                <w:ins w:id="12250" w:author="Thomas Dietz" w:date="2012-08-13T14:34:00Z"/>
              </w:rPr>
            </w:pPr>
            <w:ins w:id="12251" w:author="Thomas Dietz" w:date="2012-08-13T14:34:00Z">
              <w:r>
                <w:t xml:space="preserve">  }</w:t>
              </w:r>
            </w:ins>
          </w:p>
          <w:p w14:paraId="455E62EA" w14:textId="77777777" w:rsidR="0089627C" w:rsidRDefault="0089627C" w:rsidP="0089627C">
            <w:pPr>
              <w:pStyle w:val="XML1"/>
              <w:rPr>
                <w:ins w:id="12252" w:author="Thomas Dietz" w:date="2012-08-13T14:34:00Z"/>
              </w:rPr>
            </w:pPr>
          </w:p>
          <w:p w14:paraId="255424B6" w14:textId="34589524" w:rsidR="0089627C" w:rsidRDefault="0089627C" w:rsidP="0089627C">
            <w:pPr>
              <w:pStyle w:val="XML1"/>
              <w:rPr>
                <w:ins w:id="12253" w:author="Thomas Dietz" w:date="2012-08-13T14:34:00Z"/>
              </w:rPr>
            </w:pPr>
            <w:ins w:id="12254" w:author="Thomas Dietz" w:date="2012-08-13T14:34:00Z">
              <w:r>
                <w:t xml:space="preserve">  typedef OFTenthOfAPercentType {</w:t>
              </w:r>
            </w:ins>
          </w:p>
          <w:p w14:paraId="28111158" w14:textId="77777777" w:rsidR="0089627C" w:rsidRDefault="0089627C" w:rsidP="0089627C">
            <w:pPr>
              <w:pStyle w:val="XML1"/>
              <w:rPr>
                <w:ins w:id="12255" w:author="Thomas Dietz" w:date="2012-08-13T14:34:00Z"/>
              </w:rPr>
            </w:pPr>
            <w:ins w:id="12256" w:author="Thomas Dietz" w:date="2012-08-13T14:34:00Z">
              <w:r>
                <w:t xml:space="preserve">    type uint16 {</w:t>
              </w:r>
            </w:ins>
          </w:p>
          <w:p w14:paraId="31D31910" w14:textId="77777777" w:rsidR="0089627C" w:rsidRDefault="0089627C" w:rsidP="0089627C">
            <w:pPr>
              <w:pStyle w:val="XML1"/>
              <w:rPr>
                <w:ins w:id="12257" w:author="Thomas Dietz" w:date="2012-08-13T14:34:00Z"/>
              </w:rPr>
            </w:pPr>
            <w:ins w:id="12258" w:author="Thomas Dietz" w:date="2012-08-13T14:34:00Z">
              <w:r>
                <w:t xml:space="preserve">      range "0..1000";</w:t>
              </w:r>
            </w:ins>
          </w:p>
          <w:p w14:paraId="0A754838" w14:textId="77777777" w:rsidR="0089627C" w:rsidRDefault="0089627C" w:rsidP="0089627C">
            <w:pPr>
              <w:pStyle w:val="XML1"/>
              <w:rPr>
                <w:ins w:id="12259" w:author="Thomas Dietz" w:date="2012-08-13T14:34:00Z"/>
              </w:rPr>
            </w:pPr>
            <w:ins w:id="12260" w:author="Thomas Dietz" w:date="2012-08-13T14:34:00Z">
              <w:r>
                <w:t xml:space="preserve">    }</w:t>
              </w:r>
            </w:ins>
          </w:p>
          <w:p w14:paraId="506031CF" w14:textId="77777777" w:rsidR="0089627C" w:rsidRDefault="0089627C" w:rsidP="0089627C">
            <w:pPr>
              <w:pStyle w:val="XML1"/>
              <w:rPr>
                <w:ins w:id="12261" w:author="Thomas Dietz" w:date="2012-08-13T14:34:00Z"/>
              </w:rPr>
            </w:pPr>
            <w:ins w:id="12262" w:author="Thomas Dietz" w:date="2012-08-13T14:34:00Z">
              <w:r>
                <w:t xml:space="preserve">    units "1/10 of a percent";</w:t>
              </w:r>
            </w:ins>
          </w:p>
          <w:p w14:paraId="1563A526" w14:textId="77777777" w:rsidR="0089627C" w:rsidRDefault="0089627C" w:rsidP="0089627C">
            <w:pPr>
              <w:pStyle w:val="XML1"/>
              <w:rPr>
                <w:ins w:id="12263" w:author="Thomas Dietz" w:date="2012-08-13T14:34:00Z"/>
              </w:rPr>
            </w:pPr>
            <w:ins w:id="12264" w:author="Thomas Dietz" w:date="2012-08-13T14:34:00Z">
              <w:r>
                <w:t xml:space="preserve">    description "This type defines a value in tenth of a percent.";</w:t>
              </w:r>
            </w:ins>
          </w:p>
          <w:p w14:paraId="74BC8051" w14:textId="2AC35934" w:rsidR="006F4495" w:rsidRPr="009F1B7D" w:rsidRDefault="0089627C" w:rsidP="0089627C">
            <w:pPr>
              <w:pStyle w:val="XML1"/>
            </w:pPr>
            <w:ins w:id="12265" w:author="Thomas Dietz" w:date="2012-08-13T14:34:00Z">
              <w:r>
                <w:t xml:space="preserve">  }</w:t>
              </w:r>
            </w:ins>
          </w:p>
        </w:tc>
      </w:tr>
    </w:tbl>
    <w:p w14:paraId="72124059" w14:textId="42FFB4B3" w:rsidR="002A5300" w:rsidRPr="009F1B7D" w:rsidRDefault="002A5300" w:rsidP="002A5300">
      <w:pPr>
        <w:pStyle w:val="Heading2"/>
        <w:keepLines w:val="0"/>
        <w:ind w:left="576" w:hanging="576"/>
        <w:contextualSpacing/>
      </w:pPr>
      <w:bookmarkStart w:id="12266" w:name="_Toc333403920"/>
      <w:r>
        <w:lastRenderedPageBreak/>
        <w:t>External Certificate</w:t>
      </w:r>
      <w:bookmarkEnd w:id="12266"/>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2267" w:name="_Toc333403921"/>
      <w:r w:rsidRPr="00DB42FD">
        <w:t>UML Diagram</w:t>
      </w:r>
      <w:bookmarkEnd w:id="12267"/>
    </w:p>
    <w:p w14:paraId="72061590" w14:textId="65BA7BFF" w:rsidR="002A5300" w:rsidRPr="009F1B7D" w:rsidRDefault="00BB307B" w:rsidP="002A5300">
      <w:pPr>
        <w:keepNext/>
        <w:jc w:val="center"/>
      </w:pPr>
      <w:r>
        <w:object w:dxaOrig="3114" w:dyaOrig="2210" w14:anchorId="55CAF233">
          <v:shape id="_x0000_i1038" type="#_x0000_t75" style="width:154.8pt;height:111pt" o:ole="">
            <v:imagedata r:id="rId38" o:title=""/>
          </v:shape>
          <o:OLEObject Type="Embed" ProgID="Visio.Drawing.11" ShapeID="_x0000_i1038" DrawAspect="Content" ObjectID="_1407242438" r:id="rId39"/>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2268" w:name="_Toc333403922"/>
      <w:r w:rsidRPr="00DB42FD">
        <w:t>XML Schema</w:t>
      </w:r>
      <w:bookmarkEnd w:id="12268"/>
    </w:p>
    <w:tbl>
      <w:tblPr>
        <w:tblStyle w:val="XMLtable"/>
        <w:tblW w:w="5000" w:type="pct"/>
        <w:tblLook w:val="04A0" w:firstRow="1" w:lastRow="0" w:firstColumn="1" w:lastColumn="0" w:noHBand="0" w:noVBand="1"/>
        <w:tblPrChange w:id="12269" w:author="Thomas Dietz" w:date="2012-08-13T14:35:00Z">
          <w:tblPr>
            <w:tblStyle w:val="TableGrid"/>
            <w:tblW w:w="0" w:type="auto"/>
            <w:tblInd w:w="378" w:type="dxa"/>
            <w:shd w:val="clear" w:color="auto" w:fill="C8FCCD"/>
            <w:tblLook w:val="04A0" w:firstRow="1" w:lastRow="0" w:firstColumn="1" w:lastColumn="0" w:noHBand="0" w:noVBand="1"/>
          </w:tblPr>
        </w:tblPrChange>
      </w:tblPr>
      <w:tblGrid>
        <w:gridCol w:w="9474"/>
        <w:tblGridChange w:id="12270">
          <w:tblGrid>
            <w:gridCol w:w="8820"/>
          </w:tblGrid>
        </w:tblGridChange>
      </w:tblGrid>
      <w:tr w:rsidR="002A5300" w:rsidRPr="009F1B7D" w14:paraId="08FC3DBF" w14:textId="77777777" w:rsidTr="002610E5">
        <w:tc>
          <w:tcPr>
            <w:tcW w:w="8820" w:type="dxa"/>
            <w:tcPrChange w:id="12271" w:author="Thomas Dietz" w:date="2012-08-13T14:35:00Z">
              <w:tcPr>
                <w:tcW w:w="8820" w:type="dxa"/>
                <w:shd w:val="clear" w:color="auto" w:fill="C8FCCD"/>
              </w:tcPr>
            </w:tcPrChange>
          </w:tcPr>
          <w:p w14:paraId="5399E31E" w14:textId="695B587B" w:rsidR="002A5300" w:rsidRPr="009F1B7D" w:rsidDel="002610E5" w:rsidRDefault="002A5300" w:rsidP="009D0278">
            <w:pPr>
              <w:pStyle w:val="XML1"/>
              <w:rPr>
                <w:del w:id="12272" w:author="Thomas Dietz" w:date="2012-08-13T14:35:00Z"/>
              </w:rPr>
            </w:pPr>
            <w:del w:id="12273" w:author="Thomas Dietz" w:date="2012-08-13T14:35:00Z">
              <w:r w:rsidRPr="009F1B7D" w:rsidDel="002610E5">
                <w:delText>&lt;xs:complexType name="</w:delText>
              </w:r>
              <w:r w:rsidDel="002610E5">
                <w:delText>OFExternalCertificate</w:delText>
              </w:r>
              <w:r w:rsidR="00DC7465" w:rsidDel="002610E5">
                <w:delText>Type</w:delText>
              </w:r>
              <w:r w:rsidRPr="009F1B7D" w:rsidDel="002610E5">
                <w:delText>"&gt;</w:delText>
              </w:r>
            </w:del>
          </w:p>
          <w:p w14:paraId="51AADCB3" w14:textId="705E49D0" w:rsidR="002A5300" w:rsidRPr="009F1B7D" w:rsidDel="002610E5" w:rsidRDefault="002A5300" w:rsidP="009D0278">
            <w:pPr>
              <w:pStyle w:val="XML2"/>
              <w:rPr>
                <w:del w:id="12274" w:author="Thomas Dietz" w:date="2012-08-13T14:35:00Z"/>
              </w:rPr>
            </w:pPr>
            <w:del w:id="12275" w:author="Thomas Dietz" w:date="2012-08-13T14:35:00Z">
              <w:r w:rsidRPr="009F1B7D" w:rsidDel="002610E5">
                <w:delText>&lt;xs:complexContent&gt;</w:delText>
              </w:r>
            </w:del>
          </w:p>
          <w:p w14:paraId="22E1A0F6" w14:textId="518D6E87" w:rsidR="002A5300" w:rsidRPr="009F1B7D" w:rsidDel="002610E5" w:rsidRDefault="002A5300" w:rsidP="009D0278">
            <w:pPr>
              <w:pStyle w:val="XML3"/>
              <w:rPr>
                <w:del w:id="12276" w:author="Thomas Dietz" w:date="2012-08-13T14:35:00Z"/>
              </w:rPr>
            </w:pPr>
            <w:del w:id="12277" w:author="Thomas Dietz" w:date="2012-08-13T14:35:00Z">
              <w:r w:rsidRPr="009F1B7D" w:rsidDel="002610E5">
                <w:delText>&lt;xs:extension base="OFResourceType"&gt;</w:delText>
              </w:r>
            </w:del>
          </w:p>
          <w:p w14:paraId="44E8C05A" w14:textId="39D60770" w:rsidR="002A5300" w:rsidRPr="009F1B7D" w:rsidDel="002610E5" w:rsidRDefault="002A5300" w:rsidP="009D0278">
            <w:pPr>
              <w:pStyle w:val="XML4"/>
              <w:rPr>
                <w:del w:id="12278" w:author="Thomas Dietz" w:date="2012-08-13T14:35:00Z"/>
              </w:rPr>
            </w:pPr>
            <w:del w:id="12279" w:author="Thomas Dietz" w:date="2012-08-13T14:35:00Z">
              <w:r w:rsidRPr="009F1B7D" w:rsidDel="002610E5">
                <w:delText>&lt;xs:sequence maxOccurs="1" minOccurs="1"&gt;</w:delText>
              </w:r>
            </w:del>
          </w:p>
          <w:p w14:paraId="0F2E7DD7" w14:textId="286B98B0" w:rsidR="002A5300" w:rsidRPr="009F1B7D" w:rsidDel="002610E5" w:rsidRDefault="002A5300" w:rsidP="009D0278">
            <w:pPr>
              <w:pStyle w:val="XML5"/>
              <w:rPr>
                <w:del w:id="12280" w:author="Thomas Dietz" w:date="2012-08-13T14:35:00Z"/>
              </w:rPr>
            </w:pPr>
            <w:del w:id="12281" w:author="Thomas Dietz" w:date="2012-08-13T14:35:00Z">
              <w:r w:rsidRPr="009F1B7D" w:rsidDel="002610E5">
                <w:delText>&lt;xs:element name="</w:delText>
              </w:r>
              <w:r w:rsidDel="002610E5">
                <w:delText>certificate</w:delText>
              </w:r>
              <w:r w:rsidRPr="009F1B7D" w:rsidDel="002610E5">
                <w:delText xml:space="preserve">" </w:delText>
              </w:r>
            </w:del>
          </w:p>
          <w:p w14:paraId="059E49CC" w14:textId="2CB701DC" w:rsidR="002A5300" w:rsidRPr="009F1B7D" w:rsidDel="002610E5" w:rsidRDefault="002A5300" w:rsidP="009D0278">
            <w:pPr>
              <w:pStyle w:val="XML9"/>
              <w:rPr>
                <w:del w:id="12282" w:author="Thomas Dietz" w:date="2012-08-13T14:35:00Z"/>
              </w:rPr>
            </w:pPr>
            <w:del w:id="12283" w:author="Thomas Dietz" w:date="2012-08-13T14:35: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7C3B2D4F" w14:textId="03CF172A" w:rsidR="002A5300" w:rsidRPr="009F1B7D" w:rsidDel="002610E5" w:rsidRDefault="002A5300" w:rsidP="009D0278">
            <w:pPr>
              <w:pStyle w:val="XML4"/>
              <w:rPr>
                <w:del w:id="12284" w:author="Thomas Dietz" w:date="2012-08-13T14:35:00Z"/>
              </w:rPr>
            </w:pPr>
            <w:del w:id="12285" w:author="Thomas Dietz" w:date="2012-08-13T14:35:00Z">
              <w:r w:rsidRPr="009F1B7D" w:rsidDel="002610E5">
                <w:delText>&lt;/xs:sequence&gt;</w:delText>
              </w:r>
            </w:del>
          </w:p>
          <w:p w14:paraId="05462A36" w14:textId="3AB84940" w:rsidR="002A5300" w:rsidRPr="009F1B7D" w:rsidDel="002610E5" w:rsidRDefault="002A5300" w:rsidP="009D0278">
            <w:pPr>
              <w:pStyle w:val="XML3"/>
              <w:rPr>
                <w:del w:id="12286" w:author="Thomas Dietz" w:date="2012-08-13T14:35:00Z"/>
              </w:rPr>
            </w:pPr>
            <w:del w:id="12287" w:author="Thomas Dietz" w:date="2012-08-13T14:35:00Z">
              <w:r w:rsidRPr="009F1B7D" w:rsidDel="002610E5">
                <w:delText>&lt;/xs:extension&gt;</w:delText>
              </w:r>
            </w:del>
          </w:p>
          <w:p w14:paraId="6FCE0C7E" w14:textId="4ADEEF6C" w:rsidR="002A5300" w:rsidRPr="009F1B7D" w:rsidDel="002610E5" w:rsidRDefault="002A5300" w:rsidP="009D0278">
            <w:pPr>
              <w:pStyle w:val="XML2"/>
              <w:rPr>
                <w:del w:id="12288" w:author="Thomas Dietz" w:date="2012-08-13T14:35:00Z"/>
              </w:rPr>
            </w:pPr>
            <w:del w:id="12289" w:author="Thomas Dietz" w:date="2012-08-13T14:35:00Z">
              <w:r w:rsidRPr="009F1B7D" w:rsidDel="002610E5">
                <w:delText>&lt;/xs:complexContent&gt;</w:delText>
              </w:r>
            </w:del>
          </w:p>
          <w:p w14:paraId="7AC9BEAC" w14:textId="7240EFA9" w:rsidR="002A5300" w:rsidDel="002610E5" w:rsidRDefault="002A5300" w:rsidP="009D0278">
            <w:pPr>
              <w:pStyle w:val="XML1"/>
              <w:rPr>
                <w:del w:id="12290" w:author="Thomas Dietz" w:date="2012-08-13T14:35:00Z"/>
              </w:rPr>
            </w:pPr>
            <w:del w:id="12291" w:author="Thomas Dietz" w:date="2012-08-13T14:35:00Z">
              <w:r w:rsidRPr="009F1B7D" w:rsidDel="002610E5">
                <w:delText>&lt;/xs:complexType&gt;</w:delText>
              </w:r>
            </w:del>
          </w:p>
          <w:p w14:paraId="08702AD9" w14:textId="40372001" w:rsidR="00DC3719" w:rsidDel="002610E5" w:rsidRDefault="00DC3719" w:rsidP="009D0278">
            <w:pPr>
              <w:pStyle w:val="XML1"/>
              <w:rPr>
                <w:del w:id="12292" w:author="Thomas Dietz" w:date="2012-08-13T14:35:00Z"/>
              </w:rPr>
            </w:pPr>
          </w:p>
          <w:p w14:paraId="71752A76" w14:textId="093AE441" w:rsidR="00DC3719" w:rsidDel="002610E5" w:rsidRDefault="00DC3719" w:rsidP="009D0278">
            <w:pPr>
              <w:pStyle w:val="XML1"/>
              <w:rPr>
                <w:del w:id="12293" w:author="Thomas Dietz" w:date="2012-08-13T14:35:00Z"/>
              </w:rPr>
            </w:pPr>
            <w:del w:id="12294" w:author="Thomas Dietz" w:date="2012-08-13T14:35:00Z">
              <w:r w:rsidDel="002610E5">
                <w:delText>&lt;xs:simpleType name=</w:delText>
              </w:r>
              <w:r w:rsidRPr="009F1B7D" w:rsidDel="002610E5">
                <w:delText>"</w:delText>
              </w:r>
              <w:r w:rsidDel="002610E5">
                <w:delText>OFX509CertificateType</w:delText>
              </w:r>
              <w:r w:rsidRPr="009F1B7D" w:rsidDel="002610E5">
                <w:delText>"</w:delText>
              </w:r>
              <w:r w:rsidDel="002610E5">
                <w:delText>&gt;</w:delText>
              </w:r>
            </w:del>
          </w:p>
          <w:p w14:paraId="0FD2B347" w14:textId="3CB8DA75" w:rsidR="00DC3719" w:rsidDel="002610E5" w:rsidRDefault="00DC3719" w:rsidP="009767AE">
            <w:pPr>
              <w:pStyle w:val="XML2"/>
              <w:rPr>
                <w:del w:id="12295" w:author="Thomas Dietz" w:date="2012-08-13T14:35:00Z"/>
              </w:rPr>
            </w:pPr>
            <w:del w:id="12296" w:author="Thomas Dietz" w:date="2012-08-13T14:35:00Z">
              <w:r w:rsidDel="002610E5">
                <w:delText>&lt;xs:restriction base=</w:delText>
              </w:r>
              <w:r w:rsidRPr="009F1B7D" w:rsidDel="002610E5">
                <w:delText>"</w:delText>
              </w:r>
              <w:r w:rsidDel="002610E5">
                <w:delText>base64Binary</w:delText>
              </w:r>
              <w:r w:rsidRPr="009F1B7D" w:rsidDel="002610E5">
                <w:delText>"</w:delText>
              </w:r>
              <w:r w:rsidDel="002610E5">
                <w:delText>&gt;&lt;/xs:restriction&gt;</w:delText>
              </w:r>
            </w:del>
          </w:p>
          <w:p w14:paraId="56F6167B" w14:textId="77777777" w:rsidR="002610E5" w:rsidRDefault="00DC3719" w:rsidP="002610E5">
            <w:pPr>
              <w:pStyle w:val="XML1"/>
              <w:rPr>
                <w:ins w:id="12297" w:author="Thomas Dietz" w:date="2012-08-13T14:35:00Z"/>
              </w:rPr>
            </w:pPr>
            <w:del w:id="12298" w:author="Thomas Dietz" w:date="2012-08-13T14:35:00Z">
              <w:r w:rsidDel="002610E5">
                <w:delText>&lt;/xs:simpleType&gt;</w:delText>
              </w:r>
            </w:del>
            <w:ins w:id="12299" w:author="Thomas Dietz" w:date="2012-08-13T14:35:00Z">
              <w:r w:rsidR="002610E5">
                <w:t xml:space="preserve">  &lt;xs:group name="OFExternalCertificateType"&gt;</w:t>
              </w:r>
            </w:ins>
          </w:p>
          <w:p w14:paraId="39C95A61" w14:textId="77777777" w:rsidR="002610E5" w:rsidRDefault="002610E5" w:rsidP="002610E5">
            <w:pPr>
              <w:pStyle w:val="XML1"/>
              <w:rPr>
                <w:ins w:id="12300" w:author="Thomas Dietz" w:date="2012-08-13T14:35:00Z"/>
              </w:rPr>
            </w:pPr>
            <w:ins w:id="12301" w:author="Thomas Dietz" w:date="2012-08-13T14:35:00Z">
              <w:r>
                <w:t xml:space="preserve">    &lt;xs:annotation&gt;</w:t>
              </w:r>
            </w:ins>
          </w:p>
          <w:p w14:paraId="7C9D1214" w14:textId="77777777" w:rsidR="002610E5" w:rsidRDefault="002610E5" w:rsidP="002610E5">
            <w:pPr>
              <w:pStyle w:val="XML1"/>
              <w:rPr>
                <w:ins w:id="12302" w:author="Thomas Dietz" w:date="2012-08-13T14:35:00Z"/>
              </w:rPr>
            </w:pPr>
            <w:ins w:id="12303" w:author="Thomas Dietz" w:date="2012-08-13T14:35:00Z">
              <w:r>
                <w:t xml:space="preserve">      &lt;xs:documentation&gt;</w:t>
              </w:r>
            </w:ins>
          </w:p>
          <w:p w14:paraId="30CB771D" w14:textId="77777777" w:rsidR="002610E5" w:rsidRDefault="002610E5" w:rsidP="002610E5">
            <w:pPr>
              <w:pStyle w:val="XML1"/>
              <w:rPr>
                <w:ins w:id="12304" w:author="Thomas Dietz" w:date="2012-08-13T14:35:00Z"/>
              </w:rPr>
            </w:pPr>
            <w:ins w:id="12305" w:author="Thomas Dietz" w:date="2012-08-13T14:35:00Z">
              <w:r>
                <w:t xml:space="preserve">        This grouping specifies a certificate that can be</w:t>
              </w:r>
            </w:ins>
          </w:p>
          <w:p w14:paraId="08A551F4" w14:textId="77777777" w:rsidR="002610E5" w:rsidRDefault="002610E5" w:rsidP="002610E5">
            <w:pPr>
              <w:pStyle w:val="XML1"/>
              <w:rPr>
                <w:ins w:id="12306" w:author="Thomas Dietz" w:date="2012-08-13T14:35:00Z"/>
              </w:rPr>
            </w:pPr>
            <w:ins w:id="12307" w:author="Thomas Dietz" w:date="2012-08-13T14:35:00Z">
              <w:r>
                <w:t xml:space="preserve">        used by an OpenFlow Logical Switch for authenticating a </w:t>
              </w:r>
            </w:ins>
          </w:p>
          <w:p w14:paraId="4945BCE1" w14:textId="77777777" w:rsidR="002610E5" w:rsidRDefault="002610E5" w:rsidP="002610E5">
            <w:pPr>
              <w:pStyle w:val="XML1"/>
              <w:rPr>
                <w:ins w:id="12308" w:author="Thomas Dietz" w:date="2012-08-13T14:35:00Z"/>
              </w:rPr>
            </w:pPr>
            <w:ins w:id="12309" w:author="Thomas Dietz" w:date="2012-08-13T14:35:00Z">
              <w:r>
                <w:t xml:space="preserve">        controller when a TLS connection is established.</w:t>
              </w:r>
            </w:ins>
          </w:p>
          <w:p w14:paraId="136BE945" w14:textId="77777777" w:rsidR="002610E5" w:rsidRDefault="002610E5" w:rsidP="002610E5">
            <w:pPr>
              <w:pStyle w:val="XML1"/>
              <w:rPr>
                <w:ins w:id="12310" w:author="Thomas Dietz" w:date="2012-08-13T14:35:00Z"/>
              </w:rPr>
            </w:pPr>
            <w:ins w:id="12311" w:author="Thomas Dietz" w:date="2012-08-13T14:35:00Z">
              <w:r>
                <w:t xml:space="preserve">      &lt;/xs:documentation&gt;</w:t>
              </w:r>
            </w:ins>
          </w:p>
          <w:p w14:paraId="2DE0B444" w14:textId="77777777" w:rsidR="002610E5" w:rsidRDefault="002610E5" w:rsidP="002610E5">
            <w:pPr>
              <w:pStyle w:val="XML1"/>
              <w:rPr>
                <w:ins w:id="12312" w:author="Thomas Dietz" w:date="2012-08-13T14:35:00Z"/>
              </w:rPr>
            </w:pPr>
            <w:ins w:id="12313" w:author="Thomas Dietz" w:date="2012-08-13T14:35:00Z">
              <w:r>
                <w:t xml:space="preserve">    &lt;/xs:annotation&gt;</w:t>
              </w:r>
            </w:ins>
          </w:p>
          <w:p w14:paraId="20705106" w14:textId="77777777" w:rsidR="002610E5" w:rsidRDefault="002610E5" w:rsidP="002610E5">
            <w:pPr>
              <w:pStyle w:val="XML1"/>
              <w:rPr>
                <w:ins w:id="12314" w:author="Thomas Dietz" w:date="2012-08-13T14:35:00Z"/>
              </w:rPr>
            </w:pPr>
          </w:p>
          <w:p w14:paraId="0FE10F20" w14:textId="77777777" w:rsidR="002610E5" w:rsidRDefault="002610E5" w:rsidP="002610E5">
            <w:pPr>
              <w:pStyle w:val="XML1"/>
              <w:rPr>
                <w:ins w:id="12315" w:author="Thomas Dietz" w:date="2012-08-13T14:35:00Z"/>
              </w:rPr>
            </w:pPr>
            <w:ins w:id="12316" w:author="Thomas Dietz" w:date="2012-08-13T14:35:00Z">
              <w:r>
                <w:t xml:space="preserve">    &lt;xs:sequence&gt;</w:t>
              </w:r>
            </w:ins>
          </w:p>
          <w:p w14:paraId="480DFE17" w14:textId="77777777" w:rsidR="002610E5" w:rsidRDefault="002610E5" w:rsidP="002610E5">
            <w:pPr>
              <w:pStyle w:val="XML1"/>
              <w:rPr>
                <w:ins w:id="12317" w:author="Thomas Dietz" w:date="2012-08-13T14:35:00Z"/>
              </w:rPr>
            </w:pPr>
            <w:ins w:id="12318" w:author="Thomas Dietz" w:date="2012-08-13T14:35:00Z">
              <w:r>
                <w:t xml:space="preserve">      &lt;xs:group ref="OFResourceType"/&gt;</w:t>
              </w:r>
            </w:ins>
          </w:p>
          <w:p w14:paraId="5BD98C6C" w14:textId="77777777" w:rsidR="002610E5" w:rsidRDefault="002610E5" w:rsidP="002610E5">
            <w:pPr>
              <w:pStyle w:val="XML1"/>
              <w:rPr>
                <w:ins w:id="12319" w:author="Thomas Dietz" w:date="2012-08-13T14:35:00Z"/>
              </w:rPr>
            </w:pPr>
            <w:ins w:id="12320" w:author="Thomas Dietz" w:date="2012-08-13T14:35:00Z">
              <w:r>
                <w:t xml:space="preserve">      &lt;xs:element name="certificate"  type="xs:string"&gt;</w:t>
              </w:r>
            </w:ins>
          </w:p>
          <w:p w14:paraId="43ED03CB" w14:textId="77777777" w:rsidR="002610E5" w:rsidRDefault="002610E5" w:rsidP="002610E5">
            <w:pPr>
              <w:pStyle w:val="XML1"/>
              <w:rPr>
                <w:ins w:id="12321" w:author="Thomas Dietz" w:date="2012-08-13T14:35:00Z"/>
              </w:rPr>
            </w:pPr>
            <w:ins w:id="12322" w:author="Thomas Dietz" w:date="2012-08-13T14:35:00Z">
              <w:r>
                <w:t xml:space="preserve">        &lt;xs:annotation&gt;</w:t>
              </w:r>
            </w:ins>
          </w:p>
          <w:p w14:paraId="76B7668C" w14:textId="77777777" w:rsidR="002610E5" w:rsidRDefault="002610E5" w:rsidP="002610E5">
            <w:pPr>
              <w:pStyle w:val="XML1"/>
              <w:rPr>
                <w:ins w:id="12323" w:author="Thomas Dietz" w:date="2012-08-13T14:35:00Z"/>
              </w:rPr>
            </w:pPr>
            <w:ins w:id="12324" w:author="Thomas Dietz" w:date="2012-08-13T14:35:00Z">
              <w:r>
                <w:t xml:space="preserve">          &lt;xs:documentation&gt;</w:t>
              </w:r>
            </w:ins>
          </w:p>
          <w:p w14:paraId="74E606F6" w14:textId="77777777" w:rsidR="002610E5" w:rsidRDefault="002610E5" w:rsidP="002610E5">
            <w:pPr>
              <w:pStyle w:val="XML1"/>
              <w:rPr>
                <w:ins w:id="12325" w:author="Thomas Dietz" w:date="2012-08-13T14:35:00Z"/>
              </w:rPr>
            </w:pPr>
            <w:ins w:id="12326" w:author="Thomas Dietz" w:date="2012-08-13T14:35:00Z">
              <w:r>
                <w:t xml:space="preserve">            An X.509 certificate in DER format base64</w:t>
              </w:r>
            </w:ins>
          </w:p>
          <w:p w14:paraId="37A6002E" w14:textId="77777777" w:rsidR="002610E5" w:rsidRDefault="002610E5" w:rsidP="002610E5">
            <w:pPr>
              <w:pStyle w:val="XML1"/>
              <w:rPr>
                <w:ins w:id="12327" w:author="Thomas Dietz" w:date="2012-08-13T14:35:00Z"/>
              </w:rPr>
            </w:pPr>
            <w:ins w:id="12328" w:author="Thomas Dietz" w:date="2012-08-13T14:35:00Z">
              <w:r>
                <w:t xml:space="preserve">            encoded.</w:t>
              </w:r>
            </w:ins>
          </w:p>
          <w:p w14:paraId="7661C571" w14:textId="77777777" w:rsidR="002610E5" w:rsidRDefault="002610E5" w:rsidP="002610E5">
            <w:pPr>
              <w:pStyle w:val="XML1"/>
              <w:rPr>
                <w:ins w:id="12329" w:author="Thomas Dietz" w:date="2012-08-13T14:35:00Z"/>
              </w:rPr>
            </w:pPr>
          </w:p>
          <w:p w14:paraId="1FE06D00" w14:textId="77777777" w:rsidR="002610E5" w:rsidRDefault="002610E5" w:rsidP="002610E5">
            <w:pPr>
              <w:pStyle w:val="XML1"/>
              <w:rPr>
                <w:ins w:id="12330" w:author="Thomas Dietz" w:date="2012-08-13T14:35:00Z"/>
              </w:rPr>
            </w:pPr>
            <w:ins w:id="12331" w:author="Thomas Dietz" w:date="2012-08-13T14:35:00Z">
              <w:r>
                <w:t xml:space="preserve">            This element MUST be present in the NETCONF data store.</w:t>
              </w:r>
            </w:ins>
          </w:p>
          <w:p w14:paraId="7FC25085" w14:textId="77777777" w:rsidR="002610E5" w:rsidRDefault="002610E5" w:rsidP="002610E5">
            <w:pPr>
              <w:pStyle w:val="XML1"/>
              <w:rPr>
                <w:ins w:id="12332" w:author="Thomas Dietz" w:date="2012-08-13T14:35:00Z"/>
              </w:rPr>
            </w:pPr>
            <w:ins w:id="12333" w:author="Thomas Dietz" w:date="2012-08-13T14:35:00Z">
              <w:r>
                <w:t xml:space="preserve">            If this element is not present in a NETCONF &amp;lt;edit-config&amp;gt;</w:t>
              </w:r>
            </w:ins>
          </w:p>
          <w:p w14:paraId="5C97EF02" w14:textId="77777777" w:rsidR="002610E5" w:rsidRDefault="002610E5" w:rsidP="002610E5">
            <w:pPr>
              <w:pStyle w:val="XML1"/>
              <w:rPr>
                <w:ins w:id="12334" w:author="Thomas Dietz" w:date="2012-08-13T14:35:00Z"/>
              </w:rPr>
            </w:pPr>
            <w:ins w:id="12335" w:author="Thomas Dietz" w:date="2012-08-13T14:35:00Z">
              <w:r>
                <w:t xml:space="preserve">            operation 'create', 'merge' or 'replace' and the parent</w:t>
              </w:r>
            </w:ins>
          </w:p>
          <w:p w14:paraId="4BB900C2" w14:textId="77777777" w:rsidR="002610E5" w:rsidRDefault="002610E5" w:rsidP="002610E5">
            <w:pPr>
              <w:pStyle w:val="XML1"/>
              <w:rPr>
                <w:ins w:id="12336" w:author="Thomas Dietz" w:date="2012-08-13T14:35:00Z"/>
              </w:rPr>
            </w:pPr>
            <w:ins w:id="12337" w:author="Thomas Dietz" w:date="2012-08-13T14:35:00Z">
              <w:r>
                <w:t xml:space="preserve">            element does not exist, a 'data-missing' error is</w:t>
              </w:r>
            </w:ins>
          </w:p>
          <w:p w14:paraId="135EF4EF" w14:textId="77777777" w:rsidR="002610E5" w:rsidRDefault="002610E5" w:rsidP="002610E5">
            <w:pPr>
              <w:pStyle w:val="XML1"/>
              <w:rPr>
                <w:ins w:id="12338" w:author="Thomas Dietz" w:date="2012-08-13T14:35:00Z"/>
              </w:rPr>
            </w:pPr>
            <w:ins w:id="12339" w:author="Thomas Dietz" w:date="2012-08-13T14:35:00Z">
              <w:r>
                <w:t xml:space="preserve">            returned.</w:t>
              </w:r>
            </w:ins>
          </w:p>
          <w:p w14:paraId="3CE7423A" w14:textId="77777777" w:rsidR="002610E5" w:rsidRDefault="002610E5" w:rsidP="002610E5">
            <w:pPr>
              <w:pStyle w:val="XML1"/>
              <w:rPr>
                <w:ins w:id="12340" w:author="Thomas Dietz" w:date="2012-08-13T14:35:00Z"/>
              </w:rPr>
            </w:pPr>
            <w:ins w:id="12341" w:author="Thomas Dietz" w:date="2012-08-13T14:35:00Z">
              <w:r>
                <w:t xml:space="preserve">          &lt;/xs:documentation&gt;</w:t>
              </w:r>
            </w:ins>
          </w:p>
          <w:p w14:paraId="0EE476E7" w14:textId="77777777" w:rsidR="002610E5" w:rsidRDefault="002610E5" w:rsidP="002610E5">
            <w:pPr>
              <w:pStyle w:val="XML1"/>
              <w:rPr>
                <w:ins w:id="12342" w:author="Thomas Dietz" w:date="2012-08-13T14:35:00Z"/>
              </w:rPr>
            </w:pPr>
            <w:ins w:id="12343" w:author="Thomas Dietz" w:date="2012-08-13T14:35:00Z">
              <w:r>
                <w:t xml:space="preserve">        &lt;/xs:annotation&gt;</w:t>
              </w:r>
            </w:ins>
          </w:p>
          <w:p w14:paraId="6DB2287F" w14:textId="77777777" w:rsidR="002610E5" w:rsidRDefault="002610E5" w:rsidP="002610E5">
            <w:pPr>
              <w:pStyle w:val="XML1"/>
              <w:rPr>
                <w:ins w:id="12344" w:author="Thomas Dietz" w:date="2012-08-13T14:35:00Z"/>
              </w:rPr>
            </w:pPr>
            <w:ins w:id="12345" w:author="Thomas Dietz" w:date="2012-08-13T14:35:00Z">
              <w:r>
                <w:t xml:space="preserve">      &lt;/xs:element&gt;</w:t>
              </w:r>
            </w:ins>
          </w:p>
          <w:p w14:paraId="66C89342" w14:textId="77777777" w:rsidR="002610E5" w:rsidRDefault="002610E5" w:rsidP="002610E5">
            <w:pPr>
              <w:pStyle w:val="XML1"/>
              <w:rPr>
                <w:ins w:id="12346" w:author="Thomas Dietz" w:date="2012-08-13T14:35:00Z"/>
              </w:rPr>
            </w:pPr>
            <w:ins w:id="12347" w:author="Thomas Dietz" w:date="2012-08-13T14:35:00Z">
              <w:r>
                <w:t xml:space="preserve">    &lt;/xs:sequence&gt;</w:t>
              </w:r>
            </w:ins>
          </w:p>
          <w:p w14:paraId="4EC2246D" w14:textId="37C6463C" w:rsidR="00DC3719" w:rsidRPr="009F1B7D" w:rsidRDefault="002610E5" w:rsidP="002610E5">
            <w:pPr>
              <w:pStyle w:val="XML1"/>
            </w:pPr>
            <w:ins w:id="12348" w:author="Thomas Dietz" w:date="2012-08-13T14:35:00Z">
              <w:r>
                <w:t xml:space="preserve">  &lt;/xs:group&gt;</w:t>
              </w:r>
            </w:ins>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2349" w:name="_Toc333403923"/>
      <w:r w:rsidRPr="00DB42FD">
        <w:t>XML Example</w:t>
      </w:r>
      <w:bookmarkEnd w:id="12349"/>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15313D36" w:rsidR="002A5300" w:rsidRPr="009F1B7D" w:rsidDel="002610E5" w:rsidRDefault="002A5300" w:rsidP="002A5300">
      <w:pPr>
        <w:pStyle w:val="Heading3"/>
        <w:keepLines w:val="0"/>
        <w:ind w:left="720" w:hanging="720"/>
        <w:rPr>
          <w:del w:id="12350" w:author="Thomas Dietz" w:date="2012-08-13T14:35:00Z"/>
        </w:rPr>
      </w:pPr>
      <w:bookmarkStart w:id="12351" w:name="_Toc333403924"/>
      <w:del w:id="12352" w:author="Thomas Dietz" w:date="2012-08-13T14:35:00Z">
        <w:r w:rsidRPr="00DB42FD" w:rsidDel="002610E5">
          <w:delText>Normative Constraints</w:delText>
        </w:r>
        <w:bookmarkEnd w:id="12351"/>
      </w:del>
    </w:p>
    <w:p w14:paraId="68C2FE49" w14:textId="237193D9" w:rsidR="002A5300" w:rsidRPr="009F1B7D" w:rsidDel="002610E5" w:rsidRDefault="002A5300" w:rsidP="002A5300">
      <w:pPr>
        <w:rPr>
          <w:del w:id="12353" w:author="Thomas Dietz" w:date="2012-08-13T14:35:00Z"/>
        </w:rPr>
      </w:pPr>
      <w:del w:id="12354" w:author="Thomas Dietz" w:date="2012-08-13T14:35:00Z">
        <w:r w:rsidRPr="00DB42FD" w:rsidDel="002610E5">
          <w:delText>A</w:delText>
        </w:r>
        <w:r w:rsidDel="002610E5">
          <w:delText>n External Certificate</w:delText>
        </w:r>
        <w:r w:rsidRPr="00DB42FD" w:rsidDel="002610E5">
          <w:delText xml:space="preserve"> is identified by identifier </w:delText>
        </w:r>
        <w:r w:rsidRPr="008F1CD2" w:rsidDel="002610E5">
          <w:rPr>
            <w:rStyle w:val="codeChar"/>
          </w:rPr>
          <w:delText>&lt;resource-id&gt;</w:delText>
        </w:r>
        <w:r w:rsidRPr="005A0689" w:rsidDel="002610E5">
          <w:delText xml:space="preserve"> </w:delText>
        </w:r>
        <w:r w:rsidRPr="00DB42FD" w:rsidDel="002610E5">
          <w:delText xml:space="preserve">within the context of the OpenFlow Capable Switch and OpenFlow Logical Switches. Element </w:delText>
        </w:r>
        <w:r w:rsidRPr="008F1CD2" w:rsidDel="002610E5">
          <w:rPr>
            <w:rStyle w:val="codeChar"/>
          </w:rPr>
          <w:delText>&lt;resource-id&gt;</w:delText>
        </w:r>
        <w:r w:rsidRPr="005A0689" w:rsidDel="002610E5">
          <w:delText xml:space="preserve"> is </w:delText>
        </w:r>
        <w:r w:rsidRPr="00DB42FD" w:rsidDel="002610E5">
          <w:delText>inherited from superclass OpenFlow Resource.</w:delText>
        </w:r>
      </w:del>
    </w:p>
    <w:p w14:paraId="1BA21FCC" w14:textId="4FADF688" w:rsidR="002A5300" w:rsidRPr="009F1B7D" w:rsidDel="002610E5" w:rsidRDefault="002A5300" w:rsidP="002A5300">
      <w:pPr>
        <w:rPr>
          <w:del w:id="12355" w:author="Thomas Dietz" w:date="2012-08-13T14:35:00Z"/>
        </w:rPr>
      </w:pPr>
      <w:del w:id="12356" w:author="Thomas Dietz" w:date="2012-08-13T14:35:00Z">
        <w:r w:rsidRPr="00DB42FD" w:rsidDel="002610E5">
          <w:delText xml:space="preserve">Element </w:delText>
        </w:r>
        <w:r w:rsidRPr="008F1CD2" w:rsidDel="002610E5">
          <w:rPr>
            <w:rStyle w:val="codeChar"/>
          </w:rPr>
          <w:delText>&lt;certificate&gt;</w:delText>
        </w:r>
        <w:r w:rsidRPr="00DB42FD" w:rsidDel="002610E5">
          <w:delText xml:space="preserve"> </w:delText>
        </w:r>
        <w:r w:rsidDel="002610E5">
          <w:delText>contains an X.509 certificate</w:delText>
        </w:r>
        <w:r w:rsidR="00DC3719" w:rsidDel="002610E5">
          <w:delText xml:space="preserve"> in DER format base64 encoded</w:delText>
        </w:r>
        <w:r w:rsidRPr="00DB42FD" w:rsidDel="002610E5">
          <w:delText>.</w:delText>
        </w:r>
      </w:del>
    </w:p>
    <w:p w14:paraId="7A324238" w14:textId="77777777" w:rsidR="00C82429" w:rsidRPr="009F1B7D" w:rsidRDefault="00C82429" w:rsidP="00C82429">
      <w:pPr>
        <w:pStyle w:val="Heading3"/>
      </w:pPr>
      <w:bookmarkStart w:id="12357" w:name="_Toc333403925"/>
      <w:r w:rsidRPr="00DB42FD">
        <w:t>YANG Specification</w:t>
      </w:r>
      <w:bookmarkEnd w:id="12357"/>
    </w:p>
    <w:tbl>
      <w:tblPr>
        <w:tblStyle w:val="XMLtable"/>
        <w:tblW w:w="5000" w:type="pct"/>
        <w:tblLook w:val="04A0" w:firstRow="1" w:lastRow="0" w:firstColumn="1" w:lastColumn="0" w:noHBand="0" w:noVBand="1"/>
        <w:tblPrChange w:id="12358" w:author="Thomas Dietz" w:date="2012-08-13T14:36:00Z">
          <w:tblPr>
            <w:tblStyle w:val="TableGrid"/>
            <w:tblW w:w="0" w:type="auto"/>
            <w:tblInd w:w="378" w:type="dxa"/>
            <w:shd w:val="clear" w:color="auto" w:fill="C8FCCD"/>
            <w:tblLook w:val="04A0" w:firstRow="1" w:lastRow="0" w:firstColumn="1" w:lastColumn="0" w:noHBand="0" w:noVBand="1"/>
          </w:tblPr>
        </w:tblPrChange>
      </w:tblPr>
      <w:tblGrid>
        <w:gridCol w:w="9474"/>
        <w:tblGridChange w:id="12359">
          <w:tblGrid>
            <w:gridCol w:w="8820"/>
          </w:tblGrid>
        </w:tblGridChange>
      </w:tblGrid>
      <w:tr w:rsidR="00C82429" w:rsidRPr="009F1B7D" w14:paraId="7B38F886" w14:textId="77777777" w:rsidTr="002610E5">
        <w:tc>
          <w:tcPr>
            <w:tcW w:w="8820" w:type="dxa"/>
            <w:tcPrChange w:id="12360" w:author="Thomas Dietz" w:date="2012-08-13T14:36:00Z">
              <w:tcPr>
                <w:tcW w:w="8820" w:type="dxa"/>
                <w:shd w:val="clear" w:color="auto" w:fill="C8FCCD"/>
              </w:tcPr>
            </w:tcPrChange>
          </w:tcPr>
          <w:p w14:paraId="1175DB9D" w14:textId="4ED708AD" w:rsidR="00C82429" w:rsidRPr="009F1B7D" w:rsidDel="002610E5" w:rsidRDefault="00C82429" w:rsidP="00C82429">
            <w:pPr>
              <w:pStyle w:val="XML1"/>
              <w:rPr>
                <w:del w:id="12361" w:author="Thomas Dietz" w:date="2012-08-13T14:36:00Z"/>
              </w:rPr>
            </w:pPr>
            <w:del w:id="12362" w:author="Thomas Dietz" w:date="2012-08-13T14:36:00Z">
              <w:r w:rsidRPr="009F1B7D" w:rsidDel="002610E5">
                <w:delText>grouping openflow-</w:delText>
              </w:r>
              <w:r w:rsidDel="002610E5">
                <w:delText>external-certificate</w:delText>
              </w:r>
              <w:r w:rsidRPr="009F1B7D" w:rsidDel="002610E5">
                <w:delText>-grouping {</w:delText>
              </w:r>
            </w:del>
          </w:p>
          <w:p w14:paraId="57B5F41E" w14:textId="216137A9" w:rsidR="00C82429" w:rsidDel="002610E5" w:rsidRDefault="00C82429" w:rsidP="00C82429">
            <w:pPr>
              <w:pStyle w:val="XML2"/>
              <w:rPr>
                <w:del w:id="12363" w:author="Thomas Dietz" w:date="2012-08-13T14:36:00Z"/>
              </w:rPr>
            </w:pPr>
            <w:del w:id="12364" w:author="Thomas Dietz" w:date="2012-08-13T14:36:00Z">
              <w:r w:rsidRPr="009F1B7D" w:rsidDel="002610E5">
                <w:delText xml:space="preserve">description "This grouping specifies </w:delText>
              </w:r>
              <w:r w:rsidDel="002610E5">
                <w:delText xml:space="preserve">a certificate that can be used </w:delText>
              </w:r>
            </w:del>
          </w:p>
          <w:p w14:paraId="4538914B" w14:textId="29A1167A" w:rsidR="00C82429" w:rsidDel="002610E5" w:rsidRDefault="00C82429" w:rsidP="00C82429">
            <w:pPr>
              <w:pStyle w:val="XML9"/>
              <w:rPr>
                <w:del w:id="12365" w:author="Thomas Dietz" w:date="2012-08-13T14:36:00Z"/>
              </w:rPr>
            </w:pPr>
            <w:del w:id="12366" w:author="Thomas Dietz" w:date="2012-08-13T14:36:00Z">
              <w:r w:rsidDel="002610E5">
                <w:delText xml:space="preserve">by an OpenFlow Logical Switch for authenticating a </w:delText>
              </w:r>
            </w:del>
          </w:p>
          <w:p w14:paraId="7176C889" w14:textId="19A567E6" w:rsidR="00C82429" w:rsidRPr="009F1B7D" w:rsidDel="002610E5" w:rsidRDefault="00C82429" w:rsidP="00C82429">
            <w:pPr>
              <w:pStyle w:val="XML9"/>
              <w:rPr>
                <w:del w:id="12367" w:author="Thomas Dietz" w:date="2012-08-13T14:36:00Z"/>
              </w:rPr>
            </w:pPr>
            <w:del w:id="12368" w:author="Thomas Dietz" w:date="2012-08-13T14:36:00Z">
              <w:r w:rsidDel="002610E5">
                <w:delText>controller when a TLS connection is established</w:delText>
              </w:r>
              <w:r w:rsidRPr="009F1B7D" w:rsidDel="002610E5">
                <w:delText>.";</w:delText>
              </w:r>
            </w:del>
          </w:p>
          <w:p w14:paraId="74F819F1" w14:textId="798FA4B7" w:rsidR="00C82429" w:rsidRPr="009F1B7D" w:rsidDel="002610E5" w:rsidRDefault="00C82429" w:rsidP="00C82429">
            <w:pPr>
              <w:pStyle w:val="XML2"/>
              <w:rPr>
                <w:del w:id="12369" w:author="Thomas Dietz" w:date="2012-08-13T14:36:00Z"/>
              </w:rPr>
            </w:pPr>
            <w:del w:id="12370" w:author="Thomas Dietz" w:date="2012-08-13T14:36:00Z">
              <w:r w:rsidRPr="009F1B7D" w:rsidDel="002610E5">
                <w:delText>leaf resource-id {</w:delText>
              </w:r>
            </w:del>
          </w:p>
          <w:p w14:paraId="6D081B39" w14:textId="16AEE93C" w:rsidR="00C82429" w:rsidRPr="009F1B7D" w:rsidDel="002610E5" w:rsidRDefault="00C82429" w:rsidP="00C82429">
            <w:pPr>
              <w:pStyle w:val="XML3"/>
              <w:rPr>
                <w:del w:id="12371" w:author="Thomas Dietz" w:date="2012-08-13T14:36:00Z"/>
              </w:rPr>
            </w:pPr>
            <w:del w:id="12372" w:author="Thomas Dietz" w:date="2012-08-13T14:36:00Z">
              <w:r w:rsidRPr="009F1B7D" w:rsidDel="002610E5">
                <w:delText>type inet:uri;</w:delText>
              </w:r>
            </w:del>
          </w:p>
          <w:p w14:paraId="088815EF" w14:textId="4932F426" w:rsidR="00C82429" w:rsidDel="002610E5" w:rsidRDefault="00C82429" w:rsidP="00C82429">
            <w:pPr>
              <w:pStyle w:val="XML3"/>
              <w:rPr>
                <w:del w:id="12373" w:author="Thomas Dietz" w:date="2012-08-13T14:36:00Z"/>
              </w:rPr>
            </w:pPr>
            <w:del w:id="12374" w:author="Thomas Dietz" w:date="2012-08-13T14:36:00Z">
              <w:r w:rsidDel="002610E5">
                <w:delText>description "A</w:delText>
              </w:r>
              <w:r w:rsidRPr="009F1B7D" w:rsidDel="002610E5">
                <w:delText xml:space="preserve"> unique but locally arbitrary identifier that </w:delText>
              </w:r>
            </w:del>
          </w:p>
          <w:p w14:paraId="65E9401B" w14:textId="53232008" w:rsidR="00C82429" w:rsidDel="002610E5" w:rsidRDefault="00C82429" w:rsidP="00C82429">
            <w:pPr>
              <w:pStyle w:val="XML9"/>
              <w:rPr>
                <w:del w:id="12375" w:author="Thomas Dietz" w:date="2012-08-13T14:36:00Z"/>
              </w:rPr>
            </w:pPr>
            <w:del w:id="12376" w:author="Thomas Dietz" w:date="2012-08-13T14:36:00Z">
              <w:r w:rsidDel="002610E5">
                <w:delText xml:space="preserve">identifies an external certificate </w:delText>
              </w:r>
              <w:r w:rsidRPr="009F1B7D" w:rsidDel="002610E5">
                <w:delText>a</w:delText>
              </w:r>
              <w:r w:rsidDel="002610E5">
                <w:delText xml:space="preserve">nd is persistent </w:delText>
              </w:r>
            </w:del>
          </w:p>
          <w:p w14:paraId="6B095077" w14:textId="1C67D43B" w:rsidR="00C82429" w:rsidRPr="009F1B7D" w:rsidDel="002610E5" w:rsidRDefault="00C82429" w:rsidP="00C82429">
            <w:pPr>
              <w:pStyle w:val="XML9"/>
              <w:rPr>
                <w:del w:id="12377" w:author="Thomas Dietz" w:date="2012-08-13T14:36:00Z"/>
              </w:rPr>
            </w:pPr>
            <w:del w:id="12378" w:author="Thomas Dietz" w:date="2012-08-13T14:36:00Z">
              <w:r w:rsidDel="002610E5">
                <w:delText xml:space="preserve">across reboots </w:delText>
              </w:r>
              <w:r w:rsidRPr="009F1B7D" w:rsidDel="002610E5">
                <w:delText>of the system.";</w:delText>
              </w:r>
            </w:del>
          </w:p>
          <w:p w14:paraId="5F60E1AF" w14:textId="56459CD8" w:rsidR="00C82429" w:rsidRPr="009F1B7D" w:rsidDel="002610E5" w:rsidRDefault="00C82429" w:rsidP="00C82429">
            <w:pPr>
              <w:pStyle w:val="XML2"/>
              <w:rPr>
                <w:del w:id="12379" w:author="Thomas Dietz" w:date="2012-08-13T14:36:00Z"/>
              </w:rPr>
            </w:pPr>
            <w:del w:id="12380" w:author="Thomas Dietz" w:date="2012-08-13T14:36:00Z">
              <w:r w:rsidRPr="009F1B7D" w:rsidDel="002610E5">
                <w:delText>}</w:delText>
              </w:r>
            </w:del>
          </w:p>
          <w:p w14:paraId="22BEEB8A" w14:textId="78AC53DD" w:rsidR="00C82429" w:rsidRPr="009F1B7D" w:rsidDel="002610E5" w:rsidRDefault="00C82429" w:rsidP="00C82429">
            <w:pPr>
              <w:pStyle w:val="XML2"/>
              <w:rPr>
                <w:del w:id="12381" w:author="Thomas Dietz" w:date="2012-08-13T14:36:00Z"/>
              </w:rPr>
            </w:pPr>
            <w:del w:id="12382" w:author="Thomas Dietz" w:date="2012-08-13T14:36:00Z">
              <w:r w:rsidRPr="009F1B7D" w:rsidDel="002610E5">
                <w:delText xml:space="preserve">leaf </w:delText>
              </w:r>
              <w:r w:rsidDel="002610E5">
                <w:delText>certificate</w:delText>
              </w:r>
              <w:r w:rsidRPr="009F1B7D" w:rsidDel="002610E5">
                <w:delText xml:space="preserve"> {</w:delText>
              </w:r>
            </w:del>
          </w:p>
          <w:p w14:paraId="115ED55E" w14:textId="74DEC999" w:rsidR="00C82429" w:rsidRPr="009F1B7D" w:rsidDel="002610E5" w:rsidRDefault="00C82429" w:rsidP="00C82429">
            <w:pPr>
              <w:pStyle w:val="XML3"/>
              <w:rPr>
                <w:del w:id="12383" w:author="Thomas Dietz" w:date="2012-08-13T14:36:00Z"/>
              </w:rPr>
            </w:pPr>
            <w:del w:id="12384" w:author="Thomas Dietz" w:date="2012-08-13T14:36:00Z">
              <w:r w:rsidRPr="009F1B7D" w:rsidDel="002610E5">
                <w:delText xml:space="preserve">type </w:delText>
              </w:r>
              <w:r w:rsidDel="002610E5">
                <w:delText>string</w:delText>
              </w:r>
              <w:r w:rsidRPr="009F1B7D" w:rsidDel="002610E5">
                <w:delText>;</w:delText>
              </w:r>
            </w:del>
          </w:p>
          <w:p w14:paraId="7E2C2E84" w14:textId="21E8DB1C" w:rsidR="00C82429" w:rsidRPr="009F1B7D" w:rsidDel="002610E5" w:rsidRDefault="00C82429" w:rsidP="00C82429">
            <w:pPr>
              <w:pStyle w:val="XML3"/>
              <w:rPr>
                <w:del w:id="12385" w:author="Thomas Dietz" w:date="2012-08-13T14:36:00Z"/>
              </w:rPr>
            </w:pPr>
            <w:del w:id="12386" w:author="Thomas Dietz" w:date="2012-08-13T14:36:00Z">
              <w:r w:rsidRPr="009F1B7D" w:rsidDel="002610E5">
                <w:lastRenderedPageBreak/>
                <w:delText>mandatory true;</w:delText>
              </w:r>
            </w:del>
          </w:p>
          <w:p w14:paraId="53993168" w14:textId="6308BC1C" w:rsidR="00C82429" w:rsidDel="002610E5" w:rsidRDefault="00C82429" w:rsidP="00C82429">
            <w:pPr>
              <w:pStyle w:val="XML3"/>
              <w:rPr>
                <w:del w:id="12387" w:author="Thomas Dietz" w:date="2012-08-13T14:36:00Z"/>
              </w:rPr>
            </w:pPr>
            <w:del w:id="12388" w:author="Thomas Dietz" w:date="2012-08-13T14:36:00Z">
              <w:r w:rsidRPr="009F1B7D" w:rsidDel="002610E5">
                <w:delText>description "</w:delText>
              </w:r>
              <w:r w:rsidDel="002610E5">
                <w:delText xml:space="preserve">An X.509 certificate in DER format base64 </w:delText>
              </w:r>
            </w:del>
          </w:p>
          <w:p w14:paraId="00018713" w14:textId="7393DB65" w:rsidR="00C82429" w:rsidRPr="009F1B7D" w:rsidDel="002610E5" w:rsidRDefault="00C82429" w:rsidP="00C82429">
            <w:pPr>
              <w:pStyle w:val="XML9"/>
              <w:rPr>
                <w:del w:id="12389" w:author="Thomas Dietz" w:date="2012-08-13T14:36:00Z"/>
              </w:rPr>
            </w:pPr>
            <w:del w:id="12390" w:author="Thomas Dietz" w:date="2012-08-13T14:36:00Z">
              <w:r w:rsidDel="002610E5">
                <w:delText>encoded</w:delText>
              </w:r>
              <w:r w:rsidRPr="009F1B7D" w:rsidDel="002610E5">
                <w:delText>.";</w:delText>
              </w:r>
            </w:del>
          </w:p>
          <w:p w14:paraId="55A7A6F6" w14:textId="0A549606" w:rsidR="00C82429" w:rsidRPr="009F1B7D" w:rsidDel="002610E5" w:rsidRDefault="00C82429" w:rsidP="00C82429">
            <w:pPr>
              <w:pStyle w:val="XML2"/>
              <w:rPr>
                <w:del w:id="12391" w:author="Thomas Dietz" w:date="2012-08-13T14:36:00Z"/>
              </w:rPr>
            </w:pPr>
            <w:del w:id="12392" w:author="Thomas Dietz" w:date="2012-08-13T14:36:00Z">
              <w:r w:rsidRPr="009F1B7D" w:rsidDel="002610E5">
                <w:delText>}</w:delText>
              </w:r>
            </w:del>
          </w:p>
          <w:p w14:paraId="57339DE1" w14:textId="77777777" w:rsidR="002610E5" w:rsidRDefault="00C82429" w:rsidP="002610E5">
            <w:pPr>
              <w:pStyle w:val="XML1"/>
              <w:rPr>
                <w:ins w:id="12393" w:author="Thomas Dietz" w:date="2012-08-13T14:37:00Z"/>
              </w:rPr>
            </w:pPr>
            <w:del w:id="12394" w:author="Thomas Dietz" w:date="2012-08-13T14:36:00Z">
              <w:r w:rsidRPr="009F1B7D" w:rsidDel="002610E5">
                <w:delText>}</w:delText>
              </w:r>
            </w:del>
            <w:ins w:id="12395" w:author="Thomas Dietz" w:date="2012-08-13T14:37:00Z">
              <w:r w:rsidR="002610E5">
                <w:t xml:space="preserve">  grouping OFExternalCertificateType {</w:t>
              </w:r>
            </w:ins>
          </w:p>
          <w:p w14:paraId="723C9F38" w14:textId="77777777" w:rsidR="002610E5" w:rsidRDefault="002610E5" w:rsidP="002610E5">
            <w:pPr>
              <w:pStyle w:val="XML1"/>
              <w:rPr>
                <w:ins w:id="12396" w:author="Thomas Dietz" w:date="2012-08-13T14:37:00Z"/>
              </w:rPr>
            </w:pPr>
            <w:ins w:id="12397" w:author="Thomas Dietz" w:date="2012-08-13T14:37:00Z">
              <w:r>
                <w:t xml:space="preserve">    description "This grouping specifies a certificate that can be</w:t>
              </w:r>
            </w:ins>
          </w:p>
          <w:p w14:paraId="1AB5296C" w14:textId="77777777" w:rsidR="002610E5" w:rsidRDefault="002610E5" w:rsidP="002610E5">
            <w:pPr>
              <w:pStyle w:val="XML1"/>
              <w:rPr>
                <w:ins w:id="12398" w:author="Thomas Dietz" w:date="2012-08-13T14:37:00Z"/>
              </w:rPr>
            </w:pPr>
            <w:ins w:id="12399" w:author="Thomas Dietz" w:date="2012-08-13T14:37:00Z">
              <w:r>
                <w:t xml:space="preserve">      used by an OpenFlow Logical Switch for authenticating a </w:t>
              </w:r>
            </w:ins>
          </w:p>
          <w:p w14:paraId="3302D44D" w14:textId="77777777" w:rsidR="002610E5" w:rsidRDefault="002610E5" w:rsidP="002610E5">
            <w:pPr>
              <w:pStyle w:val="XML1"/>
              <w:rPr>
                <w:ins w:id="12400" w:author="Thomas Dietz" w:date="2012-08-13T14:37:00Z"/>
              </w:rPr>
            </w:pPr>
            <w:ins w:id="12401" w:author="Thomas Dietz" w:date="2012-08-13T14:37:00Z">
              <w:r>
                <w:t xml:space="preserve">      controller when a TLS connection is established.";</w:t>
              </w:r>
            </w:ins>
          </w:p>
          <w:p w14:paraId="0E974D11" w14:textId="77777777" w:rsidR="002610E5" w:rsidRDefault="002610E5" w:rsidP="002610E5">
            <w:pPr>
              <w:pStyle w:val="XML1"/>
              <w:rPr>
                <w:ins w:id="12402" w:author="Thomas Dietz" w:date="2012-08-13T14:37:00Z"/>
              </w:rPr>
            </w:pPr>
            <w:ins w:id="12403" w:author="Thomas Dietz" w:date="2012-08-13T14:37:00Z">
              <w:r>
                <w:t xml:space="preserve">    uses OFResourceType;</w:t>
              </w:r>
            </w:ins>
          </w:p>
          <w:p w14:paraId="5D743667" w14:textId="77777777" w:rsidR="002610E5" w:rsidRDefault="002610E5" w:rsidP="002610E5">
            <w:pPr>
              <w:pStyle w:val="XML1"/>
              <w:rPr>
                <w:ins w:id="12404" w:author="Thomas Dietz" w:date="2012-08-13T14:37:00Z"/>
              </w:rPr>
            </w:pPr>
            <w:ins w:id="12405" w:author="Thomas Dietz" w:date="2012-08-13T14:37:00Z">
              <w:r>
                <w:t xml:space="preserve">    leaf certificate {</w:t>
              </w:r>
            </w:ins>
          </w:p>
          <w:p w14:paraId="4E57F438" w14:textId="77777777" w:rsidR="002610E5" w:rsidRDefault="002610E5" w:rsidP="002610E5">
            <w:pPr>
              <w:pStyle w:val="XML1"/>
              <w:rPr>
                <w:ins w:id="12406" w:author="Thomas Dietz" w:date="2012-08-13T14:37:00Z"/>
              </w:rPr>
            </w:pPr>
            <w:ins w:id="12407" w:author="Thomas Dietz" w:date="2012-08-13T14:37:00Z">
              <w:r>
                <w:t xml:space="preserve">      type string;</w:t>
              </w:r>
            </w:ins>
          </w:p>
          <w:p w14:paraId="1F40EA47" w14:textId="77777777" w:rsidR="002610E5" w:rsidRDefault="002610E5" w:rsidP="002610E5">
            <w:pPr>
              <w:pStyle w:val="XML1"/>
              <w:rPr>
                <w:ins w:id="12408" w:author="Thomas Dietz" w:date="2012-08-13T14:37:00Z"/>
              </w:rPr>
            </w:pPr>
            <w:ins w:id="12409" w:author="Thomas Dietz" w:date="2012-08-13T14:37:00Z">
              <w:r>
                <w:t xml:space="preserve">      mandatory true;</w:t>
              </w:r>
            </w:ins>
          </w:p>
          <w:p w14:paraId="186868C8" w14:textId="77777777" w:rsidR="002610E5" w:rsidRDefault="002610E5" w:rsidP="002610E5">
            <w:pPr>
              <w:pStyle w:val="XML1"/>
              <w:rPr>
                <w:ins w:id="12410" w:author="Thomas Dietz" w:date="2012-08-13T14:37:00Z"/>
              </w:rPr>
            </w:pPr>
            <w:ins w:id="12411" w:author="Thomas Dietz" w:date="2012-08-13T14:37:00Z">
              <w:r>
                <w:t xml:space="preserve">      description "An X.509 certificate in DER format base64</w:t>
              </w:r>
            </w:ins>
          </w:p>
          <w:p w14:paraId="788882F7" w14:textId="77777777" w:rsidR="002610E5" w:rsidRDefault="002610E5" w:rsidP="002610E5">
            <w:pPr>
              <w:pStyle w:val="XML1"/>
              <w:rPr>
                <w:ins w:id="12412" w:author="Thomas Dietz" w:date="2012-08-13T14:37:00Z"/>
              </w:rPr>
            </w:pPr>
            <w:ins w:id="12413" w:author="Thomas Dietz" w:date="2012-08-13T14:37:00Z">
              <w:r>
                <w:t xml:space="preserve">        encoded.</w:t>
              </w:r>
            </w:ins>
          </w:p>
          <w:p w14:paraId="2815346B" w14:textId="77777777" w:rsidR="002610E5" w:rsidRDefault="002610E5" w:rsidP="002610E5">
            <w:pPr>
              <w:pStyle w:val="XML1"/>
              <w:rPr>
                <w:ins w:id="12414" w:author="Thomas Dietz" w:date="2012-08-13T14:37:00Z"/>
              </w:rPr>
            </w:pPr>
          </w:p>
          <w:p w14:paraId="5088BBEB" w14:textId="77777777" w:rsidR="002610E5" w:rsidRDefault="002610E5" w:rsidP="002610E5">
            <w:pPr>
              <w:pStyle w:val="XML1"/>
              <w:rPr>
                <w:ins w:id="12415" w:author="Thomas Dietz" w:date="2012-08-13T14:37:00Z"/>
              </w:rPr>
            </w:pPr>
            <w:ins w:id="12416" w:author="Thomas Dietz" w:date="2012-08-13T14:37:00Z">
              <w:r>
                <w:t xml:space="preserve">        This element MUST be present in the NETCONF data store.</w:t>
              </w:r>
            </w:ins>
          </w:p>
          <w:p w14:paraId="289E186A" w14:textId="77777777" w:rsidR="002610E5" w:rsidRDefault="002610E5" w:rsidP="002610E5">
            <w:pPr>
              <w:pStyle w:val="XML1"/>
              <w:rPr>
                <w:ins w:id="12417" w:author="Thomas Dietz" w:date="2012-08-13T14:37:00Z"/>
              </w:rPr>
            </w:pPr>
            <w:ins w:id="12418" w:author="Thomas Dietz" w:date="2012-08-13T14:37:00Z">
              <w:r>
                <w:t xml:space="preserve">        If this element is not present in a NETCONF &lt;edit-config&gt;</w:t>
              </w:r>
            </w:ins>
          </w:p>
          <w:p w14:paraId="541B5F84" w14:textId="77777777" w:rsidR="002610E5" w:rsidRDefault="002610E5" w:rsidP="002610E5">
            <w:pPr>
              <w:pStyle w:val="XML1"/>
              <w:rPr>
                <w:ins w:id="12419" w:author="Thomas Dietz" w:date="2012-08-13T14:37:00Z"/>
              </w:rPr>
            </w:pPr>
            <w:ins w:id="12420" w:author="Thomas Dietz" w:date="2012-08-13T14:37:00Z">
              <w:r>
                <w:t xml:space="preserve">        operation 'create', 'merge' or 'replace' and the parent</w:t>
              </w:r>
            </w:ins>
          </w:p>
          <w:p w14:paraId="392C2FF5" w14:textId="77777777" w:rsidR="002610E5" w:rsidRDefault="002610E5" w:rsidP="002610E5">
            <w:pPr>
              <w:pStyle w:val="XML1"/>
              <w:rPr>
                <w:ins w:id="12421" w:author="Thomas Dietz" w:date="2012-08-13T14:37:00Z"/>
              </w:rPr>
            </w:pPr>
            <w:ins w:id="12422" w:author="Thomas Dietz" w:date="2012-08-13T14:37:00Z">
              <w:r>
                <w:t xml:space="preserve">        element does not exist, a 'data-missing' error is</w:t>
              </w:r>
            </w:ins>
          </w:p>
          <w:p w14:paraId="6F389E25" w14:textId="77777777" w:rsidR="002610E5" w:rsidRDefault="002610E5" w:rsidP="002610E5">
            <w:pPr>
              <w:pStyle w:val="XML1"/>
              <w:rPr>
                <w:ins w:id="12423" w:author="Thomas Dietz" w:date="2012-08-13T14:37:00Z"/>
              </w:rPr>
            </w:pPr>
            <w:ins w:id="12424" w:author="Thomas Dietz" w:date="2012-08-13T14:37:00Z">
              <w:r>
                <w:t xml:space="preserve">        returned.";</w:t>
              </w:r>
            </w:ins>
          </w:p>
          <w:p w14:paraId="6A17F0F8" w14:textId="77777777" w:rsidR="002610E5" w:rsidRDefault="002610E5" w:rsidP="002610E5">
            <w:pPr>
              <w:pStyle w:val="XML1"/>
              <w:rPr>
                <w:ins w:id="12425" w:author="Thomas Dietz" w:date="2012-08-13T14:37:00Z"/>
              </w:rPr>
            </w:pPr>
            <w:ins w:id="12426" w:author="Thomas Dietz" w:date="2012-08-13T14:37:00Z">
              <w:r>
                <w:t xml:space="preserve">    }</w:t>
              </w:r>
            </w:ins>
          </w:p>
          <w:p w14:paraId="70FED4DC" w14:textId="338439C7" w:rsidR="00C82429" w:rsidRPr="009F1B7D" w:rsidRDefault="002610E5" w:rsidP="002610E5">
            <w:pPr>
              <w:pStyle w:val="XML1"/>
            </w:pPr>
            <w:ins w:id="12427" w:author="Thomas Dietz" w:date="2012-08-13T14:37:00Z">
              <w:r>
                <w:t xml:space="preserve">  }</w:t>
              </w:r>
            </w:ins>
          </w:p>
        </w:tc>
      </w:tr>
    </w:tbl>
    <w:p w14:paraId="0794F2A8" w14:textId="378E0CDC" w:rsidR="00325239" w:rsidRPr="009F1B7D" w:rsidRDefault="00325239" w:rsidP="00325239">
      <w:pPr>
        <w:pStyle w:val="Heading2"/>
        <w:keepLines w:val="0"/>
        <w:ind w:left="576" w:hanging="576"/>
        <w:contextualSpacing/>
      </w:pPr>
      <w:bookmarkStart w:id="12428" w:name="_Toc333403926"/>
      <w:r>
        <w:lastRenderedPageBreak/>
        <w:t>Owned Certificate</w:t>
      </w:r>
      <w:bookmarkEnd w:id="12428"/>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2429" w:name="_Toc333403927"/>
      <w:r w:rsidRPr="00DB42FD">
        <w:lastRenderedPageBreak/>
        <w:t>UML Diagram</w:t>
      </w:r>
      <w:bookmarkEnd w:id="12429"/>
    </w:p>
    <w:p w14:paraId="6441FA38" w14:textId="770C17AF" w:rsidR="00325239" w:rsidRPr="009F1B7D" w:rsidRDefault="000C7092" w:rsidP="00325239">
      <w:pPr>
        <w:keepNext/>
        <w:jc w:val="center"/>
      </w:pPr>
      <w:del w:id="12430" w:author="Thomas Dietz" w:date="2012-08-13T15:20:00Z">
        <w:r w:rsidDel="001D1E49">
          <w:object w:dxaOrig="3114" w:dyaOrig="2210" w14:anchorId="5EAAAAEC">
            <v:shape id="_x0000_i1039" type="#_x0000_t75" style="width:154.8pt;height:111pt" o:ole="">
              <v:imagedata r:id="rId40" o:title=""/>
            </v:shape>
            <o:OLEObject Type="Embed" ProgID="Visio.Drawing.11" ShapeID="_x0000_i1039" DrawAspect="Content" ObjectID="_1407242439" r:id="rId41"/>
          </w:object>
        </w:r>
      </w:del>
      <w:ins w:id="12431" w:author="Thomas Dietz" w:date="2012-08-13T15:20:00Z">
        <w:r w:rsidR="001D1E49">
          <w:object w:dxaOrig="6235" w:dyaOrig="6805" w14:anchorId="283792EB">
            <v:shape id="_x0000_i1040" type="#_x0000_t75" style="width:312pt;height:340.2pt" o:ole="">
              <v:imagedata r:id="rId42" o:title=""/>
            </v:shape>
            <o:OLEObject Type="Embed" ProgID="Visio.Drawing.11" ShapeID="_x0000_i1040" DrawAspect="Content" ObjectID="_1407242440" r:id="rId43"/>
          </w:object>
        </w:r>
      </w:ins>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2432" w:name="_Toc333403928"/>
      <w:r w:rsidRPr="00DB42FD">
        <w:t>XML Schema</w:t>
      </w:r>
      <w:bookmarkEnd w:id="12432"/>
    </w:p>
    <w:tbl>
      <w:tblPr>
        <w:tblStyle w:val="XMLtable"/>
        <w:tblW w:w="5000" w:type="pct"/>
        <w:tblLook w:val="04A0" w:firstRow="1" w:lastRow="0" w:firstColumn="1" w:lastColumn="0" w:noHBand="0" w:noVBand="1"/>
        <w:tblPrChange w:id="12433" w:author="Thomas Dietz" w:date="2012-08-13T14:47:00Z">
          <w:tblPr>
            <w:tblStyle w:val="TableGrid"/>
            <w:tblW w:w="0" w:type="auto"/>
            <w:tblInd w:w="378" w:type="dxa"/>
            <w:shd w:val="clear" w:color="auto" w:fill="C8FCCD"/>
            <w:tblLook w:val="04A0" w:firstRow="1" w:lastRow="0" w:firstColumn="1" w:lastColumn="0" w:noHBand="0" w:noVBand="1"/>
          </w:tblPr>
        </w:tblPrChange>
      </w:tblPr>
      <w:tblGrid>
        <w:gridCol w:w="9474"/>
        <w:tblGridChange w:id="12434">
          <w:tblGrid>
            <w:gridCol w:w="8820"/>
          </w:tblGrid>
        </w:tblGridChange>
      </w:tblGrid>
      <w:tr w:rsidR="00325239" w:rsidRPr="009F1B7D" w14:paraId="2C8DCD5C" w14:textId="77777777" w:rsidTr="00A00ED4">
        <w:tc>
          <w:tcPr>
            <w:tcW w:w="8820" w:type="dxa"/>
            <w:tcPrChange w:id="12435" w:author="Thomas Dietz" w:date="2012-08-13T14:47:00Z">
              <w:tcPr>
                <w:tcW w:w="8820" w:type="dxa"/>
                <w:shd w:val="clear" w:color="auto" w:fill="C8FCCD"/>
              </w:tcPr>
            </w:tcPrChange>
          </w:tcPr>
          <w:p w14:paraId="4DBB5796" w14:textId="23926729" w:rsidR="00325239" w:rsidRPr="009F1B7D" w:rsidDel="002610E5" w:rsidRDefault="00325239" w:rsidP="009D0278">
            <w:pPr>
              <w:pStyle w:val="XML1"/>
              <w:rPr>
                <w:del w:id="12436" w:author="Thomas Dietz" w:date="2012-08-13T14:38:00Z"/>
              </w:rPr>
            </w:pPr>
            <w:del w:id="12437" w:author="Thomas Dietz" w:date="2012-08-13T14:38:00Z">
              <w:r w:rsidRPr="009F1B7D" w:rsidDel="002610E5">
                <w:delText>&lt;xs:complexType name="</w:delText>
              </w:r>
              <w:r w:rsidR="00DC3719" w:rsidDel="002610E5">
                <w:delText>OFOwnedCertificateType</w:delText>
              </w:r>
              <w:r w:rsidRPr="009F1B7D" w:rsidDel="002610E5">
                <w:delText>"&gt;</w:delText>
              </w:r>
            </w:del>
          </w:p>
          <w:p w14:paraId="271C049D" w14:textId="428C5C79" w:rsidR="00325239" w:rsidRPr="009F1B7D" w:rsidDel="002610E5" w:rsidRDefault="00325239" w:rsidP="009D0278">
            <w:pPr>
              <w:pStyle w:val="XML2"/>
              <w:rPr>
                <w:del w:id="12438" w:author="Thomas Dietz" w:date="2012-08-13T14:38:00Z"/>
              </w:rPr>
            </w:pPr>
            <w:del w:id="12439" w:author="Thomas Dietz" w:date="2012-08-13T14:38:00Z">
              <w:r w:rsidRPr="009F1B7D" w:rsidDel="002610E5">
                <w:delText>&lt;xs:complexContent&gt;</w:delText>
              </w:r>
            </w:del>
          </w:p>
          <w:p w14:paraId="78E9BCD2" w14:textId="1DC459DD" w:rsidR="00325239" w:rsidRPr="009F1B7D" w:rsidDel="002610E5" w:rsidRDefault="00325239" w:rsidP="009D0278">
            <w:pPr>
              <w:pStyle w:val="XML3"/>
              <w:rPr>
                <w:del w:id="12440" w:author="Thomas Dietz" w:date="2012-08-13T14:38:00Z"/>
              </w:rPr>
            </w:pPr>
            <w:del w:id="12441" w:author="Thomas Dietz" w:date="2012-08-13T14:38:00Z">
              <w:r w:rsidRPr="009F1B7D" w:rsidDel="002610E5">
                <w:delText>&lt;xs:extension base="OFResourceType"&gt;</w:delText>
              </w:r>
            </w:del>
          </w:p>
          <w:p w14:paraId="39FDB090" w14:textId="10B826D7" w:rsidR="00325239" w:rsidRPr="009F1B7D" w:rsidDel="002610E5" w:rsidRDefault="00325239" w:rsidP="009D0278">
            <w:pPr>
              <w:pStyle w:val="XML4"/>
              <w:rPr>
                <w:del w:id="12442" w:author="Thomas Dietz" w:date="2012-08-13T14:38:00Z"/>
              </w:rPr>
            </w:pPr>
            <w:del w:id="12443" w:author="Thomas Dietz" w:date="2012-08-13T14:38:00Z">
              <w:r w:rsidRPr="009F1B7D" w:rsidDel="002610E5">
                <w:delText>&lt;xs:sequence maxOccurs="1" minOccurs="1"&gt;</w:delText>
              </w:r>
            </w:del>
          </w:p>
          <w:p w14:paraId="32FFB2C2" w14:textId="2213A59D" w:rsidR="00325239" w:rsidRPr="009F1B7D" w:rsidDel="002610E5" w:rsidRDefault="00325239" w:rsidP="009D0278">
            <w:pPr>
              <w:pStyle w:val="XML5"/>
              <w:rPr>
                <w:del w:id="12444" w:author="Thomas Dietz" w:date="2012-08-13T14:38:00Z"/>
              </w:rPr>
            </w:pPr>
            <w:del w:id="12445" w:author="Thomas Dietz" w:date="2012-08-13T14:38:00Z">
              <w:r w:rsidRPr="009F1B7D" w:rsidDel="002610E5">
                <w:delText>&lt;xs:element name="</w:delText>
              </w:r>
              <w:r w:rsidDel="002610E5">
                <w:delText>certificate</w:delText>
              </w:r>
              <w:r w:rsidRPr="009F1B7D" w:rsidDel="002610E5">
                <w:delText xml:space="preserve">" </w:delText>
              </w:r>
            </w:del>
          </w:p>
          <w:p w14:paraId="16799605" w14:textId="01B792F0" w:rsidR="00325239" w:rsidRPr="009F1B7D" w:rsidDel="002610E5" w:rsidRDefault="00325239" w:rsidP="009D0278">
            <w:pPr>
              <w:pStyle w:val="XML9"/>
              <w:rPr>
                <w:del w:id="12446" w:author="Thomas Dietz" w:date="2012-08-13T14:38:00Z"/>
              </w:rPr>
            </w:pPr>
            <w:del w:id="12447" w:author="Thomas Dietz" w:date="2012-08-13T14:38: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517CF39D" w14:textId="542E0FCF" w:rsidR="00325239" w:rsidRPr="009F1B7D" w:rsidDel="002610E5" w:rsidRDefault="00325239" w:rsidP="009D0278">
            <w:pPr>
              <w:pStyle w:val="XML5"/>
              <w:rPr>
                <w:del w:id="12448" w:author="Thomas Dietz" w:date="2012-08-13T14:38:00Z"/>
              </w:rPr>
            </w:pPr>
            <w:del w:id="12449" w:author="Thomas Dietz" w:date="2012-08-13T14:38:00Z">
              <w:r w:rsidRPr="009F1B7D" w:rsidDel="002610E5">
                <w:delText>&lt;xs:element name="</w:delText>
              </w:r>
              <w:r w:rsidDel="002610E5">
                <w:delText>private-key</w:delText>
              </w:r>
              <w:r w:rsidRPr="009F1B7D" w:rsidDel="002610E5">
                <w:delText xml:space="preserve">" </w:delText>
              </w:r>
            </w:del>
          </w:p>
          <w:p w14:paraId="419AB7E9" w14:textId="5EB52BF0" w:rsidR="00325239" w:rsidRPr="009F1B7D" w:rsidDel="002610E5" w:rsidRDefault="00325239" w:rsidP="009D0278">
            <w:pPr>
              <w:pStyle w:val="XML9"/>
              <w:rPr>
                <w:del w:id="12450" w:author="Thomas Dietz" w:date="2012-08-13T14:38:00Z"/>
              </w:rPr>
            </w:pPr>
            <w:del w:id="12451" w:author="Thomas Dietz" w:date="2012-08-13T14:38:00Z">
              <w:r w:rsidRPr="009F1B7D" w:rsidDel="002610E5">
                <w:delText>type="</w:delText>
              </w:r>
              <w:r w:rsidR="00DC3719" w:rsidDel="002610E5">
                <w:delText>ds</w:delText>
              </w:r>
              <w:r w:rsidDel="002610E5">
                <w:delText>:</w:delText>
              </w:r>
              <w:r w:rsidRPr="00325239" w:rsidDel="002610E5">
                <w:delText>KeyValue</w:delText>
              </w:r>
              <w:r w:rsidRPr="009F1B7D" w:rsidDel="002610E5">
                <w:delText>"/&gt;</w:delText>
              </w:r>
            </w:del>
          </w:p>
          <w:p w14:paraId="678E325E" w14:textId="67638754" w:rsidR="00325239" w:rsidRPr="009F1B7D" w:rsidDel="002610E5" w:rsidRDefault="00325239" w:rsidP="009D0278">
            <w:pPr>
              <w:pStyle w:val="XML4"/>
              <w:rPr>
                <w:del w:id="12452" w:author="Thomas Dietz" w:date="2012-08-13T14:38:00Z"/>
              </w:rPr>
            </w:pPr>
            <w:del w:id="12453" w:author="Thomas Dietz" w:date="2012-08-13T14:38:00Z">
              <w:r w:rsidRPr="009F1B7D" w:rsidDel="002610E5">
                <w:delText>&lt;/xs:sequence&gt;</w:delText>
              </w:r>
            </w:del>
          </w:p>
          <w:p w14:paraId="552F405A" w14:textId="704B85FE" w:rsidR="00325239" w:rsidRPr="009F1B7D" w:rsidDel="002610E5" w:rsidRDefault="00325239" w:rsidP="009D0278">
            <w:pPr>
              <w:pStyle w:val="XML3"/>
              <w:rPr>
                <w:del w:id="12454" w:author="Thomas Dietz" w:date="2012-08-13T14:38:00Z"/>
              </w:rPr>
            </w:pPr>
            <w:del w:id="12455" w:author="Thomas Dietz" w:date="2012-08-13T14:38:00Z">
              <w:r w:rsidRPr="009F1B7D" w:rsidDel="002610E5">
                <w:delText>&lt;/xs:extension&gt;</w:delText>
              </w:r>
            </w:del>
          </w:p>
          <w:p w14:paraId="10C48E5F" w14:textId="1C60515E" w:rsidR="00325239" w:rsidRPr="009F1B7D" w:rsidDel="002610E5" w:rsidRDefault="00325239" w:rsidP="009D0278">
            <w:pPr>
              <w:pStyle w:val="XML2"/>
              <w:rPr>
                <w:del w:id="12456" w:author="Thomas Dietz" w:date="2012-08-13T14:38:00Z"/>
              </w:rPr>
            </w:pPr>
            <w:del w:id="12457" w:author="Thomas Dietz" w:date="2012-08-13T14:38:00Z">
              <w:r w:rsidRPr="009F1B7D" w:rsidDel="002610E5">
                <w:delText>&lt;/xs:complexContent&gt;</w:delText>
              </w:r>
            </w:del>
          </w:p>
          <w:p w14:paraId="300E1F11" w14:textId="77777777" w:rsidR="002610E5" w:rsidRDefault="00325239" w:rsidP="002610E5">
            <w:pPr>
              <w:pStyle w:val="XML1"/>
              <w:rPr>
                <w:ins w:id="12458" w:author="Thomas Dietz" w:date="2012-08-13T14:38:00Z"/>
              </w:rPr>
            </w:pPr>
            <w:del w:id="12459" w:author="Thomas Dietz" w:date="2012-08-13T14:38:00Z">
              <w:r w:rsidRPr="009F1B7D" w:rsidDel="002610E5">
                <w:delText>&lt;/xs:complexType&gt;</w:delText>
              </w:r>
            </w:del>
            <w:ins w:id="12460" w:author="Thomas Dietz" w:date="2012-08-13T14:38:00Z">
              <w:r w:rsidR="002610E5">
                <w:t xml:space="preserve">  &lt;xs:group name="OFOwnedCertificateType"&gt;</w:t>
              </w:r>
            </w:ins>
          </w:p>
          <w:p w14:paraId="28CAACB0" w14:textId="77777777" w:rsidR="002610E5" w:rsidRDefault="002610E5" w:rsidP="002610E5">
            <w:pPr>
              <w:pStyle w:val="XML1"/>
              <w:rPr>
                <w:ins w:id="12461" w:author="Thomas Dietz" w:date="2012-08-13T14:38:00Z"/>
              </w:rPr>
            </w:pPr>
            <w:ins w:id="12462" w:author="Thomas Dietz" w:date="2012-08-13T14:38:00Z">
              <w:r>
                <w:t xml:space="preserve">    &lt;xs:annotation&gt;</w:t>
              </w:r>
            </w:ins>
          </w:p>
          <w:p w14:paraId="024FA9CB" w14:textId="77777777" w:rsidR="002610E5" w:rsidRDefault="002610E5" w:rsidP="002610E5">
            <w:pPr>
              <w:pStyle w:val="XML1"/>
              <w:rPr>
                <w:ins w:id="12463" w:author="Thomas Dietz" w:date="2012-08-13T14:38:00Z"/>
              </w:rPr>
            </w:pPr>
            <w:ins w:id="12464" w:author="Thomas Dietz" w:date="2012-08-13T14:38:00Z">
              <w:r>
                <w:t xml:space="preserve">      &lt;xs:documentation&gt;</w:t>
              </w:r>
            </w:ins>
          </w:p>
          <w:p w14:paraId="453179A8" w14:textId="77777777" w:rsidR="002610E5" w:rsidRDefault="002610E5" w:rsidP="002610E5">
            <w:pPr>
              <w:pStyle w:val="XML1"/>
              <w:rPr>
                <w:ins w:id="12465" w:author="Thomas Dietz" w:date="2012-08-13T14:38:00Z"/>
              </w:rPr>
            </w:pPr>
            <w:ins w:id="12466" w:author="Thomas Dietz" w:date="2012-08-13T14:38:00Z">
              <w:r>
                <w:t xml:space="preserve">        This grouping specifies a certificate and a</w:t>
              </w:r>
            </w:ins>
          </w:p>
          <w:p w14:paraId="1615029E" w14:textId="77777777" w:rsidR="002610E5" w:rsidRDefault="002610E5" w:rsidP="002610E5">
            <w:pPr>
              <w:pStyle w:val="XML1"/>
              <w:rPr>
                <w:ins w:id="12467" w:author="Thomas Dietz" w:date="2012-08-13T14:38:00Z"/>
              </w:rPr>
            </w:pPr>
            <w:ins w:id="12468" w:author="Thomas Dietz" w:date="2012-08-13T14:38:00Z">
              <w:r>
                <w:t xml:space="preserve">        private key. It can be used by an OpenFlow Logical Switch for</w:t>
              </w:r>
            </w:ins>
          </w:p>
          <w:p w14:paraId="3F12370C" w14:textId="77777777" w:rsidR="002610E5" w:rsidRDefault="002610E5" w:rsidP="002610E5">
            <w:pPr>
              <w:pStyle w:val="XML1"/>
              <w:rPr>
                <w:ins w:id="12469" w:author="Thomas Dietz" w:date="2012-08-13T14:38:00Z"/>
              </w:rPr>
            </w:pPr>
            <w:ins w:id="12470" w:author="Thomas Dietz" w:date="2012-08-13T14:38:00Z">
              <w:r>
                <w:t xml:space="preserve">        authenticating itself to a controller when a TLS connection</w:t>
              </w:r>
            </w:ins>
          </w:p>
          <w:p w14:paraId="38D6A46C" w14:textId="77777777" w:rsidR="002610E5" w:rsidRDefault="002610E5" w:rsidP="002610E5">
            <w:pPr>
              <w:pStyle w:val="XML1"/>
              <w:rPr>
                <w:ins w:id="12471" w:author="Thomas Dietz" w:date="2012-08-13T14:38:00Z"/>
              </w:rPr>
            </w:pPr>
            <w:ins w:id="12472" w:author="Thomas Dietz" w:date="2012-08-13T14:38:00Z">
              <w:r>
                <w:t xml:space="preserve">        is established.</w:t>
              </w:r>
            </w:ins>
          </w:p>
          <w:p w14:paraId="1D6E8DA4" w14:textId="77777777" w:rsidR="002610E5" w:rsidRDefault="002610E5" w:rsidP="002610E5">
            <w:pPr>
              <w:pStyle w:val="XML1"/>
              <w:rPr>
                <w:ins w:id="12473" w:author="Thomas Dietz" w:date="2012-08-13T14:38:00Z"/>
              </w:rPr>
            </w:pPr>
            <w:ins w:id="12474" w:author="Thomas Dietz" w:date="2012-08-13T14:38:00Z">
              <w:r>
                <w:t xml:space="preserve">      &lt;/xs:documentation&gt;</w:t>
              </w:r>
            </w:ins>
          </w:p>
          <w:p w14:paraId="353C8E37" w14:textId="77777777" w:rsidR="002610E5" w:rsidRDefault="002610E5" w:rsidP="002610E5">
            <w:pPr>
              <w:pStyle w:val="XML1"/>
              <w:rPr>
                <w:ins w:id="12475" w:author="Thomas Dietz" w:date="2012-08-13T14:38:00Z"/>
              </w:rPr>
            </w:pPr>
            <w:ins w:id="12476" w:author="Thomas Dietz" w:date="2012-08-13T14:38:00Z">
              <w:r>
                <w:lastRenderedPageBreak/>
                <w:t xml:space="preserve">    &lt;/xs:annotation&gt;</w:t>
              </w:r>
            </w:ins>
          </w:p>
          <w:p w14:paraId="6F28B250" w14:textId="77777777" w:rsidR="002610E5" w:rsidRDefault="002610E5" w:rsidP="002610E5">
            <w:pPr>
              <w:pStyle w:val="XML1"/>
              <w:rPr>
                <w:ins w:id="12477" w:author="Thomas Dietz" w:date="2012-08-13T14:38:00Z"/>
              </w:rPr>
            </w:pPr>
          </w:p>
          <w:p w14:paraId="074D9B35" w14:textId="77777777" w:rsidR="002610E5" w:rsidRDefault="002610E5" w:rsidP="002610E5">
            <w:pPr>
              <w:pStyle w:val="XML1"/>
              <w:rPr>
                <w:ins w:id="12478" w:author="Thomas Dietz" w:date="2012-08-13T14:38:00Z"/>
              </w:rPr>
            </w:pPr>
            <w:ins w:id="12479" w:author="Thomas Dietz" w:date="2012-08-13T14:38:00Z">
              <w:r>
                <w:t xml:space="preserve">    &lt;xs:sequence&gt;</w:t>
              </w:r>
            </w:ins>
          </w:p>
          <w:p w14:paraId="4747E232" w14:textId="77777777" w:rsidR="002610E5" w:rsidRDefault="002610E5" w:rsidP="002610E5">
            <w:pPr>
              <w:pStyle w:val="XML1"/>
              <w:rPr>
                <w:ins w:id="12480" w:author="Thomas Dietz" w:date="2012-08-13T14:38:00Z"/>
              </w:rPr>
            </w:pPr>
            <w:ins w:id="12481" w:author="Thomas Dietz" w:date="2012-08-13T14:38:00Z">
              <w:r>
                <w:t xml:space="preserve">      &lt;xs:group ref="OFResourceType"/&gt;</w:t>
              </w:r>
            </w:ins>
          </w:p>
          <w:p w14:paraId="2BBD7CDF" w14:textId="77777777" w:rsidR="002610E5" w:rsidRDefault="002610E5" w:rsidP="002610E5">
            <w:pPr>
              <w:pStyle w:val="XML1"/>
              <w:rPr>
                <w:ins w:id="12482" w:author="Thomas Dietz" w:date="2012-08-13T14:38:00Z"/>
              </w:rPr>
            </w:pPr>
            <w:ins w:id="12483" w:author="Thomas Dietz" w:date="2012-08-13T14:38:00Z">
              <w:r>
                <w:t xml:space="preserve">      &lt;xs:element name="certificate"  type="xs:string"&gt;</w:t>
              </w:r>
            </w:ins>
          </w:p>
          <w:p w14:paraId="1F6C2F49" w14:textId="77777777" w:rsidR="002610E5" w:rsidRDefault="002610E5" w:rsidP="002610E5">
            <w:pPr>
              <w:pStyle w:val="XML1"/>
              <w:rPr>
                <w:ins w:id="12484" w:author="Thomas Dietz" w:date="2012-08-13T14:38:00Z"/>
              </w:rPr>
            </w:pPr>
            <w:ins w:id="12485" w:author="Thomas Dietz" w:date="2012-08-13T14:38:00Z">
              <w:r>
                <w:t xml:space="preserve">        &lt;xs:annotation&gt;</w:t>
              </w:r>
            </w:ins>
          </w:p>
          <w:p w14:paraId="145EC6CF" w14:textId="77777777" w:rsidR="002610E5" w:rsidRDefault="002610E5" w:rsidP="002610E5">
            <w:pPr>
              <w:pStyle w:val="XML1"/>
              <w:rPr>
                <w:ins w:id="12486" w:author="Thomas Dietz" w:date="2012-08-13T14:38:00Z"/>
              </w:rPr>
            </w:pPr>
            <w:ins w:id="12487" w:author="Thomas Dietz" w:date="2012-08-13T14:38:00Z">
              <w:r>
                <w:t xml:space="preserve">          &lt;xs:documentation&gt;</w:t>
              </w:r>
            </w:ins>
          </w:p>
          <w:p w14:paraId="12FDAB06" w14:textId="77777777" w:rsidR="002610E5" w:rsidRDefault="002610E5" w:rsidP="002610E5">
            <w:pPr>
              <w:pStyle w:val="XML1"/>
              <w:rPr>
                <w:ins w:id="12488" w:author="Thomas Dietz" w:date="2012-08-13T14:38:00Z"/>
              </w:rPr>
            </w:pPr>
            <w:ins w:id="12489" w:author="Thomas Dietz" w:date="2012-08-13T14:38:00Z">
              <w:r>
                <w:t xml:space="preserve">            An X.509 certificate in DER format base64</w:t>
              </w:r>
            </w:ins>
          </w:p>
          <w:p w14:paraId="2896C505" w14:textId="77777777" w:rsidR="002610E5" w:rsidRDefault="002610E5" w:rsidP="002610E5">
            <w:pPr>
              <w:pStyle w:val="XML1"/>
              <w:rPr>
                <w:ins w:id="12490" w:author="Thomas Dietz" w:date="2012-08-13T14:38:00Z"/>
              </w:rPr>
            </w:pPr>
            <w:ins w:id="12491" w:author="Thomas Dietz" w:date="2012-08-13T14:38:00Z">
              <w:r>
                <w:t xml:space="preserve">            encoded.</w:t>
              </w:r>
            </w:ins>
          </w:p>
          <w:p w14:paraId="3B11215D" w14:textId="77777777" w:rsidR="002610E5" w:rsidRDefault="002610E5" w:rsidP="002610E5">
            <w:pPr>
              <w:pStyle w:val="XML1"/>
              <w:rPr>
                <w:ins w:id="12492" w:author="Thomas Dietz" w:date="2012-08-13T14:38:00Z"/>
              </w:rPr>
            </w:pPr>
          </w:p>
          <w:p w14:paraId="1B39D0BE" w14:textId="77777777" w:rsidR="002610E5" w:rsidRDefault="002610E5" w:rsidP="002610E5">
            <w:pPr>
              <w:pStyle w:val="XML1"/>
              <w:rPr>
                <w:ins w:id="12493" w:author="Thomas Dietz" w:date="2012-08-13T14:38:00Z"/>
              </w:rPr>
            </w:pPr>
            <w:ins w:id="12494" w:author="Thomas Dietz" w:date="2012-08-13T14:38:00Z">
              <w:r>
                <w:t xml:space="preserve">            This element MUST be present in the NETCONF data store.</w:t>
              </w:r>
            </w:ins>
          </w:p>
          <w:p w14:paraId="1409C857" w14:textId="77777777" w:rsidR="002610E5" w:rsidRDefault="002610E5" w:rsidP="002610E5">
            <w:pPr>
              <w:pStyle w:val="XML1"/>
              <w:rPr>
                <w:ins w:id="12495" w:author="Thomas Dietz" w:date="2012-08-13T14:38:00Z"/>
              </w:rPr>
            </w:pPr>
            <w:ins w:id="12496" w:author="Thomas Dietz" w:date="2012-08-13T14:38:00Z">
              <w:r>
                <w:t xml:space="preserve">            If this element is not present in a NETCONF &amp;lt;edit-config&amp;gt;</w:t>
              </w:r>
            </w:ins>
          </w:p>
          <w:p w14:paraId="565777BD" w14:textId="77777777" w:rsidR="002610E5" w:rsidRDefault="002610E5" w:rsidP="002610E5">
            <w:pPr>
              <w:pStyle w:val="XML1"/>
              <w:rPr>
                <w:ins w:id="12497" w:author="Thomas Dietz" w:date="2012-08-13T14:38:00Z"/>
              </w:rPr>
            </w:pPr>
            <w:ins w:id="12498" w:author="Thomas Dietz" w:date="2012-08-13T14:38:00Z">
              <w:r>
                <w:t xml:space="preserve">            operation 'create', 'merge' or 'replace' and the parent</w:t>
              </w:r>
            </w:ins>
          </w:p>
          <w:p w14:paraId="74996819" w14:textId="77777777" w:rsidR="002610E5" w:rsidRDefault="002610E5" w:rsidP="002610E5">
            <w:pPr>
              <w:pStyle w:val="XML1"/>
              <w:rPr>
                <w:ins w:id="12499" w:author="Thomas Dietz" w:date="2012-08-13T14:38:00Z"/>
              </w:rPr>
            </w:pPr>
            <w:ins w:id="12500" w:author="Thomas Dietz" w:date="2012-08-13T14:38:00Z">
              <w:r>
                <w:t xml:space="preserve">            element does not exist, a 'data-missing' error is</w:t>
              </w:r>
            </w:ins>
          </w:p>
          <w:p w14:paraId="3C3B6A23" w14:textId="77777777" w:rsidR="002610E5" w:rsidRDefault="002610E5" w:rsidP="002610E5">
            <w:pPr>
              <w:pStyle w:val="XML1"/>
              <w:rPr>
                <w:ins w:id="12501" w:author="Thomas Dietz" w:date="2012-08-13T14:38:00Z"/>
              </w:rPr>
            </w:pPr>
            <w:ins w:id="12502" w:author="Thomas Dietz" w:date="2012-08-13T14:38:00Z">
              <w:r>
                <w:t xml:space="preserve">            returned.</w:t>
              </w:r>
            </w:ins>
          </w:p>
          <w:p w14:paraId="4E639F80" w14:textId="77777777" w:rsidR="002610E5" w:rsidRDefault="002610E5" w:rsidP="002610E5">
            <w:pPr>
              <w:pStyle w:val="XML1"/>
              <w:rPr>
                <w:ins w:id="12503" w:author="Thomas Dietz" w:date="2012-08-13T14:38:00Z"/>
              </w:rPr>
            </w:pPr>
            <w:ins w:id="12504" w:author="Thomas Dietz" w:date="2012-08-13T14:38:00Z">
              <w:r>
                <w:t xml:space="preserve">          &lt;/xs:documentation&gt;</w:t>
              </w:r>
            </w:ins>
          </w:p>
          <w:p w14:paraId="5EEAC2B9" w14:textId="77777777" w:rsidR="002610E5" w:rsidRDefault="002610E5" w:rsidP="002610E5">
            <w:pPr>
              <w:pStyle w:val="XML1"/>
              <w:rPr>
                <w:ins w:id="12505" w:author="Thomas Dietz" w:date="2012-08-13T14:38:00Z"/>
              </w:rPr>
            </w:pPr>
            <w:ins w:id="12506" w:author="Thomas Dietz" w:date="2012-08-13T14:38:00Z">
              <w:r>
                <w:t xml:space="preserve">        &lt;/xs:annotation&gt;</w:t>
              </w:r>
            </w:ins>
          </w:p>
          <w:p w14:paraId="6F3D0926" w14:textId="77777777" w:rsidR="002610E5" w:rsidRDefault="002610E5" w:rsidP="002610E5">
            <w:pPr>
              <w:pStyle w:val="XML1"/>
              <w:rPr>
                <w:ins w:id="12507" w:author="Thomas Dietz" w:date="2012-08-13T14:38:00Z"/>
              </w:rPr>
            </w:pPr>
            <w:ins w:id="12508" w:author="Thomas Dietz" w:date="2012-08-13T14:38:00Z">
              <w:r>
                <w:t xml:space="preserve">      &lt;/xs:element&gt;</w:t>
              </w:r>
            </w:ins>
          </w:p>
          <w:p w14:paraId="1394DDC2" w14:textId="77777777" w:rsidR="002610E5" w:rsidRDefault="002610E5" w:rsidP="002610E5">
            <w:pPr>
              <w:pStyle w:val="XML1"/>
              <w:rPr>
                <w:ins w:id="12509" w:author="Thomas Dietz" w:date="2012-08-13T14:38:00Z"/>
              </w:rPr>
            </w:pPr>
            <w:ins w:id="12510" w:author="Thomas Dietz" w:date="2012-08-13T14:38:00Z">
              <w:r>
                <w:t xml:space="preserve">      &lt;xs:element name="private-key"&gt;</w:t>
              </w:r>
            </w:ins>
          </w:p>
          <w:p w14:paraId="510C24FB" w14:textId="77777777" w:rsidR="002610E5" w:rsidRDefault="002610E5" w:rsidP="002610E5">
            <w:pPr>
              <w:pStyle w:val="XML1"/>
              <w:rPr>
                <w:ins w:id="12511" w:author="Thomas Dietz" w:date="2012-08-13T14:38:00Z"/>
              </w:rPr>
            </w:pPr>
            <w:ins w:id="12512" w:author="Thomas Dietz" w:date="2012-08-13T14:38:00Z">
              <w:r>
                <w:t xml:space="preserve">        &lt;xs:annotation&gt;</w:t>
              </w:r>
            </w:ins>
          </w:p>
          <w:p w14:paraId="59F3924A" w14:textId="77777777" w:rsidR="002610E5" w:rsidRDefault="002610E5" w:rsidP="002610E5">
            <w:pPr>
              <w:pStyle w:val="XML1"/>
              <w:rPr>
                <w:ins w:id="12513" w:author="Thomas Dietz" w:date="2012-08-13T14:38:00Z"/>
              </w:rPr>
            </w:pPr>
            <w:ins w:id="12514" w:author="Thomas Dietz" w:date="2012-08-13T14:38:00Z">
              <w:r>
                <w:t xml:space="preserve">          &lt;xs:documentation&gt;</w:t>
              </w:r>
            </w:ins>
          </w:p>
          <w:p w14:paraId="70400A4E" w14:textId="77777777" w:rsidR="002610E5" w:rsidRDefault="002610E5" w:rsidP="002610E5">
            <w:pPr>
              <w:pStyle w:val="XML1"/>
              <w:rPr>
                <w:ins w:id="12515" w:author="Thomas Dietz" w:date="2012-08-13T14:38:00Z"/>
              </w:rPr>
            </w:pPr>
            <w:ins w:id="12516" w:author="Thomas Dietz" w:date="2012-08-13T14:38:00Z">
              <w:r>
                <w:t xml:space="preserve">            This element contains the private key</w:t>
              </w:r>
            </w:ins>
          </w:p>
          <w:p w14:paraId="63D841FA" w14:textId="77777777" w:rsidR="002610E5" w:rsidRDefault="002610E5" w:rsidP="002610E5">
            <w:pPr>
              <w:pStyle w:val="XML1"/>
              <w:rPr>
                <w:ins w:id="12517" w:author="Thomas Dietz" w:date="2012-08-13T14:38:00Z"/>
              </w:rPr>
            </w:pPr>
            <w:ins w:id="12518" w:author="Thomas Dietz" w:date="2012-08-13T14:38:00Z">
              <w:r>
                <w:t xml:space="preserve">            corresponding to the certificate. The private key is</w:t>
              </w:r>
            </w:ins>
          </w:p>
          <w:p w14:paraId="7A680662" w14:textId="77777777" w:rsidR="002610E5" w:rsidRDefault="002610E5" w:rsidP="002610E5">
            <w:pPr>
              <w:pStyle w:val="XML1"/>
              <w:rPr>
                <w:ins w:id="12519" w:author="Thomas Dietz" w:date="2012-08-13T14:38:00Z"/>
              </w:rPr>
            </w:pPr>
            <w:ins w:id="12520" w:author="Thomas Dietz" w:date="2012-08-13T14:38:00Z">
              <w:r>
                <w:t xml:space="preserve">            encoded as specified in XML-Signature Syntax and Processing</w:t>
              </w:r>
            </w:ins>
          </w:p>
          <w:p w14:paraId="03C9D365" w14:textId="77777777" w:rsidR="002610E5" w:rsidRDefault="002610E5" w:rsidP="002610E5">
            <w:pPr>
              <w:pStyle w:val="XML1"/>
              <w:rPr>
                <w:ins w:id="12521" w:author="Thomas Dietz" w:date="2012-08-13T14:38:00Z"/>
              </w:rPr>
            </w:pPr>
            <w:ins w:id="12522" w:author="Thomas Dietz" w:date="2012-08-13T14:38:00Z">
              <w:r>
                <w:t xml:space="preserve">            (http://www.w3.org/TR/2001/PR-xmldsig-core-20010820/).  </w:t>
              </w:r>
            </w:ins>
          </w:p>
          <w:p w14:paraId="70BF6B7B" w14:textId="77777777" w:rsidR="002610E5" w:rsidRDefault="002610E5" w:rsidP="002610E5">
            <w:pPr>
              <w:pStyle w:val="XML1"/>
              <w:rPr>
                <w:ins w:id="12523" w:author="Thomas Dietz" w:date="2012-08-13T14:38:00Z"/>
              </w:rPr>
            </w:pPr>
            <w:ins w:id="12524" w:author="Thomas Dietz" w:date="2012-08-13T14:38:00Z">
              <w:r>
                <w:t xml:space="preserve">            Currently the specification only support DSA and RSA keys.</w:t>
              </w:r>
            </w:ins>
          </w:p>
          <w:p w14:paraId="7A8B4AD0" w14:textId="77777777" w:rsidR="002610E5" w:rsidRDefault="002610E5" w:rsidP="002610E5">
            <w:pPr>
              <w:pStyle w:val="XML1"/>
              <w:rPr>
                <w:ins w:id="12525" w:author="Thomas Dietz" w:date="2012-08-13T14:38:00Z"/>
              </w:rPr>
            </w:pPr>
          </w:p>
          <w:p w14:paraId="4CC1F470" w14:textId="77777777" w:rsidR="002610E5" w:rsidRDefault="002610E5" w:rsidP="002610E5">
            <w:pPr>
              <w:pStyle w:val="XML1"/>
              <w:rPr>
                <w:ins w:id="12526" w:author="Thomas Dietz" w:date="2012-08-13T14:38:00Z"/>
              </w:rPr>
            </w:pPr>
            <w:ins w:id="12527" w:author="Thomas Dietz" w:date="2012-08-13T14:38:00Z">
              <w:r>
                <w:t xml:space="preserve">            This element MUST be present in the NETCONF data store.</w:t>
              </w:r>
            </w:ins>
          </w:p>
          <w:p w14:paraId="47CB55A9" w14:textId="77777777" w:rsidR="002610E5" w:rsidRDefault="002610E5" w:rsidP="002610E5">
            <w:pPr>
              <w:pStyle w:val="XML1"/>
              <w:rPr>
                <w:ins w:id="12528" w:author="Thomas Dietz" w:date="2012-08-13T14:38:00Z"/>
              </w:rPr>
            </w:pPr>
            <w:ins w:id="12529" w:author="Thomas Dietz" w:date="2012-08-13T14:38:00Z">
              <w:r>
                <w:t xml:space="preserve">            If this element is not present in a NETCONF &amp;lt;edit-config&amp;gt;</w:t>
              </w:r>
            </w:ins>
          </w:p>
          <w:p w14:paraId="5EA22097" w14:textId="77777777" w:rsidR="002610E5" w:rsidRDefault="002610E5" w:rsidP="002610E5">
            <w:pPr>
              <w:pStyle w:val="XML1"/>
              <w:rPr>
                <w:ins w:id="12530" w:author="Thomas Dietz" w:date="2012-08-13T14:38:00Z"/>
              </w:rPr>
            </w:pPr>
            <w:ins w:id="12531" w:author="Thomas Dietz" w:date="2012-08-13T14:38:00Z">
              <w:r>
                <w:t xml:space="preserve">            operation 'create', 'merge' or 'replace' and the parent</w:t>
              </w:r>
            </w:ins>
          </w:p>
          <w:p w14:paraId="0CC925CA" w14:textId="77777777" w:rsidR="002610E5" w:rsidRDefault="002610E5" w:rsidP="002610E5">
            <w:pPr>
              <w:pStyle w:val="XML1"/>
              <w:rPr>
                <w:ins w:id="12532" w:author="Thomas Dietz" w:date="2012-08-13T14:38:00Z"/>
              </w:rPr>
            </w:pPr>
            <w:ins w:id="12533" w:author="Thomas Dietz" w:date="2012-08-13T14:38:00Z">
              <w:r>
                <w:t xml:space="preserve">            element does not exist, a 'data-missing' error is</w:t>
              </w:r>
            </w:ins>
          </w:p>
          <w:p w14:paraId="1BBB5D33" w14:textId="77777777" w:rsidR="002610E5" w:rsidRDefault="002610E5" w:rsidP="002610E5">
            <w:pPr>
              <w:pStyle w:val="XML1"/>
              <w:rPr>
                <w:ins w:id="12534" w:author="Thomas Dietz" w:date="2012-08-13T14:38:00Z"/>
              </w:rPr>
            </w:pPr>
            <w:ins w:id="12535" w:author="Thomas Dietz" w:date="2012-08-13T14:38:00Z">
              <w:r>
                <w:t xml:space="preserve">            returned.</w:t>
              </w:r>
            </w:ins>
          </w:p>
          <w:p w14:paraId="7DF32472" w14:textId="77777777" w:rsidR="002610E5" w:rsidRDefault="002610E5" w:rsidP="002610E5">
            <w:pPr>
              <w:pStyle w:val="XML1"/>
              <w:rPr>
                <w:ins w:id="12536" w:author="Thomas Dietz" w:date="2012-08-13T14:38:00Z"/>
              </w:rPr>
            </w:pPr>
            <w:ins w:id="12537" w:author="Thomas Dietz" w:date="2012-08-13T14:38:00Z">
              <w:r>
                <w:t xml:space="preserve">          &lt;/xs:documentation&gt;</w:t>
              </w:r>
            </w:ins>
          </w:p>
          <w:p w14:paraId="73CA2F15" w14:textId="77777777" w:rsidR="002610E5" w:rsidRDefault="002610E5" w:rsidP="002610E5">
            <w:pPr>
              <w:pStyle w:val="XML1"/>
              <w:rPr>
                <w:ins w:id="12538" w:author="Thomas Dietz" w:date="2012-08-13T14:38:00Z"/>
              </w:rPr>
            </w:pPr>
            <w:ins w:id="12539" w:author="Thomas Dietz" w:date="2012-08-13T14:38:00Z">
              <w:r>
                <w:t xml:space="preserve">        &lt;/xs:annotation&gt;</w:t>
              </w:r>
            </w:ins>
          </w:p>
          <w:p w14:paraId="2E7D3AA2" w14:textId="77777777" w:rsidR="002610E5" w:rsidRDefault="002610E5" w:rsidP="002610E5">
            <w:pPr>
              <w:pStyle w:val="XML1"/>
              <w:rPr>
                <w:ins w:id="12540" w:author="Thomas Dietz" w:date="2012-08-13T14:38:00Z"/>
              </w:rPr>
            </w:pPr>
            <w:ins w:id="12541" w:author="Thomas Dietz" w:date="2012-08-13T14:38:00Z">
              <w:r>
                <w:t xml:space="preserve">        &lt;xs:complexType&gt;</w:t>
              </w:r>
            </w:ins>
          </w:p>
          <w:p w14:paraId="153F1206" w14:textId="77777777" w:rsidR="002610E5" w:rsidRDefault="002610E5" w:rsidP="002610E5">
            <w:pPr>
              <w:pStyle w:val="XML1"/>
              <w:rPr>
                <w:ins w:id="12542" w:author="Thomas Dietz" w:date="2012-08-13T14:38:00Z"/>
              </w:rPr>
            </w:pPr>
            <w:ins w:id="12543" w:author="Thomas Dietz" w:date="2012-08-13T14:38:00Z">
              <w:r>
                <w:t xml:space="preserve">          &lt;xs:sequence&gt;</w:t>
              </w:r>
            </w:ins>
          </w:p>
          <w:p w14:paraId="2FA33A5C" w14:textId="77777777" w:rsidR="002610E5" w:rsidRDefault="002610E5" w:rsidP="002610E5">
            <w:pPr>
              <w:pStyle w:val="XML1"/>
              <w:rPr>
                <w:ins w:id="12544" w:author="Thomas Dietz" w:date="2012-08-13T14:38:00Z"/>
              </w:rPr>
            </w:pPr>
            <w:ins w:id="12545" w:author="Thomas Dietz" w:date="2012-08-13T14:38:00Z">
              <w:r>
                <w:t xml:space="preserve">            &lt;xs:group ref="KeyValueType"/&gt;</w:t>
              </w:r>
            </w:ins>
          </w:p>
          <w:p w14:paraId="2402AE85" w14:textId="77777777" w:rsidR="002610E5" w:rsidRDefault="002610E5" w:rsidP="002610E5">
            <w:pPr>
              <w:pStyle w:val="XML1"/>
              <w:rPr>
                <w:ins w:id="12546" w:author="Thomas Dietz" w:date="2012-08-13T14:38:00Z"/>
              </w:rPr>
            </w:pPr>
            <w:ins w:id="12547" w:author="Thomas Dietz" w:date="2012-08-13T14:38:00Z">
              <w:r>
                <w:t xml:space="preserve">          &lt;/xs:sequence&gt;</w:t>
              </w:r>
            </w:ins>
          </w:p>
          <w:p w14:paraId="15EDE8A7" w14:textId="77777777" w:rsidR="002610E5" w:rsidRDefault="002610E5" w:rsidP="002610E5">
            <w:pPr>
              <w:pStyle w:val="XML1"/>
              <w:rPr>
                <w:ins w:id="12548" w:author="Thomas Dietz" w:date="2012-08-13T14:38:00Z"/>
              </w:rPr>
            </w:pPr>
            <w:ins w:id="12549" w:author="Thomas Dietz" w:date="2012-08-13T14:38:00Z">
              <w:r>
                <w:t xml:space="preserve">        &lt;/xs:complexType&gt;</w:t>
              </w:r>
            </w:ins>
          </w:p>
          <w:p w14:paraId="63031B51" w14:textId="77777777" w:rsidR="002610E5" w:rsidRDefault="002610E5" w:rsidP="002610E5">
            <w:pPr>
              <w:pStyle w:val="XML1"/>
              <w:rPr>
                <w:ins w:id="12550" w:author="Thomas Dietz" w:date="2012-08-13T14:38:00Z"/>
              </w:rPr>
            </w:pPr>
            <w:ins w:id="12551" w:author="Thomas Dietz" w:date="2012-08-13T14:38:00Z">
              <w:r>
                <w:t xml:space="preserve">      &lt;/xs:element&gt;</w:t>
              </w:r>
            </w:ins>
          </w:p>
          <w:p w14:paraId="093BEBAA" w14:textId="77777777" w:rsidR="002610E5" w:rsidRDefault="002610E5" w:rsidP="002610E5">
            <w:pPr>
              <w:pStyle w:val="XML1"/>
              <w:rPr>
                <w:ins w:id="12552" w:author="Thomas Dietz" w:date="2012-08-13T14:38:00Z"/>
              </w:rPr>
            </w:pPr>
            <w:ins w:id="12553" w:author="Thomas Dietz" w:date="2012-08-13T14:38:00Z">
              <w:r>
                <w:t xml:space="preserve">    &lt;/xs:sequence&gt;</w:t>
              </w:r>
            </w:ins>
          </w:p>
          <w:p w14:paraId="73917273" w14:textId="77777777" w:rsidR="00325239" w:rsidRDefault="002610E5" w:rsidP="002610E5">
            <w:pPr>
              <w:pStyle w:val="XML1"/>
              <w:rPr>
                <w:ins w:id="12554" w:author="Thomas Dietz" w:date="2012-08-13T14:38:00Z"/>
              </w:rPr>
            </w:pPr>
            <w:ins w:id="12555" w:author="Thomas Dietz" w:date="2012-08-13T14:38:00Z">
              <w:r>
                <w:t xml:space="preserve">  &lt;/xs:group&gt;</w:t>
              </w:r>
            </w:ins>
          </w:p>
          <w:p w14:paraId="2DE09DE4" w14:textId="77777777" w:rsidR="002610E5" w:rsidRDefault="002610E5" w:rsidP="002610E5">
            <w:pPr>
              <w:pStyle w:val="XML1"/>
              <w:rPr>
                <w:ins w:id="12556" w:author="Thomas Dietz" w:date="2012-08-13T14:38:00Z"/>
              </w:rPr>
            </w:pPr>
          </w:p>
          <w:p w14:paraId="6A0D7277" w14:textId="77777777" w:rsidR="002610E5" w:rsidRDefault="002610E5" w:rsidP="002610E5">
            <w:pPr>
              <w:pStyle w:val="XML1"/>
              <w:rPr>
                <w:ins w:id="12557" w:author="Thomas Dietz" w:date="2012-08-13T14:38:00Z"/>
              </w:rPr>
            </w:pPr>
            <w:ins w:id="12558" w:author="Thomas Dietz" w:date="2012-08-13T14:38:00Z">
              <w:r>
                <w:t xml:space="preserve">  &lt;xs:group name="KeyValueType"&gt;</w:t>
              </w:r>
            </w:ins>
          </w:p>
          <w:p w14:paraId="20ED3E50" w14:textId="77777777" w:rsidR="002610E5" w:rsidRDefault="002610E5" w:rsidP="002610E5">
            <w:pPr>
              <w:pStyle w:val="XML1"/>
              <w:rPr>
                <w:ins w:id="12559" w:author="Thomas Dietz" w:date="2012-08-13T14:38:00Z"/>
              </w:rPr>
            </w:pPr>
            <w:ins w:id="12560" w:author="Thomas Dietz" w:date="2012-08-13T14:38:00Z">
              <w:r>
                <w:t xml:space="preserve">    &lt;xs:annotation&gt;</w:t>
              </w:r>
            </w:ins>
          </w:p>
          <w:p w14:paraId="487C38F0" w14:textId="77777777" w:rsidR="002610E5" w:rsidRDefault="002610E5" w:rsidP="002610E5">
            <w:pPr>
              <w:pStyle w:val="XML1"/>
              <w:rPr>
                <w:ins w:id="12561" w:author="Thomas Dietz" w:date="2012-08-13T14:38:00Z"/>
              </w:rPr>
            </w:pPr>
            <w:ins w:id="12562" w:author="Thomas Dietz" w:date="2012-08-13T14:38:00Z">
              <w:r>
                <w:t xml:space="preserve">      &lt;xs:documentation&gt;</w:t>
              </w:r>
            </w:ins>
          </w:p>
          <w:p w14:paraId="60A119AA" w14:textId="77777777" w:rsidR="002610E5" w:rsidRDefault="002610E5" w:rsidP="002610E5">
            <w:pPr>
              <w:pStyle w:val="XML1"/>
              <w:rPr>
                <w:ins w:id="12563" w:author="Thomas Dietz" w:date="2012-08-13T14:38:00Z"/>
              </w:rPr>
            </w:pPr>
            <w:ins w:id="12564" w:author="Thomas Dietz" w:date="2012-08-13T14:38:00Z">
              <w:r>
                <w:t xml:space="preserve">        The KeyValue element contains a single public key</w:t>
              </w:r>
            </w:ins>
          </w:p>
          <w:p w14:paraId="1F627DBB" w14:textId="77777777" w:rsidR="002610E5" w:rsidRDefault="002610E5" w:rsidP="002610E5">
            <w:pPr>
              <w:pStyle w:val="XML1"/>
              <w:rPr>
                <w:ins w:id="12565" w:author="Thomas Dietz" w:date="2012-08-13T14:38:00Z"/>
              </w:rPr>
            </w:pPr>
            <w:ins w:id="12566" w:author="Thomas Dietz" w:date="2012-08-13T14:38:00Z">
              <w:r>
                <w:t xml:space="preserve">        that may be useful in validating the signature.</w:t>
              </w:r>
            </w:ins>
          </w:p>
          <w:p w14:paraId="207E22C9" w14:textId="77777777" w:rsidR="002610E5" w:rsidRDefault="002610E5" w:rsidP="002610E5">
            <w:pPr>
              <w:pStyle w:val="XML1"/>
              <w:rPr>
                <w:ins w:id="12567" w:author="Thomas Dietz" w:date="2012-08-13T14:38:00Z"/>
              </w:rPr>
            </w:pPr>
          </w:p>
          <w:p w14:paraId="2209472C" w14:textId="77777777" w:rsidR="002610E5" w:rsidRDefault="002610E5" w:rsidP="002610E5">
            <w:pPr>
              <w:pStyle w:val="XML1"/>
              <w:rPr>
                <w:ins w:id="12568" w:author="Thomas Dietz" w:date="2012-08-13T14:38:00Z"/>
              </w:rPr>
            </w:pPr>
            <w:ins w:id="12569" w:author="Thomas Dietz" w:date="2012-08-13T14:38:00Z">
              <w:r>
                <w:t xml:space="preserve">        NETCONF &amp;lt;edit-config&amp;gt; operations MUST be implemented as </w:t>
              </w:r>
            </w:ins>
          </w:p>
          <w:p w14:paraId="58FC27C4" w14:textId="77777777" w:rsidR="002610E5" w:rsidRDefault="002610E5" w:rsidP="002610E5">
            <w:pPr>
              <w:pStyle w:val="XML1"/>
              <w:rPr>
                <w:ins w:id="12570" w:author="Thomas Dietz" w:date="2012-08-13T14:38:00Z"/>
              </w:rPr>
            </w:pPr>
            <w:ins w:id="12571" w:author="Thomas Dietz" w:date="2012-08-13T14:38:00Z">
              <w:r>
                <w:t xml:space="preserve">        follows: </w:t>
              </w:r>
            </w:ins>
          </w:p>
          <w:p w14:paraId="5C8E80AA" w14:textId="77777777" w:rsidR="002610E5" w:rsidRDefault="002610E5" w:rsidP="002610E5">
            <w:pPr>
              <w:pStyle w:val="XML1"/>
              <w:rPr>
                <w:ins w:id="12572" w:author="Thomas Dietz" w:date="2012-08-13T14:38:00Z"/>
              </w:rPr>
            </w:pPr>
          </w:p>
          <w:p w14:paraId="61EADA44" w14:textId="77777777" w:rsidR="002610E5" w:rsidRDefault="002610E5" w:rsidP="002610E5">
            <w:pPr>
              <w:pStyle w:val="XML1"/>
              <w:rPr>
                <w:ins w:id="12573" w:author="Thomas Dietz" w:date="2012-08-13T14:38:00Z"/>
              </w:rPr>
            </w:pPr>
            <w:ins w:id="12574" w:author="Thomas Dietz" w:date="2012-08-13T14:38:00Z">
              <w:r>
                <w:t xml:space="preserve">        * Exactly one of the elemenst 'DSAKeyValue' or 'RSAKeyValue'</w:t>
              </w:r>
            </w:ins>
          </w:p>
          <w:p w14:paraId="09C43ABF" w14:textId="77777777" w:rsidR="002610E5" w:rsidRDefault="002610E5" w:rsidP="002610E5">
            <w:pPr>
              <w:pStyle w:val="XML1"/>
              <w:rPr>
                <w:ins w:id="12575" w:author="Thomas Dietz" w:date="2012-08-13T14:38:00Z"/>
              </w:rPr>
            </w:pPr>
            <w:ins w:id="12576" w:author="Thomas Dietz" w:date="2012-08-13T14:38:00Z">
              <w:r>
                <w:t xml:space="preserve">        all &amp;lt;edit-config&amp;gt; operations.</w:t>
              </w:r>
            </w:ins>
          </w:p>
          <w:p w14:paraId="480E7546" w14:textId="77777777" w:rsidR="002610E5" w:rsidRDefault="002610E5" w:rsidP="002610E5">
            <w:pPr>
              <w:pStyle w:val="XML1"/>
              <w:rPr>
                <w:ins w:id="12577" w:author="Thomas Dietz" w:date="2012-08-13T14:38:00Z"/>
              </w:rPr>
            </w:pPr>
            <w:ins w:id="12578" w:author="Thomas Dietz" w:date="2012-08-13T14:38:00Z">
              <w:r>
                <w:t xml:space="preserve">        * If the operation is 'merge' or 'replace', the element is</w:t>
              </w:r>
            </w:ins>
          </w:p>
          <w:p w14:paraId="6DB5C7A2" w14:textId="77777777" w:rsidR="002610E5" w:rsidRDefault="002610E5" w:rsidP="002610E5">
            <w:pPr>
              <w:pStyle w:val="XML1"/>
              <w:rPr>
                <w:ins w:id="12579" w:author="Thomas Dietz" w:date="2012-08-13T14:38:00Z"/>
              </w:rPr>
            </w:pPr>
            <w:ins w:id="12580" w:author="Thomas Dietz" w:date="2012-08-13T14:38:00Z">
              <w:r>
                <w:t xml:space="preserve">        created if it does not exist, and its value is set to the</w:t>
              </w:r>
            </w:ins>
          </w:p>
          <w:p w14:paraId="71B87D72" w14:textId="77777777" w:rsidR="002610E5" w:rsidRDefault="002610E5" w:rsidP="002610E5">
            <w:pPr>
              <w:pStyle w:val="XML1"/>
              <w:rPr>
                <w:ins w:id="12581" w:author="Thomas Dietz" w:date="2012-08-13T14:38:00Z"/>
              </w:rPr>
            </w:pPr>
            <w:ins w:id="12582" w:author="Thomas Dietz" w:date="2012-08-13T14:38:00Z">
              <w:r>
                <w:lastRenderedPageBreak/>
                <w:t xml:space="preserve">        value found in the XML RPC data.</w:t>
              </w:r>
            </w:ins>
          </w:p>
          <w:p w14:paraId="4DB17852" w14:textId="77777777" w:rsidR="002610E5" w:rsidRDefault="002610E5" w:rsidP="002610E5">
            <w:pPr>
              <w:pStyle w:val="XML1"/>
              <w:rPr>
                <w:ins w:id="12583" w:author="Thomas Dietz" w:date="2012-08-13T14:38:00Z"/>
              </w:rPr>
            </w:pPr>
            <w:ins w:id="12584" w:author="Thomas Dietz" w:date="2012-08-13T14:38:00Z">
              <w:r>
                <w:t xml:space="preserve">        * If the operation is 'create', the element is created if it</w:t>
              </w:r>
            </w:ins>
          </w:p>
          <w:p w14:paraId="2C61D003" w14:textId="77777777" w:rsidR="002610E5" w:rsidRDefault="002610E5" w:rsidP="002610E5">
            <w:pPr>
              <w:pStyle w:val="XML1"/>
              <w:rPr>
                <w:ins w:id="12585" w:author="Thomas Dietz" w:date="2012-08-13T14:38:00Z"/>
              </w:rPr>
            </w:pPr>
            <w:ins w:id="12586" w:author="Thomas Dietz" w:date="2012-08-13T14:38:00Z">
              <w:r>
                <w:t xml:space="preserve">        does not exist. If the element already exists, a</w:t>
              </w:r>
            </w:ins>
          </w:p>
          <w:p w14:paraId="3F75BDFC" w14:textId="77777777" w:rsidR="002610E5" w:rsidRDefault="002610E5" w:rsidP="002610E5">
            <w:pPr>
              <w:pStyle w:val="XML1"/>
              <w:rPr>
                <w:ins w:id="12587" w:author="Thomas Dietz" w:date="2012-08-13T14:38:00Z"/>
              </w:rPr>
            </w:pPr>
            <w:ins w:id="12588" w:author="Thomas Dietz" w:date="2012-08-13T14:38:00Z">
              <w:r>
                <w:t xml:space="preserve">        'data</w:t>
              </w:r>
              <w:r>
                <w:rPr>
                  <w:rFonts w:ascii="MS Mincho" w:eastAsia="MS Mincho" w:hAnsi="MS Mincho" w:cs="MS Mincho" w:hint="eastAsia"/>
                </w:rPr>
                <w:t>‑</w:t>
              </w:r>
              <w:r>
                <w:t>exists' error is returned.</w:t>
              </w:r>
            </w:ins>
          </w:p>
          <w:p w14:paraId="23063D8C" w14:textId="77777777" w:rsidR="002610E5" w:rsidRDefault="002610E5" w:rsidP="002610E5">
            <w:pPr>
              <w:pStyle w:val="XML1"/>
              <w:rPr>
                <w:ins w:id="12589" w:author="Thomas Dietz" w:date="2012-08-13T14:38:00Z"/>
              </w:rPr>
            </w:pPr>
            <w:ins w:id="12590" w:author="Thomas Dietz" w:date="2012-08-13T14:38:00Z">
              <w:r>
                <w:t xml:space="preserve">        * If the operation is 'delete', the element is deleted if it</w:t>
              </w:r>
            </w:ins>
          </w:p>
          <w:p w14:paraId="4173E4E6" w14:textId="77777777" w:rsidR="002610E5" w:rsidRDefault="002610E5" w:rsidP="002610E5">
            <w:pPr>
              <w:pStyle w:val="XML1"/>
              <w:rPr>
                <w:ins w:id="12591" w:author="Thomas Dietz" w:date="2012-08-13T14:38:00Z"/>
              </w:rPr>
            </w:pPr>
            <w:ins w:id="12592" w:author="Thomas Dietz" w:date="2012-08-13T14:38:00Z">
              <w:r>
                <w:t xml:space="preserve">        exists. If the element does not exist, a 'data</w:t>
              </w:r>
              <w:r>
                <w:rPr>
                  <w:rFonts w:ascii="MS Mincho" w:eastAsia="MS Mincho" w:hAnsi="MS Mincho" w:cs="MS Mincho" w:hint="eastAsia"/>
                </w:rPr>
                <w:t>‑</w:t>
              </w:r>
              <w:r>
                <w:t>missing'</w:t>
              </w:r>
            </w:ins>
          </w:p>
          <w:p w14:paraId="16211882" w14:textId="77777777" w:rsidR="002610E5" w:rsidRDefault="002610E5" w:rsidP="002610E5">
            <w:pPr>
              <w:pStyle w:val="XML1"/>
              <w:rPr>
                <w:ins w:id="12593" w:author="Thomas Dietz" w:date="2012-08-13T14:38:00Z"/>
              </w:rPr>
            </w:pPr>
            <w:ins w:id="12594" w:author="Thomas Dietz" w:date="2012-08-13T14:38:00Z">
              <w:r>
                <w:t xml:space="preserve">        error is returned.</w:t>
              </w:r>
            </w:ins>
          </w:p>
          <w:p w14:paraId="0EB5FB9C" w14:textId="77777777" w:rsidR="002610E5" w:rsidRDefault="002610E5" w:rsidP="002610E5">
            <w:pPr>
              <w:pStyle w:val="XML1"/>
              <w:rPr>
                <w:ins w:id="12595" w:author="Thomas Dietz" w:date="2012-08-13T14:38:00Z"/>
              </w:rPr>
            </w:pPr>
            <w:ins w:id="12596" w:author="Thomas Dietz" w:date="2012-08-13T14:38:00Z">
              <w:r>
                <w:t xml:space="preserve">      &lt;/xs:documentation&gt;</w:t>
              </w:r>
            </w:ins>
          </w:p>
          <w:p w14:paraId="768254FA" w14:textId="77777777" w:rsidR="002610E5" w:rsidRDefault="002610E5" w:rsidP="002610E5">
            <w:pPr>
              <w:pStyle w:val="XML1"/>
              <w:rPr>
                <w:ins w:id="12597" w:author="Thomas Dietz" w:date="2012-08-13T14:38:00Z"/>
              </w:rPr>
            </w:pPr>
            <w:ins w:id="12598" w:author="Thomas Dietz" w:date="2012-08-13T14:38:00Z">
              <w:r>
                <w:t xml:space="preserve">    &lt;/xs:annotation&gt;</w:t>
              </w:r>
            </w:ins>
          </w:p>
          <w:p w14:paraId="0102FBB3" w14:textId="77777777" w:rsidR="002610E5" w:rsidRDefault="002610E5" w:rsidP="002610E5">
            <w:pPr>
              <w:pStyle w:val="XML1"/>
              <w:rPr>
                <w:ins w:id="12599" w:author="Thomas Dietz" w:date="2012-08-13T14:38:00Z"/>
              </w:rPr>
            </w:pPr>
          </w:p>
          <w:p w14:paraId="6A7EC5AF" w14:textId="77777777" w:rsidR="002610E5" w:rsidRDefault="002610E5" w:rsidP="002610E5">
            <w:pPr>
              <w:pStyle w:val="XML1"/>
              <w:rPr>
                <w:ins w:id="12600" w:author="Thomas Dietz" w:date="2012-08-13T14:38:00Z"/>
              </w:rPr>
            </w:pPr>
            <w:ins w:id="12601" w:author="Thomas Dietz" w:date="2012-08-13T14:38:00Z">
              <w:r>
                <w:t xml:space="preserve">    &lt;xs:sequence&gt;</w:t>
              </w:r>
            </w:ins>
          </w:p>
          <w:p w14:paraId="1C72CB9B" w14:textId="77777777" w:rsidR="002610E5" w:rsidRDefault="002610E5" w:rsidP="002610E5">
            <w:pPr>
              <w:pStyle w:val="XML1"/>
              <w:rPr>
                <w:ins w:id="12602" w:author="Thomas Dietz" w:date="2012-08-13T14:38:00Z"/>
              </w:rPr>
            </w:pPr>
            <w:ins w:id="12603" w:author="Thomas Dietz" w:date="2012-08-13T14:38:00Z">
              <w:r>
                <w:t xml:space="preserve">      &lt;xs:choice&gt;</w:t>
              </w:r>
            </w:ins>
          </w:p>
          <w:p w14:paraId="7AF9B001" w14:textId="77777777" w:rsidR="002610E5" w:rsidRDefault="002610E5" w:rsidP="002610E5">
            <w:pPr>
              <w:pStyle w:val="XML1"/>
              <w:rPr>
                <w:ins w:id="12604" w:author="Thomas Dietz" w:date="2012-08-13T14:38:00Z"/>
              </w:rPr>
            </w:pPr>
            <w:ins w:id="12605" w:author="Thomas Dietz" w:date="2012-08-13T14:38:00Z">
              <w:r>
                <w:t xml:space="preserve">        &lt;xs:sequence&gt;</w:t>
              </w:r>
            </w:ins>
          </w:p>
          <w:p w14:paraId="57E20721" w14:textId="77777777" w:rsidR="002610E5" w:rsidRDefault="002610E5" w:rsidP="002610E5">
            <w:pPr>
              <w:pStyle w:val="XML1"/>
              <w:rPr>
                <w:ins w:id="12606" w:author="Thomas Dietz" w:date="2012-08-13T14:38:00Z"/>
              </w:rPr>
            </w:pPr>
            <w:ins w:id="12607" w:author="Thomas Dietz" w:date="2012-08-13T14:38:00Z">
              <w:r>
                <w:t xml:space="preserve">          &lt;xs:element name="DSAKeyValue"&gt;</w:t>
              </w:r>
            </w:ins>
          </w:p>
          <w:p w14:paraId="15386511" w14:textId="77777777" w:rsidR="002610E5" w:rsidRDefault="002610E5" w:rsidP="002610E5">
            <w:pPr>
              <w:pStyle w:val="XML1"/>
              <w:rPr>
                <w:ins w:id="12608" w:author="Thomas Dietz" w:date="2012-08-13T14:38:00Z"/>
              </w:rPr>
            </w:pPr>
            <w:ins w:id="12609" w:author="Thomas Dietz" w:date="2012-08-13T14:38:00Z">
              <w:r>
                <w:t xml:space="preserve">            &lt;xs:complexType&gt;</w:t>
              </w:r>
            </w:ins>
          </w:p>
          <w:p w14:paraId="2F89FC1E" w14:textId="77777777" w:rsidR="002610E5" w:rsidRDefault="002610E5" w:rsidP="002610E5">
            <w:pPr>
              <w:pStyle w:val="XML1"/>
              <w:rPr>
                <w:ins w:id="12610" w:author="Thomas Dietz" w:date="2012-08-13T14:38:00Z"/>
              </w:rPr>
            </w:pPr>
            <w:ins w:id="12611" w:author="Thomas Dietz" w:date="2012-08-13T14:38:00Z">
              <w:r>
                <w:t xml:space="preserve">              &lt;xs:sequence&gt;</w:t>
              </w:r>
            </w:ins>
          </w:p>
          <w:p w14:paraId="5B99D48D" w14:textId="77777777" w:rsidR="002610E5" w:rsidRDefault="002610E5" w:rsidP="002610E5">
            <w:pPr>
              <w:pStyle w:val="XML1"/>
              <w:rPr>
                <w:ins w:id="12612" w:author="Thomas Dietz" w:date="2012-08-13T14:38:00Z"/>
              </w:rPr>
            </w:pPr>
            <w:ins w:id="12613" w:author="Thomas Dietz" w:date="2012-08-13T14:38:00Z">
              <w:r>
                <w:t xml:space="preserve">                &lt;xs:group ref="DSAKeyValueType"/&gt;</w:t>
              </w:r>
            </w:ins>
          </w:p>
          <w:p w14:paraId="377C1444" w14:textId="77777777" w:rsidR="002610E5" w:rsidRDefault="002610E5" w:rsidP="002610E5">
            <w:pPr>
              <w:pStyle w:val="XML1"/>
              <w:rPr>
                <w:ins w:id="12614" w:author="Thomas Dietz" w:date="2012-08-13T14:38:00Z"/>
              </w:rPr>
            </w:pPr>
            <w:ins w:id="12615" w:author="Thomas Dietz" w:date="2012-08-13T14:38:00Z">
              <w:r>
                <w:t xml:space="preserve">              &lt;/xs:sequence&gt;</w:t>
              </w:r>
            </w:ins>
          </w:p>
          <w:p w14:paraId="2E2255E3" w14:textId="77777777" w:rsidR="002610E5" w:rsidRDefault="002610E5" w:rsidP="002610E5">
            <w:pPr>
              <w:pStyle w:val="XML1"/>
              <w:rPr>
                <w:ins w:id="12616" w:author="Thomas Dietz" w:date="2012-08-13T14:38:00Z"/>
              </w:rPr>
            </w:pPr>
            <w:ins w:id="12617" w:author="Thomas Dietz" w:date="2012-08-13T14:38:00Z">
              <w:r>
                <w:t xml:space="preserve">            &lt;/xs:complexType&gt;</w:t>
              </w:r>
            </w:ins>
          </w:p>
          <w:p w14:paraId="7645AF7E" w14:textId="77777777" w:rsidR="002610E5" w:rsidRDefault="002610E5" w:rsidP="002610E5">
            <w:pPr>
              <w:pStyle w:val="XML1"/>
              <w:rPr>
                <w:ins w:id="12618" w:author="Thomas Dietz" w:date="2012-08-13T14:38:00Z"/>
              </w:rPr>
            </w:pPr>
            <w:ins w:id="12619" w:author="Thomas Dietz" w:date="2012-08-13T14:38:00Z">
              <w:r>
                <w:t xml:space="preserve">          &lt;/xs:element&gt;</w:t>
              </w:r>
            </w:ins>
          </w:p>
          <w:p w14:paraId="6A6A604B" w14:textId="77777777" w:rsidR="002610E5" w:rsidRDefault="002610E5" w:rsidP="002610E5">
            <w:pPr>
              <w:pStyle w:val="XML1"/>
              <w:rPr>
                <w:ins w:id="12620" w:author="Thomas Dietz" w:date="2012-08-13T14:38:00Z"/>
              </w:rPr>
            </w:pPr>
            <w:ins w:id="12621" w:author="Thomas Dietz" w:date="2012-08-13T14:38:00Z">
              <w:r>
                <w:t xml:space="preserve">        &lt;/xs:sequence&gt;</w:t>
              </w:r>
            </w:ins>
          </w:p>
          <w:p w14:paraId="0DFD1044" w14:textId="77777777" w:rsidR="002610E5" w:rsidRDefault="002610E5" w:rsidP="002610E5">
            <w:pPr>
              <w:pStyle w:val="XML1"/>
              <w:rPr>
                <w:ins w:id="12622" w:author="Thomas Dietz" w:date="2012-08-13T14:38:00Z"/>
              </w:rPr>
            </w:pPr>
            <w:ins w:id="12623" w:author="Thomas Dietz" w:date="2012-08-13T14:38:00Z">
              <w:r>
                <w:t xml:space="preserve">        &lt;xs:sequence&gt;</w:t>
              </w:r>
            </w:ins>
          </w:p>
          <w:p w14:paraId="4065AD36" w14:textId="77777777" w:rsidR="002610E5" w:rsidRDefault="002610E5" w:rsidP="002610E5">
            <w:pPr>
              <w:pStyle w:val="XML1"/>
              <w:rPr>
                <w:ins w:id="12624" w:author="Thomas Dietz" w:date="2012-08-13T14:38:00Z"/>
              </w:rPr>
            </w:pPr>
            <w:ins w:id="12625" w:author="Thomas Dietz" w:date="2012-08-13T14:38:00Z">
              <w:r>
                <w:t xml:space="preserve">          &lt;xs:element name="RSAKeyValue"&gt;</w:t>
              </w:r>
            </w:ins>
          </w:p>
          <w:p w14:paraId="17B2C66A" w14:textId="77777777" w:rsidR="002610E5" w:rsidRDefault="002610E5" w:rsidP="002610E5">
            <w:pPr>
              <w:pStyle w:val="XML1"/>
              <w:rPr>
                <w:ins w:id="12626" w:author="Thomas Dietz" w:date="2012-08-13T14:38:00Z"/>
              </w:rPr>
            </w:pPr>
            <w:ins w:id="12627" w:author="Thomas Dietz" w:date="2012-08-13T14:38:00Z">
              <w:r>
                <w:t xml:space="preserve">            &lt;xs:complexType&gt;</w:t>
              </w:r>
            </w:ins>
          </w:p>
          <w:p w14:paraId="40728329" w14:textId="77777777" w:rsidR="002610E5" w:rsidRDefault="002610E5" w:rsidP="002610E5">
            <w:pPr>
              <w:pStyle w:val="XML1"/>
              <w:rPr>
                <w:ins w:id="12628" w:author="Thomas Dietz" w:date="2012-08-13T14:38:00Z"/>
              </w:rPr>
            </w:pPr>
            <w:ins w:id="12629" w:author="Thomas Dietz" w:date="2012-08-13T14:38:00Z">
              <w:r>
                <w:t xml:space="preserve">              &lt;xs:sequence&gt;</w:t>
              </w:r>
            </w:ins>
          </w:p>
          <w:p w14:paraId="041E8DA5" w14:textId="77777777" w:rsidR="002610E5" w:rsidRDefault="002610E5" w:rsidP="002610E5">
            <w:pPr>
              <w:pStyle w:val="XML1"/>
              <w:rPr>
                <w:ins w:id="12630" w:author="Thomas Dietz" w:date="2012-08-13T14:38:00Z"/>
              </w:rPr>
            </w:pPr>
            <w:ins w:id="12631" w:author="Thomas Dietz" w:date="2012-08-13T14:38:00Z">
              <w:r>
                <w:t xml:space="preserve">                &lt;xs:group ref="RSAKeyValueType"/&gt;</w:t>
              </w:r>
            </w:ins>
          </w:p>
          <w:p w14:paraId="232CACF0" w14:textId="77777777" w:rsidR="002610E5" w:rsidRDefault="002610E5" w:rsidP="002610E5">
            <w:pPr>
              <w:pStyle w:val="XML1"/>
              <w:rPr>
                <w:ins w:id="12632" w:author="Thomas Dietz" w:date="2012-08-13T14:38:00Z"/>
              </w:rPr>
            </w:pPr>
            <w:ins w:id="12633" w:author="Thomas Dietz" w:date="2012-08-13T14:38:00Z">
              <w:r>
                <w:t xml:space="preserve">              &lt;/xs:sequence&gt;</w:t>
              </w:r>
            </w:ins>
          </w:p>
          <w:p w14:paraId="03F33D4C" w14:textId="77777777" w:rsidR="002610E5" w:rsidRDefault="002610E5" w:rsidP="002610E5">
            <w:pPr>
              <w:pStyle w:val="XML1"/>
              <w:rPr>
                <w:ins w:id="12634" w:author="Thomas Dietz" w:date="2012-08-13T14:38:00Z"/>
              </w:rPr>
            </w:pPr>
            <w:ins w:id="12635" w:author="Thomas Dietz" w:date="2012-08-13T14:38:00Z">
              <w:r>
                <w:t xml:space="preserve">            &lt;/xs:complexType&gt;</w:t>
              </w:r>
            </w:ins>
          </w:p>
          <w:p w14:paraId="25833260" w14:textId="77777777" w:rsidR="002610E5" w:rsidRDefault="002610E5" w:rsidP="002610E5">
            <w:pPr>
              <w:pStyle w:val="XML1"/>
              <w:rPr>
                <w:ins w:id="12636" w:author="Thomas Dietz" w:date="2012-08-13T14:38:00Z"/>
              </w:rPr>
            </w:pPr>
            <w:ins w:id="12637" w:author="Thomas Dietz" w:date="2012-08-13T14:38:00Z">
              <w:r>
                <w:t xml:space="preserve">          &lt;/xs:element&gt;</w:t>
              </w:r>
            </w:ins>
          </w:p>
          <w:p w14:paraId="35305555" w14:textId="77777777" w:rsidR="002610E5" w:rsidRDefault="002610E5" w:rsidP="002610E5">
            <w:pPr>
              <w:pStyle w:val="XML1"/>
              <w:rPr>
                <w:ins w:id="12638" w:author="Thomas Dietz" w:date="2012-08-13T14:38:00Z"/>
              </w:rPr>
            </w:pPr>
            <w:ins w:id="12639" w:author="Thomas Dietz" w:date="2012-08-13T14:38:00Z">
              <w:r>
                <w:t xml:space="preserve">        &lt;/xs:sequence&gt;</w:t>
              </w:r>
            </w:ins>
          </w:p>
          <w:p w14:paraId="1A466A29" w14:textId="77777777" w:rsidR="002610E5" w:rsidRDefault="002610E5" w:rsidP="002610E5">
            <w:pPr>
              <w:pStyle w:val="XML1"/>
              <w:rPr>
                <w:ins w:id="12640" w:author="Thomas Dietz" w:date="2012-08-13T14:38:00Z"/>
              </w:rPr>
            </w:pPr>
            <w:ins w:id="12641" w:author="Thomas Dietz" w:date="2012-08-13T14:38:00Z">
              <w:r>
                <w:t xml:space="preserve">      &lt;/xs:choice&gt;</w:t>
              </w:r>
            </w:ins>
          </w:p>
          <w:p w14:paraId="1A6356ED" w14:textId="77777777" w:rsidR="002610E5" w:rsidRDefault="002610E5" w:rsidP="002610E5">
            <w:pPr>
              <w:pStyle w:val="XML1"/>
              <w:rPr>
                <w:ins w:id="12642" w:author="Thomas Dietz" w:date="2012-08-13T14:38:00Z"/>
              </w:rPr>
            </w:pPr>
            <w:ins w:id="12643" w:author="Thomas Dietz" w:date="2012-08-13T14:38:00Z">
              <w:r>
                <w:t xml:space="preserve">    &lt;/xs:sequence&gt;</w:t>
              </w:r>
            </w:ins>
          </w:p>
          <w:p w14:paraId="5EC89D7E" w14:textId="77777777" w:rsidR="002610E5" w:rsidRDefault="002610E5" w:rsidP="002610E5">
            <w:pPr>
              <w:pStyle w:val="XML1"/>
              <w:rPr>
                <w:ins w:id="12644" w:author="Thomas Dietz" w:date="2012-08-13T14:38:00Z"/>
              </w:rPr>
            </w:pPr>
            <w:ins w:id="12645" w:author="Thomas Dietz" w:date="2012-08-13T14:38:00Z">
              <w:r>
                <w:t xml:space="preserve">  &lt;/xs:group&gt;</w:t>
              </w:r>
            </w:ins>
          </w:p>
          <w:p w14:paraId="514ECE34" w14:textId="77777777" w:rsidR="002610E5" w:rsidRDefault="002610E5" w:rsidP="002610E5">
            <w:pPr>
              <w:pStyle w:val="XML1"/>
              <w:rPr>
                <w:ins w:id="12646" w:author="Thomas Dietz" w:date="2012-08-13T14:38:00Z"/>
              </w:rPr>
            </w:pPr>
          </w:p>
          <w:p w14:paraId="7130C9EC" w14:textId="77777777" w:rsidR="002610E5" w:rsidRDefault="002610E5" w:rsidP="002610E5">
            <w:pPr>
              <w:pStyle w:val="XML1"/>
              <w:rPr>
                <w:ins w:id="12647" w:author="Thomas Dietz" w:date="2012-08-13T14:39:00Z"/>
              </w:rPr>
            </w:pPr>
            <w:ins w:id="12648" w:author="Thomas Dietz" w:date="2012-08-13T14:39:00Z">
              <w:r>
                <w:t xml:space="preserve">  &lt;xs:group name="DSAKeyValueType"&gt;</w:t>
              </w:r>
            </w:ins>
          </w:p>
          <w:p w14:paraId="77BF5419" w14:textId="77777777" w:rsidR="002610E5" w:rsidRDefault="002610E5" w:rsidP="002610E5">
            <w:pPr>
              <w:pStyle w:val="XML1"/>
              <w:rPr>
                <w:ins w:id="12649" w:author="Thomas Dietz" w:date="2012-08-13T14:39:00Z"/>
              </w:rPr>
            </w:pPr>
            <w:ins w:id="12650" w:author="Thomas Dietz" w:date="2012-08-13T14:39:00Z">
              <w:r>
                <w:t xml:space="preserve">    &lt;xs:annotation&gt;</w:t>
              </w:r>
            </w:ins>
          </w:p>
          <w:p w14:paraId="020A3C8B" w14:textId="77777777" w:rsidR="002610E5" w:rsidRDefault="002610E5" w:rsidP="002610E5">
            <w:pPr>
              <w:pStyle w:val="XML1"/>
              <w:rPr>
                <w:ins w:id="12651" w:author="Thomas Dietz" w:date="2012-08-13T14:39:00Z"/>
              </w:rPr>
            </w:pPr>
            <w:ins w:id="12652" w:author="Thomas Dietz" w:date="2012-08-13T14:39:00Z">
              <w:r>
                <w:t xml:space="preserve">      &lt;xs:documentation&gt;</w:t>
              </w:r>
            </w:ins>
          </w:p>
          <w:p w14:paraId="5DC164E7" w14:textId="77777777" w:rsidR="002610E5" w:rsidRDefault="002610E5" w:rsidP="002610E5">
            <w:pPr>
              <w:pStyle w:val="XML1"/>
              <w:rPr>
                <w:ins w:id="12653" w:author="Thomas Dietz" w:date="2012-08-13T14:39:00Z"/>
              </w:rPr>
            </w:pPr>
            <w:ins w:id="12654" w:author="Thomas Dietz" w:date="2012-08-13T14:39:00Z">
              <w:r>
                <w:t xml:space="preserve">        DSA keys and the DSA signature algorithm are</w:t>
              </w:r>
            </w:ins>
          </w:p>
          <w:p w14:paraId="5F48EBE7" w14:textId="77777777" w:rsidR="002610E5" w:rsidRDefault="002610E5" w:rsidP="002610E5">
            <w:pPr>
              <w:pStyle w:val="XML1"/>
              <w:rPr>
                <w:ins w:id="12655" w:author="Thomas Dietz" w:date="2012-08-13T14:39:00Z"/>
              </w:rPr>
            </w:pPr>
            <w:ins w:id="12656" w:author="Thomas Dietz" w:date="2012-08-13T14:39:00Z">
              <w:r>
                <w:t xml:space="preserve">        specified in 'FIPS PUB 186-2, Digital Signature Standard (DSS),</w:t>
              </w:r>
            </w:ins>
          </w:p>
          <w:p w14:paraId="0B8EE2AD" w14:textId="77777777" w:rsidR="002610E5" w:rsidRDefault="002610E5" w:rsidP="002610E5">
            <w:pPr>
              <w:pStyle w:val="XML1"/>
              <w:rPr>
                <w:ins w:id="12657" w:author="Thomas Dietz" w:date="2012-08-13T14:39:00Z"/>
              </w:rPr>
            </w:pPr>
            <w:ins w:id="12658" w:author="Thomas Dietz" w:date="2012-08-13T14:39:00Z">
              <w:r>
                <w:t xml:space="preserve">        U.S. Department of Commerce/National Institute of Standards and</w:t>
              </w:r>
            </w:ins>
          </w:p>
          <w:p w14:paraId="039AAD97" w14:textId="77777777" w:rsidR="002610E5" w:rsidRDefault="002610E5" w:rsidP="002610E5">
            <w:pPr>
              <w:pStyle w:val="XML1"/>
              <w:rPr>
                <w:ins w:id="12659" w:author="Thomas Dietz" w:date="2012-08-13T14:39:00Z"/>
              </w:rPr>
            </w:pPr>
            <w:ins w:id="12660" w:author="Thomas Dietz" w:date="2012-08-13T14:39:00Z">
              <w:r>
                <w:t xml:space="preserve">        Technology,</w:t>
              </w:r>
            </w:ins>
          </w:p>
          <w:p w14:paraId="600229CF" w14:textId="77777777" w:rsidR="002610E5" w:rsidRDefault="002610E5" w:rsidP="002610E5">
            <w:pPr>
              <w:pStyle w:val="XML1"/>
              <w:rPr>
                <w:ins w:id="12661" w:author="Thomas Dietz" w:date="2012-08-13T14:39:00Z"/>
              </w:rPr>
            </w:pPr>
            <w:ins w:id="12662" w:author="Thomas Dietz" w:date="2012-08-13T14:39:00Z">
              <w:r>
                <w:t xml:space="preserve">        http://csrc.nist.gov/publications/fips/fips186-2/fips186-2.pdf'.</w:t>
              </w:r>
            </w:ins>
          </w:p>
          <w:p w14:paraId="4E0ACDA1" w14:textId="77777777" w:rsidR="002610E5" w:rsidRDefault="002610E5" w:rsidP="002610E5">
            <w:pPr>
              <w:pStyle w:val="XML1"/>
              <w:rPr>
                <w:ins w:id="12663" w:author="Thomas Dietz" w:date="2012-08-13T14:39:00Z"/>
              </w:rPr>
            </w:pPr>
            <w:ins w:id="12664" w:author="Thomas Dietz" w:date="2012-08-13T14:39:00Z">
              <w:r>
                <w:t xml:space="preserve">        DSA public key values can have the following fields:</w:t>
              </w:r>
            </w:ins>
          </w:p>
          <w:p w14:paraId="0F7F74C1" w14:textId="77777777" w:rsidR="002610E5" w:rsidRDefault="002610E5" w:rsidP="002610E5">
            <w:pPr>
              <w:pStyle w:val="XML1"/>
              <w:rPr>
                <w:ins w:id="12665" w:author="Thomas Dietz" w:date="2012-08-13T14:39:00Z"/>
              </w:rPr>
            </w:pPr>
          </w:p>
          <w:p w14:paraId="27AECCBB" w14:textId="77777777" w:rsidR="002610E5" w:rsidRDefault="002610E5" w:rsidP="002610E5">
            <w:pPr>
              <w:pStyle w:val="XML1"/>
              <w:rPr>
                <w:ins w:id="12666" w:author="Thomas Dietz" w:date="2012-08-13T14:39:00Z"/>
              </w:rPr>
            </w:pPr>
            <w:ins w:id="12667" w:author="Thomas Dietz" w:date="2012-08-13T14:39:00Z">
              <w:r>
                <w:t xml:space="preserve">        P</w:t>
              </w:r>
            </w:ins>
          </w:p>
          <w:p w14:paraId="77F0F9BF" w14:textId="77777777" w:rsidR="002610E5" w:rsidRDefault="002610E5" w:rsidP="002610E5">
            <w:pPr>
              <w:pStyle w:val="XML1"/>
              <w:rPr>
                <w:ins w:id="12668" w:author="Thomas Dietz" w:date="2012-08-13T14:39:00Z"/>
              </w:rPr>
            </w:pPr>
            <w:ins w:id="12669" w:author="Thomas Dietz" w:date="2012-08-13T14:39:00Z">
              <w:r>
                <w:t xml:space="preserve">        a prime modulus meeting the requirements of the standard</w:t>
              </w:r>
            </w:ins>
          </w:p>
          <w:p w14:paraId="72AA1017" w14:textId="77777777" w:rsidR="002610E5" w:rsidRDefault="002610E5" w:rsidP="002610E5">
            <w:pPr>
              <w:pStyle w:val="XML1"/>
              <w:rPr>
                <w:ins w:id="12670" w:author="Thomas Dietz" w:date="2012-08-13T14:39:00Z"/>
              </w:rPr>
            </w:pPr>
            <w:ins w:id="12671" w:author="Thomas Dietz" w:date="2012-08-13T14:39:00Z">
              <w:r>
                <w:t xml:space="preserve">        above</w:t>
              </w:r>
            </w:ins>
          </w:p>
          <w:p w14:paraId="01383E5E" w14:textId="77777777" w:rsidR="002610E5" w:rsidRDefault="002610E5" w:rsidP="002610E5">
            <w:pPr>
              <w:pStyle w:val="XML1"/>
              <w:rPr>
                <w:ins w:id="12672" w:author="Thomas Dietz" w:date="2012-08-13T14:39:00Z"/>
              </w:rPr>
            </w:pPr>
            <w:ins w:id="12673" w:author="Thomas Dietz" w:date="2012-08-13T14:39:00Z">
              <w:r>
                <w:t xml:space="preserve">        Q</w:t>
              </w:r>
            </w:ins>
          </w:p>
          <w:p w14:paraId="65BD40F0" w14:textId="77777777" w:rsidR="002610E5" w:rsidRDefault="002610E5" w:rsidP="002610E5">
            <w:pPr>
              <w:pStyle w:val="XML1"/>
              <w:rPr>
                <w:ins w:id="12674" w:author="Thomas Dietz" w:date="2012-08-13T14:39:00Z"/>
              </w:rPr>
            </w:pPr>
            <w:ins w:id="12675" w:author="Thomas Dietz" w:date="2012-08-13T14:39:00Z">
              <w:r>
                <w:t xml:space="preserve">        an integer in the range 2**159 &amp;lt; Q &amp;lt; 2**160 which is a</w:t>
              </w:r>
            </w:ins>
          </w:p>
          <w:p w14:paraId="28711826" w14:textId="77777777" w:rsidR="002610E5" w:rsidRDefault="002610E5" w:rsidP="002610E5">
            <w:pPr>
              <w:pStyle w:val="XML1"/>
              <w:rPr>
                <w:ins w:id="12676" w:author="Thomas Dietz" w:date="2012-08-13T14:39:00Z"/>
              </w:rPr>
            </w:pPr>
            <w:ins w:id="12677" w:author="Thomas Dietz" w:date="2012-08-13T14:39:00Z">
              <w:r>
                <w:t xml:space="preserve">        prime divisor of P-1</w:t>
              </w:r>
            </w:ins>
          </w:p>
          <w:p w14:paraId="15B82A65" w14:textId="77777777" w:rsidR="002610E5" w:rsidRDefault="002610E5" w:rsidP="002610E5">
            <w:pPr>
              <w:pStyle w:val="XML1"/>
              <w:rPr>
                <w:ins w:id="12678" w:author="Thomas Dietz" w:date="2012-08-13T14:39:00Z"/>
              </w:rPr>
            </w:pPr>
            <w:ins w:id="12679" w:author="Thomas Dietz" w:date="2012-08-13T14:39:00Z">
              <w:r>
                <w:t xml:space="preserve">        G</w:t>
              </w:r>
            </w:ins>
          </w:p>
          <w:p w14:paraId="553F2E32" w14:textId="77777777" w:rsidR="002610E5" w:rsidRDefault="002610E5" w:rsidP="002610E5">
            <w:pPr>
              <w:pStyle w:val="XML1"/>
              <w:rPr>
                <w:ins w:id="12680" w:author="Thomas Dietz" w:date="2012-08-13T14:39:00Z"/>
              </w:rPr>
            </w:pPr>
            <w:ins w:id="12681" w:author="Thomas Dietz" w:date="2012-08-13T14:39:00Z">
              <w:r>
                <w:t xml:space="preserve">        an integer with certain properties with respect to P and Q</w:t>
              </w:r>
            </w:ins>
          </w:p>
          <w:p w14:paraId="73DC1545" w14:textId="77777777" w:rsidR="002610E5" w:rsidRDefault="002610E5" w:rsidP="002610E5">
            <w:pPr>
              <w:pStyle w:val="XML1"/>
              <w:rPr>
                <w:ins w:id="12682" w:author="Thomas Dietz" w:date="2012-08-13T14:39:00Z"/>
              </w:rPr>
            </w:pPr>
            <w:ins w:id="12683" w:author="Thomas Dietz" w:date="2012-08-13T14:39:00Z">
              <w:r>
                <w:t xml:space="preserve">        J</w:t>
              </w:r>
            </w:ins>
          </w:p>
          <w:p w14:paraId="5D28E17D" w14:textId="77777777" w:rsidR="002610E5" w:rsidRDefault="002610E5" w:rsidP="002610E5">
            <w:pPr>
              <w:pStyle w:val="XML1"/>
              <w:rPr>
                <w:ins w:id="12684" w:author="Thomas Dietz" w:date="2012-08-13T14:39:00Z"/>
              </w:rPr>
            </w:pPr>
            <w:ins w:id="12685" w:author="Thomas Dietz" w:date="2012-08-13T14:39:00Z">
              <w:r>
                <w:t xml:space="preserve">        (P - 1) / Q</w:t>
              </w:r>
            </w:ins>
          </w:p>
          <w:p w14:paraId="045F6822" w14:textId="77777777" w:rsidR="002610E5" w:rsidRDefault="002610E5" w:rsidP="002610E5">
            <w:pPr>
              <w:pStyle w:val="XML1"/>
              <w:rPr>
                <w:ins w:id="12686" w:author="Thomas Dietz" w:date="2012-08-13T14:39:00Z"/>
              </w:rPr>
            </w:pPr>
            <w:ins w:id="12687" w:author="Thomas Dietz" w:date="2012-08-13T14:39:00Z">
              <w:r>
                <w:t xml:space="preserve">        Y</w:t>
              </w:r>
            </w:ins>
          </w:p>
          <w:p w14:paraId="5B2A8D28" w14:textId="77777777" w:rsidR="002610E5" w:rsidRDefault="002610E5" w:rsidP="002610E5">
            <w:pPr>
              <w:pStyle w:val="XML1"/>
              <w:rPr>
                <w:ins w:id="12688" w:author="Thomas Dietz" w:date="2012-08-13T14:39:00Z"/>
              </w:rPr>
            </w:pPr>
            <w:ins w:id="12689" w:author="Thomas Dietz" w:date="2012-08-13T14:39:00Z">
              <w:r>
                <w:t xml:space="preserve">        G**X mod P (where X is part of the private key and not made</w:t>
              </w:r>
            </w:ins>
          </w:p>
          <w:p w14:paraId="0A762933" w14:textId="77777777" w:rsidR="002610E5" w:rsidRDefault="002610E5" w:rsidP="002610E5">
            <w:pPr>
              <w:pStyle w:val="XML1"/>
              <w:rPr>
                <w:ins w:id="12690" w:author="Thomas Dietz" w:date="2012-08-13T14:39:00Z"/>
              </w:rPr>
            </w:pPr>
            <w:ins w:id="12691" w:author="Thomas Dietz" w:date="2012-08-13T14:39:00Z">
              <w:r>
                <w:lastRenderedPageBreak/>
                <w:t xml:space="preserve">        public)</w:t>
              </w:r>
            </w:ins>
          </w:p>
          <w:p w14:paraId="7217520E" w14:textId="77777777" w:rsidR="002610E5" w:rsidRDefault="002610E5" w:rsidP="002610E5">
            <w:pPr>
              <w:pStyle w:val="XML1"/>
              <w:rPr>
                <w:ins w:id="12692" w:author="Thomas Dietz" w:date="2012-08-13T14:39:00Z"/>
              </w:rPr>
            </w:pPr>
            <w:ins w:id="12693" w:author="Thomas Dietz" w:date="2012-08-13T14:39:00Z">
              <w:r>
                <w:t xml:space="preserve">        seed</w:t>
              </w:r>
            </w:ins>
          </w:p>
          <w:p w14:paraId="03B3DCB3" w14:textId="77777777" w:rsidR="002610E5" w:rsidRDefault="002610E5" w:rsidP="002610E5">
            <w:pPr>
              <w:pStyle w:val="XML1"/>
              <w:rPr>
                <w:ins w:id="12694" w:author="Thomas Dietz" w:date="2012-08-13T14:39:00Z"/>
              </w:rPr>
            </w:pPr>
            <w:ins w:id="12695" w:author="Thomas Dietz" w:date="2012-08-13T14:39:00Z">
              <w:r>
                <w:t xml:space="preserve">        a DSA prime generation seed</w:t>
              </w:r>
            </w:ins>
          </w:p>
          <w:p w14:paraId="26266B03" w14:textId="77777777" w:rsidR="002610E5" w:rsidRDefault="002610E5" w:rsidP="002610E5">
            <w:pPr>
              <w:pStyle w:val="XML1"/>
              <w:rPr>
                <w:ins w:id="12696" w:author="Thomas Dietz" w:date="2012-08-13T14:39:00Z"/>
              </w:rPr>
            </w:pPr>
            <w:ins w:id="12697" w:author="Thomas Dietz" w:date="2012-08-13T14:39:00Z">
              <w:r>
                <w:t xml:space="preserve">        pgenCounter</w:t>
              </w:r>
            </w:ins>
          </w:p>
          <w:p w14:paraId="2AE41D78" w14:textId="77777777" w:rsidR="002610E5" w:rsidRDefault="002610E5" w:rsidP="002610E5">
            <w:pPr>
              <w:pStyle w:val="XML1"/>
              <w:rPr>
                <w:ins w:id="12698" w:author="Thomas Dietz" w:date="2012-08-13T14:39:00Z"/>
              </w:rPr>
            </w:pPr>
            <w:ins w:id="12699" w:author="Thomas Dietz" w:date="2012-08-13T14:39:00Z">
              <w:r>
                <w:t xml:space="preserve">        a DSA prime generation counter</w:t>
              </w:r>
            </w:ins>
          </w:p>
          <w:p w14:paraId="0C4B5419" w14:textId="77777777" w:rsidR="002610E5" w:rsidRDefault="002610E5" w:rsidP="002610E5">
            <w:pPr>
              <w:pStyle w:val="XML1"/>
              <w:rPr>
                <w:ins w:id="12700" w:author="Thomas Dietz" w:date="2012-08-13T14:39:00Z"/>
              </w:rPr>
            </w:pPr>
          </w:p>
          <w:p w14:paraId="40E5EBD8" w14:textId="77777777" w:rsidR="002610E5" w:rsidRDefault="002610E5" w:rsidP="002610E5">
            <w:pPr>
              <w:pStyle w:val="XML1"/>
              <w:rPr>
                <w:ins w:id="12701" w:author="Thomas Dietz" w:date="2012-08-13T14:39:00Z"/>
              </w:rPr>
            </w:pPr>
            <w:ins w:id="12702" w:author="Thomas Dietz" w:date="2012-08-13T14:39:00Z">
              <w:r>
                <w:t xml:space="preserve">        Parameter J is avilable for inclusion solely for efficiency as</w:t>
              </w:r>
            </w:ins>
          </w:p>
          <w:p w14:paraId="4F95901D" w14:textId="77777777" w:rsidR="002610E5" w:rsidRDefault="002610E5" w:rsidP="002610E5">
            <w:pPr>
              <w:pStyle w:val="XML1"/>
              <w:rPr>
                <w:ins w:id="12703" w:author="Thomas Dietz" w:date="2012-08-13T14:39:00Z"/>
              </w:rPr>
            </w:pPr>
            <w:ins w:id="12704" w:author="Thomas Dietz" w:date="2012-08-13T14:39:00Z">
              <w:r>
                <w:t xml:space="preserve">        it is calculatable from P and Q. Parameters seed and</w:t>
              </w:r>
            </w:ins>
          </w:p>
          <w:p w14:paraId="37C68FCA" w14:textId="77777777" w:rsidR="002610E5" w:rsidRDefault="002610E5" w:rsidP="002610E5">
            <w:pPr>
              <w:pStyle w:val="XML1"/>
              <w:rPr>
                <w:ins w:id="12705" w:author="Thomas Dietz" w:date="2012-08-13T14:39:00Z"/>
              </w:rPr>
            </w:pPr>
            <w:ins w:id="12706" w:author="Thomas Dietz" w:date="2012-08-13T14:39:00Z">
              <w:r>
                <w:t xml:space="preserve">        pgenCounter are used in the DSA prime number generation</w:t>
              </w:r>
            </w:ins>
          </w:p>
          <w:p w14:paraId="5786F765" w14:textId="77777777" w:rsidR="002610E5" w:rsidRDefault="002610E5" w:rsidP="002610E5">
            <w:pPr>
              <w:pStyle w:val="XML1"/>
              <w:rPr>
                <w:ins w:id="12707" w:author="Thomas Dietz" w:date="2012-08-13T14:39:00Z"/>
              </w:rPr>
            </w:pPr>
            <w:ins w:id="12708" w:author="Thomas Dietz" w:date="2012-08-13T14:39:00Z">
              <w:r>
                <w:t xml:space="preserve">        algorithm specified in the above standard. As such, they are</w:t>
              </w:r>
            </w:ins>
          </w:p>
          <w:p w14:paraId="6FCDD4AD" w14:textId="77777777" w:rsidR="002610E5" w:rsidRDefault="002610E5" w:rsidP="002610E5">
            <w:pPr>
              <w:pStyle w:val="XML1"/>
              <w:rPr>
                <w:ins w:id="12709" w:author="Thomas Dietz" w:date="2012-08-13T14:39:00Z"/>
              </w:rPr>
            </w:pPr>
            <w:ins w:id="12710" w:author="Thomas Dietz" w:date="2012-08-13T14:39:00Z">
              <w:r>
                <w:t xml:space="preserve">        optional but MUST either both be present or both be absent.</w:t>
              </w:r>
            </w:ins>
          </w:p>
          <w:p w14:paraId="4664DBC5" w14:textId="77777777" w:rsidR="002610E5" w:rsidRDefault="002610E5" w:rsidP="002610E5">
            <w:pPr>
              <w:pStyle w:val="XML1"/>
              <w:rPr>
                <w:ins w:id="12711" w:author="Thomas Dietz" w:date="2012-08-13T14:39:00Z"/>
              </w:rPr>
            </w:pPr>
            <w:ins w:id="12712" w:author="Thomas Dietz" w:date="2012-08-13T14:39:00Z">
              <w:r>
                <w:t xml:space="preserve">        This prime generation algorithm is designed to provide</w:t>
              </w:r>
            </w:ins>
          </w:p>
          <w:p w14:paraId="264FF633" w14:textId="77777777" w:rsidR="002610E5" w:rsidRDefault="002610E5" w:rsidP="002610E5">
            <w:pPr>
              <w:pStyle w:val="XML1"/>
              <w:rPr>
                <w:ins w:id="12713" w:author="Thomas Dietz" w:date="2012-08-13T14:39:00Z"/>
              </w:rPr>
            </w:pPr>
            <w:ins w:id="12714" w:author="Thomas Dietz" w:date="2012-08-13T14:39:00Z">
              <w:r>
                <w:t xml:space="preserve">        assurance that a weak prime is not being used and it yields a P</w:t>
              </w:r>
            </w:ins>
          </w:p>
          <w:p w14:paraId="64A4D000" w14:textId="77777777" w:rsidR="002610E5" w:rsidRDefault="002610E5" w:rsidP="002610E5">
            <w:pPr>
              <w:pStyle w:val="XML1"/>
              <w:rPr>
                <w:ins w:id="12715" w:author="Thomas Dietz" w:date="2012-08-13T14:39:00Z"/>
              </w:rPr>
            </w:pPr>
            <w:ins w:id="12716" w:author="Thomas Dietz" w:date="2012-08-13T14:39:00Z">
              <w:r>
                <w:t xml:space="preserve">        and Q value. Parameters P, Q, and G can be public and common to</w:t>
              </w:r>
            </w:ins>
          </w:p>
          <w:p w14:paraId="21CC8929" w14:textId="77777777" w:rsidR="002610E5" w:rsidRDefault="002610E5" w:rsidP="002610E5">
            <w:pPr>
              <w:pStyle w:val="XML1"/>
              <w:rPr>
                <w:ins w:id="12717" w:author="Thomas Dietz" w:date="2012-08-13T14:39:00Z"/>
              </w:rPr>
            </w:pPr>
            <w:ins w:id="12718" w:author="Thomas Dietz" w:date="2012-08-13T14:39:00Z">
              <w:r>
                <w:t xml:space="preserve">        a group of users. They might be known from application context.</w:t>
              </w:r>
            </w:ins>
          </w:p>
          <w:p w14:paraId="3EB6B8B8" w14:textId="77777777" w:rsidR="002610E5" w:rsidRDefault="002610E5" w:rsidP="002610E5">
            <w:pPr>
              <w:pStyle w:val="XML1"/>
              <w:rPr>
                <w:ins w:id="12719" w:author="Thomas Dietz" w:date="2012-08-13T14:39:00Z"/>
              </w:rPr>
            </w:pPr>
            <w:ins w:id="12720" w:author="Thomas Dietz" w:date="2012-08-13T14:39:00Z">
              <w:r>
                <w:t xml:space="preserve">        As such, they are optional but P and Q MUST either both appear</w:t>
              </w:r>
            </w:ins>
          </w:p>
          <w:p w14:paraId="02D947FC" w14:textId="77777777" w:rsidR="002610E5" w:rsidRDefault="002610E5" w:rsidP="002610E5">
            <w:pPr>
              <w:pStyle w:val="XML1"/>
              <w:rPr>
                <w:ins w:id="12721" w:author="Thomas Dietz" w:date="2012-08-13T14:39:00Z"/>
              </w:rPr>
            </w:pPr>
            <w:ins w:id="12722" w:author="Thomas Dietz" w:date="2012-08-13T14:39:00Z">
              <w:r>
                <w:t xml:space="preserve">        or both be absent. If all of P, Q, seed, and pgenCounter are</w:t>
              </w:r>
            </w:ins>
          </w:p>
          <w:p w14:paraId="64AB398E" w14:textId="77777777" w:rsidR="002610E5" w:rsidRDefault="002610E5" w:rsidP="002610E5">
            <w:pPr>
              <w:pStyle w:val="XML1"/>
              <w:rPr>
                <w:ins w:id="12723" w:author="Thomas Dietz" w:date="2012-08-13T14:39:00Z"/>
              </w:rPr>
            </w:pPr>
            <w:ins w:id="12724" w:author="Thomas Dietz" w:date="2012-08-13T14:39:00Z">
              <w:r>
                <w:t xml:space="preserve">        present, implementations are not required to check if they are</w:t>
              </w:r>
            </w:ins>
          </w:p>
          <w:p w14:paraId="17CBE078" w14:textId="77777777" w:rsidR="002610E5" w:rsidRDefault="002610E5" w:rsidP="002610E5">
            <w:pPr>
              <w:pStyle w:val="XML1"/>
              <w:rPr>
                <w:ins w:id="12725" w:author="Thomas Dietz" w:date="2012-08-13T14:39:00Z"/>
              </w:rPr>
            </w:pPr>
            <w:ins w:id="12726" w:author="Thomas Dietz" w:date="2012-08-13T14:39:00Z">
              <w:r>
                <w:t xml:space="preserve">        consistent and are free to use either P and Q or seed and</w:t>
              </w:r>
            </w:ins>
          </w:p>
          <w:p w14:paraId="036F2AF2" w14:textId="77777777" w:rsidR="002610E5" w:rsidRDefault="002610E5" w:rsidP="002610E5">
            <w:pPr>
              <w:pStyle w:val="XML1"/>
              <w:rPr>
                <w:ins w:id="12727" w:author="Thomas Dietz" w:date="2012-08-13T14:39:00Z"/>
              </w:rPr>
            </w:pPr>
            <w:ins w:id="12728" w:author="Thomas Dietz" w:date="2012-08-13T14:39:00Z">
              <w:r>
                <w:t xml:space="preserve">        pgenCounter. All parameters are encoded as base64 values.</w:t>
              </w:r>
            </w:ins>
          </w:p>
          <w:p w14:paraId="5ACF471A" w14:textId="77777777" w:rsidR="002610E5" w:rsidRDefault="002610E5" w:rsidP="002610E5">
            <w:pPr>
              <w:pStyle w:val="XML1"/>
              <w:rPr>
                <w:ins w:id="12729" w:author="Thomas Dietz" w:date="2012-08-13T14:39:00Z"/>
              </w:rPr>
            </w:pPr>
            <w:ins w:id="12730" w:author="Thomas Dietz" w:date="2012-08-13T14:39:00Z">
              <w:r>
                <w:t xml:space="preserve">      &lt;/xs:documentation&gt;</w:t>
              </w:r>
            </w:ins>
          </w:p>
          <w:p w14:paraId="5CE78B55" w14:textId="77777777" w:rsidR="002610E5" w:rsidRDefault="002610E5" w:rsidP="002610E5">
            <w:pPr>
              <w:pStyle w:val="XML1"/>
              <w:rPr>
                <w:ins w:id="12731" w:author="Thomas Dietz" w:date="2012-08-13T14:39:00Z"/>
              </w:rPr>
            </w:pPr>
            <w:ins w:id="12732" w:author="Thomas Dietz" w:date="2012-08-13T14:39:00Z">
              <w:r>
                <w:t xml:space="preserve">    &lt;/xs:annotation&gt;</w:t>
              </w:r>
            </w:ins>
          </w:p>
          <w:p w14:paraId="39D92262" w14:textId="77777777" w:rsidR="002610E5" w:rsidRDefault="002610E5" w:rsidP="002610E5">
            <w:pPr>
              <w:pStyle w:val="XML1"/>
              <w:rPr>
                <w:ins w:id="12733" w:author="Thomas Dietz" w:date="2012-08-13T14:39:00Z"/>
              </w:rPr>
            </w:pPr>
          </w:p>
          <w:p w14:paraId="5A08CFA9" w14:textId="77777777" w:rsidR="002610E5" w:rsidRDefault="002610E5" w:rsidP="002610E5">
            <w:pPr>
              <w:pStyle w:val="XML1"/>
              <w:rPr>
                <w:ins w:id="12734" w:author="Thomas Dietz" w:date="2012-08-13T14:39:00Z"/>
              </w:rPr>
            </w:pPr>
            <w:ins w:id="12735" w:author="Thomas Dietz" w:date="2012-08-13T14:39:00Z">
              <w:r>
                <w:t xml:space="preserve">    &lt;xs:sequence&gt;</w:t>
              </w:r>
            </w:ins>
          </w:p>
          <w:p w14:paraId="1F1359DE" w14:textId="77777777" w:rsidR="002610E5" w:rsidRDefault="002610E5" w:rsidP="002610E5">
            <w:pPr>
              <w:pStyle w:val="XML1"/>
              <w:rPr>
                <w:ins w:id="12736" w:author="Thomas Dietz" w:date="2012-08-13T14:39:00Z"/>
              </w:rPr>
            </w:pPr>
            <w:ins w:id="12737" w:author="Thomas Dietz" w:date="2012-08-13T14:39:00Z">
              <w:r>
                <w:t xml:space="preserve">      &lt;xs:element name="P"  type="xs:base64Binary"&gt;</w:t>
              </w:r>
            </w:ins>
          </w:p>
          <w:p w14:paraId="446B5A76" w14:textId="77777777" w:rsidR="002610E5" w:rsidRDefault="002610E5" w:rsidP="002610E5">
            <w:pPr>
              <w:pStyle w:val="XML1"/>
              <w:rPr>
                <w:ins w:id="12738" w:author="Thomas Dietz" w:date="2012-08-13T14:39:00Z"/>
              </w:rPr>
            </w:pPr>
            <w:ins w:id="12739" w:author="Thomas Dietz" w:date="2012-08-13T14:39:00Z">
              <w:r>
                <w:t xml:space="preserve">        &lt;xs:annotation&gt;</w:t>
              </w:r>
            </w:ins>
          </w:p>
          <w:p w14:paraId="657A3F46" w14:textId="77777777" w:rsidR="002610E5" w:rsidRDefault="002610E5" w:rsidP="002610E5">
            <w:pPr>
              <w:pStyle w:val="XML1"/>
              <w:rPr>
                <w:ins w:id="12740" w:author="Thomas Dietz" w:date="2012-08-13T14:39:00Z"/>
              </w:rPr>
            </w:pPr>
            <w:ins w:id="12741" w:author="Thomas Dietz" w:date="2012-08-13T14:39:00Z">
              <w:r>
                <w:t xml:space="preserve">          &lt;xs:documentation&gt;</w:t>
              </w:r>
            </w:ins>
          </w:p>
          <w:p w14:paraId="1DDA5B8A" w14:textId="77777777" w:rsidR="002610E5" w:rsidRDefault="002610E5" w:rsidP="002610E5">
            <w:pPr>
              <w:pStyle w:val="XML1"/>
              <w:rPr>
                <w:ins w:id="12742" w:author="Thomas Dietz" w:date="2012-08-13T14:39:00Z"/>
              </w:rPr>
            </w:pPr>
            <w:ins w:id="12743" w:author="Thomas Dietz" w:date="2012-08-13T14:39:00Z">
              <w:r>
                <w:t xml:space="preserve">            This element is optional. It MUST be present in</w:t>
              </w:r>
            </w:ins>
          </w:p>
          <w:p w14:paraId="5CF68151" w14:textId="77777777" w:rsidR="002610E5" w:rsidRDefault="002610E5" w:rsidP="002610E5">
            <w:pPr>
              <w:pStyle w:val="XML1"/>
              <w:rPr>
                <w:ins w:id="12744" w:author="Thomas Dietz" w:date="2012-08-13T14:39:00Z"/>
              </w:rPr>
            </w:pPr>
            <w:ins w:id="12745" w:author="Thomas Dietz" w:date="2012-08-13T14:39:00Z">
              <w:r>
                <w:t xml:space="preserve">            the NETCONF data store, if the element 'Q' is present.</w:t>
              </w:r>
            </w:ins>
          </w:p>
          <w:p w14:paraId="77CBE580" w14:textId="77777777" w:rsidR="002610E5" w:rsidRDefault="002610E5" w:rsidP="002610E5">
            <w:pPr>
              <w:pStyle w:val="XML1"/>
              <w:rPr>
                <w:ins w:id="12746" w:author="Thomas Dietz" w:date="2012-08-13T14:39:00Z"/>
              </w:rPr>
            </w:pPr>
            <w:ins w:id="12747" w:author="Thomas Dietz" w:date="2012-08-13T14:39:00Z">
              <w:r>
                <w:t xml:space="preserve">                    </w:t>
              </w:r>
            </w:ins>
          </w:p>
          <w:p w14:paraId="643060F9" w14:textId="77777777" w:rsidR="002610E5" w:rsidRDefault="002610E5" w:rsidP="002610E5">
            <w:pPr>
              <w:pStyle w:val="XML1"/>
              <w:rPr>
                <w:ins w:id="12748" w:author="Thomas Dietz" w:date="2012-08-13T14:39:00Z"/>
              </w:rPr>
            </w:pPr>
            <w:ins w:id="12749" w:author="Thomas Dietz" w:date="2012-08-13T14:39:00Z">
              <w:r>
                <w:t xml:space="preserve">            If element 'Q' is present in a NETCONF &amp;lt;edit-config&amp;gt;</w:t>
              </w:r>
            </w:ins>
          </w:p>
          <w:p w14:paraId="2F052BDE" w14:textId="77777777" w:rsidR="002610E5" w:rsidRDefault="002610E5" w:rsidP="002610E5">
            <w:pPr>
              <w:pStyle w:val="XML1"/>
              <w:rPr>
                <w:ins w:id="12750" w:author="Thomas Dietz" w:date="2012-08-13T14:39:00Z"/>
              </w:rPr>
            </w:pPr>
            <w:ins w:id="12751" w:author="Thomas Dietz" w:date="2012-08-13T14:39:00Z">
              <w:r>
                <w:t xml:space="preserve">            operation 'create', 'merge' or 'replace' and this element</w:t>
              </w:r>
            </w:ins>
          </w:p>
          <w:p w14:paraId="74709D57" w14:textId="77777777" w:rsidR="002610E5" w:rsidRDefault="002610E5" w:rsidP="002610E5">
            <w:pPr>
              <w:pStyle w:val="XML1"/>
              <w:rPr>
                <w:ins w:id="12752" w:author="Thomas Dietz" w:date="2012-08-13T14:39:00Z"/>
              </w:rPr>
            </w:pPr>
            <w:ins w:id="12753" w:author="Thomas Dietz" w:date="2012-08-13T14:39:00Z">
              <w:r>
                <w:t xml:space="preserve">            is missing, a 'data-missing' error is returned.</w:t>
              </w:r>
            </w:ins>
          </w:p>
          <w:p w14:paraId="1F510D91" w14:textId="77777777" w:rsidR="002610E5" w:rsidRDefault="002610E5" w:rsidP="002610E5">
            <w:pPr>
              <w:pStyle w:val="XML1"/>
              <w:rPr>
                <w:ins w:id="12754" w:author="Thomas Dietz" w:date="2012-08-13T14:39:00Z"/>
              </w:rPr>
            </w:pPr>
            <w:ins w:id="12755" w:author="Thomas Dietz" w:date="2012-08-13T14:39:00Z">
              <w:r>
                <w:t xml:space="preserve">          &lt;/xs:documentation&gt;</w:t>
              </w:r>
            </w:ins>
          </w:p>
          <w:p w14:paraId="03822A01" w14:textId="77777777" w:rsidR="002610E5" w:rsidRDefault="002610E5" w:rsidP="002610E5">
            <w:pPr>
              <w:pStyle w:val="XML1"/>
              <w:rPr>
                <w:ins w:id="12756" w:author="Thomas Dietz" w:date="2012-08-13T14:39:00Z"/>
              </w:rPr>
            </w:pPr>
            <w:ins w:id="12757" w:author="Thomas Dietz" w:date="2012-08-13T14:39:00Z">
              <w:r>
                <w:t xml:space="preserve">        &lt;/xs:annotation&gt;</w:t>
              </w:r>
            </w:ins>
          </w:p>
          <w:p w14:paraId="33920FED" w14:textId="77777777" w:rsidR="002610E5" w:rsidRDefault="002610E5" w:rsidP="002610E5">
            <w:pPr>
              <w:pStyle w:val="XML1"/>
              <w:rPr>
                <w:ins w:id="12758" w:author="Thomas Dietz" w:date="2012-08-13T14:39:00Z"/>
              </w:rPr>
            </w:pPr>
            <w:ins w:id="12759" w:author="Thomas Dietz" w:date="2012-08-13T14:39:00Z">
              <w:r>
                <w:t xml:space="preserve">      &lt;/xs:element&gt;</w:t>
              </w:r>
            </w:ins>
          </w:p>
          <w:p w14:paraId="0579CD58" w14:textId="77777777" w:rsidR="002610E5" w:rsidRDefault="002610E5" w:rsidP="002610E5">
            <w:pPr>
              <w:pStyle w:val="XML1"/>
              <w:rPr>
                <w:ins w:id="12760" w:author="Thomas Dietz" w:date="2012-08-13T14:39:00Z"/>
              </w:rPr>
            </w:pPr>
            <w:ins w:id="12761" w:author="Thomas Dietz" w:date="2012-08-13T14:39:00Z">
              <w:r>
                <w:t xml:space="preserve">      &lt;xs:element name="Q"  type="xs:base64Binary"&gt;</w:t>
              </w:r>
            </w:ins>
          </w:p>
          <w:p w14:paraId="2CC75F12" w14:textId="77777777" w:rsidR="002610E5" w:rsidRDefault="002610E5" w:rsidP="002610E5">
            <w:pPr>
              <w:pStyle w:val="XML1"/>
              <w:rPr>
                <w:ins w:id="12762" w:author="Thomas Dietz" w:date="2012-08-13T14:39:00Z"/>
              </w:rPr>
            </w:pPr>
            <w:ins w:id="12763" w:author="Thomas Dietz" w:date="2012-08-13T14:39:00Z">
              <w:r>
                <w:t xml:space="preserve">        &lt;xs:annotation&gt;</w:t>
              </w:r>
            </w:ins>
          </w:p>
          <w:p w14:paraId="7796EE8E" w14:textId="77777777" w:rsidR="002610E5" w:rsidRDefault="002610E5" w:rsidP="002610E5">
            <w:pPr>
              <w:pStyle w:val="XML1"/>
              <w:rPr>
                <w:ins w:id="12764" w:author="Thomas Dietz" w:date="2012-08-13T14:39:00Z"/>
              </w:rPr>
            </w:pPr>
            <w:ins w:id="12765" w:author="Thomas Dietz" w:date="2012-08-13T14:39:00Z">
              <w:r>
                <w:t xml:space="preserve">          &lt;xs:documentation&gt;</w:t>
              </w:r>
            </w:ins>
          </w:p>
          <w:p w14:paraId="744AC68D" w14:textId="77777777" w:rsidR="002610E5" w:rsidRDefault="002610E5" w:rsidP="002610E5">
            <w:pPr>
              <w:pStyle w:val="XML1"/>
              <w:rPr>
                <w:ins w:id="12766" w:author="Thomas Dietz" w:date="2012-08-13T14:39:00Z"/>
              </w:rPr>
            </w:pPr>
            <w:ins w:id="12767" w:author="Thomas Dietz" w:date="2012-08-13T14:39:00Z">
              <w:r>
                <w:t xml:space="preserve">            This element is optional. It MUST be present in</w:t>
              </w:r>
            </w:ins>
          </w:p>
          <w:p w14:paraId="73B010EC" w14:textId="77777777" w:rsidR="002610E5" w:rsidRDefault="002610E5" w:rsidP="002610E5">
            <w:pPr>
              <w:pStyle w:val="XML1"/>
              <w:rPr>
                <w:ins w:id="12768" w:author="Thomas Dietz" w:date="2012-08-13T14:39:00Z"/>
              </w:rPr>
            </w:pPr>
            <w:ins w:id="12769" w:author="Thomas Dietz" w:date="2012-08-13T14:39:00Z">
              <w:r>
                <w:t xml:space="preserve">            the NETCONF data store, if the element 'P' is present.</w:t>
              </w:r>
            </w:ins>
          </w:p>
          <w:p w14:paraId="448617C2" w14:textId="77777777" w:rsidR="002610E5" w:rsidRDefault="002610E5" w:rsidP="002610E5">
            <w:pPr>
              <w:pStyle w:val="XML1"/>
              <w:rPr>
                <w:ins w:id="12770" w:author="Thomas Dietz" w:date="2012-08-13T14:39:00Z"/>
              </w:rPr>
            </w:pPr>
            <w:ins w:id="12771" w:author="Thomas Dietz" w:date="2012-08-13T14:39:00Z">
              <w:r>
                <w:t xml:space="preserve">                    </w:t>
              </w:r>
            </w:ins>
          </w:p>
          <w:p w14:paraId="674A4836" w14:textId="77777777" w:rsidR="002610E5" w:rsidRDefault="002610E5" w:rsidP="002610E5">
            <w:pPr>
              <w:pStyle w:val="XML1"/>
              <w:rPr>
                <w:ins w:id="12772" w:author="Thomas Dietz" w:date="2012-08-13T14:39:00Z"/>
              </w:rPr>
            </w:pPr>
            <w:ins w:id="12773" w:author="Thomas Dietz" w:date="2012-08-13T14:39:00Z">
              <w:r>
                <w:t xml:space="preserve">            If element 'P' is present in a NETCONF &amp;lt;edit-config&amp;gt;</w:t>
              </w:r>
            </w:ins>
          </w:p>
          <w:p w14:paraId="27C13E8C" w14:textId="77777777" w:rsidR="002610E5" w:rsidRDefault="002610E5" w:rsidP="002610E5">
            <w:pPr>
              <w:pStyle w:val="XML1"/>
              <w:rPr>
                <w:ins w:id="12774" w:author="Thomas Dietz" w:date="2012-08-13T14:39:00Z"/>
              </w:rPr>
            </w:pPr>
            <w:ins w:id="12775" w:author="Thomas Dietz" w:date="2012-08-13T14:39:00Z">
              <w:r>
                <w:t xml:space="preserve">            operation 'create', 'merge' or 'replace' and this element</w:t>
              </w:r>
            </w:ins>
          </w:p>
          <w:p w14:paraId="3B894F29" w14:textId="77777777" w:rsidR="002610E5" w:rsidRDefault="002610E5" w:rsidP="002610E5">
            <w:pPr>
              <w:pStyle w:val="XML1"/>
              <w:rPr>
                <w:ins w:id="12776" w:author="Thomas Dietz" w:date="2012-08-13T14:39:00Z"/>
              </w:rPr>
            </w:pPr>
            <w:ins w:id="12777" w:author="Thomas Dietz" w:date="2012-08-13T14:39:00Z">
              <w:r>
                <w:t xml:space="preserve">            is missing, a 'data-missing' error is returned.</w:t>
              </w:r>
            </w:ins>
          </w:p>
          <w:p w14:paraId="1DAEAA9E" w14:textId="77777777" w:rsidR="002610E5" w:rsidRDefault="002610E5" w:rsidP="002610E5">
            <w:pPr>
              <w:pStyle w:val="XML1"/>
              <w:rPr>
                <w:ins w:id="12778" w:author="Thomas Dietz" w:date="2012-08-13T14:39:00Z"/>
              </w:rPr>
            </w:pPr>
            <w:ins w:id="12779" w:author="Thomas Dietz" w:date="2012-08-13T14:39:00Z">
              <w:r>
                <w:t xml:space="preserve">          &lt;/xs:documentation&gt;</w:t>
              </w:r>
            </w:ins>
          </w:p>
          <w:p w14:paraId="50D43741" w14:textId="77777777" w:rsidR="002610E5" w:rsidRDefault="002610E5" w:rsidP="002610E5">
            <w:pPr>
              <w:pStyle w:val="XML1"/>
              <w:rPr>
                <w:ins w:id="12780" w:author="Thomas Dietz" w:date="2012-08-13T14:39:00Z"/>
              </w:rPr>
            </w:pPr>
            <w:ins w:id="12781" w:author="Thomas Dietz" w:date="2012-08-13T14:39:00Z">
              <w:r>
                <w:t xml:space="preserve">        &lt;/xs:annotation&gt;</w:t>
              </w:r>
            </w:ins>
          </w:p>
          <w:p w14:paraId="785899DE" w14:textId="77777777" w:rsidR="002610E5" w:rsidRDefault="002610E5" w:rsidP="002610E5">
            <w:pPr>
              <w:pStyle w:val="XML1"/>
              <w:rPr>
                <w:ins w:id="12782" w:author="Thomas Dietz" w:date="2012-08-13T14:39:00Z"/>
              </w:rPr>
            </w:pPr>
            <w:ins w:id="12783" w:author="Thomas Dietz" w:date="2012-08-13T14:39:00Z">
              <w:r>
                <w:t xml:space="preserve">      &lt;/xs:element&gt;</w:t>
              </w:r>
            </w:ins>
          </w:p>
          <w:p w14:paraId="7A13D102" w14:textId="77777777" w:rsidR="002610E5" w:rsidRDefault="002610E5" w:rsidP="002610E5">
            <w:pPr>
              <w:pStyle w:val="XML1"/>
              <w:rPr>
                <w:ins w:id="12784" w:author="Thomas Dietz" w:date="2012-08-13T14:39:00Z"/>
              </w:rPr>
            </w:pPr>
            <w:ins w:id="12785" w:author="Thomas Dietz" w:date="2012-08-13T14:39:00Z">
              <w:r>
                <w:t xml:space="preserve">      &lt;xs:element name="J"  type="xs:base64Binary"&gt;</w:t>
              </w:r>
            </w:ins>
          </w:p>
          <w:p w14:paraId="65462133" w14:textId="77777777" w:rsidR="002610E5" w:rsidRDefault="002610E5" w:rsidP="002610E5">
            <w:pPr>
              <w:pStyle w:val="XML1"/>
              <w:rPr>
                <w:ins w:id="12786" w:author="Thomas Dietz" w:date="2012-08-13T14:39:00Z"/>
              </w:rPr>
            </w:pPr>
            <w:ins w:id="12787" w:author="Thomas Dietz" w:date="2012-08-13T14:39:00Z">
              <w:r>
                <w:t xml:space="preserve">        &lt;xs:annotation&gt;</w:t>
              </w:r>
            </w:ins>
          </w:p>
          <w:p w14:paraId="4E749BE2" w14:textId="77777777" w:rsidR="002610E5" w:rsidRDefault="002610E5" w:rsidP="002610E5">
            <w:pPr>
              <w:pStyle w:val="XML1"/>
              <w:rPr>
                <w:ins w:id="12788" w:author="Thomas Dietz" w:date="2012-08-13T14:39:00Z"/>
              </w:rPr>
            </w:pPr>
            <w:ins w:id="12789" w:author="Thomas Dietz" w:date="2012-08-13T14:39:00Z">
              <w:r>
                <w:t xml:space="preserve">          &lt;xs:documentation&gt;</w:t>
              </w:r>
            </w:ins>
          </w:p>
          <w:p w14:paraId="6A8D1EB1" w14:textId="77777777" w:rsidR="002610E5" w:rsidRDefault="002610E5" w:rsidP="002610E5">
            <w:pPr>
              <w:pStyle w:val="XML1"/>
              <w:rPr>
                <w:ins w:id="12790" w:author="Thomas Dietz" w:date="2012-08-13T14:39:00Z"/>
              </w:rPr>
            </w:pPr>
            <w:ins w:id="12791" w:author="Thomas Dietz" w:date="2012-08-13T14:39:00Z">
              <w:r>
                <w:t xml:space="preserve">            This element is optional.</w:t>
              </w:r>
            </w:ins>
          </w:p>
          <w:p w14:paraId="42DF543A" w14:textId="77777777" w:rsidR="002610E5" w:rsidRDefault="002610E5" w:rsidP="002610E5">
            <w:pPr>
              <w:pStyle w:val="XML1"/>
              <w:rPr>
                <w:ins w:id="12792" w:author="Thomas Dietz" w:date="2012-08-13T14:39:00Z"/>
              </w:rPr>
            </w:pPr>
            <w:ins w:id="12793" w:author="Thomas Dietz" w:date="2012-08-13T14:39:00Z">
              <w:r>
                <w:t xml:space="preserve">          &lt;/xs:documentation&gt;</w:t>
              </w:r>
            </w:ins>
          </w:p>
          <w:p w14:paraId="0CAF0C71" w14:textId="77777777" w:rsidR="002610E5" w:rsidRDefault="002610E5" w:rsidP="002610E5">
            <w:pPr>
              <w:pStyle w:val="XML1"/>
              <w:rPr>
                <w:ins w:id="12794" w:author="Thomas Dietz" w:date="2012-08-13T14:39:00Z"/>
              </w:rPr>
            </w:pPr>
            <w:ins w:id="12795" w:author="Thomas Dietz" w:date="2012-08-13T14:39:00Z">
              <w:r>
                <w:t xml:space="preserve">        &lt;/xs:annotation&gt;</w:t>
              </w:r>
            </w:ins>
          </w:p>
          <w:p w14:paraId="327CF696" w14:textId="77777777" w:rsidR="002610E5" w:rsidRDefault="002610E5" w:rsidP="002610E5">
            <w:pPr>
              <w:pStyle w:val="XML1"/>
              <w:rPr>
                <w:ins w:id="12796" w:author="Thomas Dietz" w:date="2012-08-13T14:39:00Z"/>
              </w:rPr>
            </w:pPr>
            <w:ins w:id="12797" w:author="Thomas Dietz" w:date="2012-08-13T14:39:00Z">
              <w:r>
                <w:t xml:space="preserve">      &lt;/xs:element&gt;</w:t>
              </w:r>
            </w:ins>
          </w:p>
          <w:p w14:paraId="7F0CA06B" w14:textId="77777777" w:rsidR="002610E5" w:rsidRDefault="002610E5" w:rsidP="002610E5">
            <w:pPr>
              <w:pStyle w:val="XML1"/>
              <w:rPr>
                <w:ins w:id="12798" w:author="Thomas Dietz" w:date="2012-08-13T14:39:00Z"/>
              </w:rPr>
            </w:pPr>
            <w:ins w:id="12799" w:author="Thomas Dietz" w:date="2012-08-13T14:39:00Z">
              <w:r>
                <w:t xml:space="preserve">      &lt;xs:element name="G"  type="xs:base64Binary"&gt;</w:t>
              </w:r>
            </w:ins>
          </w:p>
          <w:p w14:paraId="22733776" w14:textId="77777777" w:rsidR="002610E5" w:rsidRDefault="002610E5" w:rsidP="002610E5">
            <w:pPr>
              <w:pStyle w:val="XML1"/>
              <w:rPr>
                <w:ins w:id="12800" w:author="Thomas Dietz" w:date="2012-08-13T14:39:00Z"/>
              </w:rPr>
            </w:pPr>
            <w:ins w:id="12801" w:author="Thomas Dietz" w:date="2012-08-13T14:39:00Z">
              <w:r>
                <w:lastRenderedPageBreak/>
                <w:t xml:space="preserve">        &lt;xs:annotation&gt;</w:t>
              </w:r>
            </w:ins>
          </w:p>
          <w:p w14:paraId="392376D2" w14:textId="77777777" w:rsidR="002610E5" w:rsidRDefault="002610E5" w:rsidP="002610E5">
            <w:pPr>
              <w:pStyle w:val="XML1"/>
              <w:rPr>
                <w:ins w:id="12802" w:author="Thomas Dietz" w:date="2012-08-13T14:39:00Z"/>
              </w:rPr>
            </w:pPr>
            <w:ins w:id="12803" w:author="Thomas Dietz" w:date="2012-08-13T14:39:00Z">
              <w:r>
                <w:t xml:space="preserve">          &lt;xs:documentation&gt;</w:t>
              </w:r>
            </w:ins>
          </w:p>
          <w:p w14:paraId="20921EAC" w14:textId="77777777" w:rsidR="002610E5" w:rsidRDefault="002610E5" w:rsidP="002610E5">
            <w:pPr>
              <w:pStyle w:val="XML1"/>
              <w:rPr>
                <w:ins w:id="12804" w:author="Thomas Dietz" w:date="2012-08-13T14:39:00Z"/>
              </w:rPr>
            </w:pPr>
            <w:ins w:id="12805" w:author="Thomas Dietz" w:date="2012-08-13T14:39:00Z">
              <w:r>
                <w:t xml:space="preserve">            This element is optional.</w:t>
              </w:r>
            </w:ins>
          </w:p>
          <w:p w14:paraId="20AF71CC" w14:textId="77777777" w:rsidR="002610E5" w:rsidRDefault="002610E5" w:rsidP="002610E5">
            <w:pPr>
              <w:pStyle w:val="XML1"/>
              <w:rPr>
                <w:ins w:id="12806" w:author="Thomas Dietz" w:date="2012-08-13T14:39:00Z"/>
              </w:rPr>
            </w:pPr>
            <w:ins w:id="12807" w:author="Thomas Dietz" w:date="2012-08-13T14:39:00Z">
              <w:r>
                <w:t xml:space="preserve">          &lt;/xs:documentation&gt;</w:t>
              </w:r>
            </w:ins>
          </w:p>
          <w:p w14:paraId="05AD5343" w14:textId="77777777" w:rsidR="002610E5" w:rsidRDefault="002610E5" w:rsidP="002610E5">
            <w:pPr>
              <w:pStyle w:val="XML1"/>
              <w:rPr>
                <w:ins w:id="12808" w:author="Thomas Dietz" w:date="2012-08-13T14:39:00Z"/>
              </w:rPr>
            </w:pPr>
            <w:ins w:id="12809" w:author="Thomas Dietz" w:date="2012-08-13T14:39:00Z">
              <w:r>
                <w:t xml:space="preserve">        &lt;/xs:annotation&gt;</w:t>
              </w:r>
            </w:ins>
          </w:p>
          <w:p w14:paraId="655FF500" w14:textId="77777777" w:rsidR="002610E5" w:rsidRDefault="002610E5" w:rsidP="002610E5">
            <w:pPr>
              <w:pStyle w:val="XML1"/>
              <w:rPr>
                <w:ins w:id="12810" w:author="Thomas Dietz" w:date="2012-08-13T14:39:00Z"/>
              </w:rPr>
            </w:pPr>
            <w:ins w:id="12811" w:author="Thomas Dietz" w:date="2012-08-13T14:39:00Z">
              <w:r>
                <w:t xml:space="preserve">      &lt;/xs:element&gt;</w:t>
              </w:r>
            </w:ins>
          </w:p>
          <w:p w14:paraId="2D46DBAA" w14:textId="77777777" w:rsidR="002610E5" w:rsidRDefault="002610E5" w:rsidP="002610E5">
            <w:pPr>
              <w:pStyle w:val="XML1"/>
              <w:rPr>
                <w:ins w:id="12812" w:author="Thomas Dietz" w:date="2012-08-13T14:39:00Z"/>
              </w:rPr>
            </w:pPr>
            <w:ins w:id="12813" w:author="Thomas Dietz" w:date="2012-08-13T14:39:00Z">
              <w:r>
                <w:t xml:space="preserve">      &lt;xs:element name="Y"  type="xs:base64Binary"&gt;</w:t>
              </w:r>
            </w:ins>
          </w:p>
          <w:p w14:paraId="1265DA5C" w14:textId="77777777" w:rsidR="002610E5" w:rsidRDefault="002610E5" w:rsidP="002610E5">
            <w:pPr>
              <w:pStyle w:val="XML1"/>
              <w:rPr>
                <w:ins w:id="12814" w:author="Thomas Dietz" w:date="2012-08-13T14:39:00Z"/>
              </w:rPr>
            </w:pPr>
            <w:ins w:id="12815" w:author="Thomas Dietz" w:date="2012-08-13T14:39:00Z">
              <w:r>
                <w:t xml:space="preserve">        &lt;xs:annotation&gt;</w:t>
              </w:r>
            </w:ins>
          </w:p>
          <w:p w14:paraId="6876A77A" w14:textId="77777777" w:rsidR="002610E5" w:rsidRDefault="002610E5" w:rsidP="002610E5">
            <w:pPr>
              <w:pStyle w:val="XML1"/>
              <w:rPr>
                <w:ins w:id="12816" w:author="Thomas Dietz" w:date="2012-08-13T14:39:00Z"/>
              </w:rPr>
            </w:pPr>
            <w:ins w:id="12817" w:author="Thomas Dietz" w:date="2012-08-13T14:39:00Z">
              <w:r>
                <w:t xml:space="preserve">          &lt;xs:documentation&gt;</w:t>
              </w:r>
            </w:ins>
          </w:p>
          <w:p w14:paraId="2B03EC08" w14:textId="77777777" w:rsidR="002610E5" w:rsidRDefault="002610E5" w:rsidP="002610E5">
            <w:pPr>
              <w:pStyle w:val="XML1"/>
              <w:rPr>
                <w:ins w:id="12818" w:author="Thomas Dietz" w:date="2012-08-13T14:39:00Z"/>
              </w:rPr>
            </w:pPr>
            <w:ins w:id="12819" w:author="Thomas Dietz" w:date="2012-08-13T14:39:00Z">
              <w:r>
                <w:t xml:space="preserve">            This element MUST be present in the NETCONF data</w:t>
              </w:r>
            </w:ins>
          </w:p>
          <w:p w14:paraId="5082BA49" w14:textId="77777777" w:rsidR="002610E5" w:rsidRDefault="002610E5" w:rsidP="002610E5">
            <w:pPr>
              <w:pStyle w:val="XML1"/>
              <w:rPr>
                <w:ins w:id="12820" w:author="Thomas Dietz" w:date="2012-08-13T14:39:00Z"/>
              </w:rPr>
            </w:pPr>
            <w:ins w:id="12821" w:author="Thomas Dietz" w:date="2012-08-13T14:39:00Z">
              <w:r>
                <w:t xml:space="preserve">            store. If this element is not present in a NETCONF</w:t>
              </w:r>
            </w:ins>
          </w:p>
          <w:p w14:paraId="42315205" w14:textId="77777777" w:rsidR="002610E5" w:rsidRDefault="002610E5" w:rsidP="002610E5">
            <w:pPr>
              <w:pStyle w:val="XML1"/>
              <w:rPr>
                <w:ins w:id="12822" w:author="Thomas Dietz" w:date="2012-08-13T14:39:00Z"/>
              </w:rPr>
            </w:pPr>
            <w:ins w:id="12823" w:author="Thomas Dietz" w:date="2012-08-13T14:39:00Z">
              <w:r>
                <w:t xml:space="preserve">            &amp;lt;edit-config&amp;gt; operation 'create', 'merge' or 'replace' and</w:t>
              </w:r>
            </w:ins>
          </w:p>
          <w:p w14:paraId="792458F0" w14:textId="77777777" w:rsidR="002610E5" w:rsidRDefault="002610E5" w:rsidP="002610E5">
            <w:pPr>
              <w:pStyle w:val="XML1"/>
              <w:rPr>
                <w:ins w:id="12824" w:author="Thomas Dietz" w:date="2012-08-13T14:39:00Z"/>
              </w:rPr>
            </w:pPr>
            <w:ins w:id="12825" w:author="Thomas Dietz" w:date="2012-08-13T14:39:00Z">
              <w:r>
                <w:t xml:space="preserve">            the parent element does not exist, a 'data-missing' error</w:t>
              </w:r>
            </w:ins>
          </w:p>
          <w:p w14:paraId="0274E833" w14:textId="77777777" w:rsidR="002610E5" w:rsidRDefault="002610E5" w:rsidP="002610E5">
            <w:pPr>
              <w:pStyle w:val="XML1"/>
              <w:rPr>
                <w:ins w:id="12826" w:author="Thomas Dietz" w:date="2012-08-13T14:39:00Z"/>
              </w:rPr>
            </w:pPr>
            <w:ins w:id="12827" w:author="Thomas Dietz" w:date="2012-08-13T14:39:00Z">
              <w:r>
                <w:t xml:space="preserve">            is returned.</w:t>
              </w:r>
            </w:ins>
          </w:p>
          <w:p w14:paraId="59FCAD7D" w14:textId="77777777" w:rsidR="002610E5" w:rsidRDefault="002610E5" w:rsidP="002610E5">
            <w:pPr>
              <w:pStyle w:val="XML1"/>
              <w:rPr>
                <w:ins w:id="12828" w:author="Thomas Dietz" w:date="2012-08-13T14:39:00Z"/>
              </w:rPr>
            </w:pPr>
            <w:ins w:id="12829" w:author="Thomas Dietz" w:date="2012-08-13T14:39:00Z">
              <w:r>
                <w:t xml:space="preserve">          &lt;/xs:documentation&gt;</w:t>
              </w:r>
            </w:ins>
          </w:p>
          <w:p w14:paraId="4D9880C2" w14:textId="77777777" w:rsidR="002610E5" w:rsidRDefault="002610E5" w:rsidP="002610E5">
            <w:pPr>
              <w:pStyle w:val="XML1"/>
              <w:rPr>
                <w:ins w:id="12830" w:author="Thomas Dietz" w:date="2012-08-13T14:39:00Z"/>
              </w:rPr>
            </w:pPr>
            <w:ins w:id="12831" w:author="Thomas Dietz" w:date="2012-08-13T14:39:00Z">
              <w:r>
                <w:t xml:space="preserve">        &lt;/xs:annotation&gt;</w:t>
              </w:r>
            </w:ins>
          </w:p>
          <w:p w14:paraId="6E9075FB" w14:textId="77777777" w:rsidR="002610E5" w:rsidRDefault="002610E5" w:rsidP="002610E5">
            <w:pPr>
              <w:pStyle w:val="XML1"/>
              <w:rPr>
                <w:ins w:id="12832" w:author="Thomas Dietz" w:date="2012-08-13T14:39:00Z"/>
              </w:rPr>
            </w:pPr>
            <w:ins w:id="12833" w:author="Thomas Dietz" w:date="2012-08-13T14:39:00Z">
              <w:r>
                <w:t xml:space="preserve">      &lt;/xs:element&gt;</w:t>
              </w:r>
            </w:ins>
          </w:p>
          <w:p w14:paraId="370B006A" w14:textId="77777777" w:rsidR="002610E5" w:rsidRDefault="002610E5" w:rsidP="002610E5">
            <w:pPr>
              <w:pStyle w:val="XML1"/>
              <w:rPr>
                <w:ins w:id="12834" w:author="Thomas Dietz" w:date="2012-08-13T14:39:00Z"/>
              </w:rPr>
            </w:pPr>
            <w:ins w:id="12835" w:author="Thomas Dietz" w:date="2012-08-13T14:39:00Z">
              <w:r>
                <w:t xml:space="preserve">      &lt;xs:element name="Seed"  type="xs:base64Binary"&gt;</w:t>
              </w:r>
            </w:ins>
          </w:p>
          <w:p w14:paraId="3C1BC171" w14:textId="77777777" w:rsidR="002610E5" w:rsidRDefault="002610E5" w:rsidP="002610E5">
            <w:pPr>
              <w:pStyle w:val="XML1"/>
              <w:rPr>
                <w:ins w:id="12836" w:author="Thomas Dietz" w:date="2012-08-13T14:39:00Z"/>
              </w:rPr>
            </w:pPr>
            <w:ins w:id="12837" w:author="Thomas Dietz" w:date="2012-08-13T14:39:00Z">
              <w:r>
                <w:t xml:space="preserve">        &lt;xs:annotation&gt;</w:t>
              </w:r>
            </w:ins>
          </w:p>
          <w:p w14:paraId="0FD8EB37" w14:textId="77777777" w:rsidR="002610E5" w:rsidRDefault="002610E5" w:rsidP="002610E5">
            <w:pPr>
              <w:pStyle w:val="XML1"/>
              <w:rPr>
                <w:ins w:id="12838" w:author="Thomas Dietz" w:date="2012-08-13T14:39:00Z"/>
              </w:rPr>
            </w:pPr>
            <w:ins w:id="12839" w:author="Thomas Dietz" w:date="2012-08-13T14:39:00Z">
              <w:r>
                <w:t xml:space="preserve">          &lt;xs:documentation&gt;</w:t>
              </w:r>
            </w:ins>
          </w:p>
          <w:p w14:paraId="0FC44452" w14:textId="77777777" w:rsidR="002610E5" w:rsidRDefault="002610E5" w:rsidP="002610E5">
            <w:pPr>
              <w:pStyle w:val="XML1"/>
              <w:rPr>
                <w:ins w:id="12840" w:author="Thomas Dietz" w:date="2012-08-13T14:39:00Z"/>
              </w:rPr>
            </w:pPr>
            <w:ins w:id="12841" w:author="Thomas Dietz" w:date="2012-08-13T14:39:00Z">
              <w:r>
                <w:t xml:space="preserve">            This element is optional. It MUST be present in</w:t>
              </w:r>
            </w:ins>
          </w:p>
          <w:p w14:paraId="777DBF20" w14:textId="77777777" w:rsidR="002610E5" w:rsidRDefault="002610E5" w:rsidP="002610E5">
            <w:pPr>
              <w:pStyle w:val="XML1"/>
              <w:rPr>
                <w:ins w:id="12842" w:author="Thomas Dietz" w:date="2012-08-13T14:39:00Z"/>
              </w:rPr>
            </w:pPr>
            <w:ins w:id="12843" w:author="Thomas Dietz" w:date="2012-08-13T14:39:00Z">
              <w:r>
                <w:t xml:space="preserve">            the NETCONF data store, if the element 'PgenCounter' is</w:t>
              </w:r>
            </w:ins>
          </w:p>
          <w:p w14:paraId="2E1A1773" w14:textId="77777777" w:rsidR="002610E5" w:rsidRDefault="002610E5" w:rsidP="002610E5">
            <w:pPr>
              <w:pStyle w:val="XML1"/>
              <w:rPr>
                <w:ins w:id="12844" w:author="Thomas Dietz" w:date="2012-08-13T14:39:00Z"/>
              </w:rPr>
            </w:pPr>
            <w:ins w:id="12845" w:author="Thomas Dietz" w:date="2012-08-13T14:39:00Z">
              <w:r>
                <w:t xml:space="preserve">            present.</w:t>
              </w:r>
            </w:ins>
          </w:p>
          <w:p w14:paraId="3A02751D" w14:textId="77777777" w:rsidR="002610E5" w:rsidRDefault="002610E5" w:rsidP="002610E5">
            <w:pPr>
              <w:pStyle w:val="XML1"/>
              <w:rPr>
                <w:ins w:id="12846" w:author="Thomas Dietz" w:date="2012-08-13T14:39:00Z"/>
              </w:rPr>
            </w:pPr>
            <w:ins w:id="12847" w:author="Thomas Dietz" w:date="2012-08-13T14:39:00Z">
              <w:r>
                <w:t xml:space="preserve">                    </w:t>
              </w:r>
            </w:ins>
          </w:p>
          <w:p w14:paraId="0B53A750" w14:textId="77777777" w:rsidR="002610E5" w:rsidRDefault="002610E5" w:rsidP="002610E5">
            <w:pPr>
              <w:pStyle w:val="XML1"/>
              <w:rPr>
                <w:ins w:id="12848" w:author="Thomas Dietz" w:date="2012-08-13T14:39:00Z"/>
              </w:rPr>
            </w:pPr>
            <w:ins w:id="12849" w:author="Thomas Dietz" w:date="2012-08-13T14:39:00Z">
              <w:r>
                <w:t xml:space="preserve">            If element 'PgenCounter' is present in a NETCONF</w:t>
              </w:r>
            </w:ins>
          </w:p>
          <w:p w14:paraId="2346705F" w14:textId="77777777" w:rsidR="002610E5" w:rsidRDefault="002610E5" w:rsidP="002610E5">
            <w:pPr>
              <w:pStyle w:val="XML1"/>
              <w:rPr>
                <w:ins w:id="12850" w:author="Thomas Dietz" w:date="2012-08-13T14:39:00Z"/>
              </w:rPr>
            </w:pPr>
            <w:ins w:id="12851" w:author="Thomas Dietz" w:date="2012-08-13T14:39:00Z">
              <w:r>
                <w:t xml:space="preserve">            &amp;lt;edit-config&amp;gt; operation 'create', 'merge' or 'replace' and</w:t>
              </w:r>
            </w:ins>
          </w:p>
          <w:p w14:paraId="6051AADA" w14:textId="77777777" w:rsidR="002610E5" w:rsidRDefault="002610E5" w:rsidP="002610E5">
            <w:pPr>
              <w:pStyle w:val="XML1"/>
              <w:rPr>
                <w:ins w:id="12852" w:author="Thomas Dietz" w:date="2012-08-13T14:39:00Z"/>
              </w:rPr>
            </w:pPr>
            <w:ins w:id="12853" w:author="Thomas Dietz" w:date="2012-08-13T14:39:00Z">
              <w:r>
                <w:t xml:space="preserve">            this element is missing, a 'data-missing' error is</w:t>
              </w:r>
            </w:ins>
          </w:p>
          <w:p w14:paraId="38144BD5" w14:textId="77777777" w:rsidR="002610E5" w:rsidRDefault="002610E5" w:rsidP="002610E5">
            <w:pPr>
              <w:pStyle w:val="XML1"/>
              <w:rPr>
                <w:ins w:id="12854" w:author="Thomas Dietz" w:date="2012-08-13T14:39:00Z"/>
              </w:rPr>
            </w:pPr>
            <w:ins w:id="12855" w:author="Thomas Dietz" w:date="2012-08-13T14:39:00Z">
              <w:r>
                <w:t xml:space="preserve">            returned.</w:t>
              </w:r>
            </w:ins>
          </w:p>
          <w:p w14:paraId="7DADEDA9" w14:textId="77777777" w:rsidR="002610E5" w:rsidRDefault="002610E5" w:rsidP="002610E5">
            <w:pPr>
              <w:pStyle w:val="XML1"/>
              <w:rPr>
                <w:ins w:id="12856" w:author="Thomas Dietz" w:date="2012-08-13T14:39:00Z"/>
              </w:rPr>
            </w:pPr>
            <w:ins w:id="12857" w:author="Thomas Dietz" w:date="2012-08-13T14:39:00Z">
              <w:r>
                <w:t xml:space="preserve">          &lt;/xs:documentation&gt;</w:t>
              </w:r>
            </w:ins>
          </w:p>
          <w:p w14:paraId="148370F2" w14:textId="77777777" w:rsidR="002610E5" w:rsidRDefault="002610E5" w:rsidP="002610E5">
            <w:pPr>
              <w:pStyle w:val="XML1"/>
              <w:rPr>
                <w:ins w:id="12858" w:author="Thomas Dietz" w:date="2012-08-13T14:39:00Z"/>
              </w:rPr>
            </w:pPr>
            <w:ins w:id="12859" w:author="Thomas Dietz" w:date="2012-08-13T14:39:00Z">
              <w:r>
                <w:t xml:space="preserve">        &lt;/xs:annotation&gt;</w:t>
              </w:r>
            </w:ins>
          </w:p>
          <w:p w14:paraId="1190B3D5" w14:textId="77777777" w:rsidR="002610E5" w:rsidRDefault="002610E5" w:rsidP="002610E5">
            <w:pPr>
              <w:pStyle w:val="XML1"/>
              <w:rPr>
                <w:ins w:id="12860" w:author="Thomas Dietz" w:date="2012-08-13T14:39:00Z"/>
              </w:rPr>
            </w:pPr>
            <w:ins w:id="12861" w:author="Thomas Dietz" w:date="2012-08-13T14:39:00Z">
              <w:r>
                <w:t xml:space="preserve">      &lt;/xs:element&gt;</w:t>
              </w:r>
            </w:ins>
          </w:p>
          <w:p w14:paraId="774FA387" w14:textId="77777777" w:rsidR="002610E5" w:rsidRDefault="002610E5" w:rsidP="002610E5">
            <w:pPr>
              <w:pStyle w:val="XML1"/>
              <w:rPr>
                <w:ins w:id="12862" w:author="Thomas Dietz" w:date="2012-08-13T14:39:00Z"/>
              </w:rPr>
            </w:pPr>
            <w:ins w:id="12863" w:author="Thomas Dietz" w:date="2012-08-13T14:39:00Z">
              <w:r>
                <w:t xml:space="preserve">      &lt;xs:element name="PgenCounter"  type="xs:base64Binary"&gt;</w:t>
              </w:r>
            </w:ins>
          </w:p>
          <w:p w14:paraId="4541783D" w14:textId="77777777" w:rsidR="002610E5" w:rsidRDefault="002610E5" w:rsidP="002610E5">
            <w:pPr>
              <w:pStyle w:val="XML1"/>
              <w:rPr>
                <w:ins w:id="12864" w:author="Thomas Dietz" w:date="2012-08-13T14:39:00Z"/>
              </w:rPr>
            </w:pPr>
            <w:ins w:id="12865" w:author="Thomas Dietz" w:date="2012-08-13T14:39:00Z">
              <w:r>
                <w:t xml:space="preserve">        &lt;xs:annotation&gt;</w:t>
              </w:r>
            </w:ins>
          </w:p>
          <w:p w14:paraId="7BAEA249" w14:textId="77777777" w:rsidR="002610E5" w:rsidRDefault="002610E5" w:rsidP="002610E5">
            <w:pPr>
              <w:pStyle w:val="XML1"/>
              <w:rPr>
                <w:ins w:id="12866" w:author="Thomas Dietz" w:date="2012-08-13T14:39:00Z"/>
              </w:rPr>
            </w:pPr>
            <w:ins w:id="12867" w:author="Thomas Dietz" w:date="2012-08-13T14:39:00Z">
              <w:r>
                <w:t xml:space="preserve">          &lt;xs:documentation&gt;</w:t>
              </w:r>
            </w:ins>
          </w:p>
          <w:p w14:paraId="7594BA76" w14:textId="77777777" w:rsidR="002610E5" w:rsidRDefault="002610E5" w:rsidP="002610E5">
            <w:pPr>
              <w:pStyle w:val="XML1"/>
              <w:rPr>
                <w:ins w:id="12868" w:author="Thomas Dietz" w:date="2012-08-13T14:39:00Z"/>
              </w:rPr>
            </w:pPr>
            <w:ins w:id="12869" w:author="Thomas Dietz" w:date="2012-08-13T14:39:00Z">
              <w:r>
                <w:t xml:space="preserve">            This element is optional. It MUST be present in</w:t>
              </w:r>
            </w:ins>
          </w:p>
          <w:p w14:paraId="65C228F1" w14:textId="77777777" w:rsidR="002610E5" w:rsidRDefault="002610E5" w:rsidP="002610E5">
            <w:pPr>
              <w:pStyle w:val="XML1"/>
              <w:rPr>
                <w:ins w:id="12870" w:author="Thomas Dietz" w:date="2012-08-13T14:39:00Z"/>
              </w:rPr>
            </w:pPr>
            <w:ins w:id="12871" w:author="Thomas Dietz" w:date="2012-08-13T14:39:00Z">
              <w:r>
                <w:t xml:space="preserve">            the NETCONF data store, if the element 'Seed' is present.</w:t>
              </w:r>
            </w:ins>
          </w:p>
          <w:p w14:paraId="64A98AED" w14:textId="77777777" w:rsidR="002610E5" w:rsidRDefault="002610E5" w:rsidP="002610E5">
            <w:pPr>
              <w:pStyle w:val="XML1"/>
              <w:rPr>
                <w:ins w:id="12872" w:author="Thomas Dietz" w:date="2012-08-13T14:39:00Z"/>
              </w:rPr>
            </w:pPr>
            <w:ins w:id="12873" w:author="Thomas Dietz" w:date="2012-08-13T14:39:00Z">
              <w:r>
                <w:t xml:space="preserve">                    </w:t>
              </w:r>
            </w:ins>
          </w:p>
          <w:p w14:paraId="57439D15" w14:textId="77777777" w:rsidR="002610E5" w:rsidRDefault="002610E5" w:rsidP="002610E5">
            <w:pPr>
              <w:pStyle w:val="XML1"/>
              <w:rPr>
                <w:ins w:id="12874" w:author="Thomas Dietz" w:date="2012-08-13T14:39:00Z"/>
              </w:rPr>
            </w:pPr>
            <w:ins w:id="12875" w:author="Thomas Dietz" w:date="2012-08-13T14:39:00Z">
              <w:r>
                <w:t xml:space="preserve">            If element 'Seed' is present in a NETCONF &amp;lt;edit-config&amp;gt;</w:t>
              </w:r>
            </w:ins>
          </w:p>
          <w:p w14:paraId="57EE198D" w14:textId="77777777" w:rsidR="002610E5" w:rsidRDefault="002610E5" w:rsidP="002610E5">
            <w:pPr>
              <w:pStyle w:val="XML1"/>
              <w:rPr>
                <w:ins w:id="12876" w:author="Thomas Dietz" w:date="2012-08-13T14:39:00Z"/>
              </w:rPr>
            </w:pPr>
            <w:ins w:id="12877" w:author="Thomas Dietz" w:date="2012-08-13T14:39:00Z">
              <w:r>
                <w:t xml:space="preserve">            operation 'create', 'merge' or 'replace' and this element</w:t>
              </w:r>
            </w:ins>
          </w:p>
          <w:p w14:paraId="645717C7" w14:textId="77777777" w:rsidR="002610E5" w:rsidRDefault="002610E5" w:rsidP="002610E5">
            <w:pPr>
              <w:pStyle w:val="XML1"/>
              <w:rPr>
                <w:ins w:id="12878" w:author="Thomas Dietz" w:date="2012-08-13T14:39:00Z"/>
              </w:rPr>
            </w:pPr>
            <w:ins w:id="12879" w:author="Thomas Dietz" w:date="2012-08-13T14:39:00Z">
              <w:r>
                <w:t xml:space="preserve">            is missing, a 'data-missing' error is returned.</w:t>
              </w:r>
            </w:ins>
          </w:p>
          <w:p w14:paraId="7C381A29" w14:textId="77777777" w:rsidR="002610E5" w:rsidRDefault="002610E5" w:rsidP="002610E5">
            <w:pPr>
              <w:pStyle w:val="XML1"/>
              <w:rPr>
                <w:ins w:id="12880" w:author="Thomas Dietz" w:date="2012-08-13T14:39:00Z"/>
              </w:rPr>
            </w:pPr>
            <w:ins w:id="12881" w:author="Thomas Dietz" w:date="2012-08-13T14:39:00Z">
              <w:r>
                <w:t xml:space="preserve">          &lt;/xs:documentation&gt;</w:t>
              </w:r>
            </w:ins>
          </w:p>
          <w:p w14:paraId="0F50942E" w14:textId="77777777" w:rsidR="002610E5" w:rsidRDefault="002610E5" w:rsidP="002610E5">
            <w:pPr>
              <w:pStyle w:val="XML1"/>
              <w:rPr>
                <w:ins w:id="12882" w:author="Thomas Dietz" w:date="2012-08-13T14:39:00Z"/>
              </w:rPr>
            </w:pPr>
            <w:ins w:id="12883" w:author="Thomas Dietz" w:date="2012-08-13T14:39:00Z">
              <w:r>
                <w:t xml:space="preserve">        &lt;/xs:annotation&gt;</w:t>
              </w:r>
            </w:ins>
          </w:p>
          <w:p w14:paraId="215150CD" w14:textId="77777777" w:rsidR="002610E5" w:rsidRDefault="002610E5" w:rsidP="002610E5">
            <w:pPr>
              <w:pStyle w:val="XML1"/>
              <w:rPr>
                <w:ins w:id="12884" w:author="Thomas Dietz" w:date="2012-08-13T14:39:00Z"/>
              </w:rPr>
            </w:pPr>
            <w:ins w:id="12885" w:author="Thomas Dietz" w:date="2012-08-13T14:39:00Z">
              <w:r>
                <w:t xml:space="preserve">      &lt;/xs:element&gt;</w:t>
              </w:r>
            </w:ins>
          </w:p>
          <w:p w14:paraId="479582C4" w14:textId="77777777" w:rsidR="002610E5" w:rsidRDefault="002610E5" w:rsidP="002610E5">
            <w:pPr>
              <w:pStyle w:val="XML1"/>
              <w:rPr>
                <w:ins w:id="12886" w:author="Thomas Dietz" w:date="2012-08-13T14:39:00Z"/>
              </w:rPr>
            </w:pPr>
            <w:ins w:id="12887" w:author="Thomas Dietz" w:date="2012-08-13T14:39:00Z">
              <w:r>
                <w:t xml:space="preserve">    &lt;/xs:sequence&gt;</w:t>
              </w:r>
            </w:ins>
          </w:p>
          <w:p w14:paraId="5309E9B7" w14:textId="77777777" w:rsidR="002610E5" w:rsidRDefault="002610E5" w:rsidP="002610E5">
            <w:pPr>
              <w:pStyle w:val="XML1"/>
              <w:rPr>
                <w:ins w:id="12888" w:author="Thomas Dietz" w:date="2012-08-13T14:39:00Z"/>
              </w:rPr>
            </w:pPr>
            <w:ins w:id="12889" w:author="Thomas Dietz" w:date="2012-08-13T14:39:00Z">
              <w:r>
                <w:t xml:space="preserve">  &lt;/xs:group&gt;</w:t>
              </w:r>
            </w:ins>
          </w:p>
          <w:p w14:paraId="3E5801CC" w14:textId="77777777" w:rsidR="002610E5" w:rsidRDefault="002610E5" w:rsidP="002610E5">
            <w:pPr>
              <w:pStyle w:val="XML1"/>
              <w:rPr>
                <w:ins w:id="12890" w:author="Thomas Dietz" w:date="2012-08-13T14:39:00Z"/>
              </w:rPr>
            </w:pPr>
          </w:p>
          <w:p w14:paraId="116D1444" w14:textId="77777777" w:rsidR="002610E5" w:rsidRDefault="002610E5" w:rsidP="002610E5">
            <w:pPr>
              <w:pStyle w:val="XML1"/>
              <w:rPr>
                <w:ins w:id="12891" w:author="Thomas Dietz" w:date="2012-08-13T14:39:00Z"/>
              </w:rPr>
            </w:pPr>
            <w:ins w:id="12892" w:author="Thomas Dietz" w:date="2012-08-13T14:39:00Z">
              <w:r>
                <w:t xml:space="preserve">  &lt;xs:group name="RSAKeyValueType"&gt;</w:t>
              </w:r>
            </w:ins>
          </w:p>
          <w:p w14:paraId="20AF2EC6" w14:textId="77777777" w:rsidR="002610E5" w:rsidRDefault="002610E5" w:rsidP="002610E5">
            <w:pPr>
              <w:pStyle w:val="XML1"/>
              <w:rPr>
                <w:ins w:id="12893" w:author="Thomas Dietz" w:date="2012-08-13T14:39:00Z"/>
              </w:rPr>
            </w:pPr>
            <w:ins w:id="12894" w:author="Thomas Dietz" w:date="2012-08-13T14:39:00Z">
              <w:r>
                <w:t xml:space="preserve">    &lt;xs:annotation&gt;</w:t>
              </w:r>
            </w:ins>
          </w:p>
          <w:p w14:paraId="7BA23300" w14:textId="77777777" w:rsidR="002610E5" w:rsidRDefault="002610E5" w:rsidP="002610E5">
            <w:pPr>
              <w:pStyle w:val="XML1"/>
              <w:rPr>
                <w:ins w:id="12895" w:author="Thomas Dietz" w:date="2012-08-13T14:39:00Z"/>
              </w:rPr>
            </w:pPr>
            <w:ins w:id="12896" w:author="Thomas Dietz" w:date="2012-08-13T14:39:00Z">
              <w:r>
                <w:t xml:space="preserve">      &lt;xs:documentation&gt;</w:t>
              </w:r>
            </w:ins>
          </w:p>
          <w:p w14:paraId="188B755F" w14:textId="77777777" w:rsidR="002610E5" w:rsidRDefault="002610E5" w:rsidP="002610E5">
            <w:pPr>
              <w:pStyle w:val="XML1"/>
              <w:rPr>
                <w:ins w:id="12897" w:author="Thomas Dietz" w:date="2012-08-13T14:39:00Z"/>
              </w:rPr>
            </w:pPr>
            <w:ins w:id="12898" w:author="Thomas Dietz" w:date="2012-08-13T14:39:00Z">
              <w:r>
                <w:t xml:space="preserve">        RSA key values have two fields: Modulus and</w:t>
              </w:r>
            </w:ins>
          </w:p>
          <w:p w14:paraId="3922866B" w14:textId="77777777" w:rsidR="002610E5" w:rsidRDefault="002610E5" w:rsidP="002610E5">
            <w:pPr>
              <w:pStyle w:val="XML1"/>
              <w:rPr>
                <w:ins w:id="12899" w:author="Thomas Dietz" w:date="2012-08-13T14:39:00Z"/>
              </w:rPr>
            </w:pPr>
            <w:ins w:id="12900" w:author="Thomas Dietz" w:date="2012-08-13T14:39:00Z">
              <w:r>
                <w:t xml:space="preserve">        Exponent.</w:t>
              </w:r>
            </w:ins>
          </w:p>
          <w:p w14:paraId="7C8B8697" w14:textId="77777777" w:rsidR="002610E5" w:rsidRDefault="002610E5" w:rsidP="002610E5">
            <w:pPr>
              <w:pStyle w:val="XML1"/>
              <w:rPr>
                <w:ins w:id="12901" w:author="Thomas Dietz" w:date="2012-08-13T14:39:00Z"/>
              </w:rPr>
            </w:pPr>
            <w:ins w:id="12902" w:author="Thomas Dietz" w:date="2012-08-13T14:39:00Z">
              <w:r>
                <w:t xml:space="preserve">      &lt;/xs:documentation&gt;</w:t>
              </w:r>
            </w:ins>
          </w:p>
          <w:p w14:paraId="0FB75940" w14:textId="77777777" w:rsidR="002610E5" w:rsidRDefault="002610E5" w:rsidP="002610E5">
            <w:pPr>
              <w:pStyle w:val="XML1"/>
              <w:rPr>
                <w:ins w:id="12903" w:author="Thomas Dietz" w:date="2012-08-13T14:39:00Z"/>
              </w:rPr>
            </w:pPr>
            <w:ins w:id="12904" w:author="Thomas Dietz" w:date="2012-08-13T14:39:00Z">
              <w:r>
                <w:t xml:space="preserve">    &lt;/xs:annotation&gt;</w:t>
              </w:r>
            </w:ins>
          </w:p>
          <w:p w14:paraId="07E7B29D" w14:textId="77777777" w:rsidR="002610E5" w:rsidRDefault="002610E5" w:rsidP="002610E5">
            <w:pPr>
              <w:pStyle w:val="XML1"/>
              <w:rPr>
                <w:ins w:id="12905" w:author="Thomas Dietz" w:date="2012-08-13T14:39:00Z"/>
              </w:rPr>
            </w:pPr>
          </w:p>
          <w:p w14:paraId="5EBBD3A7" w14:textId="77777777" w:rsidR="002610E5" w:rsidRDefault="002610E5" w:rsidP="002610E5">
            <w:pPr>
              <w:pStyle w:val="XML1"/>
              <w:rPr>
                <w:ins w:id="12906" w:author="Thomas Dietz" w:date="2012-08-13T14:39:00Z"/>
              </w:rPr>
            </w:pPr>
            <w:ins w:id="12907" w:author="Thomas Dietz" w:date="2012-08-13T14:39:00Z">
              <w:r>
                <w:t xml:space="preserve">    &lt;xs:sequence&gt;</w:t>
              </w:r>
            </w:ins>
          </w:p>
          <w:p w14:paraId="66B3845C" w14:textId="77777777" w:rsidR="002610E5" w:rsidRDefault="002610E5" w:rsidP="002610E5">
            <w:pPr>
              <w:pStyle w:val="XML1"/>
              <w:rPr>
                <w:ins w:id="12908" w:author="Thomas Dietz" w:date="2012-08-13T14:39:00Z"/>
              </w:rPr>
            </w:pPr>
            <w:ins w:id="12909" w:author="Thomas Dietz" w:date="2012-08-13T14:39:00Z">
              <w:r>
                <w:t xml:space="preserve">      &lt;xs:element name="Modulus"  type="xs:base64Binary"&gt;</w:t>
              </w:r>
            </w:ins>
          </w:p>
          <w:p w14:paraId="0FE99D55" w14:textId="77777777" w:rsidR="002610E5" w:rsidRDefault="002610E5" w:rsidP="002610E5">
            <w:pPr>
              <w:pStyle w:val="XML1"/>
              <w:rPr>
                <w:ins w:id="12910" w:author="Thomas Dietz" w:date="2012-08-13T14:39:00Z"/>
              </w:rPr>
            </w:pPr>
            <w:ins w:id="12911" w:author="Thomas Dietz" w:date="2012-08-13T14:39:00Z">
              <w:r>
                <w:lastRenderedPageBreak/>
                <w:t xml:space="preserve">        &lt;xs:annotation&gt;</w:t>
              </w:r>
            </w:ins>
          </w:p>
          <w:p w14:paraId="10458C8A" w14:textId="77777777" w:rsidR="002610E5" w:rsidRDefault="002610E5" w:rsidP="002610E5">
            <w:pPr>
              <w:pStyle w:val="XML1"/>
              <w:rPr>
                <w:ins w:id="12912" w:author="Thomas Dietz" w:date="2012-08-13T14:39:00Z"/>
              </w:rPr>
            </w:pPr>
            <w:ins w:id="12913" w:author="Thomas Dietz" w:date="2012-08-13T14:39:00Z">
              <w:r>
                <w:t xml:space="preserve">          &lt;xs:documentation&gt;</w:t>
              </w:r>
            </w:ins>
          </w:p>
          <w:p w14:paraId="572D489F" w14:textId="77777777" w:rsidR="002610E5" w:rsidRDefault="002610E5" w:rsidP="002610E5">
            <w:pPr>
              <w:pStyle w:val="XML1"/>
              <w:rPr>
                <w:ins w:id="12914" w:author="Thomas Dietz" w:date="2012-08-13T14:39:00Z"/>
              </w:rPr>
            </w:pPr>
            <w:ins w:id="12915" w:author="Thomas Dietz" w:date="2012-08-13T14:39:00Z">
              <w:r>
                <w:t xml:space="preserve">            This element MUST be present in the NETCONF data</w:t>
              </w:r>
            </w:ins>
          </w:p>
          <w:p w14:paraId="7F47E854" w14:textId="77777777" w:rsidR="002610E5" w:rsidRDefault="002610E5" w:rsidP="002610E5">
            <w:pPr>
              <w:pStyle w:val="XML1"/>
              <w:rPr>
                <w:ins w:id="12916" w:author="Thomas Dietz" w:date="2012-08-13T14:39:00Z"/>
              </w:rPr>
            </w:pPr>
            <w:ins w:id="12917" w:author="Thomas Dietz" w:date="2012-08-13T14:39:00Z">
              <w:r>
                <w:t xml:space="preserve">            store. If this element is not present in a NETCONF</w:t>
              </w:r>
            </w:ins>
          </w:p>
          <w:p w14:paraId="04A8E64A" w14:textId="77777777" w:rsidR="002610E5" w:rsidRDefault="002610E5" w:rsidP="002610E5">
            <w:pPr>
              <w:pStyle w:val="XML1"/>
              <w:rPr>
                <w:ins w:id="12918" w:author="Thomas Dietz" w:date="2012-08-13T14:39:00Z"/>
              </w:rPr>
            </w:pPr>
            <w:ins w:id="12919" w:author="Thomas Dietz" w:date="2012-08-13T14:39:00Z">
              <w:r>
                <w:t xml:space="preserve">            &amp;lt;edit-config&amp;gt; operation 'create', 'merge' or 'replace' and</w:t>
              </w:r>
            </w:ins>
          </w:p>
          <w:p w14:paraId="5E975D74" w14:textId="77777777" w:rsidR="002610E5" w:rsidRDefault="002610E5" w:rsidP="002610E5">
            <w:pPr>
              <w:pStyle w:val="XML1"/>
              <w:rPr>
                <w:ins w:id="12920" w:author="Thomas Dietz" w:date="2012-08-13T14:39:00Z"/>
              </w:rPr>
            </w:pPr>
            <w:ins w:id="12921" w:author="Thomas Dietz" w:date="2012-08-13T14:39:00Z">
              <w:r>
                <w:t xml:space="preserve">            the parent element does not exist, a 'data-missing' error</w:t>
              </w:r>
            </w:ins>
          </w:p>
          <w:p w14:paraId="6FE90A4C" w14:textId="77777777" w:rsidR="002610E5" w:rsidRDefault="002610E5" w:rsidP="002610E5">
            <w:pPr>
              <w:pStyle w:val="XML1"/>
              <w:rPr>
                <w:ins w:id="12922" w:author="Thomas Dietz" w:date="2012-08-13T14:39:00Z"/>
              </w:rPr>
            </w:pPr>
            <w:ins w:id="12923" w:author="Thomas Dietz" w:date="2012-08-13T14:39:00Z">
              <w:r>
                <w:t xml:space="preserve">            is returned.</w:t>
              </w:r>
            </w:ins>
          </w:p>
          <w:p w14:paraId="5A3CF9AC" w14:textId="77777777" w:rsidR="002610E5" w:rsidRDefault="002610E5" w:rsidP="002610E5">
            <w:pPr>
              <w:pStyle w:val="XML1"/>
              <w:rPr>
                <w:ins w:id="12924" w:author="Thomas Dietz" w:date="2012-08-13T14:39:00Z"/>
              </w:rPr>
            </w:pPr>
            <w:ins w:id="12925" w:author="Thomas Dietz" w:date="2012-08-13T14:39:00Z">
              <w:r>
                <w:t xml:space="preserve">          &lt;/xs:documentation&gt;</w:t>
              </w:r>
            </w:ins>
          </w:p>
          <w:p w14:paraId="70432342" w14:textId="77777777" w:rsidR="002610E5" w:rsidRDefault="002610E5" w:rsidP="002610E5">
            <w:pPr>
              <w:pStyle w:val="XML1"/>
              <w:rPr>
                <w:ins w:id="12926" w:author="Thomas Dietz" w:date="2012-08-13T14:39:00Z"/>
              </w:rPr>
            </w:pPr>
            <w:ins w:id="12927" w:author="Thomas Dietz" w:date="2012-08-13T14:39:00Z">
              <w:r>
                <w:t xml:space="preserve">        &lt;/xs:annotation&gt;</w:t>
              </w:r>
            </w:ins>
          </w:p>
          <w:p w14:paraId="5AAC8AC5" w14:textId="77777777" w:rsidR="002610E5" w:rsidRDefault="002610E5" w:rsidP="002610E5">
            <w:pPr>
              <w:pStyle w:val="XML1"/>
              <w:rPr>
                <w:ins w:id="12928" w:author="Thomas Dietz" w:date="2012-08-13T14:39:00Z"/>
              </w:rPr>
            </w:pPr>
            <w:ins w:id="12929" w:author="Thomas Dietz" w:date="2012-08-13T14:39:00Z">
              <w:r>
                <w:t xml:space="preserve">      &lt;/xs:element&gt;</w:t>
              </w:r>
            </w:ins>
          </w:p>
          <w:p w14:paraId="285481B5" w14:textId="77777777" w:rsidR="002610E5" w:rsidRDefault="002610E5" w:rsidP="002610E5">
            <w:pPr>
              <w:pStyle w:val="XML1"/>
              <w:rPr>
                <w:ins w:id="12930" w:author="Thomas Dietz" w:date="2012-08-13T14:39:00Z"/>
              </w:rPr>
            </w:pPr>
            <w:ins w:id="12931" w:author="Thomas Dietz" w:date="2012-08-13T14:39:00Z">
              <w:r>
                <w:t xml:space="preserve">      &lt;xs:element name="Exponent"  type="xs:base64Binary"&gt;</w:t>
              </w:r>
            </w:ins>
          </w:p>
          <w:p w14:paraId="4D00C3EF" w14:textId="77777777" w:rsidR="002610E5" w:rsidRDefault="002610E5" w:rsidP="002610E5">
            <w:pPr>
              <w:pStyle w:val="XML1"/>
              <w:rPr>
                <w:ins w:id="12932" w:author="Thomas Dietz" w:date="2012-08-13T14:39:00Z"/>
              </w:rPr>
            </w:pPr>
            <w:ins w:id="12933" w:author="Thomas Dietz" w:date="2012-08-13T14:39:00Z">
              <w:r>
                <w:t xml:space="preserve">        &lt;xs:annotation&gt;</w:t>
              </w:r>
            </w:ins>
          </w:p>
          <w:p w14:paraId="31699718" w14:textId="77777777" w:rsidR="002610E5" w:rsidRDefault="002610E5" w:rsidP="002610E5">
            <w:pPr>
              <w:pStyle w:val="XML1"/>
              <w:rPr>
                <w:ins w:id="12934" w:author="Thomas Dietz" w:date="2012-08-13T14:39:00Z"/>
              </w:rPr>
            </w:pPr>
            <w:ins w:id="12935" w:author="Thomas Dietz" w:date="2012-08-13T14:39:00Z">
              <w:r>
                <w:t xml:space="preserve">          &lt;xs:documentation&gt;</w:t>
              </w:r>
            </w:ins>
          </w:p>
          <w:p w14:paraId="3AD64371" w14:textId="77777777" w:rsidR="002610E5" w:rsidRDefault="002610E5" w:rsidP="002610E5">
            <w:pPr>
              <w:pStyle w:val="XML1"/>
              <w:rPr>
                <w:ins w:id="12936" w:author="Thomas Dietz" w:date="2012-08-13T14:39:00Z"/>
              </w:rPr>
            </w:pPr>
            <w:ins w:id="12937" w:author="Thomas Dietz" w:date="2012-08-13T14:39:00Z">
              <w:r>
                <w:t xml:space="preserve">            This element MUST be present in the NETCONF data</w:t>
              </w:r>
            </w:ins>
          </w:p>
          <w:p w14:paraId="48E62A14" w14:textId="77777777" w:rsidR="002610E5" w:rsidRDefault="002610E5" w:rsidP="002610E5">
            <w:pPr>
              <w:pStyle w:val="XML1"/>
              <w:rPr>
                <w:ins w:id="12938" w:author="Thomas Dietz" w:date="2012-08-13T14:39:00Z"/>
              </w:rPr>
            </w:pPr>
            <w:ins w:id="12939" w:author="Thomas Dietz" w:date="2012-08-13T14:39:00Z">
              <w:r>
                <w:t xml:space="preserve">            store. If this element is not present in a NETCONF</w:t>
              </w:r>
            </w:ins>
          </w:p>
          <w:p w14:paraId="40E92DE9" w14:textId="77777777" w:rsidR="002610E5" w:rsidRDefault="002610E5" w:rsidP="002610E5">
            <w:pPr>
              <w:pStyle w:val="XML1"/>
              <w:rPr>
                <w:ins w:id="12940" w:author="Thomas Dietz" w:date="2012-08-13T14:39:00Z"/>
              </w:rPr>
            </w:pPr>
            <w:ins w:id="12941" w:author="Thomas Dietz" w:date="2012-08-13T14:39:00Z">
              <w:r>
                <w:t xml:space="preserve">            &amp;lt;edit-config&amp;gt; operation 'create', 'merge' or 'replace' and</w:t>
              </w:r>
            </w:ins>
          </w:p>
          <w:p w14:paraId="4C932C05" w14:textId="77777777" w:rsidR="002610E5" w:rsidRDefault="002610E5" w:rsidP="002610E5">
            <w:pPr>
              <w:pStyle w:val="XML1"/>
              <w:rPr>
                <w:ins w:id="12942" w:author="Thomas Dietz" w:date="2012-08-13T14:39:00Z"/>
              </w:rPr>
            </w:pPr>
            <w:ins w:id="12943" w:author="Thomas Dietz" w:date="2012-08-13T14:39:00Z">
              <w:r>
                <w:t xml:space="preserve">            the parent element does not exist, a 'data-missing' error</w:t>
              </w:r>
            </w:ins>
          </w:p>
          <w:p w14:paraId="450C96A1" w14:textId="77777777" w:rsidR="002610E5" w:rsidRDefault="002610E5" w:rsidP="002610E5">
            <w:pPr>
              <w:pStyle w:val="XML1"/>
              <w:rPr>
                <w:ins w:id="12944" w:author="Thomas Dietz" w:date="2012-08-13T14:39:00Z"/>
              </w:rPr>
            </w:pPr>
            <w:ins w:id="12945" w:author="Thomas Dietz" w:date="2012-08-13T14:39:00Z">
              <w:r>
                <w:t xml:space="preserve">            is returned.</w:t>
              </w:r>
            </w:ins>
          </w:p>
          <w:p w14:paraId="0EFB7E06" w14:textId="77777777" w:rsidR="002610E5" w:rsidRDefault="002610E5" w:rsidP="002610E5">
            <w:pPr>
              <w:pStyle w:val="XML1"/>
              <w:rPr>
                <w:ins w:id="12946" w:author="Thomas Dietz" w:date="2012-08-13T14:39:00Z"/>
              </w:rPr>
            </w:pPr>
            <w:ins w:id="12947" w:author="Thomas Dietz" w:date="2012-08-13T14:39:00Z">
              <w:r>
                <w:t xml:space="preserve">          &lt;/xs:documentation&gt;</w:t>
              </w:r>
            </w:ins>
          </w:p>
          <w:p w14:paraId="611E765B" w14:textId="77777777" w:rsidR="002610E5" w:rsidRDefault="002610E5" w:rsidP="002610E5">
            <w:pPr>
              <w:pStyle w:val="XML1"/>
              <w:rPr>
                <w:ins w:id="12948" w:author="Thomas Dietz" w:date="2012-08-13T14:39:00Z"/>
              </w:rPr>
            </w:pPr>
            <w:ins w:id="12949" w:author="Thomas Dietz" w:date="2012-08-13T14:39:00Z">
              <w:r>
                <w:t xml:space="preserve">        &lt;/xs:annotation&gt;</w:t>
              </w:r>
            </w:ins>
          </w:p>
          <w:p w14:paraId="68AF7A84" w14:textId="77777777" w:rsidR="002610E5" w:rsidRDefault="002610E5" w:rsidP="002610E5">
            <w:pPr>
              <w:pStyle w:val="XML1"/>
              <w:rPr>
                <w:ins w:id="12950" w:author="Thomas Dietz" w:date="2012-08-13T14:39:00Z"/>
              </w:rPr>
            </w:pPr>
            <w:ins w:id="12951" w:author="Thomas Dietz" w:date="2012-08-13T14:39:00Z">
              <w:r>
                <w:t xml:space="preserve">      &lt;/xs:element&gt;</w:t>
              </w:r>
            </w:ins>
          </w:p>
          <w:p w14:paraId="2EFC04A7" w14:textId="77777777" w:rsidR="002610E5" w:rsidRDefault="002610E5" w:rsidP="002610E5">
            <w:pPr>
              <w:pStyle w:val="XML1"/>
              <w:rPr>
                <w:ins w:id="12952" w:author="Thomas Dietz" w:date="2012-08-13T14:39:00Z"/>
              </w:rPr>
            </w:pPr>
            <w:ins w:id="12953" w:author="Thomas Dietz" w:date="2012-08-13T14:39:00Z">
              <w:r>
                <w:t xml:space="preserve">    &lt;/xs:sequence&gt;</w:t>
              </w:r>
            </w:ins>
          </w:p>
          <w:p w14:paraId="5F968589" w14:textId="154B4753" w:rsidR="002610E5" w:rsidRPr="009F1B7D" w:rsidRDefault="002610E5" w:rsidP="002610E5">
            <w:pPr>
              <w:pStyle w:val="XML1"/>
            </w:pPr>
            <w:ins w:id="12954" w:author="Thomas Dietz" w:date="2012-08-13T14:39:00Z">
              <w:r>
                <w:t xml:space="preserve">  &lt;/xs:group&gt;</w:t>
              </w:r>
            </w:ins>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2955" w:name="_Toc333403929"/>
      <w:r w:rsidRPr="00DB42FD">
        <w:t>XML Example</w:t>
      </w:r>
      <w:bookmarkEnd w:id="12955"/>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1F3142F" w:rsidR="00325239" w:rsidRPr="009F1B7D" w:rsidDel="002610E5" w:rsidRDefault="00325239" w:rsidP="00325239">
      <w:pPr>
        <w:pStyle w:val="Heading3"/>
        <w:keepLines w:val="0"/>
        <w:ind w:left="720" w:hanging="720"/>
        <w:rPr>
          <w:del w:id="12956" w:author="Thomas Dietz" w:date="2012-08-13T14:40:00Z"/>
        </w:rPr>
      </w:pPr>
      <w:bookmarkStart w:id="12957" w:name="_Toc333403930"/>
      <w:del w:id="12958" w:author="Thomas Dietz" w:date="2012-08-13T14:40:00Z">
        <w:r w:rsidRPr="00DB42FD" w:rsidDel="002610E5">
          <w:delText>Normative Constraints</w:delText>
        </w:r>
        <w:bookmarkEnd w:id="12957"/>
      </w:del>
    </w:p>
    <w:p w14:paraId="3C948904" w14:textId="7BE160E3" w:rsidR="00325239" w:rsidRPr="009F1B7D" w:rsidDel="002610E5" w:rsidRDefault="00325239" w:rsidP="00325239">
      <w:pPr>
        <w:rPr>
          <w:del w:id="12959" w:author="Thomas Dietz" w:date="2012-08-13T14:40:00Z"/>
        </w:rPr>
      </w:pPr>
      <w:del w:id="12960" w:author="Thomas Dietz" w:date="2012-08-13T14:40:00Z">
        <w:r w:rsidRPr="00DB42FD" w:rsidDel="002610E5">
          <w:delText>A</w:delText>
        </w:r>
        <w:r w:rsidDel="002610E5">
          <w:delText>n Owned Certificate</w:delText>
        </w:r>
        <w:r w:rsidRPr="00DB42FD" w:rsidDel="002610E5">
          <w:delText xml:space="preserve"> is identified by identifier</w:delText>
        </w:r>
        <w:r w:rsidRPr="002C1BD4" w:rsidDel="002610E5">
          <w:rPr>
            <w:rStyle w:val="codeChar"/>
          </w:rPr>
          <w:delText xml:space="preserve"> &lt;resource-id&gt;</w:delText>
        </w:r>
        <w:r w:rsidRPr="005A0689" w:rsidDel="002610E5">
          <w:delText xml:space="preserve"> </w:delText>
        </w:r>
        <w:r w:rsidRPr="00DB42FD" w:rsidDel="002610E5">
          <w:delText xml:space="preserve">within the context of the OpenFlow Capable Switch and OpenFlow Logical Switches. Element </w:delText>
        </w:r>
        <w:r w:rsidRPr="002C1BD4" w:rsidDel="002610E5">
          <w:rPr>
            <w:rStyle w:val="codeChar"/>
          </w:rPr>
          <w:delText>&lt;resource-id&gt;</w:delText>
        </w:r>
        <w:r w:rsidRPr="005A0689" w:rsidDel="002610E5">
          <w:delText xml:space="preserve"> is </w:delText>
        </w:r>
        <w:r w:rsidRPr="00DB42FD" w:rsidDel="002610E5">
          <w:delText>inherited from superclass OpenFlow Resource.</w:delText>
        </w:r>
      </w:del>
    </w:p>
    <w:p w14:paraId="2959379F" w14:textId="7EE3DB9E" w:rsidR="00325239" w:rsidRPr="009F1B7D" w:rsidDel="002610E5" w:rsidRDefault="00325239" w:rsidP="00325239">
      <w:pPr>
        <w:rPr>
          <w:del w:id="12961" w:author="Thomas Dietz" w:date="2012-08-13T14:40:00Z"/>
        </w:rPr>
      </w:pPr>
      <w:del w:id="12962" w:author="Thomas Dietz" w:date="2012-08-13T14:40:00Z">
        <w:r w:rsidRPr="00DB42FD" w:rsidDel="002610E5">
          <w:delText xml:space="preserve">Element </w:delText>
        </w:r>
        <w:r w:rsidRPr="002C1BD4" w:rsidDel="002610E5">
          <w:rPr>
            <w:rStyle w:val="codeChar"/>
          </w:rPr>
          <w:delText>&lt;certificate&gt;</w:delText>
        </w:r>
        <w:r w:rsidRPr="00DB42FD" w:rsidDel="002610E5">
          <w:delText xml:space="preserve"> </w:delText>
        </w:r>
        <w:r w:rsidDel="002610E5">
          <w:delText>contains an X.509 certificate</w:delText>
        </w:r>
        <w:r w:rsidR="00DF1C52" w:rsidDel="002610E5">
          <w:delText xml:space="preserve"> in DER format base64 encoded</w:delText>
        </w:r>
        <w:r w:rsidRPr="00DB42FD" w:rsidDel="002610E5">
          <w:delText>.</w:delText>
        </w:r>
        <w:r w:rsidDel="002610E5">
          <w:delText xml:space="preserve"> Element </w:delText>
        </w:r>
        <w:r w:rsidRPr="002C1BD4" w:rsidDel="002610E5">
          <w:rPr>
            <w:rStyle w:val="codeChar"/>
          </w:rPr>
          <w:delText>&lt;private-key&gt;</w:delText>
        </w:r>
        <w:r w:rsidDel="002610E5">
          <w:delText xml:space="preserve"> contains the private key corresponding to the certificate.</w:delText>
        </w:r>
        <w:r w:rsidR="00FF0D35" w:rsidDel="002610E5">
          <w:delText xml:space="preserve"> The private key is encoded </w:delText>
        </w:r>
        <w:r w:rsidR="00FF0D35" w:rsidDel="002610E5">
          <w:lastRenderedPageBreak/>
          <w:delText xml:space="preserve">as specified in </w:delText>
        </w:r>
        <w:r w:rsidR="00FF0D35" w:rsidRPr="00FF0D35" w:rsidDel="002610E5">
          <w:delText>XML-Signature Syntax and Processing</w:delText>
        </w:r>
        <w:r w:rsidR="00FF0D35" w:rsidDel="002610E5">
          <w:delText xml:space="preserve"> (</w:delText>
        </w:r>
        <w:r w:rsidR="00257D58" w:rsidDel="002610E5">
          <w:fldChar w:fldCharType="begin"/>
        </w:r>
        <w:r w:rsidR="00257D58" w:rsidDel="002610E5">
          <w:delInstrText xml:space="preserve"> HYPERLINK "http://www.w3.org/TR/2001/PR-xmldsig-core-20010820/" </w:delInstrText>
        </w:r>
        <w:r w:rsidR="00257D58" w:rsidDel="002610E5">
          <w:fldChar w:fldCharType="separate"/>
        </w:r>
        <w:r w:rsidR="00F845EC" w:rsidRPr="005D096D" w:rsidDel="002610E5">
          <w:rPr>
            <w:rStyle w:val="Hyperlink"/>
          </w:rPr>
          <w:delText>http://www.w3.org/TR/2001/PR-xmldsig-core-20010820/</w:delText>
        </w:r>
        <w:r w:rsidR="00257D58" w:rsidDel="002610E5">
          <w:rPr>
            <w:rStyle w:val="Hyperlink"/>
          </w:rPr>
          <w:fldChar w:fldCharType="end"/>
        </w:r>
        <w:r w:rsidR="00FF0D35" w:rsidDel="002610E5">
          <w:delText>).</w:delText>
        </w:r>
        <w:r w:rsidR="00F845EC" w:rsidDel="002610E5">
          <w:delText xml:space="preserve"> Currently the specification only support DSA and RSA keys.</w:delText>
        </w:r>
      </w:del>
    </w:p>
    <w:p w14:paraId="3E63F4B9" w14:textId="77777777" w:rsidR="00C82429" w:rsidRPr="009F1B7D" w:rsidRDefault="00C82429" w:rsidP="00C82429">
      <w:pPr>
        <w:pStyle w:val="Heading3"/>
      </w:pPr>
      <w:bookmarkStart w:id="12963" w:name="_Toc333403931"/>
      <w:r w:rsidRPr="00DB42FD">
        <w:t>YANG Specification</w:t>
      </w:r>
      <w:bookmarkEnd w:id="12963"/>
    </w:p>
    <w:tbl>
      <w:tblPr>
        <w:tblStyle w:val="XMLtable"/>
        <w:tblW w:w="5000" w:type="pct"/>
        <w:tblLook w:val="04A0" w:firstRow="1" w:lastRow="0" w:firstColumn="1" w:lastColumn="0" w:noHBand="0" w:noVBand="1"/>
        <w:tblPrChange w:id="12964" w:author="Thomas Dietz" w:date="2012-08-13T14:41:00Z">
          <w:tblPr>
            <w:tblStyle w:val="TableGrid"/>
            <w:tblW w:w="0" w:type="auto"/>
            <w:tblInd w:w="378" w:type="dxa"/>
            <w:shd w:val="clear" w:color="auto" w:fill="C8FCCD"/>
            <w:tblLook w:val="04A0" w:firstRow="1" w:lastRow="0" w:firstColumn="1" w:lastColumn="0" w:noHBand="0" w:noVBand="1"/>
          </w:tblPr>
        </w:tblPrChange>
      </w:tblPr>
      <w:tblGrid>
        <w:gridCol w:w="9474"/>
        <w:tblGridChange w:id="12965">
          <w:tblGrid>
            <w:gridCol w:w="8820"/>
          </w:tblGrid>
        </w:tblGridChange>
      </w:tblGrid>
      <w:tr w:rsidR="00C82429" w:rsidRPr="009F1B7D" w14:paraId="43414551" w14:textId="77777777" w:rsidTr="002610E5">
        <w:tc>
          <w:tcPr>
            <w:tcW w:w="8820" w:type="dxa"/>
            <w:tcPrChange w:id="12966" w:author="Thomas Dietz" w:date="2012-08-13T14:41:00Z">
              <w:tcPr>
                <w:tcW w:w="8820" w:type="dxa"/>
                <w:shd w:val="clear" w:color="auto" w:fill="C8FCCD"/>
              </w:tcPr>
            </w:tcPrChange>
          </w:tcPr>
          <w:p w14:paraId="1BB03074" w14:textId="24C28F26" w:rsidR="00C82429" w:rsidRPr="009F1B7D" w:rsidDel="002610E5" w:rsidRDefault="00C82429" w:rsidP="00C82429">
            <w:pPr>
              <w:pStyle w:val="XML1"/>
              <w:rPr>
                <w:del w:id="12967" w:author="Thomas Dietz" w:date="2012-08-13T14:41:00Z"/>
              </w:rPr>
            </w:pPr>
            <w:del w:id="12968" w:author="Thomas Dietz" w:date="2012-08-13T14:41:00Z">
              <w:r w:rsidRPr="009F1B7D" w:rsidDel="002610E5">
                <w:delText>grouping openflow-</w:delText>
              </w:r>
              <w:r w:rsidDel="002610E5">
                <w:delText>owned-certificate</w:delText>
              </w:r>
              <w:r w:rsidRPr="009F1B7D" w:rsidDel="002610E5">
                <w:delText>-grouping {</w:delText>
              </w:r>
            </w:del>
          </w:p>
          <w:p w14:paraId="513FA469" w14:textId="5E5B8558" w:rsidR="00C82429" w:rsidDel="002610E5" w:rsidRDefault="00C82429" w:rsidP="00C82429">
            <w:pPr>
              <w:pStyle w:val="XML2"/>
              <w:rPr>
                <w:del w:id="12969" w:author="Thomas Dietz" w:date="2012-08-13T14:41:00Z"/>
              </w:rPr>
            </w:pPr>
            <w:del w:id="12970" w:author="Thomas Dietz" w:date="2012-08-13T14:41:00Z">
              <w:r w:rsidRPr="009F1B7D" w:rsidDel="002610E5">
                <w:delText xml:space="preserve">description "This grouping specifies </w:delText>
              </w:r>
              <w:r w:rsidDel="002610E5">
                <w:delText xml:space="preserve">a certificate and a private key. </w:delText>
              </w:r>
            </w:del>
          </w:p>
          <w:p w14:paraId="6FAD8F3F" w14:textId="32C44BB8" w:rsidR="0078617E" w:rsidDel="002610E5" w:rsidRDefault="00C82429" w:rsidP="00C82429">
            <w:pPr>
              <w:pStyle w:val="XML9"/>
              <w:rPr>
                <w:del w:id="12971" w:author="Thomas Dietz" w:date="2012-08-13T14:41:00Z"/>
              </w:rPr>
            </w:pPr>
            <w:del w:id="12972" w:author="Thomas Dietz" w:date="2012-08-13T14:41:00Z">
              <w:r w:rsidDel="002610E5">
                <w:delText xml:space="preserve">It can be used by an OpenFlow Logical Switch for </w:delText>
              </w:r>
            </w:del>
          </w:p>
          <w:p w14:paraId="490C6128" w14:textId="6DA5930F" w:rsidR="0078617E" w:rsidDel="002610E5" w:rsidRDefault="00430AD4" w:rsidP="00C82429">
            <w:pPr>
              <w:pStyle w:val="XML9"/>
              <w:rPr>
                <w:del w:id="12973" w:author="Thomas Dietz" w:date="2012-08-13T14:41:00Z"/>
              </w:rPr>
            </w:pPr>
            <w:del w:id="12974" w:author="Thomas Dietz" w:date="2012-08-13T14:41:00Z">
              <w:r w:rsidDel="002610E5">
                <w:delText>authenticati</w:delText>
              </w:r>
              <w:r w:rsidR="00C82429" w:rsidRPr="00C82429" w:rsidDel="002610E5">
                <w:delText>n</w:delText>
              </w:r>
              <w:r w:rsidDel="002610E5">
                <w:delText>g</w:delText>
              </w:r>
              <w:r w:rsidR="00C82429" w:rsidRPr="00C82429" w:rsidDel="002610E5">
                <w:delText xml:space="preserve"> itself to a controller when a TLS </w:delText>
              </w:r>
            </w:del>
          </w:p>
          <w:p w14:paraId="58481CFD" w14:textId="33B2014B" w:rsidR="00C82429" w:rsidRPr="009F1B7D" w:rsidDel="002610E5" w:rsidRDefault="00C82429" w:rsidP="00C82429">
            <w:pPr>
              <w:pStyle w:val="XML9"/>
              <w:rPr>
                <w:del w:id="12975" w:author="Thomas Dietz" w:date="2012-08-13T14:41:00Z"/>
              </w:rPr>
            </w:pPr>
            <w:del w:id="12976" w:author="Thomas Dietz" w:date="2012-08-13T14:41:00Z">
              <w:r w:rsidRPr="00C82429" w:rsidDel="002610E5">
                <w:delText>connection is established</w:delText>
              </w:r>
              <w:r w:rsidRPr="009F1B7D" w:rsidDel="002610E5">
                <w:delText>.";</w:delText>
              </w:r>
            </w:del>
          </w:p>
          <w:p w14:paraId="618D0B05" w14:textId="4EE8609A" w:rsidR="00C82429" w:rsidRPr="009F1B7D" w:rsidDel="002610E5" w:rsidRDefault="00C82429" w:rsidP="00C82429">
            <w:pPr>
              <w:pStyle w:val="XML2"/>
              <w:rPr>
                <w:del w:id="12977" w:author="Thomas Dietz" w:date="2012-08-13T14:41:00Z"/>
              </w:rPr>
            </w:pPr>
            <w:del w:id="12978" w:author="Thomas Dietz" w:date="2012-08-13T14:41:00Z">
              <w:r w:rsidRPr="009F1B7D" w:rsidDel="002610E5">
                <w:delText>leaf resource-id {</w:delText>
              </w:r>
            </w:del>
          </w:p>
          <w:p w14:paraId="7AECBB58" w14:textId="43CEE34A" w:rsidR="00C82429" w:rsidRPr="009F1B7D" w:rsidDel="002610E5" w:rsidRDefault="00C82429" w:rsidP="00C82429">
            <w:pPr>
              <w:pStyle w:val="XML3"/>
              <w:rPr>
                <w:del w:id="12979" w:author="Thomas Dietz" w:date="2012-08-13T14:41:00Z"/>
              </w:rPr>
            </w:pPr>
            <w:del w:id="12980" w:author="Thomas Dietz" w:date="2012-08-13T14:41:00Z">
              <w:r w:rsidRPr="009F1B7D" w:rsidDel="002610E5">
                <w:delText>type inet:uri;</w:delText>
              </w:r>
            </w:del>
          </w:p>
          <w:p w14:paraId="66DC1AD3" w14:textId="753532B8" w:rsidR="00C82429" w:rsidDel="002610E5" w:rsidRDefault="00C82429" w:rsidP="00C82429">
            <w:pPr>
              <w:pStyle w:val="XML3"/>
              <w:rPr>
                <w:del w:id="12981" w:author="Thomas Dietz" w:date="2012-08-13T14:41:00Z"/>
              </w:rPr>
            </w:pPr>
            <w:del w:id="12982" w:author="Thomas Dietz" w:date="2012-08-13T14:41:00Z">
              <w:r w:rsidDel="002610E5">
                <w:delText>description "A</w:delText>
              </w:r>
              <w:r w:rsidRPr="009F1B7D" w:rsidDel="002610E5">
                <w:delText xml:space="preserve"> unique but locally arbitrary identifier that </w:delText>
              </w:r>
            </w:del>
          </w:p>
          <w:p w14:paraId="24FDF43C" w14:textId="63E8DD34" w:rsidR="00C82429" w:rsidDel="002610E5" w:rsidRDefault="00C82429" w:rsidP="00C82429">
            <w:pPr>
              <w:pStyle w:val="XML9"/>
              <w:rPr>
                <w:del w:id="12983" w:author="Thomas Dietz" w:date="2012-08-13T14:41:00Z"/>
              </w:rPr>
            </w:pPr>
            <w:del w:id="12984" w:author="Thomas Dietz" w:date="2012-08-13T14:41:00Z">
              <w:r w:rsidDel="002610E5">
                <w:delText xml:space="preserve">identifies an external certificate </w:delText>
              </w:r>
              <w:r w:rsidRPr="009F1B7D" w:rsidDel="002610E5">
                <w:delText>a</w:delText>
              </w:r>
              <w:r w:rsidDel="002610E5">
                <w:delText xml:space="preserve">nd is persistent </w:delText>
              </w:r>
            </w:del>
          </w:p>
          <w:p w14:paraId="3D8F64A2" w14:textId="42C267D0" w:rsidR="00C82429" w:rsidRPr="009F1B7D" w:rsidDel="002610E5" w:rsidRDefault="00C82429" w:rsidP="00C82429">
            <w:pPr>
              <w:pStyle w:val="XML9"/>
              <w:rPr>
                <w:del w:id="12985" w:author="Thomas Dietz" w:date="2012-08-13T14:41:00Z"/>
              </w:rPr>
            </w:pPr>
            <w:del w:id="12986" w:author="Thomas Dietz" w:date="2012-08-13T14:41:00Z">
              <w:r w:rsidDel="002610E5">
                <w:delText xml:space="preserve">across reboots </w:delText>
              </w:r>
              <w:r w:rsidRPr="009F1B7D" w:rsidDel="002610E5">
                <w:delText>of the system.";</w:delText>
              </w:r>
            </w:del>
          </w:p>
          <w:p w14:paraId="41147597" w14:textId="37156444" w:rsidR="00C82429" w:rsidRPr="009F1B7D" w:rsidDel="002610E5" w:rsidRDefault="00C82429" w:rsidP="00C82429">
            <w:pPr>
              <w:pStyle w:val="XML2"/>
              <w:rPr>
                <w:del w:id="12987" w:author="Thomas Dietz" w:date="2012-08-13T14:41:00Z"/>
              </w:rPr>
            </w:pPr>
            <w:del w:id="12988" w:author="Thomas Dietz" w:date="2012-08-13T14:41:00Z">
              <w:r w:rsidRPr="009F1B7D" w:rsidDel="002610E5">
                <w:delText>}</w:delText>
              </w:r>
            </w:del>
          </w:p>
          <w:p w14:paraId="48EFFA6C" w14:textId="0C0324C4" w:rsidR="00C82429" w:rsidRPr="009F1B7D" w:rsidDel="002610E5" w:rsidRDefault="00C82429" w:rsidP="00C82429">
            <w:pPr>
              <w:pStyle w:val="XML2"/>
              <w:rPr>
                <w:del w:id="12989" w:author="Thomas Dietz" w:date="2012-08-13T14:41:00Z"/>
              </w:rPr>
            </w:pPr>
            <w:del w:id="12990" w:author="Thomas Dietz" w:date="2012-08-13T14:41:00Z">
              <w:r w:rsidRPr="009F1B7D" w:rsidDel="002610E5">
                <w:delText xml:space="preserve">leaf </w:delText>
              </w:r>
              <w:r w:rsidDel="002610E5">
                <w:delText>certificate</w:delText>
              </w:r>
              <w:r w:rsidRPr="009F1B7D" w:rsidDel="002610E5">
                <w:delText xml:space="preserve"> {</w:delText>
              </w:r>
            </w:del>
          </w:p>
          <w:p w14:paraId="3966CF89" w14:textId="10595579" w:rsidR="00C82429" w:rsidRPr="009F1B7D" w:rsidDel="002610E5" w:rsidRDefault="00C82429" w:rsidP="00C82429">
            <w:pPr>
              <w:pStyle w:val="XML3"/>
              <w:rPr>
                <w:del w:id="12991" w:author="Thomas Dietz" w:date="2012-08-13T14:41:00Z"/>
              </w:rPr>
            </w:pPr>
            <w:del w:id="12992" w:author="Thomas Dietz" w:date="2012-08-13T14:41:00Z">
              <w:r w:rsidRPr="009F1B7D" w:rsidDel="002610E5">
                <w:delText xml:space="preserve">type </w:delText>
              </w:r>
              <w:r w:rsidDel="002610E5">
                <w:delText>string</w:delText>
              </w:r>
              <w:r w:rsidRPr="009F1B7D" w:rsidDel="002610E5">
                <w:delText>;</w:delText>
              </w:r>
            </w:del>
          </w:p>
          <w:p w14:paraId="38348D7E" w14:textId="4E30AF77" w:rsidR="00C82429" w:rsidRPr="009F1B7D" w:rsidDel="002610E5" w:rsidRDefault="00C82429" w:rsidP="00C82429">
            <w:pPr>
              <w:pStyle w:val="XML3"/>
              <w:rPr>
                <w:del w:id="12993" w:author="Thomas Dietz" w:date="2012-08-13T14:41:00Z"/>
              </w:rPr>
            </w:pPr>
            <w:del w:id="12994" w:author="Thomas Dietz" w:date="2012-08-13T14:41:00Z">
              <w:r w:rsidRPr="009F1B7D" w:rsidDel="002610E5">
                <w:delText>mandatory true;</w:delText>
              </w:r>
            </w:del>
          </w:p>
          <w:p w14:paraId="49171BBF" w14:textId="1471AB01" w:rsidR="00C82429" w:rsidRPr="009F1B7D" w:rsidDel="002610E5" w:rsidRDefault="00C82429" w:rsidP="00A5498C">
            <w:pPr>
              <w:pStyle w:val="XML3"/>
              <w:rPr>
                <w:del w:id="12995" w:author="Thomas Dietz" w:date="2012-08-13T14:41:00Z"/>
              </w:rPr>
            </w:pPr>
            <w:del w:id="12996" w:author="Thomas Dietz" w:date="2012-08-13T14:41:00Z">
              <w:r w:rsidRPr="009F1B7D" w:rsidDel="002610E5">
                <w:delText>description "</w:delText>
              </w:r>
              <w:r w:rsidDel="002610E5">
                <w:delText>An X.509 certificate in DER format base64 encoded</w:delText>
              </w:r>
              <w:r w:rsidRPr="009F1B7D" w:rsidDel="002610E5">
                <w:delText>.";</w:delText>
              </w:r>
            </w:del>
          </w:p>
          <w:p w14:paraId="16903F63" w14:textId="67BA0F77" w:rsidR="00C82429" w:rsidRPr="009F1B7D" w:rsidDel="002610E5" w:rsidRDefault="00C82429" w:rsidP="00C82429">
            <w:pPr>
              <w:pStyle w:val="XML2"/>
              <w:rPr>
                <w:del w:id="12997" w:author="Thomas Dietz" w:date="2012-08-13T14:41:00Z"/>
              </w:rPr>
            </w:pPr>
            <w:del w:id="12998" w:author="Thomas Dietz" w:date="2012-08-13T14:41:00Z">
              <w:r w:rsidRPr="009F1B7D" w:rsidDel="002610E5">
                <w:delText>}</w:delText>
              </w:r>
            </w:del>
          </w:p>
          <w:p w14:paraId="21B94699" w14:textId="226508AA" w:rsidR="00430AD4" w:rsidRPr="009F1B7D" w:rsidDel="002610E5" w:rsidRDefault="00140302" w:rsidP="00430AD4">
            <w:pPr>
              <w:pStyle w:val="XML2"/>
              <w:rPr>
                <w:del w:id="12999" w:author="Thomas Dietz" w:date="2012-08-13T14:41:00Z"/>
              </w:rPr>
            </w:pPr>
            <w:del w:id="13000" w:author="Thomas Dietz" w:date="2012-08-13T14:41:00Z">
              <w:r w:rsidDel="002610E5">
                <w:delText>container</w:delText>
              </w:r>
              <w:r w:rsidRPr="009F1B7D" w:rsidDel="002610E5">
                <w:delText xml:space="preserve"> </w:delText>
              </w:r>
              <w:r w:rsidR="00430AD4" w:rsidDel="002610E5">
                <w:delText>private-key</w:delText>
              </w:r>
              <w:r w:rsidR="00430AD4" w:rsidRPr="009F1B7D" w:rsidDel="002610E5">
                <w:delText xml:space="preserve"> {</w:delText>
              </w:r>
            </w:del>
          </w:p>
          <w:p w14:paraId="655C90A4" w14:textId="190A25CC" w:rsidR="00F542D1" w:rsidDel="002610E5" w:rsidRDefault="00F542D1" w:rsidP="00A5498C">
            <w:pPr>
              <w:pStyle w:val="XML3"/>
              <w:rPr>
                <w:del w:id="13001" w:author="Thomas Dietz" w:date="2012-08-13T14:41:00Z"/>
              </w:rPr>
            </w:pPr>
            <w:del w:id="13002" w:author="Thomas Dietz" w:date="2012-08-13T14:41:00Z">
              <w:r w:rsidDel="002610E5">
                <w:delText>uses KeyValueType;</w:delText>
              </w:r>
            </w:del>
          </w:p>
          <w:p w14:paraId="66872503" w14:textId="5D4BC295" w:rsidR="00430AD4" w:rsidRPr="009F1B7D" w:rsidDel="002610E5" w:rsidRDefault="00430AD4" w:rsidP="00430AD4">
            <w:pPr>
              <w:pStyle w:val="XML3"/>
              <w:rPr>
                <w:del w:id="13003" w:author="Thomas Dietz" w:date="2012-08-13T14:41:00Z"/>
              </w:rPr>
            </w:pPr>
            <w:del w:id="13004" w:author="Thomas Dietz" w:date="2012-08-13T14:41:00Z">
              <w:r w:rsidRPr="009F1B7D" w:rsidDel="002610E5">
                <w:delText>description "</w:delText>
              </w:r>
              <w:r w:rsidDel="002610E5">
                <w:delText>tbd</w:delText>
              </w:r>
              <w:r w:rsidRPr="009F1B7D" w:rsidDel="002610E5">
                <w:delText>.";</w:delText>
              </w:r>
            </w:del>
          </w:p>
          <w:p w14:paraId="69A3CC50" w14:textId="3E74B53B" w:rsidR="00430AD4" w:rsidRPr="009F1B7D" w:rsidDel="002610E5" w:rsidRDefault="00430AD4" w:rsidP="00430AD4">
            <w:pPr>
              <w:pStyle w:val="XML2"/>
              <w:rPr>
                <w:del w:id="13005" w:author="Thomas Dietz" w:date="2012-08-13T14:41:00Z"/>
              </w:rPr>
            </w:pPr>
            <w:del w:id="13006" w:author="Thomas Dietz" w:date="2012-08-13T14:41:00Z">
              <w:r w:rsidRPr="009F1B7D" w:rsidDel="002610E5">
                <w:delText>}</w:delText>
              </w:r>
            </w:del>
          </w:p>
          <w:p w14:paraId="212F6F6B" w14:textId="6825BD3D" w:rsidR="00C82429" w:rsidDel="002610E5" w:rsidRDefault="00C82429" w:rsidP="00C82429">
            <w:pPr>
              <w:pStyle w:val="XML1"/>
              <w:rPr>
                <w:del w:id="13007" w:author="Thomas Dietz" w:date="2012-08-13T14:41:00Z"/>
              </w:rPr>
            </w:pPr>
            <w:del w:id="13008" w:author="Thomas Dietz" w:date="2012-08-13T14:41:00Z">
              <w:r w:rsidRPr="009F1B7D" w:rsidDel="002610E5">
                <w:delText>}</w:delText>
              </w:r>
            </w:del>
          </w:p>
          <w:p w14:paraId="10C134C6" w14:textId="0AD9B756" w:rsidR="00F542D1" w:rsidDel="002610E5" w:rsidRDefault="00F542D1" w:rsidP="00F542D1">
            <w:pPr>
              <w:pStyle w:val="XML1"/>
              <w:rPr>
                <w:del w:id="13009" w:author="Thomas Dietz" w:date="2012-08-13T14:41:00Z"/>
              </w:rPr>
            </w:pPr>
          </w:p>
          <w:p w14:paraId="5F1246A0" w14:textId="5D5B207A" w:rsidR="00F542D1" w:rsidDel="002610E5" w:rsidRDefault="00F542D1" w:rsidP="00F542D1">
            <w:pPr>
              <w:pStyle w:val="XML1"/>
              <w:rPr>
                <w:del w:id="13010" w:author="Thomas Dietz" w:date="2012-08-13T14:41:00Z"/>
              </w:rPr>
            </w:pPr>
            <w:del w:id="13011" w:author="Thomas Dietz" w:date="2012-08-13T14:41:00Z">
              <w:r w:rsidDel="002610E5">
                <w:delText>grouping KeyValueType {</w:delText>
              </w:r>
            </w:del>
          </w:p>
          <w:p w14:paraId="5B2C58E4" w14:textId="0BF9D80B" w:rsidR="00F542D1" w:rsidDel="002610E5" w:rsidRDefault="00F542D1" w:rsidP="00A5498C">
            <w:pPr>
              <w:pStyle w:val="XML2"/>
              <w:rPr>
                <w:del w:id="13012" w:author="Thomas Dietz" w:date="2012-08-13T14:41:00Z"/>
              </w:rPr>
            </w:pPr>
            <w:del w:id="13013" w:author="Thomas Dietz" w:date="2012-08-13T14:41:00Z">
              <w:r w:rsidDel="002610E5">
                <w:delText>choice key-type {</w:delText>
              </w:r>
            </w:del>
          </w:p>
          <w:p w14:paraId="4F5B0AD4" w14:textId="0AE1CACF" w:rsidR="00F542D1" w:rsidDel="002610E5" w:rsidRDefault="00F542D1" w:rsidP="00A5498C">
            <w:pPr>
              <w:pStyle w:val="XML3"/>
              <w:rPr>
                <w:del w:id="13014" w:author="Thomas Dietz" w:date="2012-08-13T14:41:00Z"/>
              </w:rPr>
            </w:pPr>
            <w:del w:id="13015" w:author="Thomas Dietz" w:date="2012-08-13T14:41:00Z">
              <w:r w:rsidDel="002610E5">
                <w:delText>mandatory true;</w:delText>
              </w:r>
            </w:del>
          </w:p>
          <w:p w14:paraId="72BB4559" w14:textId="132E0C24" w:rsidR="00F542D1" w:rsidDel="002610E5" w:rsidRDefault="00F542D1" w:rsidP="00A5498C">
            <w:pPr>
              <w:pStyle w:val="XML3"/>
              <w:rPr>
                <w:del w:id="13016" w:author="Thomas Dietz" w:date="2012-08-13T14:41:00Z"/>
              </w:rPr>
            </w:pPr>
            <w:del w:id="13017" w:author="Thomas Dietz" w:date="2012-08-13T14:41:00Z">
              <w:r w:rsidDel="002610E5">
                <w:delText>case dsa {</w:delText>
              </w:r>
            </w:del>
          </w:p>
          <w:p w14:paraId="15605B79" w14:textId="6894899B" w:rsidR="00F542D1" w:rsidDel="002610E5" w:rsidRDefault="00F542D1" w:rsidP="00A5498C">
            <w:pPr>
              <w:pStyle w:val="XML4"/>
              <w:rPr>
                <w:del w:id="13018" w:author="Thomas Dietz" w:date="2012-08-13T14:41:00Z"/>
              </w:rPr>
            </w:pPr>
            <w:del w:id="13019" w:author="Thomas Dietz" w:date="2012-08-13T14:41:00Z">
              <w:r w:rsidDel="002610E5">
                <w:delText>container DSAKeyValue {</w:delText>
              </w:r>
            </w:del>
          </w:p>
          <w:p w14:paraId="2CA1F944" w14:textId="256FF8EB" w:rsidR="00F542D1" w:rsidDel="002610E5" w:rsidRDefault="00F542D1" w:rsidP="00A5498C">
            <w:pPr>
              <w:pStyle w:val="XML5"/>
              <w:rPr>
                <w:del w:id="13020" w:author="Thomas Dietz" w:date="2012-08-13T14:41:00Z"/>
              </w:rPr>
            </w:pPr>
            <w:del w:id="13021" w:author="Thomas Dietz" w:date="2012-08-13T14:41:00Z">
              <w:r w:rsidDel="002610E5">
                <w:delText>uses DSAKeyValueType;</w:delText>
              </w:r>
            </w:del>
          </w:p>
          <w:p w14:paraId="5CE4640B" w14:textId="53AD21A4" w:rsidR="00F542D1" w:rsidDel="002610E5" w:rsidRDefault="00F542D1" w:rsidP="00A5498C">
            <w:pPr>
              <w:pStyle w:val="XML4"/>
              <w:rPr>
                <w:del w:id="13022" w:author="Thomas Dietz" w:date="2012-08-13T14:41:00Z"/>
              </w:rPr>
            </w:pPr>
            <w:del w:id="13023" w:author="Thomas Dietz" w:date="2012-08-13T14:41:00Z">
              <w:r w:rsidDel="002610E5">
                <w:delText>}</w:delText>
              </w:r>
            </w:del>
          </w:p>
          <w:p w14:paraId="40DED8A1" w14:textId="33F07B5A" w:rsidR="00F542D1" w:rsidDel="002610E5" w:rsidRDefault="00F542D1" w:rsidP="00A5498C">
            <w:pPr>
              <w:pStyle w:val="XML3"/>
              <w:rPr>
                <w:del w:id="13024" w:author="Thomas Dietz" w:date="2012-08-13T14:41:00Z"/>
              </w:rPr>
            </w:pPr>
            <w:del w:id="13025" w:author="Thomas Dietz" w:date="2012-08-13T14:41:00Z">
              <w:r w:rsidDel="002610E5">
                <w:delText>}</w:delText>
              </w:r>
            </w:del>
          </w:p>
          <w:p w14:paraId="40298223" w14:textId="2BB8FF51" w:rsidR="00F542D1" w:rsidDel="002610E5" w:rsidRDefault="00F542D1" w:rsidP="00A5498C">
            <w:pPr>
              <w:pStyle w:val="XML3"/>
              <w:rPr>
                <w:del w:id="13026" w:author="Thomas Dietz" w:date="2012-08-13T14:41:00Z"/>
              </w:rPr>
            </w:pPr>
            <w:del w:id="13027" w:author="Thomas Dietz" w:date="2012-08-13T14:41:00Z">
              <w:r w:rsidDel="002610E5">
                <w:delText>case rsa {</w:delText>
              </w:r>
            </w:del>
          </w:p>
          <w:p w14:paraId="137256E7" w14:textId="5092B584" w:rsidR="00F542D1" w:rsidDel="002610E5" w:rsidRDefault="00F542D1" w:rsidP="00A5498C">
            <w:pPr>
              <w:pStyle w:val="XML4"/>
              <w:rPr>
                <w:del w:id="13028" w:author="Thomas Dietz" w:date="2012-08-13T14:41:00Z"/>
              </w:rPr>
            </w:pPr>
            <w:del w:id="13029" w:author="Thomas Dietz" w:date="2012-08-13T14:41:00Z">
              <w:r w:rsidDel="002610E5">
                <w:delText>container RSAKeyValue {</w:delText>
              </w:r>
            </w:del>
          </w:p>
          <w:p w14:paraId="247C9BC2" w14:textId="274A5E73" w:rsidR="00F542D1" w:rsidDel="002610E5" w:rsidRDefault="00F542D1" w:rsidP="00A5498C">
            <w:pPr>
              <w:pStyle w:val="XML5"/>
              <w:rPr>
                <w:del w:id="13030" w:author="Thomas Dietz" w:date="2012-08-13T14:41:00Z"/>
              </w:rPr>
            </w:pPr>
            <w:del w:id="13031" w:author="Thomas Dietz" w:date="2012-08-13T14:41:00Z">
              <w:r w:rsidDel="002610E5">
                <w:delText>uses RSAKeyValueType;</w:delText>
              </w:r>
            </w:del>
          </w:p>
          <w:p w14:paraId="5B703206" w14:textId="6B161EEB" w:rsidR="00F542D1" w:rsidDel="002610E5" w:rsidRDefault="00F542D1" w:rsidP="00A5498C">
            <w:pPr>
              <w:pStyle w:val="XML4"/>
              <w:rPr>
                <w:del w:id="13032" w:author="Thomas Dietz" w:date="2012-08-13T14:41:00Z"/>
              </w:rPr>
            </w:pPr>
            <w:del w:id="13033" w:author="Thomas Dietz" w:date="2012-08-13T14:41:00Z">
              <w:r w:rsidDel="002610E5">
                <w:delText>}</w:delText>
              </w:r>
            </w:del>
          </w:p>
          <w:p w14:paraId="7A3BF421" w14:textId="4AACFF9A" w:rsidR="00F542D1" w:rsidDel="002610E5" w:rsidRDefault="00F542D1" w:rsidP="00A5498C">
            <w:pPr>
              <w:pStyle w:val="XML3"/>
              <w:rPr>
                <w:del w:id="13034" w:author="Thomas Dietz" w:date="2012-08-13T14:41:00Z"/>
              </w:rPr>
            </w:pPr>
            <w:del w:id="13035" w:author="Thomas Dietz" w:date="2012-08-13T14:41:00Z">
              <w:r w:rsidDel="002610E5">
                <w:delText>}</w:delText>
              </w:r>
            </w:del>
          </w:p>
          <w:p w14:paraId="6911A207" w14:textId="69D695E1" w:rsidR="00F542D1" w:rsidDel="002610E5" w:rsidRDefault="00F542D1" w:rsidP="00A5498C">
            <w:pPr>
              <w:pStyle w:val="XML2"/>
              <w:rPr>
                <w:del w:id="13036" w:author="Thomas Dietz" w:date="2012-08-13T14:41:00Z"/>
              </w:rPr>
            </w:pPr>
            <w:del w:id="13037" w:author="Thomas Dietz" w:date="2012-08-13T14:41:00Z">
              <w:r w:rsidDel="002610E5">
                <w:delText>}</w:delText>
              </w:r>
            </w:del>
          </w:p>
          <w:p w14:paraId="6481D31D" w14:textId="6840B7E5" w:rsidR="00F542D1" w:rsidDel="002610E5" w:rsidRDefault="00F542D1" w:rsidP="00F542D1">
            <w:pPr>
              <w:pStyle w:val="XML1"/>
              <w:rPr>
                <w:del w:id="13038" w:author="Thomas Dietz" w:date="2012-08-13T14:41:00Z"/>
              </w:rPr>
            </w:pPr>
            <w:del w:id="13039" w:author="Thomas Dietz" w:date="2012-08-13T14:41:00Z">
              <w:r w:rsidDel="002610E5">
                <w:delText>}</w:delText>
              </w:r>
            </w:del>
          </w:p>
          <w:p w14:paraId="638CE0F1" w14:textId="15DBC042" w:rsidR="00F542D1" w:rsidDel="002610E5" w:rsidRDefault="00F542D1" w:rsidP="00F542D1">
            <w:pPr>
              <w:pStyle w:val="XML1"/>
              <w:rPr>
                <w:del w:id="13040" w:author="Thomas Dietz" w:date="2012-08-13T14:41:00Z"/>
              </w:rPr>
            </w:pPr>
          </w:p>
          <w:p w14:paraId="2E9E5C7C" w14:textId="2A6B6551" w:rsidR="00F542D1" w:rsidDel="002610E5" w:rsidRDefault="00F542D1" w:rsidP="00F542D1">
            <w:pPr>
              <w:pStyle w:val="XML1"/>
              <w:rPr>
                <w:del w:id="13041" w:author="Thomas Dietz" w:date="2012-08-13T14:41:00Z"/>
              </w:rPr>
            </w:pPr>
            <w:del w:id="13042" w:author="Thomas Dietz" w:date="2012-08-13T14:41:00Z">
              <w:r w:rsidDel="002610E5">
                <w:delText>grouping DSAKeyValueType {</w:delText>
              </w:r>
            </w:del>
          </w:p>
          <w:p w14:paraId="0C4EE036" w14:textId="751A96E2" w:rsidR="00F542D1" w:rsidDel="002610E5" w:rsidRDefault="00F542D1" w:rsidP="00A5498C">
            <w:pPr>
              <w:pStyle w:val="XML2"/>
              <w:rPr>
                <w:del w:id="13043" w:author="Thomas Dietz" w:date="2012-08-13T14:41:00Z"/>
              </w:rPr>
            </w:pPr>
            <w:del w:id="13044" w:author="Thomas Dietz" w:date="2012-08-13T14:41:00Z">
              <w:r w:rsidDel="002610E5">
                <w:delText>leaf P {</w:delText>
              </w:r>
            </w:del>
          </w:p>
          <w:p w14:paraId="48FC1EF4" w14:textId="181B60BA" w:rsidR="00F542D1" w:rsidDel="002610E5" w:rsidRDefault="00F542D1" w:rsidP="00A5498C">
            <w:pPr>
              <w:pStyle w:val="XML3"/>
              <w:rPr>
                <w:del w:id="13045" w:author="Thomas Dietz" w:date="2012-08-13T14:41:00Z"/>
              </w:rPr>
            </w:pPr>
            <w:del w:id="13046" w:author="Thomas Dietz" w:date="2012-08-13T14:41:00Z">
              <w:r w:rsidDel="002610E5">
                <w:delText>when "count(../Q) != 0";</w:delText>
              </w:r>
            </w:del>
          </w:p>
          <w:p w14:paraId="0B3C5E58" w14:textId="6D5A8660" w:rsidR="00F542D1" w:rsidDel="002610E5" w:rsidRDefault="00F542D1" w:rsidP="00A5498C">
            <w:pPr>
              <w:pStyle w:val="XML3"/>
              <w:rPr>
                <w:del w:id="13047" w:author="Thomas Dietz" w:date="2012-08-13T14:41:00Z"/>
              </w:rPr>
            </w:pPr>
            <w:del w:id="13048" w:author="Thomas Dietz" w:date="2012-08-13T14:41:00Z">
              <w:r w:rsidDel="002610E5">
                <w:delText>type binary;</w:delText>
              </w:r>
            </w:del>
          </w:p>
          <w:p w14:paraId="25FC186F" w14:textId="44E203AA" w:rsidR="00F542D1" w:rsidDel="002610E5" w:rsidRDefault="00F542D1" w:rsidP="00A5498C">
            <w:pPr>
              <w:pStyle w:val="XML3"/>
              <w:rPr>
                <w:del w:id="13049" w:author="Thomas Dietz" w:date="2012-08-13T14:41:00Z"/>
              </w:rPr>
            </w:pPr>
            <w:del w:id="13050" w:author="Thomas Dietz" w:date="2012-08-13T14:41:00Z">
              <w:r w:rsidDel="002610E5">
                <w:delText>mandatory true;</w:delText>
              </w:r>
            </w:del>
          </w:p>
          <w:p w14:paraId="53421238" w14:textId="2DB37517" w:rsidR="00F542D1" w:rsidDel="002610E5" w:rsidRDefault="00F542D1" w:rsidP="00A5498C">
            <w:pPr>
              <w:pStyle w:val="XML2"/>
              <w:rPr>
                <w:del w:id="13051" w:author="Thomas Dietz" w:date="2012-08-13T14:41:00Z"/>
              </w:rPr>
            </w:pPr>
            <w:del w:id="13052" w:author="Thomas Dietz" w:date="2012-08-13T14:41:00Z">
              <w:r w:rsidDel="002610E5">
                <w:delText>}</w:delText>
              </w:r>
            </w:del>
          </w:p>
          <w:p w14:paraId="28C1DB84" w14:textId="589FAF26" w:rsidR="00F542D1" w:rsidDel="002610E5" w:rsidRDefault="00F542D1" w:rsidP="00A5498C">
            <w:pPr>
              <w:pStyle w:val="XML2"/>
              <w:rPr>
                <w:del w:id="13053" w:author="Thomas Dietz" w:date="2012-08-13T14:41:00Z"/>
              </w:rPr>
            </w:pPr>
            <w:del w:id="13054" w:author="Thomas Dietz" w:date="2012-08-13T14:41:00Z">
              <w:r w:rsidDel="002610E5">
                <w:delText>leaf Q {</w:delText>
              </w:r>
            </w:del>
          </w:p>
          <w:p w14:paraId="300F2362" w14:textId="010F1CB3" w:rsidR="00F542D1" w:rsidDel="002610E5" w:rsidRDefault="00F542D1" w:rsidP="00A5498C">
            <w:pPr>
              <w:pStyle w:val="XML3"/>
              <w:rPr>
                <w:del w:id="13055" w:author="Thomas Dietz" w:date="2012-08-13T14:41:00Z"/>
              </w:rPr>
            </w:pPr>
            <w:del w:id="13056" w:author="Thomas Dietz" w:date="2012-08-13T14:41:00Z">
              <w:r w:rsidDel="002610E5">
                <w:delText>when "count(../P) != 0";</w:delText>
              </w:r>
            </w:del>
          </w:p>
          <w:p w14:paraId="4FCD2491" w14:textId="3BCCB4FA" w:rsidR="00F542D1" w:rsidDel="002610E5" w:rsidRDefault="00F542D1" w:rsidP="00A5498C">
            <w:pPr>
              <w:pStyle w:val="XML3"/>
              <w:rPr>
                <w:del w:id="13057" w:author="Thomas Dietz" w:date="2012-08-13T14:41:00Z"/>
              </w:rPr>
            </w:pPr>
            <w:del w:id="13058" w:author="Thomas Dietz" w:date="2012-08-13T14:41:00Z">
              <w:r w:rsidDel="002610E5">
                <w:delText>type binary;</w:delText>
              </w:r>
            </w:del>
          </w:p>
          <w:p w14:paraId="0C00B0D6" w14:textId="3747AC45" w:rsidR="00F542D1" w:rsidDel="002610E5" w:rsidRDefault="00F542D1" w:rsidP="00A5498C">
            <w:pPr>
              <w:pStyle w:val="XML3"/>
              <w:rPr>
                <w:del w:id="13059" w:author="Thomas Dietz" w:date="2012-08-13T14:41:00Z"/>
              </w:rPr>
            </w:pPr>
            <w:del w:id="13060" w:author="Thomas Dietz" w:date="2012-08-13T14:41:00Z">
              <w:r w:rsidDel="002610E5">
                <w:delText>mandatory true;</w:delText>
              </w:r>
            </w:del>
          </w:p>
          <w:p w14:paraId="118CB346" w14:textId="53A8A304" w:rsidR="00F542D1" w:rsidDel="002610E5" w:rsidRDefault="00F542D1" w:rsidP="00A5498C">
            <w:pPr>
              <w:pStyle w:val="XML2"/>
              <w:rPr>
                <w:del w:id="13061" w:author="Thomas Dietz" w:date="2012-08-13T14:41:00Z"/>
              </w:rPr>
            </w:pPr>
            <w:del w:id="13062" w:author="Thomas Dietz" w:date="2012-08-13T14:41:00Z">
              <w:r w:rsidDel="002610E5">
                <w:delText>}</w:delText>
              </w:r>
            </w:del>
          </w:p>
          <w:p w14:paraId="5DC63A60" w14:textId="0782A307" w:rsidR="00F542D1" w:rsidDel="002610E5" w:rsidRDefault="00F542D1" w:rsidP="00A5498C">
            <w:pPr>
              <w:pStyle w:val="XML2"/>
              <w:rPr>
                <w:del w:id="13063" w:author="Thomas Dietz" w:date="2012-08-13T14:41:00Z"/>
              </w:rPr>
            </w:pPr>
            <w:del w:id="13064" w:author="Thomas Dietz" w:date="2012-08-13T14:41:00Z">
              <w:r w:rsidDel="002610E5">
                <w:delText>leaf J {</w:delText>
              </w:r>
            </w:del>
          </w:p>
          <w:p w14:paraId="18BA6CB0" w14:textId="39B4FD77" w:rsidR="00F542D1" w:rsidDel="002610E5" w:rsidRDefault="00F542D1" w:rsidP="00A5498C">
            <w:pPr>
              <w:pStyle w:val="XML3"/>
              <w:rPr>
                <w:del w:id="13065" w:author="Thomas Dietz" w:date="2012-08-13T14:41:00Z"/>
              </w:rPr>
            </w:pPr>
            <w:del w:id="13066" w:author="Thomas Dietz" w:date="2012-08-13T14:41:00Z">
              <w:r w:rsidDel="002610E5">
                <w:delText>type binary;</w:delText>
              </w:r>
            </w:del>
          </w:p>
          <w:p w14:paraId="42E8606C" w14:textId="6F6C815D" w:rsidR="00F542D1" w:rsidDel="002610E5" w:rsidRDefault="00F542D1" w:rsidP="00A5498C">
            <w:pPr>
              <w:pStyle w:val="XML3"/>
              <w:rPr>
                <w:del w:id="13067" w:author="Thomas Dietz" w:date="2012-08-13T14:41:00Z"/>
              </w:rPr>
            </w:pPr>
            <w:del w:id="13068" w:author="Thomas Dietz" w:date="2012-08-13T14:41:00Z">
              <w:r w:rsidDel="002610E5">
                <w:lastRenderedPageBreak/>
                <w:delText>mandatory true;</w:delText>
              </w:r>
            </w:del>
          </w:p>
          <w:p w14:paraId="67C7E9D2" w14:textId="30ABC366" w:rsidR="00F542D1" w:rsidDel="002610E5" w:rsidRDefault="00F542D1" w:rsidP="00A5498C">
            <w:pPr>
              <w:pStyle w:val="XML2"/>
              <w:rPr>
                <w:del w:id="13069" w:author="Thomas Dietz" w:date="2012-08-13T14:41:00Z"/>
              </w:rPr>
            </w:pPr>
            <w:del w:id="13070" w:author="Thomas Dietz" w:date="2012-08-13T14:41:00Z">
              <w:r w:rsidDel="002610E5">
                <w:delText>}</w:delText>
              </w:r>
            </w:del>
          </w:p>
          <w:p w14:paraId="7B620E47" w14:textId="21A03663" w:rsidR="00F542D1" w:rsidDel="002610E5" w:rsidRDefault="00F542D1" w:rsidP="00A5498C">
            <w:pPr>
              <w:pStyle w:val="XML2"/>
              <w:rPr>
                <w:del w:id="13071" w:author="Thomas Dietz" w:date="2012-08-13T14:41:00Z"/>
              </w:rPr>
            </w:pPr>
            <w:del w:id="13072" w:author="Thomas Dietz" w:date="2012-08-13T14:41:00Z">
              <w:r w:rsidDel="002610E5">
                <w:delText>leaf G {</w:delText>
              </w:r>
            </w:del>
          </w:p>
          <w:p w14:paraId="7BCAB6B2" w14:textId="1A53347B" w:rsidR="00F542D1" w:rsidDel="002610E5" w:rsidRDefault="00F542D1" w:rsidP="00A5498C">
            <w:pPr>
              <w:pStyle w:val="XML3"/>
              <w:rPr>
                <w:del w:id="13073" w:author="Thomas Dietz" w:date="2012-08-13T14:41:00Z"/>
              </w:rPr>
            </w:pPr>
            <w:del w:id="13074" w:author="Thomas Dietz" w:date="2012-08-13T14:41:00Z">
              <w:r w:rsidDel="002610E5">
                <w:delText>type binary;</w:delText>
              </w:r>
            </w:del>
          </w:p>
          <w:p w14:paraId="2ACFC313" w14:textId="05111539" w:rsidR="00F542D1" w:rsidDel="002610E5" w:rsidRDefault="00F542D1" w:rsidP="00A5498C">
            <w:pPr>
              <w:pStyle w:val="XML3"/>
              <w:rPr>
                <w:del w:id="13075" w:author="Thomas Dietz" w:date="2012-08-13T14:41:00Z"/>
              </w:rPr>
            </w:pPr>
            <w:del w:id="13076" w:author="Thomas Dietz" w:date="2012-08-13T14:41:00Z">
              <w:r w:rsidDel="002610E5">
                <w:delText>mandatory true;</w:delText>
              </w:r>
            </w:del>
          </w:p>
          <w:p w14:paraId="7F7B85D7" w14:textId="7B67EA92" w:rsidR="00F542D1" w:rsidDel="002610E5" w:rsidRDefault="00F542D1" w:rsidP="00A5498C">
            <w:pPr>
              <w:pStyle w:val="XML2"/>
              <w:rPr>
                <w:del w:id="13077" w:author="Thomas Dietz" w:date="2012-08-13T14:41:00Z"/>
              </w:rPr>
            </w:pPr>
            <w:del w:id="13078" w:author="Thomas Dietz" w:date="2012-08-13T14:41:00Z">
              <w:r w:rsidDel="002610E5">
                <w:delText>}</w:delText>
              </w:r>
            </w:del>
          </w:p>
          <w:p w14:paraId="40CA966C" w14:textId="5C9ECC16" w:rsidR="00F542D1" w:rsidDel="002610E5" w:rsidRDefault="00F542D1" w:rsidP="00A5498C">
            <w:pPr>
              <w:pStyle w:val="XML2"/>
              <w:rPr>
                <w:del w:id="13079" w:author="Thomas Dietz" w:date="2012-08-13T14:41:00Z"/>
              </w:rPr>
            </w:pPr>
            <w:del w:id="13080" w:author="Thomas Dietz" w:date="2012-08-13T14:41:00Z">
              <w:r w:rsidDel="002610E5">
                <w:delText>leaf Y {</w:delText>
              </w:r>
            </w:del>
          </w:p>
          <w:p w14:paraId="36F976BD" w14:textId="53085B28" w:rsidR="00F542D1" w:rsidDel="002610E5" w:rsidRDefault="00F542D1" w:rsidP="00A5498C">
            <w:pPr>
              <w:pStyle w:val="XML3"/>
              <w:rPr>
                <w:del w:id="13081" w:author="Thomas Dietz" w:date="2012-08-13T14:41:00Z"/>
              </w:rPr>
            </w:pPr>
            <w:del w:id="13082" w:author="Thomas Dietz" w:date="2012-08-13T14:41:00Z">
              <w:r w:rsidDel="002610E5">
                <w:delText>type binary;</w:delText>
              </w:r>
            </w:del>
          </w:p>
          <w:p w14:paraId="1B4D11C5" w14:textId="029DEE58" w:rsidR="00F542D1" w:rsidDel="002610E5" w:rsidRDefault="00F542D1" w:rsidP="00A5498C">
            <w:pPr>
              <w:pStyle w:val="XML3"/>
              <w:rPr>
                <w:del w:id="13083" w:author="Thomas Dietz" w:date="2012-08-13T14:41:00Z"/>
              </w:rPr>
            </w:pPr>
            <w:del w:id="13084" w:author="Thomas Dietz" w:date="2012-08-13T14:41:00Z">
              <w:r w:rsidDel="002610E5">
                <w:delText>mandatory true;</w:delText>
              </w:r>
            </w:del>
          </w:p>
          <w:p w14:paraId="76AF75A0" w14:textId="7FCD4D27" w:rsidR="00F542D1" w:rsidDel="002610E5" w:rsidRDefault="00F542D1" w:rsidP="00A5498C">
            <w:pPr>
              <w:pStyle w:val="XML2"/>
              <w:rPr>
                <w:del w:id="13085" w:author="Thomas Dietz" w:date="2012-08-13T14:41:00Z"/>
              </w:rPr>
            </w:pPr>
            <w:del w:id="13086" w:author="Thomas Dietz" w:date="2012-08-13T14:41:00Z">
              <w:r w:rsidDel="002610E5">
                <w:delText>}</w:delText>
              </w:r>
            </w:del>
          </w:p>
          <w:p w14:paraId="44406AC5" w14:textId="0215D14D" w:rsidR="00F542D1" w:rsidDel="002610E5" w:rsidRDefault="00F542D1" w:rsidP="00A5498C">
            <w:pPr>
              <w:pStyle w:val="XML2"/>
              <w:rPr>
                <w:del w:id="13087" w:author="Thomas Dietz" w:date="2012-08-13T14:41:00Z"/>
              </w:rPr>
            </w:pPr>
            <w:del w:id="13088" w:author="Thomas Dietz" w:date="2012-08-13T14:41:00Z">
              <w:r w:rsidDel="002610E5">
                <w:delText>leaf Seed {</w:delText>
              </w:r>
            </w:del>
          </w:p>
          <w:p w14:paraId="764CD3C4" w14:textId="1A0B323E" w:rsidR="00F542D1" w:rsidDel="002610E5" w:rsidRDefault="00F542D1" w:rsidP="00A5498C">
            <w:pPr>
              <w:pStyle w:val="XML3"/>
              <w:rPr>
                <w:del w:id="13089" w:author="Thomas Dietz" w:date="2012-08-13T14:41:00Z"/>
              </w:rPr>
            </w:pPr>
            <w:del w:id="13090" w:author="Thomas Dietz" w:date="2012-08-13T14:41:00Z">
              <w:r w:rsidDel="002610E5">
                <w:delText>when "count(../PgenCounter) != 0";</w:delText>
              </w:r>
            </w:del>
          </w:p>
          <w:p w14:paraId="7C64FBFD" w14:textId="3A934201" w:rsidR="00F542D1" w:rsidDel="002610E5" w:rsidRDefault="00F542D1" w:rsidP="00A5498C">
            <w:pPr>
              <w:pStyle w:val="XML3"/>
              <w:rPr>
                <w:del w:id="13091" w:author="Thomas Dietz" w:date="2012-08-13T14:41:00Z"/>
              </w:rPr>
            </w:pPr>
            <w:del w:id="13092" w:author="Thomas Dietz" w:date="2012-08-13T14:41:00Z">
              <w:r w:rsidDel="002610E5">
                <w:delText>type binary;</w:delText>
              </w:r>
            </w:del>
          </w:p>
          <w:p w14:paraId="4924076E" w14:textId="3E57E3CD" w:rsidR="00F542D1" w:rsidDel="002610E5" w:rsidRDefault="00F542D1" w:rsidP="00A5498C">
            <w:pPr>
              <w:pStyle w:val="XML3"/>
              <w:rPr>
                <w:del w:id="13093" w:author="Thomas Dietz" w:date="2012-08-13T14:41:00Z"/>
              </w:rPr>
            </w:pPr>
            <w:del w:id="13094" w:author="Thomas Dietz" w:date="2012-08-13T14:41:00Z">
              <w:r w:rsidDel="002610E5">
                <w:delText>mandatory true;</w:delText>
              </w:r>
            </w:del>
          </w:p>
          <w:p w14:paraId="063DDDCF" w14:textId="4CCAF53B" w:rsidR="00F542D1" w:rsidDel="002610E5" w:rsidRDefault="00F542D1" w:rsidP="00A5498C">
            <w:pPr>
              <w:pStyle w:val="XML2"/>
              <w:rPr>
                <w:del w:id="13095" w:author="Thomas Dietz" w:date="2012-08-13T14:41:00Z"/>
              </w:rPr>
            </w:pPr>
            <w:del w:id="13096" w:author="Thomas Dietz" w:date="2012-08-13T14:41:00Z">
              <w:r w:rsidDel="002610E5">
                <w:delText>}</w:delText>
              </w:r>
            </w:del>
          </w:p>
          <w:p w14:paraId="0E72EF52" w14:textId="212EB665" w:rsidR="00F542D1" w:rsidDel="002610E5" w:rsidRDefault="00F542D1" w:rsidP="00A5498C">
            <w:pPr>
              <w:pStyle w:val="XML2"/>
              <w:rPr>
                <w:del w:id="13097" w:author="Thomas Dietz" w:date="2012-08-13T14:41:00Z"/>
              </w:rPr>
            </w:pPr>
            <w:del w:id="13098" w:author="Thomas Dietz" w:date="2012-08-13T14:41:00Z">
              <w:r w:rsidDel="002610E5">
                <w:delText>leaf PgenCounter {</w:delText>
              </w:r>
            </w:del>
          </w:p>
          <w:p w14:paraId="6A53DB34" w14:textId="181811FE" w:rsidR="00F542D1" w:rsidDel="002610E5" w:rsidRDefault="00F542D1" w:rsidP="00A5498C">
            <w:pPr>
              <w:pStyle w:val="XML3"/>
              <w:rPr>
                <w:del w:id="13099" w:author="Thomas Dietz" w:date="2012-08-13T14:41:00Z"/>
              </w:rPr>
            </w:pPr>
            <w:del w:id="13100" w:author="Thomas Dietz" w:date="2012-08-13T14:41:00Z">
              <w:r w:rsidDel="002610E5">
                <w:delText>when "count(../Seed) != 0";</w:delText>
              </w:r>
            </w:del>
          </w:p>
          <w:p w14:paraId="2E0D3F7F" w14:textId="6E76F3D2" w:rsidR="00F542D1" w:rsidDel="002610E5" w:rsidRDefault="00F542D1" w:rsidP="00A5498C">
            <w:pPr>
              <w:pStyle w:val="XML3"/>
              <w:rPr>
                <w:del w:id="13101" w:author="Thomas Dietz" w:date="2012-08-13T14:41:00Z"/>
              </w:rPr>
            </w:pPr>
            <w:del w:id="13102" w:author="Thomas Dietz" w:date="2012-08-13T14:41:00Z">
              <w:r w:rsidDel="002610E5">
                <w:delText>type binary;</w:delText>
              </w:r>
            </w:del>
          </w:p>
          <w:p w14:paraId="4D49AA4D" w14:textId="6474A21E" w:rsidR="00F542D1" w:rsidDel="002610E5" w:rsidRDefault="00F542D1" w:rsidP="00A5498C">
            <w:pPr>
              <w:pStyle w:val="XML3"/>
              <w:rPr>
                <w:del w:id="13103" w:author="Thomas Dietz" w:date="2012-08-13T14:41:00Z"/>
              </w:rPr>
            </w:pPr>
            <w:del w:id="13104" w:author="Thomas Dietz" w:date="2012-08-13T14:41:00Z">
              <w:r w:rsidDel="002610E5">
                <w:delText>mandatory true;</w:delText>
              </w:r>
            </w:del>
          </w:p>
          <w:p w14:paraId="1E172A89" w14:textId="697C4937" w:rsidR="00F542D1" w:rsidDel="002610E5" w:rsidRDefault="00F542D1" w:rsidP="00A5498C">
            <w:pPr>
              <w:pStyle w:val="XML2"/>
              <w:rPr>
                <w:del w:id="13105" w:author="Thomas Dietz" w:date="2012-08-13T14:41:00Z"/>
              </w:rPr>
            </w:pPr>
            <w:del w:id="13106" w:author="Thomas Dietz" w:date="2012-08-13T14:41:00Z">
              <w:r w:rsidDel="002610E5">
                <w:delText>}</w:delText>
              </w:r>
            </w:del>
          </w:p>
          <w:p w14:paraId="79C78615" w14:textId="6011A788" w:rsidR="00F542D1" w:rsidDel="002610E5" w:rsidRDefault="00F542D1">
            <w:pPr>
              <w:pStyle w:val="XML1"/>
              <w:rPr>
                <w:del w:id="13107" w:author="Thomas Dietz" w:date="2012-08-13T14:41:00Z"/>
              </w:rPr>
            </w:pPr>
            <w:del w:id="13108" w:author="Thomas Dietz" w:date="2012-08-13T14:41:00Z">
              <w:r w:rsidDel="002610E5">
                <w:delText>}</w:delText>
              </w:r>
            </w:del>
          </w:p>
          <w:p w14:paraId="77DAFC9A" w14:textId="20550378" w:rsidR="00F542D1" w:rsidDel="002610E5" w:rsidRDefault="00F542D1" w:rsidP="00F542D1">
            <w:pPr>
              <w:pStyle w:val="XML1"/>
              <w:rPr>
                <w:del w:id="13109" w:author="Thomas Dietz" w:date="2012-08-13T14:41:00Z"/>
              </w:rPr>
            </w:pPr>
          </w:p>
          <w:p w14:paraId="3C633570" w14:textId="69C028B2" w:rsidR="00F542D1" w:rsidDel="002610E5" w:rsidRDefault="00F542D1" w:rsidP="00F542D1">
            <w:pPr>
              <w:pStyle w:val="XML1"/>
              <w:rPr>
                <w:del w:id="13110" w:author="Thomas Dietz" w:date="2012-08-13T14:41:00Z"/>
              </w:rPr>
            </w:pPr>
            <w:del w:id="13111" w:author="Thomas Dietz" w:date="2012-08-13T14:41:00Z">
              <w:r w:rsidDel="002610E5">
                <w:delText>grouping RSAKeyValueType {</w:delText>
              </w:r>
            </w:del>
          </w:p>
          <w:p w14:paraId="4505DDD5" w14:textId="0BE621FD" w:rsidR="00F542D1" w:rsidDel="002610E5" w:rsidRDefault="00F542D1" w:rsidP="00A5498C">
            <w:pPr>
              <w:pStyle w:val="XML2"/>
              <w:rPr>
                <w:del w:id="13112" w:author="Thomas Dietz" w:date="2012-08-13T14:41:00Z"/>
              </w:rPr>
            </w:pPr>
            <w:del w:id="13113" w:author="Thomas Dietz" w:date="2012-08-13T14:41:00Z">
              <w:r w:rsidDel="002610E5">
                <w:delText>leaf Modulus {</w:delText>
              </w:r>
            </w:del>
          </w:p>
          <w:p w14:paraId="0D1C0D8C" w14:textId="16B29AEA" w:rsidR="00F542D1" w:rsidDel="002610E5" w:rsidRDefault="00F542D1" w:rsidP="00A5498C">
            <w:pPr>
              <w:pStyle w:val="XML3"/>
              <w:rPr>
                <w:del w:id="13114" w:author="Thomas Dietz" w:date="2012-08-13T14:41:00Z"/>
              </w:rPr>
            </w:pPr>
            <w:del w:id="13115" w:author="Thomas Dietz" w:date="2012-08-13T14:41:00Z">
              <w:r w:rsidDel="002610E5">
                <w:delText>type binary;</w:delText>
              </w:r>
            </w:del>
          </w:p>
          <w:p w14:paraId="08406D2F" w14:textId="5CEDB8BB" w:rsidR="00F542D1" w:rsidDel="002610E5" w:rsidRDefault="00F542D1" w:rsidP="00A5498C">
            <w:pPr>
              <w:pStyle w:val="XML3"/>
              <w:rPr>
                <w:del w:id="13116" w:author="Thomas Dietz" w:date="2012-08-13T14:41:00Z"/>
              </w:rPr>
            </w:pPr>
            <w:del w:id="13117" w:author="Thomas Dietz" w:date="2012-08-13T14:41:00Z">
              <w:r w:rsidDel="002610E5">
                <w:delText>mandatory true;</w:delText>
              </w:r>
            </w:del>
          </w:p>
          <w:p w14:paraId="2AA955D4" w14:textId="26D4C0D7" w:rsidR="00F542D1" w:rsidDel="002610E5" w:rsidRDefault="00F542D1" w:rsidP="00A5498C">
            <w:pPr>
              <w:pStyle w:val="XML2"/>
              <w:rPr>
                <w:del w:id="13118" w:author="Thomas Dietz" w:date="2012-08-13T14:41:00Z"/>
              </w:rPr>
            </w:pPr>
            <w:del w:id="13119" w:author="Thomas Dietz" w:date="2012-08-13T14:41:00Z">
              <w:r w:rsidDel="002610E5">
                <w:delText>}</w:delText>
              </w:r>
            </w:del>
          </w:p>
          <w:p w14:paraId="3D4E70DF" w14:textId="4AF6C8F4" w:rsidR="00F542D1" w:rsidDel="002610E5" w:rsidRDefault="00F542D1" w:rsidP="00A5498C">
            <w:pPr>
              <w:pStyle w:val="XML2"/>
              <w:rPr>
                <w:del w:id="13120" w:author="Thomas Dietz" w:date="2012-08-13T14:41:00Z"/>
              </w:rPr>
            </w:pPr>
            <w:del w:id="13121" w:author="Thomas Dietz" w:date="2012-08-13T14:41:00Z">
              <w:r w:rsidDel="002610E5">
                <w:delText>leaf Exponent {</w:delText>
              </w:r>
            </w:del>
          </w:p>
          <w:p w14:paraId="054CE019" w14:textId="7888121A" w:rsidR="00F542D1" w:rsidDel="002610E5" w:rsidRDefault="00F542D1" w:rsidP="00A5498C">
            <w:pPr>
              <w:pStyle w:val="XML3"/>
              <w:rPr>
                <w:del w:id="13122" w:author="Thomas Dietz" w:date="2012-08-13T14:41:00Z"/>
              </w:rPr>
            </w:pPr>
            <w:del w:id="13123" w:author="Thomas Dietz" w:date="2012-08-13T14:41:00Z">
              <w:r w:rsidDel="002610E5">
                <w:delText>type binary;</w:delText>
              </w:r>
            </w:del>
          </w:p>
          <w:p w14:paraId="713DE4B0" w14:textId="172B6B01" w:rsidR="00F542D1" w:rsidDel="002610E5" w:rsidRDefault="00F542D1" w:rsidP="00A5498C">
            <w:pPr>
              <w:pStyle w:val="XML3"/>
              <w:rPr>
                <w:del w:id="13124" w:author="Thomas Dietz" w:date="2012-08-13T14:41:00Z"/>
              </w:rPr>
            </w:pPr>
            <w:del w:id="13125" w:author="Thomas Dietz" w:date="2012-08-13T14:41:00Z">
              <w:r w:rsidDel="002610E5">
                <w:delText>mandatory true;</w:delText>
              </w:r>
            </w:del>
          </w:p>
          <w:p w14:paraId="6E7B2A52" w14:textId="77B4CD11" w:rsidR="00F542D1" w:rsidDel="002610E5" w:rsidRDefault="00F542D1" w:rsidP="00A5498C">
            <w:pPr>
              <w:pStyle w:val="XML2"/>
              <w:rPr>
                <w:del w:id="13126" w:author="Thomas Dietz" w:date="2012-08-13T14:41:00Z"/>
              </w:rPr>
            </w:pPr>
            <w:del w:id="13127" w:author="Thomas Dietz" w:date="2012-08-13T14:41:00Z">
              <w:r w:rsidDel="002610E5">
                <w:delText>}</w:delText>
              </w:r>
            </w:del>
          </w:p>
          <w:p w14:paraId="074853E8" w14:textId="77777777" w:rsidR="002610E5" w:rsidRDefault="00F542D1" w:rsidP="002610E5">
            <w:pPr>
              <w:pStyle w:val="XML1"/>
              <w:rPr>
                <w:ins w:id="13128" w:author="Thomas Dietz" w:date="2012-08-13T14:41:00Z"/>
              </w:rPr>
            </w:pPr>
            <w:del w:id="13129" w:author="Thomas Dietz" w:date="2012-08-13T14:41:00Z">
              <w:r w:rsidDel="002610E5">
                <w:delText>}</w:delText>
              </w:r>
            </w:del>
            <w:ins w:id="13130" w:author="Thomas Dietz" w:date="2012-08-13T14:41:00Z">
              <w:r w:rsidR="002610E5">
                <w:t xml:space="preserve">  grouping OFOwnedCertificateType {</w:t>
              </w:r>
            </w:ins>
          </w:p>
          <w:p w14:paraId="7CC7917E" w14:textId="77777777" w:rsidR="002610E5" w:rsidRDefault="002610E5" w:rsidP="002610E5">
            <w:pPr>
              <w:pStyle w:val="XML1"/>
              <w:rPr>
                <w:ins w:id="13131" w:author="Thomas Dietz" w:date="2012-08-13T14:41:00Z"/>
              </w:rPr>
            </w:pPr>
            <w:ins w:id="13132" w:author="Thomas Dietz" w:date="2012-08-13T14:41:00Z">
              <w:r>
                <w:t xml:space="preserve">    description "This grouping specifies a certificate and a</w:t>
              </w:r>
            </w:ins>
          </w:p>
          <w:p w14:paraId="0F25810B" w14:textId="77777777" w:rsidR="002610E5" w:rsidRDefault="002610E5" w:rsidP="002610E5">
            <w:pPr>
              <w:pStyle w:val="XML1"/>
              <w:rPr>
                <w:ins w:id="13133" w:author="Thomas Dietz" w:date="2012-08-13T14:41:00Z"/>
              </w:rPr>
            </w:pPr>
            <w:ins w:id="13134" w:author="Thomas Dietz" w:date="2012-08-13T14:41:00Z">
              <w:r>
                <w:t xml:space="preserve">      private key. It can be used by an OpenFlow Logical Switch for</w:t>
              </w:r>
            </w:ins>
          </w:p>
          <w:p w14:paraId="2CD436A0" w14:textId="77777777" w:rsidR="002610E5" w:rsidRDefault="002610E5" w:rsidP="002610E5">
            <w:pPr>
              <w:pStyle w:val="XML1"/>
              <w:rPr>
                <w:ins w:id="13135" w:author="Thomas Dietz" w:date="2012-08-13T14:41:00Z"/>
              </w:rPr>
            </w:pPr>
            <w:ins w:id="13136" w:author="Thomas Dietz" w:date="2012-08-13T14:41:00Z">
              <w:r>
                <w:t xml:space="preserve">      authenticating itself to a controller when a TLS connection</w:t>
              </w:r>
            </w:ins>
          </w:p>
          <w:p w14:paraId="6440515E" w14:textId="77777777" w:rsidR="002610E5" w:rsidRDefault="002610E5" w:rsidP="002610E5">
            <w:pPr>
              <w:pStyle w:val="XML1"/>
              <w:rPr>
                <w:ins w:id="13137" w:author="Thomas Dietz" w:date="2012-08-13T14:41:00Z"/>
              </w:rPr>
            </w:pPr>
            <w:ins w:id="13138" w:author="Thomas Dietz" w:date="2012-08-13T14:41:00Z">
              <w:r>
                <w:t xml:space="preserve">      is established.";</w:t>
              </w:r>
            </w:ins>
          </w:p>
          <w:p w14:paraId="127E7AAA" w14:textId="77777777" w:rsidR="002610E5" w:rsidRDefault="002610E5" w:rsidP="002610E5">
            <w:pPr>
              <w:pStyle w:val="XML1"/>
              <w:rPr>
                <w:ins w:id="13139" w:author="Thomas Dietz" w:date="2012-08-13T14:41:00Z"/>
              </w:rPr>
            </w:pPr>
            <w:ins w:id="13140" w:author="Thomas Dietz" w:date="2012-08-13T14:41:00Z">
              <w:r>
                <w:t xml:space="preserve">    uses OFResourceType;</w:t>
              </w:r>
            </w:ins>
          </w:p>
          <w:p w14:paraId="1934745F" w14:textId="77777777" w:rsidR="002610E5" w:rsidRDefault="002610E5" w:rsidP="002610E5">
            <w:pPr>
              <w:pStyle w:val="XML1"/>
              <w:rPr>
                <w:ins w:id="13141" w:author="Thomas Dietz" w:date="2012-08-13T14:41:00Z"/>
              </w:rPr>
            </w:pPr>
            <w:ins w:id="13142" w:author="Thomas Dietz" w:date="2012-08-13T14:41:00Z">
              <w:r>
                <w:t xml:space="preserve">    leaf certificate {</w:t>
              </w:r>
            </w:ins>
          </w:p>
          <w:p w14:paraId="0C612539" w14:textId="77777777" w:rsidR="002610E5" w:rsidRDefault="002610E5" w:rsidP="002610E5">
            <w:pPr>
              <w:pStyle w:val="XML1"/>
              <w:rPr>
                <w:ins w:id="13143" w:author="Thomas Dietz" w:date="2012-08-13T14:41:00Z"/>
              </w:rPr>
            </w:pPr>
            <w:ins w:id="13144" w:author="Thomas Dietz" w:date="2012-08-13T14:41:00Z">
              <w:r>
                <w:t xml:space="preserve">      type string;</w:t>
              </w:r>
            </w:ins>
          </w:p>
          <w:p w14:paraId="05DDC4D7" w14:textId="77777777" w:rsidR="002610E5" w:rsidRDefault="002610E5" w:rsidP="002610E5">
            <w:pPr>
              <w:pStyle w:val="XML1"/>
              <w:rPr>
                <w:ins w:id="13145" w:author="Thomas Dietz" w:date="2012-08-13T14:41:00Z"/>
              </w:rPr>
            </w:pPr>
            <w:ins w:id="13146" w:author="Thomas Dietz" w:date="2012-08-13T14:41:00Z">
              <w:r>
                <w:t xml:space="preserve">      mandatory true;</w:t>
              </w:r>
            </w:ins>
          </w:p>
          <w:p w14:paraId="27D52A5F" w14:textId="77777777" w:rsidR="002610E5" w:rsidRDefault="002610E5" w:rsidP="002610E5">
            <w:pPr>
              <w:pStyle w:val="XML1"/>
              <w:rPr>
                <w:ins w:id="13147" w:author="Thomas Dietz" w:date="2012-08-13T14:41:00Z"/>
              </w:rPr>
            </w:pPr>
            <w:ins w:id="13148" w:author="Thomas Dietz" w:date="2012-08-13T14:41:00Z">
              <w:r>
                <w:t xml:space="preserve">      description "An X.509 certificate in DER format base64</w:t>
              </w:r>
            </w:ins>
          </w:p>
          <w:p w14:paraId="37C7562E" w14:textId="77777777" w:rsidR="002610E5" w:rsidRDefault="002610E5" w:rsidP="002610E5">
            <w:pPr>
              <w:pStyle w:val="XML1"/>
              <w:rPr>
                <w:ins w:id="13149" w:author="Thomas Dietz" w:date="2012-08-13T14:41:00Z"/>
              </w:rPr>
            </w:pPr>
            <w:ins w:id="13150" w:author="Thomas Dietz" w:date="2012-08-13T14:41:00Z">
              <w:r>
                <w:t xml:space="preserve">        encoded.</w:t>
              </w:r>
            </w:ins>
          </w:p>
          <w:p w14:paraId="7541EA1D" w14:textId="77777777" w:rsidR="002610E5" w:rsidRDefault="002610E5" w:rsidP="002610E5">
            <w:pPr>
              <w:pStyle w:val="XML1"/>
              <w:rPr>
                <w:ins w:id="13151" w:author="Thomas Dietz" w:date="2012-08-13T14:41:00Z"/>
              </w:rPr>
            </w:pPr>
          </w:p>
          <w:p w14:paraId="7CBF5EB5" w14:textId="77777777" w:rsidR="002610E5" w:rsidRDefault="002610E5" w:rsidP="002610E5">
            <w:pPr>
              <w:pStyle w:val="XML1"/>
              <w:rPr>
                <w:ins w:id="13152" w:author="Thomas Dietz" w:date="2012-08-13T14:41:00Z"/>
              </w:rPr>
            </w:pPr>
            <w:ins w:id="13153" w:author="Thomas Dietz" w:date="2012-08-13T14:41:00Z">
              <w:r>
                <w:t xml:space="preserve">        This element MUST be present in the NETCONF data store.</w:t>
              </w:r>
            </w:ins>
          </w:p>
          <w:p w14:paraId="54A12F7A" w14:textId="77777777" w:rsidR="002610E5" w:rsidRDefault="002610E5" w:rsidP="002610E5">
            <w:pPr>
              <w:pStyle w:val="XML1"/>
              <w:rPr>
                <w:ins w:id="13154" w:author="Thomas Dietz" w:date="2012-08-13T14:41:00Z"/>
              </w:rPr>
            </w:pPr>
            <w:ins w:id="13155" w:author="Thomas Dietz" w:date="2012-08-13T14:41:00Z">
              <w:r>
                <w:t xml:space="preserve">        If this element is not present in a NETCONF &lt;edit-config&gt;</w:t>
              </w:r>
            </w:ins>
          </w:p>
          <w:p w14:paraId="46A7408C" w14:textId="77777777" w:rsidR="002610E5" w:rsidRDefault="002610E5" w:rsidP="002610E5">
            <w:pPr>
              <w:pStyle w:val="XML1"/>
              <w:rPr>
                <w:ins w:id="13156" w:author="Thomas Dietz" w:date="2012-08-13T14:41:00Z"/>
              </w:rPr>
            </w:pPr>
            <w:ins w:id="13157" w:author="Thomas Dietz" w:date="2012-08-13T14:41:00Z">
              <w:r>
                <w:t xml:space="preserve">        operation 'create', 'merge' or 'replace' and the parent</w:t>
              </w:r>
            </w:ins>
          </w:p>
          <w:p w14:paraId="196423E9" w14:textId="77777777" w:rsidR="002610E5" w:rsidRDefault="002610E5" w:rsidP="002610E5">
            <w:pPr>
              <w:pStyle w:val="XML1"/>
              <w:rPr>
                <w:ins w:id="13158" w:author="Thomas Dietz" w:date="2012-08-13T14:41:00Z"/>
              </w:rPr>
            </w:pPr>
            <w:ins w:id="13159" w:author="Thomas Dietz" w:date="2012-08-13T14:41:00Z">
              <w:r>
                <w:t xml:space="preserve">        element does not exist, a 'data-missing' error is</w:t>
              </w:r>
            </w:ins>
          </w:p>
          <w:p w14:paraId="31C26E72" w14:textId="77777777" w:rsidR="002610E5" w:rsidRDefault="002610E5" w:rsidP="002610E5">
            <w:pPr>
              <w:pStyle w:val="XML1"/>
              <w:rPr>
                <w:ins w:id="13160" w:author="Thomas Dietz" w:date="2012-08-13T14:41:00Z"/>
              </w:rPr>
            </w:pPr>
            <w:ins w:id="13161" w:author="Thomas Dietz" w:date="2012-08-13T14:41:00Z">
              <w:r>
                <w:t xml:space="preserve">        returned.";</w:t>
              </w:r>
            </w:ins>
          </w:p>
          <w:p w14:paraId="0B13EC3A" w14:textId="77777777" w:rsidR="002610E5" w:rsidRDefault="002610E5" w:rsidP="002610E5">
            <w:pPr>
              <w:pStyle w:val="XML1"/>
              <w:rPr>
                <w:ins w:id="13162" w:author="Thomas Dietz" w:date="2012-08-13T14:41:00Z"/>
              </w:rPr>
            </w:pPr>
            <w:ins w:id="13163" w:author="Thomas Dietz" w:date="2012-08-13T14:41:00Z">
              <w:r>
                <w:t xml:space="preserve">    }</w:t>
              </w:r>
            </w:ins>
          </w:p>
          <w:p w14:paraId="165A1443" w14:textId="77777777" w:rsidR="002610E5" w:rsidRDefault="002610E5" w:rsidP="002610E5">
            <w:pPr>
              <w:pStyle w:val="XML1"/>
              <w:rPr>
                <w:ins w:id="13164" w:author="Thomas Dietz" w:date="2012-08-13T14:41:00Z"/>
              </w:rPr>
            </w:pPr>
            <w:ins w:id="13165" w:author="Thomas Dietz" w:date="2012-08-13T14:41:00Z">
              <w:r>
                <w:t xml:space="preserve">    container private-key {</w:t>
              </w:r>
            </w:ins>
          </w:p>
          <w:p w14:paraId="18C801BE" w14:textId="77777777" w:rsidR="002610E5" w:rsidRDefault="002610E5" w:rsidP="002610E5">
            <w:pPr>
              <w:pStyle w:val="XML1"/>
              <w:rPr>
                <w:ins w:id="13166" w:author="Thomas Dietz" w:date="2012-08-13T14:41:00Z"/>
              </w:rPr>
            </w:pPr>
            <w:ins w:id="13167" w:author="Thomas Dietz" w:date="2012-08-13T14:41:00Z">
              <w:r>
                <w:t xml:space="preserve">      uses KeyValueType;</w:t>
              </w:r>
            </w:ins>
          </w:p>
          <w:p w14:paraId="4BF7A0BA" w14:textId="77777777" w:rsidR="002610E5" w:rsidRDefault="002610E5" w:rsidP="002610E5">
            <w:pPr>
              <w:pStyle w:val="XML1"/>
              <w:rPr>
                <w:ins w:id="13168" w:author="Thomas Dietz" w:date="2012-08-13T14:41:00Z"/>
              </w:rPr>
            </w:pPr>
            <w:ins w:id="13169" w:author="Thomas Dietz" w:date="2012-08-13T14:41:00Z">
              <w:r>
                <w:t xml:space="preserve">      description "This element contains the private key</w:t>
              </w:r>
            </w:ins>
          </w:p>
          <w:p w14:paraId="75DDDD14" w14:textId="77777777" w:rsidR="002610E5" w:rsidRDefault="002610E5" w:rsidP="002610E5">
            <w:pPr>
              <w:pStyle w:val="XML1"/>
              <w:rPr>
                <w:ins w:id="13170" w:author="Thomas Dietz" w:date="2012-08-13T14:41:00Z"/>
              </w:rPr>
            </w:pPr>
            <w:ins w:id="13171" w:author="Thomas Dietz" w:date="2012-08-13T14:41:00Z">
              <w:r>
                <w:t xml:space="preserve">        corresponding to the certificate. The private key is</w:t>
              </w:r>
            </w:ins>
          </w:p>
          <w:p w14:paraId="5B773C7A" w14:textId="77777777" w:rsidR="002610E5" w:rsidRDefault="002610E5" w:rsidP="002610E5">
            <w:pPr>
              <w:pStyle w:val="XML1"/>
              <w:rPr>
                <w:ins w:id="13172" w:author="Thomas Dietz" w:date="2012-08-13T14:41:00Z"/>
              </w:rPr>
            </w:pPr>
            <w:ins w:id="13173" w:author="Thomas Dietz" w:date="2012-08-13T14:41:00Z">
              <w:r>
                <w:t xml:space="preserve">        encoded as specified in XML-Signature Syntax and Processing</w:t>
              </w:r>
            </w:ins>
          </w:p>
          <w:p w14:paraId="08580A09" w14:textId="77777777" w:rsidR="002610E5" w:rsidRDefault="002610E5" w:rsidP="002610E5">
            <w:pPr>
              <w:pStyle w:val="XML1"/>
              <w:rPr>
                <w:ins w:id="13174" w:author="Thomas Dietz" w:date="2012-08-13T14:41:00Z"/>
              </w:rPr>
            </w:pPr>
            <w:ins w:id="13175" w:author="Thomas Dietz" w:date="2012-08-13T14:41:00Z">
              <w:r>
                <w:t xml:space="preserve">        (http://www.w3.org/TR/2001/PR-xmldsig-core-20010820/).  </w:t>
              </w:r>
            </w:ins>
          </w:p>
          <w:p w14:paraId="3485BC75" w14:textId="77777777" w:rsidR="002610E5" w:rsidRDefault="002610E5" w:rsidP="002610E5">
            <w:pPr>
              <w:pStyle w:val="XML1"/>
              <w:rPr>
                <w:ins w:id="13176" w:author="Thomas Dietz" w:date="2012-08-13T14:41:00Z"/>
              </w:rPr>
            </w:pPr>
            <w:ins w:id="13177" w:author="Thomas Dietz" w:date="2012-08-13T14:41:00Z">
              <w:r>
                <w:t xml:space="preserve">        Currently the specification only support DSA and RSA keys.</w:t>
              </w:r>
            </w:ins>
          </w:p>
          <w:p w14:paraId="099BAF65" w14:textId="77777777" w:rsidR="002610E5" w:rsidRDefault="002610E5" w:rsidP="002610E5">
            <w:pPr>
              <w:pStyle w:val="XML1"/>
              <w:rPr>
                <w:ins w:id="13178" w:author="Thomas Dietz" w:date="2012-08-13T14:41:00Z"/>
              </w:rPr>
            </w:pPr>
          </w:p>
          <w:p w14:paraId="34A475D5" w14:textId="77777777" w:rsidR="002610E5" w:rsidRDefault="002610E5" w:rsidP="002610E5">
            <w:pPr>
              <w:pStyle w:val="XML1"/>
              <w:rPr>
                <w:ins w:id="13179" w:author="Thomas Dietz" w:date="2012-08-13T14:41:00Z"/>
              </w:rPr>
            </w:pPr>
            <w:ins w:id="13180" w:author="Thomas Dietz" w:date="2012-08-13T14:41:00Z">
              <w:r>
                <w:t xml:space="preserve">        This element MUST be present in the NETCONF data store.</w:t>
              </w:r>
            </w:ins>
          </w:p>
          <w:p w14:paraId="24493270" w14:textId="77777777" w:rsidR="002610E5" w:rsidRDefault="002610E5" w:rsidP="002610E5">
            <w:pPr>
              <w:pStyle w:val="XML1"/>
              <w:rPr>
                <w:ins w:id="13181" w:author="Thomas Dietz" w:date="2012-08-13T14:41:00Z"/>
              </w:rPr>
            </w:pPr>
            <w:ins w:id="13182" w:author="Thomas Dietz" w:date="2012-08-13T14:41:00Z">
              <w:r>
                <w:t xml:space="preserve">        If this element is not present in a NETCONF &lt;edit-config&gt;</w:t>
              </w:r>
            </w:ins>
          </w:p>
          <w:p w14:paraId="2720C629" w14:textId="77777777" w:rsidR="002610E5" w:rsidRDefault="002610E5" w:rsidP="002610E5">
            <w:pPr>
              <w:pStyle w:val="XML1"/>
              <w:rPr>
                <w:ins w:id="13183" w:author="Thomas Dietz" w:date="2012-08-13T14:41:00Z"/>
              </w:rPr>
            </w:pPr>
            <w:ins w:id="13184" w:author="Thomas Dietz" w:date="2012-08-13T14:41:00Z">
              <w:r>
                <w:t xml:space="preserve">        operation 'create', 'merge' or 'replace' and the parent</w:t>
              </w:r>
            </w:ins>
          </w:p>
          <w:p w14:paraId="2F5ED3B5" w14:textId="77777777" w:rsidR="002610E5" w:rsidRDefault="002610E5" w:rsidP="002610E5">
            <w:pPr>
              <w:pStyle w:val="XML1"/>
              <w:rPr>
                <w:ins w:id="13185" w:author="Thomas Dietz" w:date="2012-08-13T14:41:00Z"/>
              </w:rPr>
            </w:pPr>
            <w:ins w:id="13186" w:author="Thomas Dietz" w:date="2012-08-13T14:41:00Z">
              <w:r>
                <w:t xml:space="preserve">        element does not exist, a 'data-missing' error is</w:t>
              </w:r>
            </w:ins>
          </w:p>
          <w:p w14:paraId="63ECA529" w14:textId="77777777" w:rsidR="002610E5" w:rsidRDefault="002610E5" w:rsidP="002610E5">
            <w:pPr>
              <w:pStyle w:val="XML1"/>
              <w:rPr>
                <w:ins w:id="13187" w:author="Thomas Dietz" w:date="2012-08-13T14:41:00Z"/>
              </w:rPr>
            </w:pPr>
            <w:ins w:id="13188" w:author="Thomas Dietz" w:date="2012-08-13T14:41:00Z">
              <w:r>
                <w:t xml:space="preserve">        returned.";</w:t>
              </w:r>
            </w:ins>
          </w:p>
          <w:p w14:paraId="08891101" w14:textId="77777777" w:rsidR="002610E5" w:rsidRDefault="002610E5" w:rsidP="002610E5">
            <w:pPr>
              <w:pStyle w:val="XML1"/>
              <w:rPr>
                <w:ins w:id="13189" w:author="Thomas Dietz" w:date="2012-08-13T14:41:00Z"/>
              </w:rPr>
            </w:pPr>
            <w:ins w:id="13190" w:author="Thomas Dietz" w:date="2012-08-13T14:41:00Z">
              <w:r>
                <w:t xml:space="preserve">    }</w:t>
              </w:r>
            </w:ins>
          </w:p>
          <w:p w14:paraId="0D5E178D" w14:textId="77777777" w:rsidR="002610E5" w:rsidRDefault="002610E5" w:rsidP="002610E5">
            <w:pPr>
              <w:pStyle w:val="XML1"/>
              <w:rPr>
                <w:ins w:id="13191" w:author="Thomas Dietz" w:date="2012-08-13T14:41:00Z"/>
              </w:rPr>
            </w:pPr>
            <w:ins w:id="13192" w:author="Thomas Dietz" w:date="2012-08-13T14:41:00Z">
              <w:r>
                <w:t xml:space="preserve">  }</w:t>
              </w:r>
            </w:ins>
          </w:p>
          <w:p w14:paraId="6DBA3AEF" w14:textId="77777777" w:rsidR="002610E5" w:rsidRDefault="002610E5" w:rsidP="002610E5">
            <w:pPr>
              <w:pStyle w:val="XML1"/>
              <w:rPr>
                <w:ins w:id="13193" w:author="Thomas Dietz" w:date="2012-08-13T14:41:00Z"/>
              </w:rPr>
            </w:pPr>
            <w:ins w:id="13194" w:author="Thomas Dietz" w:date="2012-08-13T14:41:00Z">
              <w:r>
                <w:t xml:space="preserve">  </w:t>
              </w:r>
            </w:ins>
          </w:p>
          <w:p w14:paraId="1C73E44E" w14:textId="77777777" w:rsidR="002610E5" w:rsidRDefault="002610E5" w:rsidP="002610E5">
            <w:pPr>
              <w:pStyle w:val="XML1"/>
              <w:rPr>
                <w:ins w:id="13195" w:author="Thomas Dietz" w:date="2012-08-13T14:41:00Z"/>
              </w:rPr>
            </w:pPr>
            <w:ins w:id="13196" w:author="Thomas Dietz" w:date="2012-08-13T14:41:00Z">
              <w:r>
                <w:t xml:space="preserve">  grouping KeyValueType {</w:t>
              </w:r>
            </w:ins>
          </w:p>
          <w:p w14:paraId="250A3305" w14:textId="77777777" w:rsidR="002610E5" w:rsidRDefault="002610E5" w:rsidP="002610E5">
            <w:pPr>
              <w:pStyle w:val="XML1"/>
              <w:rPr>
                <w:ins w:id="13197" w:author="Thomas Dietz" w:date="2012-08-13T14:41:00Z"/>
              </w:rPr>
            </w:pPr>
            <w:ins w:id="13198" w:author="Thomas Dietz" w:date="2012-08-13T14:41:00Z">
              <w:r>
                <w:t xml:space="preserve">    description "The KeyValue element contains a single public key</w:t>
              </w:r>
            </w:ins>
          </w:p>
          <w:p w14:paraId="13540084" w14:textId="77777777" w:rsidR="002610E5" w:rsidRDefault="002610E5" w:rsidP="002610E5">
            <w:pPr>
              <w:pStyle w:val="XML1"/>
              <w:rPr>
                <w:ins w:id="13199" w:author="Thomas Dietz" w:date="2012-08-13T14:41:00Z"/>
              </w:rPr>
            </w:pPr>
            <w:ins w:id="13200" w:author="Thomas Dietz" w:date="2012-08-13T14:41:00Z">
              <w:r>
                <w:t xml:space="preserve">      that may be useful in validating the signature.</w:t>
              </w:r>
            </w:ins>
          </w:p>
          <w:p w14:paraId="18A47630" w14:textId="77777777" w:rsidR="002610E5" w:rsidRDefault="002610E5" w:rsidP="002610E5">
            <w:pPr>
              <w:pStyle w:val="XML1"/>
              <w:rPr>
                <w:ins w:id="13201" w:author="Thomas Dietz" w:date="2012-08-13T14:41:00Z"/>
              </w:rPr>
            </w:pPr>
          </w:p>
          <w:p w14:paraId="7856C5AF" w14:textId="77777777" w:rsidR="002610E5" w:rsidRDefault="002610E5" w:rsidP="002610E5">
            <w:pPr>
              <w:pStyle w:val="XML1"/>
              <w:rPr>
                <w:ins w:id="13202" w:author="Thomas Dietz" w:date="2012-08-13T14:41:00Z"/>
              </w:rPr>
            </w:pPr>
            <w:ins w:id="13203" w:author="Thomas Dietz" w:date="2012-08-13T14:41:00Z">
              <w:r>
                <w:t xml:space="preserve">      NETCONF &lt;edit-config&gt; operations MUST be implemented as </w:t>
              </w:r>
            </w:ins>
          </w:p>
          <w:p w14:paraId="33EAB7E5" w14:textId="77777777" w:rsidR="002610E5" w:rsidRDefault="002610E5" w:rsidP="002610E5">
            <w:pPr>
              <w:pStyle w:val="XML1"/>
              <w:rPr>
                <w:ins w:id="13204" w:author="Thomas Dietz" w:date="2012-08-13T14:41:00Z"/>
              </w:rPr>
            </w:pPr>
            <w:ins w:id="13205" w:author="Thomas Dietz" w:date="2012-08-13T14:41:00Z">
              <w:r>
                <w:t xml:space="preserve">      follows: </w:t>
              </w:r>
            </w:ins>
          </w:p>
          <w:p w14:paraId="4E9DA6A1" w14:textId="77777777" w:rsidR="002610E5" w:rsidRDefault="002610E5" w:rsidP="002610E5">
            <w:pPr>
              <w:pStyle w:val="XML1"/>
              <w:rPr>
                <w:ins w:id="13206" w:author="Thomas Dietz" w:date="2012-08-13T14:41:00Z"/>
              </w:rPr>
            </w:pPr>
          </w:p>
          <w:p w14:paraId="110E518C" w14:textId="77777777" w:rsidR="002610E5" w:rsidRDefault="002610E5" w:rsidP="002610E5">
            <w:pPr>
              <w:pStyle w:val="XML1"/>
              <w:rPr>
                <w:ins w:id="13207" w:author="Thomas Dietz" w:date="2012-08-13T14:41:00Z"/>
              </w:rPr>
            </w:pPr>
            <w:ins w:id="13208" w:author="Thomas Dietz" w:date="2012-08-13T14:41:00Z">
              <w:r>
                <w:t xml:space="preserve">      * Exactly one of the elemenst 'DSAKeyValue' or 'RSAKeyValue'</w:t>
              </w:r>
            </w:ins>
          </w:p>
          <w:p w14:paraId="6D5B2047" w14:textId="77777777" w:rsidR="002610E5" w:rsidRDefault="002610E5" w:rsidP="002610E5">
            <w:pPr>
              <w:pStyle w:val="XML1"/>
              <w:rPr>
                <w:ins w:id="13209" w:author="Thomas Dietz" w:date="2012-08-13T14:41:00Z"/>
              </w:rPr>
            </w:pPr>
            <w:ins w:id="13210" w:author="Thomas Dietz" w:date="2012-08-13T14:41:00Z">
              <w:r>
                <w:t xml:space="preserve">        all &lt;edit-config&gt; operations.</w:t>
              </w:r>
            </w:ins>
          </w:p>
          <w:p w14:paraId="5BF23B61" w14:textId="77777777" w:rsidR="002610E5" w:rsidRDefault="002610E5" w:rsidP="002610E5">
            <w:pPr>
              <w:pStyle w:val="XML1"/>
              <w:rPr>
                <w:ins w:id="13211" w:author="Thomas Dietz" w:date="2012-08-13T14:41:00Z"/>
              </w:rPr>
            </w:pPr>
            <w:ins w:id="13212" w:author="Thomas Dietz" w:date="2012-08-13T14:41:00Z">
              <w:r>
                <w:t xml:space="preserve">      * If the operation is 'merge' or 'replace', the element is</w:t>
              </w:r>
            </w:ins>
          </w:p>
          <w:p w14:paraId="76DCCE2E" w14:textId="77777777" w:rsidR="002610E5" w:rsidRDefault="002610E5" w:rsidP="002610E5">
            <w:pPr>
              <w:pStyle w:val="XML1"/>
              <w:rPr>
                <w:ins w:id="13213" w:author="Thomas Dietz" w:date="2012-08-13T14:41:00Z"/>
              </w:rPr>
            </w:pPr>
            <w:ins w:id="13214" w:author="Thomas Dietz" w:date="2012-08-13T14:41:00Z">
              <w:r>
                <w:t xml:space="preserve">        created if it does not exist, and its value is set to the</w:t>
              </w:r>
            </w:ins>
          </w:p>
          <w:p w14:paraId="0FDEA1AA" w14:textId="77777777" w:rsidR="002610E5" w:rsidRDefault="002610E5" w:rsidP="002610E5">
            <w:pPr>
              <w:pStyle w:val="XML1"/>
              <w:rPr>
                <w:ins w:id="13215" w:author="Thomas Dietz" w:date="2012-08-13T14:41:00Z"/>
              </w:rPr>
            </w:pPr>
            <w:ins w:id="13216" w:author="Thomas Dietz" w:date="2012-08-13T14:41:00Z">
              <w:r>
                <w:t xml:space="preserve">        value found in the XML RPC data.</w:t>
              </w:r>
            </w:ins>
          </w:p>
          <w:p w14:paraId="6AECC043" w14:textId="77777777" w:rsidR="002610E5" w:rsidRDefault="002610E5" w:rsidP="002610E5">
            <w:pPr>
              <w:pStyle w:val="XML1"/>
              <w:rPr>
                <w:ins w:id="13217" w:author="Thomas Dietz" w:date="2012-08-13T14:41:00Z"/>
              </w:rPr>
            </w:pPr>
            <w:ins w:id="13218" w:author="Thomas Dietz" w:date="2012-08-13T14:41:00Z">
              <w:r>
                <w:t xml:space="preserve">      * If the operation is 'create', the element is created if it</w:t>
              </w:r>
            </w:ins>
          </w:p>
          <w:p w14:paraId="1798AB73" w14:textId="77777777" w:rsidR="002610E5" w:rsidRDefault="002610E5" w:rsidP="002610E5">
            <w:pPr>
              <w:pStyle w:val="XML1"/>
              <w:rPr>
                <w:ins w:id="13219" w:author="Thomas Dietz" w:date="2012-08-13T14:41:00Z"/>
              </w:rPr>
            </w:pPr>
            <w:ins w:id="13220" w:author="Thomas Dietz" w:date="2012-08-13T14:41:00Z">
              <w:r>
                <w:t xml:space="preserve">        does not exist. If the element already exists, a</w:t>
              </w:r>
            </w:ins>
          </w:p>
          <w:p w14:paraId="56F61DD6" w14:textId="77777777" w:rsidR="002610E5" w:rsidRDefault="002610E5" w:rsidP="002610E5">
            <w:pPr>
              <w:pStyle w:val="XML1"/>
              <w:rPr>
                <w:ins w:id="13221" w:author="Thomas Dietz" w:date="2012-08-13T14:41:00Z"/>
              </w:rPr>
            </w:pPr>
            <w:ins w:id="13222" w:author="Thomas Dietz" w:date="2012-08-13T14:41:00Z">
              <w:r>
                <w:t xml:space="preserve">        'data</w:t>
              </w:r>
              <w:r>
                <w:rPr>
                  <w:rFonts w:ascii="MS Mincho" w:eastAsia="MS Mincho" w:hAnsi="MS Mincho" w:cs="MS Mincho" w:hint="eastAsia"/>
                </w:rPr>
                <w:t>‑</w:t>
              </w:r>
              <w:r>
                <w:t>exists' error is returned.</w:t>
              </w:r>
            </w:ins>
          </w:p>
          <w:p w14:paraId="3AE38A63" w14:textId="77777777" w:rsidR="002610E5" w:rsidRDefault="002610E5" w:rsidP="002610E5">
            <w:pPr>
              <w:pStyle w:val="XML1"/>
              <w:rPr>
                <w:ins w:id="13223" w:author="Thomas Dietz" w:date="2012-08-13T14:41:00Z"/>
              </w:rPr>
            </w:pPr>
            <w:ins w:id="13224" w:author="Thomas Dietz" w:date="2012-08-13T14:41:00Z">
              <w:r>
                <w:t xml:space="preserve">      * If the operation is 'delete', the element is deleted if it</w:t>
              </w:r>
            </w:ins>
          </w:p>
          <w:p w14:paraId="4640C42B" w14:textId="77777777" w:rsidR="002610E5" w:rsidRDefault="002610E5" w:rsidP="002610E5">
            <w:pPr>
              <w:pStyle w:val="XML1"/>
              <w:rPr>
                <w:ins w:id="13225" w:author="Thomas Dietz" w:date="2012-08-13T14:41:00Z"/>
              </w:rPr>
            </w:pPr>
            <w:ins w:id="13226" w:author="Thomas Dietz" w:date="2012-08-13T14:41:00Z">
              <w:r>
                <w:t xml:space="preserve">        exists. If the element does not exist, a 'data</w:t>
              </w:r>
              <w:r>
                <w:rPr>
                  <w:rFonts w:ascii="MS Mincho" w:eastAsia="MS Mincho" w:hAnsi="MS Mincho" w:cs="MS Mincho" w:hint="eastAsia"/>
                </w:rPr>
                <w:t>‑</w:t>
              </w:r>
              <w:r>
                <w:t>missing'</w:t>
              </w:r>
            </w:ins>
          </w:p>
          <w:p w14:paraId="3DB2750C" w14:textId="77777777" w:rsidR="002610E5" w:rsidRDefault="002610E5" w:rsidP="002610E5">
            <w:pPr>
              <w:pStyle w:val="XML1"/>
              <w:rPr>
                <w:ins w:id="13227" w:author="Thomas Dietz" w:date="2012-08-13T14:41:00Z"/>
              </w:rPr>
            </w:pPr>
            <w:ins w:id="13228" w:author="Thomas Dietz" w:date="2012-08-13T14:41:00Z">
              <w:r>
                <w:t xml:space="preserve">        error is returned.";</w:t>
              </w:r>
            </w:ins>
          </w:p>
          <w:p w14:paraId="02411585" w14:textId="77777777" w:rsidR="002610E5" w:rsidRDefault="002610E5" w:rsidP="002610E5">
            <w:pPr>
              <w:pStyle w:val="XML1"/>
              <w:rPr>
                <w:ins w:id="13229" w:author="Thomas Dietz" w:date="2012-08-13T14:41:00Z"/>
              </w:rPr>
            </w:pPr>
            <w:ins w:id="13230" w:author="Thomas Dietz" w:date="2012-08-13T14:41:00Z">
              <w:r>
                <w:t xml:space="preserve">    choice key-type {</w:t>
              </w:r>
            </w:ins>
          </w:p>
          <w:p w14:paraId="15E33FB9" w14:textId="77777777" w:rsidR="002610E5" w:rsidRDefault="002610E5" w:rsidP="002610E5">
            <w:pPr>
              <w:pStyle w:val="XML1"/>
              <w:rPr>
                <w:ins w:id="13231" w:author="Thomas Dietz" w:date="2012-08-13T14:41:00Z"/>
              </w:rPr>
            </w:pPr>
            <w:ins w:id="13232" w:author="Thomas Dietz" w:date="2012-08-13T14:41:00Z">
              <w:r>
                <w:t xml:space="preserve">      mandatory true;</w:t>
              </w:r>
            </w:ins>
          </w:p>
          <w:p w14:paraId="4A105CB9" w14:textId="77777777" w:rsidR="002610E5" w:rsidRDefault="002610E5" w:rsidP="002610E5">
            <w:pPr>
              <w:pStyle w:val="XML1"/>
              <w:rPr>
                <w:ins w:id="13233" w:author="Thomas Dietz" w:date="2012-08-13T14:41:00Z"/>
              </w:rPr>
            </w:pPr>
            <w:ins w:id="13234" w:author="Thomas Dietz" w:date="2012-08-13T14:41:00Z">
              <w:r>
                <w:t xml:space="preserve">      case dsa {</w:t>
              </w:r>
            </w:ins>
          </w:p>
          <w:p w14:paraId="70C1FEBE" w14:textId="77777777" w:rsidR="002610E5" w:rsidRDefault="002610E5" w:rsidP="002610E5">
            <w:pPr>
              <w:pStyle w:val="XML1"/>
              <w:rPr>
                <w:ins w:id="13235" w:author="Thomas Dietz" w:date="2012-08-13T14:41:00Z"/>
              </w:rPr>
            </w:pPr>
            <w:ins w:id="13236" w:author="Thomas Dietz" w:date="2012-08-13T14:41:00Z">
              <w:r>
                <w:t xml:space="preserve">        container DSAKeyValue {</w:t>
              </w:r>
            </w:ins>
          </w:p>
          <w:p w14:paraId="5D56C18C" w14:textId="77777777" w:rsidR="002610E5" w:rsidRDefault="002610E5" w:rsidP="002610E5">
            <w:pPr>
              <w:pStyle w:val="XML1"/>
              <w:rPr>
                <w:ins w:id="13237" w:author="Thomas Dietz" w:date="2012-08-13T14:41:00Z"/>
              </w:rPr>
            </w:pPr>
            <w:ins w:id="13238" w:author="Thomas Dietz" w:date="2012-08-13T14:41:00Z">
              <w:r>
                <w:t xml:space="preserve">          uses DSAKeyValueType;</w:t>
              </w:r>
            </w:ins>
          </w:p>
          <w:p w14:paraId="644C01BB" w14:textId="77777777" w:rsidR="002610E5" w:rsidRDefault="002610E5" w:rsidP="002610E5">
            <w:pPr>
              <w:pStyle w:val="XML1"/>
              <w:rPr>
                <w:ins w:id="13239" w:author="Thomas Dietz" w:date="2012-08-13T14:41:00Z"/>
              </w:rPr>
            </w:pPr>
            <w:ins w:id="13240" w:author="Thomas Dietz" w:date="2012-08-13T14:41:00Z">
              <w:r>
                <w:t xml:space="preserve">        }</w:t>
              </w:r>
            </w:ins>
          </w:p>
          <w:p w14:paraId="52EB5606" w14:textId="77777777" w:rsidR="002610E5" w:rsidRDefault="002610E5" w:rsidP="002610E5">
            <w:pPr>
              <w:pStyle w:val="XML1"/>
              <w:rPr>
                <w:ins w:id="13241" w:author="Thomas Dietz" w:date="2012-08-13T14:41:00Z"/>
              </w:rPr>
            </w:pPr>
            <w:ins w:id="13242" w:author="Thomas Dietz" w:date="2012-08-13T14:41:00Z">
              <w:r>
                <w:t xml:space="preserve">      }</w:t>
              </w:r>
            </w:ins>
          </w:p>
          <w:p w14:paraId="294FFE05" w14:textId="77777777" w:rsidR="002610E5" w:rsidRDefault="002610E5" w:rsidP="002610E5">
            <w:pPr>
              <w:pStyle w:val="XML1"/>
              <w:rPr>
                <w:ins w:id="13243" w:author="Thomas Dietz" w:date="2012-08-13T14:41:00Z"/>
              </w:rPr>
            </w:pPr>
            <w:ins w:id="13244" w:author="Thomas Dietz" w:date="2012-08-13T14:41:00Z">
              <w:r>
                <w:t xml:space="preserve">      case rsa {</w:t>
              </w:r>
            </w:ins>
          </w:p>
          <w:p w14:paraId="7CD0D77C" w14:textId="77777777" w:rsidR="002610E5" w:rsidRDefault="002610E5" w:rsidP="002610E5">
            <w:pPr>
              <w:pStyle w:val="XML1"/>
              <w:rPr>
                <w:ins w:id="13245" w:author="Thomas Dietz" w:date="2012-08-13T14:41:00Z"/>
              </w:rPr>
            </w:pPr>
            <w:ins w:id="13246" w:author="Thomas Dietz" w:date="2012-08-13T14:41:00Z">
              <w:r>
                <w:t xml:space="preserve">        container RSAKeyValue {</w:t>
              </w:r>
            </w:ins>
          </w:p>
          <w:p w14:paraId="72E7AFCC" w14:textId="77777777" w:rsidR="002610E5" w:rsidRDefault="002610E5" w:rsidP="002610E5">
            <w:pPr>
              <w:pStyle w:val="XML1"/>
              <w:rPr>
                <w:ins w:id="13247" w:author="Thomas Dietz" w:date="2012-08-13T14:41:00Z"/>
              </w:rPr>
            </w:pPr>
            <w:ins w:id="13248" w:author="Thomas Dietz" w:date="2012-08-13T14:41:00Z">
              <w:r>
                <w:t xml:space="preserve">          uses RSAKeyValueType;</w:t>
              </w:r>
            </w:ins>
          </w:p>
          <w:p w14:paraId="3D5019C6" w14:textId="77777777" w:rsidR="002610E5" w:rsidRDefault="002610E5" w:rsidP="002610E5">
            <w:pPr>
              <w:pStyle w:val="XML1"/>
              <w:rPr>
                <w:ins w:id="13249" w:author="Thomas Dietz" w:date="2012-08-13T14:41:00Z"/>
              </w:rPr>
            </w:pPr>
            <w:ins w:id="13250" w:author="Thomas Dietz" w:date="2012-08-13T14:41:00Z">
              <w:r>
                <w:t xml:space="preserve">        }</w:t>
              </w:r>
            </w:ins>
          </w:p>
          <w:p w14:paraId="44F993BA" w14:textId="77777777" w:rsidR="002610E5" w:rsidRDefault="002610E5" w:rsidP="002610E5">
            <w:pPr>
              <w:pStyle w:val="XML1"/>
              <w:rPr>
                <w:ins w:id="13251" w:author="Thomas Dietz" w:date="2012-08-13T14:41:00Z"/>
              </w:rPr>
            </w:pPr>
            <w:ins w:id="13252" w:author="Thomas Dietz" w:date="2012-08-13T14:41:00Z">
              <w:r>
                <w:t xml:space="preserve">      }</w:t>
              </w:r>
            </w:ins>
          </w:p>
          <w:p w14:paraId="35A51565" w14:textId="77777777" w:rsidR="002610E5" w:rsidRDefault="002610E5" w:rsidP="002610E5">
            <w:pPr>
              <w:pStyle w:val="XML1"/>
              <w:rPr>
                <w:ins w:id="13253" w:author="Thomas Dietz" w:date="2012-08-13T14:41:00Z"/>
              </w:rPr>
            </w:pPr>
            <w:ins w:id="13254" w:author="Thomas Dietz" w:date="2012-08-13T14:41:00Z">
              <w:r>
                <w:t xml:space="preserve">    }</w:t>
              </w:r>
            </w:ins>
          </w:p>
          <w:p w14:paraId="1932A0D4" w14:textId="77777777" w:rsidR="002610E5" w:rsidRDefault="002610E5" w:rsidP="002610E5">
            <w:pPr>
              <w:pStyle w:val="XML1"/>
              <w:rPr>
                <w:ins w:id="13255" w:author="Thomas Dietz" w:date="2012-08-13T14:41:00Z"/>
              </w:rPr>
            </w:pPr>
            <w:ins w:id="13256" w:author="Thomas Dietz" w:date="2012-08-13T14:41:00Z">
              <w:r>
                <w:t xml:space="preserve">  }</w:t>
              </w:r>
            </w:ins>
          </w:p>
          <w:p w14:paraId="4650B663" w14:textId="77777777" w:rsidR="002610E5" w:rsidRDefault="002610E5" w:rsidP="002610E5">
            <w:pPr>
              <w:pStyle w:val="XML1"/>
              <w:rPr>
                <w:ins w:id="13257" w:author="Thomas Dietz" w:date="2012-08-13T14:41:00Z"/>
              </w:rPr>
            </w:pPr>
            <w:ins w:id="13258" w:author="Thomas Dietz" w:date="2012-08-13T14:41:00Z">
              <w:r>
                <w:t xml:space="preserve">  </w:t>
              </w:r>
            </w:ins>
          </w:p>
          <w:p w14:paraId="2171D7D9" w14:textId="77777777" w:rsidR="002610E5" w:rsidRDefault="002610E5" w:rsidP="002610E5">
            <w:pPr>
              <w:pStyle w:val="XML1"/>
              <w:rPr>
                <w:ins w:id="13259" w:author="Thomas Dietz" w:date="2012-08-13T14:41:00Z"/>
              </w:rPr>
            </w:pPr>
            <w:ins w:id="13260" w:author="Thomas Dietz" w:date="2012-08-13T14:41:00Z">
              <w:r>
                <w:t xml:space="preserve">  grouping DSAKeyValueType {</w:t>
              </w:r>
            </w:ins>
          </w:p>
          <w:p w14:paraId="2772582E" w14:textId="77777777" w:rsidR="002610E5" w:rsidRDefault="002610E5" w:rsidP="002610E5">
            <w:pPr>
              <w:pStyle w:val="XML1"/>
              <w:rPr>
                <w:ins w:id="13261" w:author="Thomas Dietz" w:date="2012-08-13T14:41:00Z"/>
              </w:rPr>
            </w:pPr>
            <w:ins w:id="13262" w:author="Thomas Dietz" w:date="2012-08-13T14:41:00Z">
              <w:r>
                <w:t xml:space="preserve">    description "DSA keys and the DSA signature algorithm are</w:t>
              </w:r>
            </w:ins>
          </w:p>
          <w:p w14:paraId="68ADA6F6" w14:textId="77777777" w:rsidR="002610E5" w:rsidRDefault="002610E5" w:rsidP="002610E5">
            <w:pPr>
              <w:pStyle w:val="XML1"/>
              <w:rPr>
                <w:ins w:id="13263" w:author="Thomas Dietz" w:date="2012-08-13T14:41:00Z"/>
              </w:rPr>
            </w:pPr>
            <w:ins w:id="13264" w:author="Thomas Dietz" w:date="2012-08-13T14:41:00Z">
              <w:r>
                <w:t xml:space="preserve">    specified in 'FIPS PUB 186-2, Digital Signature Standard (DSS),</w:t>
              </w:r>
            </w:ins>
          </w:p>
          <w:p w14:paraId="68EB2BCB" w14:textId="77777777" w:rsidR="002610E5" w:rsidRDefault="002610E5" w:rsidP="002610E5">
            <w:pPr>
              <w:pStyle w:val="XML1"/>
              <w:rPr>
                <w:ins w:id="13265" w:author="Thomas Dietz" w:date="2012-08-13T14:41:00Z"/>
              </w:rPr>
            </w:pPr>
            <w:ins w:id="13266" w:author="Thomas Dietz" w:date="2012-08-13T14:41:00Z">
              <w:r>
                <w:t xml:space="preserve">    U.S. Department of Commerce/National Institute of Standards and</w:t>
              </w:r>
            </w:ins>
          </w:p>
          <w:p w14:paraId="20FBF153" w14:textId="77777777" w:rsidR="002610E5" w:rsidRDefault="002610E5" w:rsidP="002610E5">
            <w:pPr>
              <w:pStyle w:val="XML1"/>
              <w:rPr>
                <w:ins w:id="13267" w:author="Thomas Dietz" w:date="2012-08-13T14:41:00Z"/>
              </w:rPr>
            </w:pPr>
            <w:ins w:id="13268" w:author="Thomas Dietz" w:date="2012-08-13T14:41:00Z">
              <w:r>
                <w:t xml:space="preserve">    Technology,</w:t>
              </w:r>
            </w:ins>
          </w:p>
          <w:p w14:paraId="7C65CA2D" w14:textId="77777777" w:rsidR="002610E5" w:rsidRDefault="002610E5" w:rsidP="002610E5">
            <w:pPr>
              <w:pStyle w:val="XML1"/>
              <w:rPr>
                <w:ins w:id="13269" w:author="Thomas Dietz" w:date="2012-08-13T14:41:00Z"/>
              </w:rPr>
            </w:pPr>
            <w:ins w:id="13270" w:author="Thomas Dietz" w:date="2012-08-13T14:41:00Z">
              <w:r>
                <w:t xml:space="preserve">    http://csrc.nist.gov/publications/fips/fips186-2/fips186-2.pdf'.</w:t>
              </w:r>
            </w:ins>
          </w:p>
          <w:p w14:paraId="680A160F" w14:textId="77777777" w:rsidR="002610E5" w:rsidRDefault="002610E5" w:rsidP="002610E5">
            <w:pPr>
              <w:pStyle w:val="XML1"/>
              <w:rPr>
                <w:ins w:id="13271" w:author="Thomas Dietz" w:date="2012-08-13T14:41:00Z"/>
              </w:rPr>
            </w:pPr>
            <w:ins w:id="13272" w:author="Thomas Dietz" w:date="2012-08-13T14:41:00Z">
              <w:r>
                <w:t xml:space="preserve">    DSA public key values can have the following fields:</w:t>
              </w:r>
            </w:ins>
          </w:p>
          <w:p w14:paraId="65FD2513" w14:textId="77777777" w:rsidR="002610E5" w:rsidRDefault="002610E5" w:rsidP="002610E5">
            <w:pPr>
              <w:pStyle w:val="XML1"/>
              <w:rPr>
                <w:ins w:id="13273" w:author="Thomas Dietz" w:date="2012-08-13T14:41:00Z"/>
              </w:rPr>
            </w:pPr>
          </w:p>
          <w:p w14:paraId="3B842BC2" w14:textId="77777777" w:rsidR="002610E5" w:rsidRDefault="002610E5" w:rsidP="002610E5">
            <w:pPr>
              <w:pStyle w:val="XML1"/>
              <w:rPr>
                <w:ins w:id="13274" w:author="Thomas Dietz" w:date="2012-08-13T14:41:00Z"/>
              </w:rPr>
            </w:pPr>
            <w:ins w:id="13275" w:author="Thomas Dietz" w:date="2012-08-13T14:41:00Z">
              <w:r>
                <w:t xml:space="preserve">    P</w:t>
              </w:r>
            </w:ins>
          </w:p>
          <w:p w14:paraId="588F93DB" w14:textId="77777777" w:rsidR="002610E5" w:rsidRDefault="002610E5" w:rsidP="002610E5">
            <w:pPr>
              <w:pStyle w:val="XML1"/>
              <w:rPr>
                <w:ins w:id="13276" w:author="Thomas Dietz" w:date="2012-08-13T14:41:00Z"/>
              </w:rPr>
            </w:pPr>
            <w:ins w:id="13277" w:author="Thomas Dietz" w:date="2012-08-13T14:41:00Z">
              <w:r>
                <w:t xml:space="preserve">        a prime modulus meeting the requirements of the standard</w:t>
              </w:r>
            </w:ins>
          </w:p>
          <w:p w14:paraId="1728255B" w14:textId="77777777" w:rsidR="002610E5" w:rsidRDefault="002610E5" w:rsidP="002610E5">
            <w:pPr>
              <w:pStyle w:val="XML1"/>
              <w:rPr>
                <w:ins w:id="13278" w:author="Thomas Dietz" w:date="2012-08-13T14:41:00Z"/>
              </w:rPr>
            </w:pPr>
            <w:ins w:id="13279" w:author="Thomas Dietz" w:date="2012-08-13T14:41:00Z">
              <w:r>
                <w:t xml:space="preserve">        above</w:t>
              </w:r>
            </w:ins>
          </w:p>
          <w:p w14:paraId="7A2DE401" w14:textId="77777777" w:rsidR="002610E5" w:rsidRDefault="002610E5" w:rsidP="002610E5">
            <w:pPr>
              <w:pStyle w:val="XML1"/>
              <w:rPr>
                <w:ins w:id="13280" w:author="Thomas Dietz" w:date="2012-08-13T14:41:00Z"/>
              </w:rPr>
            </w:pPr>
            <w:ins w:id="13281" w:author="Thomas Dietz" w:date="2012-08-13T14:41:00Z">
              <w:r>
                <w:t xml:space="preserve">    Q</w:t>
              </w:r>
            </w:ins>
          </w:p>
          <w:p w14:paraId="4D90F34C" w14:textId="77777777" w:rsidR="002610E5" w:rsidRDefault="002610E5" w:rsidP="002610E5">
            <w:pPr>
              <w:pStyle w:val="XML1"/>
              <w:rPr>
                <w:ins w:id="13282" w:author="Thomas Dietz" w:date="2012-08-13T14:41:00Z"/>
              </w:rPr>
            </w:pPr>
            <w:ins w:id="13283" w:author="Thomas Dietz" w:date="2012-08-13T14:41:00Z">
              <w:r>
                <w:t xml:space="preserve">        an integer in the range 2**159 &lt; Q &lt; 2**160 which is a</w:t>
              </w:r>
            </w:ins>
          </w:p>
          <w:p w14:paraId="4CD28AE4" w14:textId="77777777" w:rsidR="002610E5" w:rsidRDefault="002610E5" w:rsidP="002610E5">
            <w:pPr>
              <w:pStyle w:val="XML1"/>
              <w:rPr>
                <w:ins w:id="13284" w:author="Thomas Dietz" w:date="2012-08-13T14:41:00Z"/>
              </w:rPr>
            </w:pPr>
            <w:ins w:id="13285" w:author="Thomas Dietz" w:date="2012-08-13T14:41:00Z">
              <w:r>
                <w:t xml:space="preserve">        prime divisor of P-1</w:t>
              </w:r>
            </w:ins>
          </w:p>
          <w:p w14:paraId="44273654" w14:textId="77777777" w:rsidR="002610E5" w:rsidRDefault="002610E5" w:rsidP="002610E5">
            <w:pPr>
              <w:pStyle w:val="XML1"/>
              <w:rPr>
                <w:ins w:id="13286" w:author="Thomas Dietz" w:date="2012-08-13T14:41:00Z"/>
              </w:rPr>
            </w:pPr>
            <w:ins w:id="13287" w:author="Thomas Dietz" w:date="2012-08-13T14:41:00Z">
              <w:r>
                <w:lastRenderedPageBreak/>
                <w:t xml:space="preserve">    G</w:t>
              </w:r>
            </w:ins>
          </w:p>
          <w:p w14:paraId="2F5C04C4" w14:textId="77777777" w:rsidR="002610E5" w:rsidRDefault="002610E5" w:rsidP="002610E5">
            <w:pPr>
              <w:pStyle w:val="XML1"/>
              <w:rPr>
                <w:ins w:id="13288" w:author="Thomas Dietz" w:date="2012-08-13T14:41:00Z"/>
              </w:rPr>
            </w:pPr>
            <w:ins w:id="13289" w:author="Thomas Dietz" w:date="2012-08-13T14:41:00Z">
              <w:r>
                <w:t xml:space="preserve">        an integer with certain properties with respect to P and Q</w:t>
              </w:r>
            </w:ins>
          </w:p>
          <w:p w14:paraId="782F9B48" w14:textId="77777777" w:rsidR="002610E5" w:rsidRDefault="002610E5" w:rsidP="002610E5">
            <w:pPr>
              <w:pStyle w:val="XML1"/>
              <w:rPr>
                <w:ins w:id="13290" w:author="Thomas Dietz" w:date="2012-08-13T14:41:00Z"/>
              </w:rPr>
            </w:pPr>
            <w:ins w:id="13291" w:author="Thomas Dietz" w:date="2012-08-13T14:41:00Z">
              <w:r>
                <w:t xml:space="preserve">    J</w:t>
              </w:r>
            </w:ins>
          </w:p>
          <w:p w14:paraId="55650F51" w14:textId="77777777" w:rsidR="002610E5" w:rsidRDefault="002610E5" w:rsidP="002610E5">
            <w:pPr>
              <w:pStyle w:val="XML1"/>
              <w:rPr>
                <w:ins w:id="13292" w:author="Thomas Dietz" w:date="2012-08-13T14:41:00Z"/>
              </w:rPr>
            </w:pPr>
            <w:ins w:id="13293" w:author="Thomas Dietz" w:date="2012-08-13T14:41:00Z">
              <w:r>
                <w:t xml:space="preserve">        (P - 1) / Q</w:t>
              </w:r>
            </w:ins>
          </w:p>
          <w:p w14:paraId="21098180" w14:textId="77777777" w:rsidR="002610E5" w:rsidRDefault="002610E5" w:rsidP="002610E5">
            <w:pPr>
              <w:pStyle w:val="XML1"/>
              <w:rPr>
                <w:ins w:id="13294" w:author="Thomas Dietz" w:date="2012-08-13T14:41:00Z"/>
              </w:rPr>
            </w:pPr>
            <w:ins w:id="13295" w:author="Thomas Dietz" w:date="2012-08-13T14:41:00Z">
              <w:r>
                <w:t xml:space="preserve">    Y</w:t>
              </w:r>
            </w:ins>
          </w:p>
          <w:p w14:paraId="04B9D4A2" w14:textId="77777777" w:rsidR="002610E5" w:rsidRDefault="002610E5" w:rsidP="002610E5">
            <w:pPr>
              <w:pStyle w:val="XML1"/>
              <w:rPr>
                <w:ins w:id="13296" w:author="Thomas Dietz" w:date="2012-08-13T14:41:00Z"/>
              </w:rPr>
            </w:pPr>
            <w:ins w:id="13297" w:author="Thomas Dietz" w:date="2012-08-13T14:41:00Z">
              <w:r>
                <w:t xml:space="preserve">        G**X mod P (where X is part of the private key and not made</w:t>
              </w:r>
            </w:ins>
          </w:p>
          <w:p w14:paraId="681F091D" w14:textId="77777777" w:rsidR="002610E5" w:rsidRDefault="002610E5" w:rsidP="002610E5">
            <w:pPr>
              <w:pStyle w:val="XML1"/>
              <w:rPr>
                <w:ins w:id="13298" w:author="Thomas Dietz" w:date="2012-08-13T14:41:00Z"/>
              </w:rPr>
            </w:pPr>
            <w:ins w:id="13299" w:author="Thomas Dietz" w:date="2012-08-13T14:41:00Z">
              <w:r>
                <w:t xml:space="preserve">        public)</w:t>
              </w:r>
            </w:ins>
          </w:p>
          <w:p w14:paraId="09AD9B91" w14:textId="77777777" w:rsidR="002610E5" w:rsidRDefault="002610E5" w:rsidP="002610E5">
            <w:pPr>
              <w:pStyle w:val="XML1"/>
              <w:rPr>
                <w:ins w:id="13300" w:author="Thomas Dietz" w:date="2012-08-13T14:41:00Z"/>
              </w:rPr>
            </w:pPr>
            <w:ins w:id="13301" w:author="Thomas Dietz" w:date="2012-08-13T14:41:00Z">
              <w:r>
                <w:t xml:space="preserve">    seed</w:t>
              </w:r>
            </w:ins>
          </w:p>
          <w:p w14:paraId="6435D115" w14:textId="77777777" w:rsidR="002610E5" w:rsidRDefault="002610E5" w:rsidP="002610E5">
            <w:pPr>
              <w:pStyle w:val="XML1"/>
              <w:rPr>
                <w:ins w:id="13302" w:author="Thomas Dietz" w:date="2012-08-13T14:41:00Z"/>
              </w:rPr>
            </w:pPr>
            <w:ins w:id="13303" w:author="Thomas Dietz" w:date="2012-08-13T14:41:00Z">
              <w:r>
                <w:t xml:space="preserve">        a DSA prime generation seed</w:t>
              </w:r>
            </w:ins>
          </w:p>
          <w:p w14:paraId="7FA2F070" w14:textId="77777777" w:rsidR="002610E5" w:rsidRDefault="002610E5" w:rsidP="002610E5">
            <w:pPr>
              <w:pStyle w:val="XML1"/>
              <w:rPr>
                <w:ins w:id="13304" w:author="Thomas Dietz" w:date="2012-08-13T14:41:00Z"/>
              </w:rPr>
            </w:pPr>
            <w:ins w:id="13305" w:author="Thomas Dietz" w:date="2012-08-13T14:41:00Z">
              <w:r>
                <w:t xml:space="preserve">    pgenCounter</w:t>
              </w:r>
            </w:ins>
          </w:p>
          <w:p w14:paraId="28EEE26A" w14:textId="77777777" w:rsidR="002610E5" w:rsidRDefault="002610E5" w:rsidP="002610E5">
            <w:pPr>
              <w:pStyle w:val="XML1"/>
              <w:rPr>
                <w:ins w:id="13306" w:author="Thomas Dietz" w:date="2012-08-13T14:41:00Z"/>
              </w:rPr>
            </w:pPr>
            <w:ins w:id="13307" w:author="Thomas Dietz" w:date="2012-08-13T14:41:00Z">
              <w:r>
                <w:t xml:space="preserve">        a DSA prime generation counter</w:t>
              </w:r>
            </w:ins>
          </w:p>
          <w:p w14:paraId="6F70BB5F" w14:textId="77777777" w:rsidR="002610E5" w:rsidRDefault="002610E5" w:rsidP="002610E5">
            <w:pPr>
              <w:pStyle w:val="XML1"/>
              <w:rPr>
                <w:ins w:id="13308" w:author="Thomas Dietz" w:date="2012-08-13T14:41:00Z"/>
              </w:rPr>
            </w:pPr>
          </w:p>
          <w:p w14:paraId="52D1148F" w14:textId="77777777" w:rsidR="002610E5" w:rsidRDefault="002610E5" w:rsidP="002610E5">
            <w:pPr>
              <w:pStyle w:val="XML1"/>
              <w:rPr>
                <w:ins w:id="13309" w:author="Thomas Dietz" w:date="2012-08-13T14:41:00Z"/>
              </w:rPr>
            </w:pPr>
            <w:ins w:id="13310" w:author="Thomas Dietz" w:date="2012-08-13T14:41:00Z">
              <w:r>
                <w:t xml:space="preserve">    Parameter J is avilable for inclusion solely for efficiency as</w:t>
              </w:r>
            </w:ins>
          </w:p>
          <w:p w14:paraId="3A0EA51D" w14:textId="77777777" w:rsidR="002610E5" w:rsidRDefault="002610E5" w:rsidP="002610E5">
            <w:pPr>
              <w:pStyle w:val="XML1"/>
              <w:rPr>
                <w:ins w:id="13311" w:author="Thomas Dietz" w:date="2012-08-13T14:41:00Z"/>
              </w:rPr>
            </w:pPr>
            <w:ins w:id="13312" w:author="Thomas Dietz" w:date="2012-08-13T14:41:00Z">
              <w:r>
                <w:t xml:space="preserve">    it is calculatable from P and Q. Parameters seed and</w:t>
              </w:r>
            </w:ins>
          </w:p>
          <w:p w14:paraId="5EE12A57" w14:textId="77777777" w:rsidR="002610E5" w:rsidRDefault="002610E5" w:rsidP="002610E5">
            <w:pPr>
              <w:pStyle w:val="XML1"/>
              <w:rPr>
                <w:ins w:id="13313" w:author="Thomas Dietz" w:date="2012-08-13T14:41:00Z"/>
              </w:rPr>
            </w:pPr>
            <w:ins w:id="13314" w:author="Thomas Dietz" w:date="2012-08-13T14:41:00Z">
              <w:r>
                <w:t xml:space="preserve">    pgenCounter are used in the DSA prime number generation</w:t>
              </w:r>
            </w:ins>
          </w:p>
          <w:p w14:paraId="7F223F84" w14:textId="77777777" w:rsidR="002610E5" w:rsidRDefault="002610E5" w:rsidP="002610E5">
            <w:pPr>
              <w:pStyle w:val="XML1"/>
              <w:rPr>
                <w:ins w:id="13315" w:author="Thomas Dietz" w:date="2012-08-13T14:41:00Z"/>
              </w:rPr>
            </w:pPr>
            <w:ins w:id="13316" w:author="Thomas Dietz" w:date="2012-08-13T14:41:00Z">
              <w:r>
                <w:t xml:space="preserve">    algorithm specified in the above standard. As such, they are</w:t>
              </w:r>
            </w:ins>
          </w:p>
          <w:p w14:paraId="5FEBAB14" w14:textId="77777777" w:rsidR="002610E5" w:rsidRDefault="002610E5" w:rsidP="002610E5">
            <w:pPr>
              <w:pStyle w:val="XML1"/>
              <w:rPr>
                <w:ins w:id="13317" w:author="Thomas Dietz" w:date="2012-08-13T14:41:00Z"/>
              </w:rPr>
            </w:pPr>
            <w:ins w:id="13318" w:author="Thomas Dietz" w:date="2012-08-13T14:41:00Z">
              <w:r>
                <w:t xml:space="preserve">    optional but MUST either both be present or both be absent.</w:t>
              </w:r>
            </w:ins>
          </w:p>
          <w:p w14:paraId="6F0F0F54" w14:textId="77777777" w:rsidR="002610E5" w:rsidRDefault="002610E5" w:rsidP="002610E5">
            <w:pPr>
              <w:pStyle w:val="XML1"/>
              <w:rPr>
                <w:ins w:id="13319" w:author="Thomas Dietz" w:date="2012-08-13T14:41:00Z"/>
              </w:rPr>
            </w:pPr>
            <w:ins w:id="13320" w:author="Thomas Dietz" w:date="2012-08-13T14:41:00Z">
              <w:r>
                <w:t xml:space="preserve">    This prime generation algorithm is designed to provide</w:t>
              </w:r>
            </w:ins>
          </w:p>
          <w:p w14:paraId="2FCC0D64" w14:textId="77777777" w:rsidR="002610E5" w:rsidRDefault="002610E5" w:rsidP="002610E5">
            <w:pPr>
              <w:pStyle w:val="XML1"/>
              <w:rPr>
                <w:ins w:id="13321" w:author="Thomas Dietz" w:date="2012-08-13T14:41:00Z"/>
              </w:rPr>
            </w:pPr>
            <w:ins w:id="13322" w:author="Thomas Dietz" w:date="2012-08-13T14:41:00Z">
              <w:r>
                <w:t xml:space="preserve">    assurance that a weak prime is not being used and it yields a P</w:t>
              </w:r>
            </w:ins>
          </w:p>
          <w:p w14:paraId="422A832E" w14:textId="77777777" w:rsidR="002610E5" w:rsidRDefault="002610E5" w:rsidP="002610E5">
            <w:pPr>
              <w:pStyle w:val="XML1"/>
              <w:rPr>
                <w:ins w:id="13323" w:author="Thomas Dietz" w:date="2012-08-13T14:41:00Z"/>
              </w:rPr>
            </w:pPr>
            <w:ins w:id="13324" w:author="Thomas Dietz" w:date="2012-08-13T14:41:00Z">
              <w:r>
                <w:t xml:space="preserve">    and Q value. Parameters P, Q, and G can be public and common to</w:t>
              </w:r>
            </w:ins>
          </w:p>
          <w:p w14:paraId="73F74AFB" w14:textId="77777777" w:rsidR="002610E5" w:rsidRDefault="002610E5" w:rsidP="002610E5">
            <w:pPr>
              <w:pStyle w:val="XML1"/>
              <w:rPr>
                <w:ins w:id="13325" w:author="Thomas Dietz" w:date="2012-08-13T14:41:00Z"/>
              </w:rPr>
            </w:pPr>
            <w:ins w:id="13326" w:author="Thomas Dietz" w:date="2012-08-13T14:41:00Z">
              <w:r>
                <w:t xml:space="preserve">    a group of users. They might be known from application context.</w:t>
              </w:r>
            </w:ins>
          </w:p>
          <w:p w14:paraId="71048620" w14:textId="77777777" w:rsidR="002610E5" w:rsidRDefault="002610E5" w:rsidP="002610E5">
            <w:pPr>
              <w:pStyle w:val="XML1"/>
              <w:rPr>
                <w:ins w:id="13327" w:author="Thomas Dietz" w:date="2012-08-13T14:41:00Z"/>
              </w:rPr>
            </w:pPr>
            <w:ins w:id="13328" w:author="Thomas Dietz" w:date="2012-08-13T14:41:00Z">
              <w:r>
                <w:t xml:space="preserve">    As such, they are optional but P and Q MUST either both appear</w:t>
              </w:r>
            </w:ins>
          </w:p>
          <w:p w14:paraId="559A7F12" w14:textId="77777777" w:rsidR="002610E5" w:rsidRDefault="002610E5" w:rsidP="002610E5">
            <w:pPr>
              <w:pStyle w:val="XML1"/>
              <w:rPr>
                <w:ins w:id="13329" w:author="Thomas Dietz" w:date="2012-08-13T14:41:00Z"/>
              </w:rPr>
            </w:pPr>
            <w:ins w:id="13330" w:author="Thomas Dietz" w:date="2012-08-13T14:41:00Z">
              <w:r>
                <w:t xml:space="preserve">    or both be absent. If all of P, Q, seed, and pgenCounter are</w:t>
              </w:r>
            </w:ins>
          </w:p>
          <w:p w14:paraId="2309C2B6" w14:textId="77777777" w:rsidR="002610E5" w:rsidRDefault="002610E5" w:rsidP="002610E5">
            <w:pPr>
              <w:pStyle w:val="XML1"/>
              <w:rPr>
                <w:ins w:id="13331" w:author="Thomas Dietz" w:date="2012-08-13T14:41:00Z"/>
              </w:rPr>
            </w:pPr>
            <w:ins w:id="13332" w:author="Thomas Dietz" w:date="2012-08-13T14:41:00Z">
              <w:r>
                <w:t xml:space="preserve">    present, implementations are not required to check if they are</w:t>
              </w:r>
            </w:ins>
          </w:p>
          <w:p w14:paraId="487F8C8B" w14:textId="77777777" w:rsidR="002610E5" w:rsidRDefault="002610E5" w:rsidP="002610E5">
            <w:pPr>
              <w:pStyle w:val="XML1"/>
              <w:rPr>
                <w:ins w:id="13333" w:author="Thomas Dietz" w:date="2012-08-13T14:41:00Z"/>
              </w:rPr>
            </w:pPr>
            <w:ins w:id="13334" w:author="Thomas Dietz" w:date="2012-08-13T14:41:00Z">
              <w:r>
                <w:t xml:space="preserve">    consistent and are free to use either P and Q or seed and</w:t>
              </w:r>
            </w:ins>
          </w:p>
          <w:p w14:paraId="603F94D3" w14:textId="77777777" w:rsidR="002610E5" w:rsidRDefault="002610E5" w:rsidP="002610E5">
            <w:pPr>
              <w:pStyle w:val="XML1"/>
              <w:rPr>
                <w:ins w:id="13335" w:author="Thomas Dietz" w:date="2012-08-13T14:41:00Z"/>
              </w:rPr>
            </w:pPr>
            <w:ins w:id="13336" w:author="Thomas Dietz" w:date="2012-08-13T14:41:00Z">
              <w:r>
                <w:t xml:space="preserve">    pgenCounter. All parameters are encoded as base64 values.";</w:t>
              </w:r>
            </w:ins>
          </w:p>
          <w:p w14:paraId="023D44D0" w14:textId="77777777" w:rsidR="002610E5" w:rsidRDefault="002610E5" w:rsidP="002610E5">
            <w:pPr>
              <w:pStyle w:val="XML1"/>
              <w:rPr>
                <w:ins w:id="13337" w:author="Thomas Dietz" w:date="2012-08-13T14:41:00Z"/>
              </w:rPr>
            </w:pPr>
            <w:ins w:id="13338" w:author="Thomas Dietz" w:date="2012-08-13T14:41:00Z">
              <w:r>
                <w:t xml:space="preserve">    leaf P {</w:t>
              </w:r>
            </w:ins>
          </w:p>
          <w:p w14:paraId="03859118" w14:textId="77777777" w:rsidR="002610E5" w:rsidRDefault="002610E5" w:rsidP="002610E5">
            <w:pPr>
              <w:pStyle w:val="XML1"/>
              <w:rPr>
                <w:ins w:id="13339" w:author="Thomas Dietz" w:date="2012-08-13T14:41:00Z"/>
              </w:rPr>
            </w:pPr>
            <w:ins w:id="13340" w:author="Thomas Dietz" w:date="2012-08-13T14:41:00Z">
              <w:r>
                <w:t xml:space="preserve">      when "count(../Q) != 0";</w:t>
              </w:r>
            </w:ins>
          </w:p>
          <w:p w14:paraId="361BFBAC" w14:textId="77777777" w:rsidR="002610E5" w:rsidRDefault="002610E5" w:rsidP="002610E5">
            <w:pPr>
              <w:pStyle w:val="XML1"/>
              <w:rPr>
                <w:ins w:id="13341" w:author="Thomas Dietz" w:date="2012-08-13T14:41:00Z"/>
              </w:rPr>
            </w:pPr>
            <w:ins w:id="13342" w:author="Thomas Dietz" w:date="2012-08-13T14:41:00Z">
              <w:r>
                <w:t xml:space="preserve">      type binary;</w:t>
              </w:r>
            </w:ins>
          </w:p>
          <w:p w14:paraId="6A92B790" w14:textId="77777777" w:rsidR="002610E5" w:rsidRDefault="002610E5" w:rsidP="002610E5">
            <w:pPr>
              <w:pStyle w:val="XML1"/>
              <w:rPr>
                <w:ins w:id="13343" w:author="Thomas Dietz" w:date="2012-08-13T14:41:00Z"/>
              </w:rPr>
            </w:pPr>
            <w:ins w:id="13344" w:author="Thomas Dietz" w:date="2012-08-13T14:41:00Z">
              <w:r>
                <w:t xml:space="preserve">      mandatory true;</w:t>
              </w:r>
            </w:ins>
          </w:p>
          <w:p w14:paraId="19990FD1" w14:textId="77777777" w:rsidR="002610E5" w:rsidRDefault="002610E5" w:rsidP="002610E5">
            <w:pPr>
              <w:pStyle w:val="XML1"/>
              <w:rPr>
                <w:ins w:id="13345" w:author="Thomas Dietz" w:date="2012-08-13T14:41:00Z"/>
              </w:rPr>
            </w:pPr>
            <w:ins w:id="13346" w:author="Thomas Dietz" w:date="2012-08-13T14:41:00Z">
              <w:r>
                <w:t xml:space="preserve">      description "This element is optional. It MUST be present in</w:t>
              </w:r>
            </w:ins>
          </w:p>
          <w:p w14:paraId="20008C1C" w14:textId="77777777" w:rsidR="002610E5" w:rsidRDefault="002610E5" w:rsidP="002610E5">
            <w:pPr>
              <w:pStyle w:val="XML1"/>
              <w:rPr>
                <w:ins w:id="13347" w:author="Thomas Dietz" w:date="2012-08-13T14:41:00Z"/>
              </w:rPr>
            </w:pPr>
            <w:ins w:id="13348" w:author="Thomas Dietz" w:date="2012-08-13T14:41:00Z">
              <w:r>
                <w:t xml:space="preserve">        the NETCONF data store, if the element 'Q' is present.</w:t>
              </w:r>
            </w:ins>
          </w:p>
          <w:p w14:paraId="500BD714" w14:textId="77777777" w:rsidR="002610E5" w:rsidRDefault="002610E5" w:rsidP="002610E5">
            <w:pPr>
              <w:pStyle w:val="XML1"/>
              <w:rPr>
                <w:ins w:id="13349" w:author="Thomas Dietz" w:date="2012-08-13T14:41:00Z"/>
              </w:rPr>
            </w:pPr>
            <w:ins w:id="13350" w:author="Thomas Dietz" w:date="2012-08-13T14:41:00Z">
              <w:r>
                <w:t xml:space="preserve">        </w:t>
              </w:r>
            </w:ins>
          </w:p>
          <w:p w14:paraId="7146E9FD" w14:textId="77777777" w:rsidR="002610E5" w:rsidRDefault="002610E5" w:rsidP="002610E5">
            <w:pPr>
              <w:pStyle w:val="XML1"/>
              <w:rPr>
                <w:ins w:id="13351" w:author="Thomas Dietz" w:date="2012-08-13T14:41:00Z"/>
              </w:rPr>
            </w:pPr>
            <w:ins w:id="13352" w:author="Thomas Dietz" w:date="2012-08-13T14:41:00Z">
              <w:r>
                <w:t xml:space="preserve">        If element 'Q' is present in a NETCONF &lt;edit-config&gt;</w:t>
              </w:r>
            </w:ins>
          </w:p>
          <w:p w14:paraId="488B72F0" w14:textId="77777777" w:rsidR="002610E5" w:rsidRDefault="002610E5" w:rsidP="002610E5">
            <w:pPr>
              <w:pStyle w:val="XML1"/>
              <w:rPr>
                <w:ins w:id="13353" w:author="Thomas Dietz" w:date="2012-08-13T14:41:00Z"/>
              </w:rPr>
            </w:pPr>
            <w:ins w:id="13354" w:author="Thomas Dietz" w:date="2012-08-13T14:41:00Z">
              <w:r>
                <w:t xml:space="preserve">        operation 'create', 'merge' or 'replace' and this element</w:t>
              </w:r>
            </w:ins>
          </w:p>
          <w:p w14:paraId="28C54DE9" w14:textId="77777777" w:rsidR="002610E5" w:rsidRDefault="002610E5" w:rsidP="002610E5">
            <w:pPr>
              <w:pStyle w:val="XML1"/>
              <w:rPr>
                <w:ins w:id="13355" w:author="Thomas Dietz" w:date="2012-08-13T14:41:00Z"/>
              </w:rPr>
            </w:pPr>
            <w:ins w:id="13356" w:author="Thomas Dietz" w:date="2012-08-13T14:41:00Z">
              <w:r>
                <w:t xml:space="preserve">        is missing, a 'data-missing' error is returned.";</w:t>
              </w:r>
            </w:ins>
          </w:p>
          <w:p w14:paraId="344AACA0" w14:textId="77777777" w:rsidR="002610E5" w:rsidRDefault="002610E5" w:rsidP="002610E5">
            <w:pPr>
              <w:pStyle w:val="XML1"/>
              <w:rPr>
                <w:ins w:id="13357" w:author="Thomas Dietz" w:date="2012-08-13T14:41:00Z"/>
              </w:rPr>
            </w:pPr>
            <w:ins w:id="13358" w:author="Thomas Dietz" w:date="2012-08-13T14:41:00Z">
              <w:r>
                <w:t xml:space="preserve">    }</w:t>
              </w:r>
            </w:ins>
          </w:p>
          <w:p w14:paraId="2FCD4CD1" w14:textId="77777777" w:rsidR="002610E5" w:rsidRDefault="002610E5" w:rsidP="002610E5">
            <w:pPr>
              <w:pStyle w:val="XML1"/>
              <w:rPr>
                <w:ins w:id="13359" w:author="Thomas Dietz" w:date="2012-08-13T14:41:00Z"/>
              </w:rPr>
            </w:pPr>
            <w:ins w:id="13360" w:author="Thomas Dietz" w:date="2012-08-13T14:41:00Z">
              <w:r>
                <w:t xml:space="preserve">    leaf Q {</w:t>
              </w:r>
            </w:ins>
          </w:p>
          <w:p w14:paraId="7208CDD5" w14:textId="77777777" w:rsidR="002610E5" w:rsidRDefault="002610E5" w:rsidP="002610E5">
            <w:pPr>
              <w:pStyle w:val="XML1"/>
              <w:rPr>
                <w:ins w:id="13361" w:author="Thomas Dietz" w:date="2012-08-13T14:41:00Z"/>
              </w:rPr>
            </w:pPr>
            <w:ins w:id="13362" w:author="Thomas Dietz" w:date="2012-08-13T14:41:00Z">
              <w:r>
                <w:t xml:space="preserve">      when "count(../P) != 0";</w:t>
              </w:r>
            </w:ins>
          </w:p>
          <w:p w14:paraId="56CD5166" w14:textId="77777777" w:rsidR="002610E5" w:rsidRDefault="002610E5" w:rsidP="002610E5">
            <w:pPr>
              <w:pStyle w:val="XML1"/>
              <w:rPr>
                <w:ins w:id="13363" w:author="Thomas Dietz" w:date="2012-08-13T14:41:00Z"/>
              </w:rPr>
            </w:pPr>
            <w:ins w:id="13364" w:author="Thomas Dietz" w:date="2012-08-13T14:41:00Z">
              <w:r>
                <w:t xml:space="preserve">      type binary;</w:t>
              </w:r>
            </w:ins>
          </w:p>
          <w:p w14:paraId="1DB89AFC" w14:textId="77777777" w:rsidR="002610E5" w:rsidRDefault="002610E5" w:rsidP="002610E5">
            <w:pPr>
              <w:pStyle w:val="XML1"/>
              <w:rPr>
                <w:ins w:id="13365" w:author="Thomas Dietz" w:date="2012-08-13T14:41:00Z"/>
              </w:rPr>
            </w:pPr>
            <w:ins w:id="13366" w:author="Thomas Dietz" w:date="2012-08-13T14:41:00Z">
              <w:r>
                <w:t xml:space="preserve">      mandatory true;</w:t>
              </w:r>
            </w:ins>
          </w:p>
          <w:p w14:paraId="4E1E82B9" w14:textId="77777777" w:rsidR="002610E5" w:rsidRDefault="002610E5" w:rsidP="002610E5">
            <w:pPr>
              <w:pStyle w:val="XML1"/>
              <w:rPr>
                <w:ins w:id="13367" w:author="Thomas Dietz" w:date="2012-08-13T14:41:00Z"/>
              </w:rPr>
            </w:pPr>
            <w:ins w:id="13368" w:author="Thomas Dietz" w:date="2012-08-13T14:41:00Z">
              <w:r>
                <w:t xml:space="preserve">      description "This element is optional. It MUST be present in</w:t>
              </w:r>
            </w:ins>
          </w:p>
          <w:p w14:paraId="0389D07F" w14:textId="77777777" w:rsidR="002610E5" w:rsidRDefault="002610E5" w:rsidP="002610E5">
            <w:pPr>
              <w:pStyle w:val="XML1"/>
              <w:rPr>
                <w:ins w:id="13369" w:author="Thomas Dietz" w:date="2012-08-13T14:41:00Z"/>
              </w:rPr>
            </w:pPr>
            <w:ins w:id="13370" w:author="Thomas Dietz" w:date="2012-08-13T14:41:00Z">
              <w:r>
                <w:t xml:space="preserve">        the NETCONF data store, if the element 'P' is present.</w:t>
              </w:r>
            </w:ins>
          </w:p>
          <w:p w14:paraId="59105115" w14:textId="77777777" w:rsidR="002610E5" w:rsidRDefault="002610E5" w:rsidP="002610E5">
            <w:pPr>
              <w:pStyle w:val="XML1"/>
              <w:rPr>
                <w:ins w:id="13371" w:author="Thomas Dietz" w:date="2012-08-13T14:41:00Z"/>
              </w:rPr>
            </w:pPr>
            <w:ins w:id="13372" w:author="Thomas Dietz" w:date="2012-08-13T14:41:00Z">
              <w:r>
                <w:t xml:space="preserve">        </w:t>
              </w:r>
            </w:ins>
          </w:p>
          <w:p w14:paraId="62036E44" w14:textId="77777777" w:rsidR="002610E5" w:rsidRDefault="002610E5" w:rsidP="002610E5">
            <w:pPr>
              <w:pStyle w:val="XML1"/>
              <w:rPr>
                <w:ins w:id="13373" w:author="Thomas Dietz" w:date="2012-08-13T14:41:00Z"/>
              </w:rPr>
            </w:pPr>
            <w:ins w:id="13374" w:author="Thomas Dietz" w:date="2012-08-13T14:41:00Z">
              <w:r>
                <w:t xml:space="preserve">        If element 'P' is present in a NETCONF &lt;edit-config&gt;</w:t>
              </w:r>
            </w:ins>
          </w:p>
          <w:p w14:paraId="38AA062A" w14:textId="77777777" w:rsidR="002610E5" w:rsidRDefault="002610E5" w:rsidP="002610E5">
            <w:pPr>
              <w:pStyle w:val="XML1"/>
              <w:rPr>
                <w:ins w:id="13375" w:author="Thomas Dietz" w:date="2012-08-13T14:41:00Z"/>
              </w:rPr>
            </w:pPr>
            <w:ins w:id="13376" w:author="Thomas Dietz" w:date="2012-08-13T14:41:00Z">
              <w:r>
                <w:t xml:space="preserve">        operation 'create', 'merge' or 'replace' and this element</w:t>
              </w:r>
            </w:ins>
          </w:p>
          <w:p w14:paraId="6DBB3C77" w14:textId="77777777" w:rsidR="002610E5" w:rsidRDefault="002610E5" w:rsidP="002610E5">
            <w:pPr>
              <w:pStyle w:val="XML1"/>
              <w:rPr>
                <w:ins w:id="13377" w:author="Thomas Dietz" w:date="2012-08-13T14:41:00Z"/>
              </w:rPr>
            </w:pPr>
            <w:ins w:id="13378" w:author="Thomas Dietz" w:date="2012-08-13T14:41:00Z">
              <w:r>
                <w:t xml:space="preserve">        is missing, a 'data-missing' error is returned.";</w:t>
              </w:r>
            </w:ins>
          </w:p>
          <w:p w14:paraId="430B9ECF" w14:textId="77777777" w:rsidR="002610E5" w:rsidRDefault="002610E5" w:rsidP="002610E5">
            <w:pPr>
              <w:pStyle w:val="XML1"/>
              <w:rPr>
                <w:ins w:id="13379" w:author="Thomas Dietz" w:date="2012-08-13T14:41:00Z"/>
              </w:rPr>
            </w:pPr>
            <w:ins w:id="13380" w:author="Thomas Dietz" w:date="2012-08-13T14:41:00Z">
              <w:r>
                <w:t xml:space="preserve">    }</w:t>
              </w:r>
            </w:ins>
          </w:p>
          <w:p w14:paraId="2FD85586" w14:textId="77777777" w:rsidR="002610E5" w:rsidRDefault="002610E5" w:rsidP="002610E5">
            <w:pPr>
              <w:pStyle w:val="XML1"/>
              <w:rPr>
                <w:ins w:id="13381" w:author="Thomas Dietz" w:date="2012-08-13T14:41:00Z"/>
              </w:rPr>
            </w:pPr>
            <w:ins w:id="13382" w:author="Thomas Dietz" w:date="2012-08-13T14:41:00Z">
              <w:r>
                <w:t xml:space="preserve">    leaf J {</w:t>
              </w:r>
            </w:ins>
          </w:p>
          <w:p w14:paraId="1955C5DB" w14:textId="77777777" w:rsidR="002610E5" w:rsidRDefault="002610E5" w:rsidP="002610E5">
            <w:pPr>
              <w:pStyle w:val="XML1"/>
              <w:rPr>
                <w:ins w:id="13383" w:author="Thomas Dietz" w:date="2012-08-13T14:41:00Z"/>
              </w:rPr>
            </w:pPr>
            <w:ins w:id="13384" w:author="Thomas Dietz" w:date="2012-08-13T14:41:00Z">
              <w:r>
                <w:t xml:space="preserve">      type binary;</w:t>
              </w:r>
            </w:ins>
          </w:p>
          <w:p w14:paraId="0A9423AD" w14:textId="77777777" w:rsidR="002610E5" w:rsidRDefault="002610E5" w:rsidP="002610E5">
            <w:pPr>
              <w:pStyle w:val="XML1"/>
              <w:rPr>
                <w:ins w:id="13385" w:author="Thomas Dietz" w:date="2012-08-13T14:41:00Z"/>
              </w:rPr>
            </w:pPr>
            <w:ins w:id="13386" w:author="Thomas Dietz" w:date="2012-08-13T14:41:00Z">
              <w:r>
                <w:t xml:space="preserve">      description "This element is optional.";</w:t>
              </w:r>
            </w:ins>
          </w:p>
          <w:p w14:paraId="70295167" w14:textId="77777777" w:rsidR="002610E5" w:rsidRDefault="002610E5" w:rsidP="002610E5">
            <w:pPr>
              <w:pStyle w:val="XML1"/>
              <w:rPr>
                <w:ins w:id="13387" w:author="Thomas Dietz" w:date="2012-08-13T14:41:00Z"/>
              </w:rPr>
            </w:pPr>
            <w:ins w:id="13388" w:author="Thomas Dietz" w:date="2012-08-13T14:41:00Z">
              <w:r>
                <w:t xml:space="preserve">    }</w:t>
              </w:r>
            </w:ins>
          </w:p>
          <w:p w14:paraId="7C24C70A" w14:textId="77777777" w:rsidR="002610E5" w:rsidRDefault="002610E5" w:rsidP="002610E5">
            <w:pPr>
              <w:pStyle w:val="XML1"/>
              <w:rPr>
                <w:ins w:id="13389" w:author="Thomas Dietz" w:date="2012-08-13T14:41:00Z"/>
              </w:rPr>
            </w:pPr>
            <w:ins w:id="13390" w:author="Thomas Dietz" w:date="2012-08-13T14:41:00Z">
              <w:r>
                <w:t xml:space="preserve">    leaf G {</w:t>
              </w:r>
            </w:ins>
          </w:p>
          <w:p w14:paraId="29F4B6C2" w14:textId="77777777" w:rsidR="002610E5" w:rsidRDefault="002610E5" w:rsidP="002610E5">
            <w:pPr>
              <w:pStyle w:val="XML1"/>
              <w:rPr>
                <w:ins w:id="13391" w:author="Thomas Dietz" w:date="2012-08-13T14:41:00Z"/>
              </w:rPr>
            </w:pPr>
            <w:ins w:id="13392" w:author="Thomas Dietz" w:date="2012-08-13T14:41:00Z">
              <w:r>
                <w:t xml:space="preserve">      type binary;</w:t>
              </w:r>
            </w:ins>
          </w:p>
          <w:p w14:paraId="2C13E826" w14:textId="77777777" w:rsidR="002610E5" w:rsidRDefault="002610E5" w:rsidP="002610E5">
            <w:pPr>
              <w:pStyle w:val="XML1"/>
              <w:rPr>
                <w:ins w:id="13393" w:author="Thomas Dietz" w:date="2012-08-13T14:41:00Z"/>
              </w:rPr>
            </w:pPr>
            <w:ins w:id="13394" w:author="Thomas Dietz" w:date="2012-08-13T14:41:00Z">
              <w:r>
                <w:t xml:space="preserve">      description "This element is optional.";</w:t>
              </w:r>
            </w:ins>
          </w:p>
          <w:p w14:paraId="12BDD213" w14:textId="77777777" w:rsidR="002610E5" w:rsidRDefault="002610E5" w:rsidP="002610E5">
            <w:pPr>
              <w:pStyle w:val="XML1"/>
              <w:rPr>
                <w:ins w:id="13395" w:author="Thomas Dietz" w:date="2012-08-13T14:41:00Z"/>
              </w:rPr>
            </w:pPr>
            <w:ins w:id="13396" w:author="Thomas Dietz" w:date="2012-08-13T14:41:00Z">
              <w:r>
                <w:t xml:space="preserve">    }</w:t>
              </w:r>
            </w:ins>
          </w:p>
          <w:p w14:paraId="1730D555" w14:textId="77777777" w:rsidR="002610E5" w:rsidRDefault="002610E5" w:rsidP="002610E5">
            <w:pPr>
              <w:pStyle w:val="XML1"/>
              <w:rPr>
                <w:ins w:id="13397" w:author="Thomas Dietz" w:date="2012-08-13T14:41:00Z"/>
              </w:rPr>
            </w:pPr>
            <w:ins w:id="13398" w:author="Thomas Dietz" w:date="2012-08-13T14:41:00Z">
              <w:r>
                <w:lastRenderedPageBreak/>
                <w:t xml:space="preserve">    leaf Y {</w:t>
              </w:r>
            </w:ins>
          </w:p>
          <w:p w14:paraId="4774DAB8" w14:textId="77777777" w:rsidR="002610E5" w:rsidRDefault="002610E5" w:rsidP="002610E5">
            <w:pPr>
              <w:pStyle w:val="XML1"/>
              <w:rPr>
                <w:ins w:id="13399" w:author="Thomas Dietz" w:date="2012-08-13T14:41:00Z"/>
              </w:rPr>
            </w:pPr>
            <w:ins w:id="13400" w:author="Thomas Dietz" w:date="2012-08-13T14:41:00Z">
              <w:r>
                <w:t xml:space="preserve">      type binary;</w:t>
              </w:r>
            </w:ins>
          </w:p>
          <w:p w14:paraId="68F7B190" w14:textId="77777777" w:rsidR="002610E5" w:rsidRDefault="002610E5" w:rsidP="002610E5">
            <w:pPr>
              <w:pStyle w:val="XML1"/>
              <w:rPr>
                <w:ins w:id="13401" w:author="Thomas Dietz" w:date="2012-08-13T14:41:00Z"/>
              </w:rPr>
            </w:pPr>
            <w:ins w:id="13402" w:author="Thomas Dietz" w:date="2012-08-13T14:41:00Z">
              <w:r>
                <w:t xml:space="preserve">      mandatory true;</w:t>
              </w:r>
            </w:ins>
          </w:p>
          <w:p w14:paraId="0163D0A9" w14:textId="77777777" w:rsidR="002610E5" w:rsidRDefault="002610E5" w:rsidP="002610E5">
            <w:pPr>
              <w:pStyle w:val="XML1"/>
              <w:rPr>
                <w:ins w:id="13403" w:author="Thomas Dietz" w:date="2012-08-13T14:41:00Z"/>
              </w:rPr>
            </w:pPr>
            <w:ins w:id="13404" w:author="Thomas Dietz" w:date="2012-08-13T14:41:00Z">
              <w:r>
                <w:t xml:space="preserve">      description "This element MUST be present in the NETCONF data</w:t>
              </w:r>
            </w:ins>
          </w:p>
          <w:p w14:paraId="6D4893B9" w14:textId="77777777" w:rsidR="002610E5" w:rsidRDefault="002610E5" w:rsidP="002610E5">
            <w:pPr>
              <w:pStyle w:val="XML1"/>
              <w:rPr>
                <w:ins w:id="13405" w:author="Thomas Dietz" w:date="2012-08-13T14:41:00Z"/>
              </w:rPr>
            </w:pPr>
            <w:ins w:id="13406" w:author="Thomas Dietz" w:date="2012-08-13T14:41:00Z">
              <w:r>
                <w:t xml:space="preserve">        store. If this element is not present in a NETCONF</w:t>
              </w:r>
            </w:ins>
          </w:p>
          <w:p w14:paraId="1458001F" w14:textId="77777777" w:rsidR="002610E5" w:rsidRDefault="002610E5" w:rsidP="002610E5">
            <w:pPr>
              <w:pStyle w:val="XML1"/>
              <w:rPr>
                <w:ins w:id="13407" w:author="Thomas Dietz" w:date="2012-08-13T14:41:00Z"/>
              </w:rPr>
            </w:pPr>
            <w:ins w:id="13408" w:author="Thomas Dietz" w:date="2012-08-13T14:41:00Z">
              <w:r>
                <w:t xml:space="preserve">        &lt;edit-config&gt; operation 'create', 'merge' or 'replace' and</w:t>
              </w:r>
            </w:ins>
          </w:p>
          <w:p w14:paraId="0F095119" w14:textId="77777777" w:rsidR="002610E5" w:rsidRDefault="002610E5" w:rsidP="002610E5">
            <w:pPr>
              <w:pStyle w:val="XML1"/>
              <w:rPr>
                <w:ins w:id="13409" w:author="Thomas Dietz" w:date="2012-08-13T14:41:00Z"/>
              </w:rPr>
            </w:pPr>
            <w:ins w:id="13410" w:author="Thomas Dietz" w:date="2012-08-13T14:41:00Z">
              <w:r>
                <w:t xml:space="preserve">        the parent element does not exist, a 'data-missing' error</w:t>
              </w:r>
            </w:ins>
          </w:p>
          <w:p w14:paraId="7378E985" w14:textId="77777777" w:rsidR="002610E5" w:rsidRDefault="002610E5" w:rsidP="002610E5">
            <w:pPr>
              <w:pStyle w:val="XML1"/>
              <w:rPr>
                <w:ins w:id="13411" w:author="Thomas Dietz" w:date="2012-08-13T14:41:00Z"/>
              </w:rPr>
            </w:pPr>
            <w:ins w:id="13412" w:author="Thomas Dietz" w:date="2012-08-13T14:41:00Z">
              <w:r>
                <w:t xml:space="preserve">        is returned.";</w:t>
              </w:r>
            </w:ins>
          </w:p>
          <w:p w14:paraId="00A3916D" w14:textId="77777777" w:rsidR="002610E5" w:rsidRDefault="002610E5" w:rsidP="002610E5">
            <w:pPr>
              <w:pStyle w:val="XML1"/>
              <w:rPr>
                <w:ins w:id="13413" w:author="Thomas Dietz" w:date="2012-08-13T14:41:00Z"/>
              </w:rPr>
            </w:pPr>
            <w:ins w:id="13414" w:author="Thomas Dietz" w:date="2012-08-13T14:41:00Z">
              <w:r>
                <w:t xml:space="preserve">    }</w:t>
              </w:r>
            </w:ins>
          </w:p>
          <w:p w14:paraId="1E0EAAB0" w14:textId="77777777" w:rsidR="002610E5" w:rsidRDefault="002610E5" w:rsidP="002610E5">
            <w:pPr>
              <w:pStyle w:val="XML1"/>
              <w:rPr>
                <w:ins w:id="13415" w:author="Thomas Dietz" w:date="2012-08-13T14:41:00Z"/>
              </w:rPr>
            </w:pPr>
            <w:ins w:id="13416" w:author="Thomas Dietz" w:date="2012-08-13T14:41:00Z">
              <w:r>
                <w:t xml:space="preserve">    leaf Seed {</w:t>
              </w:r>
            </w:ins>
          </w:p>
          <w:p w14:paraId="33B6DC3C" w14:textId="77777777" w:rsidR="002610E5" w:rsidRDefault="002610E5" w:rsidP="002610E5">
            <w:pPr>
              <w:pStyle w:val="XML1"/>
              <w:rPr>
                <w:ins w:id="13417" w:author="Thomas Dietz" w:date="2012-08-13T14:41:00Z"/>
              </w:rPr>
            </w:pPr>
            <w:ins w:id="13418" w:author="Thomas Dietz" w:date="2012-08-13T14:41:00Z">
              <w:r>
                <w:t xml:space="preserve">      when "count(../PgenCounter) != 0";</w:t>
              </w:r>
            </w:ins>
          </w:p>
          <w:p w14:paraId="092BB4EB" w14:textId="77777777" w:rsidR="002610E5" w:rsidRDefault="002610E5" w:rsidP="002610E5">
            <w:pPr>
              <w:pStyle w:val="XML1"/>
              <w:rPr>
                <w:ins w:id="13419" w:author="Thomas Dietz" w:date="2012-08-13T14:41:00Z"/>
              </w:rPr>
            </w:pPr>
            <w:ins w:id="13420" w:author="Thomas Dietz" w:date="2012-08-13T14:41:00Z">
              <w:r>
                <w:t xml:space="preserve">      type binary;</w:t>
              </w:r>
            </w:ins>
          </w:p>
          <w:p w14:paraId="6CC83F4C" w14:textId="77777777" w:rsidR="002610E5" w:rsidRDefault="002610E5" w:rsidP="002610E5">
            <w:pPr>
              <w:pStyle w:val="XML1"/>
              <w:rPr>
                <w:ins w:id="13421" w:author="Thomas Dietz" w:date="2012-08-13T14:41:00Z"/>
              </w:rPr>
            </w:pPr>
            <w:ins w:id="13422" w:author="Thomas Dietz" w:date="2012-08-13T14:41:00Z">
              <w:r>
                <w:t xml:space="preserve">      mandatory true;</w:t>
              </w:r>
            </w:ins>
          </w:p>
          <w:p w14:paraId="59313756" w14:textId="77777777" w:rsidR="002610E5" w:rsidRDefault="002610E5" w:rsidP="002610E5">
            <w:pPr>
              <w:pStyle w:val="XML1"/>
              <w:rPr>
                <w:ins w:id="13423" w:author="Thomas Dietz" w:date="2012-08-13T14:41:00Z"/>
              </w:rPr>
            </w:pPr>
            <w:ins w:id="13424" w:author="Thomas Dietz" w:date="2012-08-13T14:41:00Z">
              <w:r>
                <w:t xml:space="preserve">      description "This element is optional. It MUST be present in</w:t>
              </w:r>
            </w:ins>
          </w:p>
          <w:p w14:paraId="5024D5E7" w14:textId="77777777" w:rsidR="002610E5" w:rsidRDefault="002610E5" w:rsidP="002610E5">
            <w:pPr>
              <w:pStyle w:val="XML1"/>
              <w:rPr>
                <w:ins w:id="13425" w:author="Thomas Dietz" w:date="2012-08-13T14:41:00Z"/>
              </w:rPr>
            </w:pPr>
            <w:ins w:id="13426" w:author="Thomas Dietz" w:date="2012-08-13T14:41:00Z">
              <w:r>
                <w:t xml:space="preserve">        the NETCONF data store, if the element 'PgenCounter' is</w:t>
              </w:r>
            </w:ins>
          </w:p>
          <w:p w14:paraId="302EDBD5" w14:textId="77777777" w:rsidR="002610E5" w:rsidRDefault="002610E5" w:rsidP="002610E5">
            <w:pPr>
              <w:pStyle w:val="XML1"/>
              <w:rPr>
                <w:ins w:id="13427" w:author="Thomas Dietz" w:date="2012-08-13T14:41:00Z"/>
              </w:rPr>
            </w:pPr>
            <w:ins w:id="13428" w:author="Thomas Dietz" w:date="2012-08-13T14:41:00Z">
              <w:r>
                <w:t xml:space="preserve">        present.</w:t>
              </w:r>
            </w:ins>
          </w:p>
          <w:p w14:paraId="10B436D9" w14:textId="77777777" w:rsidR="002610E5" w:rsidRDefault="002610E5" w:rsidP="002610E5">
            <w:pPr>
              <w:pStyle w:val="XML1"/>
              <w:rPr>
                <w:ins w:id="13429" w:author="Thomas Dietz" w:date="2012-08-13T14:41:00Z"/>
              </w:rPr>
            </w:pPr>
            <w:ins w:id="13430" w:author="Thomas Dietz" w:date="2012-08-13T14:41:00Z">
              <w:r>
                <w:t xml:space="preserve">        </w:t>
              </w:r>
            </w:ins>
          </w:p>
          <w:p w14:paraId="6CA8ECB5" w14:textId="77777777" w:rsidR="002610E5" w:rsidRDefault="002610E5" w:rsidP="002610E5">
            <w:pPr>
              <w:pStyle w:val="XML1"/>
              <w:rPr>
                <w:ins w:id="13431" w:author="Thomas Dietz" w:date="2012-08-13T14:41:00Z"/>
              </w:rPr>
            </w:pPr>
            <w:ins w:id="13432" w:author="Thomas Dietz" w:date="2012-08-13T14:41:00Z">
              <w:r>
                <w:t xml:space="preserve">        If element 'PgenCounter' is present in a NETCONF</w:t>
              </w:r>
            </w:ins>
          </w:p>
          <w:p w14:paraId="278DDFB4" w14:textId="77777777" w:rsidR="002610E5" w:rsidRDefault="002610E5" w:rsidP="002610E5">
            <w:pPr>
              <w:pStyle w:val="XML1"/>
              <w:rPr>
                <w:ins w:id="13433" w:author="Thomas Dietz" w:date="2012-08-13T14:41:00Z"/>
              </w:rPr>
            </w:pPr>
            <w:ins w:id="13434" w:author="Thomas Dietz" w:date="2012-08-13T14:41:00Z">
              <w:r>
                <w:t xml:space="preserve">        &lt;edit-config&gt; operation 'create', 'merge' or 'replace' and</w:t>
              </w:r>
            </w:ins>
          </w:p>
          <w:p w14:paraId="08CBD14A" w14:textId="77777777" w:rsidR="002610E5" w:rsidRDefault="002610E5" w:rsidP="002610E5">
            <w:pPr>
              <w:pStyle w:val="XML1"/>
              <w:rPr>
                <w:ins w:id="13435" w:author="Thomas Dietz" w:date="2012-08-13T14:41:00Z"/>
              </w:rPr>
            </w:pPr>
            <w:ins w:id="13436" w:author="Thomas Dietz" w:date="2012-08-13T14:41:00Z">
              <w:r>
                <w:t xml:space="preserve">        this element is missing, a 'data-missing' error is</w:t>
              </w:r>
            </w:ins>
          </w:p>
          <w:p w14:paraId="0E28AFA5" w14:textId="77777777" w:rsidR="002610E5" w:rsidRDefault="002610E5" w:rsidP="002610E5">
            <w:pPr>
              <w:pStyle w:val="XML1"/>
              <w:rPr>
                <w:ins w:id="13437" w:author="Thomas Dietz" w:date="2012-08-13T14:41:00Z"/>
              </w:rPr>
            </w:pPr>
            <w:ins w:id="13438" w:author="Thomas Dietz" w:date="2012-08-13T14:41:00Z">
              <w:r>
                <w:t xml:space="preserve">        returned.";</w:t>
              </w:r>
            </w:ins>
          </w:p>
          <w:p w14:paraId="49E7036A" w14:textId="77777777" w:rsidR="002610E5" w:rsidRDefault="002610E5" w:rsidP="002610E5">
            <w:pPr>
              <w:pStyle w:val="XML1"/>
              <w:rPr>
                <w:ins w:id="13439" w:author="Thomas Dietz" w:date="2012-08-13T14:41:00Z"/>
              </w:rPr>
            </w:pPr>
            <w:ins w:id="13440" w:author="Thomas Dietz" w:date="2012-08-13T14:41:00Z">
              <w:r>
                <w:t xml:space="preserve">    }</w:t>
              </w:r>
            </w:ins>
          </w:p>
          <w:p w14:paraId="3E7AD55F" w14:textId="77777777" w:rsidR="002610E5" w:rsidRDefault="002610E5" w:rsidP="002610E5">
            <w:pPr>
              <w:pStyle w:val="XML1"/>
              <w:rPr>
                <w:ins w:id="13441" w:author="Thomas Dietz" w:date="2012-08-13T14:41:00Z"/>
              </w:rPr>
            </w:pPr>
            <w:ins w:id="13442" w:author="Thomas Dietz" w:date="2012-08-13T14:41:00Z">
              <w:r>
                <w:t xml:space="preserve">    leaf PgenCounter {</w:t>
              </w:r>
            </w:ins>
          </w:p>
          <w:p w14:paraId="09586B84" w14:textId="77777777" w:rsidR="002610E5" w:rsidRDefault="002610E5" w:rsidP="002610E5">
            <w:pPr>
              <w:pStyle w:val="XML1"/>
              <w:rPr>
                <w:ins w:id="13443" w:author="Thomas Dietz" w:date="2012-08-13T14:41:00Z"/>
              </w:rPr>
            </w:pPr>
            <w:ins w:id="13444" w:author="Thomas Dietz" w:date="2012-08-13T14:41:00Z">
              <w:r>
                <w:t xml:space="preserve">      when "count(../Seed) != 0";</w:t>
              </w:r>
            </w:ins>
          </w:p>
          <w:p w14:paraId="20215DCE" w14:textId="77777777" w:rsidR="002610E5" w:rsidRDefault="002610E5" w:rsidP="002610E5">
            <w:pPr>
              <w:pStyle w:val="XML1"/>
              <w:rPr>
                <w:ins w:id="13445" w:author="Thomas Dietz" w:date="2012-08-13T14:41:00Z"/>
              </w:rPr>
            </w:pPr>
            <w:ins w:id="13446" w:author="Thomas Dietz" w:date="2012-08-13T14:41:00Z">
              <w:r>
                <w:t xml:space="preserve">      type binary;</w:t>
              </w:r>
            </w:ins>
          </w:p>
          <w:p w14:paraId="3B1859D0" w14:textId="77777777" w:rsidR="002610E5" w:rsidRDefault="002610E5" w:rsidP="002610E5">
            <w:pPr>
              <w:pStyle w:val="XML1"/>
              <w:rPr>
                <w:ins w:id="13447" w:author="Thomas Dietz" w:date="2012-08-13T14:41:00Z"/>
              </w:rPr>
            </w:pPr>
            <w:ins w:id="13448" w:author="Thomas Dietz" w:date="2012-08-13T14:41:00Z">
              <w:r>
                <w:t xml:space="preserve">      mandatory true;</w:t>
              </w:r>
            </w:ins>
          </w:p>
          <w:p w14:paraId="303A6052" w14:textId="77777777" w:rsidR="002610E5" w:rsidRDefault="002610E5" w:rsidP="002610E5">
            <w:pPr>
              <w:pStyle w:val="XML1"/>
              <w:rPr>
                <w:ins w:id="13449" w:author="Thomas Dietz" w:date="2012-08-13T14:41:00Z"/>
              </w:rPr>
            </w:pPr>
            <w:ins w:id="13450" w:author="Thomas Dietz" w:date="2012-08-13T14:41:00Z">
              <w:r>
                <w:t xml:space="preserve">      description "This element is optional. It MUST be present in</w:t>
              </w:r>
            </w:ins>
          </w:p>
          <w:p w14:paraId="4A8E08DF" w14:textId="77777777" w:rsidR="002610E5" w:rsidRDefault="002610E5" w:rsidP="002610E5">
            <w:pPr>
              <w:pStyle w:val="XML1"/>
              <w:rPr>
                <w:ins w:id="13451" w:author="Thomas Dietz" w:date="2012-08-13T14:41:00Z"/>
              </w:rPr>
            </w:pPr>
            <w:ins w:id="13452" w:author="Thomas Dietz" w:date="2012-08-13T14:41:00Z">
              <w:r>
                <w:t xml:space="preserve">        the NETCONF data store, if the element 'Seed' is present.</w:t>
              </w:r>
            </w:ins>
          </w:p>
          <w:p w14:paraId="45F7401B" w14:textId="77777777" w:rsidR="002610E5" w:rsidRDefault="002610E5" w:rsidP="002610E5">
            <w:pPr>
              <w:pStyle w:val="XML1"/>
              <w:rPr>
                <w:ins w:id="13453" w:author="Thomas Dietz" w:date="2012-08-13T14:41:00Z"/>
              </w:rPr>
            </w:pPr>
            <w:ins w:id="13454" w:author="Thomas Dietz" w:date="2012-08-13T14:41:00Z">
              <w:r>
                <w:t xml:space="preserve">        </w:t>
              </w:r>
            </w:ins>
          </w:p>
          <w:p w14:paraId="396337A2" w14:textId="77777777" w:rsidR="002610E5" w:rsidRDefault="002610E5" w:rsidP="002610E5">
            <w:pPr>
              <w:pStyle w:val="XML1"/>
              <w:rPr>
                <w:ins w:id="13455" w:author="Thomas Dietz" w:date="2012-08-13T14:41:00Z"/>
              </w:rPr>
            </w:pPr>
            <w:ins w:id="13456" w:author="Thomas Dietz" w:date="2012-08-13T14:41:00Z">
              <w:r>
                <w:t xml:space="preserve">        If element 'Seed' is present in a NETCONF &lt;edit-config&gt;</w:t>
              </w:r>
            </w:ins>
          </w:p>
          <w:p w14:paraId="2E5A03F1" w14:textId="77777777" w:rsidR="002610E5" w:rsidRDefault="002610E5" w:rsidP="002610E5">
            <w:pPr>
              <w:pStyle w:val="XML1"/>
              <w:rPr>
                <w:ins w:id="13457" w:author="Thomas Dietz" w:date="2012-08-13T14:41:00Z"/>
              </w:rPr>
            </w:pPr>
            <w:ins w:id="13458" w:author="Thomas Dietz" w:date="2012-08-13T14:41:00Z">
              <w:r>
                <w:t xml:space="preserve">        operation 'create', 'merge' or 'replace' and this element</w:t>
              </w:r>
            </w:ins>
          </w:p>
          <w:p w14:paraId="4E55EFF8" w14:textId="77777777" w:rsidR="002610E5" w:rsidRDefault="002610E5" w:rsidP="002610E5">
            <w:pPr>
              <w:pStyle w:val="XML1"/>
              <w:rPr>
                <w:ins w:id="13459" w:author="Thomas Dietz" w:date="2012-08-13T14:41:00Z"/>
              </w:rPr>
            </w:pPr>
            <w:ins w:id="13460" w:author="Thomas Dietz" w:date="2012-08-13T14:41:00Z">
              <w:r>
                <w:t xml:space="preserve">        is missing, a 'data-missing' error is returned.";</w:t>
              </w:r>
            </w:ins>
          </w:p>
          <w:p w14:paraId="51E3D881" w14:textId="77777777" w:rsidR="002610E5" w:rsidRDefault="002610E5" w:rsidP="002610E5">
            <w:pPr>
              <w:pStyle w:val="XML1"/>
              <w:rPr>
                <w:ins w:id="13461" w:author="Thomas Dietz" w:date="2012-08-13T14:41:00Z"/>
              </w:rPr>
            </w:pPr>
            <w:ins w:id="13462" w:author="Thomas Dietz" w:date="2012-08-13T14:41:00Z">
              <w:r>
                <w:t xml:space="preserve">    }</w:t>
              </w:r>
            </w:ins>
          </w:p>
          <w:p w14:paraId="2CF5BDC8" w14:textId="77777777" w:rsidR="002610E5" w:rsidRDefault="002610E5" w:rsidP="002610E5">
            <w:pPr>
              <w:pStyle w:val="XML1"/>
              <w:rPr>
                <w:ins w:id="13463" w:author="Thomas Dietz" w:date="2012-08-13T14:41:00Z"/>
              </w:rPr>
            </w:pPr>
            <w:ins w:id="13464" w:author="Thomas Dietz" w:date="2012-08-13T14:41:00Z">
              <w:r>
                <w:t xml:space="preserve">  }</w:t>
              </w:r>
            </w:ins>
          </w:p>
          <w:p w14:paraId="6A7E713A" w14:textId="77777777" w:rsidR="002610E5" w:rsidRDefault="002610E5" w:rsidP="002610E5">
            <w:pPr>
              <w:pStyle w:val="XML1"/>
              <w:rPr>
                <w:ins w:id="13465" w:author="Thomas Dietz" w:date="2012-08-13T14:41:00Z"/>
              </w:rPr>
            </w:pPr>
            <w:ins w:id="13466" w:author="Thomas Dietz" w:date="2012-08-13T14:41:00Z">
              <w:r>
                <w:t xml:space="preserve">   </w:t>
              </w:r>
            </w:ins>
          </w:p>
          <w:p w14:paraId="0FCABA88" w14:textId="77777777" w:rsidR="002610E5" w:rsidRDefault="002610E5" w:rsidP="002610E5">
            <w:pPr>
              <w:pStyle w:val="XML1"/>
              <w:rPr>
                <w:ins w:id="13467" w:author="Thomas Dietz" w:date="2012-08-13T14:41:00Z"/>
              </w:rPr>
            </w:pPr>
            <w:ins w:id="13468" w:author="Thomas Dietz" w:date="2012-08-13T14:41:00Z">
              <w:r>
                <w:t xml:space="preserve">  grouping RSAKeyValueType {</w:t>
              </w:r>
            </w:ins>
          </w:p>
          <w:p w14:paraId="6F629B91" w14:textId="77777777" w:rsidR="002610E5" w:rsidRDefault="002610E5" w:rsidP="002610E5">
            <w:pPr>
              <w:pStyle w:val="XML1"/>
              <w:rPr>
                <w:ins w:id="13469" w:author="Thomas Dietz" w:date="2012-08-13T14:41:00Z"/>
              </w:rPr>
            </w:pPr>
            <w:ins w:id="13470" w:author="Thomas Dietz" w:date="2012-08-13T14:41:00Z">
              <w:r>
                <w:t xml:space="preserve">    description "RSA key values have two fields: Modulus and</w:t>
              </w:r>
            </w:ins>
          </w:p>
          <w:p w14:paraId="34F6F14D" w14:textId="77777777" w:rsidR="002610E5" w:rsidRDefault="002610E5" w:rsidP="002610E5">
            <w:pPr>
              <w:pStyle w:val="XML1"/>
              <w:rPr>
                <w:ins w:id="13471" w:author="Thomas Dietz" w:date="2012-08-13T14:41:00Z"/>
              </w:rPr>
            </w:pPr>
            <w:ins w:id="13472" w:author="Thomas Dietz" w:date="2012-08-13T14:41:00Z">
              <w:r>
                <w:t xml:space="preserve">      Exponent.";</w:t>
              </w:r>
            </w:ins>
          </w:p>
          <w:p w14:paraId="0093F8E8" w14:textId="77777777" w:rsidR="002610E5" w:rsidRDefault="002610E5" w:rsidP="002610E5">
            <w:pPr>
              <w:pStyle w:val="XML1"/>
              <w:rPr>
                <w:ins w:id="13473" w:author="Thomas Dietz" w:date="2012-08-13T14:41:00Z"/>
              </w:rPr>
            </w:pPr>
            <w:ins w:id="13474" w:author="Thomas Dietz" w:date="2012-08-13T14:41:00Z">
              <w:r>
                <w:t xml:space="preserve">    leaf Modulus {</w:t>
              </w:r>
            </w:ins>
          </w:p>
          <w:p w14:paraId="47C09F44" w14:textId="77777777" w:rsidR="002610E5" w:rsidRDefault="002610E5" w:rsidP="002610E5">
            <w:pPr>
              <w:pStyle w:val="XML1"/>
              <w:rPr>
                <w:ins w:id="13475" w:author="Thomas Dietz" w:date="2012-08-13T14:41:00Z"/>
              </w:rPr>
            </w:pPr>
            <w:ins w:id="13476" w:author="Thomas Dietz" w:date="2012-08-13T14:41:00Z">
              <w:r>
                <w:t xml:space="preserve">      type binary;</w:t>
              </w:r>
            </w:ins>
          </w:p>
          <w:p w14:paraId="43AADC61" w14:textId="77777777" w:rsidR="002610E5" w:rsidRDefault="002610E5" w:rsidP="002610E5">
            <w:pPr>
              <w:pStyle w:val="XML1"/>
              <w:rPr>
                <w:ins w:id="13477" w:author="Thomas Dietz" w:date="2012-08-13T14:41:00Z"/>
              </w:rPr>
            </w:pPr>
            <w:ins w:id="13478" w:author="Thomas Dietz" w:date="2012-08-13T14:41:00Z">
              <w:r>
                <w:t xml:space="preserve">      mandatory true;</w:t>
              </w:r>
            </w:ins>
          </w:p>
          <w:p w14:paraId="0CD55107" w14:textId="77777777" w:rsidR="002610E5" w:rsidRDefault="002610E5" w:rsidP="002610E5">
            <w:pPr>
              <w:pStyle w:val="XML1"/>
              <w:rPr>
                <w:ins w:id="13479" w:author="Thomas Dietz" w:date="2012-08-13T14:41:00Z"/>
              </w:rPr>
            </w:pPr>
            <w:ins w:id="13480" w:author="Thomas Dietz" w:date="2012-08-13T14:41:00Z">
              <w:r>
                <w:t xml:space="preserve">      description "This element MUST be present in the NETCONF data</w:t>
              </w:r>
            </w:ins>
          </w:p>
          <w:p w14:paraId="6E924093" w14:textId="77777777" w:rsidR="002610E5" w:rsidRDefault="002610E5" w:rsidP="002610E5">
            <w:pPr>
              <w:pStyle w:val="XML1"/>
              <w:rPr>
                <w:ins w:id="13481" w:author="Thomas Dietz" w:date="2012-08-13T14:41:00Z"/>
              </w:rPr>
            </w:pPr>
            <w:ins w:id="13482" w:author="Thomas Dietz" w:date="2012-08-13T14:41:00Z">
              <w:r>
                <w:t xml:space="preserve">        store. If this element is not present in a NETCONF</w:t>
              </w:r>
            </w:ins>
          </w:p>
          <w:p w14:paraId="7BC428BB" w14:textId="77777777" w:rsidR="002610E5" w:rsidRDefault="002610E5" w:rsidP="002610E5">
            <w:pPr>
              <w:pStyle w:val="XML1"/>
              <w:rPr>
                <w:ins w:id="13483" w:author="Thomas Dietz" w:date="2012-08-13T14:41:00Z"/>
              </w:rPr>
            </w:pPr>
            <w:ins w:id="13484" w:author="Thomas Dietz" w:date="2012-08-13T14:41:00Z">
              <w:r>
                <w:t xml:space="preserve">        &lt;edit-config&gt; operation 'create', 'merge' or 'replace' and</w:t>
              </w:r>
            </w:ins>
          </w:p>
          <w:p w14:paraId="2F5B8C57" w14:textId="77777777" w:rsidR="002610E5" w:rsidRDefault="002610E5" w:rsidP="002610E5">
            <w:pPr>
              <w:pStyle w:val="XML1"/>
              <w:rPr>
                <w:ins w:id="13485" w:author="Thomas Dietz" w:date="2012-08-13T14:41:00Z"/>
              </w:rPr>
            </w:pPr>
            <w:ins w:id="13486" w:author="Thomas Dietz" w:date="2012-08-13T14:41:00Z">
              <w:r>
                <w:t xml:space="preserve">        the parent element does not exist, a 'data-missing' error</w:t>
              </w:r>
            </w:ins>
          </w:p>
          <w:p w14:paraId="6623A990" w14:textId="77777777" w:rsidR="002610E5" w:rsidRDefault="002610E5" w:rsidP="002610E5">
            <w:pPr>
              <w:pStyle w:val="XML1"/>
              <w:rPr>
                <w:ins w:id="13487" w:author="Thomas Dietz" w:date="2012-08-13T14:41:00Z"/>
              </w:rPr>
            </w:pPr>
            <w:ins w:id="13488" w:author="Thomas Dietz" w:date="2012-08-13T14:41:00Z">
              <w:r>
                <w:t xml:space="preserve">        is returned.";</w:t>
              </w:r>
            </w:ins>
          </w:p>
          <w:p w14:paraId="012CEFDA" w14:textId="77777777" w:rsidR="002610E5" w:rsidRDefault="002610E5" w:rsidP="002610E5">
            <w:pPr>
              <w:pStyle w:val="XML1"/>
              <w:rPr>
                <w:ins w:id="13489" w:author="Thomas Dietz" w:date="2012-08-13T14:41:00Z"/>
              </w:rPr>
            </w:pPr>
            <w:ins w:id="13490" w:author="Thomas Dietz" w:date="2012-08-13T14:41:00Z">
              <w:r>
                <w:t xml:space="preserve">    }</w:t>
              </w:r>
            </w:ins>
          </w:p>
          <w:p w14:paraId="33FA3F4F" w14:textId="77777777" w:rsidR="002610E5" w:rsidRDefault="002610E5" w:rsidP="002610E5">
            <w:pPr>
              <w:pStyle w:val="XML1"/>
              <w:rPr>
                <w:ins w:id="13491" w:author="Thomas Dietz" w:date="2012-08-13T14:41:00Z"/>
              </w:rPr>
            </w:pPr>
            <w:ins w:id="13492" w:author="Thomas Dietz" w:date="2012-08-13T14:41:00Z">
              <w:r>
                <w:t xml:space="preserve">    leaf Exponent {</w:t>
              </w:r>
            </w:ins>
          </w:p>
          <w:p w14:paraId="225B8D9F" w14:textId="77777777" w:rsidR="002610E5" w:rsidRDefault="002610E5" w:rsidP="002610E5">
            <w:pPr>
              <w:pStyle w:val="XML1"/>
              <w:rPr>
                <w:ins w:id="13493" w:author="Thomas Dietz" w:date="2012-08-13T14:41:00Z"/>
              </w:rPr>
            </w:pPr>
            <w:ins w:id="13494" w:author="Thomas Dietz" w:date="2012-08-13T14:41:00Z">
              <w:r>
                <w:t xml:space="preserve">      type binary;</w:t>
              </w:r>
            </w:ins>
          </w:p>
          <w:p w14:paraId="2D54DC86" w14:textId="77777777" w:rsidR="002610E5" w:rsidRDefault="002610E5" w:rsidP="002610E5">
            <w:pPr>
              <w:pStyle w:val="XML1"/>
              <w:rPr>
                <w:ins w:id="13495" w:author="Thomas Dietz" w:date="2012-08-13T14:41:00Z"/>
              </w:rPr>
            </w:pPr>
            <w:ins w:id="13496" w:author="Thomas Dietz" w:date="2012-08-13T14:41:00Z">
              <w:r>
                <w:t xml:space="preserve">      mandatory true;</w:t>
              </w:r>
            </w:ins>
          </w:p>
          <w:p w14:paraId="2B9CD503" w14:textId="77777777" w:rsidR="002610E5" w:rsidRDefault="002610E5" w:rsidP="002610E5">
            <w:pPr>
              <w:pStyle w:val="XML1"/>
              <w:rPr>
                <w:ins w:id="13497" w:author="Thomas Dietz" w:date="2012-08-13T14:41:00Z"/>
              </w:rPr>
            </w:pPr>
            <w:ins w:id="13498" w:author="Thomas Dietz" w:date="2012-08-13T14:41:00Z">
              <w:r>
                <w:t xml:space="preserve">      description "This element MUST be present in the NETCONF data</w:t>
              </w:r>
            </w:ins>
          </w:p>
          <w:p w14:paraId="3AA4AB7F" w14:textId="77777777" w:rsidR="002610E5" w:rsidRDefault="002610E5" w:rsidP="002610E5">
            <w:pPr>
              <w:pStyle w:val="XML1"/>
              <w:rPr>
                <w:ins w:id="13499" w:author="Thomas Dietz" w:date="2012-08-13T14:41:00Z"/>
              </w:rPr>
            </w:pPr>
            <w:ins w:id="13500" w:author="Thomas Dietz" w:date="2012-08-13T14:41:00Z">
              <w:r>
                <w:t xml:space="preserve">        store. If this element is not present in a NETCONF</w:t>
              </w:r>
            </w:ins>
          </w:p>
          <w:p w14:paraId="5A53E956" w14:textId="77777777" w:rsidR="002610E5" w:rsidRDefault="002610E5" w:rsidP="002610E5">
            <w:pPr>
              <w:pStyle w:val="XML1"/>
              <w:rPr>
                <w:ins w:id="13501" w:author="Thomas Dietz" w:date="2012-08-13T14:41:00Z"/>
              </w:rPr>
            </w:pPr>
            <w:ins w:id="13502" w:author="Thomas Dietz" w:date="2012-08-13T14:41:00Z">
              <w:r>
                <w:t xml:space="preserve">        &lt;edit-config&gt; operation 'create', 'merge' or 'replace' and</w:t>
              </w:r>
            </w:ins>
          </w:p>
          <w:p w14:paraId="602B6155" w14:textId="77777777" w:rsidR="002610E5" w:rsidRDefault="002610E5" w:rsidP="002610E5">
            <w:pPr>
              <w:pStyle w:val="XML1"/>
              <w:rPr>
                <w:ins w:id="13503" w:author="Thomas Dietz" w:date="2012-08-13T14:41:00Z"/>
              </w:rPr>
            </w:pPr>
            <w:ins w:id="13504" w:author="Thomas Dietz" w:date="2012-08-13T14:41:00Z">
              <w:r>
                <w:t xml:space="preserve">        the parent element does not exist, a 'data-missing' error</w:t>
              </w:r>
            </w:ins>
          </w:p>
          <w:p w14:paraId="7B41D297" w14:textId="77777777" w:rsidR="002610E5" w:rsidRDefault="002610E5" w:rsidP="002610E5">
            <w:pPr>
              <w:pStyle w:val="XML1"/>
              <w:rPr>
                <w:ins w:id="13505" w:author="Thomas Dietz" w:date="2012-08-13T14:41:00Z"/>
              </w:rPr>
            </w:pPr>
            <w:ins w:id="13506" w:author="Thomas Dietz" w:date="2012-08-13T14:41:00Z">
              <w:r>
                <w:t xml:space="preserve">        is returned.";</w:t>
              </w:r>
            </w:ins>
          </w:p>
          <w:p w14:paraId="2738ED75" w14:textId="77777777" w:rsidR="002610E5" w:rsidRDefault="002610E5" w:rsidP="002610E5">
            <w:pPr>
              <w:pStyle w:val="XML1"/>
              <w:rPr>
                <w:ins w:id="13507" w:author="Thomas Dietz" w:date="2012-08-13T14:41:00Z"/>
              </w:rPr>
            </w:pPr>
            <w:ins w:id="13508" w:author="Thomas Dietz" w:date="2012-08-13T14:41:00Z">
              <w:r>
                <w:t xml:space="preserve">    }</w:t>
              </w:r>
            </w:ins>
          </w:p>
          <w:p w14:paraId="36DC7A01" w14:textId="4DFA6C0F" w:rsidR="00F542D1" w:rsidRPr="009F1B7D" w:rsidRDefault="002610E5" w:rsidP="002610E5">
            <w:pPr>
              <w:pStyle w:val="XML1"/>
            </w:pPr>
            <w:ins w:id="13509" w:author="Thomas Dietz" w:date="2012-08-13T14:41:00Z">
              <w:r>
                <w:lastRenderedPageBreak/>
                <w:t xml:space="preserve">  }</w:t>
              </w:r>
            </w:ins>
          </w:p>
        </w:tc>
      </w:tr>
    </w:tbl>
    <w:p w14:paraId="2A8AA651" w14:textId="14C36BD8" w:rsidR="0002263D" w:rsidRDefault="0002263D" w:rsidP="0002263D">
      <w:pPr>
        <w:pStyle w:val="Heading2"/>
      </w:pPr>
      <w:bookmarkStart w:id="13510" w:name="_Toc333403932"/>
      <w:r>
        <w:lastRenderedPageBreak/>
        <w:t>OpenFlow Flow Table</w:t>
      </w:r>
      <w:bookmarkEnd w:id="13510"/>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3511" w:name="_Toc333403933"/>
      <w:r w:rsidRPr="00DB42FD">
        <w:t>UML Diagram</w:t>
      </w:r>
      <w:bookmarkEnd w:id="13511"/>
    </w:p>
    <w:p w14:paraId="736333AE" w14:textId="6F730472" w:rsidR="00E26F0F" w:rsidRDefault="00A5340E" w:rsidP="00E26F0F">
      <w:pPr>
        <w:pStyle w:val="Caption"/>
        <w:jc w:val="center"/>
        <w:rPr>
          <w:color w:val="auto"/>
        </w:rPr>
      </w:pPr>
      <w:r>
        <w:object w:dxaOrig="6900" w:dyaOrig="5815" w14:anchorId="52307FF0">
          <v:shape id="_x0000_i1041" type="#_x0000_t75" style="width:345pt;height:290.4pt" o:ole="">
            <v:imagedata r:id="rId44" o:title=""/>
          </v:shape>
          <o:OLEObject Type="Embed" ProgID="Visio.Drawing.11" ShapeID="_x0000_i1041" DrawAspect="Content" ObjectID="_1407242441" r:id="rId45"/>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3512" w:name="_Toc333403934"/>
      <w:r>
        <w:t>XML Schema</w:t>
      </w:r>
      <w:bookmarkEnd w:id="13512"/>
    </w:p>
    <w:tbl>
      <w:tblPr>
        <w:tblStyle w:val="XMLtable"/>
        <w:tblW w:w="5000" w:type="pct"/>
        <w:tblLook w:val="04A0" w:firstRow="1" w:lastRow="0" w:firstColumn="1" w:lastColumn="0" w:noHBand="0" w:noVBand="1"/>
        <w:tblPrChange w:id="13513" w:author="Thomas Dietz" w:date="2012-08-13T14:46:00Z">
          <w:tblPr>
            <w:tblStyle w:val="TableGrid"/>
            <w:tblW w:w="0" w:type="auto"/>
            <w:tblInd w:w="378" w:type="dxa"/>
            <w:shd w:val="clear" w:color="auto" w:fill="C8FCCD"/>
            <w:tblLook w:val="04A0" w:firstRow="1" w:lastRow="0" w:firstColumn="1" w:lastColumn="0" w:noHBand="0" w:noVBand="1"/>
          </w:tblPr>
        </w:tblPrChange>
      </w:tblPr>
      <w:tblGrid>
        <w:gridCol w:w="9474"/>
        <w:tblGridChange w:id="13514">
          <w:tblGrid>
            <w:gridCol w:w="8820"/>
          </w:tblGrid>
        </w:tblGridChange>
      </w:tblGrid>
      <w:tr w:rsidR="00182140" w:rsidRPr="009F1B7D" w14:paraId="61758408" w14:textId="77777777" w:rsidTr="001B6EE7">
        <w:tc>
          <w:tcPr>
            <w:tcW w:w="8820" w:type="dxa"/>
            <w:tcPrChange w:id="13515" w:author="Thomas Dietz" w:date="2012-08-13T14:46:00Z">
              <w:tcPr>
                <w:tcW w:w="8820" w:type="dxa"/>
                <w:shd w:val="clear" w:color="auto" w:fill="C8FCCD"/>
              </w:tcPr>
            </w:tcPrChange>
          </w:tcPr>
          <w:p w14:paraId="1D7AAA9B" w14:textId="7D27748E" w:rsidR="00182140" w:rsidRPr="009F1B7D" w:rsidDel="00105B1A" w:rsidRDefault="00182140" w:rsidP="00576FDE">
            <w:pPr>
              <w:pStyle w:val="XML1"/>
              <w:rPr>
                <w:del w:id="13516" w:author="Thomas Dietz" w:date="2012-08-13T14:41:00Z"/>
              </w:rPr>
            </w:pPr>
            <w:del w:id="13517" w:author="Thomas Dietz" w:date="2012-08-13T14:41:00Z">
              <w:r w:rsidRPr="009F1B7D" w:rsidDel="00105B1A">
                <w:delText>&lt;xs:complexType name="</w:delText>
              </w:r>
              <w:r w:rsidDel="00105B1A">
                <w:delText>OFFlowTableType</w:delText>
              </w:r>
              <w:r w:rsidRPr="009F1B7D" w:rsidDel="00105B1A">
                <w:delText>"&gt;</w:delText>
              </w:r>
            </w:del>
          </w:p>
          <w:p w14:paraId="05EFC704" w14:textId="6DAF7454" w:rsidR="00182140" w:rsidRPr="009F1B7D" w:rsidDel="00105B1A" w:rsidRDefault="00182140" w:rsidP="00576FDE">
            <w:pPr>
              <w:pStyle w:val="XML2"/>
              <w:rPr>
                <w:del w:id="13518" w:author="Thomas Dietz" w:date="2012-08-13T14:41:00Z"/>
              </w:rPr>
            </w:pPr>
            <w:del w:id="13519" w:author="Thomas Dietz" w:date="2012-08-13T14:41:00Z">
              <w:r w:rsidRPr="009F1B7D" w:rsidDel="00105B1A">
                <w:delText>&lt;xs:complexContent&gt;</w:delText>
              </w:r>
            </w:del>
          </w:p>
          <w:p w14:paraId="5AB29B99" w14:textId="703857F4" w:rsidR="00182140" w:rsidRPr="009F1B7D" w:rsidDel="00105B1A" w:rsidRDefault="00182140" w:rsidP="00576FDE">
            <w:pPr>
              <w:pStyle w:val="XML3"/>
              <w:rPr>
                <w:del w:id="13520" w:author="Thomas Dietz" w:date="2012-08-13T14:41:00Z"/>
              </w:rPr>
            </w:pPr>
            <w:del w:id="13521" w:author="Thomas Dietz" w:date="2012-08-13T14:41:00Z">
              <w:r w:rsidRPr="009F1B7D" w:rsidDel="00105B1A">
                <w:delText>&lt;xs:extension base="OFResourceType"&gt;</w:delText>
              </w:r>
            </w:del>
          </w:p>
          <w:p w14:paraId="2DB6CCD6" w14:textId="745F16B7" w:rsidR="007F456E" w:rsidDel="00105B1A" w:rsidRDefault="00182140" w:rsidP="007F456E">
            <w:pPr>
              <w:pStyle w:val="XML4"/>
              <w:rPr>
                <w:del w:id="13522" w:author="Thomas Dietz" w:date="2012-08-13T14:41:00Z"/>
              </w:rPr>
            </w:pPr>
            <w:del w:id="13523" w:author="Thomas Dietz" w:date="2012-08-13T14:41:00Z">
              <w:r w:rsidRPr="009F1B7D" w:rsidDel="00105B1A">
                <w:delText>&lt;xs:sequence maxOccurs="1" minOccurs="1"&gt;</w:delText>
              </w:r>
            </w:del>
          </w:p>
          <w:p w14:paraId="1CA3D7CB" w14:textId="7EF753AD" w:rsidR="00D26BE7" w:rsidDel="00105B1A" w:rsidRDefault="00D26BE7" w:rsidP="00025A73">
            <w:pPr>
              <w:pStyle w:val="XML5"/>
              <w:rPr>
                <w:del w:id="13524" w:author="Thomas Dietz" w:date="2012-08-13T14:41:00Z"/>
              </w:rPr>
            </w:pPr>
            <w:del w:id="13525" w:author="Thomas Dietz" w:date="2012-08-13T14:41:00Z">
              <w:r w:rsidDel="00105B1A">
                <w:delText>&lt;xs:element name=”max-entries” type=”xs:integer”/&gt;</w:delText>
              </w:r>
            </w:del>
          </w:p>
          <w:p w14:paraId="509E73AC" w14:textId="715214F2" w:rsidR="00880595" w:rsidDel="00105B1A" w:rsidRDefault="00880595" w:rsidP="00025A73">
            <w:pPr>
              <w:pStyle w:val="XML5"/>
              <w:rPr>
                <w:del w:id="13526" w:author="Thomas Dietz" w:date="2012-08-13T14:41:00Z"/>
              </w:rPr>
            </w:pPr>
            <w:del w:id="13527" w:author="Thomas Dietz" w:date="2012-08-13T14:41:00Z">
              <w:r w:rsidDel="00105B1A">
                <w:delText>&lt;xs:element name="next-tables" type="OFNextFlowTables"/&gt;</w:delText>
              </w:r>
            </w:del>
          </w:p>
          <w:p w14:paraId="58DD039C" w14:textId="74FA86EA" w:rsidR="007F456E" w:rsidDel="00105B1A" w:rsidRDefault="007F456E" w:rsidP="00025A73">
            <w:pPr>
              <w:pStyle w:val="XML5"/>
              <w:rPr>
                <w:del w:id="13528" w:author="Thomas Dietz" w:date="2012-08-13T14:41:00Z"/>
              </w:rPr>
            </w:pPr>
            <w:del w:id="13529" w:author="Thomas Dietz" w:date="2012-08-13T14:41:00Z">
              <w:r w:rsidDel="00105B1A">
                <w:delText>&lt;xs:element name="instructions" type="OFFlowTableInstructions"/&gt;</w:delText>
              </w:r>
            </w:del>
          </w:p>
          <w:p w14:paraId="45389BA4" w14:textId="4B2EF9D9" w:rsidR="00880595" w:rsidDel="00105B1A" w:rsidRDefault="007F456E" w:rsidP="006D25FF">
            <w:pPr>
              <w:pStyle w:val="XML5"/>
              <w:rPr>
                <w:del w:id="13530" w:author="Thomas Dietz" w:date="2012-08-13T14:41:00Z"/>
              </w:rPr>
            </w:pPr>
            <w:del w:id="13531" w:author="Thomas Dietz" w:date="2012-08-13T14:41:00Z">
              <w:r w:rsidDel="00105B1A">
                <w:delText>&lt;xs:element name="matches" type="OFFlowTableMatch</w:delText>
              </w:r>
              <w:r w:rsidR="0027566C" w:rsidDel="00105B1A">
                <w:delText>Fields</w:delText>
              </w:r>
              <w:r w:rsidDel="00105B1A">
                <w:delText>"/&gt;</w:delText>
              </w:r>
            </w:del>
          </w:p>
          <w:p w14:paraId="068F95A9" w14:textId="6433CAFA" w:rsidR="007F456E" w:rsidDel="00105B1A" w:rsidRDefault="007F456E" w:rsidP="00025A73">
            <w:pPr>
              <w:pStyle w:val="XML5"/>
              <w:rPr>
                <w:del w:id="13532" w:author="Thomas Dietz" w:date="2012-08-13T14:41:00Z"/>
              </w:rPr>
            </w:pPr>
            <w:del w:id="13533" w:author="Thomas Dietz" w:date="2012-08-13T14:41:00Z">
              <w:r w:rsidDel="00105B1A">
                <w:delText>&lt;xs:element name="write-actions" type="OFFlowTableWriteActions"/&gt;</w:delText>
              </w:r>
            </w:del>
          </w:p>
          <w:p w14:paraId="4D6D2EC3" w14:textId="31FECE29" w:rsidR="007F456E" w:rsidDel="00105B1A" w:rsidRDefault="007F456E" w:rsidP="00025A73">
            <w:pPr>
              <w:pStyle w:val="XML5"/>
              <w:rPr>
                <w:del w:id="13534" w:author="Thomas Dietz" w:date="2012-08-13T14:41:00Z"/>
              </w:rPr>
            </w:pPr>
            <w:del w:id="13535" w:author="Thomas Dietz" w:date="2012-08-13T14:41:00Z">
              <w:r w:rsidDel="00105B1A">
                <w:delText>&lt;xs:element name="apply-actions" type="OFFlowTableApplyActions"/&gt;</w:delText>
              </w:r>
            </w:del>
          </w:p>
          <w:p w14:paraId="5EBE7EA3" w14:textId="1737BF9B" w:rsidR="006D25FF" w:rsidDel="00105B1A" w:rsidRDefault="006D25FF" w:rsidP="006D25FF">
            <w:pPr>
              <w:pStyle w:val="XML5"/>
              <w:rPr>
                <w:del w:id="13536" w:author="Thomas Dietz" w:date="2012-08-13T14:41:00Z"/>
              </w:rPr>
            </w:pPr>
            <w:del w:id="13537" w:author="Thomas Dietz" w:date="2012-08-13T14:41:00Z">
              <w:r w:rsidDel="00105B1A">
                <w:delText>&lt;xs:element name="write-setfields" type="OFFlowTableMatchFields"/&gt;</w:delText>
              </w:r>
            </w:del>
          </w:p>
          <w:p w14:paraId="4D0D1B11" w14:textId="336CBB51" w:rsidR="006D25FF" w:rsidDel="00105B1A" w:rsidRDefault="006D25FF" w:rsidP="006D25FF">
            <w:pPr>
              <w:pStyle w:val="XML5"/>
              <w:rPr>
                <w:del w:id="13538" w:author="Thomas Dietz" w:date="2012-08-13T14:41:00Z"/>
              </w:rPr>
            </w:pPr>
            <w:del w:id="13539" w:author="Thomas Dietz" w:date="2012-08-13T14:41:00Z">
              <w:r w:rsidDel="00105B1A">
                <w:delText>&lt;xs:element name="apply-setfields" type="OFFlowTableMatchFields"/&gt;</w:delText>
              </w:r>
            </w:del>
          </w:p>
          <w:p w14:paraId="4811678E" w14:textId="6D5AEA17" w:rsidR="006D25FF" w:rsidDel="00105B1A" w:rsidRDefault="006D25FF" w:rsidP="006D25FF">
            <w:pPr>
              <w:pStyle w:val="XML5"/>
              <w:rPr>
                <w:del w:id="13540" w:author="Thomas Dietz" w:date="2012-08-13T14:41:00Z"/>
              </w:rPr>
            </w:pPr>
            <w:del w:id="13541" w:author="Thomas Dietz" w:date="2012-08-13T14:41:00Z">
              <w:r w:rsidDel="00105B1A">
                <w:delText>&lt;xs:element name="wildcards" type="OFFlowTableMatchFields"/&gt;</w:delText>
              </w:r>
            </w:del>
          </w:p>
          <w:p w14:paraId="70A7DBC8" w14:textId="53D36220" w:rsidR="007F456E" w:rsidDel="00105B1A" w:rsidRDefault="007F456E" w:rsidP="00025A73">
            <w:pPr>
              <w:pStyle w:val="XML5"/>
              <w:rPr>
                <w:del w:id="13542" w:author="Thomas Dietz" w:date="2012-08-13T14:41:00Z"/>
              </w:rPr>
            </w:pPr>
            <w:del w:id="13543" w:author="Thomas Dietz" w:date="2012-08-13T14:41:00Z">
              <w:r w:rsidDel="00105B1A">
                <w:delText>&lt;xs:element name="metadata-match" type="xs:hexBinary"/&gt;</w:delText>
              </w:r>
            </w:del>
          </w:p>
          <w:p w14:paraId="1C8796D7" w14:textId="0DF2C2EC" w:rsidR="007F456E" w:rsidRPr="009F1B7D" w:rsidDel="00105B1A" w:rsidRDefault="007F456E" w:rsidP="00025A73">
            <w:pPr>
              <w:pStyle w:val="XML5"/>
              <w:rPr>
                <w:del w:id="13544" w:author="Thomas Dietz" w:date="2012-08-13T14:41:00Z"/>
              </w:rPr>
            </w:pPr>
            <w:del w:id="13545" w:author="Thomas Dietz" w:date="2012-08-13T14:41:00Z">
              <w:r w:rsidDel="00105B1A">
                <w:delText>&lt;xs:element name="metadata-write" type="xs:hexBinary"/&gt;</w:delText>
              </w:r>
            </w:del>
          </w:p>
          <w:p w14:paraId="10CC5317" w14:textId="352C9267" w:rsidR="00182140" w:rsidRPr="009F1B7D" w:rsidDel="00105B1A" w:rsidRDefault="00182140" w:rsidP="00576FDE">
            <w:pPr>
              <w:pStyle w:val="XML4"/>
              <w:rPr>
                <w:del w:id="13546" w:author="Thomas Dietz" w:date="2012-08-13T14:41:00Z"/>
              </w:rPr>
            </w:pPr>
            <w:del w:id="13547" w:author="Thomas Dietz" w:date="2012-08-13T14:41:00Z">
              <w:r w:rsidRPr="009F1B7D" w:rsidDel="00105B1A">
                <w:lastRenderedPageBreak/>
                <w:delText>&lt;/xs:sequence&gt;</w:delText>
              </w:r>
            </w:del>
          </w:p>
          <w:p w14:paraId="099C49C3" w14:textId="3E466DC7" w:rsidR="00182140" w:rsidRPr="009F1B7D" w:rsidDel="00105B1A" w:rsidRDefault="00182140" w:rsidP="00576FDE">
            <w:pPr>
              <w:pStyle w:val="XML3"/>
              <w:rPr>
                <w:del w:id="13548" w:author="Thomas Dietz" w:date="2012-08-13T14:41:00Z"/>
              </w:rPr>
            </w:pPr>
            <w:del w:id="13549" w:author="Thomas Dietz" w:date="2012-08-13T14:41:00Z">
              <w:r w:rsidRPr="009F1B7D" w:rsidDel="00105B1A">
                <w:delText>&lt;/xs:extension&gt;</w:delText>
              </w:r>
            </w:del>
          </w:p>
          <w:p w14:paraId="4BC67E5A" w14:textId="2EEE371F" w:rsidR="00182140" w:rsidRPr="009F1B7D" w:rsidDel="00105B1A" w:rsidRDefault="00182140" w:rsidP="00576FDE">
            <w:pPr>
              <w:pStyle w:val="XML2"/>
              <w:rPr>
                <w:del w:id="13550" w:author="Thomas Dietz" w:date="2012-08-13T14:41:00Z"/>
              </w:rPr>
            </w:pPr>
            <w:del w:id="13551" w:author="Thomas Dietz" w:date="2012-08-13T14:41:00Z">
              <w:r w:rsidRPr="009F1B7D" w:rsidDel="00105B1A">
                <w:delText>&lt;/xs:complexContent&gt;</w:delText>
              </w:r>
            </w:del>
          </w:p>
          <w:p w14:paraId="18EA2B99" w14:textId="48E19504" w:rsidR="00182140" w:rsidDel="00105B1A" w:rsidRDefault="00182140" w:rsidP="00576FDE">
            <w:pPr>
              <w:pStyle w:val="XML1"/>
              <w:rPr>
                <w:del w:id="13552" w:author="Thomas Dietz" w:date="2012-08-13T14:41:00Z"/>
              </w:rPr>
            </w:pPr>
            <w:del w:id="13553" w:author="Thomas Dietz" w:date="2012-08-13T14:41:00Z">
              <w:r w:rsidRPr="009F1B7D" w:rsidDel="00105B1A">
                <w:delText>&lt;/xs:complexType&gt;</w:delText>
              </w:r>
            </w:del>
          </w:p>
          <w:p w14:paraId="6A974B72" w14:textId="111E8F5A" w:rsidR="00182140" w:rsidDel="00105B1A" w:rsidRDefault="00182140" w:rsidP="00576FDE">
            <w:pPr>
              <w:pStyle w:val="XML1"/>
              <w:rPr>
                <w:del w:id="13554" w:author="Thomas Dietz" w:date="2012-08-13T14:41:00Z"/>
              </w:rPr>
            </w:pPr>
          </w:p>
          <w:p w14:paraId="26C0E826" w14:textId="5C6E1B74" w:rsidR="007F456E" w:rsidDel="00105B1A" w:rsidRDefault="007F456E" w:rsidP="007F456E">
            <w:pPr>
              <w:pStyle w:val="XML1"/>
              <w:rPr>
                <w:del w:id="13555" w:author="Thomas Dietz" w:date="2012-08-13T14:41:00Z"/>
              </w:rPr>
            </w:pPr>
            <w:del w:id="13556" w:author="Thomas Dietz" w:date="2012-08-13T14:41:00Z">
              <w:r w:rsidDel="00105B1A">
                <w:delText>&lt;xs:complexType name="OFFlowTableInstructions"&gt;</w:delText>
              </w:r>
            </w:del>
          </w:p>
          <w:p w14:paraId="5196BE10" w14:textId="07200DFB" w:rsidR="007F456E" w:rsidDel="00105B1A" w:rsidRDefault="007F456E" w:rsidP="00025A73">
            <w:pPr>
              <w:pStyle w:val="XML2"/>
              <w:rPr>
                <w:del w:id="13557" w:author="Thomas Dietz" w:date="2012-08-13T14:41:00Z"/>
              </w:rPr>
            </w:pPr>
            <w:del w:id="13558" w:author="Thomas Dietz" w:date="2012-08-13T14:41:00Z">
              <w:r w:rsidDel="00105B1A">
                <w:delText>&lt;xs:sequence minOccurs="1" maxOccurs="unbounded"&gt;</w:delText>
              </w:r>
            </w:del>
          </w:p>
          <w:p w14:paraId="1F0657DD" w14:textId="73C50BAE" w:rsidR="007F456E" w:rsidDel="00105B1A" w:rsidRDefault="007F456E" w:rsidP="00025A73">
            <w:pPr>
              <w:pStyle w:val="XML3"/>
              <w:rPr>
                <w:del w:id="13559" w:author="Thomas Dietz" w:date="2012-08-13T14:41:00Z"/>
              </w:rPr>
            </w:pPr>
            <w:del w:id="13560" w:author="Thomas Dietz" w:date="2012-08-13T14:41:00Z">
              <w:r w:rsidDel="00105B1A">
                <w:delText>&lt;xs:element name="type" type="OFInstructionType"/&gt;</w:delText>
              </w:r>
            </w:del>
          </w:p>
          <w:p w14:paraId="516569EA" w14:textId="695E0693" w:rsidR="007F456E" w:rsidDel="00105B1A" w:rsidRDefault="007F456E" w:rsidP="00025A73">
            <w:pPr>
              <w:pStyle w:val="XML2"/>
              <w:rPr>
                <w:del w:id="13561" w:author="Thomas Dietz" w:date="2012-08-13T14:41:00Z"/>
              </w:rPr>
            </w:pPr>
            <w:del w:id="13562" w:author="Thomas Dietz" w:date="2012-08-13T14:41:00Z">
              <w:r w:rsidDel="00105B1A">
                <w:delText>&lt;/xs:sequence&gt;</w:delText>
              </w:r>
            </w:del>
          </w:p>
          <w:p w14:paraId="3A9D0B6D" w14:textId="572F12B0" w:rsidR="007F456E" w:rsidDel="00105B1A" w:rsidRDefault="007F456E" w:rsidP="007F456E">
            <w:pPr>
              <w:pStyle w:val="XML1"/>
              <w:rPr>
                <w:del w:id="13563" w:author="Thomas Dietz" w:date="2012-08-13T14:41:00Z"/>
              </w:rPr>
            </w:pPr>
            <w:del w:id="13564" w:author="Thomas Dietz" w:date="2012-08-13T14:41:00Z">
              <w:r w:rsidDel="00105B1A">
                <w:delText>&lt;/xs:complexType&gt;</w:delText>
              </w:r>
            </w:del>
          </w:p>
          <w:p w14:paraId="35CC3123" w14:textId="43ECC93F" w:rsidR="007F456E" w:rsidDel="00105B1A" w:rsidRDefault="007F456E" w:rsidP="007F456E">
            <w:pPr>
              <w:pStyle w:val="XML1"/>
              <w:rPr>
                <w:del w:id="13565" w:author="Thomas Dietz" w:date="2012-08-13T14:41:00Z"/>
              </w:rPr>
            </w:pPr>
          </w:p>
          <w:p w14:paraId="5720AD38" w14:textId="5DD16123" w:rsidR="003F031E" w:rsidDel="00105B1A" w:rsidRDefault="003F031E" w:rsidP="003F031E">
            <w:pPr>
              <w:pStyle w:val="XML1"/>
              <w:rPr>
                <w:del w:id="13566" w:author="Thomas Dietz" w:date="2012-08-13T14:41:00Z"/>
              </w:rPr>
            </w:pPr>
            <w:del w:id="13567" w:author="Thomas Dietz" w:date="2012-08-13T14:41:00Z">
              <w:r w:rsidDel="00105B1A">
                <w:delText>&lt;xs:complexType name="OFNextFlowTables"&gt;</w:delText>
              </w:r>
            </w:del>
          </w:p>
          <w:p w14:paraId="1BA21DB4" w14:textId="4488654A" w:rsidR="003F031E" w:rsidDel="00105B1A" w:rsidRDefault="003F031E" w:rsidP="003F031E">
            <w:pPr>
              <w:pStyle w:val="XML2"/>
              <w:rPr>
                <w:del w:id="13568" w:author="Thomas Dietz" w:date="2012-08-13T14:41:00Z"/>
              </w:rPr>
            </w:pPr>
            <w:del w:id="13569" w:author="Thomas Dietz" w:date="2012-08-13T14:41:00Z">
              <w:r w:rsidDel="00105B1A">
                <w:delText>&lt;xs:sequence minOccurs="1" maxOccurs="unbounded"&gt;</w:delText>
              </w:r>
            </w:del>
          </w:p>
          <w:p w14:paraId="355A4C7F" w14:textId="3FA29F1A" w:rsidR="003F031E" w:rsidDel="00105B1A" w:rsidRDefault="003F031E" w:rsidP="003F031E">
            <w:pPr>
              <w:pStyle w:val="XML3"/>
              <w:rPr>
                <w:del w:id="13570" w:author="Thomas Dietz" w:date="2012-08-13T14:41:00Z"/>
              </w:rPr>
            </w:pPr>
            <w:del w:id="13571" w:author="Thomas Dietz" w:date="2012-08-13T14:41:00Z">
              <w:r w:rsidDel="00105B1A">
                <w:delText>&lt;xs:element name="table-id" type="OFConfigID"/&gt;</w:delText>
              </w:r>
            </w:del>
          </w:p>
          <w:p w14:paraId="64357043" w14:textId="5CBE6C67" w:rsidR="003F031E" w:rsidDel="00105B1A" w:rsidRDefault="003F031E" w:rsidP="003F031E">
            <w:pPr>
              <w:pStyle w:val="XML2"/>
              <w:rPr>
                <w:del w:id="13572" w:author="Thomas Dietz" w:date="2012-08-13T14:41:00Z"/>
              </w:rPr>
            </w:pPr>
            <w:del w:id="13573" w:author="Thomas Dietz" w:date="2012-08-13T14:41:00Z">
              <w:r w:rsidDel="00105B1A">
                <w:delText>&lt;/xs:sequence&gt;</w:delText>
              </w:r>
            </w:del>
          </w:p>
          <w:p w14:paraId="7120A928" w14:textId="1051A1F5" w:rsidR="003F031E" w:rsidDel="00105B1A" w:rsidRDefault="003F031E" w:rsidP="003F031E">
            <w:pPr>
              <w:pStyle w:val="XML1"/>
              <w:rPr>
                <w:del w:id="13574" w:author="Thomas Dietz" w:date="2012-08-13T14:41:00Z"/>
              </w:rPr>
            </w:pPr>
            <w:del w:id="13575" w:author="Thomas Dietz" w:date="2012-08-13T14:41:00Z">
              <w:r w:rsidDel="00105B1A">
                <w:delText>&lt;/xs:complexType&gt;</w:delText>
              </w:r>
            </w:del>
          </w:p>
          <w:p w14:paraId="43D17FCD" w14:textId="26BEF51E" w:rsidR="003F031E" w:rsidDel="00105B1A" w:rsidRDefault="003F031E" w:rsidP="007F456E">
            <w:pPr>
              <w:pStyle w:val="XML1"/>
              <w:rPr>
                <w:del w:id="13576" w:author="Thomas Dietz" w:date="2012-08-13T14:41:00Z"/>
              </w:rPr>
            </w:pPr>
          </w:p>
          <w:p w14:paraId="7585CBB3" w14:textId="2361DDE8" w:rsidR="007F456E" w:rsidDel="00105B1A" w:rsidRDefault="007F456E" w:rsidP="007F456E">
            <w:pPr>
              <w:pStyle w:val="XML1"/>
              <w:rPr>
                <w:del w:id="13577" w:author="Thomas Dietz" w:date="2012-08-13T14:41:00Z"/>
              </w:rPr>
            </w:pPr>
            <w:del w:id="13578" w:author="Thomas Dietz" w:date="2012-08-13T14:41:00Z">
              <w:r w:rsidDel="00105B1A">
                <w:delText>&lt;xs:complexType name="OFFlowTableMatche</w:delText>
              </w:r>
              <w:r w:rsidR="00E00803" w:rsidDel="00105B1A">
                <w:delText>Fields</w:delText>
              </w:r>
              <w:r w:rsidDel="00105B1A">
                <w:delText>"&gt;</w:delText>
              </w:r>
            </w:del>
          </w:p>
          <w:p w14:paraId="28E496E0" w14:textId="7C8AE445" w:rsidR="007F456E" w:rsidDel="00105B1A" w:rsidRDefault="007F456E" w:rsidP="00025A73">
            <w:pPr>
              <w:pStyle w:val="XML2"/>
              <w:rPr>
                <w:del w:id="13579" w:author="Thomas Dietz" w:date="2012-08-13T14:41:00Z"/>
              </w:rPr>
            </w:pPr>
            <w:del w:id="13580" w:author="Thomas Dietz" w:date="2012-08-13T14:41:00Z">
              <w:r w:rsidDel="00105B1A">
                <w:delText>&lt;xs:sequence minOccurs="1" maxOccurs="unbounded"&gt;</w:delText>
              </w:r>
            </w:del>
          </w:p>
          <w:p w14:paraId="647CEB29" w14:textId="103B5FDC" w:rsidR="007F456E" w:rsidDel="00105B1A" w:rsidRDefault="007F456E" w:rsidP="00025A73">
            <w:pPr>
              <w:pStyle w:val="XML3"/>
              <w:rPr>
                <w:del w:id="13581" w:author="Thomas Dietz" w:date="2012-08-13T14:41:00Z"/>
              </w:rPr>
            </w:pPr>
            <w:del w:id="13582" w:author="Thomas Dietz" w:date="2012-08-13T14:41:00Z">
              <w:r w:rsidDel="00105B1A">
                <w:delText>&lt;xs:element name="type" type="OFMatch</w:delText>
              </w:r>
              <w:r w:rsidR="00E00803" w:rsidDel="00105B1A">
                <w:delText>Field</w:delText>
              </w:r>
              <w:r w:rsidDel="00105B1A">
                <w:delText>Type"/&gt;</w:delText>
              </w:r>
            </w:del>
          </w:p>
          <w:p w14:paraId="2756714B" w14:textId="50D92C26" w:rsidR="007F456E" w:rsidDel="00105B1A" w:rsidRDefault="007F456E" w:rsidP="00025A73">
            <w:pPr>
              <w:pStyle w:val="XML2"/>
              <w:rPr>
                <w:del w:id="13583" w:author="Thomas Dietz" w:date="2012-08-13T14:41:00Z"/>
              </w:rPr>
            </w:pPr>
            <w:del w:id="13584" w:author="Thomas Dietz" w:date="2012-08-13T14:41:00Z">
              <w:r w:rsidDel="00105B1A">
                <w:delText>&lt;/xs:sequence&gt;</w:delText>
              </w:r>
            </w:del>
          </w:p>
          <w:p w14:paraId="3A450537" w14:textId="367F949B" w:rsidR="007F456E" w:rsidDel="00105B1A" w:rsidRDefault="007F456E" w:rsidP="007F456E">
            <w:pPr>
              <w:pStyle w:val="XML1"/>
              <w:rPr>
                <w:del w:id="13585" w:author="Thomas Dietz" w:date="2012-08-13T14:41:00Z"/>
              </w:rPr>
            </w:pPr>
            <w:del w:id="13586" w:author="Thomas Dietz" w:date="2012-08-13T14:41:00Z">
              <w:r w:rsidDel="00105B1A">
                <w:delText>&lt;/xs:complexType&gt;</w:delText>
              </w:r>
            </w:del>
          </w:p>
          <w:p w14:paraId="04E5E6F3" w14:textId="5774E03D" w:rsidR="007F456E" w:rsidDel="00105B1A" w:rsidRDefault="007F456E" w:rsidP="007F456E">
            <w:pPr>
              <w:pStyle w:val="XML1"/>
              <w:rPr>
                <w:del w:id="13587" w:author="Thomas Dietz" w:date="2012-08-13T14:41:00Z"/>
              </w:rPr>
            </w:pPr>
          </w:p>
          <w:p w14:paraId="02D9B533" w14:textId="39CB6D83" w:rsidR="007F456E" w:rsidDel="00105B1A" w:rsidRDefault="007F456E" w:rsidP="007F456E">
            <w:pPr>
              <w:pStyle w:val="XML1"/>
              <w:rPr>
                <w:del w:id="13588" w:author="Thomas Dietz" w:date="2012-08-13T14:41:00Z"/>
              </w:rPr>
            </w:pPr>
            <w:del w:id="13589" w:author="Thomas Dietz" w:date="2012-08-13T14:41:00Z">
              <w:r w:rsidDel="00105B1A">
                <w:delText>&lt;xs:complexType name="OFFlowTableWriteActions"&gt;</w:delText>
              </w:r>
            </w:del>
          </w:p>
          <w:p w14:paraId="75090C7D" w14:textId="4C34FCE7" w:rsidR="007F456E" w:rsidDel="00105B1A" w:rsidRDefault="007F456E" w:rsidP="00025A73">
            <w:pPr>
              <w:pStyle w:val="XML2"/>
              <w:rPr>
                <w:del w:id="13590" w:author="Thomas Dietz" w:date="2012-08-13T14:41:00Z"/>
              </w:rPr>
            </w:pPr>
            <w:del w:id="13591" w:author="Thomas Dietz" w:date="2012-08-13T14:41:00Z">
              <w:r w:rsidDel="00105B1A">
                <w:delText>&lt;xs:sequence minOccurs="1" maxOccurs="unbounded"&gt;</w:delText>
              </w:r>
            </w:del>
          </w:p>
          <w:p w14:paraId="773102A2" w14:textId="27D6FA3E" w:rsidR="007F456E" w:rsidDel="00105B1A" w:rsidRDefault="007F456E" w:rsidP="00025A73">
            <w:pPr>
              <w:pStyle w:val="XML3"/>
              <w:rPr>
                <w:del w:id="13592" w:author="Thomas Dietz" w:date="2012-08-13T14:41:00Z"/>
              </w:rPr>
            </w:pPr>
            <w:del w:id="13593" w:author="Thomas Dietz" w:date="2012-08-13T14:41:00Z">
              <w:r w:rsidDel="00105B1A">
                <w:delText>&lt;xs:element name="type" type="OFActionType"/&gt;</w:delText>
              </w:r>
            </w:del>
          </w:p>
          <w:p w14:paraId="2E3EEEEC" w14:textId="7D4AEB92" w:rsidR="007F456E" w:rsidDel="00105B1A" w:rsidRDefault="007F456E" w:rsidP="00025A73">
            <w:pPr>
              <w:pStyle w:val="XML2"/>
              <w:rPr>
                <w:del w:id="13594" w:author="Thomas Dietz" w:date="2012-08-13T14:41:00Z"/>
              </w:rPr>
            </w:pPr>
            <w:del w:id="13595" w:author="Thomas Dietz" w:date="2012-08-13T14:41:00Z">
              <w:r w:rsidDel="00105B1A">
                <w:delText>&lt;/xs:sequence&gt;</w:delText>
              </w:r>
            </w:del>
          </w:p>
          <w:p w14:paraId="3F60A721" w14:textId="3E3C3215" w:rsidR="007F456E" w:rsidDel="00105B1A" w:rsidRDefault="007F456E" w:rsidP="007F456E">
            <w:pPr>
              <w:pStyle w:val="XML1"/>
              <w:rPr>
                <w:del w:id="13596" w:author="Thomas Dietz" w:date="2012-08-13T14:41:00Z"/>
              </w:rPr>
            </w:pPr>
            <w:del w:id="13597" w:author="Thomas Dietz" w:date="2012-08-13T14:41:00Z">
              <w:r w:rsidDel="00105B1A">
                <w:delText>&lt;/xs:complexType&gt;</w:delText>
              </w:r>
            </w:del>
          </w:p>
          <w:p w14:paraId="79F87D31" w14:textId="265A14A4" w:rsidR="007F456E" w:rsidDel="00105B1A" w:rsidRDefault="007F456E" w:rsidP="007F456E">
            <w:pPr>
              <w:pStyle w:val="XML1"/>
              <w:rPr>
                <w:del w:id="13598" w:author="Thomas Dietz" w:date="2012-08-13T14:41:00Z"/>
              </w:rPr>
            </w:pPr>
          </w:p>
          <w:p w14:paraId="4CE7C9B2" w14:textId="0B4DB67E" w:rsidR="007F456E" w:rsidDel="00105B1A" w:rsidRDefault="007F456E" w:rsidP="007F456E">
            <w:pPr>
              <w:pStyle w:val="XML1"/>
              <w:rPr>
                <w:del w:id="13599" w:author="Thomas Dietz" w:date="2012-08-13T14:41:00Z"/>
              </w:rPr>
            </w:pPr>
            <w:del w:id="13600" w:author="Thomas Dietz" w:date="2012-08-13T14:41:00Z">
              <w:r w:rsidDel="00105B1A">
                <w:delText>&lt;xs:complexType name="OFFlowTableApplyActions"&gt;</w:delText>
              </w:r>
            </w:del>
          </w:p>
          <w:p w14:paraId="7331861B" w14:textId="3F5EB293" w:rsidR="007F456E" w:rsidDel="00105B1A" w:rsidRDefault="007F456E" w:rsidP="00025A73">
            <w:pPr>
              <w:pStyle w:val="XML2"/>
              <w:rPr>
                <w:del w:id="13601" w:author="Thomas Dietz" w:date="2012-08-13T14:41:00Z"/>
              </w:rPr>
            </w:pPr>
            <w:del w:id="13602" w:author="Thomas Dietz" w:date="2012-08-13T14:41:00Z">
              <w:r w:rsidDel="00105B1A">
                <w:delText>&lt;xs:sequence minOccurs="1" maxOccurs="unbounded"&gt;</w:delText>
              </w:r>
            </w:del>
          </w:p>
          <w:p w14:paraId="4DF2AED9" w14:textId="2EF59116" w:rsidR="007F456E" w:rsidDel="00105B1A" w:rsidRDefault="007F456E" w:rsidP="00025A73">
            <w:pPr>
              <w:pStyle w:val="XML3"/>
              <w:rPr>
                <w:del w:id="13603" w:author="Thomas Dietz" w:date="2012-08-13T14:41:00Z"/>
              </w:rPr>
            </w:pPr>
            <w:del w:id="13604" w:author="Thomas Dietz" w:date="2012-08-13T14:41:00Z">
              <w:r w:rsidDel="00105B1A">
                <w:delText>&lt;xs:element name="type" type="OFActionType"/&gt;</w:delText>
              </w:r>
            </w:del>
          </w:p>
          <w:p w14:paraId="722A8A07" w14:textId="1DCBD11C" w:rsidR="007F456E" w:rsidDel="00105B1A" w:rsidRDefault="007F456E" w:rsidP="00025A73">
            <w:pPr>
              <w:pStyle w:val="XML2"/>
              <w:rPr>
                <w:del w:id="13605" w:author="Thomas Dietz" w:date="2012-08-13T14:41:00Z"/>
              </w:rPr>
            </w:pPr>
            <w:del w:id="13606" w:author="Thomas Dietz" w:date="2012-08-13T14:41:00Z">
              <w:r w:rsidDel="00105B1A">
                <w:delText>&lt;/xs:sequence&gt;</w:delText>
              </w:r>
            </w:del>
          </w:p>
          <w:p w14:paraId="64FE2E85" w14:textId="2F21EA07" w:rsidR="007F456E" w:rsidDel="00105B1A" w:rsidRDefault="007F456E" w:rsidP="007F456E">
            <w:pPr>
              <w:pStyle w:val="XML1"/>
              <w:rPr>
                <w:del w:id="13607" w:author="Thomas Dietz" w:date="2012-08-13T14:41:00Z"/>
              </w:rPr>
            </w:pPr>
            <w:del w:id="13608" w:author="Thomas Dietz" w:date="2012-08-13T14:41:00Z">
              <w:r w:rsidDel="00105B1A">
                <w:delText>&lt;/xs:complexType&gt;</w:delText>
              </w:r>
            </w:del>
          </w:p>
          <w:p w14:paraId="064B8773" w14:textId="431BD3A1" w:rsidR="007F456E" w:rsidDel="00105B1A" w:rsidRDefault="007F456E" w:rsidP="007F456E">
            <w:pPr>
              <w:pStyle w:val="XML1"/>
              <w:rPr>
                <w:del w:id="13609" w:author="Thomas Dietz" w:date="2012-08-13T14:41:00Z"/>
              </w:rPr>
            </w:pPr>
          </w:p>
          <w:p w14:paraId="1A98062B" w14:textId="02788D5A" w:rsidR="007F456E" w:rsidDel="00105B1A" w:rsidRDefault="007F456E" w:rsidP="007F456E">
            <w:pPr>
              <w:pStyle w:val="XML1"/>
              <w:rPr>
                <w:del w:id="13610" w:author="Thomas Dietz" w:date="2012-08-13T14:41:00Z"/>
              </w:rPr>
            </w:pPr>
            <w:del w:id="13611" w:author="Thomas Dietz" w:date="2012-08-13T14:41:00Z">
              <w:r w:rsidDel="00105B1A">
                <w:delText>&lt;xs:simpleType name="OFMatch</w:delText>
              </w:r>
              <w:r w:rsidR="00E00803" w:rsidDel="00105B1A">
                <w:delText>Field</w:delText>
              </w:r>
              <w:r w:rsidDel="00105B1A">
                <w:delText>Type"&gt;</w:delText>
              </w:r>
            </w:del>
          </w:p>
          <w:p w14:paraId="55316CB9" w14:textId="65D36B7E" w:rsidR="007F456E" w:rsidDel="00105B1A" w:rsidRDefault="007F456E" w:rsidP="00025A73">
            <w:pPr>
              <w:pStyle w:val="XML2"/>
              <w:rPr>
                <w:del w:id="13612" w:author="Thomas Dietz" w:date="2012-08-13T14:41:00Z"/>
              </w:rPr>
            </w:pPr>
            <w:del w:id="13613" w:author="Thomas Dietz" w:date="2012-08-13T14:41:00Z">
              <w:r w:rsidDel="00105B1A">
                <w:delText>&lt;xs:annotation&gt;</w:delText>
              </w:r>
            </w:del>
          </w:p>
          <w:p w14:paraId="6424CB86" w14:textId="38ABD05D" w:rsidR="007F456E" w:rsidDel="00105B1A" w:rsidRDefault="007F456E" w:rsidP="00025A73">
            <w:pPr>
              <w:pStyle w:val="XML3"/>
              <w:rPr>
                <w:del w:id="13614" w:author="Thomas Dietz" w:date="2012-08-13T14:41:00Z"/>
              </w:rPr>
            </w:pPr>
            <w:del w:id="13615" w:author="Thomas Dietz" w:date="2012-08-13T14:41:00Z">
              <w:r w:rsidDel="00105B1A">
                <w:delText xml:space="preserve">&lt;xs:documentation&gt; The open flow match </w:delText>
              </w:r>
              <w:r w:rsidR="00E00803" w:rsidDel="00105B1A">
                <w:delText xml:space="preserve">field </w:delText>
              </w:r>
              <w:r w:rsidDel="00105B1A">
                <w:delText>types. See OpenFlow protocol 1.2 section A.2.3.7</w:delText>
              </w:r>
              <w:r w:rsidDel="00105B1A">
                <w:tab/>
              </w:r>
              <w:r w:rsidDel="00105B1A">
                <w:tab/>
              </w:r>
            </w:del>
          </w:p>
          <w:p w14:paraId="72A0B71B" w14:textId="326554FB" w:rsidR="007F456E" w:rsidDel="00105B1A" w:rsidRDefault="007F456E" w:rsidP="00025A73">
            <w:pPr>
              <w:pStyle w:val="XML3"/>
              <w:rPr>
                <w:del w:id="13616" w:author="Thomas Dietz" w:date="2012-08-13T14:41:00Z"/>
              </w:rPr>
            </w:pPr>
            <w:del w:id="13617" w:author="Thomas Dietz" w:date="2012-08-13T14:41:00Z">
              <w:r w:rsidDel="00105B1A">
                <w:delText>&lt;/xs:documentation&gt;</w:delText>
              </w:r>
            </w:del>
          </w:p>
          <w:p w14:paraId="1A9D8870" w14:textId="7479E8D0" w:rsidR="007F456E" w:rsidDel="00105B1A" w:rsidRDefault="007F456E" w:rsidP="00025A73">
            <w:pPr>
              <w:pStyle w:val="XML2"/>
              <w:rPr>
                <w:del w:id="13618" w:author="Thomas Dietz" w:date="2012-08-13T14:41:00Z"/>
              </w:rPr>
            </w:pPr>
            <w:del w:id="13619" w:author="Thomas Dietz" w:date="2012-08-13T14:41:00Z">
              <w:r w:rsidDel="00105B1A">
                <w:delText>&lt;/xs:annotation&gt;</w:delText>
              </w:r>
            </w:del>
          </w:p>
          <w:p w14:paraId="2887ED4E" w14:textId="03E56648" w:rsidR="007F456E" w:rsidDel="00105B1A" w:rsidRDefault="007F456E" w:rsidP="00025A73">
            <w:pPr>
              <w:pStyle w:val="XML2"/>
              <w:rPr>
                <w:del w:id="13620" w:author="Thomas Dietz" w:date="2012-08-13T14:41:00Z"/>
              </w:rPr>
            </w:pPr>
            <w:del w:id="13621" w:author="Thomas Dietz" w:date="2012-08-13T14:41:00Z">
              <w:r w:rsidDel="00105B1A">
                <w:delText>&lt;xs:restriction base="xs:string"&gt;</w:delText>
              </w:r>
            </w:del>
          </w:p>
          <w:p w14:paraId="01A7A128" w14:textId="12918F3B" w:rsidR="007F456E" w:rsidDel="00105B1A" w:rsidRDefault="007F456E" w:rsidP="00025A73">
            <w:pPr>
              <w:pStyle w:val="XML3"/>
              <w:rPr>
                <w:del w:id="13622" w:author="Thomas Dietz" w:date="2012-08-13T14:41:00Z"/>
              </w:rPr>
            </w:pPr>
            <w:del w:id="13623" w:author="Thomas Dietz" w:date="2012-08-13T14:41:00Z">
              <w:r w:rsidDel="00105B1A">
                <w:delText>&lt;xs:enumeration value="input-port"/&gt;</w:delText>
              </w:r>
            </w:del>
          </w:p>
          <w:p w14:paraId="16DE2A84" w14:textId="75309150" w:rsidR="007F456E" w:rsidDel="00105B1A" w:rsidRDefault="007F456E" w:rsidP="00025A73">
            <w:pPr>
              <w:pStyle w:val="XML3"/>
              <w:rPr>
                <w:del w:id="13624" w:author="Thomas Dietz" w:date="2012-08-13T14:41:00Z"/>
              </w:rPr>
            </w:pPr>
            <w:del w:id="13625" w:author="Thomas Dietz" w:date="2012-08-13T14:41:00Z">
              <w:r w:rsidDel="00105B1A">
                <w:delText>&lt;xs:enumeration value="physical-input-port"/&gt;</w:delText>
              </w:r>
            </w:del>
          </w:p>
          <w:p w14:paraId="6411B928" w14:textId="34F08F93" w:rsidR="007F456E" w:rsidDel="00105B1A" w:rsidRDefault="007F456E" w:rsidP="00025A73">
            <w:pPr>
              <w:pStyle w:val="XML3"/>
              <w:rPr>
                <w:del w:id="13626" w:author="Thomas Dietz" w:date="2012-08-13T14:41:00Z"/>
              </w:rPr>
            </w:pPr>
            <w:del w:id="13627" w:author="Thomas Dietz" w:date="2012-08-13T14:41:00Z">
              <w:r w:rsidDel="00105B1A">
                <w:delText>&lt;xs:enumeration value="metadata"/&gt;</w:delText>
              </w:r>
            </w:del>
          </w:p>
          <w:p w14:paraId="16F92982" w14:textId="0BC0BD8B" w:rsidR="007F456E" w:rsidDel="00105B1A" w:rsidRDefault="007F456E" w:rsidP="00025A73">
            <w:pPr>
              <w:pStyle w:val="XML3"/>
              <w:rPr>
                <w:del w:id="13628" w:author="Thomas Dietz" w:date="2012-08-13T14:41:00Z"/>
              </w:rPr>
            </w:pPr>
            <w:del w:id="13629" w:author="Thomas Dietz" w:date="2012-08-13T14:41:00Z">
              <w:r w:rsidDel="00105B1A">
                <w:delText>&lt;xs:enumeration value="ethernet-dest"/&gt;</w:delText>
              </w:r>
            </w:del>
          </w:p>
          <w:p w14:paraId="6FBA26A8" w14:textId="7C342761" w:rsidR="007F456E" w:rsidDel="00105B1A" w:rsidRDefault="007F456E" w:rsidP="00025A73">
            <w:pPr>
              <w:pStyle w:val="XML3"/>
              <w:rPr>
                <w:del w:id="13630" w:author="Thomas Dietz" w:date="2012-08-13T14:41:00Z"/>
              </w:rPr>
            </w:pPr>
            <w:del w:id="13631" w:author="Thomas Dietz" w:date="2012-08-13T14:41:00Z">
              <w:r w:rsidDel="00105B1A">
                <w:delText>&lt;xs:enumeration value="ethernet-src"/&gt;</w:delText>
              </w:r>
            </w:del>
          </w:p>
          <w:p w14:paraId="5369F158" w14:textId="77D7A2AE" w:rsidR="007F456E" w:rsidDel="00105B1A" w:rsidRDefault="007F456E" w:rsidP="00025A73">
            <w:pPr>
              <w:pStyle w:val="XML3"/>
              <w:rPr>
                <w:del w:id="13632" w:author="Thomas Dietz" w:date="2012-08-13T14:41:00Z"/>
              </w:rPr>
            </w:pPr>
            <w:del w:id="13633" w:author="Thomas Dietz" w:date="2012-08-13T14:41:00Z">
              <w:r w:rsidDel="00105B1A">
                <w:delText>&lt;xs:enumeration value="ethernet-frame-type"/&gt;</w:delText>
              </w:r>
            </w:del>
          </w:p>
          <w:p w14:paraId="225C8F9E" w14:textId="2688E360" w:rsidR="007F456E" w:rsidDel="00105B1A" w:rsidRDefault="007F456E" w:rsidP="00025A73">
            <w:pPr>
              <w:pStyle w:val="XML3"/>
              <w:rPr>
                <w:del w:id="13634" w:author="Thomas Dietz" w:date="2012-08-13T14:41:00Z"/>
              </w:rPr>
            </w:pPr>
            <w:del w:id="13635" w:author="Thomas Dietz" w:date="2012-08-13T14:41:00Z">
              <w:r w:rsidDel="00105B1A">
                <w:delText>&lt;xs:enumeration value="vlan-id"/&gt;</w:delText>
              </w:r>
            </w:del>
          </w:p>
          <w:p w14:paraId="53FE6149" w14:textId="6C879E95" w:rsidR="007F456E" w:rsidDel="00105B1A" w:rsidRDefault="007F456E" w:rsidP="00025A73">
            <w:pPr>
              <w:pStyle w:val="XML3"/>
              <w:rPr>
                <w:del w:id="13636" w:author="Thomas Dietz" w:date="2012-08-13T14:41:00Z"/>
              </w:rPr>
            </w:pPr>
            <w:del w:id="13637" w:author="Thomas Dietz" w:date="2012-08-13T14:41:00Z">
              <w:r w:rsidDel="00105B1A">
                <w:delText>&lt;xs:enumeration value="vlan-priority"/&gt;</w:delText>
              </w:r>
            </w:del>
          </w:p>
          <w:p w14:paraId="60E712E5" w14:textId="29DBA9A0" w:rsidR="007F456E" w:rsidDel="00105B1A" w:rsidRDefault="007F456E" w:rsidP="00025A73">
            <w:pPr>
              <w:pStyle w:val="XML3"/>
              <w:rPr>
                <w:del w:id="13638" w:author="Thomas Dietz" w:date="2012-08-13T14:41:00Z"/>
              </w:rPr>
            </w:pPr>
            <w:del w:id="13639" w:author="Thomas Dietz" w:date="2012-08-13T14:41:00Z">
              <w:r w:rsidDel="00105B1A">
                <w:delText>&lt;xs:enumeration value="ip-dscp"/&gt;</w:delText>
              </w:r>
            </w:del>
          </w:p>
          <w:p w14:paraId="1BCCD22E" w14:textId="0AFF5CFF" w:rsidR="007F456E" w:rsidDel="00105B1A" w:rsidRDefault="007F456E" w:rsidP="00025A73">
            <w:pPr>
              <w:pStyle w:val="XML3"/>
              <w:rPr>
                <w:del w:id="13640" w:author="Thomas Dietz" w:date="2012-08-13T14:41:00Z"/>
              </w:rPr>
            </w:pPr>
            <w:del w:id="13641" w:author="Thomas Dietz" w:date="2012-08-13T14:41:00Z">
              <w:r w:rsidDel="00105B1A">
                <w:delText>&lt;xs:enumeration value="ip-ecn"/&gt;</w:delText>
              </w:r>
            </w:del>
          </w:p>
          <w:p w14:paraId="1BA7F346" w14:textId="019F6A0C" w:rsidR="007F456E" w:rsidDel="00105B1A" w:rsidRDefault="007F456E" w:rsidP="00025A73">
            <w:pPr>
              <w:pStyle w:val="XML3"/>
              <w:rPr>
                <w:del w:id="13642" w:author="Thomas Dietz" w:date="2012-08-13T14:41:00Z"/>
              </w:rPr>
            </w:pPr>
            <w:del w:id="13643" w:author="Thomas Dietz" w:date="2012-08-13T14:41:00Z">
              <w:r w:rsidDel="00105B1A">
                <w:delText>&lt;xs:enumeration value="ip-protocol"/&gt;</w:delText>
              </w:r>
            </w:del>
          </w:p>
          <w:p w14:paraId="152C7FA0" w14:textId="5BB405CE" w:rsidR="007F456E" w:rsidDel="00105B1A" w:rsidRDefault="007F456E" w:rsidP="00025A73">
            <w:pPr>
              <w:pStyle w:val="XML3"/>
              <w:rPr>
                <w:del w:id="13644" w:author="Thomas Dietz" w:date="2012-08-13T14:41:00Z"/>
              </w:rPr>
            </w:pPr>
            <w:del w:id="13645" w:author="Thomas Dietz" w:date="2012-08-13T14:41:00Z">
              <w:r w:rsidDel="00105B1A">
                <w:delText>&lt;xs:enumeration value="ipv4-src"/&gt;</w:delText>
              </w:r>
            </w:del>
          </w:p>
          <w:p w14:paraId="6728E3A1" w14:textId="244F9990" w:rsidR="007F456E" w:rsidDel="00105B1A" w:rsidRDefault="007F456E" w:rsidP="00025A73">
            <w:pPr>
              <w:pStyle w:val="XML3"/>
              <w:rPr>
                <w:del w:id="13646" w:author="Thomas Dietz" w:date="2012-08-13T14:41:00Z"/>
              </w:rPr>
            </w:pPr>
            <w:del w:id="13647" w:author="Thomas Dietz" w:date="2012-08-13T14:41:00Z">
              <w:r w:rsidDel="00105B1A">
                <w:delText>&lt;xs:enumeration value="ipv4-dest"/&gt;</w:delText>
              </w:r>
            </w:del>
          </w:p>
          <w:p w14:paraId="26B194C5" w14:textId="1CC2F392" w:rsidR="007F456E" w:rsidDel="00105B1A" w:rsidRDefault="007F456E" w:rsidP="00025A73">
            <w:pPr>
              <w:pStyle w:val="XML3"/>
              <w:rPr>
                <w:del w:id="13648" w:author="Thomas Dietz" w:date="2012-08-13T14:41:00Z"/>
              </w:rPr>
            </w:pPr>
            <w:del w:id="13649" w:author="Thomas Dietz" w:date="2012-08-13T14:41:00Z">
              <w:r w:rsidDel="00105B1A">
                <w:delText>&lt;xs:enumeration value="tcp-src"/&gt;</w:delText>
              </w:r>
            </w:del>
          </w:p>
          <w:p w14:paraId="05A51805" w14:textId="7E06DBBC" w:rsidR="007F456E" w:rsidDel="00105B1A" w:rsidRDefault="007F456E" w:rsidP="00025A73">
            <w:pPr>
              <w:pStyle w:val="XML3"/>
              <w:rPr>
                <w:del w:id="13650" w:author="Thomas Dietz" w:date="2012-08-13T14:41:00Z"/>
              </w:rPr>
            </w:pPr>
            <w:del w:id="13651" w:author="Thomas Dietz" w:date="2012-08-13T14:41:00Z">
              <w:r w:rsidDel="00105B1A">
                <w:lastRenderedPageBreak/>
                <w:delText>&lt;xs:enumeration value="tcp-dest"/&gt;</w:delText>
              </w:r>
            </w:del>
          </w:p>
          <w:p w14:paraId="2997321D" w14:textId="6828C83C" w:rsidR="007F456E" w:rsidDel="00105B1A" w:rsidRDefault="007F456E" w:rsidP="00025A73">
            <w:pPr>
              <w:pStyle w:val="XML3"/>
              <w:rPr>
                <w:del w:id="13652" w:author="Thomas Dietz" w:date="2012-08-13T14:41:00Z"/>
              </w:rPr>
            </w:pPr>
            <w:del w:id="13653" w:author="Thomas Dietz" w:date="2012-08-13T14:41:00Z">
              <w:r w:rsidDel="00105B1A">
                <w:delText>&lt;xs:enumeration value="udp-src"/&gt;</w:delText>
              </w:r>
            </w:del>
          </w:p>
          <w:p w14:paraId="286A4227" w14:textId="4F8275A8" w:rsidR="007F456E" w:rsidDel="00105B1A" w:rsidRDefault="007F456E" w:rsidP="00025A73">
            <w:pPr>
              <w:pStyle w:val="XML3"/>
              <w:rPr>
                <w:del w:id="13654" w:author="Thomas Dietz" w:date="2012-08-13T14:41:00Z"/>
              </w:rPr>
            </w:pPr>
            <w:del w:id="13655" w:author="Thomas Dietz" w:date="2012-08-13T14:41:00Z">
              <w:r w:rsidDel="00105B1A">
                <w:delText>&lt;xs:enumeration value="udp-dest"/&gt;</w:delText>
              </w:r>
            </w:del>
          </w:p>
          <w:p w14:paraId="0F788DD0" w14:textId="5AE89176" w:rsidR="007F456E" w:rsidDel="00105B1A" w:rsidRDefault="007F456E" w:rsidP="00025A73">
            <w:pPr>
              <w:pStyle w:val="XML3"/>
              <w:rPr>
                <w:del w:id="13656" w:author="Thomas Dietz" w:date="2012-08-13T14:41:00Z"/>
              </w:rPr>
            </w:pPr>
            <w:del w:id="13657" w:author="Thomas Dietz" w:date="2012-08-13T14:41:00Z">
              <w:r w:rsidDel="00105B1A">
                <w:delText>&lt;xs:enumeration value="sctp-src"/&gt;</w:delText>
              </w:r>
            </w:del>
          </w:p>
          <w:p w14:paraId="1EE52E85" w14:textId="27213722" w:rsidR="007F456E" w:rsidDel="00105B1A" w:rsidRDefault="007F456E" w:rsidP="00025A73">
            <w:pPr>
              <w:pStyle w:val="XML3"/>
              <w:rPr>
                <w:del w:id="13658" w:author="Thomas Dietz" w:date="2012-08-13T14:41:00Z"/>
              </w:rPr>
            </w:pPr>
            <w:del w:id="13659" w:author="Thomas Dietz" w:date="2012-08-13T14:41:00Z">
              <w:r w:rsidDel="00105B1A">
                <w:delText>&lt;xs:enumeration value="sctp-dest"/&gt;</w:delText>
              </w:r>
            </w:del>
          </w:p>
          <w:p w14:paraId="59366281" w14:textId="404CCFF8" w:rsidR="007F456E" w:rsidDel="00105B1A" w:rsidRDefault="007F456E" w:rsidP="00025A73">
            <w:pPr>
              <w:pStyle w:val="XML3"/>
              <w:rPr>
                <w:del w:id="13660" w:author="Thomas Dietz" w:date="2012-08-13T14:41:00Z"/>
              </w:rPr>
            </w:pPr>
            <w:del w:id="13661" w:author="Thomas Dietz" w:date="2012-08-13T14:41:00Z">
              <w:r w:rsidDel="00105B1A">
                <w:delText>&lt;xs:enumeration value="icmpv4-type"/&gt;</w:delText>
              </w:r>
            </w:del>
          </w:p>
          <w:p w14:paraId="166DE5ED" w14:textId="5DD334E9" w:rsidR="007F456E" w:rsidDel="00105B1A" w:rsidRDefault="007F456E" w:rsidP="00025A73">
            <w:pPr>
              <w:pStyle w:val="XML3"/>
              <w:rPr>
                <w:del w:id="13662" w:author="Thomas Dietz" w:date="2012-08-13T14:41:00Z"/>
              </w:rPr>
            </w:pPr>
            <w:del w:id="13663" w:author="Thomas Dietz" w:date="2012-08-13T14:41:00Z">
              <w:r w:rsidDel="00105B1A">
                <w:delText>&lt;xs:enumeration value="icmpv4-code"/&gt;</w:delText>
              </w:r>
            </w:del>
          </w:p>
          <w:p w14:paraId="111A80A1" w14:textId="0AA1A3FE" w:rsidR="007F456E" w:rsidDel="00105B1A" w:rsidRDefault="007F456E" w:rsidP="00025A73">
            <w:pPr>
              <w:pStyle w:val="XML3"/>
              <w:rPr>
                <w:del w:id="13664" w:author="Thomas Dietz" w:date="2012-08-13T14:41:00Z"/>
              </w:rPr>
            </w:pPr>
            <w:del w:id="13665" w:author="Thomas Dietz" w:date="2012-08-13T14:41:00Z">
              <w:r w:rsidDel="00105B1A">
                <w:delText>&lt;xs:enumeration value="arp-op"/&gt;</w:delText>
              </w:r>
            </w:del>
          </w:p>
          <w:p w14:paraId="40C55790" w14:textId="761CF67A" w:rsidR="007F456E" w:rsidDel="00105B1A" w:rsidRDefault="007F456E" w:rsidP="00025A73">
            <w:pPr>
              <w:pStyle w:val="XML3"/>
              <w:rPr>
                <w:del w:id="13666" w:author="Thomas Dietz" w:date="2012-08-13T14:41:00Z"/>
              </w:rPr>
            </w:pPr>
            <w:del w:id="13667" w:author="Thomas Dietz" w:date="2012-08-13T14:41:00Z">
              <w:r w:rsidDel="00105B1A">
                <w:delText>&lt;xs:enumeration value="arp-src-ip-address"/&gt;</w:delText>
              </w:r>
            </w:del>
          </w:p>
          <w:p w14:paraId="6DBCF631" w14:textId="3F4799EE" w:rsidR="007F456E" w:rsidDel="00105B1A" w:rsidRDefault="007F456E" w:rsidP="00025A73">
            <w:pPr>
              <w:pStyle w:val="XML3"/>
              <w:rPr>
                <w:del w:id="13668" w:author="Thomas Dietz" w:date="2012-08-13T14:41:00Z"/>
              </w:rPr>
            </w:pPr>
            <w:del w:id="13669" w:author="Thomas Dietz" w:date="2012-08-13T14:41:00Z">
              <w:r w:rsidDel="00105B1A">
                <w:delText>&lt;xs:enumeration value="arp-target-ip-address"/&gt;</w:delText>
              </w:r>
            </w:del>
          </w:p>
          <w:p w14:paraId="053DAF90" w14:textId="38E925AA" w:rsidR="007F456E" w:rsidDel="00105B1A" w:rsidRDefault="007F456E" w:rsidP="00025A73">
            <w:pPr>
              <w:pStyle w:val="XML3"/>
              <w:rPr>
                <w:del w:id="13670" w:author="Thomas Dietz" w:date="2012-08-13T14:41:00Z"/>
              </w:rPr>
            </w:pPr>
            <w:del w:id="13671" w:author="Thomas Dietz" w:date="2012-08-13T14:41:00Z">
              <w:r w:rsidDel="00105B1A">
                <w:delText>&lt;xs:enumeration value="arp-src-hardware-address"/&gt;</w:delText>
              </w:r>
            </w:del>
          </w:p>
          <w:p w14:paraId="2A84E13C" w14:textId="6356BB4E" w:rsidR="007F456E" w:rsidDel="00105B1A" w:rsidRDefault="007F456E" w:rsidP="00025A73">
            <w:pPr>
              <w:pStyle w:val="XML3"/>
              <w:rPr>
                <w:del w:id="13672" w:author="Thomas Dietz" w:date="2012-08-13T14:41:00Z"/>
              </w:rPr>
            </w:pPr>
            <w:del w:id="13673" w:author="Thomas Dietz" w:date="2012-08-13T14:41:00Z">
              <w:r w:rsidDel="00105B1A">
                <w:delText>&lt;xs:enumeration value="arp-target-hardware-address"/&gt;</w:delText>
              </w:r>
            </w:del>
          </w:p>
          <w:p w14:paraId="46C17DEF" w14:textId="115C834B" w:rsidR="007F456E" w:rsidDel="00105B1A" w:rsidRDefault="007F456E" w:rsidP="00025A73">
            <w:pPr>
              <w:pStyle w:val="XML3"/>
              <w:rPr>
                <w:del w:id="13674" w:author="Thomas Dietz" w:date="2012-08-13T14:41:00Z"/>
              </w:rPr>
            </w:pPr>
            <w:del w:id="13675" w:author="Thomas Dietz" w:date="2012-08-13T14:41:00Z">
              <w:r w:rsidDel="00105B1A">
                <w:delText>&lt;xs:enumeration value="ipv6-src"/&gt;</w:delText>
              </w:r>
            </w:del>
          </w:p>
          <w:p w14:paraId="08090A13" w14:textId="25259390" w:rsidR="007F456E" w:rsidDel="00105B1A" w:rsidRDefault="007F456E" w:rsidP="00025A73">
            <w:pPr>
              <w:pStyle w:val="XML3"/>
              <w:rPr>
                <w:del w:id="13676" w:author="Thomas Dietz" w:date="2012-08-13T14:41:00Z"/>
              </w:rPr>
            </w:pPr>
            <w:del w:id="13677" w:author="Thomas Dietz" w:date="2012-08-13T14:41:00Z">
              <w:r w:rsidDel="00105B1A">
                <w:delText>&lt;xs:enumeration value="ipv6-dest"/&gt;</w:delText>
              </w:r>
            </w:del>
          </w:p>
          <w:p w14:paraId="5DD442FB" w14:textId="2D9AC172" w:rsidR="007F456E" w:rsidDel="00105B1A" w:rsidRDefault="007F456E" w:rsidP="00025A73">
            <w:pPr>
              <w:pStyle w:val="XML3"/>
              <w:rPr>
                <w:del w:id="13678" w:author="Thomas Dietz" w:date="2012-08-13T14:41:00Z"/>
              </w:rPr>
            </w:pPr>
            <w:del w:id="13679" w:author="Thomas Dietz" w:date="2012-08-13T14:41:00Z">
              <w:r w:rsidDel="00105B1A">
                <w:delText>&lt;xs:enumeration value="ipv6-flow-label"/&gt;</w:delText>
              </w:r>
            </w:del>
          </w:p>
          <w:p w14:paraId="331A8D59" w14:textId="7485EA3F" w:rsidR="007F456E" w:rsidDel="00105B1A" w:rsidRDefault="007F456E" w:rsidP="00025A73">
            <w:pPr>
              <w:pStyle w:val="XML3"/>
              <w:rPr>
                <w:del w:id="13680" w:author="Thomas Dietz" w:date="2012-08-13T14:41:00Z"/>
              </w:rPr>
            </w:pPr>
            <w:del w:id="13681" w:author="Thomas Dietz" w:date="2012-08-13T14:41:00Z">
              <w:r w:rsidDel="00105B1A">
                <w:delText>&lt;xs:enumeration value="icmpv6-type"/&gt;</w:delText>
              </w:r>
            </w:del>
          </w:p>
          <w:p w14:paraId="1CAD53F8" w14:textId="50787809" w:rsidR="007F456E" w:rsidDel="00105B1A" w:rsidRDefault="007F456E" w:rsidP="00025A73">
            <w:pPr>
              <w:pStyle w:val="XML3"/>
              <w:rPr>
                <w:del w:id="13682" w:author="Thomas Dietz" w:date="2012-08-13T14:41:00Z"/>
              </w:rPr>
            </w:pPr>
            <w:del w:id="13683" w:author="Thomas Dietz" w:date="2012-08-13T14:41:00Z">
              <w:r w:rsidDel="00105B1A">
                <w:delText>&lt;xs:enumeration value="icmpv6-code"/&gt;</w:delText>
              </w:r>
            </w:del>
          </w:p>
          <w:p w14:paraId="407B1341" w14:textId="38A1C291" w:rsidR="007F456E" w:rsidDel="00105B1A" w:rsidRDefault="007F456E" w:rsidP="00025A73">
            <w:pPr>
              <w:pStyle w:val="XML3"/>
              <w:rPr>
                <w:del w:id="13684" w:author="Thomas Dietz" w:date="2012-08-13T14:41:00Z"/>
              </w:rPr>
            </w:pPr>
            <w:del w:id="13685" w:author="Thomas Dietz" w:date="2012-08-13T14:41:00Z">
              <w:r w:rsidDel="00105B1A">
                <w:delText>&lt;xs:enumeration value="ipv6-nd-target"/&gt;</w:delText>
              </w:r>
            </w:del>
          </w:p>
          <w:p w14:paraId="4C9E8D5D" w14:textId="30B21197" w:rsidR="007F456E" w:rsidDel="00105B1A" w:rsidRDefault="007F456E" w:rsidP="00025A73">
            <w:pPr>
              <w:pStyle w:val="XML3"/>
              <w:rPr>
                <w:del w:id="13686" w:author="Thomas Dietz" w:date="2012-08-13T14:41:00Z"/>
              </w:rPr>
            </w:pPr>
            <w:del w:id="13687" w:author="Thomas Dietz" w:date="2012-08-13T14:41:00Z">
              <w:r w:rsidDel="00105B1A">
                <w:delText>&lt;xs:enumeration value="ipv6-nd-source-link-layer"/&gt;</w:delText>
              </w:r>
            </w:del>
          </w:p>
          <w:p w14:paraId="79A20013" w14:textId="3A598A53" w:rsidR="007F456E" w:rsidDel="00105B1A" w:rsidRDefault="007F456E" w:rsidP="00025A73">
            <w:pPr>
              <w:pStyle w:val="XML3"/>
              <w:rPr>
                <w:del w:id="13688" w:author="Thomas Dietz" w:date="2012-08-13T14:41:00Z"/>
              </w:rPr>
            </w:pPr>
            <w:del w:id="13689" w:author="Thomas Dietz" w:date="2012-08-13T14:41:00Z">
              <w:r w:rsidDel="00105B1A">
                <w:delText>&lt;xs:enumeration value="ipv6-nd-target-link-layer"/&gt;</w:delText>
              </w:r>
            </w:del>
          </w:p>
          <w:p w14:paraId="56E9CA31" w14:textId="181C5C09" w:rsidR="007F456E" w:rsidDel="00105B1A" w:rsidRDefault="007F456E" w:rsidP="00025A73">
            <w:pPr>
              <w:pStyle w:val="XML3"/>
              <w:rPr>
                <w:del w:id="13690" w:author="Thomas Dietz" w:date="2012-08-13T14:41:00Z"/>
              </w:rPr>
            </w:pPr>
            <w:del w:id="13691" w:author="Thomas Dietz" w:date="2012-08-13T14:41:00Z">
              <w:r w:rsidDel="00105B1A">
                <w:delText>&lt;xs:enumeration value="mpls-label"/&gt;</w:delText>
              </w:r>
            </w:del>
          </w:p>
          <w:p w14:paraId="61FEAC37" w14:textId="07CBC299" w:rsidR="007F456E" w:rsidDel="00105B1A" w:rsidRDefault="007F456E" w:rsidP="00025A73">
            <w:pPr>
              <w:pStyle w:val="XML3"/>
              <w:rPr>
                <w:del w:id="13692" w:author="Thomas Dietz" w:date="2012-08-13T14:41:00Z"/>
              </w:rPr>
            </w:pPr>
            <w:del w:id="13693" w:author="Thomas Dietz" w:date="2012-08-13T14:41:00Z">
              <w:r w:rsidDel="00105B1A">
                <w:delText>&lt;xs:enumeration value="mpls-tc"/&gt;</w:delText>
              </w:r>
            </w:del>
          </w:p>
          <w:p w14:paraId="0221A1D6" w14:textId="2EF50C60" w:rsidR="007F456E" w:rsidDel="00105B1A" w:rsidRDefault="007F456E" w:rsidP="00025A73">
            <w:pPr>
              <w:pStyle w:val="XML2"/>
              <w:rPr>
                <w:del w:id="13694" w:author="Thomas Dietz" w:date="2012-08-13T14:41:00Z"/>
              </w:rPr>
            </w:pPr>
            <w:del w:id="13695" w:author="Thomas Dietz" w:date="2012-08-13T14:41:00Z">
              <w:r w:rsidDel="00105B1A">
                <w:delText>&lt;/xs:restriction&gt;</w:delText>
              </w:r>
            </w:del>
          </w:p>
          <w:p w14:paraId="08839D58" w14:textId="77777777" w:rsidR="00105B1A" w:rsidRDefault="007F456E" w:rsidP="00105B1A">
            <w:pPr>
              <w:pStyle w:val="XML1"/>
              <w:rPr>
                <w:ins w:id="13696" w:author="Thomas Dietz" w:date="2012-08-13T14:42:00Z"/>
              </w:rPr>
            </w:pPr>
            <w:del w:id="13697" w:author="Thomas Dietz" w:date="2012-08-13T14:41:00Z">
              <w:r w:rsidDel="00105B1A">
                <w:delText>&lt;/xs:simpleType&gt;</w:delText>
              </w:r>
            </w:del>
            <w:ins w:id="13698" w:author="Thomas Dietz" w:date="2012-08-13T14:42:00Z">
              <w:r w:rsidR="00105B1A">
                <w:t xml:space="preserve">  &lt;xs:group name="OFFlowTableType"&gt;</w:t>
              </w:r>
            </w:ins>
          </w:p>
          <w:p w14:paraId="3C37FDC1" w14:textId="77777777" w:rsidR="00105B1A" w:rsidRDefault="00105B1A" w:rsidP="00105B1A">
            <w:pPr>
              <w:pStyle w:val="XML1"/>
              <w:rPr>
                <w:ins w:id="13699" w:author="Thomas Dietz" w:date="2012-08-13T14:42:00Z"/>
              </w:rPr>
            </w:pPr>
            <w:ins w:id="13700" w:author="Thomas Dietz" w:date="2012-08-13T14:42:00Z">
              <w:r>
                <w:t xml:space="preserve">    &lt;xs:annotation&gt;</w:t>
              </w:r>
            </w:ins>
          </w:p>
          <w:p w14:paraId="4B0EA536" w14:textId="77777777" w:rsidR="00105B1A" w:rsidRDefault="00105B1A" w:rsidP="00105B1A">
            <w:pPr>
              <w:pStyle w:val="XML1"/>
              <w:rPr>
                <w:ins w:id="13701" w:author="Thomas Dietz" w:date="2012-08-13T14:42:00Z"/>
              </w:rPr>
            </w:pPr>
            <w:ins w:id="13702" w:author="Thomas Dietz" w:date="2012-08-13T14:42:00Z">
              <w:r>
                <w:t xml:space="preserve">      &lt;xs:documentation&gt;</w:t>
              </w:r>
            </w:ins>
          </w:p>
          <w:p w14:paraId="0BE4E921" w14:textId="77777777" w:rsidR="00105B1A" w:rsidRDefault="00105B1A" w:rsidP="00105B1A">
            <w:pPr>
              <w:pStyle w:val="XML1"/>
              <w:rPr>
                <w:ins w:id="13703" w:author="Thomas Dietz" w:date="2012-08-13T14:42:00Z"/>
              </w:rPr>
            </w:pPr>
            <w:ins w:id="13704" w:author="Thomas Dietz" w:date="2012-08-13T14:42:00Z">
              <w:r>
                <w:t xml:space="preserve">        Representation of an OpenFlow Flow Table Resource.</w:t>
              </w:r>
            </w:ins>
          </w:p>
          <w:p w14:paraId="67D048AA" w14:textId="77777777" w:rsidR="00105B1A" w:rsidRDefault="00105B1A" w:rsidP="00105B1A">
            <w:pPr>
              <w:pStyle w:val="XML1"/>
              <w:rPr>
                <w:ins w:id="13705" w:author="Thomas Dietz" w:date="2012-08-13T14:42:00Z"/>
              </w:rPr>
            </w:pPr>
          </w:p>
          <w:p w14:paraId="3C808C02" w14:textId="77777777" w:rsidR="00105B1A" w:rsidRDefault="00105B1A" w:rsidP="00105B1A">
            <w:pPr>
              <w:pStyle w:val="XML1"/>
              <w:rPr>
                <w:ins w:id="13706" w:author="Thomas Dietz" w:date="2012-08-13T14:42:00Z"/>
              </w:rPr>
            </w:pPr>
            <w:ins w:id="13707" w:author="Thomas Dietz" w:date="2012-08-13T14:42:00Z">
              <w:r>
                <w:t xml:space="preserve">        Elements in the type OFFlowTableType are not configurable and</w:t>
              </w:r>
            </w:ins>
          </w:p>
          <w:p w14:paraId="2A87F1EF" w14:textId="77777777" w:rsidR="00105B1A" w:rsidRDefault="00105B1A" w:rsidP="00105B1A">
            <w:pPr>
              <w:pStyle w:val="XML1"/>
              <w:rPr>
                <w:ins w:id="13708" w:author="Thomas Dietz" w:date="2012-08-13T14:42:00Z"/>
              </w:rPr>
            </w:pPr>
            <w:ins w:id="13709" w:author="Thomas Dietz" w:date="2012-08-13T14:42:00Z">
              <w:r>
                <w:t xml:space="preserve">        can only be retrieved by NETCONF &amp;lt;get&amp;gt; operations. Attemps to</w:t>
              </w:r>
            </w:ins>
          </w:p>
          <w:p w14:paraId="3C59230F" w14:textId="77777777" w:rsidR="00105B1A" w:rsidRDefault="00105B1A" w:rsidP="00105B1A">
            <w:pPr>
              <w:pStyle w:val="XML1"/>
              <w:rPr>
                <w:ins w:id="13710" w:author="Thomas Dietz" w:date="2012-08-13T14:42:00Z"/>
              </w:rPr>
            </w:pPr>
            <w:ins w:id="13711" w:author="Thomas Dietz" w:date="2012-08-13T14:42:00Z">
              <w:r>
                <w:t xml:space="preserve">        modify this element and its children with a NETCONF</w:t>
              </w:r>
            </w:ins>
          </w:p>
          <w:p w14:paraId="42A2C9FF" w14:textId="77777777" w:rsidR="00105B1A" w:rsidRDefault="00105B1A" w:rsidP="00105B1A">
            <w:pPr>
              <w:pStyle w:val="XML1"/>
              <w:rPr>
                <w:ins w:id="13712" w:author="Thomas Dietz" w:date="2012-08-13T14:42:00Z"/>
              </w:rPr>
            </w:pPr>
            <w:ins w:id="13713" w:author="Thomas Dietz" w:date="2012-08-13T14:42:00Z">
              <w:r>
                <w:t xml:space="preserve">        &amp;lt;edit-config&amp;gt; operation MUST result in an</w:t>
              </w:r>
            </w:ins>
          </w:p>
          <w:p w14:paraId="7A2C036A" w14:textId="77777777" w:rsidR="00105B1A" w:rsidRDefault="00105B1A" w:rsidP="00105B1A">
            <w:pPr>
              <w:pStyle w:val="XML1"/>
              <w:rPr>
                <w:ins w:id="13714" w:author="Thomas Dietz" w:date="2012-08-13T14:42:00Z"/>
              </w:rPr>
            </w:pPr>
            <w:ins w:id="13715" w:author="Thomas Dietz" w:date="2012-08-13T14:42:00Z">
              <w:r>
                <w:t xml:space="preserve">        'operation-not-supported' error with type 'application'.</w:t>
              </w:r>
            </w:ins>
          </w:p>
          <w:p w14:paraId="058BFA2A" w14:textId="77777777" w:rsidR="00105B1A" w:rsidRDefault="00105B1A" w:rsidP="00105B1A">
            <w:pPr>
              <w:pStyle w:val="XML1"/>
              <w:rPr>
                <w:ins w:id="13716" w:author="Thomas Dietz" w:date="2012-08-13T14:42:00Z"/>
              </w:rPr>
            </w:pPr>
            <w:ins w:id="13717" w:author="Thomas Dietz" w:date="2012-08-13T14:42:00Z">
              <w:r>
                <w:t xml:space="preserve">      &lt;/xs:documentation&gt;</w:t>
              </w:r>
            </w:ins>
          </w:p>
          <w:p w14:paraId="6608CC16" w14:textId="77777777" w:rsidR="00105B1A" w:rsidRDefault="00105B1A" w:rsidP="00105B1A">
            <w:pPr>
              <w:pStyle w:val="XML1"/>
              <w:rPr>
                <w:ins w:id="13718" w:author="Thomas Dietz" w:date="2012-08-13T14:42:00Z"/>
              </w:rPr>
            </w:pPr>
            <w:ins w:id="13719" w:author="Thomas Dietz" w:date="2012-08-13T14:42:00Z">
              <w:r>
                <w:t xml:space="preserve">    &lt;/xs:annotation&gt;</w:t>
              </w:r>
            </w:ins>
          </w:p>
          <w:p w14:paraId="7A8A55FC" w14:textId="77777777" w:rsidR="00105B1A" w:rsidRDefault="00105B1A" w:rsidP="00105B1A">
            <w:pPr>
              <w:pStyle w:val="XML1"/>
              <w:rPr>
                <w:ins w:id="13720" w:author="Thomas Dietz" w:date="2012-08-13T14:42:00Z"/>
              </w:rPr>
            </w:pPr>
          </w:p>
          <w:p w14:paraId="28119744" w14:textId="77777777" w:rsidR="00105B1A" w:rsidRDefault="00105B1A" w:rsidP="00105B1A">
            <w:pPr>
              <w:pStyle w:val="XML1"/>
              <w:rPr>
                <w:ins w:id="13721" w:author="Thomas Dietz" w:date="2012-08-13T14:42:00Z"/>
              </w:rPr>
            </w:pPr>
            <w:ins w:id="13722" w:author="Thomas Dietz" w:date="2012-08-13T14:42:00Z">
              <w:r>
                <w:t xml:space="preserve">    &lt;xs:sequence&gt;</w:t>
              </w:r>
            </w:ins>
          </w:p>
          <w:p w14:paraId="45E4C2C6" w14:textId="77777777" w:rsidR="00105B1A" w:rsidRDefault="00105B1A" w:rsidP="00105B1A">
            <w:pPr>
              <w:pStyle w:val="XML1"/>
              <w:rPr>
                <w:ins w:id="13723" w:author="Thomas Dietz" w:date="2012-08-13T14:42:00Z"/>
              </w:rPr>
            </w:pPr>
            <w:ins w:id="13724" w:author="Thomas Dietz" w:date="2012-08-13T14:42:00Z">
              <w:r>
                <w:t xml:space="preserve">      &lt;xs:group ref="OFResourceType"/&gt;</w:t>
              </w:r>
            </w:ins>
          </w:p>
          <w:p w14:paraId="7411132C" w14:textId="77777777" w:rsidR="00105B1A" w:rsidRDefault="00105B1A" w:rsidP="00105B1A">
            <w:pPr>
              <w:pStyle w:val="XML1"/>
              <w:rPr>
                <w:ins w:id="13725" w:author="Thomas Dietz" w:date="2012-08-13T14:42:00Z"/>
              </w:rPr>
            </w:pPr>
            <w:ins w:id="13726" w:author="Thomas Dietz" w:date="2012-08-13T14:42:00Z">
              <w:r>
                <w:t xml:space="preserve">      &lt;xs:element name="max-entries"  type="xs:unsignedByte"&gt;</w:t>
              </w:r>
            </w:ins>
          </w:p>
          <w:p w14:paraId="4E1978BE" w14:textId="77777777" w:rsidR="00105B1A" w:rsidRDefault="00105B1A" w:rsidP="00105B1A">
            <w:pPr>
              <w:pStyle w:val="XML1"/>
              <w:rPr>
                <w:ins w:id="13727" w:author="Thomas Dietz" w:date="2012-08-13T14:42:00Z"/>
              </w:rPr>
            </w:pPr>
            <w:ins w:id="13728" w:author="Thomas Dietz" w:date="2012-08-13T14:42:00Z">
              <w:r>
                <w:t xml:space="preserve">        &lt;xs:annotation&gt;</w:t>
              </w:r>
            </w:ins>
          </w:p>
          <w:p w14:paraId="4239F14E" w14:textId="77777777" w:rsidR="00105B1A" w:rsidRDefault="00105B1A" w:rsidP="00105B1A">
            <w:pPr>
              <w:pStyle w:val="XML1"/>
              <w:rPr>
                <w:ins w:id="13729" w:author="Thomas Dietz" w:date="2012-08-13T14:42:00Z"/>
              </w:rPr>
            </w:pPr>
            <w:ins w:id="13730" w:author="Thomas Dietz" w:date="2012-08-13T14:42:00Z">
              <w:r>
                <w:t xml:space="preserve">          &lt;xs:documentation&gt;</w:t>
              </w:r>
            </w:ins>
          </w:p>
          <w:p w14:paraId="43EB26D6" w14:textId="77777777" w:rsidR="00105B1A" w:rsidRDefault="00105B1A" w:rsidP="00105B1A">
            <w:pPr>
              <w:pStyle w:val="XML1"/>
              <w:rPr>
                <w:ins w:id="13731" w:author="Thomas Dietz" w:date="2012-08-13T14:42:00Z"/>
              </w:rPr>
            </w:pPr>
            <w:ins w:id="13732" w:author="Thomas Dietz" w:date="2012-08-13T14:42:00Z">
              <w:r>
                <w:t xml:space="preserve">            The maximum number of flow entries supported by</w:t>
              </w:r>
            </w:ins>
          </w:p>
          <w:p w14:paraId="2F3DAFFE" w14:textId="77777777" w:rsidR="00105B1A" w:rsidRDefault="00105B1A" w:rsidP="00105B1A">
            <w:pPr>
              <w:pStyle w:val="XML1"/>
              <w:rPr>
                <w:ins w:id="13733" w:author="Thomas Dietz" w:date="2012-08-13T14:42:00Z"/>
              </w:rPr>
            </w:pPr>
            <w:ins w:id="13734" w:author="Thomas Dietz" w:date="2012-08-13T14:42:00Z">
              <w:r>
                <w:t xml:space="preserve">            the flow table.</w:t>
              </w:r>
            </w:ins>
          </w:p>
          <w:p w14:paraId="6C956B5A" w14:textId="77777777" w:rsidR="00105B1A" w:rsidRDefault="00105B1A" w:rsidP="00105B1A">
            <w:pPr>
              <w:pStyle w:val="XML1"/>
              <w:rPr>
                <w:ins w:id="13735" w:author="Thomas Dietz" w:date="2012-08-13T14:42:00Z"/>
              </w:rPr>
            </w:pPr>
            <w:ins w:id="13736" w:author="Thomas Dietz" w:date="2012-08-13T14:42:00Z">
              <w:r>
                <w:t xml:space="preserve">          &lt;/xs:documentation&gt;</w:t>
              </w:r>
            </w:ins>
          </w:p>
          <w:p w14:paraId="3B4451DC" w14:textId="77777777" w:rsidR="00105B1A" w:rsidRDefault="00105B1A" w:rsidP="00105B1A">
            <w:pPr>
              <w:pStyle w:val="XML1"/>
              <w:rPr>
                <w:ins w:id="13737" w:author="Thomas Dietz" w:date="2012-08-13T14:42:00Z"/>
              </w:rPr>
            </w:pPr>
            <w:ins w:id="13738" w:author="Thomas Dietz" w:date="2012-08-13T14:42:00Z">
              <w:r>
                <w:t xml:space="preserve">        &lt;/xs:annotation&gt;</w:t>
              </w:r>
            </w:ins>
          </w:p>
          <w:p w14:paraId="470529A2" w14:textId="77777777" w:rsidR="00105B1A" w:rsidRDefault="00105B1A" w:rsidP="00105B1A">
            <w:pPr>
              <w:pStyle w:val="XML1"/>
              <w:rPr>
                <w:ins w:id="13739" w:author="Thomas Dietz" w:date="2012-08-13T14:42:00Z"/>
              </w:rPr>
            </w:pPr>
            <w:ins w:id="13740" w:author="Thomas Dietz" w:date="2012-08-13T14:42:00Z">
              <w:r>
                <w:t xml:space="preserve">      &lt;/xs:element&gt;</w:t>
              </w:r>
            </w:ins>
          </w:p>
          <w:p w14:paraId="2C1AF4FC" w14:textId="77777777" w:rsidR="00105B1A" w:rsidRDefault="00105B1A" w:rsidP="00105B1A">
            <w:pPr>
              <w:pStyle w:val="XML1"/>
              <w:rPr>
                <w:ins w:id="13741" w:author="Thomas Dietz" w:date="2012-08-13T14:42:00Z"/>
              </w:rPr>
            </w:pPr>
            <w:ins w:id="13742" w:author="Thomas Dietz" w:date="2012-08-13T14:42:00Z">
              <w:r>
                <w:t xml:space="preserve">      &lt;xs:element name="next-tables"&gt;</w:t>
              </w:r>
            </w:ins>
          </w:p>
          <w:p w14:paraId="213525D1" w14:textId="77777777" w:rsidR="00105B1A" w:rsidRDefault="00105B1A" w:rsidP="00105B1A">
            <w:pPr>
              <w:pStyle w:val="XML1"/>
              <w:rPr>
                <w:ins w:id="13743" w:author="Thomas Dietz" w:date="2012-08-13T14:42:00Z"/>
              </w:rPr>
            </w:pPr>
            <w:ins w:id="13744" w:author="Thomas Dietz" w:date="2012-08-13T14:42:00Z">
              <w:r>
                <w:t xml:space="preserve">        &lt;xs:annotation&gt;</w:t>
              </w:r>
            </w:ins>
          </w:p>
          <w:p w14:paraId="0EF8743B" w14:textId="77777777" w:rsidR="00105B1A" w:rsidRDefault="00105B1A" w:rsidP="00105B1A">
            <w:pPr>
              <w:pStyle w:val="XML1"/>
              <w:rPr>
                <w:ins w:id="13745" w:author="Thomas Dietz" w:date="2012-08-13T14:42:00Z"/>
              </w:rPr>
            </w:pPr>
            <w:ins w:id="13746" w:author="Thomas Dietz" w:date="2012-08-13T14:42:00Z">
              <w:r>
                <w:t xml:space="preserve">          &lt;xs:documentation&gt;</w:t>
              </w:r>
            </w:ins>
          </w:p>
          <w:p w14:paraId="6C8FC2D6" w14:textId="77777777" w:rsidR="00105B1A" w:rsidRDefault="00105B1A" w:rsidP="00105B1A">
            <w:pPr>
              <w:pStyle w:val="XML1"/>
              <w:rPr>
                <w:ins w:id="13747" w:author="Thomas Dietz" w:date="2012-08-13T14:42:00Z"/>
              </w:rPr>
            </w:pPr>
            <w:ins w:id="13748" w:author="Thomas Dietz" w:date="2012-08-13T14:42:00Z">
              <w:r>
                <w:t xml:space="preserve">            An array of resource-ids of all flow tables that</w:t>
              </w:r>
            </w:ins>
          </w:p>
          <w:p w14:paraId="62328FEA" w14:textId="77777777" w:rsidR="00105B1A" w:rsidRDefault="00105B1A" w:rsidP="00105B1A">
            <w:pPr>
              <w:pStyle w:val="XML1"/>
              <w:rPr>
                <w:ins w:id="13749" w:author="Thomas Dietz" w:date="2012-08-13T14:42:00Z"/>
              </w:rPr>
            </w:pPr>
            <w:ins w:id="13750" w:author="Thomas Dietz" w:date="2012-08-13T14:42:00Z">
              <w:r>
                <w:t xml:space="preserve">            can be directly reached from this table using the </w:t>
              </w:r>
            </w:ins>
          </w:p>
          <w:p w14:paraId="48C7EDBB" w14:textId="77777777" w:rsidR="00105B1A" w:rsidRDefault="00105B1A" w:rsidP="00105B1A">
            <w:pPr>
              <w:pStyle w:val="XML1"/>
              <w:rPr>
                <w:ins w:id="13751" w:author="Thomas Dietz" w:date="2012-08-13T14:42:00Z"/>
              </w:rPr>
            </w:pPr>
            <w:ins w:id="13752" w:author="Thomas Dietz" w:date="2012-08-13T14:42:00Z">
              <w:r>
                <w:t xml:space="preserve">            'goto-table' instruction.</w:t>
              </w:r>
            </w:ins>
          </w:p>
          <w:p w14:paraId="38F80416" w14:textId="77777777" w:rsidR="00105B1A" w:rsidRDefault="00105B1A" w:rsidP="00105B1A">
            <w:pPr>
              <w:pStyle w:val="XML1"/>
              <w:rPr>
                <w:ins w:id="13753" w:author="Thomas Dietz" w:date="2012-08-13T14:42:00Z"/>
              </w:rPr>
            </w:pPr>
            <w:ins w:id="13754" w:author="Thomas Dietz" w:date="2012-08-13T14:42:00Z">
              <w:r>
                <w:t xml:space="preserve">          &lt;/xs:documentation&gt;</w:t>
              </w:r>
            </w:ins>
          </w:p>
          <w:p w14:paraId="1DC1A213" w14:textId="77777777" w:rsidR="00105B1A" w:rsidRDefault="00105B1A" w:rsidP="00105B1A">
            <w:pPr>
              <w:pStyle w:val="XML1"/>
              <w:rPr>
                <w:ins w:id="13755" w:author="Thomas Dietz" w:date="2012-08-13T14:42:00Z"/>
              </w:rPr>
            </w:pPr>
            <w:ins w:id="13756" w:author="Thomas Dietz" w:date="2012-08-13T14:42:00Z">
              <w:r>
                <w:t xml:space="preserve">        &lt;/xs:annotation&gt;</w:t>
              </w:r>
            </w:ins>
          </w:p>
          <w:p w14:paraId="287383D4" w14:textId="77777777" w:rsidR="00105B1A" w:rsidRDefault="00105B1A" w:rsidP="00105B1A">
            <w:pPr>
              <w:pStyle w:val="XML1"/>
              <w:rPr>
                <w:ins w:id="13757" w:author="Thomas Dietz" w:date="2012-08-13T14:42:00Z"/>
              </w:rPr>
            </w:pPr>
            <w:ins w:id="13758" w:author="Thomas Dietz" w:date="2012-08-13T14:42:00Z">
              <w:r>
                <w:t xml:space="preserve">        &lt;xs:complexType&gt;</w:t>
              </w:r>
            </w:ins>
          </w:p>
          <w:p w14:paraId="72951615" w14:textId="77777777" w:rsidR="00105B1A" w:rsidRDefault="00105B1A" w:rsidP="00105B1A">
            <w:pPr>
              <w:pStyle w:val="XML1"/>
              <w:rPr>
                <w:ins w:id="13759" w:author="Thomas Dietz" w:date="2012-08-13T14:42:00Z"/>
              </w:rPr>
            </w:pPr>
            <w:ins w:id="13760" w:author="Thomas Dietz" w:date="2012-08-13T14:42:00Z">
              <w:r>
                <w:t xml:space="preserve">          &lt;xs:sequence&gt;</w:t>
              </w:r>
            </w:ins>
          </w:p>
          <w:p w14:paraId="5C7D1B10" w14:textId="77777777" w:rsidR="00105B1A" w:rsidRDefault="00105B1A" w:rsidP="00105B1A">
            <w:pPr>
              <w:pStyle w:val="XML1"/>
              <w:rPr>
                <w:ins w:id="13761" w:author="Thomas Dietz" w:date="2012-08-13T14:42:00Z"/>
              </w:rPr>
            </w:pPr>
            <w:ins w:id="13762" w:author="Thomas Dietz" w:date="2012-08-13T14:42:00Z">
              <w:r>
                <w:lastRenderedPageBreak/>
                <w:t xml:space="preserve">            &lt;xs:element name="table-id" minOccurs="0" maxOccurs="unbounded"  type="inet:uri"/&gt;</w:t>
              </w:r>
            </w:ins>
          </w:p>
          <w:p w14:paraId="4684232F" w14:textId="77777777" w:rsidR="00105B1A" w:rsidRDefault="00105B1A" w:rsidP="00105B1A">
            <w:pPr>
              <w:pStyle w:val="XML1"/>
              <w:rPr>
                <w:ins w:id="13763" w:author="Thomas Dietz" w:date="2012-08-13T14:42:00Z"/>
              </w:rPr>
            </w:pPr>
            <w:ins w:id="13764" w:author="Thomas Dietz" w:date="2012-08-13T14:42:00Z">
              <w:r>
                <w:t xml:space="preserve">          &lt;/xs:sequence&gt;</w:t>
              </w:r>
            </w:ins>
          </w:p>
          <w:p w14:paraId="56468AE7" w14:textId="77777777" w:rsidR="00105B1A" w:rsidRDefault="00105B1A" w:rsidP="00105B1A">
            <w:pPr>
              <w:pStyle w:val="XML1"/>
              <w:rPr>
                <w:ins w:id="13765" w:author="Thomas Dietz" w:date="2012-08-13T14:42:00Z"/>
              </w:rPr>
            </w:pPr>
            <w:ins w:id="13766" w:author="Thomas Dietz" w:date="2012-08-13T14:42:00Z">
              <w:r>
                <w:t xml:space="preserve">        &lt;/xs:complexType&gt;</w:t>
              </w:r>
            </w:ins>
          </w:p>
          <w:p w14:paraId="6B4BAF09" w14:textId="77777777" w:rsidR="00105B1A" w:rsidRDefault="00105B1A" w:rsidP="00105B1A">
            <w:pPr>
              <w:pStyle w:val="XML1"/>
              <w:rPr>
                <w:ins w:id="13767" w:author="Thomas Dietz" w:date="2012-08-13T14:42:00Z"/>
              </w:rPr>
            </w:pPr>
            <w:ins w:id="13768" w:author="Thomas Dietz" w:date="2012-08-13T14:42:00Z">
              <w:r>
                <w:t xml:space="preserve">      &lt;/xs:element&gt;</w:t>
              </w:r>
            </w:ins>
          </w:p>
          <w:p w14:paraId="5186D46B" w14:textId="77777777" w:rsidR="00105B1A" w:rsidRDefault="00105B1A" w:rsidP="00105B1A">
            <w:pPr>
              <w:pStyle w:val="XML1"/>
              <w:rPr>
                <w:ins w:id="13769" w:author="Thomas Dietz" w:date="2012-08-13T14:42:00Z"/>
              </w:rPr>
            </w:pPr>
            <w:ins w:id="13770" w:author="Thomas Dietz" w:date="2012-08-13T14:42:00Z">
              <w:r>
                <w:t xml:space="preserve">      &lt;xs:element name="instructions"&gt;</w:t>
              </w:r>
            </w:ins>
          </w:p>
          <w:p w14:paraId="3C8FF925" w14:textId="77777777" w:rsidR="00105B1A" w:rsidRDefault="00105B1A" w:rsidP="00105B1A">
            <w:pPr>
              <w:pStyle w:val="XML1"/>
              <w:rPr>
                <w:ins w:id="13771" w:author="Thomas Dietz" w:date="2012-08-13T14:42:00Z"/>
              </w:rPr>
            </w:pPr>
            <w:ins w:id="13772" w:author="Thomas Dietz" w:date="2012-08-13T14:42:00Z">
              <w:r>
                <w:t xml:space="preserve">        &lt;xs:annotation&gt;</w:t>
              </w:r>
            </w:ins>
          </w:p>
          <w:p w14:paraId="7A55C5F9" w14:textId="77777777" w:rsidR="00105B1A" w:rsidRDefault="00105B1A" w:rsidP="00105B1A">
            <w:pPr>
              <w:pStyle w:val="XML1"/>
              <w:rPr>
                <w:ins w:id="13773" w:author="Thomas Dietz" w:date="2012-08-13T14:42:00Z"/>
              </w:rPr>
            </w:pPr>
            <w:ins w:id="13774" w:author="Thomas Dietz" w:date="2012-08-13T14:42:00Z">
              <w:r>
                <w:t xml:space="preserve">          &lt;xs:documentation&gt;</w:t>
              </w:r>
            </w:ins>
          </w:p>
          <w:p w14:paraId="4798D0E0" w14:textId="77777777" w:rsidR="00105B1A" w:rsidRDefault="00105B1A" w:rsidP="00105B1A">
            <w:pPr>
              <w:pStyle w:val="XML1"/>
              <w:rPr>
                <w:ins w:id="13775" w:author="Thomas Dietz" w:date="2012-08-13T14:42:00Z"/>
              </w:rPr>
            </w:pPr>
            <w:ins w:id="13776" w:author="Thomas Dietz" w:date="2012-08-13T14:42:00Z">
              <w:r>
                <w:t xml:space="preserve">            The list of all instruction types supported by</w:t>
              </w:r>
            </w:ins>
          </w:p>
          <w:p w14:paraId="4C91FF1C" w14:textId="77777777" w:rsidR="00105B1A" w:rsidRDefault="00105B1A" w:rsidP="00105B1A">
            <w:pPr>
              <w:pStyle w:val="XML1"/>
              <w:rPr>
                <w:ins w:id="13777" w:author="Thomas Dietz" w:date="2012-08-13T14:42:00Z"/>
              </w:rPr>
            </w:pPr>
            <w:ins w:id="13778" w:author="Thomas Dietz" w:date="2012-08-13T14:42:00Z">
              <w:r>
                <w:t xml:space="preserve">            the flow table.</w:t>
              </w:r>
            </w:ins>
          </w:p>
          <w:p w14:paraId="17F4B7EE" w14:textId="77777777" w:rsidR="00105B1A" w:rsidRDefault="00105B1A" w:rsidP="00105B1A">
            <w:pPr>
              <w:pStyle w:val="XML1"/>
              <w:rPr>
                <w:ins w:id="13779" w:author="Thomas Dietz" w:date="2012-08-13T14:42:00Z"/>
              </w:rPr>
            </w:pPr>
            <w:ins w:id="13780" w:author="Thomas Dietz" w:date="2012-08-13T14:42:00Z">
              <w:r>
                <w:t xml:space="preserve">          &lt;/xs:documentation&gt;</w:t>
              </w:r>
            </w:ins>
          </w:p>
          <w:p w14:paraId="2240E860" w14:textId="77777777" w:rsidR="00105B1A" w:rsidRDefault="00105B1A" w:rsidP="00105B1A">
            <w:pPr>
              <w:pStyle w:val="XML1"/>
              <w:rPr>
                <w:ins w:id="13781" w:author="Thomas Dietz" w:date="2012-08-13T14:42:00Z"/>
              </w:rPr>
            </w:pPr>
            <w:ins w:id="13782" w:author="Thomas Dietz" w:date="2012-08-13T14:42:00Z">
              <w:r>
                <w:t xml:space="preserve">        &lt;/xs:annotation&gt;</w:t>
              </w:r>
            </w:ins>
          </w:p>
          <w:p w14:paraId="2F1F6638" w14:textId="77777777" w:rsidR="00105B1A" w:rsidRDefault="00105B1A" w:rsidP="00105B1A">
            <w:pPr>
              <w:pStyle w:val="XML1"/>
              <w:rPr>
                <w:ins w:id="13783" w:author="Thomas Dietz" w:date="2012-08-13T14:42:00Z"/>
              </w:rPr>
            </w:pPr>
            <w:ins w:id="13784" w:author="Thomas Dietz" w:date="2012-08-13T14:42:00Z">
              <w:r>
                <w:t xml:space="preserve">        &lt;xs:complexType&gt;</w:t>
              </w:r>
            </w:ins>
          </w:p>
          <w:p w14:paraId="62A146C9" w14:textId="77777777" w:rsidR="00105B1A" w:rsidRDefault="00105B1A" w:rsidP="00105B1A">
            <w:pPr>
              <w:pStyle w:val="XML1"/>
              <w:rPr>
                <w:ins w:id="13785" w:author="Thomas Dietz" w:date="2012-08-13T14:42:00Z"/>
              </w:rPr>
            </w:pPr>
            <w:ins w:id="13786" w:author="Thomas Dietz" w:date="2012-08-13T14:42:00Z">
              <w:r>
                <w:t xml:space="preserve">          &lt;xs:sequence&gt;</w:t>
              </w:r>
            </w:ins>
          </w:p>
          <w:p w14:paraId="6025820E" w14:textId="77777777" w:rsidR="00105B1A" w:rsidRDefault="00105B1A" w:rsidP="00105B1A">
            <w:pPr>
              <w:pStyle w:val="XML1"/>
              <w:rPr>
                <w:ins w:id="13787" w:author="Thomas Dietz" w:date="2012-08-13T14:42:00Z"/>
              </w:rPr>
            </w:pPr>
            <w:ins w:id="13788" w:author="Thomas Dietz" w:date="2012-08-13T14:42:00Z">
              <w:r>
                <w:t xml:space="preserve">            &lt;xs:element name="type" minOccurs="0" maxOccurs="unbounded"  type="OFInstructionType"/&gt;</w:t>
              </w:r>
            </w:ins>
          </w:p>
          <w:p w14:paraId="19FB48A7" w14:textId="77777777" w:rsidR="00105B1A" w:rsidRDefault="00105B1A" w:rsidP="00105B1A">
            <w:pPr>
              <w:pStyle w:val="XML1"/>
              <w:rPr>
                <w:ins w:id="13789" w:author="Thomas Dietz" w:date="2012-08-13T14:42:00Z"/>
              </w:rPr>
            </w:pPr>
            <w:ins w:id="13790" w:author="Thomas Dietz" w:date="2012-08-13T14:42:00Z">
              <w:r>
                <w:t xml:space="preserve">          &lt;/xs:sequence&gt;</w:t>
              </w:r>
            </w:ins>
          </w:p>
          <w:p w14:paraId="581EE1EB" w14:textId="77777777" w:rsidR="00105B1A" w:rsidRDefault="00105B1A" w:rsidP="00105B1A">
            <w:pPr>
              <w:pStyle w:val="XML1"/>
              <w:rPr>
                <w:ins w:id="13791" w:author="Thomas Dietz" w:date="2012-08-13T14:42:00Z"/>
              </w:rPr>
            </w:pPr>
            <w:ins w:id="13792" w:author="Thomas Dietz" w:date="2012-08-13T14:42:00Z">
              <w:r>
                <w:t xml:space="preserve">        &lt;/xs:complexType&gt;</w:t>
              </w:r>
            </w:ins>
          </w:p>
          <w:p w14:paraId="33CDD781" w14:textId="77777777" w:rsidR="00105B1A" w:rsidRDefault="00105B1A" w:rsidP="00105B1A">
            <w:pPr>
              <w:pStyle w:val="XML1"/>
              <w:rPr>
                <w:ins w:id="13793" w:author="Thomas Dietz" w:date="2012-08-13T14:42:00Z"/>
              </w:rPr>
            </w:pPr>
            <w:ins w:id="13794" w:author="Thomas Dietz" w:date="2012-08-13T14:42:00Z">
              <w:r>
                <w:t xml:space="preserve">      &lt;/xs:element&gt;</w:t>
              </w:r>
            </w:ins>
          </w:p>
          <w:p w14:paraId="7AD12F40" w14:textId="77777777" w:rsidR="00105B1A" w:rsidRDefault="00105B1A" w:rsidP="00105B1A">
            <w:pPr>
              <w:pStyle w:val="XML1"/>
              <w:rPr>
                <w:ins w:id="13795" w:author="Thomas Dietz" w:date="2012-08-13T14:42:00Z"/>
              </w:rPr>
            </w:pPr>
            <w:ins w:id="13796" w:author="Thomas Dietz" w:date="2012-08-13T14:42:00Z">
              <w:r>
                <w:t xml:space="preserve">      &lt;xs:element name="matches"&gt;</w:t>
              </w:r>
            </w:ins>
          </w:p>
          <w:p w14:paraId="460E9DB7" w14:textId="77777777" w:rsidR="00105B1A" w:rsidRDefault="00105B1A" w:rsidP="00105B1A">
            <w:pPr>
              <w:pStyle w:val="XML1"/>
              <w:rPr>
                <w:ins w:id="13797" w:author="Thomas Dietz" w:date="2012-08-13T14:42:00Z"/>
              </w:rPr>
            </w:pPr>
            <w:ins w:id="13798" w:author="Thomas Dietz" w:date="2012-08-13T14:42:00Z">
              <w:r>
                <w:t xml:space="preserve">        &lt;xs:annotation&gt;</w:t>
              </w:r>
            </w:ins>
          </w:p>
          <w:p w14:paraId="39C54BE0" w14:textId="77777777" w:rsidR="00105B1A" w:rsidRDefault="00105B1A" w:rsidP="00105B1A">
            <w:pPr>
              <w:pStyle w:val="XML1"/>
              <w:rPr>
                <w:ins w:id="13799" w:author="Thomas Dietz" w:date="2012-08-13T14:42:00Z"/>
              </w:rPr>
            </w:pPr>
            <w:ins w:id="13800" w:author="Thomas Dietz" w:date="2012-08-13T14:42:00Z">
              <w:r>
                <w:t xml:space="preserve">          &lt;xs:documentation&gt;</w:t>
              </w:r>
            </w:ins>
          </w:p>
          <w:p w14:paraId="60FC9469" w14:textId="77777777" w:rsidR="00105B1A" w:rsidRDefault="00105B1A" w:rsidP="00105B1A">
            <w:pPr>
              <w:pStyle w:val="XML1"/>
              <w:rPr>
                <w:ins w:id="13801" w:author="Thomas Dietz" w:date="2012-08-13T14:42:00Z"/>
              </w:rPr>
            </w:pPr>
            <w:ins w:id="13802" w:author="Thomas Dietz" w:date="2012-08-13T14:42:00Z">
              <w:r>
                <w:t xml:space="preserve">            The list of all match types supported by the</w:t>
              </w:r>
            </w:ins>
          </w:p>
          <w:p w14:paraId="54D65749" w14:textId="77777777" w:rsidR="00105B1A" w:rsidRDefault="00105B1A" w:rsidP="00105B1A">
            <w:pPr>
              <w:pStyle w:val="XML1"/>
              <w:rPr>
                <w:ins w:id="13803" w:author="Thomas Dietz" w:date="2012-08-13T14:42:00Z"/>
              </w:rPr>
            </w:pPr>
            <w:ins w:id="13804" w:author="Thomas Dietz" w:date="2012-08-13T14:42:00Z">
              <w:r>
                <w:t xml:space="preserve">            flow table.</w:t>
              </w:r>
            </w:ins>
          </w:p>
          <w:p w14:paraId="3DDF6EE0" w14:textId="77777777" w:rsidR="00105B1A" w:rsidRDefault="00105B1A" w:rsidP="00105B1A">
            <w:pPr>
              <w:pStyle w:val="XML1"/>
              <w:rPr>
                <w:ins w:id="13805" w:author="Thomas Dietz" w:date="2012-08-13T14:42:00Z"/>
              </w:rPr>
            </w:pPr>
            <w:ins w:id="13806" w:author="Thomas Dietz" w:date="2012-08-13T14:42:00Z">
              <w:r>
                <w:t xml:space="preserve">          &lt;/xs:documentation&gt;</w:t>
              </w:r>
            </w:ins>
          </w:p>
          <w:p w14:paraId="3FAD5BAB" w14:textId="77777777" w:rsidR="00105B1A" w:rsidRDefault="00105B1A" w:rsidP="00105B1A">
            <w:pPr>
              <w:pStyle w:val="XML1"/>
              <w:rPr>
                <w:ins w:id="13807" w:author="Thomas Dietz" w:date="2012-08-13T14:42:00Z"/>
              </w:rPr>
            </w:pPr>
            <w:ins w:id="13808" w:author="Thomas Dietz" w:date="2012-08-13T14:42:00Z">
              <w:r>
                <w:t xml:space="preserve">        &lt;/xs:annotation&gt;</w:t>
              </w:r>
            </w:ins>
          </w:p>
          <w:p w14:paraId="78A29638" w14:textId="77777777" w:rsidR="00105B1A" w:rsidRDefault="00105B1A" w:rsidP="00105B1A">
            <w:pPr>
              <w:pStyle w:val="XML1"/>
              <w:rPr>
                <w:ins w:id="13809" w:author="Thomas Dietz" w:date="2012-08-13T14:42:00Z"/>
              </w:rPr>
            </w:pPr>
            <w:ins w:id="13810" w:author="Thomas Dietz" w:date="2012-08-13T14:42:00Z">
              <w:r>
                <w:t xml:space="preserve">        &lt;xs:complexType&gt;</w:t>
              </w:r>
            </w:ins>
          </w:p>
          <w:p w14:paraId="1069E027" w14:textId="77777777" w:rsidR="00105B1A" w:rsidRDefault="00105B1A" w:rsidP="00105B1A">
            <w:pPr>
              <w:pStyle w:val="XML1"/>
              <w:rPr>
                <w:ins w:id="13811" w:author="Thomas Dietz" w:date="2012-08-13T14:42:00Z"/>
              </w:rPr>
            </w:pPr>
            <w:ins w:id="13812" w:author="Thomas Dietz" w:date="2012-08-13T14:42:00Z">
              <w:r>
                <w:t xml:space="preserve">          &lt;xs:sequence&gt;</w:t>
              </w:r>
            </w:ins>
          </w:p>
          <w:p w14:paraId="48C8EABF" w14:textId="77777777" w:rsidR="00105B1A" w:rsidRDefault="00105B1A" w:rsidP="00105B1A">
            <w:pPr>
              <w:pStyle w:val="XML1"/>
              <w:rPr>
                <w:ins w:id="13813" w:author="Thomas Dietz" w:date="2012-08-13T14:42:00Z"/>
              </w:rPr>
            </w:pPr>
            <w:ins w:id="13814" w:author="Thomas Dietz" w:date="2012-08-13T14:42:00Z">
              <w:r>
                <w:t xml:space="preserve">            &lt;xs:element name="type" minOccurs="0" maxOccurs="unbounded"  type="OFMatchFieldType"/&gt;</w:t>
              </w:r>
            </w:ins>
          </w:p>
          <w:p w14:paraId="5EE26C2A" w14:textId="77777777" w:rsidR="00105B1A" w:rsidRDefault="00105B1A" w:rsidP="00105B1A">
            <w:pPr>
              <w:pStyle w:val="XML1"/>
              <w:rPr>
                <w:ins w:id="13815" w:author="Thomas Dietz" w:date="2012-08-13T14:42:00Z"/>
              </w:rPr>
            </w:pPr>
            <w:ins w:id="13816" w:author="Thomas Dietz" w:date="2012-08-13T14:42:00Z">
              <w:r>
                <w:t xml:space="preserve">          &lt;/xs:sequence&gt;</w:t>
              </w:r>
            </w:ins>
          </w:p>
          <w:p w14:paraId="2F5C6BBD" w14:textId="77777777" w:rsidR="00105B1A" w:rsidRDefault="00105B1A" w:rsidP="00105B1A">
            <w:pPr>
              <w:pStyle w:val="XML1"/>
              <w:rPr>
                <w:ins w:id="13817" w:author="Thomas Dietz" w:date="2012-08-13T14:42:00Z"/>
              </w:rPr>
            </w:pPr>
            <w:ins w:id="13818" w:author="Thomas Dietz" w:date="2012-08-13T14:42:00Z">
              <w:r>
                <w:t xml:space="preserve">        &lt;/xs:complexType&gt;</w:t>
              </w:r>
            </w:ins>
          </w:p>
          <w:p w14:paraId="079DFB65" w14:textId="77777777" w:rsidR="00105B1A" w:rsidRDefault="00105B1A" w:rsidP="00105B1A">
            <w:pPr>
              <w:pStyle w:val="XML1"/>
              <w:rPr>
                <w:ins w:id="13819" w:author="Thomas Dietz" w:date="2012-08-13T14:42:00Z"/>
              </w:rPr>
            </w:pPr>
            <w:ins w:id="13820" w:author="Thomas Dietz" w:date="2012-08-13T14:42:00Z">
              <w:r>
                <w:t xml:space="preserve">      &lt;/xs:element&gt;</w:t>
              </w:r>
            </w:ins>
          </w:p>
          <w:p w14:paraId="52C1FAFA" w14:textId="77777777" w:rsidR="00105B1A" w:rsidRDefault="00105B1A" w:rsidP="00105B1A">
            <w:pPr>
              <w:pStyle w:val="XML1"/>
              <w:rPr>
                <w:ins w:id="13821" w:author="Thomas Dietz" w:date="2012-08-13T14:42:00Z"/>
              </w:rPr>
            </w:pPr>
            <w:ins w:id="13822" w:author="Thomas Dietz" w:date="2012-08-13T14:42:00Z">
              <w:r>
                <w:t xml:space="preserve">      &lt;xs:element name="write-actions"&gt;</w:t>
              </w:r>
            </w:ins>
          </w:p>
          <w:p w14:paraId="76C625E1" w14:textId="77777777" w:rsidR="00105B1A" w:rsidRDefault="00105B1A" w:rsidP="00105B1A">
            <w:pPr>
              <w:pStyle w:val="XML1"/>
              <w:rPr>
                <w:ins w:id="13823" w:author="Thomas Dietz" w:date="2012-08-13T14:42:00Z"/>
              </w:rPr>
            </w:pPr>
            <w:ins w:id="13824" w:author="Thomas Dietz" w:date="2012-08-13T14:42:00Z">
              <w:r>
                <w:t xml:space="preserve">        &lt;xs:annotation&gt;</w:t>
              </w:r>
            </w:ins>
          </w:p>
          <w:p w14:paraId="2AA81982" w14:textId="77777777" w:rsidR="00105B1A" w:rsidRDefault="00105B1A" w:rsidP="00105B1A">
            <w:pPr>
              <w:pStyle w:val="XML1"/>
              <w:rPr>
                <w:ins w:id="13825" w:author="Thomas Dietz" w:date="2012-08-13T14:42:00Z"/>
              </w:rPr>
            </w:pPr>
            <w:ins w:id="13826" w:author="Thomas Dietz" w:date="2012-08-13T14:42:00Z">
              <w:r>
                <w:t xml:space="preserve">          &lt;xs:documentation&gt;</w:t>
              </w:r>
            </w:ins>
          </w:p>
          <w:p w14:paraId="0DE751F1" w14:textId="77777777" w:rsidR="00105B1A" w:rsidRDefault="00105B1A" w:rsidP="00105B1A">
            <w:pPr>
              <w:pStyle w:val="XML1"/>
              <w:rPr>
                <w:ins w:id="13827" w:author="Thomas Dietz" w:date="2012-08-13T14:42:00Z"/>
              </w:rPr>
            </w:pPr>
            <w:ins w:id="13828" w:author="Thomas Dietz" w:date="2012-08-13T14:42:00Z">
              <w:r>
                <w:t xml:space="preserve">            The list of all write action types supported by</w:t>
              </w:r>
            </w:ins>
          </w:p>
          <w:p w14:paraId="7E3F497D" w14:textId="77777777" w:rsidR="00105B1A" w:rsidRDefault="00105B1A" w:rsidP="00105B1A">
            <w:pPr>
              <w:pStyle w:val="XML1"/>
              <w:rPr>
                <w:ins w:id="13829" w:author="Thomas Dietz" w:date="2012-08-13T14:42:00Z"/>
              </w:rPr>
            </w:pPr>
            <w:ins w:id="13830" w:author="Thomas Dietz" w:date="2012-08-13T14:42:00Z">
              <w:r>
                <w:t xml:space="preserve">            the flow table.</w:t>
              </w:r>
            </w:ins>
          </w:p>
          <w:p w14:paraId="5CF3306D" w14:textId="77777777" w:rsidR="00105B1A" w:rsidRDefault="00105B1A" w:rsidP="00105B1A">
            <w:pPr>
              <w:pStyle w:val="XML1"/>
              <w:rPr>
                <w:ins w:id="13831" w:author="Thomas Dietz" w:date="2012-08-13T14:42:00Z"/>
              </w:rPr>
            </w:pPr>
            <w:ins w:id="13832" w:author="Thomas Dietz" w:date="2012-08-13T14:42:00Z">
              <w:r>
                <w:t xml:space="preserve">          &lt;/xs:documentation&gt;</w:t>
              </w:r>
            </w:ins>
          </w:p>
          <w:p w14:paraId="7895B4B7" w14:textId="77777777" w:rsidR="00105B1A" w:rsidRDefault="00105B1A" w:rsidP="00105B1A">
            <w:pPr>
              <w:pStyle w:val="XML1"/>
              <w:rPr>
                <w:ins w:id="13833" w:author="Thomas Dietz" w:date="2012-08-13T14:42:00Z"/>
              </w:rPr>
            </w:pPr>
            <w:ins w:id="13834" w:author="Thomas Dietz" w:date="2012-08-13T14:42:00Z">
              <w:r>
                <w:t xml:space="preserve">        &lt;/xs:annotation&gt;</w:t>
              </w:r>
            </w:ins>
          </w:p>
          <w:p w14:paraId="2242B8A2" w14:textId="77777777" w:rsidR="00105B1A" w:rsidRDefault="00105B1A" w:rsidP="00105B1A">
            <w:pPr>
              <w:pStyle w:val="XML1"/>
              <w:rPr>
                <w:ins w:id="13835" w:author="Thomas Dietz" w:date="2012-08-13T14:42:00Z"/>
              </w:rPr>
            </w:pPr>
            <w:ins w:id="13836" w:author="Thomas Dietz" w:date="2012-08-13T14:42:00Z">
              <w:r>
                <w:t xml:space="preserve">        &lt;xs:complexType&gt;</w:t>
              </w:r>
            </w:ins>
          </w:p>
          <w:p w14:paraId="74B1E4C2" w14:textId="77777777" w:rsidR="00105B1A" w:rsidRDefault="00105B1A" w:rsidP="00105B1A">
            <w:pPr>
              <w:pStyle w:val="XML1"/>
              <w:rPr>
                <w:ins w:id="13837" w:author="Thomas Dietz" w:date="2012-08-13T14:42:00Z"/>
              </w:rPr>
            </w:pPr>
            <w:ins w:id="13838" w:author="Thomas Dietz" w:date="2012-08-13T14:42:00Z">
              <w:r>
                <w:t xml:space="preserve">          &lt;xs:sequence&gt;</w:t>
              </w:r>
            </w:ins>
          </w:p>
          <w:p w14:paraId="67A1D25F" w14:textId="77777777" w:rsidR="00105B1A" w:rsidRDefault="00105B1A" w:rsidP="00105B1A">
            <w:pPr>
              <w:pStyle w:val="XML1"/>
              <w:rPr>
                <w:ins w:id="13839" w:author="Thomas Dietz" w:date="2012-08-13T14:42:00Z"/>
              </w:rPr>
            </w:pPr>
            <w:ins w:id="13840" w:author="Thomas Dietz" w:date="2012-08-13T14:42:00Z">
              <w:r>
                <w:t xml:space="preserve">            &lt;xs:element name="type" minOccurs="0" maxOccurs="unbounded"  type="OFActionType"/&gt;</w:t>
              </w:r>
            </w:ins>
          </w:p>
          <w:p w14:paraId="461075EE" w14:textId="77777777" w:rsidR="00105B1A" w:rsidRDefault="00105B1A" w:rsidP="00105B1A">
            <w:pPr>
              <w:pStyle w:val="XML1"/>
              <w:rPr>
                <w:ins w:id="13841" w:author="Thomas Dietz" w:date="2012-08-13T14:42:00Z"/>
              </w:rPr>
            </w:pPr>
            <w:ins w:id="13842" w:author="Thomas Dietz" w:date="2012-08-13T14:42:00Z">
              <w:r>
                <w:t xml:space="preserve">          &lt;/xs:sequence&gt;</w:t>
              </w:r>
            </w:ins>
          </w:p>
          <w:p w14:paraId="00890920" w14:textId="77777777" w:rsidR="00105B1A" w:rsidRDefault="00105B1A" w:rsidP="00105B1A">
            <w:pPr>
              <w:pStyle w:val="XML1"/>
              <w:rPr>
                <w:ins w:id="13843" w:author="Thomas Dietz" w:date="2012-08-13T14:42:00Z"/>
              </w:rPr>
            </w:pPr>
            <w:ins w:id="13844" w:author="Thomas Dietz" w:date="2012-08-13T14:42:00Z">
              <w:r>
                <w:t xml:space="preserve">        &lt;/xs:complexType&gt;</w:t>
              </w:r>
            </w:ins>
          </w:p>
          <w:p w14:paraId="242FC60D" w14:textId="77777777" w:rsidR="00105B1A" w:rsidRDefault="00105B1A" w:rsidP="00105B1A">
            <w:pPr>
              <w:pStyle w:val="XML1"/>
              <w:rPr>
                <w:ins w:id="13845" w:author="Thomas Dietz" w:date="2012-08-13T14:42:00Z"/>
              </w:rPr>
            </w:pPr>
            <w:ins w:id="13846" w:author="Thomas Dietz" w:date="2012-08-13T14:42:00Z">
              <w:r>
                <w:t xml:space="preserve">      &lt;/xs:element&gt;</w:t>
              </w:r>
            </w:ins>
          </w:p>
          <w:p w14:paraId="57CDA7C1" w14:textId="77777777" w:rsidR="00105B1A" w:rsidRDefault="00105B1A" w:rsidP="00105B1A">
            <w:pPr>
              <w:pStyle w:val="XML1"/>
              <w:rPr>
                <w:ins w:id="13847" w:author="Thomas Dietz" w:date="2012-08-13T14:42:00Z"/>
              </w:rPr>
            </w:pPr>
            <w:ins w:id="13848" w:author="Thomas Dietz" w:date="2012-08-13T14:42:00Z">
              <w:r>
                <w:t xml:space="preserve">      &lt;xs:element name="apply-actions"&gt;</w:t>
              </w:r>
            </w:ins>
          </w:p>
          <w:p w14:paraId="07A983F3" w14:textId="77777777" w:rsidR="00105B1A" w:rsidRDefault="00105B1A" w:rsidP="00105B1A">
            <w:pPr>
              <w:pStyle w:val="XML1"/>
              <w:rPr>
                <w:ins w:id="13849" w:author="Thomas Dietz" w:date="2012-08-13T14:42:00Z"/>
              </w:rPr>
            </w:pPr>
            <w:ins w:id="13850" w:author="Thomas Dietz" w:date="2012-08-13T14:42:00Z">
              <w:r>
                <w:t xml:space="preserve">        &lt;xs:annotation&gt;</w:t>
              </w:r>
            </w:ins>
          </w:p>
          <w:p w14:paraId="0D37C192" w14:textId="77777777" w:rsidR="00105B1A" w:rsidRDefault="00105B1A" w:rsidP="00105B1A">
            <w:pPr>
              <w:pStyle w:val="XML1"/>
              <w:rPr>
                <w:ins w:id="13851" w:author="Thomas Dietz" w:date="2012-08-13T14:42:00Z"/>
              </w:rPr>
            </w:pPr>
            <w:ins w:id="13852" w:author="Thomas Dietz" w:date="2012-08-13T14:42:00Z">
              <w:r>
                <w:t xml:space="preserve">          &lt;xs:documentation&gt;</w:t>
              </w:r>
            </w:ins>
          </w:p>
          <w:p w14:paraId="2F09ABAC" w14:textId="77777777" w:rsidR="00105B1A" w:rsidRDefault="00105B1A" w:rsidP="00105B1A">
            <w:pPr>
              <w:pStyle w:val="XML1"/>
              <w:rPr>
                <w:ins w:id="13853" w:author="Thomas Dietz" w:date="2012-08-13T14:42:00Z"/>
              </w:rPr>
            </w:pPr>
            <w:ins w:id="13854" w:author="Thomas Dietz" w:date="2012-08-13T14:42:00Z">
              <w:r>
                <w:t xml:space="preserve">            The list of all apply action types supported by</w:t>
              </w:r>
            </w:ins>
          </w:p>
          <w:p w14:paraId="210BB0B7" w14:textId="77777777" w:rsidR="00105B1A" w:rsidRDefault="00105B1A" w:rsidP="00105B1A">
            <w:pPr>
              <w:pStyle w:val="XML1"/>
              <w:rPr>
                <w:ins w:id="13855" w:author="Thomas Dietz" w:date="2012-08-13T14:42:00Z"/>
              </w:rPr>
            </w:pPr>
            <w:ins w:id="13856" w:author="Thomas Dietz" w:date="2012-08-13T14:42:00Z">
              <w:r>
                <w:t xml:space="preserve">            the flow table.</w:t>
              </w:r>
            </w:ins>
          </w:p>
          <w:p w14:paraId="58871E0B" w14:textId="77777777" w:rsidR="00105B1A" w:rsidRDefault="00105B1A" w:rsidP="00105B1A">
            <w:pPr>
              <w:pStyle w:val="XML1"/>
              <w:rPr>
                <w:ins w:id="13857" w:author="Thomas Dietz" w:date="2012-08-13T14:42:00Z"/>
              </w:rPr>
            </w:pPr>
            <w:ins w:id="13858" w:author="Thomas Dietz" w:date="2012-08-13T14:42:00Z">
              <w:r>
                <w:t xml:space="preserve">          &lt;/xs:documentation&gt;</w:t>
              </w:r>
            </w:ins>
          </w:p>
          <w:p w14:paraId="5298635D" w14:textId="77777777" w:rsidR="00105B1A" w:rsidRDefault="00105B1A" w:rsidP="00105B1A">
            <w:pPr>
              <w:pStyle w:val="XML1"/>
              <w:rPr>
                <w:ins w:id="13859" w:author="Thomas Dietz" w:date="2012-08-13T14:42:00Z"/>
              </w:rPr>
            </w:pPr>
            <w:ins w:id="13860" w:author="Thomas Dietz" w:date="2012-08-13T14:42:00Z">
              <w:r>
                <w:t xml:space="preserve">        &lt;/xs:annotation&gt;</w:t>
              </w:r>
            </w:ins>
          </w:p>
          <w:p w14:paraId="3B28B8AF" w14:textId="77777777" w:rsidR="00105B1A" w:rsidRDefault="00105B1A" w:rsidP="00105B1A">
            <w:pPr>
              <w:pStyle w:val="XML1"/>
              <w:rPr>
                <w:ins w:id="13861" w:author="Thomas Dietz" w:date="2012-08-13T14:42:00Z"/>
              </w:rPr>
            </w:pPr>
            <w:ins w:id="13862" w:author="Thomas Dietz" w:date="2012-08-13T14:42:00Z">
              <w:r>
                <w:t xml:space="preserve">        &lt;xs:complexType&gt;</w:t>
              </w:r>
            </w:ins>
          </w:p>
          <w:p w14:paraId="2441D982" w14:textId="77777777" w:rsidR="00105B1A" w:rsidRDefault="00105B1A" w:rsidP="00105B1A">
            <w:pPr>
              <w:pStyle w:val="XML1"/>
              <w:rPr>
                <w:ins w:id="13863" w:author="Thomas Dietz" w:date="2012-08-13T14:42:00Z"/>
              </w:rPr>
            </w:pPr>
            <w:ins w:id="13864" w:author="Thomas Dietz" w:date="2012-08-13T14:42:00Z">
              <w:r>
                <w:t xml:space="preserve">          &lt;xs:sequence&gt;</w:t>
              </w:r>
            </w:ins>
          </w:p>
          <w:p w14:paraId="0D421218" w14:textId="77777777" w:rsidR="00105B1A" w:rsidRDefault="00105B1A" w:rsidP="00105B1A">
            <w:pPr>
              <w:pStyle w:val="XML1"/>
              <w:rPr>
                <w:ins w:id="13865" w:author="Thomas Dietz" w:date="2012-08-13T14:42:00Z"/>
              </w:rPr>
            </w:pPr>
            <w:ins w:id="13866" w:author="Thomas Dietz" w:date="2012-08-13T14:42:00Z">
              <w:r>
                <w:lastRenderedPageBreak/>
                <w:t xml:space="preserve">            &lt;xs:element name="type" minOccurs="0" maxOccurs="unbounded"  type="OFActionType"/&gt;</w:t>
              </w:r>
            </w:ins>
          </w:p>
          <w:p w14:paraId="3ABCC93C" w14:textId="77777777" w:rsidR="00105B1A" w:rsidRDefault="00105B1A" w:rsidP="00105B1A">
            <w:pPr>
              <w:pStyle w:val="XML1"/>
              <w:rPr>
                <w:ins w:id="13867" w:author="Thomas Dietz" w:date="2012-08-13T14:42:00Z"/>
              </w:rPr>
            </w:pPr>
            <w:ins w:id="13868" w:author="Thomas Dietz" w:date="2012-08-13T14:42:00Z">
              <w:r>
                <w:t xml:space="preserve">          &lt;/xs:sequence&gt;</w:t>
              </w:r>
            </w:ins>
          </w:p>
          <w:p w14:paraId="7780C435" w14:textId="77777777" w:rsidR="00105B1A" w:rsidRDefault="00105B1A" w:rsidP="00105B1A">
            <w:pPr>
              <w:pStyle w:val="XML1"/>
              <w:rPr>
                <w:ins w:id="13869" w:author="Thomas Dietz" w:date="2012-08-13T14:42:00Z"/>
              </w:rPr>
            </w:pPr>
            <w:ins w:id="13870" w:author="Thomas Dietz" w:date="2012-08-13T14:42:00Z">
              <w:r>
                <w:t xml:space="preserve">        &lt;/xs:complexType&gt;</w:t>
              </w:r>
            </w:ins>
          </w:p>
          <w:p w14:paraId="21F4150D" w14:textId="77777777" w:rsidR="00105B1A" w:rsidRDefault="00105B1A" w:rsidP="00105B1A">
            <w:pPr>
              <w:pStyle w:val="XML1"/>
              <w:rPr>
                <w:ins w:id="13871" w:author="Thomas Dietz" w:date="2012-08-13T14:42:00Z"/>
              </w:rPr>
            </w:pPr>
            <w:ins w:id="13872" w:author="Thomas Dietz" w:date="2012-08-13T14:42:00Z">
              <w:r>
                <w:t xml:space="preserve">      &lt;/xs:element&gt;</w:t>
              </w:r>
            </w:ins>
          </w:p>
          <w:p w14:paraId="2BD84780" w14:textId="77777777" w:rsidR="00105B1A" w:rsidRDefault="00105B1A" w:rsidP="00105B1A">
            <w:pPr>
              <w:pStyle w:val="XML1"/>
              <w:rPr>
                <w:ins w:id="13873" w:author="Thomas Dietz" w:date="2012-08-13T14:42:00Z"/>
              </w:rPr>
            </w:pPr>
            <w:ins w:id="13874" w:author="Thomas Dietz" w:date="2012-08-13T14:42:00Z">
              <w:r>
                <w:t xml:space="preserve">      &lt;xs:element name="write-setfields"&gt;</w:t>
              </w:r>
            </w:ins>
          </w:p>
          <w:p w14:paraId="233BC0AF" w14:textId="77777777" w:rsidR="00105B1A" w:rsidRDefault="00105B1A" w:rsidP="00105B1A">
            <w:pPr>
              <w:pStyle w:val="XML1"/>
              <w:rPr>
                <w:ins w:id="13875" w:author="Thomas Dietz" w:date="2012-08-13T14:42:00Z"/>
              </w:rPr>
            </w:pPr>
            <w:ins w:id="13876" w:author="Thomas Dietz" w:date="2012-08-13T14:42:00Z">
              <w:r>
                <w:t xml:space="preserve">        &lt;xs:annotation&gt;</w:t>
              </w:r>
            </w:ins>
          </w:p>
          <w:p w14:paraId="465BC27B" w14:textId="77777777" w:rsidR="00105B1A" w:rsidRDefault="00105B1A" w:rsidP="00105B1A">
            <w:pPr>
              <w:pStyle w:val="XML1"/>
              <w:rPr>
                <w:ins w:id="13877" w:author="Thomas Dietz" w:date="2012-08-13T14:42:00Z"/>
              </w:rPr>
            </w:pPr>
            <w:ins w:id="13878" w:author="Thomas Dietz" w:date="2012-08-13T14:42:00Z">
              <w:r>
                <w:t xml:space="preserve">          &lt;xs:documentation&gt;</w:t>
              </w:r>
            </w:ins>
          </w:p>
          <w:p w14:paraId="4940B868" w14:textId="77777777" w:rsidR="00105B1A" w:rsidRDefault="00105B1A" w:rsidP="00105B1A">
            <w:pPr>
              <w:pStyle w:val="XML1"/>
              <w:rPr>
                <w:ins w:id="13879" w:author="Thomas Dietz" w:date="2012-08-13T14:42:00Z"/>
              </w:rPr>
            </w:pPr>
            <w:ins w:id="13880" w:author="Thomas Dietz" w:date="2012-08-13T14:42:00Z">
              <w:r>
                <w:t xml:space="preserve">            The list of all 'set-field' action types </w:t>
              </w:r>
            </w:ins>
          </w:p>
          <w:p w14:paraId="52EF51CF" w14:textId="77777777" w:rsidR="00105B1A" w:rsidRDefault="00105B1A" w:rsidP="00105B1A">
            <w:pPr>
              <w:pStyle w:val="XML1"/>
              <w:rPr>
                <w:ins w:id="13881" w:author="Thomas Dietz" w:date="2012-08-13T14:42:00Z"/>
              </w:rPr>
            </w:pPr>
            <w:ins w:id="13882" w:author="Thomas Dietz" w:date="2012-08-13T14:42:00Z">
              <w:r>
                <w:t xml:space="preserve">            supported by the table using write actions.</w:t>
              </w:r>
            </w:ins>
          </w:p>
          <w:p w14:paraId="42225ED8" w14:textId="77777777" w:rsidR="00105B1A" w:rsidRDefault="00105B1A" w:rsidP="00105B1A">
            <w:pPr>
              <w:pStyle w:val="XML1"/>
              <w:rPr>
                <w:ins w:id="13883" w:author="Thomas Dietz" w:date="2012-08-13T14:42:00Z"/>
              </w:rPr>
            </w:pPr>
            <w:ins w:id="13884" w:author="Thomas Dietz" w:date="2012-08-13T14:42:00Z">
              <w:r>
                <w:t xml:space="preserve">          &lt;/xs:documentation&gt;</w:t>
              </w:r>
            </w:ins>
          </w:p>
          <w:p w14:paraId="3B9D6CD8" w14:textId="77777777" w:rsidR="00105B1A" w:rsidRDefault="00105B1A" w:rsidP="00105B1A">
            <w:pPr>
              <w:pStyle w:val="XML1"/>
              <w:rPr>
                <w:ins w:id="13885" w:author="Thomas Dietz" w:date="2012-08-13T14:42:00Z"/>
              </w:rPr>
            </w:pPr>
            <w:ins w:id="13886" w:author="Thomas Dietz" w:date="2012-08-13T14:42:00Z">
              <w:r>
                <w:t xml:space="preserve">        &lt;/xs:annotation&gt;</w:t>
              </w:r>
            </w:ins>
          </w:p>
          <w:p w14:paraId="21657549" w14:textId="77777777" w:rsidR="00105B1A" w:rsidRDefault="00105B1A" w:rsidP="00105B1A">
            <w:pPr>
              <w:pStyle w:val="XML1"/>
              <w:rPr>
                <w:ins w:id="13887" w:author="Thomas Dietz" w:date="2012-08-13T14:42:00Z"/>
              </w:rPr>
            </w:pPr>
            <w:ins w:id="13888" w:author="Thomas Dietz" w:date="2012-08-13T14:42:00Z">
              <w:r>
                <w:t xml:space="preserve">        &lt;xs:complexType&gt;</w:t>
              </w:r>
            </w:ins>
          </w:p>
          <w:p w14:paraId="4C512AB0" w14:textId="77777777" w:rsidR="00105B1A" w:rsidRDefault="00105B1A" w:rsidP="00105B1A">
            <w:pPr>
              <w:pStyle w:val="XML1"/>
              <w:rPr>
                <w:ins w:id="13889" w:author="Thomas Dietz" w:date="2012-08-13T14:42:00Z"/>
              </w:rPr>
            </w:pPr>
            <w:ins w:id="13890" w:author="Thomas Dietz" w:date="2012-08-13T14:42:00Z">
              <w:r>
                <w:t xml:space="preserve">          &lt;xs:sequence&gt;</w:t>
              </w:r>
            </w:ins>
          </w:p>
          <w:p w14:paraId="60DF927A" w14:textId="77777777" w:rsidR="00105B1A" w:rsidRDefault="00105B1A" w:rsidP="00105B1A">
            <w:pPr>
              <w:pStyle w:val="XML1"/>
              <w:rPr>
                <w:ins w:id="13891" w:author="Thomas Dietz" w:date="2012-08-13T14:42:00Z"/>
              </w:rPr>
            </w:pPr>
            <w:ins w:id="13892" w:author="Thomas Dietz" w:date="2012-08-13T14:42:00Z">
              <w:r>
                <w:t xml:space="preserve">            &lt;xs:element name="type" minOccurs="0" maxOccurs="unbounded"  type="OFMatchFieldType"/&gt;</w:t>
              </w:r>
            </w:ins>
          </w:p>
          <w:p w14:paraId="7C034BC7" w14:textId="77777777" w:rsidR="00105B1A" w:rsidRDefault="00105B1A" w:rsidP="00105B1A">
            <w:pPr>
              <w:pStyle w:val="XML1"/>
              <w:rPr>
                <w:ins w:id="13893" w:author="Thomas Dietz" w:date="2012-08-13T14:42:00Z"/>
              </w:rPr>
            </w:pPr>
            <w:ins w:id="13894" w:author="Thomas Dietz" w:date="2012-08-13T14:42:00Z">
              <w:r>
                <w:t xml:space="preserve">          &lt;/xs:sequence&gt;</w:t>
              </w:r>
            </w:ins>
          </w:p>
          <w:p w14:paraId="257EFBFE" w14:textId="77777777" w:rsidR="00105B1A" w:rsidRDefault="00105B1A" w:rsidP="00105B1A">
            <w:pPr>
              <w:pStyle w:val="XML1"/>
              <w:rPr>
                <w:ins w:id="13895" w:author="Thomas Dietz" w:date="2012-08-13T14:42:00Z"/>
              </w:rPr>
            </w:pPr>
            <w:ins w:id="13896" w:author="Thomas Dietz" w:date="2012-08-13T14:42:00Z">
              <w:r>
                <w:t xml:space="preserve">        &lt;/xs:complexType&gt;</w:t>
              </w:r>
            </w:ins>
          </w:p>
          <w:p w14:paraId="13960BEE" w14:textId="77777777" w:rsidR="00105B1A" w:rsidRDefault="00105B1A" w:rsidP="00105B1A">
            <w:pPr>
              <w:pStyle w:val="XML1"/>
              <w:rPr>
                <w:ins w:id="13897" w:author="Thomas Dietz" w:date="2012-08-13T14:42:00Z"/>
              </w:rPr>
            </w:pPr>
            <w:ins w:id="13898" w:author="Thomas Dietz" w:date="2012-08-13T14:42:00Z">
              <w:r>
                <w:t xml:space="preserve">      &lt;/xs:element&gt;</w:t>
              </w:r>
            </w:ins>
          </w:p>
          <w:p w14:paraId="7E5455F7" w14:textId="77777777" w:rsidR="00105B1A" w:rsidRDefault="00105B1A" w:rsidP="00105B1A">
            <w:pPr>
              <w:pStyle w:val="XML1"/>
              <w:rPr>
                <w:ins w:id="13899" w:author="Thomas Dietz" w:date="2012-08-13T14:42:00Z"/>
              </w:rPr>
            </w:pPr>
            <w:ins w:id="13900" w:author="Thomas Dietz" w:date="2012-08-13T14:42:00Z">
              <w:r>
                <w:t xml:space="preserve">      &lt;xs:element name="apply-setfields"&gt;</w:t>
              </w:r>
            </w:ins>
          </w:p>
          <w:p w14:paraId="0472E0E4" w14:textId="77777777" w:rsidR="00105B1A" w:rsidRDefault="00105B1A" w:rsidP="00105B1A">
            <w:pPr>
              <w:pStyle w:val="XML1"/>
              <w:rPr>
                <w:ins w:id="13901" w:author="Thomas Dietz" w:date="2012-08-13T14:42:00Z"/>
              </w:rPr>
            </w:pPr>
            <w:ins w:id="13902" w:author="Thomas Dietz" w:date="2012-08-13T14:42:00Z">
              <w:r>
                <w:t xml:space="preserve">        &lt;xs:annotation&gt;</w:t>
              </w:r>
            </w:ins>
          </w:p>
          <w:p w14:paraId="462A3D8E" w14:textId="77777777" w:rsidR="00105B1A" w:rsidRDefault="00105B1A" w:rsidP="00105B1A">
            <w:pPr>
              <w:pStyle w:val="XML1"/>
              <w:rPr>
                <w:ins w:id="13903" w:author="Thomas Dietz" w:date="2012-08-13T14:42:00Z"/>
              </w:rPr>
            </w:pPr>
            <w:ins w:id="13904" w:author="Thomas Dietz" w:date="2012-08-13T14:42:00Z">
              <w:r>
                <w:t xml:space="preserve">          &lt;xs:documentation&gt;</w:t>
              </w:r>
            </w:ins>
          </w:p>
          <w:p w14:paraId="5D88494D" w14:textId="77777777" w:rsidR="00105B1A" w:rsidRDefault="00105B1A" w:rsidP="00105B1A">
            <w:pPr>
              <w:pStyle w:val="XML1"/>
              <w:rPr>
                <w:ins w:id="13905" w:author="Thomas Dietz" w:date="2012-08-13T14:42:00Z"/>
              </w:rPr>
            </w:pPr>
            <w:ins w:id="13906" w:author="Thomas Dietz" w:date="2012-08-13T14:42:00Z">
              <w:r>
                <w:t xml:space="preserve">            The list of all 'set-field' action types </w:t>
              </w:r>
            </w:ins>
          </w:p>
          <w:p w14:paraId="5070EB35" w14:textId="77777777" w:rsidR="00105B1A" w:rsidRDefault="00105B1A" w:rsidP="00105B1A">
            <w:pPr>
              <w:pStyle w:val="XML1"/>
              <w:rPr>
                <w:ins w:id="13907" w:author="Thomas Dietz" w:date="2012-08-13T14:42:00Z"/>
              </w:rPr>
            </w:pPr>
            <w:ins w:id="13908" w:author="Thomas Dietz" w:date="2012-08-13T14:42:00Z">
              <w:r>
                <w:t xml:space="preserve">            supported by the table using apply actions.</w:t>
              </w:r>
            </w:ins>
          </w:p>
          <w:p w14:paraId="16FC4119" w14:textId="77777777" w:rsidR="00105B1A" w:rsidRDefault="00105B1A" w:rsidP="00105B1A">
            <w:pPr>
              <w:pStyle w:val="XML1"/>
              <w:rPr>
                <w:ins w:id="13909" w:author="Thomas Dietz" w:date="2012-08-13T14:42:00Z"/>
              </w:rPr>
            </w:pPr>
            <w:ins w:id="13910" w:author="Thomas Dietz" w:date="2012-08-13T14:42:00Z">
              <w:r>
                <w:t xml:space="preserve">          &lt;/xs:documentation&gt;</w:t>
              </w:r>
            </w:ins>
          </w:p>
          <w:p w14:paraId="665A24AF" w14:textId="77777777" w:rsidR="00105B1A" w:rsidRDefault="00105B1A" w:rsidP="00105B1A">
            <w:pPr>
              <w:pStyle w:val="XML1"/>
              <w:rPr>
                <w:ins w:id="13911" w:author="Thomas Dietz" w:date="2012-08-13T14:42:00Z"/>
              </w:rPr>
            </w:pPr>
            <w:ins w:id="13912" w:author="Thomas Dietz" w:date="2012-08-13T14:42:00Z">
              <w:r>
                <w:t xml:space="preserve">        &lt;/xs:annotation&gt;</w:t>
              </w:r>
            </w:ins>
          </w:p>
          <w:p w14:paraId="2B3E4E27" w14:textId="77777777" w:rsidR="00105B1A" w:rsidRDefault="00105B1A" w:rsidP="00105B1A">
            <w:pPr>
              <w:pStyle w:val="XML1"/>
              <w:rPr>
                <w:ins w:id="13913" w:author="Thomas Dietz" w:date="2012-08-13T14:42:00Z"/>
              </w:rPr>
            </w:pPr>
            <w:ins w:id="13914" w:author="Thomas Dietz" w:date="2012-08-13T14:42:00Z">
              <w:r>
                <w:t xml:space="preserve">        &lt;xs:complexType&gt;</w:t>
              </w:r>
            </w:ins>
          </w:p>
          <w:p w14:paraId="1048FC52" w14:textId="77777777" w:rsidR="00105B1A" w:rsidRDefault="00105B1A" w:rsidP="00105B1A">
            <w:pPr>
              <w:pStyle w:val="XML1"/>
              <w:rPr>
                <w:ins w:id="13915" w:author="Thomas Dietz" w:date="2012-08-13T14:42:00Z"/>
              </w:rPr>
            </w:pPr>
            <w:ins w:id="13916" w:author="Thomas Dietz" w:date="2012-08-13T14:42:00Z">
              <w:r>
                <w:t xml:space="preserve">          &lt;xs:sequence&gt;</w:t>
              </w:r>
            </w:ins>
          </w:p>
          <w:p w14:paraId="5B049A92" w14:textId="77777777" w:rsidR="00105B1A" w:rsidRDefault="00105B1A" w:rsidP="00105B1A">
            <w:pPr>
              <w:pStyle w:val="XML1"/>
              <w:rPr>
                <w:ins w:id="13917" w:author="Thomas Dietz" w:date="2012-08-13T14:42:00Z"/>
              </w:rPr>
            </w:pPr>
            <w:ins w:id="13918" w:author="Thomas Dietz" w:date="2012-08-13T14:42:00Z">
              <w:r>
                <w:t xml:space="preserve">            &lt;xs:element name="type" minOccurs="0" maxOccurs="unbounded"  type="OFMatchFieldType"/&gt;</w:t>
              </w:r>
            </w:ins>
          </w:p>
          <w:p w14:paraId="5AAAC980" w14:textId="77777777" w:rsidR="00105B1A" w:rsidRDefault="00105B1A" w:rsidP="00105B1A">
            <w:pPr>
              <w:pStyle w:val="XML1"/>
              <w:rPr>
                <w:ins w:id="13919" w:author="Thomas Dietz" w:date="2012-08-13T14:42:00Z"/>
              </w:rPr>
            </w:pPr>
            <w:ins w:id="13920" w:author="Thomas Dietz" w:date="2012-08-13T14:42:00Z">
              <w:r>
                <w:t xml:space="preserve">          &lt;/xs:sequence&gt;</w:t>
              </w:r>
            </w:ins>
          </w:p>
          <w:p w14:paraId="65011401" w14:textId="77777777" w:rsidR="00105B1A" w:rsidRDefault="00105B1A" w:rsidP="00105B1A">
            <w:pPr>
              <w:pStyle w:val="XML1"/>
              <w:rPr>
                <w:ins w:id="13921" w:author="Thomas Dietz" w:date="2012-08-13T14:42:00Z"/>
              </w:rPr>
            </w:pPr>
            <w:ins w:id="13922" w:author="Thomas Dietz" w:date="2012-08-13T14:42:00Z">
              <w:r>
                <w:t xml:space="preserve">        &lt;/xs:complexType&gt;</w:t>
              </w:r>
            </w:ins>
          </w:p>
          <w:p w14:paraId="756968C4" w14:textId="77777777" w:rsidR="00105B1A" w:rsidRDefault="00105B1A" w:rsidP="00105B1A">
            <w:pPr>
              <w:pStyle w:val="XML1"/>
              <w:rPr>
                <w:ins w:id="13923" w:author="Thomas Dietz" w:date="2012-08-13T14:42:00Z"/>
              </w:rPr>
            </w:pPr>
            <w:ins w:id="13924" w:author="Thomas Dietz" w:date="2012-08-13T14:42:00Z">
              <w:r>
                <w:t xml:space="preserve">      &lt;/xs:element&gt;</w:t>
              </w:r>
            </w:ins>
          </w:p>
          <w:p w14:paraId="67E51173" w14:textId="77777777" w:rsidR="00105B1A" w:rsidRDefault="00105B1A" w:rsidP="00105B1A">
            <w:pPr>
              <w:pStyle w:val="XML1"/>
              <w:rPr>
                <w:ins w:id="13925" w:author="Thomas Dietz" w:date="2012-08-13T14:42:00Z"/>
              </w:rPr>
            </w:pPr>
            <w:ins w:id="13926" w:author="Thomas Dietz" w:date="2012-08-13T14:42:00Z">
              <w:r>
                <w:t xml:space="preserve">      &lt;xs:element name="wildcards"&gt;</w:t>
              </w:r>
            </w:ins>
          </w:p>
          <w:p w14:paraId="59DB5858" w14:textId="77777777" w:rsidR="00105B1A" w:rsidRDefault="00105B1A" w:rsidP="00105B1A">
            <w:pPr>
              <w:pStyle w:val="XML1"/>
              <w:rPr>
                <w:ins w:id="13927" w:author="Thomas Dietz" w:date="2012-08-13T14:42:00Z"/>
              </w:rPr>
            </w:pPr>
            <w:ins w:id="13928" w:author="Thomas Dietz" w:date="2012-08-13T14:42:00Z">
              <w:r>
                <w:t xml:space="preserve">        &lt;xs:annotation&gt;</w:t>
              </w:r>
            </w:ins>
          </w:p>
          <w:p w14:paraId="4ED91391" w14:textId="77777777" w:rsidR="00105B1A" w:rsidRDefault="00105B1A" w:rsidP="00105B1A">
            <w:pPr>
              <w:pStyle w:val="XML1"/>
              <w:rPr>
                <w:ins w:id="13929" w:author="Thomas Dietz" w:date="2012-08-13T14:42:00Z"/>
              </w:rPr>
            </w:pPr>
            <w:ins w:id="13930" w:author="Thomas Dietz" w:date="2012-08-13T14:42:00Z">
              <w:r>
                <w:t xml:space="preserve">          &lt;xs:documentation&gt;</w:t>
              </w:r>
            </w:ins>
          </w:p>
          <w:p w14:paraId="78D07538" w14:textId="77777777" w:rsidR="00105B1A" w:rsidRDefault="00105B1A" w:rsidP="00105B1A">
            <w:pPr>
              <w:pStyle w:val="XML1"/>
              <w:rPr>
                <w:ins w:id="13931" w:author="Thomas Dietz" w:date="2012-08-13T14:42:00Z"/>
              </w:rPr>
            </w:pPr>
            <w:ins w:id="13932" w:author="Thomas Dietz" w:date="2012-08-13T14:42:00Z">
              <w:r>
                <w:t xml:space="preserve">            The list of all fields for which the table </w:t>
              </w:r>
            </w:ins>
          </w:p>
          <w:p w14:paraId="702DD37C" w14:textId="77777777" w:rsidR="00105B1A" w:rsidRDefault="00105B1A" w:rsidP="00105B1A">
            <w:pPr>
              <w:pStyle w:val="XML1"/>
              <w:rPr>
                <w:ins w:id="13933" w:author="Thomas Dietz" w:date="2012-08-13T14:42:00Z"/>
              </w:rPr>
            </w:pPr>
            <w:ins w:id="13934" w:author="Thomas Dietz" w:date="2012-08-13T14:42:00Z">
              <w:r>
                <w:t xml:space="preserve">            supports wildcarding.</w:t>
              </w:r>
            </w:ins>
          </w:p>
          <w:p w14:paraId="29173CB3" w14:textId="77777777" w:rsidR="00105B1A" w:rsidRDefault="00105B1A" w:rsidP="00105B1A">
            <w:pPr>
              <w:pStyle w:val="XML1"/>
              <w:rPr>
                <w:ins w:id="13935" w:author="Thomas Dietz" w:date="2012-08-13T14:42:00Z"/>
              </w:rPr>
            </w:pPr>
            <w:ins w:id="13936" w:author="Thomas Dietz" w:date="2012-08-13T14:42:00Z">
              <w:r>
                <w:t xml:space="preserve">          &lt;/xs:documentation&gt;</w:t>
              </w:r>
            </w:ins>
          </w:p>
          <w:p w14:paraId="7B807438" w14:textId="77777777" w:rsidR="00105B1A" w:rsidRDefault="00105B1A" w:rsidP="00105B1A">
            <w:pPr>
              <w:pStyle w:val="XML1"/>
              <w:rPr>
                <w:ins w:id="13937" w:author="Thomas Dietz" w:date="2012-08-13T14:42:00Z"/>
              </w:rPr>
            </w:pPr>
            <w:ins w:id="13938" w:author="Thomas Dietz" w:date="2012-08-13T14:42:00Z">
              <w:r>
                <w:t xml:space="preserve">        &lt;/xs:annotation&gt;</w:t>
              </w:r>
            </w:ins>
          </w:p>
          <w:p w14:paraId="09F77658" w14:textId="77777777" w:rsidR="00105B1A" w:rsidRDefault="00105B1A" w:rsidP="00105B1A">
            <w:pPr>
              <w:pStyle w:val="XML1"/>
              <w:rPr>
                <w:ins w:id="13939" w:author="Thomas Dietz" w:date="2012-08-13T14:42:00Z"/>
              </w:rPr>
            </w:pPr>
            <w:ins w:id="13940" w:author="Thomas Dietz" w:date="2012-08-13T14:42:00Z">
              <w:r>
                <w:t xml:space="preserve">        &lt;xs:complexType&gt;</w:t>
              </w:r>
            </w:ins>
          </w:p>
          <w:p w14:paraId="7583B3F4" w14:textId="77777777" w:rsidR="00105B1A" w:rsidRDefault="00105B1A" w:rsidP="00105B1A">
            <w:pPr>
              <w:pStyle w:val="XML1"/>
              <w:rPr>
                <w:ins w:id="13941" w:author="Thomas Dietz" w:date="2012-08-13T14:42:00Z"/>
              </w:rPr>
            </w:pPr>
            <w:ins w:id="13942" w:author="Thomas Dietz" w:date="2012-08-13T14:42:00Z">
              <w:r>
                <w:t xml:space="preserve">          &lt;xs:sequence&gt;</w:t>
              </w:r>
            </w:ins>
          </w:p>
          <w:p w14:paraId="589B9B5D" w14:textId="77777777" w:rsidR="00105B1A" w:rsidRDefault="00105B1A" w:rsidP="00105B1A">
            <w:pPr>
              <w:pStyle w:val="XML1"/>
              <w:rPr>
                <w:ins w:id="13943" w:author="Thomas Dietz" w:date="2012-08-13T14:42:00Z"/>
              </w:rPr>
            </w:pPr>
            <w:ins w:id="13944" w:author="Thomas Dietz" w:date="2012-08-13T14:42:00Z">
              <w:r>
                <w:t xml:space="preserve">            &lt;xs:element name="type" minOccurs="0" maxOccurs="unbounded"  type="OFMatchFieldType"/&gt;</w:t>
              </w:r>
            </w:ins>
          </w:p>
          <w:p w14:paraId="64A4250F" w14:textId="77777777" w:rsidR="00105B1A" w:rsidRDefault="00105B1A" w:rsidP="00105B1A">
            <w:pPr>
              <w:pStyle w:val="XML1"/>
              <w:rPr>
                <w:ins w:id="13945" w:author="Thomas Dietz" w:date="2012-08-13T14:42:00Z"/>
              </w:rPr>
            </w:pPr>
            <w:ins w:id="13946" w:author="Thomas Dietz" w:date="2012-08-13T14:42:00Z">
              <w:r>
                <w:t xml:space="preserve">          &lt;/xs:sequence&gt;</w:t>
              </w:r>
            </w:ins>
          </w:p>
          <w:p w14:paraId="082EAE55" w14:textId="77777777" w:rsidR="00105B1A" w:rsidRDefault="00105B1A" w:rsidP="00105B1A">
            <w:pPr>
              <w:pStyle w:val="XML1"/>
              <w:rPr>
                <w:ins w:id="13947" w:author="Thomas Dietz" w:date="2012-08-13T14:42:00Z"/>
              </w:rPr>
            </w:pPr>
            <w:ins w:id="13948" w:author="Thomas Dietz" w:date="2012-08-13T14:42:00Z">
              <w:r>
                <w:t xml:space="preserve">        &lt;/xs:complexType&gt;</w:t>
              </w:r>
            </w:ins>
          </w:p>
          <w:p w14:paraId="01E2AC5A" w14:textId="77777777" w:rsidR="00105B1A" w:rsidRDefault="00105B1A" w:rsidP="00105B1A">
            <w:pPr>
              <w:pStyle w:val="XML1"/>
              <w:rPr>
                <w:ins w:id="13949" w:author="Thomas Dietz" w:date="2012-08-13T14:42:00Z"/>
              </w:rPr>
            </w:pPr>
            <w:ins w:id="13950" w:author="Thomas Dietz" w:date="2012-08-13T14:42:00Z">
              <w:r>
                <w:t xml:space="preserve">      &lt;/xs:element&gt;</w:t>
              </w:r>
            </w:ins>
          </w:p>
          <w:p w14:paraId="6FFAB862" w14:textId="77777777" w:rsidR="00105B1A" w:rsidRDefault="00105B1A" w:rsidP="00105B1A">
            <w:pPr>
              <w:pStyle w:val="XML1"/>
              <w:rPr>
                <w:ins w:id="13951" w:author="Thomas Dietz" w:date="2012-08-13T14:42:00Z"/>
              </w:rPr>
            </w:pPr>
            <w:ins w:id="13952" w:author="Thomas Dietz" w:date="2012-08-13T14:42:00Z">
              <w:r>
                <w:t xml:space="preserve">      &lt;xs:element name="metadata-match"  type="hex-binary"&gt;</w:t>
              </w:r>
            </w:ins>
          </w:p>
          <w:p w14:paraId="00807095" w14:textId="77777777" w:rsidR="00105B1A" w:rsidRDefault="00105B1A" w:rsidP="00105B1A">
            <w:pPr>
              <w:pStyle w:val="XML1"/>
              <w:rPr>
                <w:ins w:id="13953" w:author="Thomas Dietz" w:date="2012-08-13T14:42:00Z"/>
              </w:rPr>
            </w:pPr>
            <w:ins w:id="13954" w:author="Thomas Dietz" w:date="2012-08-13T14:42:00Z">
              <w:r>
                <w:t xml:space="preserve">        &lt;xs:annotation&gt;</w:t>
              </w:r>
            </w:ins>
          </w:p>
          <w:p w14:paraId="5A6BBA9A" w14:textId="77777777" w:rsidR="00105B1A" w:rsidRDefault="00105B1A" w:rsidP="00105B1A">
            <w:pPr>
              <w:pStyle w:val="XML1"/>
              <w:rPr>
                <w:ins w:id="13955" w:author="Thomas Dietz" w:date="2012-08-13T14:42:00Z"/>
              </w:rPr>
            </w:pPr>
            <w:ins w:id="13956" w:author="Thomas Dietz" w:date="2012-08-13T14:42:00Z">
              <w:r>
                <w:t xml:space="preserve">          &lt;xs:documentation&gt;</w:t>
              </w:r>
            </w:ins>
          </w:p>
          <w:p w14:paraId="71E281CE" w14:textId="77777777" w:rsidR="00105B1A" w:rsidRDefault="00105B1A" w:rsidP="00105B1A">
            <w:pPr>
              <w:pStyle w:val="XML1"/>
              <w:rPr>
                <w:ins w:id="13957" w:author="Thomas Dietz" w:date="2012-08-13T14:42:00Z"/>
              </w:rPr>
            </w:pPr>
            <w:ins w:id="13958" w:author="Thomas Dietz" w:date="2012-08-13T14:42:00Z">
              <w:r>
                <w:t xml:space="preserve">            This element indicates the bits of the metadata </w:t>
              </w:r>
            </w:ins>
          </w:p>
          <w:p w14:paraId="199ABBAB" w14:textId="77777777" w:rsidR="00105B1A" w:rsidRDefault="00105B1A" w:rsidP="00105B1A">
            <w:pPr>
              <w:pStyle w:val="XML1"/>
              <w:rPr>
                <w:ins w:id="13959" w:author="Thomas Dietz" w:date="2012-08-13T14:42:00Z"/>
              </w:rPr>
            </w:pPr>
            <w:ins w:id="13960" w:author="Thomas Dietz" w:date="2012-08-13T14:42:00Z">
              <w:r>
                <w:t xml:space="preserve">            field on which the flow table can match.  It is represented</w:t>
              </w:r>
            </w:ins>
          </w:p>
          <w:p w14:paraId="601E3DF3" w14:textId="77777777" w:rsidR="00105B1A" w:rsidRDefault="00105B1A" w:rsidP="00105B1A">
            <w:pPr>
              <w:pStyle w:val="XML1"/>
              <w:rPr>
                <w:ins w:id="13961" w:author="Thomas Dietz" w:date="2012-08-13T14:42:00Z"/>
              </w:rPr>
            </w:pPr>
            <w:ins w:id="13962" w:author="Thomas Dietz" w:date="2012-08-13T14:42:00Z">
              <w:r>
                <w:t xml:space="preserve">            as 64-bit integer in hexadecimal digits([0-9a-fA-F]) </w:t>
              </w:r>
            </w:ins>
          </w:p>
          <w:p w14:paraId="033B8147" w14:textId="77777777" w:rsidR="00105B1A" w:rsidRDefault="00105B1A" w:rsidP="00105B1A">
            <w:pPr>
              <w:pStyle w:val="XML1"/>
              <w:rPr>
                <w:ins w:id="13963" w:author="Thomas Dietz" w:date="2012-08-13T14:42:00Z"/>
              </w:rPr>
            </w:pPr>
            <w:ins w:id="13964" w:author="Thomas Dietz" w:date="2012-08-13T14:42:00Z">
              <w:r>
                <w:t xml:space="preserve">            format.</w:t>
              </w:r>
            </w:ins>
          </w:p>
          <w:p w14:paraId="1CDB26C9" w14:textId="77777777" w:rsidR="00105B1A" w:rsidRDefault="00105B1A" w:rsidP="00105B1A">
            <w:pPr>
              <w:pStyle w:val="XML1"/>
              <w:rPr>
                <w:ins w:id="13965" w:author="Thomas Dietz" w:date="2012-08-13T14:42:00Z"/>
              </w:rPr>
            </w:pPr>
            <w:ins w:id="13966" w:author="Thomas Dietz" w:date="2012-08-13T14:42:00Z">
              <w:r>
                <w:t xml:space="preserve">          &lt;/xs:documentation&gt;</w:t>
              </w:r>
            </w:ins>
          </w:p>
          <w:p w14:paraId="1E6BA406" w14:textId="77777777" w:rsidR="00105B1A" w:rsidRDefault="00105B1A" w:rsidP="00105B1A">
            <w:pPr>
              <w:pStyle w:val="XML1"/>
              <w:rPr>
                <w:ins w:id="13967" w:author="Thomas Dietz" w:date="2012-08-13T14:42:00Z"/>
              </w:rPr>
            </w:pPr>
            <w:ins w:id="13968" w:author="Thomas Dietz" w:date="2012-08-13T14:42:00Z">
              <w:r>
                <w:t xml:space="preserve">        &lt;/xs:annotation&gt;</w:t>
              </w:r>
            </w:ins>
          </w:p>
          <w:p w14:paraId="22802ABC" w14:textId="77777777" w:rsidR="00105B1A" w:rsidRDefault="00105B1A" w:rsidP="00105B1A">
            <w:pPr>
              <w:pStyle w:val="XML1"/>
              <w:rPr>
                <w:ins w:id="13969" w:author="Thomas Dietz" w:date="2012-08-13T14:42:00Z"/>
              </w:rPr>
            </w:pPr>
            <w:ins w:id="13970" w:author="Thomas Dietz" w:date="2012-08-13T14:42:00Z">
              <w:r>
                <w:lastRenderedPageBreak/>
                <w:t xml:space="preserve">      &lt;/xs:element&gt;</w:t>
              </w:r>
            </w:ins>
          </w:p>
          <w:p w14:paraId="29F43CC0" w14:textId="77777777" w:rsidR="00105B1A" w:rsidRDefault="00105B1A" w:rsidP="00105B1A">
            <w:pPr>
              <w:pStyle w:val="XML1"/>
              <w:rPr>
                <w:ins w:id="13971" w:author="Thomas Dietz" w:date="2012-08-13T14:42:00Z"/>
              </w:rPr>
            </w:pPr>
            <w:ins w:id="13972" w:author="Thomas Dietz" w:date="2012-08-13T14:42:00Z">
              <w:r>
                <w:t xml:space="preserve">      &lt;xs:element name="metadata-write"  type="hex-binary"&gt;</w:t>
              </w:r>
            </w:ins>
          </w:p>
          <w:p w14:paraId="19CB4C0C" w14:textId="77777777" w:rsidR="00105B1A" w:rsidRDefault="00105B1A" w:rsidP="00105B1A">
            <w:pPr>
              <w:pStyle w:val="XML1"/>
              <w:rPr>
                <w:ins w:id="13973" w:author="Thomas Dietz" w:date="2012-08-13T14:42:00Z"/>
              </w:rPr>
            </w:pPr>
            <w:ins w:id="13974" w:author="Thomas Dietz" w:date="2012-08-13T14:42:00Z">
              <w:r>
                <w:t xml:space="preserve">        &lt;xs:annotation&gt;</w:t>
              </w:r>
            </w:ins>
          </w:p>
          <w:p w14:paraId="273127FA" w14:textId="77777777" w:rsidR="00105B1A" w:rsidRDefault="00105B1A" w:rsidP="00105B1A">
            <w:pPr>
              <w:pStyle w:val="XML1"/>
              <w:rPr>
                <w:ins w:id="13975" w:author="Thomas Dietz" w:date="2012-08-13T14:42:00Z"/>
              </w:rPr>
            </w:pPr>
            <w:ins w:id="13976" w:author="Thomas Dietz" w:date="2012-08-13T14:42:00Z">
              <w:r>
                <w:t xml:space="preserve">          &lt;xs:documentation&gt;</w:t>
              </w:r>
            </w:ins>
          </w:p>
          <w:p w14:paraId="23D75D77" w14:textId="77777777" w:rsidR="00105B1A" w:rsidRDefault="00105B1A" w:rsidP="00105B1A">
            <w:pPr>
              <w:pStyle w:val="XML1"/>
              <w:rPr>
                <w:ins w:id="13977" w:author="Thomas Dietz" w:date="2012-08-13T14:42:00Z"/>
              </w:rPr>
            </w:pPr>
            <w:ins w:id="13978" w:author="Thomas Dietz" w:date="2012-08-13T14:42:00Z">
              <w:r>
                <w:t xml:space="preserve">            This element indicates the bits of the metadata </w:t>
              </w:r>
            </w:ins>
          </w:p>
          <w:p w14:paraId="18296830" w14:textId="77777777" w:rsidR="00105B1A" w:rsidRDefault="00105B1A" w:rsidP="00105B1A">
            <w:pPr>
              <w:pStyle w:val="XML1"/>
              <w:rPr>
                <w:ins w:id="13979" w:author="Thomas Dietz" w:date="2012-08-13T14:42:00Z"/>
              </w:rPr>
            </w:pPr>
            <w:ins w:id="13980" w:author="Thomas Dietz" w:date="2012-08-13T14:42:00Z">
              <w:r>
                <w:t xml:space="preserve">            field on which flow table can write using the </w:t>
              </w:r>
            </w:ins>
          </w:p>
          <w:p w14:paraId="078EB7A2" w14:textId="77777777" w:rsidR="00105B1A" w:rsidRDefault="00105B1A" w:rsidP="00105B1A">
            <w:pPr>
              <w:pStyle w:val="XML1"/>
              <w:rPr>
                <w:ins w:id="13981" w:author="Thomas Dietz" w:date="2012-08-13T14:42:00Z"/>
              </w:rPr>
            </w:pPr>
            <w:ins w:id="13982" w:author="Thomas Dietz" w:date="2012-08-13T14:42:00Z">
              <w:r>
                <w:t xml:space="preserve">            'write-metadata' instruction.  It is represented as </w:t>
              </w:r>
            </w:ins>
          </w:p>
          <w:p w14:paraId="09276C31" w14:textId="77777777" w:rsidR="00105B1A" w:rsidRDefault="00105B1A" w:rsidP="00105B1A">
            <w:pPr>
              <w:pStyle w:val="XML1"/>
              <w:rPr>
                <w:ins w:id="13983" w:author="Thomas Dietz" w:date="2012-08-13T14:42:00Z"/>
              </w:rPr>
            </w:pPr>
            <w:ins w:id="13984" w:author="Thomas Dietz" w:date="2012-08-13T14:42:00Z">
              <w:r>
                <w:t xml:space="preserve">            64-bit integer in hexadecimal digits([0-9a-fA-F]) format.</w:t>
              </w:r>
            </w:ins>
          </w:p>
          <w:p w14:paraId="486E38F7" w14:textId="77777777" w:rsidR="00105B1A" w:rsidRDefault="00105B1A" w:rsidP="00105B1A">
            <w:pPr>
              <w:pStyle w:val="XML1"/>
              <w:rPr>
                <w:ins w:id="13985" w:author="Thomas Dietz" w:date="2012-08-13T14:42:00Z"/>
              </w:rPr>
            </w:pPr>
            <w:ins w:id="13986" w:author="Thomas Dietz" w:date="2012-08-13T14:42:00Z">
              <w:r>
                <w:t xml:space="preserve">          &lt;/xs:documentation&gt;</w:t>
              </w:r>
            </w:ins>
          </w:p>
          <w:p w14:paraId="478C392A" w14:textId="77777777" w:rsidR="00105B1A" w:rsidRDefault="00105B1A" w:rsidP="00105B1A">
            <w:pPr>
              <w:pStyle w:val="XML1"/>
              <w:rPr>
                <w:ins w:id="13987" w:author="Thomas Dietz" w:date="2012-08-13T14:42:00Z"/>
              </w:rPr>
            </w:pPr>
            <w:ins w:id="13988" w:author="Thomas Dietz" w:date="2012-08-13T14:42:00Z">
              <w:r>
                <w:t xml:space="preserve">        &lt;/xs:annotation&gt;</w:t>
              </w:r>
            </w:ins>
          </w:p>
          <w:p w14:paraId="6979ED80" w14:textId="77777777" w:rsidR="00105B1A" w:rsidRDefault="00105B1A" w:rsidP="00105B1A">
            <w:pPr>
              <w:pStyle w:val="XML1"/>
              <w:rPr>
                <w:ins w:id="13989" w:author="Thomas Dietz" w:date="2012-08-13T14:42:00Z"/>
              </w:rPr>
            </w:pPr>
            <w:ins w:id="13990" w:author="Thomas Dietz" w:date="2012-08-13T14:42:00Z">
              <w:r>
                <w:t xml:space="preserve">      &lt;/xs:element&gt;</w:t>
              </w:r>
            </w:ins>
          </w:p>
          <w:p w14:paraId="05994143" w14:textId="77777777" w:rsidR="00105B1A" w:rsidRDefault="00105B1A" w:rsidP="00105B1A">
            <w:pPr>
              <w:pStyle w:val="XML1"/>
              <w:rPr>
                <w:ins w:id="13991" w:author="Thomas Dietz" w:date="2012-08-13T14:42:00Z"/>
              </w:rPr>
            </w:pPr>
            <w:ins w:id="13992" w:author="Thomas Dietz" w:date="2012-08-13T14:42:00Z">
              <w:r>
                <w:t xml:space="preserve">    &lt;/xs:sequence&gt;</w:t>
              </w:r>
            </w:ins>
          </w:p>
          <w:p w14:paraId="5CC22A9A" w14:textId="77777777" w:rsidR="00182140" w:rsidRDefault="00105B1A" w:rsidP="00105B1A">
            <w:pPr>
              <w:pStyle w:val="XML1"/>
              <w:rPr>
                <w:ins w:id="13993" w:author="Thomas Dietz" w:date="2012-08-13T14:43:00Z"/>
              </w:rPr>
            </w:pPr>
            <w:ins w:id="13994" w:author="Thomas Dietz" w:date="2012-08-13T14:42:00Z">
              <w:r>
                <w:t xml:space="preserve">  &lt;/xs:group&gt;</w:t>
              </w:r>
            </w:ins>
          </w:p>
          <w:p w14:paraId="1FE950AE" w14:textId="77777777" w:rsidR="00105B1A" w:rsidRDefault="00105B1A" w:rsidP="00105B1A">
            <w:pPr>
              <w:pStyle w:val="XML1"/>
              <w:rPr>
                <w:ins w:id="13995" w:author="Thomas Dietz" w:date="2012-08-13T14:43:00Z"/>
              </w:rPr>
            </w:pPr>
          </w:p>
          <w:p w14:paraId="0B25368F" w14:textId="77777777" w:rsidR="00105B1A" w:rsidRDefault="00105B1A" w:rsidP="00105B1A">
            <w:pPr>
              <w:pStyle w:val="XML1"/>
              <w:rPr>
                <w:ins w:id="13996" w:author="Thomas Dietz" w:date="2012-08-13T14:43:00Z"/>
              </w:rPr>
            </w:pPr>
            <w:ins w:id="13997" w:author="Thomas Dietz" w:date="2012-08-13T14:43:00Z">
              <w:r>
                <w:t xml:space="preserve">  &lt;xs:simpleType name="OFMatchFieldType"&gt;</w:t>
              </w:r>
            </w:ins>
          </w:p>
          <w:p w14:paraId="2DAAB9E2" w14:textId="77777777" w:rsidR="00105B1A" w:rsidRDefault="00105B1A" w:rsidP="00105B1A">
            <w:pPr>
              <w:pStyle w:val="XML1"/>
              <w:rPr>
                <w:ins w:id="13998" w:author="Thomas Dietz" w:date="2012-08-13T14:43:00Z"/>
              </w:rPr>
            </w:pPr>
            <w:ins w:id="13999" w:author="Thomas Dietz" w:date="2012-08-13T14:43:00Z">
              <w:r>
                <w:t xml:space="preserve">    &lt;xs:annotation&gt;</w:t>
              </w:r>
            </w:ins>
          </w:p>
          <w:p w14:paraId="09A9D3D8" w14:textId="77777777" w:rsidR="00105B1A" w:rsidRDefault="00105B1A" w:rsidP="00105B1A">
            <w:pPr>
              <w:pStyle w:val="XML1"/>
              <w:rPr>
                <w:ins w:id="14000" w:author="Thomas Dietz" w:date="2012-08-13T14:43:00Z"/>
              </w:rPr>
            </w:pPr>
            <w:ins w:id="14001" w:author="Thomas Dietz" w:date="2012-08-13T14:43:00Z">
              <w:r>
                <w:t xml:space="preserve">      &lt;xs:documentation&gt;</w:t>
              </w:r>
            </w:ins>
          </w:p>
          <w:p w14:paraId="5330B68C" w14:textId="77777777" w:rsidR="00105B1A" w:rsidRDefault="00105B1A" w:rsidP="00105B1A">
            <w:pPr>
              <w:pStyle w:val="XML1"/>
              <w:rPr>
                <w:ins w:id="14002" w:author="Thomas Dietz" w:date="2012-08-13T14:43:00Z"/>
              </w:rPr>
            </w:pPr>
            <w:ins w:id="14003" w:author="Thomas Dietz" w:date="2012-08-13T14:43:00Z">
              <w:r>
                <w:t xml:space="preserve">        The types of match field defined in OpenFlow</w:t>
              </w:r>
            </w:ins>
          </w:p>
          <w:p w14:paraId="0ED7F1BA" w14:textId="77777777" w:rsidR="00105B1A" w:rsidRDefault="00105B1A" w:rsidP="00105B1A">
            <w:pPr>
              <w:pStyle w:val="XML1"/>
              <w:rPr>
                <w:ins w:id="14004" w:author="Thomas Dietz" w:date="2012-08-13T14:43:00Z"/>
              </w:rPr>
            </w:pPr>
            <w:ins w:id="14005" w:author="Thomas Dietz" w:date="2012-08-13T14:43:00Z">
              <w:r>
                <w:t xml:space="preserve">        Switch Specification versions 1.2, 1.3, and 1.3.1.</w:t>
              </w:r>
            </w:ins>
          </w:p>
          <w:p w14:paraId="0D613062" w14:textId="77777777" w:rsidR="00105B1A" w:rsidRDefault="00105B1A" w:rsidP="00105B1A">
            <w:pPr>
              <w:pStyle w:val="XML1"/>
              <w:rPr>
                <w:ins w:id="14006" w:author="Thomas Dietz" w:date="2012-08-13T14:43:00Z"/>
              </w:rPr>
            </w:pPr>
            <w:ins w:id="14007" w:author="Thomas Dietz" w:date="2012-08-13T14:43:00Z">
              <w:r>
                <w:t xml:space="preserve">      &lt;/xs:documentation&gt;</w:t>
              </w:r>
            </w:ins>
          </w:p>
          <w:p w14:paraId="6489E1D6" w14:textId="77777777" w:rsidR="00105B1A" w:rsidRDefault="00105B1A" w:rsidP="00105B1A">
            <w:pPr>
              <w:pStyle w:val="XML1"/>
              <w:rPr>
                <w:ins w:id="14008" w:author="Thomas Dietz" w:date="2012-08-13T14:43:00Z"/>
              </w:rPr>
            </w:pPr>
            <w:ins w:id="14009" w:author="Thomas Dietz" w:date="2012-08-13T14:43:00Z">
              <w:r>
                <w:t xml:space="preserve">    &lt;/xs:annotation&gt;</w:t>
              </w:r>
            </w:ins>
          </w:p>
          <w:p w14:paraId="18A9BE77" w14:textId="77777777" w:rsidR="00105B1A" w:rsidRDefault="00105B1A" w:rsidP="00105B1A">
            <w:pPr>
              <w:pStyle w:val="XML1"/>
              <w:rPr>
                <w:ins w:id="14010" w:author="Thomas Dietz" w:date="2012-08-13T14:43:00Z"/>
              </w:rPr>
            </w:pPr>
          </w:p>
          <w:p w14:paraId="42FC880A" w14:textId="77777777" w:rsidR="00105B1A" w:rsidRDefault="00105B1A" w:rsidP="00105B1A">
            <w:pPr>
              <w:pStyle w:val="XML1"/>
              <w:rPr>
                <w:ins w:id="14011" w:author="Thomas Dietz" w:date="2012-08-13T14:43:00Z"/>
              </w:rPr>
            </w:pPr>
            <w:ins w:id="14012" w:author="Thomas Dietz" w:date="2012-08-13T14:43:00Z">
              <w:r>
                <w:t xml:space="preserve">    &lt;xs:restriction base="xs:string"&gt;</w:t>
              </w:r>
            </w:ins>
          </w:p>
          <w:p w14:paraId="6CFBB2EF" w14:textId="77777777" w:rsidR="00105B1A" w:rsidRDefault="00105B1A" w:rsidP="00105B1A">
            <w:pPr>
              <w:pStyle w:val="XML1"/>
              <w:rPr>
                <w:ins w:id="14013" w:author="Thomas Dietz" w:date="2012-08-13T14:43:00Z"/>
              </w:rPr>
            </w:pPr>
            <w:ins w:id="14014" w:author="Thomas Dietz" w:date="2012-08-13T14:43:00Z">
              <w:r>
                <w:t xml:space="preserve">      &lt;xs:enumeration value="input-port"/&gt;</w:t>
              </w:r>
            </w:ins>
          </w:p>
          <w:p w14:paraId="0F0C69B9" w14:textId="77777777" w:rsidR="00105B1A" w:rsidRDefault="00105B1A" w:rsidP="00105B1A">
            <w:pPr>
              <w:pStyle w:val="XML1"/>
              <w:rPr>
                <w:ins w:id="14015" w:author="Thomas Dietz" w:date="2012-08-13T14:43:00Z"/>
              </w:rPr>
            </w:pPr>
            <w:ins w:id="14016" w:author="Thomas Dietz" w:date="2012-08-13T14:43:00Z">
              <w:r>
                <w:t xml:space="preserve">      &lt;xs:enumeration value="physical-input-port"/&gt;</w:t>
              </w:r>
            </w:ins>
          </w:p>
          <w:p w14:paraId="6A408B16" w14:textId="77777777" w:rsidR="00105B1A" w:rsidRDefault="00105B1A" w:rsidP="00105B1A">
            <w:pPr>
              <w:pStyle w:val="XML1"/>
              <w:rPr>
                <w:ins w:id="14017" w:author="Thomas Dietz" w:date="2012-08-13T14:43:00Z"/>
              </w:rPr>
            </w:pPr>
            <w:ins w:id="14018" w:author="Thomas Dietz" w:date="2012-08-13T14:43:00Z">
              <w:r>
                <w:t xml:space="preserve">      &lt;xs:enumeration value="metadata"/&gt;</w:t>
              </w:r>
            </w:ins>
          </w:p>
          <w:p w14:paraId="4924C3A0" w14:textId="77777777" w:rsidR="00105B1A" w:rsidRDefault="00105B1A" w:rsidP="00105B1A">
            <w:pPr>
              <w:pStyle w:val="XML1"/>
              <w:rPr>
                <w:ins w:id="14019" w:author="Thomas Dietz" w:date="2012-08-13T14:43:00Z"/>
              </w:rPr>
            </w:pPr>
            <w:ins w:id="14020" w:author="Thomas Dietz" w:date="2012-08-13T14:43:00Z">
              <w:r>
                <w:t xml:space="preserve">      &lt;xs:enumeration value="ethernet-dest"/&gt;</w:t>
              </w:r>
            </w:ins>
          </w:p>
          <w:p w14:paraId="2271BBE6" w14:textId="77777777" w:rsidR="00105B1A" w:rsidRDefault="00105B1A" w:rsidP="00105B1A">
            <w:pPr>
              <w:pStyle w:val="XML1"/>
              <w:rPr>
                <w:ins w:id="14021" w:author="Thomas Dietz" w:date="2012-08-13T14:43:00Z"/>
              </w:rPr>
            </w:pPr>
            <w:ins w:id="14022" w:author="Thomas Dietz" w:date="2012-08-13T14:43:00Z">
              <w:r>
                <w:t xml:space="preserve">      &lt;xs:enumeration value="ethernet-src"/&gt;</w:t>
              </w:r>
            </w:ins>
          </w:p>
          <w:p w14:paraId="00423A2E" w14:textId="77777777" w:rsidR="00105B1A" w:rsidRDefault="00105B1A" w:rsidP="00105B1A">
            <w:pPr>
              <w:pStyle w:val="XML1"/>
              <w:rPr>
                <w:ins w:id="14023" w:author="Thomas Dietz" w:date="2012-08-13T14:43:00Z"/>
              </w:rPr>
            </w:pPr>
            <w:ins w:id="14024" w:author="Thomas Dietz" w:date="2012-08-13T14:43:00Z">
              <w:r>
                <w:t xml:space="preserve">      &lt;xs:enumeration value="ethernet-frame-type"/&gt;</w:t>
              </w:r>
            </w:ins>
          </w:p>
          <w:p w14:paraId="07BE9F1A" w14:textId="77777777" w:rsidR="00105B1A" w:rsidRDefault="00105B1A" w:rsidP="00105B1A">
            <w:pPr>
              <w:pStyle w:val="XML1"/>
              <w:rPr>
                <w:ins w:id="14025" w:author="Thomas Dietz" w:date="2012-08-13T14:43:00Z"/>
              </w:rPr>
            </w:pPr>
            <w:ins w:id="14026" w:author="Thomas Dietz" w:date="2012-08-13T14:43:00Z">
              <w:r>
                <w:t xml:space="preserve">      &lt;xs:enumeration value="vlan-id"/&gt;</w:t>
              </w:r>
            </w:ins>
          </w:p>
          <w:p w14:paraId="36EA5840" w14:textId="77777777" w:rsidR="00105B1A" w:rsidRDefault="00105B1A" w:rsidP="00105B1A">
            <w:pPr>
              <w:pStyle w:val="XML1"/>
              <w:rPr>
                <w:ins w:id="14027" w:author="Thomas Dietz" w:date="2012-08-13T14:43:00Z"/>
              </w:rPr>
            </w:pPr>
            <w:ins w:id="14028" w:author="Thomas Dietz" w:date="2012-08-13T14:43:00Z">
              <w:r>
                <w:t xml:space="preserve">      &lt;xs:enumeration value="vlan-priority"/&gt;</w:t>
              </w:r>
            </w:ins>
          </w:p>
          <w:p w14:paraId="5748731E" w14:textId="77777777" w:rsidR="00105B1A" w:rsidRDefault="00105B1A" w:rsidP="00105B1A">
            <w:pPr>
              <w:pStyle w:val="XML1"/>
              <w:rPr>
                <w:ins w:id="14029" w:author="Thomas Dietz" w:date="2012-08-13T14:43:00Z"/>
              </w:rPr>
            </w:pPr>
            <w:ins w:id="14030" w:author="Thomas Dietz" w:date="2012-08-13T14:43:00Z">
              <w:r>
                <w:t xml:space="preserve">      &lt;xs:enumeration value="ip-dscp"/&gt;</w:t>
              </w:r>
            </w:ins>
          </w:p>
          <w:p w14:paraId="11753BB0" w14:textId="77777777" w:rsidR="00105B1A" w:rsidRDefault="00105B1A" w:rsidP="00105B1A">
            <w:pPr>
              <w:pStyle w:val="XML1"/>
              <w:rPr>
                <w:ins w:id="14031" w:author="Thomas Dietz" w:date="2012-08-13T14:43:00Z"/>
              </w:rPr>
            </w:pPr>
            <w:ins w:id="14032" w:author="Thomas Dietz" w:date="2012-08-13T14:43:00Z">
              <w:r>
                <w:t xml:space="preserve">      &lt;xs:enumeration value="ip-ecn"/&gt;</w:t>
              </w:r>
            </w:ins>
          </w:p>
          <w:p w14:paraId="597F9718" w14:textId="77777777" w:rsidR="00105B1A" w:rsidRDefault="00105B1A" w:rsidP="00105B1A">
            <w:pPr>
              <w:pStyle w:val="XML1"/>
              <w:rPr>
                <w:ins w:id="14033" w:author="Thomas Dietz" w:date="2012-08-13T14:43:00Z"/>
              </w:rPr>
            </w:pPr>
            <w:ins w:id="14034" w:author="Thomas Dietz" w:date="2012-08-13T14:43:00Z">
              <w:r>
                <w:t xml:space="preserve">      &lt;xs:enumeration value="ip-protocol"/&gt;</w:t>
              </w:r>
            </w:ins>
          </w:p>
          <w:p w14:paraId="0ED44A7D" w14:textId="77777777" w:rsidR="00105B1A" w:rsidRDefault="00105B1A" w:rsidP="00105B1A">
            <w:pPr>
              <w:pStyle w:val="XML1"/>
              <w:rPr>
                <w:ins w:id="14035" w:author="Thomas Dietz" w:date="2012-08-13T14:43:00Z"/>
              </w:rPr>
            </w:pPr>
            <w:ins w:id="14036" w:author="Thomas Dietz" w:date="2012-08-13T14:43:00Z">
              <w:r>
                <w:t xml:space="preserve">      &lt;xs:enumeration value="ipv4-src"/&gt;</w:t>
              </w:r>
            </w:ins>
          </w:p>
          <w:p w14:paraId="013A5DED" w14:textId="77777777" w:rsidR="00105B1A" w:rsidRDefault="00105B1A" w:rsidP="00105B1A">
            <w:pPr>
              <w:pStyle w:val="XML1"/>
              <w:rPr>
                <w:ins w:id="14037" w:author="Thomas Dietz" w:date="2012-08-13T14:43:00Z"/>
              </w:rPr>
            </w:pPr>
            <w:ins w:id="14038" w:author="Thomas Dietz" w:date="2012-08-13T14:43:00Z">
              <w:r>
                <w:t xml:space="preserve">      &lt;xs:enumeration value="ipv4-dest"/&gt;</w:t>
              </w:r>
            </w:ins>
          </w:p>
          <w:p w14:paraId="37320FA3" w14:textId="77777777" w:rsidR="00105B1A" w:rsidRDefault="00105B1A" w:rsidP="00105B1A">
            <w:pPr>
              <w:pStyle w:val="XML1"/>
              <w:rPr>
                <w:ins w:id="14039" w:author="Thomas Dietz" w:date="2012-08-13T14:43:00Z"/>
              </w:rPr>
            </w:pPr>
            <w:ins w:id="14040" w:author="Thomas Dietz" w:date="2012-08-13T14:43:00Z">
              <w:r>
                <w:t xml:space="preserve">      &lt;xs:enumeration value="tcp-src"/&gt;</w:t>
              </w:r>
            </w:ins>
          </w:p>
          <w:p w14:paraId="168E9F15" w14:textId="77777777" w:rsidR="00105B1A" w:rsidRDefault="00105B1A" w:rsidP="00105B1A">
            <w:pPr>
              <w:pStyle w:val="XML1"/>
              <w:rPr>
                <w:ins w:id="14041" w:author="Thomas Dietz" w:date="2012-08-13T14:43:00Z"/>
              </w:rPr>
            </w:pPr>
            <w:ins w:id="14042" w:author="Thomas Dietz" w:date="2012-08-13T14:43:00Z">
              <w:r>
                <w:t xml:space="preserve">      &lt;xs:enumeration value="tcp-dest"/&gt;</w:t>
              </w:r>
            </w:ins>
          </w:p>
          <w:p w14:paraId="7879B6C7" w14:textId="77777777" w:rsidR="00105B1A" w:rsidRDefault="00105B1A" w:rsidP="00105B1A">
            <w:pPr>
              <w:pStyle w:val="XML1"/>
              <w:rPr>
                <w:ins w:id="14043" w:author="Thomas Dietz" w:date="2012-08-13T14:43:00Z"/>
              </w:rPr>
            </w:pPr>
            <w:ins w:id="14044" w:author="Thomas Dietz" w:date="2012-08-13T14:43:00Z">
              <w:r>
                <w:t xml:space="preserve">      &lt;xs:enumeration value="udp-src"/&gt;</w:t>
              </w:r>
            </w:ins>
          </w:p>
          <w:p w14:paraId="7065DB70" w14:textId="77777777" w:rsidR="00105B1A" w:rsidRDefault="00105B1A" w:rsidP="00105B1A">
            <w:pPr>
              <w:pStyle w:val="XML1"/>
              <w:rPr>
                <w:ins w:id="14045" w:author="Thomas Dietz" w:date="2012-08-13T14:43:00Z"/>
              </w:rPr>
            </w:pPr>
            <w:ins w:id="14046" w:author="Thomas Dietz" w:date="2012-08-13T14:43:00Z">
              <w:r>
                <w:t xml:space="preserve">      &lt;xs:enumeration value="udp-dest"/&gt;</w:t>
              </w:r>
            </w:ins>
          </w:p>
          <w:p w14:paraId="0EA04E27" w14:textId="77777777" w:rsidR="00105B1A" w:rsidRDefault="00105B1A" w:rsidP="00105B1A">
            <w:pPr>
              <w:pStyle w:val="XML1"/>
              <w:rPr>
                <w:ins w:id="14047" w:author="Thomas Dietz" w:date="2012-08-13T14:43:00Z"/>
              </w:rPr>
            </w:pPr>
            <w:ins w:id="14048" w:author="Thomas Dietz" w:date="2012-08-13T14:43:00Z">
              <w:r>
                <w:t xml:space="preserve">      &lt;xs:enumeration value="sctp-src"/&gt;</w:t>
              </w:r>
            </w:ins>
          </w:p>
          <w:p w14:paraId="36E2E863" w14:textId="77777777" w:rsidR="00105B1A" w:rsidRDefault="00105B1A" w:rsidP="00105B1A">
            <w:pPr>
              <w:pStyle w:val="XML1"/>
              <w:rPr>
                <w:ins w:id="14049" w:author="Thomas Dietz" w:date="2012-08-13T14:43:00Z"/>
              </w:rPr>
            </w:pPr>
            <w:ins w:id="14050" w:author="Thomas Dietz" w:date="2012-08-13T14:43:00Z">
              <w:r>
                <w:t xml:space="preserve">      &lt;xs:enumeration value="sctp-dest"/&gt;</w:t>
              </w:r>
            </w:ins>
          </w:p>
          <w:p w14:paraId="39F9FCFA" w14:textId="77777777" w:rsidR="00105B1A" w:rsidRDefault="00105B1A" w:rsidP="00105B1A">
            <w:pPr>
              <w:pStyle w:val="XML1"/>
              <w:rPr>
                <w:ins w:id="14051" w:author="Thomas Dietz" w:date="2012-08-13T14:43:00Z"/>
              </w:rPr>
            </w:pPr>
            <w:ins w:id="14052" w:author="Thomas Dietz" w:date="2012-08-13T14:43:00Z">
              <w:r>
                <w:t xml:space="preserve">      &lt;xs:enumeration value="icmpv4-type"/&gt;</w:t>
              </w:r>
            </w:ins>
          </w:p>
          <w:p w14:paraId="466AC296" w14:textId="77777777" w:rsidR="00105B1A" w:rsidRDefault="00105B1A" w:rsidP="00105B1A">
            <w:pPr>
              <w:pStyle w:val="XML1"/>
              <w:rPr>
                <w:ins w:id="14053" w:author="Thomas Dietz" w:date="2012-08-13T14:43:00Z"/>
              </w:rPr>
            </w:pPr>
            <w:ins w:id="14054" w:author="Thomas Dietz" w:date="2012-08-13T14:43:00Z">
              <w:r>
                <w:t xml:space="preserve">      &lt;xs:enumeration value="icmpv4-code"/&gt;</w:t>
              </w:r>
            </w:ins>
          </w:p>
          <w:p w14:paraId="08B7BE13" w14:textId="77777777" w:rsidR="00105B1A" w:rsidRDefault="00105B1A" w:rsidP="00105B1A">
            <w:pPr>
              <w:pStyle w:val="XML1"/>
              <w:rPr>
                <w:ins w:id="14055" w:author="Thomas Dietz" w:date="2012-08-13T14:43:00Z"/>
              </w:rPr>
            </w:pPr>
            <w:ins w:id="14056" w:author="Thomas Dietz" w:date="2012-08-13T14:43:00Z">
              <w:r>
                <w:t xml:space="preserve">      &lt;xs:enumeration value="arp-op"/&gt;</w:t>
              </w:r>
            </w:ins>
          </w:p>
          <w:p w14:paraId="0C03A09E" w14:textId="77777777" w:rsidR="00105B1A" w:rsidRDefault="00105B1A" w:rsidP="00105B1A">
            <w:pPr>
              <w:pStyle w:val="XML1"/>
              <w:rPr>
                <w:ins w:id="14057" w:author="Thomas Dietz" w:date="2012-08-13T14:43:00Z"/>
              </w:rPr>
            </w:pPr>
            <w:ins w:id="14058" w:author="Thomas Dietz" w:date="2012-08-13T14:43:00Z">
              <w:r>
                <w:t xml:space="preserve">      &lt;xs:enumeration value="arp-src-ip-address"/&gt;</w:t>
              </w:r>
            </w:ins>
          </w:p>
          <w:p w14:paraId="02358C58" w14:textId="77777777" w:rsidR="00105B1A" w:rsidRDefault="00105B1A" w:rsidP="00105B1A">
            <w:pPr>
              <w:pStyle w:val="XML1"/>
              <w:rPr>
                <w:ins w:id="14059" w:author="Thomas Dietz" w:date="2012-08-13T14:43:00Z"/>
              </w:rPr>
            </w:pPr>
            <w:ins w:id="14060" w:author="Thomas Dietz" w:date="2012-08-13T14:43:00Z">
              <w:r>
                <w:t xml:space="preserve">      &lt;xs:enumeration value="arp-target-ip-address"/&gt;</w:t>
              </w:r>
            </w:ins>
          </w:p>
          <w:p w14:paraId="5B55AF42" w14:textId="77777777" w:rsidR="00105B1A" w:rsidRDefault="00105B1A" w:rsidP="00105B1A">
            <w:pPr>
              <w:pStyle w:val="XML1"/>
              <w:rPr>
                <w:ins w:id="14061" w:author="Thomas Dietz" w:date="2012-08-13T14:43:00Z"/>
              </w:rPr>
            </w:pPr>
            <w:ins w:id="14062" w:author="Thomas Dietz" w:date="2012-08-13T14:43:00Z">
              <w:r>
                <w:t xml:space="preserve">      &lt;xs:enumeration value="arp-src-hardware-address"/&gt;</w:t>
              </w:r>
            </w:ins>
          </w:p>
          <w:p w14:paraId="01316607" w14:textId="77777777" w:rsidR="00105B1A" w:rsidRDefault="00105B1A" w:rsidP="00105B1A">
            <w:pPr>
              <w:pStyle w:val="XML1"/>
              <w:rPr>
                <w:ins w:id="14063" w:author="Thomas Dietz" w:date="2012-08-13T14:43:00Z"/>
              </w:rPr>
            </w:pPr>
            <w:ins w:id="14064" w:author="Thomas Dietz" w:date="2012-08-13T14:43:00Z">
              <w:r>
                <w:t xml:space="preserve">      &lt;xs:enumeration value="arp-target-hardware-address"/&gt;</w:t>
              </w:r>
            </w:ins>
          </w:p>
          <w:p w14:paraId="5F23C600" w14:textId="77777777" w:rsidR="00105B1A" w:rsidRDefault="00105B1A" w:rsidP="00105B1A">
            <w:pPr>
              <w:pStyle w:val="XML1"/>
              <w:rPr>
                <w:ins w:id="14065" w:author="Thomas Dietz" w:date="2012-08-13T14:43:00Z"/>
              </w:rPr>
            </w:pPr>
            <w:ins w:id="14066" w:author="Thomas Dietz" w:date="2012-08-13T14:43:00Z">
              <w:r>
                <w:t xml:space="preserve">      &lt;xs:enumeration value="ipv6-src"/&gt;</w:t>
              </w:r>
            </w:ins>
          </w:p>
          <w:p w14:paraId="7A6FD553" w14:textId="77777777" w:rsidR="00105B1A" w:rsidRDefault="00105B1A" w:rsidP="00105B1A">
            <w:pPr>
              <w:pStyle w:val="XML1"/>
              <w:rPr>
                <w:ins w:id="14067" w:author="Thomas Dietz" w:date="2012-08-13T14:43:00Z"/>
              </w:rPr>
            </w:pPr>
            <w:ins w:id="14068" w:author="Thomas Dietz" w:date="2012-08-13T14:43:00Z">
              <w:r>
                <w:t xml:space="preserve">      &lt;xs:enumeration value="ipv6-dest"/&gt;</w:t>
              </w:r>
            </w:ins>
          </w:p>
          <w:p w14:paraId="2F57C8F7" w14:textId="77777777" w:rsidR="00105B1A" w:rsidRDefault="00105B1A" w:rsidP="00105B1A">
            <w:pPr>
              <w:pStyle w:val="XML1"/>
              <w:rPr>
                <w:ins w:id="14069" w:author="Thomas Dietz" w:date="2012-08-13T14:43:00Z"/>
              </w:rPr>
            </w:pPr>
            <w:ins w:id="14070" w:author="Thomas Dietz" w:date="2012-08-13T14:43:00Z">
              <w:r>
                <w:t xml:space="preserve">      &lt;xs:enumeration value="ipv6-flow-label"/&gt;</w:t>
              </w:r>
            </w:ins>
          </w:p>
          <w:p w14:paraId="55C5704A" w14:textId="77777777" w:rsidR="00105B1A" w:rsidRDefault="00105B1A" w:rsidP="00105B1A">
            <w:pPr>
              <w:pStyle w:val="XML1"/>
              <w:rPr>
                <w:ins w:id="14071" w:author="Thomas Dietz" w:date="2012-08-13T14:43:00Z"/>
              </w:rPr>
            </w:pPr>
            <w:ins w:id="14072" w:author="Thomas Dietz" w:date="2012-08-13T14:43:00Z">
              <w:r>
                <w:t xml:space="preserve">      &lt;xs:enumeration value="icmpv6-type"/&gt;</w:t>
              </w:r>
            </w:ins>
          </w:p>
          <w:p w14:paraId="1271A871" w14:textId="77777777" w:rsidR="00105B1A" w:rsidRDefault="00105B1A" w:rsidP="00105B1A">
            <w:pPr>
              <w:pStyle w:val="XML1"/>
              <w:rPr>
                <w:ins w:id="14073" w:author="Thomas Dietz" w:date="2012-08-13T14:43:00Z"/>
              </w:rPr>
            </w:pPr>
            <w:ins w:id="14074" w:author="Thomas Dietz" w:date="2012-08-13T14:43:00Z">
              <w:r>
                <w:t xml:space="preserve">      &lt;xs:enumeration value="icmpv6-code"/&gt;</w:t>
              </w:r>
            </w:ins>
          </w:p>
          <w:p w14:paraId="2D57BD8F" w14:textId="77777777" w:rsidR="00105B1A" w:rsidRDefault="00105B1A" w:rsidP="00105B1A">
            <w:pPr>
              <w:pStyle w:val="XML1"/>
              <w:rPr>
                <w:ins w:id="14075" w:author="Thomas Dietz" w:date="2012-08-13T14:43:00Z"/>
              </w:rPr>
            </w:pPr>
            <w:ins w:id="14076" w:author="Thomas Dietz" w:date="2012-08-13T14:43:00Z">
              <w:r>
                <w:t xml:space="preserve">      &lt;xs:enumeration value="ipv6-nd-target"/&gt;</w:t>
              </w:r>
            </w:ins>
          </w:p>
          <w:p w14:paraId="1A0FEDDE" w14:textId="77777777" w:rsidR="00105B1A" w:rsidRDefault="00105B1A" w:rsidP="00105B1A">
            <w:pPr>
              <w:pStyle w:val="XML1"/>
              <w:rPr>
                <w:ins w:id="14077" w:author="Thomas Dietz" w:date="2012-08-13T14:43:00Z"/>
              </w:rPr>
            </w:pPr>
            <w:ins w:id="14078" w:author="Thomas Dietz" w:date="2012-08-13T14:43:00Z">
              <w:r>
                <w:t xml:space="preserve">      &lt;xs:enumeration value="ipv6-nd-source-link-layer"/&gt;</w:t>
              </w:r>
            </w:ins>
          </w:p>
          <w:p w14:paraId="70252C19" w14:textId="77777777" w:rsidR="00105B1A" w:rsidRDefault="00105B1A" w:rsidP="00105B1A">
            <w:pPr>
              <w:pStyle w:val="XML1"/>
              <w:rPr>
                <w:ins w:id="14079" w:author="Thomas Dietz" w:date="2012-08-13T14:43:00Z"/>
              </w:rPr>
            </w:pPr>
            <w:ins w:id="14080" w:author="Thomas Dietz" w:date="2012-08-13T14:43:00Z">
              <w:r>
                <w:lastRenderedPageBreak/>
                <w:t xml:space="preserve">      &lt;xs:enumeration value="ipv6-nd-target-link-layer"/&gt;</w:t>
              </w:r>
            </w:ins>
          </w:p>
          <w:p w14:paraId="5D199BBD" w14:textId="77777777" w:rsidR="00105B1A" w:rsidRDefault="00105B1A" w:rsidP="00105B1A">
            <w:pPr>
              <w:pStyle w:val="XML1"/>
              <w:rPr>
                <w:ins w:id="14081" w:author="Thomas Dietz" w:date="2012-08-13T14:43:00Z"/>
              </w:rPr>
            </w:pPr>
            <w:ins w:id="14082" w:author="Thomas Dietz" w:date="2012-08-13T14:43:00Z">
              <w:r>
                <w:t xml:space="preserve">      &lt;xs:enumeration value="mpls-label"/&gt;</w:t>
              </w:r>
            </w:ins>
          </w:p>
          <w:p w14:paraId="3A7887A3" w14:textId="77777777" w:rsidR="00105B1A" w:rsidRDefault="00105B1A" w:rsidP="00105B1A">
            <w:pPr>
              <w:pStyle w:val="XML1"/>
              <w:rPr>
                <w:ins w:id="14083" w:author="Thomas Dietz" w:date="2012-08-13T14:43:00Z"/>
              </w:rPr>
            </w:pPr>
            <w:ins w:id="14084" w:author="Thomas Dietz" w:date="2012-08-13T14:43:00Z">
              <w:r>
                <w:t xml:space="preserve">      &lt;xs:enumeration value="mpls-tc"/&gt;</w:t>
              </w:r>
            </w:ins>
          </w:p>
          <w:p w14:paraId="3CF85A39" w14:textId="77777777" w:rsidR="00105B1A" w:rsidRDefault="00105B1A" w:rsidP="00105B1A">
            <w:pPr>
              <w:pStyle w:val="XML1"/>
              <w:rPr>
                <w:ins w:id="14085" w:author="Thomas Dietz" w:date="2012-08-13T14:43:00Z"/>
              </w:rPr>
            </w:pPr>
            <w:ins w:id="14086" w:author="Thomas Dietz" w:date="2012-08-13T14:43:00Z">
              <w:r>
                <w:t xml:space="preserve">    &lt;/xs:restriction&gt;</w:t>
              </w:r>
            </w:ins>
          </w:p>
          <w:p w14:paraId="5A8CE273" w14:textId="77777777" w:rsidR="00105B1A" w:rsidRDefault="00105B1A" w:rsidP="00105B1A">
            <w:pPr>
              <w:pStyle w:val="XML1"/>
              <w:rPr>
                <w:ins w:id="14087" w:author="Thomas Dietz" w:date="2012-08-13T14:46:00Z"/>
              </w:rPr>
            </w:pPr>
            <w:ins w:id="14088" w:author="Thomas Dietz" w:date="2012-08-13T14:43:00Z">
              <w:r>
                <w:t xml:space="preserve">  &lt;/xs:simpleType&gt;</w:t>
              </w:r>
            </w:ins>
          </w:p>
          <w:p w14:paraId="191C2C1A" w14:textId="77777777" w:rsidR="001B6EE7" w:rsidRDefault="001B6EE7" w:rsidP="00105B1A">
            <w:pPr>
              <w:pStyle w:val="XML1"/>
              <w:rPr>
                <w:ins w:id="14089" w:author="Thomas Dietz" w:date="2012-08-13T14:46:00Z"/>
              </w:rPr>
            </w:pPr>
          </w:p>
          <w:p w14:paraId="78B0AF65" w14:textId="77777777" w:rsidR="001B6EE7" w:rsidRDefault="001B6EE7" w:rsidP="001B6EE7">
            <w:pPr>
              <w:pStyle w:val="XML1"/>
              <w:rPr>
                <w:ins w:id="14090" w:author="Thomas Dietz" w:date="2012-08-13T14:46:00Z"/>
              </w:rPr>
            </w:pPr>
            <w:ins w:id="14091" w:author="Thomas Dietz" w:date="2012-08-13T14:46:00Z">
              <w:r>
                <w:t xml:space="preserve">  &lt;xs:simpleType name="hex-binary"&gt;</w:t>
              </w:r>
            </w:ins>
          </w:p>
          <w:p w14:paraId="2D45B286" w14:textId="77777777" w:rsidR="001B6EE7" w:rsidRDefault="001B6EE7" w:rsidP="001B6EE7">
            <w:pPr>
              <w:pStyle w:val="XML1"/>
              <w:rPr>
                <w:ins w:id="14092" w:author="Thomas Dietz" w:date="2012-08-13T14:46:00Z"/>
              </w:rPr>
            </w:pPr>
            <w:ins w:id="14093" w:author="Thomas Dietz" w:date="2012-08-13T14:46:00Z">
              <w:r>
                <w:t xml:space="preserve">    &lt;xs:annotation&gt;</w:t>
              </w:r>
            </w:ins>
          </w:p>
          <w:p w14:paraId="65DE89AE" w14:textId="77777777" w:rsidR="001B6EE7" w:rsidRDefault="001B6EE7" w:rsidP="001B6EE7">
            <w:pPr>
              <w:pStyle w:val="XML1"/>
              <w:rPr>
                <w:ins w:id="14094" w:author="Thomas Dietz" w:date="2012-08-13T14:46:00Z"/>
              </w:rPr>
            </w:pPr>
            <w:ins w:id="14095" w:author="Thomas Dietz" w:date="2012-08-13T14:46:00Z">
              <w:r>
                <w:t xml:space="preserve">      &lt;xs:documentation&gt;</w:t>
              </w:r>
            </w:ins>
          </w:p>
          <w:p w14:paraId="2554D199" w14:textId="77777777" w:rsidR="001B6EE7" w:rsidRDefault="001B6EE7" w:rsidP="001B6EE7">
            <w:pPr>
              <w:pStyle w:val="XML1"/>
              <w:rPr>
                <w:ins w:id="14096" w:author="Thomas Dietz" w:date="2012-08-13T14:46:00Z"/>
              </w:rPr>
            </w:pPr>
            <w:ins w:id="14097" w:author="Thomas Dietz" w:date="2012-08-13T14:46:00Z">
              <w:r>
                <w:t xml:space="preserve">        hex binary encoded string</w:t>
              </w:r>
            </w:ins>
          </w:p>
          <w:p w14:paraId="41F997F3" w14:textId="77777777" w:rsidR="001B6EE7" w:rsidRDefault="001B6EE7" w:rsidP="001B6EE7">
            <w:pPr>
              <w:pStyle w:val="XML1"/>
              <w:rPr>
                <w:ins w:id="14098" w:author="Thomas Dietz" w:date="2012-08-13T14:46:00Z"/>
              </w:rPr>
            </w:pPr>
            <w:ins w:id="14099" w:author="Thomas Dietz" w:date="2012-08-13T14:46:00Z">
              <w:r>
                <w:t xml:space="preserve">      &lt;/xs:documentation&gt;</w:t>
              </w:r>
            </w:ins>
          </w:p>
          <w:p w14:paraId="1F47160D" w14:textId="77777777" w:rsidR="001B6EE7" w:rsidRDefault="001B6EE7" w:rsidP="001B6EE7">
            <w:pPr>
              <w:pStyle w:val="XML1"/>
              <w:rPr>
                <w:ins w:id="14100" w:author="Thomas Dietz" w:date="2012-08-13T14:46:00Z"/>
              </w:rPr>
            </w:pPr>
            <w:ins w:id="14101" w:author="Thomas Dietz" w:date="2012-08-13T14:46:00Z">
              <w:r>
                <w:t xml:space="preserve">    &lt;/xs:annotation&gt;</w:t>
              </w:r>
            </w:ins>
          </w:p>
          <w:p w14:paraId="0525C339" w14:textId="77777777" w:rsidR="001B6EE7" w:rsidRDefault="001B6EE7" w:rsidP="001B6EE7">
            <w:pPr>
              <w:pStyle w:val="XML1"/>
              <w:rPr>
                <w:ins w:id="14102" w:author="Thomas Dietz" w:date="2012-08-13T14:46:00Z"/>
              </w:rPr>
            </w:pPr>
          </w:p>
          <w:p w14:paraId="14BF14A9" w14:textId="77777777" w:rsidR="001B6EE7" w:rsidRDefault="001B6EE7" w:rsidP="001B6EE7">
            <w:pPr>
              <w:pStyle w:val="XML1"/>
              <w:rPr>
                <w:ins w:id="14103" w:author="Thomas Dietz" w:date="2012-08-13T14:46:00Z"/>
              </w:rPr>
            </w:pPr>
            <w:ins w:id="14104" w:author="Thomas Dietz" w:date="2012-08-13T14:46:00Z">
              <w:r>
                <w:t xml:space="preserve">    &lt;xs:restriction base="xs:base64Binary"&gt;</w:t>
              </w:r>
            </w:ins>
          </w:p>
          <w:p w14:paraId="01885EA8" w14:textId="77777777" w:rsidR="001B6EE7" w:rsidRDefault="001B6EE7" w:rsidP="001B6EE7">
            <w:pPr>
              <w:pStyle w:val="XML1"/>
              <w:rPr>
                <w:ins w:id="14105" w:author="Thomas Dietz" w:date="2012-08-13T14:46:00Z"/>
              </w:rPr>
            </w:pPr>
            <w:ins w:id="14106" w:author="Thomas Dietz" w:date="2012-08-13T14:46:00Z">
              <w:r>
                <w:t xml:space="preserve">    &lt;/xs:restriction&gt;</w:t>
              </w:r>
            </w:ins>
          </w:p>
          <w:p w14:paraId="0AD9D2B8" w14:textId="67A3FC8A" w:rsidR="001B6EE7" w:rsidRPr="009F1B7D" w:rsidRDefault="001B6EE7" w:rsidP="001B6EE7">
            <w:pPr>
              <w:pStyle w:val="XML1"/>
            </w:pPr>
            <w:ins w:id="14107" w:author="Thomas Dietz" w:date="2012-08-13T14:46:00Z">
              <w:r>
                <w:t xml:space="preserve">  &lt;/xs:simpleType&gt;</w:t>
              </w:r>
            </w:ins>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4108" w:name="_Toc333403935"/>
      <w:r>
        <w:t>XML Example</w:t>
      </w:r>
      <w:bookmarkEnd w:id="14108"/>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7BCE65F2" w:rsidR="00971A60" w:rsidDel="00105B1A" w:rsidRDefault="00971A60" w:rsidP="00971A60">
      <w:pPr>
        <w:pStyle w:val="Heading3"/>
        <w:keepLines w:val="0"/>
        <w:ind w:left="720" w:hanging="720"/>
        <w:rPr>
          <w:del w:id="14109" w:author="Thomas Dietz" w:date="2012-08-13T14:43:00Z"/>
        </w:rPr>
      </w:pPr>
      <w:bookmarkStart w:id="14110" w:name="_Toc333403936"/>
      <w:del w:id="14111" w:author="Thomas Dietz" w:date="2012-08-13T14:43:00Z">
        <w:r w:rsidDel="00105B1A">
          <w:lastRenderedPageBreak/>
          <w:delText>Normative Constraints</w:delText>
        </w:r>
        <w:bookmarkEnd w:id="14110"/>
      </w:del>
    </w:p>
    <w:p w14:paraId="317E1954" w14:textId="6A7EDE90" w:rsidR="00AC03DC" w:rsidDel="00105B1A" w:rsidRDefault="00876AEC" w:rsidP="00025A73">
      <w:pPr>
        <w:rPr>
          <w:del w:id="14112" w:author="Thomas Dietz" w:date="2012-08-13T14:43:00Z"/>
        </w:rPr>
      </w:pPr>
      <w:del w:id="14113" w:author="Thomas Dietz" w:date="2012-08-13T14:43:00Z">
        <w:r w:rsidDel="00105B1A">
          <w:delText>An OpenFlow Flow Table is identified by identifier</w:delText>
        </w:r>
        <w:r w:rsidRPr="00421113" w:rsidDel="00105B1A">
          <w:rPr>
            <w:rStyle w:val="codeChar"/>
          </w:rPr>
          <w:delText>&lt;resource-id&gt;</w:delText>
        </w:r>
        <w:r w:rsidDel="00105B1A">
          <w:delText xml:space="preserve"> within the context of the OpenFlow CapableSwitch and OpenFlow Logical Switches. Element </w:delText>
        </w:r>
        <w:r w:rsidRPr="00421113" w:rsidDel="00105B1A">
          <w:rPr>
            <w:rStyle w:val="codeChar"/>
          </w:rPr>
          <w:delText>&lt;resource-id&gt;</w:delText>
        </w:r>
        <w:r w:rsidDel="00105B1A">
          <w:delText xml:space="preserve"> is inherited from superclass OpenFlow Resource.</w:delText>
        </w:r>
      </w:del>
    </w:p>
    <w:p w14:paraId="162CE03E" w14:textId="07107673" w:rsidR="00876AEC" w:rsidDel="00105B1A" w:rsidRDefault="00876AEC" w:rsidP="00025A73">
      <w:pPr>
        <w:rPr>
          <w:del w:id="14114" w:author="Thomas Dietz" w:date="2012-08-13T14:43:00Z"/>
        </w:rPr>
      </w:pPr>
      <w:del w:id="14115" w:author="Thomas Dietz" w:date="2012-08-13T14:43:00Z">
        <w:r w:rsidDel="00105B1A">
          <w:delText xml:space="preserve">Element </w:delText>
        </w:r>
        <w:r w:rsidRPr="00421113" w:rsidDel="00105B1A">
          <w:rPr>
            <w:rStyle w:val="codeChar"/>
          </w:rPr>
          <w:delText>&lt;max-entries&gt;</w:delText>
        </w:r>
        <w:r w:rsidDel="00105B1A">
          <w:delText xml:space="preserve"> denotes the maximum of flow entries the flow table can support. Due to limitations imposed by modern hardware, the max-entries value should be considered advisory and best effort approximation of the capacity of the table. </w:delText>
        </w:r>
      </w:del>
    </w:p>
    <w:p w14:paraId="2764DEDF" w14:textId="50928D24" w:rsidR="00DE6735" w:rsidDel="00105B1A" w:rsidRDefault="00DE6735" w:rsidP="00025A73">
      <w:pPr>
        <w:rPr>
          <w:del w:id="14116" w:author="Thomas Dietz" w:date="2012-08-13T14:43:00Z"/>
        </w:rPr>
      </w:pPr>
      <w:del w:id="14117" w:author="Thomas Dietz" w:date="2012-08-13T14:43:00Z">
        <w:r w:rsidDel="00105B1A">
          <w:delText>Element &lt;next-tables&gt; indicates the array of tables that can be directly reached fr</w:delText>
        </w:r>
        <w:r w:rsidR="004824EE" w:rsidDel="00105B1A">
          <w:delText>om the present table using "goto-</w:delText>
        </w:r>
        <w:r w:rsidDel="00105B1A">
          <w:delText>table</w:delText>
        </w:r>
        <w:r w:rsidR="004824EE" w:rsidDel="00105B1A">
          <w:delText>"</w:delText>
        </w:r>
        <w:r w:rsidDel="00105B1A">
          <w:delText xml:space="preserve"> instruction.</w:delText>
        </w:r>
      </w:del>
    </w:p>
    <w:p w14:paraId="5D2A25E5" w14:textId="3AA3B2AF" w:rsidR="00876AEC" w:rsidDel="00105B1A" w:rsidRDefault="00876AEC" w:rsidP="00025A73">
      <w:pPr>
        <w:rPr>
          <w:del w:id="14118" w:author="Thomas Dietz" w:date="2012-08-13T14:43:00Z"/>
        </w:rPr>
      </w:pPr>
      <w:del w:id="14119" w:author="Thomas Dietz" w:date="2012-08-13T14:43:00Z">
        <w:r w:rsidDel="00105B1A">
          <w:delText xml:space="preserve">Element </w:delText>
        </w:r>
        <w:r w:rsidRPr="00421113" w:rsidDel="00105B1A">
          <w:rPr>
            <w:rStyle w:val="codeChar"/>
          </w:rPr>
          <w:delText>&lt;instructions&gt;</w:delText>
        </w:r>
        <w:r w:rsidDel="00105B1A">
          <w:delText xml:space="preserve"> denotes the type</w:delText>
        </w:r>
        <w:r w:rsidR="006B6B83" w:rsidDel="00105B1A">
          <w:delText>s</w:delText>
        </w:r>
        <w:r w:rsidDel="00105B1A">
          <w:delText xml:space="preserve"> of</w:delText>
        </w:r>
        <w:r w:rsidR="006B6B83" w:rsidDel="00105B1A">
          <w:delText xml:space="preserve"> flow instruction</w:delText>
        </w:r>
        <w:r w:rsidR="00BD707C" w:rsidDel="00105B1A">
          <w:delText>s</w:delText>
        </w:r>
        <w:r w:rsidDel="00105B1A">
          <w:delText xml:space="preserve"> supported by the flow table. </w:delText>
        </w:r>
        <w:r w:rsidR="006B6B83" w:rsidDel="00105B1A">
          <w:delText xml:space="preserve">Flow instructions associated with a flow table entry are executed when a flow matches the </w:delText>
        </w:r>
        <w:r w:rsidR="00BD707C" w:rsidDel="00105B1A">
          <w:delText xml:space="preserve">flow </w:delText>
        </w:r>
        <w:r w:rsidR="006B6B83" w:rsidDel="00105B1A">
          <w:delText>entry</w:delText>
        </w:r>
        <w:r w:rsidR="00BD707C" w:rsidDel="00105B1A">
          <w:delText xml:space="preserve"> in the flow table</w:delText>
        </w:r>
        <w:r w:rsidR="006B6B83" w:rsidDel="00105B1A">
          <w:delText>.</w:delText>
        </w:r>
      </w:del>
    </w:p>
    <w:p w14:paraId="550141AB" w14:textId="001E575E" w:rsidR="006B6B83" w:rsidDel="00105B1A" w:rsidRDefault="006B6B83" w:rsidP="00025A73">
      <w:pPr>
        <w:rPr>
          <w:del w:id="14120" w:author="Thomas Dietz" w:date="2012-08-13T14:43:00Z"/>
        </w:rPr>
      </w:pPr>
      <w:del w:id="14121" w:author="Thomas Dietz" w:date="2012-08-13T14:43:00Z">
        <w:r w:rsidDel="00105B1A">
          <w:delText xml:space="preserve">Element </w:delText>
        </w:r>
        <w:r w:rsidRPr="00421113" w:rsidDel="00105B1A">
          <w:rPr>
            <w:rStyle w:val="codeChar"/>
          </w:rPr>
          <w:delText>&lt;matches&gt;</w:delText>
        </w:r>
        <w:r w:rsidDel="00105B1A">
          <w:delText xml:space="preserve"> denotes the </w:delText>
        </w:r>
        <w:r w:rsidR="00282295" w:rsidDel="00105B1A">
          <w:delText xml:space="preserve">types of match fields supported by the flow table. </w:delText>
        </w:r>
        <w:r w:rsidR="009B47B6" w:rsidDel="00105B1A">
          <w:delText>These match fields are defined in OpenFlow Specification version 1.2[1]. An OpenFlow Logical Switch is not required to support all match field types and supported match field types don’t need to be implemented in the same table lookup.</w:delText>
        </w:r>
      </w:del>
    </w:p>
    <w:p w14:paraId="2FE9026C" w14:textId="23D66F14" w:rsidR="00282295" w:rsidDel="00105B1A" w:rsidRDefault="00B62C2E" w:rsidP="00025A73">
      <w:pPr>
        <w:rPr>
          <w:del w:id="14122" w:author="Thomas Dietz" w:date="2012-08-13T14:43:00Z"/>
        </w:rPr>
      </w:pPr>
      <w:del w:id="14123" w:author="Thomas Dietz" w:date="2012-08-13T14:43:00Z">
        <w:r w:rsidDel="00105B1A">
          <w:delText xml:space="preserve">Element </w:delText>
        </w:r>
        <w:r w:rsidRPr="00421113" w:rsidDel="00105B1A">
          <w:rPr>
            <w:rStyle w:val="codeChar"/>
          </w:rPr>
          <w:delText>&lt;write-actions&gt;</w:delText>
        </w:r>
        <w:r w:rsidDel="00105B1A">
          <w:delText xml:space="preserve"> specifies</w:delText>
        </w:r>
        <w:r w:rsidR="00282295" w:rsidDel="00105B1A">
          <w:delText xml:space="preserve"> the </w:delText>
        </w:r>
        <w:r w:rsidDel="00105B1A">
          <w:delText>action types which could be merged into the current action set of flow entries of the flow table. The merging operation is performed by “write-action” flow instruction.</w:delText>
        </w:r>
      </w:del>
    </w:p>
    <w:p w14:paraId="190EBD4E" w14:textId="21517844" w:rsidR="00282295" w:rsidDel="00105B1A" w:rsidRDefault="00282295" w:rsidP="00025A73">
      <w:pPr>
        <w:rPr>
          <w:del w:id="14124" w:author="Thomas Dietz" w:date="2012-08-13T14:43:00Z"/>
        </w:rPr>
      </w:pPr>
      <w:del w:id="14125" w:author="Thomas Dietz" w:date="2012-08-13T14:43:00Z">
        <w:r w:rsidDel="00105B1A">
          <w:delText xml:space="preserve">Element </w:delText>
        </w:r>
        <w:r w:rsidRPr="00421113" w:rsidDel="00105B1A">
          <w:rPr>
            <w:rStyle w:val="codeChar"/>
          </w:rPr>
          <w:delText>&lt;apply-actions&gt;</w:delText>
        </w:r>
        <w:r w:rsidR="00B62C2E" w:rsidDel="00105B1A">
          <w:delText xml:space="preserve"> </w:delText>
        </w:r>
        <w:r w:rsidR="009F487C" w:rsidDel="00105B1A">
          <w:delText>specifies the action types which could be immediatedly applied without any change to the action set of flow entries of the flow table. The applying operation is performed by “apply-action” flow instruction.</w:delText>
        </w:r>
      </w:del>
    </w:p>
    <w:p w14:paraId="3CA4DBC7" w14:textId="04BD8541" w:rsidR="00BC3590" w:rsidDel="00105B1A" w:rsidRDefault="00BC3590" w:rsidP="00A5498C">
      <w:pPr>
        <w:rPr>
          <w:del w:id="14126" w:author="Thomas Dietz" w:date="2012-08-13T14:43:00Z"/>
        </w:rPr>
      </w:pPr>
      <w:del w:id="14127" w:author="Thomas Dietz" w:date="2012-08-13T14:43:00Z">
        <w:r w:rsidDel="00105B1A">
          <w:delText xml:space="preserve">Element </w:delText>
        </w:r>
        <w:r w:rsidRPr="00A5498C" w:rsidDel="00105B1A">
          <w:rPr>
            <w:rStyle w:val="codeChar"/>
          </w:rPr>
          <w:delText>&lt;write-setfields&gt;</w:delText>
        </w:r>
        <w:r w:rsidDel="00105B1A">
          <w:delText xml:space="preserve"> specifies "set-field" action types supported by the table using "write-actions" instruction.</w:delText>
        </w:r>
      </w:del>
    </w:p>
    <w:p w14:paraId="4D8C6A53" w14:textId="4420929F" w:rsidR="00BC3590" w:rsidDel="00105B1A" w:rsidRDefault="00BC3590" w:rsidP="00A5498C">
      <w:pPr>
        <w:rPr>
          <w:del w:id="14128" w:author="Thomas Dietz" w:date="2012-08-13T14:43:00Z"/>
        </w:rPr>
      </w:pPr>
      <w:del w:id="14129" w:author="Thomas Dietz" w:date="2012-08-13T14:43:00Z">
        <w:r w:rsidDel="00105B1A">
          <w:delText xml:space="preserve">Element </w:delText>
        </w:r>
        <w:r w:rsidRPr="00A5498C" w:rsidDel="00105B1A">
          <w:rPr>
            <w:rStyle w:val="codeChar"/>
          </w:rPr>
          <w:delText>&lt;apply-setfields&gt;</w:delText>
        </w:r>
        <w:r w:rsidDel="00105B1A">
          <w:delText xml:space="preserve"> specifies "set-field" action types supported by the table using "apply-actions" instruction.</w:delText>
        </w:r>
      </w:del>
    </w:p>
    <w:p w14:paraId="5FA7DC17" w14:textId="03D77674" w:rsidR="00A5498C" w:rsidDel="00105B1A" w:rsidRDefault="00BC3590" w:rsidP="00025A73">
      <w:pPr>
        <w:rPr>
          <w:del w:id="14130" w:author="Thomas Dietz" w:date="2012-08-13T14:43:00Z"/>
        </w:rPr>
      </w:pPr>
      <w:del w:id="14131" w:author="Thomas Dietz" w:date="2012-08-13T14:43:00Z">
        <w:r w:rsidDel="00105B1A">
          <w:delText xml:space="preserve">Element </w:delText>
        </w:r>
        <w:r w:rsidRPr="00A5498C" w:rsidDel="00105B1A">
          <w:rPr>
            <w:rStyle w:val="codeChar"/>
          </w:rPr>
          <w:delText>&lt;wildcards&gt;</w:delText>
        </w:r>
        <w:r w:rsidDel="00105B1A">
          <w:delText xml:space="preserve"> specifies </w:delText>
        </w:r>
        <w:r w:rsidR="001A43E7" w:rsidDel="00105B1A">
          <w:delText>the fields for which the table supports wildcarding(omitting).</w:delText>
        </w:r>
      </w:del>
    </w:p>
    <w:p w14:paraId="276FE436" w14:textId="547CC541" w:rsidR="00282295" w:rsidDel="00105B1A" w:rsidRDefault="00282295" w:rsidP="00025A73">
      <w:pPr>
        <w:rPr>
          <w:del w:id="14132" w:author="Thomas Dietz" w:date="2012-08-13T14:43:00Z"/>
        </w:rPr>
      </w:pPr>
      <w:del w:id="14133" w:author="Thomas Dietz" w:date="2012-08-13T14:43:00Z">
        <w:r w:rsidDel="00105B1A">
          <w:delText xml:space="preserve">Element </w:delText>
        </w:r>
        <w:r w:rsidRPr="00421113" w:rsidDel="00105B1A">
          <w:rPr>
            <w:rStyle w:val="codeChar"/>
          </w:rPr>
          <w:delText>&lt;metadata-match&gt;</w:delText>
        </w:r>
        <w:r w:rsidR="00105783" w:rsidDel="00105B1A">
          <w:delText xml:space="preserve"> indicates the bits of the metadata field that the table can match on. It is represented as 64-bit integer in </w:delText>
        </w:r>
        <w:bookmarkStart w:id="14134" w:name="hexBinary-lexical-representation"/>
        <w:r w:rsidR="00105783" w:rsidRPr="008B10D5" w:rsidDel="00105B1A">
          <w:delText>hexadecimal digits</w:delText>
        </w:r>
        <w:bookmarkEnd w:id="14134"/>
        <w:r w:rsidR="00105783" w:rsidDel="00105B1A">
          <w:delText>([0-9a-fA-F]) format.</w:delText>
        </w:r>
      </w:del>
    </w:p>
    <w:p w14:paraId="6160B0D9" w14:textId="01CB7599" w:rsidR="000E1340" w:rsidDel="00105B1A" w:rsidRDefault="00282295" w:rsidP="000E1340">
      <w:pPr>
        <w:rPr>
          <w:del w:id="14135" w:author="Thomas Dietz" w:date="2012-08-13T14:43:00Z"/>
        </w:rPr>
      </w:pPr>
      <w:del w:id="14136" w:author="Thomas Dietz" w:date="2012-08-13T14:43:00Z">
        <w:r w:rsidDel="00105B1A">
          <w:delText xml:space="preserve">Element </w:delText>
        </w:r>
        <w:r w:rsidRPr="00421113" w:rsidDel="00105B1A">
          <w:rPr>
            <w:rStyle w:val="codeChar"/>
          </w:rPr>
          <w:delText>&lt;metadata-write&gt;</w:delText>
        </w:r>
        <w:r w:rsidR="00105783" w:rsidDel="00105B1A">
          <w:delText xml:space="preserve"> </w:delText>
        </w:r>
        <w:r w:rsidR="000E1340" w:rsidDel="00105B1A">
          <w:delText xml:space="preserve">indicates the bits of the metadata field that the table can write using the “write-metadata” instruction. It is represented as 64-bit integer in </w:delText>
        </w:r>
        <w:r w:rsidR="000E1340" w:rsidRPr="00452EBE" w:rsidDel="00105B1A">
          <w:delText>hexadecimal digits</w:delText>
        </w:r>
        <w:r w:rsidR="000E1340" w:rsidDel="00105B1A">
          <w:delText>([0-9a-fA-F]) format.</w:delText>
        </w:r>
      </w:del>
    </w:p>
    <w:p w14:paraId="3B5D6ECC" w14:textId="756B1997" w:rsidR="00282295" w:rsidRPr="00AC03DC" w:rsidDel="00105B1A" w:rsidRDefault="00282295" w:rsidP="00025A73">
      <w:pPr>
        <w:rPr>
          <w:del w:id="14137" w:author="Thomas Dietz" w:date="2012-08-13T14:43:00Z"/>
        </w:rPr>
      </w:pPr>
    </w:p>
    <w:p w14:paraId="1EE6A001" w14:textId="480E7574" w:rsidR="00971A60" w:rsidRDefault="00971A60" w:rsidP="00971A60">
      <w:pPr>
        <w:pStyle w:val="Heading3"/>
        <w:keepLines w:val="0"/>
        <w:ind w:left="720" w:hanging="720"/>
      </w:pPr>
      <w:bookmarkStart w:id="14138" w:name="_Toc333403937"/>
      <w:r>
        <w:t>YANG Specification</w:t>
      </w:r>
      <w:bookmarkEnd w:id="14138"/>
    </w:p>
    <w:tbl>
      <w:tblPr>
        <w:tblStyle w:val="XMLtable"/>
        <w:tblW w:w="5000" w:type="pct"/>
        <w:tblLook w:val="04A0" w:firstRow="1" w:lastRow="0" w:firstColumn="1" w:lastColumn="0" w:noHBand="0" w:noVBand="1"/>
        <w:tblPrChange w:id="14139" w:author="Thomas Dietz" w:date="2012-08-13T14:44:00Z">
          <w:tblPr>
            <w:tblStyle w:val="TableGrid"/>
            <w:tblW w:w="0" w:type="auto"/>
            <w:tblInd w:w="378" w:type="dxa"/>
            <w:shd w:val="clear" w:color="auto" w:fill="C8FCCD"/>
            <w:tblLook w:val="04A0" w:firstRow="1" w:lastRow="0" w:firstColumn="1" w:lastColumn="0" w:noHBand="0" w:noVBand="1"/>
          </w:tblPr>
        </w:tblPrChange>
      </w:tblPr>
      <w:tblGrid>
        <w:gridCol w:w="9474"/>
        <w:tblGridChange w:id="14140">
          <w:tblGrid>
            <w:gridCol w:w="8820"/>
          </w:tblGrid>
        </w:tblGridChange>
      </w:tblGrid>
      <w:tr w:rsidR="005C38FA" w:rsidRPr="009F1B7D" w14:paraId="52700D3C" w14:textId="77777777" w:rsidTr="00105B1A">
        <w:tc>
          <w:tcPr>
            <w:tcW w:w="8820" w:type="dxa"/>
            <w:tcPrChange w:id="14141" w:author="Thomas Dietz" w:date="2012-08-13T14:44:00Z">
              <w:tcPr>
                <w:tcW w:w="8820" w:type="dxa"/>
                <w:shd w:val="clear" w:color="auto" w:fill="C8FCCD"/>
              </w:tcPr>
            </w:tcPrChange>
          </w:tcPr>
          <w:p w14:paraId="1A60CDE9" w14:textId="1A5111AF" w:rsidR="00C969A8" w:rsidDel="00105B1A" w:rsidRDefault="00C969A8" w:rsidP="00C3649A">
            <w:pPr>
              <w:pStyle w:val="XML1"/>
              <w:rPr>
                <w:del w:id="14142" w:author="Thomas Dietz" w:date="2012-08-13T14:43:00Z"/>
              </w:rPr>
            </w:pPr>
            <w:del w:id="14143" w:author="Thomas Dietz" w:date="2012-08-13T14:43:00Z">
              <w:r w:rsidRPr="00C3649A" w:rsidDel="00105B1A">
                <w:delText>typedef</w:delText>
              </w:r>
              <w:r w:rsidDel="00105B1A">
                <w:delText xml:space="preserve"> match</w:delText>
              </w:r>
              <w:r w:rsidR="00664DAC" w:rsidDel="00105B1A">
                <w:delText>-field</w:delText>
              </w:r>
              <w:r w:rsidDel="00105B1A">
                <w:delText>-type {</w:delText>
              </w:r>
            </w:del>
          </w:p>
          <w:p w14:paraId="30031137" w14:textId="2A73819B" w:rsidR="00C969A8" w:rsidDel="00105B1A" w:rsidRDefault="00C969A8" w:rsidP="00C3649A">
            <w:pPr>
              <w:pStyle w:val="XML2"/>
              <w:rPr>
                <w:del w:id="14144" w:author="Thomas Dietz" w:date="2012-08-13T14:43:00Z"/>
              </w:rPr>
            </w:pPr>
            <w:del w:id="14145" w:author="Thomas Dietz" w:date="2012-08-13T14:43:00Z">
              <w:r w:rsidDel="00105B1A">
                <w:delText>description "The types of match</w:delText>
              </w:r>
              <w:r w:rsidR="00664DAC" w:rsidDel="00105B1A">
                <w:delText xml:space="preserve"> fields </w:delText>
              </w:r>
              <w:r w:rsidDel="00105B1A">
                <w:delText>defined in OpenFlow Switch Specification version 1.2.";</w:delText>
              </w:r>
            </w:del>
          </w:p>
          <w:p w14:paraId="00B83D8E" w14:textId="2C3FD820" w:rsidR="00C969A8" w:rsidDel="00105B1A" w:rsidRDefault="00C969A8" w:rsidP="00F2421F">
            <w:pPr>
              <w:pStyle w:val="XML2"/>
              <w:rPr>
                <w:del w:id="14146" w:author="Thomas Dietz" w:date="2012-08-13T14:43:00Z"/>
              </w:rPr>
            </w:pPr>
            <w:del w:id="14147" w:author="Thomas Dietz" w:date="2012-08-13T14:43:00Z">
              <w:r w:rsidDel="00105B1A">
                <w:lastRenderedPageBreak/>
                <w:delText>type enumeration {</w:delText>
              </w:r>
            </w:del>
          </w:p>
          <w:p w14:paraId="371E2A82" w14:textId="2852FBAC" w:rsidR="00C969A8" w:rsidRPr="00F2421F" w:rsidDel="00105B1A" w:rsidRDefault="00C969A8" w:rsidP="00F2421F">
            <w:pPr>
              <w:pStyle w:val="XML3"/>
              <w:rPr>
                <w:del w:id="14148" w:author="Thomas Dietz" w:date="2012-08-13T14:43:00Z"/>
              </w:rPr>
            </w:pPr>
            <w:del w:id="14149" w:author="Thomas Dietz" w:date="2012-08-13T14:43:00Z">
              <w:r w:rsidRPr="00F2421F" w:rsidDel="00105B1A">
                <w:delText>enum input-port;</w:delText>
              </w:r>
            </w:del>
          </w:p>
          <w:p w14:paraId="1B51805E" w14:textId="128DCA3B" w:rsidR="00C969A8" w:rsidRPr="00F2421F" w:rsidDel="00105B1A" w:rsidRDefault="00C969A8" w:rsidP="00F2421F">
            <w:pPr>
              <w:pStyle w:val="XML3"/>
              <w:rPr>
                <w:del w:id="14150" w:author="Thomas Dietz" w:date="2012-08-13T14:43:00Z"/>
              </w:rPr>
            </w:pPr>
            <w:del w:id="14151" w:author="Thomas Dietz" w:date="2012-08-13T14:43:00Z">
              <w:r w:rsidRPr="00F2421F" w:rsidDel="00105B1A">
                <w:delText>enum physical-input-port;</w:delText>
              </w:r>
            </w:del>
          </w:p>
          <w:p w14:paraId="20B64B80" w14:textId="6493FD9E" w:rsidR="00C969A8" w:rsidRPr="00F2421F" w:rsidDel="00105B1A" w:rsidRDefault="00C969A8" w:rsidP="00F2421F">
            <w:pPr>
              <w:pStyle w:val="XML3"/>
              <w:rPr>
                <w:del w:id="14152" w:author="Thomas Dietz" w:date="2012-08-13T14:43:00Z"/>
              </w:rPr>
            </w:pPr>
            <w:del w:id="14153" w:author="Thomas Dietz" w:date="2012-08-13T14:43:00Z">
              <w:r w:rsidRPr="00F2421F" w:rsidDel="00105B1A">
                <w:delText>enum metadata;</w:delText>
              </w:r>
            </w:del>
          </w:p>
          <w:p w14:paraId="0C7B2D91" w14:textId="1C757B7B" w:rsidR="00C969A8" w:rsidRPr="00F2421F" w:rsidDel="00105B1A" w:rsidRDefault="00C969A8" w:rsidP="00F2421F">
            <w:pPr>
              <w:pStyle w:val="XML3"/>
              <w:rPr>
                <w:del w:id="14154" w:author="Thomas Dietz" w:date="2012-08-13T14:43:00Z"/>
              </w:rPr>
            </w:pPr>
            <w:del w:id="14155" w:author="Thomas Dietz" w:date="2012-08-13T14:43:00Z">
              <w:r w:rsidRPr="00F2421F" w:rsidDel="00105B1A">
                <w:delText>enum ethernet-dest;</w:delText>
              </w:r>
            </w:del>
          </w:p>
          <w:p w14:paraId="6C8FD2C3" w14:textId="620ED26E" w:rsidR="00C969A8" w:rsidRPr="00F2421F" w:rsidDel="00105B1A" w:rsidRDefault="00C969A8" w:rsidP="00F2421F">
            <w:pPr>
              <w:pStyle w:val="XML3"/>
              <w:rPr>
                <w:del w:id="14156" w:author="Thomas Dietz" w:date="2012-08-13T14:43:00Z"/>
              </w:rPr>
            </w:pPr>
            <w:del w:id="14157" w:author="Thomas Dietz" w:date="2012-08-13T14:43:00Z">
              <w:r w:rsidRPr="00F2421F" w:rsidDel="00105B1A">
                <w:delText>enum ethernet-src;</w:delText>
              </w:r>
            </w:del>
          </w:p>
          <w:p w14:paraId="649580CB" w14:textId="6DABC15E" w:rsidR="00C969A8" w:rsidRPr="00F2421F" w:rsidDel="00105B1A" w:rsidRDefault="00C969A8" w:rsidP="00F2421F">
            <w:pPr>
              <w:pStyle w:val="XML3"/>
              <w:rPr>
                <w:del w:id="14158" w:author="Thomas Dietz" w:date="2012-08-13T14:43:00Z"/>
              </w:rPr>
            </w:pPr>
            <w:del w:id="14159" w:author="Thomas Dietz" w:date="2012-08-13T14:43:00Z">
              <w:r w:rsidRPr="00F2421F" w:rsidDel="00105B1A">
                <w:delText>enum ethernet-frame-type;</w:delText>
              </w:r>
            </w:del>
          </w:p>
          <w:p w14:paraId="567AD29F" w14:textId="71261334" w:rsidR="00C969A8" w:rsidRPr="00F2421F" w:rsidDel="00105B1A" w:rsidRDefault="00C969A8" w:rsidP="00F2421F">
            <w:pPr>
              <w:pStyle w:val="XML3"/>
              <w:rPr>
                <w:del w:id="14160" w:author="Thomas Dietz" w:date="2012-08-13T14:43:00Z"/>
              </w:rPr>
            </w:pPr>
            <w:del w:id="14161" w:author="Thomas Dietz" w:date="2012-08-13T14:43:00Z">
              <w:r w:rsidRPr="00F2421F" w:rsidDel="00105B1A">
                <w:delText>enum vlan-id;</w:delText>
              </w:r>
            </w:del>
          </w:p>
          <w:p w14:paraId="40EF06A9" w14:textId="5CBBACD9" w:rsidR="00C969A8" w:rsidRPr="00F2421F" w:rsidDel="00105B1A" w:rsidRDefault="00C969A8" w:rsidP="00F2421F">
            <w:pPr>
              <w:pStyle w:val="XML3"/>
              <w:rPr>
                <w:del w:id="14162" w:author="Thomas Dietz" w:date="2012-08-13T14:43:00Z"/>
              </w:rPr>
            </w:pPr>
            <w:del w:id="14163" w:author="Thomas Dietz" w:date="2012-08-13T14:43:00Z">
              <w:r w:rsidRPr="00F2421F" w:rsidDel="00105B1A">
                <w:delText>enum vlan-priority;</w:delText>
              </w:r>
            </w:del>
          </w:p>
          <w:p w14:paraId="2CDF66A0" w14:textId="26E2DD85" w:rsidR="00C969A8" w:rsidRPr="00F2421F" w:rsidDel="00105B1A" w:rsidRDefault="00C969A8" w:rsidP="00F2421F">
            <w:pPr>
              <w:pStyle w:val="XML3"/>
              <w:rPr>
                <w:del w:id="14164" w:author="Thomas Dietz" w:date="2012-08-13T14:43:00Z"/>
              </w:rPr>
            </w:pPr>
            <w:del w:id="14165" w:author="Thomas Dietz" w:date="2012-08-13T14:43:00Z">
              <w:r w:rsidRPr="00F2421F" w:rsidDel="00105B1A">
                <w:delText>enum ip-dscp;</w:delText>
              </w:r>
            </w:del>
          </w:p>
          <w:p w14:paraId="1170CAD0" w14:textId="6859053D" w:rsidR="00C969A8" w:rsidRPr="00F2421F" w:rsidDel="00105B1A" w:rsidRDefault="00C969A8" w:rsidP="00F2421F">
            <w:pPr>
              <w:pStyle w:val="XML3"/>
              <w:rPr>
                <w:del w:id="14166" w:author="Thomas Dietz" w:date="2012-08-13T14:43:00Z"/>
              </w:rPr>
            </w:pPr>
            <w:del w:id="14167" w:author="Thomas Dietz" w:date="2012-08-13T14:43:00Z">
              <w:r w:rsidRPr="00F2421F" w:rsidDel="00105B1A">
                <w:delText>enum ip-ecn;</w:delText>
              </w:r>
            </w:del>
          </w:p>
          <w:p w14:paraId="2F215A5E" w14:textId="3A2AF1C4" w:rsidR="00C969A8" w:rsidRPr="00F2421F" w:rsidDel="00105B1A" w:rsidRDefault="00C969A8" w:rsidP="00F2421F">
            <w:pPr>
              <w:pStyle w:val="XML3"/>
              <w:rPr>
                <w:del w:id="14168" w:author="Thomas Dietz" w:date="2012-08-13T14:43:00Z"/>
              </w:rPr>
            </w:pPr>
            <w:del w:id="14169" w:author="Thomas Dietz" w:date="2012-08-13T14:43:00Z">
              <w:r w:rsidRPr="00F2421F" w:rsidDel="00105B1A">
                <w:delText>enum ip-protocol;</w:delText>
              </w:r>
            </w:del>
          </w:p>
          <w:p w14:paraId="2D948298" w14:textId="1C89C8AB" w:rsidR="00C969A8" w:rsidRPr="00F2421F" w:rsidDel="00105B1A" w:rsidRDefault="00C969A8" w:rsidP="00F2421F">
            <w:pPr>
              <w:pStyle w:val="XML3"/>
              <w:rPr>
                <w:del w:id="14170" w:author="Thomas Dietz" w:date="2012-08-13T14:43:00Z"/>
              </w:rPr>
            </w:pPr>
            <w:del w:id="14171" w:author="Thomas Dietz" w:date="2012-08-13T14:43:00Z">
              <w:r w:rsidRPr="00F2421F" w:rsidDel="00105B1A">
                <w:delText>enum ipv4-src;</w:delText>
              </w:r>
            </w:del>
          </w:p>
          <w:p w14:paraId="3562CEC5" w14:textId="6CE40124" w:rsidR="00C969A8" w:rsidRPr="00F2421F" w:rsidDel="00105B1A" w:rsidRDefault="00C969A8" w:rsidP="00F2421F">
            <w:pPr>
              <w:pStyle w:val="XML3"/>
              <w:rPr>
                <w:del w:id="14172" w:author="Thomas Dietz" w:date="2012-08-13T14:43:00Z"/>
              </w:rPr>
            </w:pPr>
            <w:del w:id="14173" w:author="Thomas Dietz" w:date="2012-08-13T14:43:00Z">
              <w:r w:rsidRPr="00F2421F" w:rsidDel="00105B1A">
                <w:delText>enum ipv4-dest;</w:delText>
              </w:r>
            </w:del>
          </w:p>
          <w:p w14:paraId="2AA33555" w14:textId="020CA4B0" w:rsidR="00C969A8" w:rsidRPr="00F2421F" w:rsidDel="00105B1A" w:rsidRDefault="00C969A8" w:rsidP="00F2421F">
            <w:pPr>
              <w:pStyle w:val="XML3"/>
              <w:rPr>
                <w:del w:id="14174" w:author="Thomas Dietz" w:date="2012-08-13T14:43:00Z"/>
              </w:rPr>
            </w:pPr>
            <w:del w:id="14175" w:author="Thomas Dietz" w:date="2012-08-13T14:43:00Z">
              <w:r w:rsidRPr="00F2421F" w:rsidDel="00105B1A">
                <w:delText>enum tcp-src;</w:delText>
              </w:r>
            </w:del>
          </w:p>
          <w:p w14:paraId="5241C895" w14:textId="3A16A8EA" w:rsidR="00C969A8" w:rsidRPr="00F2421F" w:rsidDel="00105B1A" w:rsidRDefault="00C969A8" w:rsidP="00F2421F">
            <w:pPr>
              <w:pStyle w:val="XML3"/>
              <w:rPr>
                <w:del w:id="14176" w:author="Thomas Dietz" w:date="2012-08-13T14:43:00Z"/>
              </w:rPr>
            </w:pPr>
            <w:del w:id="14177" w:author="Thomas Dietz" w:date="2012-08-13T14:43:00Z">
              <w:r w:rsidRPr="00F2421F" w:rsidDel="00105B1A">
                <w:delText>enum tcp-dest;</w:delText>
              </w:r>
            </w:del>
          </w:p>
          <w:p w14:paraId="40B8D9A4" w14:textId="125ADC99" w:rsidR="00C969A8" w:rsidRPr="00F2421F" w:rsidDel="00105B1A" w:rsidRDefault="00C969A8" w:rsidP="00F2421F">
            <w:pPr>
              <w:pStyle w:val="XML3"/>
              <w:rPr>
                <w:del w:id="14178" w:author="Thomas Dietz" w:date="2012-08-13T14:43:00Z"/>
              </w:rPr>
            </w:pPr>
            <w:del w:id="14179" w:author="Thomas Dietz" w:date="2012-08-13T14:43:00Z">
              <w:r w:rsidRPr="00F2421F" w:rsidDel="00105B1A">
                <w:delText>enum udp-src;</w:delText>
              </w:r>
            </w:del>
          </w:p>
          <w:p w14:paraId="0E82366F" w14:textId="42CD9DEB" w:rsidR="00C969A8" w:rsidRPr="00F2421F" w:rsidDel="00105B1A" w:rsidRDefault="00C969A8" w:rsidP="00F2421F">
            <w:pPr>
              <w:pStyle w:val="XML3"/>
              <w:rPr>
                <w:del w:id="14180" w:author="Thomas Dietz" w:date="2012-08-13T14:43:00Z"/>
              </w:rPr>
            </w:pPr>
            <w:del w:id="14181" w:author="Thomas Dietz" w:date="2012-08-13T14:43:00Z">
              <w:r w:rsidRPr="00F2421F" w:rsidDel="00105B1A">
                <w:delText>enum udp-dest;</w:delText>
              </w:r>
            </w:del>
          </w:p>
          <w:p w14:paraId="346EE93C" w14:textId="7F70720C" w:rsidR="00C969A8" w:rsidRPr="004238F6" w:rsidDel="00105B1A" w:rsidRDefault="00C969A8" w:rsidP="00F2421F">
            <w:pPr>
              <w:pStyle w:val="XML3"/>
              <w:rPr>
                <w:del w:id="14182" w:author="Thomas Dietz" w:date="2012-08-13T14:43:00Z"/>
                <w:lang w:val="de-DE"/>
                <w:rPrChange w:id="14183" w:author="Thomas Dietz" w:date="2012-08-08T14:24:00Z">
                  <w:rPr>
                    <w:del w:id="14184" w:author="Thomas Dietz" w:date="2012-08-13T14:43:00Z"/>
                  </w:rPr>
                </w:rPrChange>
              </w:rPr>
            </w:pPr>
            <w:del w:id="14185" w:author="Thomas Dietz" w:date="2012-08-13T14:43:00Z">
              <w:r w:rsidRPr="004238F6" w:rsidDel="00105B1A">
                <w:rPr>
                  <w:rFonts w:eastAsiaTheme="minorEastAsia"/>
                  <w:lang w:val="de-DE"/>
                  <w:rPrChange w:id="14186" w:author="Thomas Dietz" w:date="2012-08-08T14:24:00Z">
                    <w:rPr>
                      <w:rFonts w:eastAsiaTheme="minorEastAsia"/>
                    </w:rPr>
                  </w:rPrChange>
                </w:rPr>
                <w:delText>enum sctp-src;</w:delText>
              </w:r>
            </w:del>
          </w:p>
          <w:p w14:paraId="1DF68362" w14:textId="42A2CB0B" w:rsidR="00C969A8" w:rsidRPr="004238F6" w:rsidDel="00105B1A" w:rsidRDefault="00C969A8" w:rsidP="00F2421F">
            <w:pPr>
              <w:pStyle w:val="XML3"/>
              <w:rPr>
                <w:del w:id="14187" w:author="Thomas Dietz" w:date="2012-08-13T14:43:00Z"/>
                <w:lang w:val="de-DE"/>
                <w:rPrChange w:id="14188" w:author="Thomas Dietz" w:date="2012-08-08T14:24:00Z">
                  <w:rPr>
                    <w:del w:id="14189" w:author="Thomas Dietz" w:date="2012-08-13T14:43:00Z"/>
                  </w:rPr>
                </w:rPrChange>
              </w:rPr>
            </w:pPr>
            <w:del w:id="14190" w:author="Thomas Dietz" w:date="2012-08-13T14:43:00Z">
              <w:r w:rsidRPr="004238F6" w:rsidDel="00105B1A">
                <w:rPr>
                  <w:rFonts w:eastAsiaTheme="minorEastAsia"/>
                  <w:lang w:val="de-DE"/>
                  <w:rPrChange w:id="14191" w:author="Thomas Dietz" w:date="2012-08-08T14:24:00Z">
                    <w:rPr>
                      <w:rFonts w:eastAsiaTheme="minorEastAsia"/>
                    </w:rPr>
                  </w:rPrChange>
                </w:rPr>
                <w:delText>enum sctp-dest;</w:delText>
              </w:r>
            </w:del>
          </w:p>
          <w:p w14:paraId="151AFF40" w14:textId="0CD04B5B" w:rsidR="00C969A8" w:rsidRPr="004238F6" w:rsidDel="00105B1A" w:rsidRDefault="00C969A8" w:rsidP="00F2421F">
            <w:pPr>
              <w:pStyle w:val="XML3"/>
              <w:rPr>
                <w:del w:id="14192" w:author="Thomas Dietz" w:date="2012-08-13T14:43:00Z"/>
                <w:lang w:val="de-DE"/>
                <w:rPrChange w:id="14193" w:author="Thomas Dietz" w:date="2012-08-08T14:24:00Z">
                  <w:rPr>
                    <w:del w:id="14194" w:author="Thomas Dietz" w:date="2012-08-13T14:43:00Z"/>
                  </w:rPr>
                </w:rPrChange>
              </w:rPr>
            </w:pPr>
            <w:del w:id="14195" w:author="Thomas Dietz" w:date="2012-08-13T14:43:00Z">
              <w:r w:rsidRPr="004238F6" w:rsidDel="00105B1A">
                <w:rPr>
                  <w:rFonts w:eastAsiaTheme="minorEastAsia"/>
                  <w:lang w:val="de-DE"/>
                  <w:rPrChange w:id="14196" w:author="Thomas Dietz" w:date="2012-08-08T14:24:00Z">
                    <w:rPr>
                      <w:rFonts w:eastAsiaTheme="minorEastAsia"/>
                    </w:rPr>
                  </w:rPrChange>
                </w:rPr>
                <w:delText>enum icmpv4-type;</w:delText>
              </w:r>
            </w:del>
          </w:p>
          <w:p w14:paraId="47BEFA04" w14:textId="44FD80C4" w:rsidR="00C969A8" w:rsidRPr="004238F6" w:rsidDel="00105B1A" w:rsidRDefault="00C969A8" w:rsidP="00F2421F">
            <w:pPr>
              <w:pStyle w:val="XML3"/>
              <w:rPr>
                <w:del w:id="14197" w:author="Thomas Dietz" w:date="2012-08-13T14:43:00Z"/>
                <w:lang w:val="de-DE"/>
                <w:rPrChange w:id="14198" w:author="Thomas Dietz" w:date="2012-08-08T14:24:00Z">
                  <w:rPr>
                    <w:del w:id="14199" w:author="Thomas Dietz" w:date="2012-08-13T14:43:00Z"/>
                  </w:rPr>
                </w:rPrChange>
              </w:rPr>
            </w:pPr>
            <w:del w:id="14200" w:author="Thomas Dietz" w:date="2012-08-13T14:43:00Z">
              <w:r w:rsidRPr="004238F6" w:rsidDel="00105B1A">
                <w:rPr>
                  <w:rFonts w:eastAsiaTheme="minorEastAsia"/>
                  <w:lang w:val="de-DE"/>
                  <w:rPrChange w:id="14201" w:author="Thomas Dietz" w:date="2012-08-08T14:24:00Z">
                    <w:rPr>
                      <w:rFonts w:eastAsiaTheme="minorEastAsia"/>
                    </w:rPr>
                  </w:rPrChange>
                </w:rPr>
                <w:delText>enum icmpv4-code;</w:delText>
              </w:r>
            </w:del>
          </w:p>
          <w:p w14:paraId="048A3509" w14:textId="0EB2A033" w:rsidR="00C969A8" w:rsidRPr="004238F6" w:rsidDel="00105B1A" w:rsidRDefault="00C969A8" w:rsidP="00F2421F">
            <w:pPr>
              <w:pStyle w:val="XML3"/>
              <w:rPr>
                <w:del w:id="14202" w:author="Thomas Dietz" w:date="2012-08-13T14:43:00Z"/>
                <w:lang w:val="de-DE"/>
                <w:rPrChange w:id="14203" w:author="Thomas Dietz" w:date="2012-08-08T14:24:00Z">
                  <w:rPr>
                    <w:del w:id="14204" w:author="Thomas Dietz" w:date="2012-08-13T14:43:00Z"/>
                  </w:rPr>
                </w:rPrChange>
              </w:rPr>
            </w:pPr>
            <w:del w:id="14205" w:author="Thomas Dietz" w:date="2012-08-13T14:43:00Z">
              <w:r w:rsidRPr="004238F6" w:rsidDel="00105B1A">
                <w:rPr>
                  <w:rFonts w:eastAsiaTheme="minorEastAsia"/>
                  <w:lang w:val="de-DE"/>
                  <w:rPrChange w:id="14206" w:author="Thomas Dietz" w:date="2012-08-08T14:24:00Z">
                    <w:rPr>
                      <w:rFonts w:eastAsiaTheme="minorEastAsia"/>
                    </w:rPr>
                  </w:rPrChange>
                </w:rPr>
                <w:delText>enum arp-op;</w:delText>
              </w:r>
            </w:del>
          </w:p>
          <w:p w14:paraId="45215BFB" w14:textId="75B88004" w:rsidR="00C969A8" w:rsidRPr="00F2421F" w:rsidDel="00105B1A" w:rsidRDefault="00C969A8" w:rsidP="00F2421F">
            <w:pPr>
              <w:pStyle w:val="XML3"/>
              <w:rPr>
                <w:del w:id="14207" w:author="Thomas Dietz" w:date="2012-08-13T14:43:00Z"/>
              </w:rPr>
            </w:pPr>
            <w:del w:id="14208" w:author="Thomas Dietz" w:date="2012-08-13T14:43:00Z">
              <w:r w:rsidRPr="00F2421F" w:rsidDel="00105B1A">
                <w:delText>num arp-src-ip-address;</w:delText>
              </w:r>
            </w:del>
          </w:p>
          <w:p w14:paraId="2BD2917D" w14:textId="42142233" w:rsidR="00C969A8" w:rsidRPr="00F2421F" w:rsidDel="00105B1A" w:rsidRDefault="00C969A8" w:rsidP="00F2421F">
            <w:pPr>
              <w:pStyle w:val="XML3"/>
              <w:rPr>
                <w:del w:id="14209" w:author="Thomas Dietz" w:date="2012-08-13T14:43:00Z"/>
              </w:rPr>
            </w:pPr>
            <w:del w:id="14210" w:author="Thomas Dietz" w:date="2012-08-13T14:43:00Z">
              <w:r w:rsidRPr="00F2421F" w:rsidDel="00105B1A">
                <w:delText>enum arp-target-ip-address;</w:delText>
              </w:r>
            </w:del>
          </w:p>
          <w:p w14:paraId="48243211" w14:textId="1970C50A" w:rsidR="00C969A8" w:rsidRPr="00F2421F" w:rsidDel="00105B1A" w:rsidRDefault="00C969A8" w:rsidP="00F2421F">
            <w:pPr>
              <w:pStyle w:val="XML3"/>
              <w:rPr>
                <w:del w:id="14211" w:author="Thomas Dietz" w:date="2012-08-13T14:43:00Z"/>
              </w:rPr>
            </w:pPr>
            <w:del w:id="14212" w:author="Thomas Dietz" w:date="2012-08-13T14:43:00Z">
              <w:r w:rsidRPr="00F2421F" w:rsidDel="00105B1A">
                <w:delText>enum arp-src-hardware-address;</w:delText>
              </w:r>
            </w:del>
          </w:p>
          <w:p w14:paraId="2FA17EDC" w14:textId="1643C130" w:rsidR="00C969A8" w:rsidRPr="00F2421F" w:rsidDel="00105B1A" w:rsidRDefault="00C969A8" w:rsidP="00F2421F">
            <w:pPr>
              <w:pStyle w:val="XML3"/>
              <w:rPr>
                <w:del w:id="14213" w:author="Thomas Dietz" w:date="2012-08-13T14:43:00Z"/>
              </w:rPr>
            </w:pPr>
            <w:del w:id="14214" w:author="Thomas Dietz" w:date="2012-08-13T14:43:00Z">
              <w:r w:rsidRPr="00F2421F" w:rsidDel="00105B1A">
                <w:delText>enum arp-target-hardware-address;</w:delText>
              </w:r>
            </w:del>
          </w:p>
          <w:p w14:paraId="618C78BD" w14:textId="68FC111F" w:rsidR="00C969A8" w:rsidRPr="004238F6" w:rsidDel="00105B1A" w:rsidRDefault="00C969A8" w:rsidP="00F2421F">
            <w:pPr>
              <w:pStyle w:val="XML3"/>
              <w:rPr>
                <w:del w:id="14215" w:author="Thomas Dietz" w:date="2012-08-13T14:43:00Z"/>
                <w:lang w:val="de-DE"/>
                <w:rPrChange w:id="14216" w:author="Thomas Dietz" w:date="2012-08-08T14:24:00Z">
                  <w:rPr>
                    <w:del w:id="14217" w:author="Thomas Dietz" w:date="2012-08-13T14:43:00Z"/>
                  </w:rPr>
                </w:rPrChange>
              </w:rPr>
            </w:pPr>
            <w:del w:id="14218" w:author="Thomas Dietz" w:date="2012-08-13T14:43:00Z">
              <w:r w:rsidRPr="004238F6" w:rsidDel="00105B1A">
                <w:rPr>
                  <w:rFonts w:eastAsiaTheme="minorEastAsia"/>
                  <w:lang w:val="de-DE"/>
                  <w:rPrChange w:id="14219" w:author="Thomas Dietz" w:date="2012-08-08T14:24:00Z">
                    <w:rPr>
                      <w:rFonts w:eastAsiaTheme="minorEastAsia"/>
                    </w:rPr>
                  </w:rPrChange>
                </w:rPr>
                <w:delText>enum ipv6-src;</w:delText>
              </w:r>
            </w:del>
          </w:p>
          <w:p w14:paraId="6500DB0D" w14:textId="408DDE2B" w:rsidR="00C969A8" w:rsidRPr="004238F6" w:rsidDel="00105B1A" w:rsidRDefault="00C969A8" w:rsidP="00F2421F">
            <w:pPr>
              <w:pStyle w:val="XML3"/>
              <w:rPr>
                <w:del w:id="14220" w:author="Thomas Dietz" w:date="2012-08-13T14:43:00Z"/>
                <w:lang w:val="de-DE"/>
                <w:rPrChange w:id="14221" w:author="Thomas Dietz" w:date="2012-08-08T14:24:00Z">
                  <w:rPr>
                    <w:del w:id="14222" w:author="Thomas Dietz" w:date="2012-08-13T14:43:00Z"/>
                  </w:rPr>
                </w:rPrChange>
              </w:rPr>
            </w:pPr>
            <w:del w:id="14223" w:author="Thomas Dietz" w:date="2012-08-13T14:43:00Z">
              <w:r w:rsidRPr="004238F6" w:rsidDel="00105B1A">
                <w:rPr>
                  <w:rFonts w:eastAsiaTheme="minorEastAsia"/>
                  <w:lang w:val="de-DE"/>
                  <w:rPrChange w:id="14224" w:author="Thomas Dietz" w:date="2012-08-08T14:24:00Z">
                    <w:rPr>
                      <w:rFonts w:eastAsiaTheme="minorEastAsia"/>
                    </w:rPr>
                  </w:rPrChange>
                </w:rPr>
                <w:delText>enum ipv6-dest;</w:delText>
              </w:r>
            </w:del>
          </w:p>
          <w:p w14:paraId="6CE06D3E" w14:textId="1D90E194" w:rsidR="00C969A8" w:rsidRPr="00F2421F" w:rsidDel="00105B1A" w:rsidRDefault="00C969A8" w:rsidP="00F2421F">
            <w:pPr>
              <w:pStyle w:val="XML3"/>
              <w:rPr>
                <w:del w:id="14225" w:author="Thomas Dietz" w:date="2012-08-13T14:43:00Z"/>
              </w:rPr>
            </w:pPr>
            <w:del w:id="14226" w:author="Thomas Dietz" w:date="2012-08-13T14:43:00Z">
              <w:r w:rsidRPr="00F2421F" w:rsidDel="00105B1A">
                <w:delText>enum ipv6-flow-label;</w:delText>
              </w:r>
            </w:del>
          </w:p>
          <w:p w14:paraId="78CBD676" w14:textId="5A2AA8F4" w:rsidR="00C969A8" w:rsidRPr="00F2421F" w:rsidDel="00105B1A" w:rsidRDefault="00C969A8" w:rsidP="00F2421F">
            <w:pPr>
              <w:pStyle w:val="XML3"/>
              <w:rPr>
                <w:del w:id="14227" w:author="Thomas Dietz" w:date="2012-08-13T14:43:00Z"/>
              </w:rPr>
            </w:pPr>
            <w:del w:id="14228" w:author="Thomas Dietz" w:date="2012-08-13T14:43:00Z">
              <w:r w:rsidRPr="00F2421F" w:rsidDel="00105B1A">
                <w:delText>enum icmpv6-type;</w:delText>
              </w:r>
            </w:del>
          </w:p>
          <w:p w14:paraId="3EEF5F22" w14:textId="77B5B7EA" w:rsidR="00C969A8" w:rsidRPr="004238F6" w:rsidDel="00105B1A" w:rsidRDefault="00C969A8" w:rsidP="00F2421F">
            <w:pPr>
              <w:pStyle w:val="XML3"/>
              <w:rPr>
                <w:del w:id="14229" w:author="Thomas Dietz" w:date="2012-08-13T14:43:00Z"/>
                <w:lang w:val="de-DE"/>
                <w:rPrChange w:id="14230" w:author="Thomas Dietz" w:date="2012-08-08T14:24:00Z">
                  <w:rPr>
                    <w:del w:id="14231" w:author="Thomas Dietz" w:date="2012-08-13T14:43:00Z"/>
                  </w:rPr>
                </w:rPrChange>
              </w:rPr>
            </w:pPr>
            <w:del w:id="14232" w:author="Thomas Dietz" w:date="2012-08-13T14:43:00Z">
              <w:r w:rsidRPr="004238F6" w:rsidDel="00105B1A">
                <w:rPr>
                  <w:rFonts w:eastAsiaTheme="minorEastAsia"/>
                  <w:lang w:val="de-DE"/>
                  <w:rPrChange w:id="14233" w:author="Thomas Dietz" w:date="2012-08-08T14:24:00Z">
                    <w:rPr>
                      <w:rFonts w:eastAsiaTheme="minorEastAsia"/>
                    </w:rPr>
                  </w:rPrChange>
                </w:rPr>
                <w:delText>enum icmpv6-code;</w:delText>
              </w:r>
            </w:del>
          </w:p>
          <w:p w14:paraId="00217558" w14:textId="4D62BF28" w:rsidR="00C969A8" w:rsidRPr="004238F6" w:rsidDel="00105B1A" w:rsidRDefault="00C969A8" w:rsidP="00F2421F">
            <w:pPr>
              <w:pStyle w:val="XML3"/>
              <w:rPr>
                <w:del w:id="14234" w:author="Thomas Dietz" w:date="2012-08-13T14:43:00Z"/>
                <w:lang w:val="de-DE"/>
                <w:rPrChange w:id="14235" w:author="Thomas Dietz" w:date="2012-08-08T14:24:00Z">
                  <w:rPr>
                    <w:del w:id="14236" w:author="Thomas Dietz" w:date="2012-08-13T14:43:00Z"/>
                  </w:rPr>
                </w:rPrChange>
              </w:rPr>
            </w:pPr>
            <w:del w:id="14237" w:author="Thomas Dietz" w:date="2012-08-13T14:43:00Z">
              <w:r w:rsidRPr="004238F6" w:rsidDel="00105B1A">
                <w:rPr>
                  <w:rFonts w:eastAsiaTheme="minorEastAsia"/>
                  <w:lang w:val="de-DE"/>
                  <w:rPrChange w:id="14238" w:author="Thomas Dietz" w:date="2012-08-08T14:24:00Z">
                    <w:rPr>
                      <w:rFonts w:eastAsiaTheme="minorEastAsia"/>
                    </w:rPr>
                  </w:rPrChange>
                </w:rPr>
                <w:delText>enum ipv6-nd-target;</w:delText>
              </w:r>
            </w:del>
          </w:p>
          <w:p w14:paraId="1E9F6A37" w14:textId="67A29C47" w:rsidR="00C969A8" w:rsidRPr="00F2421F" w:rsidDel="00105B1A" w:rsidRDefault="00C969A8" w:rsidP="00F2421F">
            <w:pPr>
              <w:pStyle w:val="XML3"/>
              <w:rPr>
                <w:del w:id="14239" w:author="Thomas Dietz" w:date="2012-08-13T14:43:00Z"/>
              </w:rPr>
            </w:pPr>
            <w:del w:id="14240" w:author="Thomas Dietz" w:date="2012-08-13T14:43:00Z">
              <w:r w:rsidRPr="00F2421F" w:rsidDel="00105B1A">
                <w:delText>enum ipv6-nd-source-link-layer;</w:delText>
              </w:r>
            </w:del>
          </w:p>
          <w:p w14:paraId="64BA9121" w14:textId="645232B2" w:rsidR="00C969A8" w:rsidRPr="00F2421F" w:rsidDel="00105B1A" w:rsidRDefault="00C969A8" w:rsidP="00F2421F">
            <w:pPr>
              <w:pStyle w:val="XML3"/>
              <w:rPr>
                <w:del w:id="14241" w:author="Thomas Dietz" w:date="2012-08-13T14:43:00Z"/>
              </w:rPr>
            </w:pPr>
            <w:del w:id="14242" w:author="Thomas Dietz" w:date="2012-08-13T14:43:00Z">
              <w:r w:rsidRPr="00F2421F" w:rsidDel="00105B1A">
                <w:delText>enum ipv6-nd-target-link-layer;</w:delText>
              </w:r>
            </w:del>
          </w:p>
          <w:p w14:paraId="645E7C59" w14:textId="1C39E3D8" w:rsidR="00C969A8" w:rsidRPr="004238F6" w:rsidDel="00105B1A" w:rsidRDefault="00C969A8" w:rsidP="00F2421F">
            <w:pPr>
              <w:pStyle w:val="XML3"/>
              <w:rPr>
                <w:del w:id="14243" w:author="Thomas Dietz" w:date="2012-08-13T14:43:00Z"/>
                <w:lang w:val="de-DE"/>
                <w:rPrChange w:id="14244" w:author="Thomas Dietz" w:date="2012-08-08T14:24:00Z">
                  <w:rPr>
                    <w:del w:id="14245" w:author="Thomas Dietz" w:date="2012-08-13T14:43:00Z"/>
                  </w:rPr>
                </w:rPrChange>
              </w:rPr>
            </w:pPr>
            <w:del w:id="14246" w:author="Thomas Dietz" w:date="2012-08-13T14:43:00Z">
              <w:r w:rsidRPr="004238F6" w:rsidDel="00105B1A">
                <w:rPr>
                  <w:rFonts w:eastAsiaTheme="minorEastAsia"/>
                  <w:lang w:val="de-DE"/>
                  <w:rPrChange w:id="14247" w:author="Thomas Dietz" w:date="2012-08-08T14:24:00Z">
                    <w:rPr>
                      <w:rFonts w:eastAsiaTheme="minorEastAsia"/>
                    </w:rPr>
                  </w:rPrChange>
                </w:rPr>
                <w:delText>enum mpls-label;</w:delText>
              </w:r>
            </w:del>
          </w:p>
          <w:p w14:paraId="17D5489D" w14:textId="6D6E459A" w:rsidR="00C969A8" w:rsidRPr="004238F6" w:rsidDel="00105B1A" w:rsidRDefault="00C969A8" w:rsidP="00F2421F">
            <w:pPr>
              <w:pStyle w:val="XML3"/>
              <w:rPr>
                <w:del w:id="14248" w:author="Thomas Dietz" w:date="2012-08-13T14:43:00Z"/>
                <w:lang w:val="de-DE"/>
                <w:rPrChange w:id="14249" w:author="Thomas Dietz" w:date="2012-08-08T14:24:00Z">
                  <w:rPr>
                    <w:del w:id="14250" w:author="Thomas Dietz" w:date="2012-08-13T14:43:00Z"/>
                  </w:rPr>
                </w:rPrChange>
              </w:rPr>
            </w:pPr>
            <w:del w:id="14251" w:author="Thomas Dietz" w:date="2012-08-13T14:43:00Z">
              <w:r w:rsidRPr="004238F6" w:rsidDel="00105B1A">
                <w:rPr>
                  <w:rFonts w:eastAsiaTheme="minorEastAsia"/>
                  <w:lang w:val="de-DE"/>
                  <w:rPrChange w:id="14252" w:author="Thomas Dietz" w:date="2012-08-08T14:24:00Z">
                    <w:rPr>
                      <w:rFonts w:eastAsiaTheme="minorEastAsia"/>
                    </w:rPr>
                  </w:rPrChange>
                </w:rPr>
                <w:delText>enum mpls-tc;</w:delText>
              </w:r>
            </w:del>
          </w:p>
          <w:p w14:paraId="6C4F6030" w14:textId="3A7117A9" w:rsidR="00C969A8" w:rsidDel="00105B1A" w:rsidRDefault="00C969A8" w:rsidP="00F2421F">
            <w:pPr>
              <w:pStyle w:val="XML2"/>
              <w:rPr>
                <w:del w:id="14253" w:author="Thomas Dietz" w:date="2012-08-13T14:43:00Z"/>
              </w:rPr>
            </w:pPr>
            <w:del w:id="14254" w:author="Thomas Dietz" w:date="2012-08-13T14:43:00Z">
              <w:r w:rsidDel="00105B1A">
                <w:delText>}</w:delText>
              </w:r>
            </w:del>
          </w:p>
          <w:p w14:paraId="3C29F145" w14:textId="1FA58BD5" w:rsidR="00C969A8" w:rsidDel="00105B1A" w:rsidRDefault="00C969A8" w:rsidP="00C969A8">
            <w:pPr>
              <w:pStyle w:val="XML1"/>
              <w:rPr>
                <w:del w:id="14255" w:author="Thomas Dietz" w:date="2012-08-13T14:43:00Z"/>
              </w:rPr>
            </w:pPr>
            <w:del w:id="14256" w:author="Thomas Dietz" w:date="2012-08-13T14:43:00Z">
              <w:r w:rsidDel="00105B1A">
                <w:delText>}</w:delText>
              </w:r>
            </w:del>
          </w:p>
          <w:p w14:paraId="686EA9BE" w14:textId="2CF23143" w:rsidR="00C969A8" w:rsidDel="00105B1A" w:rsidRDefault="00C969A8" w:rsidP="00C969A8">
            <w:pPr>
              <w:pStyle w:val="XML1"/>
              <w:rPr>
                <w:del w:id="14257" w:author="Thomas Dietz" w:date="2012-08-13T14:43:00Z"/>
              </w:rPr>
            </w:pPr>
            <w:del w:id="14258" w:author="Thomas Dietz" w:date="2012-08-13T14:43:00Z">
              <w:r w:rsidDel="00105B1A">
                <w:delText>typedef hex-binary {</w:delText>
              </w:r>
            </w:del>
          </w:p>
          <w:p w14:paraId="7872C619" w14:textId="6258AABC" w:rsidR="00C969A8" w:rsidDel="00105B1A" w:rsidRDefault="00C969A8" w:rsidP="00F2421F">
            <w:pPr>
              <w:pStyle w:val="XML2"/>
              <w:rPr>
                <w:del w:id="14259" w:author="Thomas Dietz" w:date="2012-08-13T14:43:00Z"/>
              </w:rPr>
            </w:pPr>
            <w:del w:id="14260" w:author="Thomas Dietz" w:date="2012-08-13T14:43:00Z">
              <w:r w:rsidDel="00105B1A">
                <w:delText>type binary;</w:delText>
              </w:r>
            </w:del>
          </w:p>
          <w:p w14:paraId="70CAA99E" w14:textId="7E9ACE80" w:rsidR="00C969A8" w:rsidDel="00105B1A" w:rsidRDefault="00C969A8" w:rsidP="00F2421F">
            <w:pPr>
              <w:pStyle w:val="XML2"/>
              <w:rPr>
                <w:del w:id="14261" w:author="Thomas Dietz" w:date="2012-08-13T14:43:00Z"/>
              </w:rPr>
            </w:pPr>
            <w:del w:id="14262" w:author="Thomas Dietz" w:date="2012-08-13T14:43:00Z">
              <w:r w:rsidDel="00105B1A">
                <w:delText>description "hex binary encoded string";</w:delText>
              </w:r>
            </w:del>
          </w:p>
          <w:p w14:paraId="2B762D3C" w14:textId="6CC0FD63" w:rsidR="00C969A8" w:rsidDel="00105B1A" w:rsidRDefault="00C969A8" w:rsidP="00F2421F">
            <w:pPr>
              <w:pStyle w:val="XML2"/>
              <w:rPr>
                <w:del w:id="14263" w:author="Thomas Dietz" w:date="2012-08-13T14:43:00Z"/>
              </w:rPr>
            </w:pPr>
            <w:del w:id="14264" w:author="Thomas Dietz" w:date="2012-08-13T14:43:00Z">
              <w:r w:rsidDel="00105B1A">
                <w:delText>reference</w:delText>
              </w:r>
              <w:r w:rsidR="00F2421F" w:rsidDel="00105B1A">
                <w:delText xml:space="preserve"> </w:delText>
              </w:r>
              <w:r w:rsidDel="00105B1A">
                <w:delText>"http://www.w3.org/TR/2004/REC-xmlschema-2-20041028/datatypes.html#hexBinary";</w:delText>
              </w:r>
            </w:del>
          </w:p>
          <w:p w14:paraId="1B789468" w14:textId="42C5B487" w:rsidR="00C969A8" w:rsidDel="00105B1A" w:rsidRDefault="00C969A8" w:rsidP="00C969A8">
            <w:pPr>
              <w:pStyle w:val="XML1"/>
              <w:rPr>
                <w:del w:id="14265" w:author="Thomas Dietz" w:date="2012-08-13T14:43:00Z"/>
              </w:rPr>
            </w:pPr>
            <w:del w:id="14266" w:author="Thomas Dietz" w:date="2012-08-13T14:43:00Z">
              <w:r w:rsidDel="00105B1A">
                <w:delText>}</w:delText>
              </w:r>
            </w:del>
          </w:p>
          <w:p w14:paraId="0DC8F5F5" w14:textId="35AB78BC" w:rsidR="00F63DE0" w:rsidDel="00105B1A" w:rsidRDefault="00F63DE0" w:rsidP="00C969A8">
            <w:pPr>
              <w:pStyle w:val="XML1"/>
              <w:rPr>
                <w:del w:id="14267" w:author="Thomas Dietz" w:date="2012-08-13T14:43:00Z"/>
              </w:rPr>
            </w:pPr>
          </w:p>
          <w:p w14:paraId="2881CBF5" w14:textId="1EF33E78" w:rsidR="005C38FA" w:rsidRPr="009F1B7D" w:rsidDel="00105B1A" w:rsidRDefault="005C38FA" w:rsidP="00576FDE">
            <w:pPr>
              <w:pStyle w:val="XML1"/>
              <w:rPr>
                <w:del w:id="14268" w:author="Thomas Dietz" w:date="2012-08-13T14:43:00Z"/>
              </w:rPr>
            </w:pPr>
            <w:del w:id="14269" w:author="Thomas Dietz" w:date="2012-08-13T14:43:00Z">
              <w:r w:rsidRPr="009F1B7D" w:rsidDel="00105B1A">
                <w:delText>group</w:delText>
              </w:r>
              <w:r w:rsidDel="00105B1A">
                <w:delText>ing openflow-flow-table-resource</w:delText>
              </w:r>
              <w:r w:rsidRPr="009F1B7D" w:rsidDel="00105B1A">
                <w:delText>-grouping {</w:delText>
              </w:r>
            </w:del>
          </w:p>
          <w:p w14:paraId="30D9A7BB" w14:textId="10BB8ED6" w:rsidR="00E11EA7" w:rsidDel="00105B1A" w:rsidRDefault="005C38FA" w:rsidP="00F2421F">
            <w:pPr>
              <w:pStyle w:val="XML2"/>
              <w:rPr>
                <w:del w:id="14270" w:author="Thomas Dietz" w:date="2012-08-13T14:43:00Z"/>
              </w:rPr>
            </w:pPr>
            <w:del w:id="14271" w:author="Thomas Dietz" w:date="2012-08-13T14:43:00Z">
              <w:r w:rsidRPr="009F1B7D" w:rsidDel="00105B1A">
                <w:delText xml:space="preserve">description "Representation of an OpenFlow </w:delText>
              </w:r>
              <w:r w:rsidDel="00105B1A">
                <w:delText>Flow Table Resource</w:delText>
              </w:r>
              <w:r w:rsidRPr="009F1B7D" w:rsidDel="00105B1A">
                <w:delText>.";</w:delText>
              </w:r>
            </w:del>
          </w:p>
          <w:p w14:paraId="29048E12" w14:textId="2CCC03B9" w:rsidR="00E11EA7" w:rsidDel="00105B1A" w:rsidRDefault="009E6C6C" w:rsidP="00F2421F">
            <w:pPr>
              <w:pStyle w:val="XML2"/>
              <w:rPr>
                <w:del w:id="14272" w:author="Thomas Dietz" w:date="2012-08-13T14:43:00Z"/>
              </w:rPr>
            </w:pPr>
            <w:del w:id="14273" w:author="Thomas Dietz" w:date="2012-08-13T14:43:00Z">
              <w:r w:rsidDel="00105B1A">
                <w:delText>leaf resource</w:delText>
              </w:r>
              <w:r w:rsidR="00E11EA7" w:rsidDel="00105B1A">
                <w:delText>-id {</w:delText>
              </w:r>
            </w:del>
          </w:p>
          <w:p w14:paraId="2ECB19EA" w14:textId="0584E5BA" w:rsidR="00E11EA7" w:rsidDel="00105B1A" w:rsidRDefault="009E6C6C" w:rsidP="00F2421F">
            <w:pPr>
              <w:pStyle w:val="XML3"/>
              <w:rPr>
                <w:del w:id="14274" w:author="Thomas Dietz" w:date="2012-08-13T14:43:00Z"/>
              </w:rPr>
            </w:pPr>
            <w:del w:id="14275" w:author="Thomas Dietz" w:date="2012-08-13T14:43:00Z">
              <w:r w:rsidDel="00105B1A">
                <w:delText>type inet:uri</w:delText>
              </w:r>
              <w:r w:rsidR="00E11EA7" w:rsidDel="00105B1A">
                <w:delText>;</w:delText>
              </w:r>
            </w:del>
          </w:p>
          <w:p w14:paraId="40ADE386" w14:textId="7EC91BC5" w:rsidR="00E11EA7" w:rsidDel="00105B1A" w:rsidRDefault="00E11EA7" w:rsidP="00F2421F">
            <w:pPr>
              <w:pStyle w:val="XML3"/>
              <w:rPr>
                <w:del w:id="14276" w:author="Thomas Dietz" w:date="2012-08-13T14:43:00Z"/>
              </w:rPr>
            </w:pPr>
            <w:del w:id="14277" w:author="Thomas Dietz" w:date="2012-08-13T14:43:00Z">
              <w:r w:rsidDel="00105B1A">
                <w:delText>description "An uni</w:delText>
              </w:r>
              <w:r w:rsidR="009E6C6C" w:rsidDel="00105B1A">
                <w:delText>que but locally arbitrary identifier</w:delText>
              </w:r>
              <w:r w:rsidDel="00105B1A">
                <w:delText xml:space="preserve"> that identifies a flow table and is persistent across reboots of the system."</w:delText>
              </w:r>
              <w:r w:rsidR="00A9398B" w:rsidDel="00105B1A">
                <w:delText>;</w:delText>
              </w:r>
            </w:del>
          </w:p>
          <w:p w14:paraId="69FE6A63" w14:textId="738057B0" w:rsidR="00E11EA7" w:rsidRPr="00F2421F" w:rsidDel="00105B1A" w:rsidRDefault="00E11EA7" w:rsidP="00F2421F">
            <w:pPr>
              <w:pStyle w:val="XML2"/>
              <w:rPr>
                <w:del w:id="14278" w:author="Thomas Dietz" w:date="2012-08-13T14:43:00Z"/>
              </w:rPr>
            </w:pPr>
            <w:del w:id="14279" w:author="Thomas Dietz" w:date="2012-08-13T14:43:00Z">
              <w:r w:rsidRPr="00936ABB" w:rsidDel="00105B1A">
                <w:delText>}</w:delText>
              </w:r>
            </w:del>
          </w:p>
          <w:p w14:paraId="7AC3B792" w14:textId="2A8DFB04" w:rsidR="00236C92" w:rsidRPr="00F2421F" w:rsidDel="00105B1A" w:rsidRDefault="00A9398B" w:rsidP="00936ABB">
            <w:pPr>
              <w:pStyle w:val="XML2"/>
              <w:rPr>
                <w:del w:id="14280" w:author="Thomas Dietz" w:date="2012-08-13T14:43:00Z"/>
              </w:rPr>
            </w:pPr>
            <w:del w:id="14281" w:author="Thomas Dietz" w:date="2012-08-13T14:43:00Z">
              <w:r w:rsidRPr="00F2421F" w:rsidDel="00105B1A">
                <w:delText>l</w:delText>
              </w:r>
              <w:r w:rsidR="00236C92" w:rsidRPr="00F2421F" w:rsidDel="00105B1A">
                <w:delText>eaf max-entries {</w:delText>
              </w:r>
            </w:del>
          </w:p>
          <w:p w14:paraId="026CC7AB" w14:textId="0F82A6B8" w:rsidR="00236C92" w:rsidRPr="00F2421F" w:rsidDel="00105B1A" w:rsidRDefault="00A9398B" w:rsidP="00936ABB">
            <w:pPr>
              <w:pStyle w:val="XML3"/>
              <w:rPr>
                <w:del w:id="14282" w:author="Thomas Dietz" w:date="2012-08-13T14:43:00Z"/>
              </w:rPr>
            </w:pPr>
            <w:del w:id="14283" w:author="Thomas Dietz" w:date="2012-08-13T14:43:00Z">
              <w:r w:rsidRPr="00936ABB" w:rsidDel="00105B1A">
                <w:delText>t</w:delText>
              </w:r>
              <w:r w:rsidR="00236C92" w:rsidRPr="00936ABB" w:rsidDel="00105B1A">
                <w:delText>ype uint8;</w:delText>
              </w:r>
            </w:del>
          </w:p>
          <w:p w14:paraId="2E1DBF0B" w14:textId="52A2C132" w:rsidR="00236C92" w:rsidDel="00105B1A" w:rsidRDefault="00697A8C" w:rsidP="00936ABB">
            <w:pPr>
              <w:pStyle w:val="XML3"/>
              <w:rPr>
                <w:del w:id="14284" w:author="Thomas Dietz" w:date="2012-08-13T14:43:00Z"/>
              </w:rPr>
            </w:pPr>
            <w:del w:id="14285" w:author="Thomas Dietz" w:date="2012-08-13T14:43:00Z">
              <w:r w:rsidDel="00105B1A">
                <w:delText>description</w:delText>
              </w:r>
              <w:r w:rsidR="00236C92" w:rsidDel="00105B1A">
                <w:delText xml:space="preserve"> </w:delText>
              </w:r>
              <w:r w:rsidR="00236C92" w:rsidRPr="009F1B7D" w:rsidDel="00105B1A">
                <w:delText>"</w:delText>
              </w:r>
              <w:r w:rsidR="00236C92" w:rsidDel="00105B1A">
                <w:delText>The maximum number of flow entries supported</w:delText>
              </w:r>
              <w:r w:rsidR="00A05260" w:rsidDel="00105B1A">
                <w:delText xml:space="preserve"> by the flow </w:delText>
              </w:r>
              <w:r w:rsidR="00A05260" w:rsidDel="00105B1A">
                <w:lastRenderedPageBreak/>
                <w:delText>table.</w:delText>
              </w:r>
              <w:r w:rsidR="00236C92" w:rsidRPr="009F1B7D" w:rsidDel="00105B1A">
                <w:delText>"</w:delText>
              </w:r>
              <w:r w:rsidR="00A9398B" w:rsidDel="00105B1A">
                <w:delText>;</w:delText>
              </w:r>
            </w:del>
          </w:p>
          <w:p w14:paraId="560E2128" w14:textId="48DA6CE9" w:rsidR="00236C92" w:rsidDel="00105B1A" w:rsidRDefault="00236C92" w:rsidP="00936ABB">
            <w:pPr>
              <w:pStyle w:val="XML2"/>
              <w:rPr>
                <w:del w:id="14286" w:author="Thomas Dietz" w:date="2012-08-13T14:43:00Z"/>
              </w:rPr>
            </w:pPr>
            <w:del w:id="14287" w:author="Thomas Dietz" w:date="2012-08-13T14:43:00Z">
              <w:r w:rsidDel="00105B1A">
                <w:delText>}</w:delText>
              </w:r>
            </w:del>
          </w:p>
          <w:p w14:paraId="3EBECB8D" w14:textId="7E910700" w:rsidR="00733DFC" w:rsidDel="00105B1A" w:rsidRDefault="00733DFC" w:rsidP="00936ABB">
            <w:pPr>
              <w:pStyle w:val="XML2"/>
              <w:rPr>
                <w:del w:id="14288" w:author="Thomas Dietz" w:date="2012-08-13T14:43:00Z"/>
              </w:rPr>
            </w:pPr>
            <w:del w:id="14289" w:author="Thomas Dietz" w:date="2012-08-13T14:43:00Z">
              <w:r w:rsidDel="00105B1A">
                <w:delText>container next-tables {</w:delText>
              </w:r>
            </w:del>
          </w:p>
          <w:p w14:paraId="4B4E3A9B" w14:textId="1CC67B78" w:rsidR="00733DFC" w:rsidDel="00105B1A" w:rsidRDefault="00733DFC" w:rsidP="00936ABB">
            <w:pPr>
              <w:pStyle w:val="XML3"/>
              <w:rPr>
                <w:del w:id="14290" w:author="Thomas Dietz" w:date="2012-08-13T14:43:00Z"/>
              </w:rPr>
            </w:pPr>
            <w:del w:id="14291" w:author="Thomas Dietz" w:date="2012-08-13T14:43:00Z">
              <w:r w:rsidDel="00105B1A">
                <w:delText>leaf-list table-id {</w:delText>
              </w:r>
            </w:del>
          </w:p>
          <w:p w14:paraId="7E2A3E1E" w14:textId="057B76CD" w:rsidR="00C1050D" w:rsidDel="00105B1A" w:rsidRDefault="00C1050D" w:rsidP="00936ABB">
            <w:pPr>
              <w:pStyle w:val="XML4"/>
              <w:rPr>
                <w:del w:id="14292" w:author="Thomas Dietz" w:date="2012-08-13T14:43:00Z"/>
              </w:rPr>
            </w:pPr>
            <w:del w:id="14293" w:author="Thomas Dietz" w:date="2012-08-13T14:43:00Z">
              <w:r w:rsidDel="00105B1A">
                <w:delText>type inet:uri;</w:delText>
              </w:r>
            </w:del>
          </w:p>
          <w:p w14:paraId="6D07334E" w14:textId="6C893F88" w:rsidR="00733DFC" w:rsidDel="00105B1A" w:rsidRDefault="00733DFC" w:rsidP="00936ABB">
            <w:pPr>
              <w:pStyle w:val="XML3"/>
              <w:rPr>
                <w:del w:id="14294" w:author="Thomas Dietz" w:date="2012-08-13T14:43:00Z"/>
              </w:rPr>
            </w:pPr>
            <w:del w:id="14295" w:author="Thomas Dietz" w:date="2012-08-13T14:43:00Z">
              <w:r w:rsidDel="00105B1A">
                <w:delText>}</w:delText>
              </w:r>
            </w:del>
          </w:p>
          <w:p w14:paraId="4C4B1124" w14:textId="744984F0" w:rsidR="00C1050D" w:rsidDel="00105B1A" w:rsidRDefault="00C1050D" w:rsidP="00936ABB">
            <w:pPr>
              <w:pStyle w:val="XML3"/>
              <w:rPr>
                <w:del w:id="14296" w:author="Thomas Dietz" w:date="2012-08-13T14:43:00Z"/>
              </w:rPr>
            </w:pPr>
            <w:del w:id="14297" w:author="Thomas Dietz" w:date="2012-08-13T14:43:00Z">
              <w:r w:rsidDel="00105B1A">
                <w:delText>description "The array of flow table ids that can be directly reached from the present table using "goto-table" instruction.";</w:delText>
              </w:r>
            </w:del>
          </w:p>
          <w:p w14:paraId="06BA26D7" w14:textId="437DD908" w:rsidR="00733DFC" w:rsidDel="00105B1A" w:rsidRDefault="00733DFC" w:rsidP="00936ABB">
            <w:pPr>
              <w:pStyle w:val="XML2"/>
              <w:rPr>
                <w:del w:id="14298" w:author="Thomas Dietz" w:date="2012-08-13T14:43:00Z"/>
              </w:rPr>
            </w:pPr>
            <w:del w:id="14299" w:author="Thomas Dietz" w:date="2012-08-13T14:43:00Z">
              <w:r w:rsidDel="00105B1A">
                <w:delText>}</w:delText>
              </w:r>
            </w:del>
          </w:p>
          <w:p w14:paraId="60444895" w14:textId="4DFBECAF" w:rsidR="00E11EA7" w:rsidDel="00105B1A" w:rsidRDefault="00E11EA7" w:rsidP="00936ABB">
            <w:pPr>
              <w:pStyle w:val="XML2"/>
              <w:rPr>
                <w:del w:id="14300" w:author="Thomas Dietz" w:date="2012-08-13T14:43:00Z"/>
              </w:rPr>
            </w:pPr>
            <w:del w:id="14301" w:author="Thomas Dietz" w:date="2012-08-13T14:43:00Z">
              <w:r w:rsidDel="00105B1A">
                <w:delText>container instructions {</w:delText>
              </w:r>
            </w:del>
          </w:p>
          <w:p w14:paraId="36A15632" w14:textId="54B3DB2D" w:rsidR="00E11EA7" w:rsidDel="00105B1A" w:rsidRDefault="00E11EA7" w:rsidP="00936ABB">
            <w:pPr>
              <w:pStyle w:val="XML3"/>
              <w:rPr>
                <w:del w:id="14302" w:author="Thomas Dietz" w:date="2012-08-13T14:43:00Z"/>
              </w:rPr>
            </w:pPr>
            <w:del w:id="14303" w:author="Thomas Dietz" w:date="2012-08-13T14:43:00Z">
              <w:r w:rsidDel="00105B1A">
                <w:delText>leaf-list type {</w:delText>
              </w:r>
            </w:del>
          </w:p>
          <w:p w14:paraId="66747C60" w14:textId="12EC32E1" w:rsidR="00E11EA7" w:rsidDel="00105B1A" w:rsidRDefault="00E11EA7" w:rsidP="00936ABB">
            <w:pPr>
              <w:pStyle w:val="XML4"/>
              <w:rPr>
                <w:del w:id="14304" w:author="Thomas Dietz" w:date="2012-08-13T14:43:00Z"/>
              </w:rPr>
            </w:pPr>
            <w:del w:id="14305" w:author="Thomas Dietz" w:date="2012-08-13T14:43:00Z">
              <w:r w:rsidDel="00105B1A">
                <w:delText>type instruction-type;</w:delText>
              </w:r>
            </w:del>
          </w:p>
          <w:p w14:paraId="1DD46244" w14:textId="0A6899F0" w:rsidR="00E11EA7" w:rsidDel="00105B1A" w:rsidRDefault="00E11EA7" w:rsidP="00936ABB">
            <w:pPr>
              <w:pStyle w:val="XML3"/>
              <w:rPr>
                <w:del w:id="14306" w:author="Thomas Dietz" w:date="2012-08-13T14:43:00Z"/>
              </w:rPr>
            </w:pPr>
            <w:del w:id="14307" w:author="Thomas Dietz" w:date="2012-08-13T14:43:00Z">
              <w:r w:rsidDel="00105B1A">
                <w:delText>}</w:delText>
              </w:r>
            </w:del>
          </w:p>
          <w:p w14:paraId="51D81C77" w14:textId="014EF408" w:rsidR="00A05260" w:rsidDel="00105B1A" w:rsidRDefault="00A05260" w:rsidP="00936ABB">
            <w:pPr>
              <w:pStyle w:val="XML3"/>
              <w:rPr>
                <w:del w:id="14308" w:author="Thomas Dietz" w:date="2012-08-13T14:43:00Z"/>
              </w:rPr>
            </w:pPr>
            <w:del w:id="14309" w:author="Thomas Dietz" w:date="2012-08-13T14:43:00Z">
              <w:r w:rsidDel="00105B1A">
                <w:delText xml:space="preserve">description </w:delText>
              </w:r>
              <w:r w:rsidRPr="009F1B7D" w:rsidDel="00105B1A">
                <w:delText>"</w:delText>
              </w:r>
              <w:r w:rsidDel="00105B1A">
                <w:delText>The instruction types supported by the flow table.</w:delText>
              </w:r>
              <w:r w:rsidRPr="009F1B7D" w:rsidDel="00105B1A">
                <w:delText>"</w:delText>
              </w:r>
            </w:del>
          </w:p>
          <w:p w14:paraId="77CA9A0D" w14:textId="4CF49459" w:rsidR="00E11EA7" w:rsidDel="00105B1A" w:rsidRDefault="00E11EA7" w:rsidP="00936ABB">
            <w:pPr>
              <w:pStyle w:val="XML2"/>
              <w:rPr>
                <w:del w:id="14310" w:author="Thomas Dietz" w:date="2012-08-13T14:43:00Z"/>
              </w:rPr>
            </w:pPr>
            <w:del w:id="14311" w:author="Thomas Dietz" w:date="2012-08-13T14:43:00Z">
              <w:r w:rsidDel="00105B1A">
                <w:delText>}</w:delText>
              </w:r>
            </w:del>
          </w:p>
          <w:p w14:paraId="3284CC46" w14:textId="5DEBF213" w:rsidR="00E11EA7" w:rsidDel="00105B1A" w:rsidRDefault="00E11EA7" w:rsidP="00936ABB">
            <w:pPr>
              <w:pStyle w:val="XML2"/>
              <w:rPr>
                <w:del w:id="14312" w:author="Thomas Dietz" w:date="2012-08-13T14:43:00Z"/>
              </w:rPr>
            </w:pPr>
            <w:del w:id="14313" w:author="Thomas Dietz" w:date="2012-08-13T14:43:00Z">
              <w:r w:rsidDel="00105B1A">
                <w:delText>container matches {</w:delText>
              </w:r>
            </w:del>
          </w:p>
          <w:p w14:paraId="2B9D7452" w14:textId="3FB29CBE" w:rsidR="00E11EA7" w:rsidDel="00105B1A" w:rsidRDefault="00E11EA7" w:rsidP="00936ABB">
            <w:pPr>
              <w:pStyle w:val="XML3"/>
              <w:rPr>
                <w:del w:id="14314" w:author="Thomas Dietz" w:date="2012-08-13T14:43:00Z"/>
              </w:rPr>
            </w:pPr>
            <w:del w:id="14315" w:author="Thomas Dietz" w:date="2012-08-13T14:43:00Z">
              <w:r w:rsidDel="00105B1A">
                <w:delText>leaf-list type {</w:delText>
              </w:r>
            </w:del>
          </w:p>
          <w:p w14:paraId="52842DED" w14:textId="44F6B7D1" w:rsidR="00E11EA7" w:rsidDel="00105B1A" w:rsidRDefault="00E11EA7" w:rsidP="00936ABB">
            <w:pPr>
              <w:pStyle w:val="XML4"/>
              <w:rPr>
                <w:del w:id="14316" w:author="Thomas Dietz" w:date="2012-08-13T14:43:00Z"/>
              </w:rPr>
            </w:pPr>
            <w:del w:id="14317" w:author="Thomas Dietz" w:date="2012-08-13T14:43:00Z">
              <w:r w:rsidDel="00105B1A">
                <w:delText>type match</w:delText>
              </w:r>
              <w:r w:rsidR="00252166" w:rsidDel="00105B1A">
                <w:delText>-field</w:delText>
              </w:r>
              <w:r w:rsidDel="00105B1A">
                <w:delText>-type;</w:delText>
              </w:r>
            </w:del>
          </w:p>
          <w:p w14:paraId="33E2C985" w14:textId="47F698E7" w:rsidR="00E11EA7" w:rsidDel="00105B1A" w:rsidRDefault="00E11EA7" w:rsidP="00936ABB">
            <w:pPr>
              <w:pStyle w:val="XML3"/>
              <w:rPr>
                <w:del w:id="14318" w:author="Thomas Dietz" w:date="2012-08-13T14:43:00Z"/>
              </w:rPr>
            </w:pPr>
            <w:del w:id="14319" w:author="Thomas Dietz" w:date="2012-08-13T14:43:00Z">
              <w:r w:rsidDel="00105B1A">
                <w:delText>}</w:delText>
              </w:r>
            </w:del>
          </w:p>
          <w:p w14:paraId="67BF1D83" w14:textId="6A80CEA2" w:rsidR="00697A8C" w:rsidDel="00105B1A" w:rsidRDefault="00697A8C" w:rsidP="00936ABB">
            <w:pPr>
              <w:pStyle w:val="XML3"/>
              <w:rPr>
                <w:del w:id="14320" w:author="Thomas Dietz" w:date="2012-08-13T14:43:00Z"/>
              </w:rPr>
            </w:pPr>
            <w:del w:id="14321" w:author="Thomas Dietz" w:date="2012-08-13T14:43:00Z">
              <w:r w:rsidDel="00105B1A">
                <w:delText xml:space="preserve">description </w:delText>
              </w:r>
              <w:r w:rsidRPr="009F1B7D" w:rsidDel="00105B1A">
                <w:delText>"</w:delText>
              </w:r>
              <w:r w:rsidDel="00105B1A">
                <w:delText>The match types supported by the flow table.</w:delText>
              </w:r>
              <w:r w:rsidRPr="009F1B7D" w:rsidDel="00105B1A">
                <w:delText>"</w:delText>
              </w:r>
            </w:del>
          </w:p>
          <w:p w14:paraId="1E59C6CA" w14:textId="6A841EB3" w:rsidR="00E11EA7" w:rsidDel="00105B1A" w:rsidRDefault="00E11EA7" w:rsidP="00936ABB">
            <w:pPr>
              <w:pStyle w:val="XML2"/>
              <w:rPr>
                <w:del w:id="14322" w:author="Thomas Dietz" w:date="2012-08-13T14:43:00Z"/>
              </w:rPr>
            </w:pPr>
            <w:del w:id="14323" w:author="Thomas Dietz" w:date="2012-08-13T14:43:00Z">
              <w:r w:rsidDel="00105B1A">
                <w:delText>}</w:delText>
              </w:r>
            </w:del>
          </w:p>
          <w:p w14:paraId="752BF431" w14:textId="699AB0E9" w:rsidR="00E11EA7" w:rsidDel="00105B1A" w:rsidRDefault="00E11EA7" w:rsidP="00936ABB">
            <w:pPr>
              <w:pStyle w:val="XML2"/>
              <w:rPr>
                <w:del w:id="14324" w:author="Thomas Dietz" w:date="2012-08-13T14:43:00Z"/>
              </w:rPr>
            </w:pPr>
            <w:del w:id="14325" w:author="Thomas Dietz" w:date="2012-08-13T14:43:00Z">
              <w:r w:rsidDel="00105B1A">
                <w:delText>container write-actions {</w:delText>
              </w:r>
            </w:del>
          </w:p>
          <w:p w14:paraId="32440093" w14:textId="6E81CC75" w:rsidR="00E11EA7" w:rsidDel="00105B1A" w:rsidRDefault="00E11EA7" w:rsidP="00936ABB">
            <w:pPr>
              <w:pStyle w:val="XML3"/>
              <w:rPr>
                <w:del w:id="14326" w:author="Thomas Dietz" w:date="2012-08-13T14:43:00Z"/>
              </w:rPr>
            </w:pPr>
            <w:del w:id="14327" w:author="Thomas Dietz" w:date="2012-08-13T14:43:00Z">
              <w:r w:rsidDel="00105B1A">
                <w:delText>leaf-list type {</w:delText>
              </w:r>
            </w:del>
          </w:p>
          <w:p w14:paraId="75D6DC25" w14:textId="048DA157" w:rsidR="00E11EA7" w:rsidDel="00105B1A" w:rsidRDefault="00E11EA7" w:rsidP="00936ABB">
            <w:pPr>
              <w:pStyle w:val="XML4"/>
              <w:rPr>
                <w:del w:id="14328" w:author="Thomas Dietz" w:date="2012-08-13T14:43:00Z"/>
              </w:rPr>
            </w:pPr>
            <w:del w:id="14329" w:author="Thomas Dietz" w:date="2012-08-13T14:43:00Z">
              <w:r w:rsidDel="00105B1A">
                <w:delText>type action-type;</w:delText>
              </w:r>
            </w:del>
          </w:p>
          <w:p w14:paraId="4EC861FD" w14:textId="48732B3F" w:rsidR="00E11EA7" w:rsidDel="00105B1A" w:rsidRDefault="00E11EA7" w:rsidP="00936ABB">
            <w:pPr>
              <w:pStyle w:val="XML3"/>
              <w:rPr>
                <w:del w:id="14330" w:author="Thomas Dietz" w:date="2012-08-13T14:43:00Z"/>
              </w:rPr>
            </w:pPr>
            <w:del w:id="14331" w:author="Thomas Dietz" w:date="2012-08-13T14:43:00Z">
              <w:r w:rsidDel="00105B1A">
                <w:delText>}</w:delText>
              </w:r>
            </w:del>
          </w:p>
          <w:p w14:paraId="2A852A11" w14:textId="5EDE66F8" w:rsidR="00697A8C" w:rsidDel="00105B1A" w:rsidRDefault="00697A8C" w:rsidP="00936ABB">
            <w:pPr>
              <w:pStyle w:val="XML3"/>
              <w:rPr>
                <w:del w:id="14332" w:author="Thomas Dietz" w:date="2012-08-13T14:43:00Z"/>
              </w:rPr>
            </w:pPr>
            <w:del w:id="14333" w:author="Thomas Dietz" w:date="2012-08-13T14:43:00Z">
              <w:r w:rsidDel="00105B1A">
                <w:delText xml:space="preserve">description </w:delText>
              </w:r>
              <w:r w:rsidRPr="009F1B7D" w:rsidDel="00105B1A">
                <w:delText>"</w:delText>
              </w:r>
              <w:r w:rsidDel="00105B1A">
                <w:delText>The write action types supported by the flow table.</w:delText>
              </w:r>
              <w:r w:rsidRPr="009F1B7D" w:rsidDel="00105B1A">
                <w:delText>"</w:delText>
              </w:r>
            </w:del>
          </w:p>
          <w:p w14:paraId="78640BFC" w14:textId="152125B7" w:rsidR="00E11EA7" w:rsidDel="00105B1A" w:rsidRDefault="00E11EA7" w:rsidP="00936ABB">
            <w:pPr>
              <w:pStyle w:val="XML2"/>
              <w:rPr>
                <w:del w:id="14334" w:author="Thomas Dietz" w:date="2012-08-13T14:43:00Z"/>
              </w:rPr>
            </w:pPr>
            <w:del w:id="14335" w:author="Thomas Dietz" w:date="2012-08-13T14:43:00Z">
              <w:r w:rsidDel="00105B1A">
                <w:delText>}</w:delText>
              </w:r>
            </w:del>
          </w:p>
          <w:p w14:paraId="312CC406" w14:textId="33B0AD5B" w:rsidR="00E11EA7" w:rsidDel="00105B1A" w:rsidRDefault="00E11EA7" w:rsidP="00936ABB">
            <w:pPr>
              <w:pStyle w:val="XML2"/>
              <w:rPr>
                <w:del w:id="14336" w:author="Thomas Dietz" w:date="2012-08-13T14:43:00Z"/>
              </w:rPr>
            </w:pPr>
            <w:del w:id="14337" w:author="Thomas Dietz" w:date="2012-08-13T14:43:00Z">
              <w:r w:rsidDel="00105B1A">
                <w:delText>container apply-actions {</w:delText>
              </w:r>
            </w:del>
          </w:p>
          <w:p w14:paraId="1D68EF3A" w14:textId="1BF747AA" w:rsidR="00E11EA7" w:rsidDel="00105B1A" w:rsidRDefault="00E11EA7" w:rsidP="00936ABB">
            <w:pPr>
              <w:pStyle w:val="XML3"/>
              <w:rPr>
                <w:del w:id="14338" w:author="Thomas Dietz" w:date="2012-08-13T14:43:00Z"/>
              </w:rPr>
            </w:pPr>
            <w:del w:id="14339" w:author="Thomas Dietz" w:date="2012-08-13T14:43:00Z">
              <w:r w:rsidDel="00105B1A">
                <w:delText>leaf-list type {</w:delText>
              </w:r>
            </w:del>
          </w:p>
          <w:p w14:paraId="5DAE3DC3" w14:textId="21C9353C" w:rsidR="00E11EA7" w:rsidDel="00105B1A" w:rsidRDefault="00E11EA7" w:rsidP="00936ABB">
            <w:pPr>
              <w:pStyle w:val="XML4"/>
              <w:rPr>
                <w:del w:id="14340" w:author="Thomas Dietz" w:date="2012-08-13T14:43:00Z"/>
              </w:rPr>
            </w:pPr>
            <w:del w:id="14341" w:author="Thomas Dietz" w:date="2012-08-13T14:43:00Z">
              <w:r w:rsidDel="00105B1A">
                <w:delText>type action-type;</w:delText>
              </w:r>
            </w:del>
          </w:p>
          <w:p w14:paraId="00845CCD" w14:textId="3F0C12A4" w:rsidR="00E11EA7" w:rsidDel="00105B1A" w:rsidRDefault="00E11EA7" w:rsidP="00936ABB">
            <w:pPr>
              <w:pStyle w:val="XML3"/>
              <w:rPr>
                <w:del w:id="14342" w:author="Thomas Dietz" w:date="2012-08-13T14:43:00Z"/>
              </w:rPr>
            </w:pPr>
            <w:del w:id="14343" w:author="Thomas Dietz" w:date="2012-08-13T14:43:00Z">
              <w:r w:rsidDel="00105B1A">
                <w:delText>}</w:delText>
              </w:r>
            </w:del>
          </w:p>
          <w:p w14:paraId="7EA5DB9E" w14:textId="1F7B8F78" w:rsidR="00697A8C" w:rsidDel="00105B1A" w:rsidRDefault="00697A8C" w:rsidP="00936ABB">
            <w:pPr>
              <w:pStyle w:val="XML3"/>
              <w:rPr>
                <w:del w:id="14344" w:author="Thomas Dietz" w:date="2012-08-13T14:43:00Z"/>
              </w:rPr>
            </w:pPr>
            <w:del w:id="14345" w:author="Thomas Dietz" w:date="2012-08-13T14:43:00Z">
              <w:r w:rsidDel="00105B1A">
                <w:delText xml:space="preserve">description </w:delText>
              </w:r>
              <w:r w:rsidRPr="009F1B7D" w:rsidDel="00105B1A">
                <w:delText>"</w:delText>
              </w:r>
              <w:r w:rsidDel="00105B1A">
                <w:delText>The apply action types supported by the flow table.</w:delText>
              </w:r>
              <w:r w:rsidRPr="009F1B7D" w:rsidDel="00105B1A">
                <w:delText>"</w:delText>
              </w:r>
            </w:del>
          </w:p>
          <w:p w14:paraId="70E8DAB8" w14:textId="623BB3AD" w:rsidR="00E11EA7" w:rsidDel="00105B1A" w:rsidRDefault="00E11EA7" w:rsidP="00936ABB">
            <w:pPr>
              <w:pStyle w:val="XML2"/>
              <w:rPr>
                <w:del w:id="14346" w:author="Thomas Dietz" w:date="2012-08-13T14:43:00Z"/>
              </w:rPr>
            </w:pPr>
            <w:del w:id="14347" w:author="Thomas Dietz" w:date="2012-08-13T14:43:00Z">
              <w:r w:rsidDel="00105B1A">
                <w:delText>}</w:delText>
              </w:r>
            </w:del>
          </w:p>
          <w:p w14:paraId="54F1B817" w14:textId="2768DFD2" w:rsidR="00252166" w:rsidDel="00105B1A" w:rsidRDefault="00252166" w:rsidP="00936ABB">
            <w:pPr>
              <w:pStyle w:val="XML2"/>
              <w:rPr>
                <w:del w:id="14348" w:author="Thomas Dietz" w:date="2012-08-13T14:43:00Z"/>
              </w:rPr>
            </w:pPr>
            <w:del w:id="14349" w:author="Thomas Dietz" w:date="2012-08-13T14:43:00Z">
              <w:r w:rsidDel="00105B1A">
                <w:delText>container write-setfields {</w:delText>
              </w:r>
            </w:del>
          </w:p>
          <w:p w14:paraId="58303E1E" w14:textId="7D5F4B4F" w:rsidR="00252166" w:rsidDel="00105B1A" w:rsidRDefault="00252166" w:rsidP="00936ABB">
            <w:pPr>
              <w:pStyle w:val="XML3"/>
              <w:rPr>
                <w:del w:id="14350" w:author="Thomas Dietz" w:date="2012-08-13T14:43:00Z"/>
              </w:rPr>
            </w:pPr>
            <w:del w:id="14351" w:author="Thomas Dietz" w:date="2012-08-13T14:43:00Z">
              <w:r w:rsidDel="00105B1A">
                <w:delText>leaf-list type {</w:delText>
              </w:r>
            </w:del>
          </w:p>
          <w:p w14:paraId="4DCBF717" w14:textId="4BD9159A" w:rsidR="00252166" w:rsidDel="00105B1A" w:rsidRDefault="00252166" w:rsidP="00936ABB">
            <w:pPr>
              <w:pStyle w:val="XML4"/>
              <w:rPr>
                <w:del w:id="14352" w:author="Thomas Dietz" w:date="2012-08-13T14:43:00Z"/>
              </w:rPr>
            </w:pPr>
            <w:del w:id="14353" w:author="Thomas Dietz" w:date="2012-08-13T14:43:00Z">
              <w:r w:rsidDel="00105B1A">
                <w:delText>type match-field-type;</w:delText>
              </w:r>
            </w:del>
          </w:p>
          <w:p w14:paraId="24D3004E" w14:textId="621E912E" w:rsidR="00252166" w:rsidDel="00105B1A" w:rsidRDefault="00252166" w:rsidP="00936ABB">
            <w:pPr>
              <w:pStyle w:val="XML3"/>
              <w:rPr>
                <w:del w:id="14354" w:author="Thomas Dietz" w:date="2012-08-13T14:43:00Z"/>
              </w:rPr>
            </w:pPr>
            <w:del w:id="14355" w:author="Thomas Dietz" w:date="2012-08-13T14:43:00Z">
              <w:r w:rsidDel="00105B1A">
                <w:delText>}</w:delText>
              </w:r>
            </w:del>
          </w:p>
          <w:p w14:paraId="4DBF66BC" w14:textId="0305FB8F" w:rsidR="00252166" w:rsidDel="00105B1A" w:rsidRDefault="00252166" w:rsidP="00936ABB">
            <w:pPr>
              <w:pStyle w:val="XML3"/>
              <w:rPr>
                <w:del w:id="14356" w:author="Thomas Dietz" w:date="2012-08-13T14:43:00Z"/>
              </w:rPr>
            </w:pPr>
            <w:del w:id="14357" w:author="Thomas Dietz" w:date="2012-08-13T14:43:00Z">
              <w:r w:rsidDel="00105B1A">
                <w:delText xml:space="preserve">description </w:delText>
              </w:r>
              <w:r w:rsidRPr="009F1B7D" w:rsidDel="00105B1A">
                <w:delText>"</w:delText>
              </w:r>
              <w:r w:rsidR="006E0636" w:rsidDel="00105B1A">
                <w:delText xml:space="preserve">'set-field' </w:delText>
              </w:r>
              <w:r w:rsidR="00913896" w:rsidDel="00105B1A">
                <w:delText xml:space="preserve">action types supported by the </w:delText>
              </w:r>
              <w:r w:rsidR="006E0636" w:rsidDel="00105B1A">
                <w:delText xml:space="preserve">table using </w:delText>
              </w:r>
              <w:r w:rsidR="00936ABB" w:rsidDel="00105B1A">
                <w:delText>'</w:delText>
              </w:r>
              <w:r w:rsidR="006E0636" w:rsidDel="00105B1A">
                <w:delText>write-actions</w:delText>
              </w:r>
              <w:r w:rsidR="00936ABB" w:rsidDel="00105B1A">
                <w:delText>'</w:delText>
              </w:r>
              <w:r w:rsidR="006E0636" w:rsidDel="00105B1A">
                <w:delText xml:space="preserve"> instruction.</w:delText>
              </w:r>
              <w:r w:rsidRPr="009F1B7D" w:rsidDel="00105B1A">
                <w:delText>"</w:delText>
              </w:r>
              <w:r w:rsidDel="00105B1A">
                <w:delText>;</w:delText>
              </w:r>
            </w:del>
          </w:p>
          <w:p w14:paraId="42D50F31" w14:textId="17904A22" w:rsidR="00252166" w:rsidDel="00105B1A" w:rsidRDefault="00252166" w:rsidP="00936ABB">
            <w:pPr>
              <w:pStyle w:val="XML2"/>
              <w:rPr>
                <w:del w:id="14358" w:author="Thomas Dietz" w:date="2012-08-13T14:43:00Z"/>
              </w:rPr>
            </w:pPr>
            <w:del w:id="14359" w:author="Thomas Dietz" w:date="2012-08-13T14:43:00Z">
              <w:r w:rsidDel="00105B1A">
                <w:delText>}</w:delText>
              </w:r>
            </w:del>
          </w:p>
          <w:p w14:paraId="7CBC81A1" w14:textId="54BC83A4" w:rsidR="00252166" w:rsidDel="00105B1A" w:rsidRDefault="00252166" w:rsidP="00936ABB">
            <w:pPr>
              <w:pStyle w:val="XML2"/>
              <w:rPr>
                <w:del w:id="14360" w:author="Thomas Dietz" w:date="2012-08-13T14:43:00Z"/>
              </w:rPr>
            </w:pPr>
            <w:del w:id="14361" w:author="Thomas Dietz" w:date="2012-08-13T14:43:00Z">
              <w:r w:rsidDel="00105B1A">
                <w:delText>container apply-setfields {</w:delText>
              </w:r>
            </w:del>
          </w:p>
          <w:p w14:paraId="66C5FC31" w14:textId="5F131CFE" w:rsidR="00252166" w:rsidDel="00105B1A" w:rsidRDefault="00252166" w:rsidP="00936ABB">
            <w:pPr>
              <w:pStyle w:val="XML3"/>
              <w:rPr>
                <w:del w:id="14362" w:author="Thomas Dietz" w:date="2012-08-13T14:43:00Z"/>
              </w:rPr>
            </w:pPr>
            <w:del w:id="14363" w:author="Thomas Dietz" w:date="2012-08-13T14:43:00Z">
              <w:r w:rsidDel="00105B1A">
                <w:delText>leaf-list type {</w:delText>
              </w:r>
            </w:del>
          </w:p>
          <w:p w14:paraId="5468C3A2" w14:textId="7B4C241F" w:rsidR="00252166" w:rsidDel="00105B1A" w:rsidRDefault="00252166" w:rsidP="00936ABB">
            <w:pPr>
              <w:pStyle w:val="XML4"/>
              <w:rPr>
                <w:del w:id="14364" w:author="Thomas Dietz" w:date="2012-08-13T14:43:00Z"/>
              </w:rPr>
            </w:pPr>
            <w:del w:id="14365" w:author="Thomas Dietz" w:date="2012-08-13T14:43:00Z">
              <w:r w:rsidDel="00105B1A">
                <w:delText>type match-field-type;</w:delText>
              </w:r>
            </w:del>
          </w:p>
          <w:p w14:paraId="522603E7" w14:textId="3312B006" w:rsidR="00252166" w:rsidDel="00105B1A" w:rsidRDefault="00252166" w:rsidP="00936ABB">
            <w:pPr>
              <w:pStyle w:val="XML3"/>
              <w:rPr>
                <w:del w:id="14366" w:author="Thomas Dietz" w:date="2012-08-13T14:43:00Z"/>
              </w:rPr>
            </w:pPr>
            <w:del w:id="14367" w:author="Thomas Dietz" w:date="2012-08-13T14:43:00Z">
              <w:r w:rsidDel="00105B1A">
                <w:delText>}</w:delText>
              </w:r>
            </w:del>
          </w:p>
          <w:p w14:paraId="3190538B" w14:textId="1D9B4F59" w:rsidR="003B1A69" w:rsidDel="00105B1A" w:rsidRDefault="00252166" w:rsidP="00936ABB">
            <w:pPr>
              <w:pStyle w:val="XML3"/>
              <w:rPr>
                <w:del w:id="14368" w:author="Thomas Dietz" w:date="2012-08-13T14:43:00Z"/>
              </w:rPr>
            </w:pPr>
            <w:del w:id="14369" w:author="Thomas Dietz" w:date="2012-08-13T14:43:00Z">
              <w:r w:rsidDel="00105B1A">
                <w:delText xml:space="preserve">description </w:delText>
              </w:r>
              <w:r w:rsidRPr="009F1B7D" w:rsidDel="00105B1A">
                <w:delText>"</w:delText>
              </w:r>
              <w:r w:rsidR="003B1A69" w:rsidDel="00105B1A">
                <w:delText xml:space="preserve">'set-field' action types supported by the table using </w:delText>
              </w:r>
              <w:r w:rsidR="00936ABB" w:rsidDel="00105B1A">
                <w:delText>'</w:delText>
              </w:r>
              <w:r w:rsidR="003B1A69" w:rsidDel="00105B1A">
                <w:delText>apply-actions</w:delText>
              </w:r>
              <w:r w:rsidR="00936ABB" w:rsidDel="00105B1A">
                <w:delText>'</w:delText>
              </w:r>
              <w:r w:rsidR="003B1A69" w:rsidDel="00105B1A">
                <w:delText xml:space="preserve"> instruction.</w:delText>
              </w:r>
              <w:r w:rsidR="00936ABB" w:rsidRPr="009F1B7D" w:rsidDel="00105B1A">
                <w:delText>"</w:delText>
              </w:r>
              <w:r w:rsidR="00913896" w:rsidDel="00105B1A">
                <w:delText>;</w:delText>
              </w:r>
            </w:del>
          </w:p>
          <w:p w14:paraId="56662006" w14:textId="6A3FD994" w:rsidR="00252166" w:rsidDel="00105B1A" w:rsidRDefault="00252166" w:rsidP="00936ABB">
            <w:pPr>
              <w:pStyle w:val="XML2"/>
              <w:rPr>
                <w:del w:id="14370" w:author="Thomas Dietz" w:date="2012-08-13T14:43:00Z"/>
              </w:rPr>
            </w:pPr>
            <w:del w:id="14371" w:author="Thomas Dietz" w:date="2012-08-13T14:43:00Z">
              <w:r w:rsidDel="00105B1A">
                <w:delText>}</w:delText>
              </w:r>
            </w:del>
          </w:p>
          <w:p w14:paraId="26E76B1C" w14:textId="2E8AF136" w:rsidR="00252166" w:rsidDel="00105B1A" w:rsidRDefault="00252166" w:rsidP="00936ABB">
            <w:pPr>
              <w:pStyle w:val="XML2"/>
              <w:rPr>
                <w:del w:id="14372" w:author="Thomas Dietz" w:date="2012-08-13T14:43:00Z"/>
              </w:rPr>
            </w:pPr>
            <w:del w:id="14373" w:author="Thomas Dietz" w:date="2012-08-13T14:43:00Z">
              <w:r w:rsidDel="00105B1A">
                <w:delText>container wildcards {</w:delText>
              </w:r>
            </w:del>
          </w:p>
          <w:p w14:paraId="1704DE5A" w14:textId="2354746B" w:rsidR="00252166" w:rsidDel="00105B1A" w:rsidRDefault="00252166" w:rsidP="00936ABB">
            <w:pPr>
              <w:pStyle w:val="XML3"/>
              <w:rPr>
                <w:del w:id="14374" w:author="Thomas Dietz" w:date="2012-08-13T14:43:00Z"/>
              </w:rPr>
            </w:pPr>
            <w:del w:id="14375" w:author="Thomas Dietz" w:date="2012-08-13T14:43:00Z">
              <w:r w:rsidDel="00105B1A">
                <w:delText>leaf-list type {</w:delText>
              </w:r>
            </w:del>
          </w:p>
          <w:p w14:paraId="30D2D99E" w14:textId="7A02F181" w:rsidR="00252166" w:rsidDel="00105B1A" w:rsidRDefault="00252166" w:rsidP="00936ABB">
            <w:pPr>
              <w:pStyle w:val="XML4"/>
              <w:rPr>
                <w:del w:id="14376" w:author="Thomas Dietz" w:date="2012-08-13T14:43:00Z"/>
              </w:rPr>
            </w:pPr>
            <w:del w:id="14377" w:author="Thomas Dietz" w:date="2012-08-13T14:43:00Z">
              <w:r w:rsidDel="00105B1A">
                <w:delText>type match-field-type;</w:delText>
              </w:r>
            </w:del>
          </w:p>
          <w:p w14:paraId="23F361B6" w14:textId="5DF7CA63" w:rsidR="00252166" w:rsidDel="00105B1A" w:rsidRDefault="00252166" w:rsidP="00936ABB">
            <w:pPr>
              <w:pStyle w:val="XML3"/>
              <w:rPr>
                <w:del w:id="14378" w:author="Thomas Dietz" w:date="2012-08-13T14:43:00Z"/>
              </w:rPr>
            </w:pPr>
            <w:del w:id="14379" w:author="Thomas Dietz" w:date="2012-08-13T14:43:00Z">
              <w:r w:rsidDel="00105B1A">
                <w:delText>}</w:delText>
              </w:r>
            </w:del>
          </w:p>
          <w:p w14:paraId="4AF83864" w14:textId="5813AF43" w:rsidR="00252166" w:rsidDel="00105B1A" w:rsidRDefault="00252166" w:rsidP="00936ABB">
            <w:pPr>
              <w:pStyle w:val="XML3"/>
              <w:rPr>
                <w:del w:id="14380" w:author="Thomas Dietz" w:date="2012-08-13T14:43:00Z"/>
              </w:rPr>
            </w:pPr>
            <w:del w:id="14381" w:author="Thomas Dietz" w:date="2012-08-13T14:43:00Z">
              <w:r w:rsidDel="00105B1A">
                <w:delText xml:space="preserve">description </w:delText>
              </w:r>
              <w:r w:rsidRPr="009F1B7D" w:rsidDel="00105B1A">
                <w:delText>"</w:delText>
              </w:r>
              <w:r w:rsidR="00936ABB" w:rsidDel="00105B1A">
                <w:delText>T</w:delText>
              </w:r>
              <w:r w:rsidR="003B1A69" w:rsidDel="00105B1A">
                <w:delText>he fields for which the table supports wildcarding(omitting).</w:delText>
              </w:r>
              <w:r w:rsidRPr="009F1B7D" w:rsidDel="00105B1A">
                <w:delText>"</w:delText>
              </w:r>
              <w:r w:rsidDel="00105B1A">
                <w:delText>;</w:delText>
              </w:r>
            </w:del>
          </w:p>
          <w:p w14:paraId="11B12C00" w14:textId="063774DC" w:rsidR="00252166" w:rsidDel="00105B1A" w:rsidRDefault="00252166" w:rsidP="00936ABB">
            <w:pPr>
              <w:pStyle w:val="XML2"/>
              <w:rPr>
                <w:del w:id="14382" w:author="Thomas Dietz" w:date="2012-08-13T14:43:00Z"/>
              </w:rPr>
            </w:pPr>
            <w:del w:id="14383" w:author="Thomas Dietz" w:date="2012-08-13T14:43:00Z">
              <w:r w:rsidDel="00105B1A">
                <w:delText>}</w:delText>
              </w:r>
            </w:del>
          </w:p>
          <w:p w14:paraId="301BB22B" w14:textId="188AD565" w:rsidR="00E11EA7" w:rsidDel="00105B1A" w:rsidRDefault="00E11EA7" w:rsidP="00936ABB">
            <w:pPr>
              <w:pStyle w:val="XML2"/>
              <w:rPr>
                <w:del w:id="14384" w:author="Thomas Dietz" w:date="2012-08-13T14:43:00Z"/>
              </w:rPr>
            </w:pPr>
            <w:del w:id="14385" w:author="Thomas Dietz" w:date="2012-08-13T14:43:00Z">
              <w:r w:rsidDel="00105B1A">
                <w:delText>leaf metadata-match {</w:delText>
              </w:r>
            </w:del>
          </w:p>
          <w:p w14:paraId="318EDB16" w14:textId="03D608D1" w:rsidR="00E11EA7" w:rsidDel="00105B1A" w:rsidRDefault="00E11EA7" w:rsidP="00936ABB">
            <w:pPr>
              <w:pStyle w:val="XML3"/>
              <w:rPr>
                <w:del w:id="14386" w:author="Thomas Dietz" w:date="2012-08-13T14:43:00Z"/>
              </w:rPr>
            </w:pPr>
            <w:del w:id="14387" w:author="Thomas Dietz" w:date="2012-08-13T14:43:00Z">
              <w:r w:rsidDel="00105B1A">
                <w:delText>type hex-binary</w:delText>
              </w:r>
              <w:r w:rsidR="00F42F50" w:rsidDel="00105B1A">
                <w:delText>;</w:delText>
              </w:r>
            </w:del>
          </w:p>
          <w:p w14:paraId="49921290" w14:textId="0DD31367" w:rsidR="00F42F50" w:rsidDel="00105B1A" w:rsidRDefault="00F42F50" w:rsidP="00936ABB">
            <w:pPr>
              <w:pStyle w:val="XML3"/>
              <w:rPr>
                <w:del w:id="14388" w:author="Thomas Dietz" w:date="2012-08-13T14:43:00Z"/>
              </w:rPr>
            </w:pPr>
            <w:del w:id="14389" w:author="Thomas Dietz" w:date="2012-08-13T14:43:00Z">
              <w:r w:rsidDel="00105B1A">
                <w:lastRenderedPageBreak/>
                <w:delText xml:space="preserve">description </w:delText>
              </w:r>
              <w:r w:rsidRPr="009F1B7D" w:rsidDel="00105B1A">
                <w:delText>"</w:delText>
              </w:r>
              <w:r w:rsidDel="00105B1A">
                <w:delText>The bits of metadata the flow table can match.</w:delText>
              </w:r>
              <w:r w:rsidRPr="009F1B7D" w:rsidDel="00105B1A">
                <w:delText>"</w:delText>
              </w:r>
            </w:del>
          </w:p>
          <w:p w14:paraId="5077AF10" w14:textId="759C0F83" w:rsidR="00E11EA7" w:rsidDel="00105B1A" w:rsidRDefault="00E11EA7" w:rsidP="00936ABB">
            <w:pPr>
              <w:pStyle w:val="XML2"/>
              <w:rPr>
                <w:del w:id="14390" w:author="Thomas Dietz" w:date="2012-08-13T14:43:00Z"/>
              </w:rPr>
            </w:pPr>
            <w:del w:id="14391" w:author="Thomas Dietz" w:date="2012-08-13T14:43:00Z">
              <w:r w:rsidDel="00105B1A">
                <w:delText>}</w:delText>
              </w:r>
            </w:del>
          </w:p>
          <w:p w14:paraId="1A83CB03" w14:textId="7F0BFE29" w:rsidR="00E11EA7" w:rsidDel="00105B1A" w:rsidRDefault="00E11EA7" w:rsidP="00936ABB">
            <w:pPr>
              <w:pStyle w:val="XML2"/>
              <w:rPr>
                <w:del w:id="14392" w:author="Thomas Dietz" w:date="2012-08-13T14:43:00Z"/>
              </w:rPr>
            </w:pPr>
            <w:del w:id="14393" w:author="Thomas Dietz" w:date="2012-08-13T14:43:00Z">
              <w:r w:rsidDel="00105B1A">
                <w:delText>leaf metadata-write {</w:delText>
              </w:r>
            </w:del>
          </w:p>
          <w:p w14:paraId="4D0FEF88" w14:textId="733BE817" w:rsidR="00E11EA7" w:rsidDel="00105B1A" w:rsidRDefault="00E11EA7" w:rsidP="00936ABB">
            <w:pPr>
              <w:pStyle w:val="XML3"/>
              <w:rPr>
                <w:del w:id="14394" w:author="Thomas Dietz" w:date="2012-08-13T14:43:00Z"/>
              </w:rPr>
            </w:pPr>
            <w:del w:id="14395" w:author="Thomas Dietz" w:date="2012-08-13T14:43:00Z">
              <w:r w:rsidDel="00105B1A">
                <w:delText>type hex-binary</w:delText>
              </w:r>
              <w:r w:rsidR="00F42F50" w:rsidDel="00105B1A">
                <w:delText>;</w:delText>
              </w:r>
            </w:del>
          </w:p>
          <w:p w14:paraId="6A2EBD9E" w14:textId="619BC66D" w:rsidR="00F42F50" w:rsidDel="00105B1A" w:rsidRDefault="00F42F50" w:rsidP="00936ABB">
            <w:pPr>
              <w:pStyle w:val="XML3"/>
              <w:rPr>
                <w:del w:id="14396" w:author="Thomas Dietz" w:date="2012-08-13T14:43:00Z"/>
              </w:rPr>
            </w:pPr>
            <w:del w:id="14397" w:author="Thomas Dietz" w:date="2012-08-13T14:43:00Z">
              <w:r w:rsidDel="00105B1A">
                <w:delText xml:space="preserve">description </w:delText>
              </w:r>
              <w:r w:rsidRPr="009F1B7D" w:rsidDel="00105B1A">
                <w:delText>"</w:delText>
              </w:r>
              <w:r w:rsidDel="00105B1A">
                <w:delText>The bits of metadata the flow table can write.</w:delText>
              </w:r>
              <w:r w:rsidRPr="009F1B7D" w:rsidDel="00105B1A">
                <w:delText>"</w:delText>
              </w:r>
            </w:del>
          </w:p>
          <w:p w14:paraId="6958EFAA" w14:textId="2BE8786D" w:rsidR="00E11EA7" w:rsidRPr="009F1B7D" w:rsidDel="00105B1A" w:rsidRDefault="000A3884" w:rsidP="00936ABB">
            <w:pPr>
              <w:pStyle w:val="XML2"/>
              <w:rPr>
                <w:del w:id="14398" w:author="Thomas Dietz" w:date="2012-08-13T14:43:00Z"/>
              </w:rPr>
            </w:pPr>
            <w:del w:id="14399" w:author="Thomas Dietz" w:date="2012-08-13T14:43:00Z">
              <w:r w:rsidDel="00105B1A">
                <w:delText>}</w:delText>
              </w:r>
            </w:del>
          </w:p>
          <w:p w14:paraId="3BA73FF4" w14:textId="77777777" w:rsidR="00105B1A" w:rsidRDefault="005C38FA" w:rsidP="00105B1A">
            <w:pPr>
              <w:pStyle w:val="XML1"/>
              <w:rPr>
                <w:ins w:id="14400" w:author="Thomas Dietz" w:date="2012-08-13T14:44:00Z"/>
              </w:rPr>
            </w:pPr>
            <w:del w:id="14401" w:author="Thomas Dietz" w:date="2012-08-13T14:43:00Z">
              <w:r w:rsidRPr="009F1B7D" w:rsidDel="00105B1A">
                <w:delText>}</w:delText>
              </w:r>
            </w:del>
            <w:ins w:id="14402" w:author="Thomas Dietz" w:date="2012-08-13T14:44:00Z">
              <w:r w:rsidR="00105B1A">
                <w:t xml:space="preserve">  grouping OFFlowTableType {</w:t>
              </w:r>
            </w:ins>
          </w:p>
          <w:p w14:paraId="1A4D5786" w14:textId="77777777" w:rsidR="00105B1A" w:rsidRDefault="00105B1A" w:rsidP="00105B1A">
            <w:pPr>
              <w:pStyle w:val="XML1"/>
              <w:rPr>
                <w:ins w:id="14403" w:author="Thomas Dietz" w:date="2012-08-13T14:44:00Z"/>
              </w:rPr>
            </w:pPr>
            <w:ins w:id="14404" w:author="Thomas Dietz" w:date="2012-08-13T14:44:00Z">
              <w:r>
                <w:t xml:space="preserve">    description "Representation of an OpenFlow Flow Table Resource.</w:t>
              </w:r>
            </w:ins>
          </w:p>
          <w:p w14:paraId="24236807" w14:textId="77777777" w:rsidR="00105B1A" w:rsidRDefault="00105B1A" w:rsidP="00105B1A">
            <w:pPr>
              <w:pStyle w:val="XML1"/>
              <w:rPr>
                <w:ins w:id="14405" w:author="Thomas Dietz" w:date="2012-08-13T14:44:00Z"/>
              </w:rPr>
            </w:pPr>
          </w:p>
          <w:p w14:paraId="7D5A9ECB" w14:textId="77777777" w:rsidR="00105B1A" w:rsidRDefault="00105B1A" w:rsidP="00105B1A">
            <w:pPr>
              <w:pStyle w:val="XML1"/>
              <w:rPr>
                <w:ins w:id="14406" w:author="Thomas Dietz" w:date="2012-08-13T14:44:00Z"/>
              </w:rPr>
            </w:pPr>
            <w:ins w:id="14407" w:author="Thomas Dietz" w:date="2012-08-13T14:44:00Z">
              <w:r>
                <w:t xml:space="preserve">      Elements in the type OFFlowTableType are not configurable and</w:t>
              </w:r>
            </w:ins>
          </w:p>
          <w:p w14:paraId="188AD22D" w14:textId="77777777" w:rsidR="00105B1A" w:rsidRDefault="00105B1A" w:rsidP="00105B1A">
            <w:pPr>
              <w:pStyle w:val="XML1"/>
              <w:rPr>
                <w:ins w:id="14408" w:author="Thomas Dietz" w:date="2012-08-13T14:44:00Z"/>
              </w:rPr>
            </w:pPr>
            <w:ins w:id="14409" w:author="Thomas Dietz" w:date="2012-08-13T14:44:00Z">
              <w:r>
                <w:t xml:space="preserve">      can only be retrieved by NETCONF &lt;get&gt; operations. Attemps to</w:t>
              </w:r>
            </w:ins>
          </w:p>
          <w:p w14:paraId="20ADC890" w14:textId="77777777" w:rsidR="00105B1A" w:rsidRDefault="00105B1A" w:rsidP="00105B1A">
            <w:pPr>
              <w:pStyle w:val="XML1"/>
              <w:rPr>
                <w:ins w:id="14410" w:author="Thomas Dietz" w:date="2012-08-13T14:44:00Z"/>
              </w:rPr>
            </w:pPr>
            <w:ins w:id="14411" w:author="Thomas Dietz" w:date="2012-08-13T14:44:00Z">
              <w:r>
                <w:t xml:space="preserve">      modify this element and its children with a NETCONF</w:t>
              </w:r>
            </w:ins>
          </w:p>
          <w:p w14:paraId="45F40957" w14:textId="77777777" w:rsidR="00105B1A" w:rsidRDefault="00105B1A" w:rsidP="00105B1A">
            <w:pPr>
              <w:pStyle w:val="XML1"/>
              <w:rPr>
                <w:ins w:id="14412" w:author="Thomas Dietz" w:date="2012-08-13T14:44:00Z"/>
              </w:rPr>
            </w:pPr>
            <w:ins w:id="14413" w:author="Thomas Dietz" w:date="2012-08-13T14:44:00Z">
              <w:r>
                <w:t xml:space="preserve">      &lt;edit-config&gt; operation MUST result in an</w:t>
              </w:r>
            </w:ins>
          </w:p>
          <w:p w14:paraId="3E171DF4" w14:textId="77777777" w:rsidR="00105B1A" w:rsidRDefault="00105B1A" w:rsidP="00105B1A">
            <w:pPr>
              <w:pStyle w:val="XML1"/>
              <w:rPr>
                <w:ins w:id="14414" w:author="Thomas Dietz" w:date="2012-08-13T14:44:00Z"/>
              </w:rPr>
            </w:pPr>
            <w:ins w:id="14415" w:author="Thomas Dietz" w:date="2012-08-13T14:44:00Z">
              <w:r>
                <w:t xml:space="preserve">      'operation-not-supported' error with type 'application'.";</w:t>
              </w:r>
            </w:ins>
          </w:p>
          <w:p w14:paraId="17E50132" w14:textId="77777777" w:rsidR="00105B1A" w:rsidRDefault="00105B1A" w:rsidP="00105B1A">
            <w:pPr>
              <w:pStyle w:val="XML1"/>
              <w:rPr>
                <w:ins w:id="14416" w:author="Thomas Dietz" w:date="2012-08-13T14:44:00Z"/>
              </w:rPr>
            </w:pPr>
            <w:ins w:id="14417" w:author="Thomas Dietz" w:date="2012-08-13T14:44:00Z">
              <w:r>
                <w:t xml:space="preserve">    uses OFResourceType;</w:t>
              </w:r>
            </w:ins>
          </w:p>
          <w:p w14:paraId="476B8FB0" w14:textId="77777777" w:rsidR="00105B1A" w:rsidRDefault="00105B1A" w:rsidP="00105B1A">
            <w:pPr>
              <w:pStyle w:val="XML1"/>
              <w:rPr>
                <w:ins w:id="14418" w:author="Thomas Dietz" w:date="2012-08-13T14:44:00Z"/>
              </w:rPr>
            </w:pPr>
            <w:ins w:id="14419" w:author="Thomas Dietz" w:date="2012-08-13T14:44:00Z">
              <w:r>
                <w:t xml:space="preserve">    leaf max-entries {</w:t>
              </w:r>
            </w:ins>
          </w:p>
          <w:p w14:paraId="04743972" w14:textId="77777777" w:rsidR="00105B1A" w:rsidRDefault="00105B1A" w:rsidP="00105B1A">
            <w:pPr>
              <w:pStyle w:val="XML1"/>
              <w:rPr>
                <w:ins w:id="14420" w:author="Thomas Dietz" w:date="2012-08-13T14:44:00Z"/>
              </w:rPr>
            </w:pPr>
            <w:ins w:id="14421" w:author="Thomas Dietz" w:date="2012-08-13T14:44:00Z">
              <w:r>
                <w:t xml:space="preserve">      type uint8;</w:t>
              </w:r>
            </w:ins>
          </w:p>
          <w:p w14:paraId="79CC6A1B" w14:textId="77777777" w:rsidR="00105B1A" w:rsidRDefault="00105B1A" w:rsidP="00105B1A">
            <w:pPr>
              <w:pStyle w:val="XML1"/>
              <w:rPr>
                <w:ins w:id="14422" w:author="Thomas Dietz" w:date="2012-08-13T14:44:00Z"/>
              </w:rPr>
            </w:pPr>
            <w:ins w:id="14423" w:author="Thomas Dietz" w:date="2012-08-13T14:44:00Z">
              <w:r>
                <w:t xml:space="preserve">      description "The maximum number of flow entries supported by</w:t>
              </w:r>
            </w:ins>
          </w:p>
          <w:p w14:paraId="320F87A5" w14:textId="77777777" w:rsidR="00105B1A" w:rsidRDefault="00105B1A" w:rsidP="00105B1A">
            <w:pPr>
              <w:pStyle w:val="XML1"/>
              <w:rPr>
                <w:ins w:id="14424" w:author="Thomas Dietz" w:date="2012-08-13T14:44:00Z"/>
              </w:rPr>
            </w:pPr>
            <w:ins w:id="14425" w:author="Thomas Dietz" w:date="2012-08-13T14:44:00Z">
              <w:r>
                <w:t xml:space="preserve">        the flow table.";</w:t>
              </w:r>
            </w:ins>
          </w:p>
          <w:p w14:paraId="18D385C2" w14:textId="77777777" w:rsidR="00105B1A" w:rsidRDefault="00105B1A" w:rsidP="00105B1A">
            <w:pPr>
              <w:pStyle w:val="XML1"/>
              <w:rPr>
                <w:ins w:id="14426" w:author="Thomas Dietz" w:date="2012-08-13T14:44:00Z"/>
              </w:rPr>
            </w:pPr>
            <w:ins w:id="14427" w:author="Thomas Dietz" w:date="2012-08-13T14:44:00Z">
              <w:r>
                <w:t xml:space="preserve">    }</w:t>
              </w:r>
            </w:ins>
          </w:p>
          <w:p w14:paraId="05BF1B87" w14:textId="77777777" w:rsidR="00105B1A" w:rsidRDefault="00105B1A" w:rsidP="00105B1A">
            <w:pPr>
              <w:pStyle w:val="XML1"/>
              <w:rPr>
                <w:ins w:id="14428" w:author="Thomas Dietz" w:date="2012-08-13T14:44:00Z"/>
              </w:rPr>
            </w:pPr>
            <w:ins w:id="14429" w:author="Thomas Dietz" w:date="2012-08-13T14:44:00Z">
              <w:r>
                <w:t xml:space="preserve">    container next-tables {</w:t>
              </w:r>
            </w:ins>
          </w:p>
          <w:p w14:paraId="0F8FB86D" w14:textId="77777777" w:rsidR="00105B1A" w:rsidRDefault="00105B1A" w:rsidP="00105B1A">
            <w:pPr>
              <w:pStyle w:val="XML1"/>
              <w:rPr>
                <w:ins w:id="14430" w:author="Thomas Dietz" w:date="2012-08-13T14:44:00Z"/>
              </w:rPr>
            </w:pPr>
            <w:ins w:id="14431" w:author="Thomas Dietz" w:date="2012-08-13T14:44:00Z">
              <w:r>
                <w:t xml:space="preserve">      leaf-list table-id {</w:t>
              </w:r>
            </w:ins>
          </w:p>
          <w:p w14:paraId="17A2F1C9" w14:textId="77777777" w:rsidR="00105B1A" w:rsidRDefault="00105B1A" w:rsidP="00105B1A">
            <w:pPr>
              <w:pStyle w:val="XML1"/>
              <w:rPr>
                <w:ins w:id="14432" w:author="Thomas Dietz" w:date="2012-08-13T14:44:00Z"/>
              </w:rPr>
            </w:pPr>
            <w:ins w:id="14433" w:author="Thomas Dietz" w:date="2012-08-13T14:44:00Z">
              <w:r>
                <w:t xml:space="preserve">        type inet:uri;</w:t>
              </w:r>
            </w:ins>
          </w:p>
          <w:p w14:paraId="61226ABC" w14:textId="77777777" w:rsidR="00105B1A" w:rsidRDefault="00105B1A" w:rsidP="00105B1A">
            <w:pPr>
              <w:pStyle w:val="XML1"/>
              <w:rPr>
                <w:ins w:id="14434" w:author="Thomas Dietz" w:date="2012-08-13T14:44:00Z"/>
              </w:rPr>
            </w:pPr>
            <w:ins w:id="14435" w:author="Thomas Dietz" w:date="2012-08-13T14:44:00Z">
              <w:r>
                <w:t xml:space="preserve">      }</w:t>
              </w:r>
            </w:ins>
          </w:p>
          <w:p w14:paraId="0065896A" w14:textId="77777777" w:rsidR="00105B1A" w:rsidRDefault="00105B1A" w:rsidP="00105B1A">
            <w:pPr>
              <w:pStyle w:val="XML1"/>
              <w:rPr>
                <w:ins w:id="14436" w:author="Thomas Dietz" w:date="2012-08-13T14:44:00Z"/>
              </w:rPr>
            </w:pPr>
            <w:ins w:id="14437" w:author="Thomas Dietz" w:date="2012-08-13T14:44:00Z">
              <w:r>
                <w:t xml:space="preserve">      description "An array of resource-ids of all flow tables that</w:t>
              </w:r>
            </w:ins>
          </w:p>
          <w:p w14:paraId="52555630" w14:textId="77777777" w:rsidR="00105B1A" w:rsidRDefault="00105B1A" w:rsidP="00105B1A">
            <w:pPr>
              <w:pStyle w:val="XML1"/>
              <w:rPr>
                <w:ins w:id="14438" w:author="Thomas Dietz" w:date="2012-08-13T14:44:00Z"/>
              </w:rPr>
            </w:pPr>
            <w:ins w:id="14439" w:author="Thomas Dietz" w:date="2012-08-13T14:44:00Z">
              <w:r>
                <w:t xml:space="preserve">        can be directly reached from this table using the </w:t>
              </w:r>
            </w:ins>
          </w:p>
          <w:p w14:paraId="2ED84F80" w14:textId="77777777" w:rsidR="00105B1A" w:rsidRDefault="00105B1A" w:rsidP="00105B1A">
            <w:pPr>
              <w:pStyle w:val="XML1"/>
              <w:rPr>
                <w:ins w:id="14440" w:author="Thomas Dietz" w:date="2012-08-13T14:44:00Z"/>
              </w:rPr>
            </w:pPr>
            <w:ins w:id="14441" w:author="Thomas Dietz" w:date="2012-08-13T14:44:00Z">
              <w:r>
                <w:t xml:space="preserve">        'goto-table' instruction.";</w:t>
              </w:r>
            </w:ins>
          </w:p>
          <w:p w14:paraId="3B6E9E1E" w14:textId="77777777" w:rsidR="00105B1A" w:rsidRDefault="00105B1A" w:rsidP="00105B1A">
            <w:pPr>
              <w:pStyle w:val="XML1"/>
              <w:rPr>
                <w:ins w:id="14442" w:author="Thomas Dietz" w:date="2012-08-13T14:44:00Z"/>
              </w:rPr>
            </w:pPr>
            <w:ins w:id="14443" w:author="Thomas Dietz" w:date="2012-08-13T14:44:00Z">
              <w:r>
                <w:t xml:space="preserve">    }</w:t>
              </w:r>
            </w:ins>
          </w:p>
          <w:p w14:paraId="1DB4BCB8" w14:textId="77777777" w:rsidR="00105B1A" w:rsidRDefault="00105B1A" w:rsidP="00105B1A">
            <w:pPr>
              <w:pStyle w:val="XML1"/>
              <w:rPr>
                <w:ins w:id="14444" w:author="Thomas Dietz" w:date="2012-08-13T14:44:00Z"/>
              </w:rPr>
            </w:pPr>
            <w:ins w:id="14445" w:author="Thomas Dietz" w:date="2012-08-13T14:44:00Z">
              <w:r>
                <w:t xml:space="preserve">    container instructions {</w:t>
              </w:r>
            </w:ins>
          </w:p>
          <w:p w14:paraId="39B88DD3" w14:textId="77777777" w:rsidR="00105B1A" w:rsidRDefault="00105B1A" w:rsidP="00105B1A">
            <w:pPr>
              <w:pStyle w:val="XML1"/>
              <w:rPr>
                <w:ins w:id="14446" w:author="Thomas Dietz" w:date="2012-08-13T14:44:00Z"/>
              </w:rPr>
            </w:pPr>
            <w:ins w:id="14447" w:author="Thomas Dietz" w:date="2012-08-13T14:44:00Z">
              <w:r>
                <w:t xml:space="preserve">      leaf-list type {</w:t>
              </w:r>
            </w:ins>
          </w:p>
          <w:p w14:paraId="7825AD38" w14:textId="77777777" w:rsidR="00105B1A" w:rsidRDefault="00105B1A" w:rsidP="00105B1A">
            <w:pPr>
              <w:pStyle w:val="XML1"/>
              <w:rPr>
                <w:ins w:id="14448" w:author="Thomas Dietz" w:date="2012-08-13T14:44:00Z"/>
              </w:rPr>
            </w:pPr>
            <w:ins w:id="14449" w:author="Thomas Dietz" w:date="2012-08-13T14:44:00Z">
              <w:r>
                <w:t xml:space="preserve">        type OFInstructionType;</w:t>
              </w:r>
            </w:ins>
          </w:p>
          <w:p w14:paraId="587327D1" w14:textId="77777777" w:rsidR="00105B1A" w:rsidRDefault="00105B1A" w:rsidP="00105B1A">
            <w:pPr>
              <w:pStyle w:val="XML1"/>
              <w:rPr>
                <w:ins w:id="14450" w:author="Thomas Dietz" w:date="2012-08-13T14:44:00Z"/>
              </w:rPr>
            </w:pPr>
            <w:ins w:id="14451" w:author="Thomas Dietz" w:date="2012-08-13T14:44:00Z">
              <w:r>
                <w:t xml:space="preserve">      }</w:t>
              </w:r>
            </w:ins>
          </w:p>
          <w:p w14:paraId="54CB5B1C" w14:textId="77777777" w:rsidR="00105B1A" w:rsidRDefault="00105B1A" w:rsidP="00105B1A">
            <w:pPr>
              <w:pStyle w:val="XML1"/>
              <w:rPr>
                <w:ins w:id="14452" w:author="Thomas Dietz" w:date="2012-08-13T14:44:00Z"/>
              </w:rPr>
            </w:pPr>
            <w:ins w:id="14453" w:author="Thomas Dietz" w:date="2012-08-13T14:44:00Z">
              <w:r>
                <w:t xml:space="preserve">      description "The list of all instruction types supported by</w:t>
              </w:r>
            </w:ins>
          </w:p>
          <w:p w14:paraId="18732760" w14:textId="77777777" w:rsidR="00105B1A" w:rsidRDefault="00105B1A" w:rsidP="00105B1A">
            <w:pPr>
              <w:pStyle w:val="XML1"/>
              <w:rPr>
                <w:ins w:id="14454" w:author="Thomas Dietz" w:date="2012-08-13T14:44:00Z"/>
              </w:rPr>
            </w:pPr>
            <w:ins w:id="14455" w:author="Thomas Dietz" w:date="2012-08-13T14:44:00Z">
              <w:r>
                <w:t xml:space="preserve">        the flow table.";</w:t>
              </w:r>
            </w:ins>
          </w:p>
          <w:p w14:paraId="14BA5E6D" w14:textId="77777777" w:rsidR="00105B1A" w:rsidRDefault="00105B1A" w:rsidP="00105B1A">
            <w:pPr>
              <w:pStyle w:val="XML1"/>
              <w:rPr>
                <w:ins w:id="14456" w:author="Thomas Dietz" w:date="2012-08-13T14:44:00Z"/>
              </w:rPr>
            </w:pPr>
            <w:ins w:id="14457" w:author="Thomas Dietz" w:date="2012-08-13T14:44:00Z">
              <w:r>
                <w:t xml:space="preserve">    }</w:t>
              </w:r>
            </w:ins>
          </w:p>
          <w:p w14:paraId="4CC53930" w14:textId="77777777" w:rsidR="00105B1A" w:rsidRDefault="00105B1A" w:rsidP="00105B1A">
            <w:pPr>
              <w:pStyle w:val="XML1"/>
              <w:rPr>
                <w:ins w:id="14458" w:author="Thomas Dietz" w:date="2012-08-13T14:44:00Z"/>
              </w:rPr>
            </w:pPr>
            <w:ins w:id="14459" w:author="Thomas Dietz" w:date="2012-08-13T14:44:00Z">
              <w:r>
                <w:t xml:space="preserve">    container matches {</w:t>
              </w:r>
            </w:ins>
          </w:p>
          <w:p w14:paraId="452FCC1D" w14:textId="77777777" w:rsidR="00105B1A" w:rsidRDefault="00105B1A" w:rsidP="00105B1A">
            <w:pPr>
              <w:pStyle w:val="XML1"/>
              <w:rPr>
                <w:ins w:id="14460" w:author="Thomas Dietz" w:date="2012-08-13T14:44:00Z"/>
              </w:rPr>
            </w:pPr>
            <w:ins w:id="14461" w:author="Thomas Dietz" w:date="2012-08-13T14:44:00Z">
              <w:r>
                <w:t xml:space="preserve">      leaf-list type {</w:t>
              </w:r>
            </w:ins>
          </w:p>
          <w:p w14:paraId="55B66108" w14:textId="77777777" w:rsidR="00105B1A" w:rsidRDefault="00105B1A" w:rsidP="00105B1A">
            <w:pPr>
              <w:pStyle w:val="XML1"/>
              <w:rPr>
                <w:ins w:id="14462" w:author="Thomas Dietz" w:date="2012-08-13T14:44:00Z"/>
              </w:rPr>
            </w:pPr>
            <w:ins w:id="14463" w:author="Thomas Dietz" w:date="2012-08-13T14:44:00Z">
              <w:r>
                <w:t xml:space="preserve">        type OFMatchFieldType;</w:t>
              </w:r>
            </w:ins>
          </w:p>
          <w:p w14:paraId="50B54A58" w14:textId="77777777" w:rsidR="00105B1A" w:rsidRDefault="00105B1A" w:rsidP="00105B1A">
            <w:pPr>
              <w:pStyle w:val="XML1"/>
              <w:rPr>
                <w:ins w:id="14464" w:author="Thomas Dietz" w:date="2012-08-13T14:44:00Z"/>
              </w:rPr>
            </w:pPr>
            <w:ins w:id="14465" w:author="Thomas Dietz" w:date="2012-08-13T14:44:00Z">
              <w:r>
                <w:t xml:space="preserve">      }</w:t>
              </w:r>
            </w:ins>
          </w:p>
          <w:p w14:paraId="55F1F506" w14:textId="77777777" w:rsidR="00105B1A" w:rsidRDefault="00105B1A" w:rsidP="00105B1A">
            <w:pPr>
              <w:pStyle w:val="XML1"/>
              <w:rPr>
                <w:ins w:id="14466" w:author="Thomas Dietz" w:date="2012-08-13T14:44:00Z"/>
              </w:rPr>
            </w:pPr>
            <w:ins w:id="14467" w:author="Thomas Dietz" w:date="2012-08-13T14:44:00Z">
              <w:r>
                <w:t xml:space="preserve">      description "The list of all match types supported by the</w:t>
              </w:r>
            </w:ins>
          </w:p>
          <w:p w14:paraId="3E51C5F7" w14:textId="77777777" w:rsidR="00105B1A" w:rsidRDefault="00105B1A" w:rsidP="00105B1A">
            <w:pPr>
              <w:pStyle w:val="XML1"/>
              <w:rPr>
                <w:ins w:id="14468" w:author="Thomas Dietz" w:date="2012-08-13T14:44:00Z"/>
              </w:rPr>
            </w:pPr>
            <w:ins w:id="14469" w:author="Thomas Dietz" w:date="2012-08-13T14:44:00Z">
              <w:r>
                <w:t xml:space="preserve">        flow table.";</w:t>
              </w:r>
            </w:ins>
          </w:p>
          <w:p w14:paraId="622465F3" w14:textId="77777777" w:rsidR="00105B1A" w:rsidRDefault="00105B1A" w:rsidP="00105B1A">
            <w:pPr>
              <w:pStyle w:val="XML1"/>
              <w:rPr>
                <w:ins w:id="14470" w:author="Thomas Dietz" w:date="2012-08-13T14:44:00Z"/>
              </w:rPr>
            </w:pPr>
            <w:ins w:id="14471" w:author="Thomas Dietz" w:date="2012-08-13T14:44:00Z">
              <w:r>
                <w:t xml:space="preserve">    }</w:t>
              </w:r>
            </w:ins>
          </w:p>
          <w:p w14:paraId="29681796" w14:textId="77777777" w:rsidR="00105B1A" w:rsidRDefault="00105B1A" w:rsidP="00105B1A">
            <w:pPr>
              <w:pStyle w:val="XML1"/>
              <w:rPr>
                <w:ins w:id="14472" w:author="Thomas Dietz" w:date="2012-08-13T14:44:00Z"/>
              </w:rPr>
            </w:pPr>
            <w:ins w:id="14473" w:author="Thomas Dietz" w:date="2012-08-13T14:44:00Z">
              <w:r>
                <w:t xml:space="preserve">    container write-actions {</w:t>
              </w:r>
            </w:ins>
          </w:p>
          <w:p w14:paraId="195D9615" w14:textId="77777777" w:rsidR="00105B1A" w:rsidRDefault="00105B1A" w:rsidP="00105B1A">
            <w:pPr>
              <w:pStyle w:val="XML1"/>
              <w:rPr>
                <w:ins w:id="14474" w:author="Thomas Dietz" w:date="2012-08-13T14:44:00Z"/>
              </w:rPr>
            </w:pPr>
            <w:ins w:id="14475" w:author="Thomas Dietz" w:date="2012-08-13T14:44:00Z">
              <w:r>
                <w:t xml:space="preserve">      leaf-list type {</w:t>
              </w:r>
            </w:ins>
          </w:p>
          <w:p w14:paraId="36536D22" w14:textId="77777777" w:rsidR="00105B1A" w:rsidRDefault="00105B1A" w:rsidP="00105B1A">
            <w:pPr>
              <w:pStyle w:val="XML1"/>
              <w:rPr>
                <w:ins w:id="14476" w:author="Thomas Dietz" w:date="2012-08-13T14:44:00Z"/>
              </w:rPr>
            </w:pPr>
            <w:ins w:id="14477" w:author="Thomas Dietz" w:date="2012-08-13T14:44:00Z">
              <w:r>
                <w:t xml:space="preserve">        type OFActionType;</w:t>
              </w:r>
            </w:ins>
          </w:p>
          <w:p w14:paraId="398E9276" w14:textId="77777777" w:rsidR="00105B1A" w:rsidRDefault="00105B1A" w:rsidP="00105B1A">
            <w:pPr>
              <w:pStyle w:val="XML1"/>
              <w:rPr>
                <w:ins w:id="14478" w:author="Thomas Dietz" w:date="2012-08-13T14:44:00Z"/>
              </w:rPr>
            </w:pPr>
            <w:ins w:id="14479" w:author="Thomas Dietz" w:date="2012-08-13T14:44:00Z">
              <w:r>
                <w:t xml:space="preserve">      }</w:t>
              </w:r>
            </w:ins>
          </w:p>
          <w:p w14:paraId="2D957BEE" w14:textId="77777777" w:rsidR="00105B1A" w:rsidRDefault="00105B1A" w:rsidP="00105B1A">
            <w:pPr>
              <w:pStyle w:val="XML1"/>
              <w:rPr>
                <w:ins w:id="14480" w:author="Thomas Dietz" w:date="2012-08-13T14:44:00Z"/>
              </w:rPr>
            </w:pPr>
            <w:ins w:id="14481" w:author="Thomas Dietz" w:date="2012-08-13T14:44:00Z">
              <w:r>
                <w:t xml:space="preserve">      description "The list of all write action types supported by</w:t>
              </w:r>
            </w:ins>
          </w:p>
          <w:p w14:paraId="5AC022BD" w14:textId="77777777" w:rsidR="00105B1A" w:rsidRDefault="00105B1A" w:rsidP="00105B1A">
            <w:pPr>
              <w:pStyle w:val="XML1"/>
              <w:rPr>
                <w:ins w:id="14482" w:author="Thomas Dietz" w:date="2012-08-13T14:44:00Z"/>
              </w:rPr>
            </w:pPr>
            <w:ins w:id="14483" w:author="Thomas Dietz" w:date="2012-08-13T14:44:00Z">
              <w:r>
                <w:t xml:space="preserve">        the flow table.";</w:t>
              </w:r>
            </w:ins>
          </w:p>
          <w:p w14:paraId="18019F3A" w14:textId="77777777" w:rsidR="00105B1A" w:rsidRDefault="00105B1A" w:rsidP="00105B1A">
            <w:pPr>
              <w:pStyle w:val="XML1"/>
              <w:rPr>
                <w:ins w:id="14484" w:author="Thomas Dietz" w:date="2012-08-13T14:44:00Z"/>
              </w:rPr>
            </w:pPr>
            <w:ins w:id="14485" w:author="Thomas Dietz" w:date="2012-08-13T14:44:00Z">
              <w:r>
                <w:t xml:space="preserve">    }</w:t>
              </w:r>
            </w:ins>
          </w:p>
          <w:p w14:paraId="1146437F" w14:textId="77777777" w:rsidR="00105B1A" w:rsidRDefault="00105B1A" w:rsidP="00105B1A">
            <w:pPr>
              <w:pStyle w:val="XML1"/>
              <w:rPr>
                <w:ins w:id="14486" w:author="Thomas Dietz" w:date="2012-08-13T14:44:00Z"/>
              </w:rPr>
            </w:pPr>
            <w:ins w:id="14487" w:author="Thomas Dietz" w:date="2012-08-13T14:44:00Z">
              <w:r>
                <w:t xml:space="preserve">    container apply-actions {</w:t>
              </w:r>
            </w:ins>
          </w:p>
          <w:p w14:paraId="4F98274B" w14:textId="77777777" w:rsidR="00105B1A" w:rsidRDefault="00105B1A" w:rsidP="00105B1A">
            <w:pPr>
              <w:pStyle w:val="XML1"/>
              <w:rPr>
                <w:ins w:id="14488" w:author="Thomas Dietz" w:date="2012-08-13T14:44:00Z"/>
              </w:rPr>
            </w:pPr>
            <w:ins w:id="14489" w:author="Thomas Dietz" w:date="2012-08-13T14:44:00Z">
              <w:r>
                <w:t xml:space="preserve">      leaf-list type {</w:t>
              </w:r>
            </w:ins>
          </w:p>
          <w:p w14:paraId="1B283F04" w14:textId="77777777" w:rsidR="00105B1A" w:rsidRDefault="00105B1A" w:rsidP="00105B1A">
            <w:pPr>
              <w:pStyle w:val="XML1"/>
              <w:rPr>
                <w:ins w:id="14490" w:author="Thomas Dietz" w:date="2012-08-13T14:44:00Z"/>
              </w:rPr>
            </w:pPr>
            <w:ins w:id="14491" w:author="Thomas Dietz" w:date="2012-08-13T14:44:00Z">
              <w:r>
                <w:t xml:space="preserve">        type OFActionType;</w:t>
              </w:r>
            </w:ins>
          </w:p>
          <w:p w14:paraId="72063CF7" w14:textId="77777777" w:rsidR="00105B1A" w:rsidRDefault="00105B1A" w:rsidP="00105B1A">
            <w:pPr>
              <w:pStyle w:val="XML1"/>
              <w:rPr>
                <w:ins w:id="14492" w:author="Thomas Dietz" w:date="2012-08-13T14:44:00Z"/>
              </w:rPr>
            </w:pPr>
            <w:ins w:id="14493" w:author="Thomas Dietz" w:date="2012-08-13T14:44:00Z">
              <w:r>
                <w:t xml:space="preserve">      }</w:t>
              </w:r>
            </w:ins>
          </w:p>
          <w:p w14:paraId="745DB8A1" w14:textId="77777777" w:rsidR="00105B1A" w:rsidRDefault="00105B1A" w:rsidP="00105B1A">
            <w:pPr>
              <w:pStyle w:val="XML1"/>
              <w:rPr>
                <w:ins w:id="14494" w:author="Thomas Dietz" w:date="2012-08-13T14:44:00Z"/>
              </w:rPr>
            </w:pPr>
            <w:ins w:id="14495" w:author="Thomas Dietz" w:date="2012-08-13T14:44:00Z">
              <w:r>
                <w:t xml:space="preserve">      description "The list of all apply action types supported by</w:t>
              </w:r>
            </w:ins>
          </w:p>
          <w:p w14:paraId="4A80DDB7" w14:textId="77777777" w:rsidR="00105B1A" w:rsidRDefault="00105B1A" w:rsidP="00105B1A">
            <w:pPr>
              <w:pStyle w:val="XML1"/>
              <w:rPr>
                <w:ins w:id="14496" w:author="Thomas Dietz" w:date="2012-08-13T14:44:00Z"/>
              </w:rPr>
            </w:pPr>
            <w:ins w:id="14497" w:author="Thomas Dietz" w:date="2012-08-13T14:44:00Z">
              <w:r>
                <w:t xml:space="preserve">        the flow table.";</w:t>
              </w:r>
            </w:ins>
          </w:p>
          <w:p w14:paraId="4CC69E9B" w14:textId="77777777" w:rsidR="00105B1A" w:rsidRDefault="00105B1A" w:rsidP="00105B1A">
            <w:pPr>
              <w:pStyle w:val="XML1"/>
              <w:rPr>
                <w:ins w:id="14498" w:author="Thomas Dietz" w:date="2012-08-13T14:44:00Z"/>
              </w:rPr>
            </w:pPr>
            <w:ins w:id="14499" w:author="Thomas Dietz" w:date="2012-08-13T14:44:00Z">
              <w:r>
                <w:t xml:space="preserve">    }</w:t>
              </w:r>
            </w:ins>
          </w:p>
          <w:p w14:paraId="7ABF7413" w14:textId="77777777" w:rsidR="00105B1A" w:rsidRDefault="00105B1A" w:rsidP="00105B1A">
            <w:pPr>
              <w:pStyle w:val="XML1"/>
              <w:rPr>
                <w:ins w:id="14500" w:author="Thomas Dietz" w:date="2012-08-13T14:44:00Z"/>
              </w:rPr>
            </w:pPr>
            <w:ins w:id="14501" w:author="Thomas Dietz" w:date="2012-08-13T14:44:00Z">
              <w:r>
                <w:lastRenderedPageBreak/>
                <w:t xml:space="preserve">    container write-setfields {</w:t>
              </w:r>
            </w:ins>
          </w:p>
          <w:p w14:paraId="1DD4FFF4" w14:textId="77777777" w:rsidR="00105B1A" w:rsidRDefault="00105B1A" w:rsidP="00105B1A">
            <w:pPr>
              <w:pStyle w:val="XML1"/>
              <w:rPr>
                <w:ins w:id="14502" w:author="Thomas Dietz" w:date="2012-08-13T14:44:00Z"/>
              </w:rPr>
            </w:pPr>
            <w:ins w:id="14503" w:author="Thomas Dietz" w:date="2012-08-13T14:44:00Z">
              <w:r>
                <w:t xml:space="preserve">      leaf-list type {</w:t>
              </w:r>
            </w:ins>
          </w:p>
          <w:p w14:paraId="0F6C01A5" w14:textId="77777777" w:rsidR="00105B1A" w:rsidRDefault="00105B1A" w:rsidP="00105B1A">
            <w:pPr>
              <w:pStyle w:val="XML1"/>
              <w:rPr>
                <w:ins w:id="14504" w:author="Thomas Dietz" w:date="2012-08-13T14:44:00Z"/>
              </w:rPr>
            </w:pPr>
            <w:ins w:id="14505" w:author="Thomas Dietz" w:date="2012-08-13T14:44:00Z">
              <w:r>
                <w:t xml:space="preserve">        type OFMatchFieldType;</w:t>
              </w:r>
            </w:ins>
          </w:p>
          <w:p w14:paraId="3D87CDCA" w14:textId="77777777" w:rsidR="00105B1A" w:rsidRDefault="00105B1A" w:rsidP="00105B1A">
            <w:pPr>
              <w:pStyle w:val="XML1"/>
              <w:rPr>
                <w:ins w:id="14506" w:author="Thomas Dietz" w:date="2012-08-13T14:44:00Z"/>
              </w:rPr>
            </w:pPr>
            <w:ins w:id="14507" w:author="Thomas Dietz" w:date="2012-08-13T14:44:00Z">
              <w:r>
                <w:t xml:space="preserve">      }</w:t>
              </w:r>
            </w:ins>
          </w:p>
          <w:p w14:paraId="1DEE96BA" w14:textId="77777777" w:rsidR="00105B1A" w:rsidRDefault="00105B1A" w:rsidP="00105B1A">
            <w:pPr>
              <w:pStyle w:val="XML1"/>
              <w:rPr>
                <w:ins w:id="14508" w:author="Thomas Dietz" w:date="2012-08-13T14:44:00Z"/>
              </w:rPr>
            </w:pPr>
            <w:ins w:id="14509" w:author="Thomas Dietz" w:date="2012-08-13T14:44:00Z">
              <w:r>
                <w:t xml:space="preserve">      description "The list of all 'set-field' action types </w:t>
              </w:r>
            </w:ins>
          </w:p>
          <w:p w14:paraId="651916F7" w14:textId="77777777" w:rsidR="00105B1A" w:rsidRDefault="00105B1A" w:rsidP="00105B1A">
            <w:pPr>
              <w:pStyle w:val="XML1"/>
              <w:rPr>
                <w:ins w:id="14510" w:author="Thomas Dietz" w:date="2012-08-13T14:44:00Z"/>
              </w:rPr>
            </w:pPr>
            <w:ins w:id="14511" w:author="Thomas Dietz" w:date="2012-08-13T14:44:00Z">
              <w:r>
                <w:t xml:space="preserve">        supported by the table using write actions.";</w:t>
              </w:r>
            </w:ins>
          </w:p>
          <w:p w14:paraId="0E92E0D1" w14:textId="77777777" w:rsidR="00105B1A" w:rsidRDefault="00105B1A" w:rsidP="00105B1A">
            <w:pPr>
              <w:pStyle w:val="XML1"/>
              <w:rPr>
                <w:ins w:id="14512" w:author="Thomas Dietz" w:date="2012-08-13T14:44:00Z"/>
              </w:rPr>
            </w:pPr>
            <w:ins w:id="14513" w:author="Thomas Dietz" w:date="2012-08-13T14:44:00Z">
              <w:r>
                <w:t xml:space="preserve">    }</w:t>
              </w:r>
            </w:ins>
          </w:p>
          <w:p w14:paraId="33C778A9" w14:textId="77777777" w:rsidR="00105B1A" w:rsidRDefault="00105B1A" w:rsidP="00105B1A">
            <w:pPr>
              <w:pStyle w:val="XML1"/>
              <w:rPr>
                <w:ins w:id="14514" w:author="Thomas Dietz" w:date="2012-08-13T14:44:00Z"/>
              </w:rPr>
            </w:pPr>
            <w:ins w:id="14515" w:author="Thomas Dietz" w:date="2012-08-13T14:44:00Z">
              <w:r>
                <w:t xml:space="preserve">    container apply-setfields {</w:t>
              </w:r>
            </w:ins>
          </w:p>
          <w:p w14:paraId="066CB0DB" w14:textId="77777777" w:rsidR="00105B1A" w:rsidRDefault="00105B1A" w:rsidP="00105B1A">
            <w:pPr>
              <w:pStyle w:val="XML1"/>
              <w:rPr>
                <w:ins w:id="14516" w:author="Thomas Dietz" w:date="2012-08-13T14:44:00Z"/>
              </w:rPr>
            </w:pPr>
            <w:ins w:id="14517" w:author="Thomas Dietz" w:date="2012-08-13T14:44:00Z">
              <w:r>
                <w:t xml:space="preserve">      leaf-list type {</w:t>
              </w:r>
            </w:ins>
          </w:p>
          <w:p w14:paraId="12C983A6" w14:textId="77777777" w:rsidR="00105B1A" w:rsidRDefault="00105B1A" w:rsidP="00105B1A">
            <w:pPr>
              <w:pStyle w:val="XML1"/>
              <w:rPr>
                <w:ins w:id="14518" w:author="Thomas Dietz" w:date="2012-08-13T14:44:00Z"/>
              </w:rPr>
            </w:pPr>
            <w:ins w:id="14519" w:author="Thomas Dietz" w:date="2012-08-13T14:44:00Z">
              <w:r>
                <w:t xml:space="preserve">        type OFMatchFieldType;</w:t>
              </w:r>
            </w:ins>
          </w:p>
          <w:p w14:paraId="57CC32B9" w14:textId="77777777" w:rsidR="00105B1A" w:rsidRDefault="00105B1A" w:rsidP="00105B1A">
            <w:pPr>
              <w:pStyle w:val="XML1"/>
              <w:rPr>
                <w:ins w:id="14520" w:author="Thomas Dietz" w:date="2012-08-13T14:44:00Z"/>
              </w:rPr>
            </w:pPr>
            <w:ins w:id="14521" w:author="Thomas Dietz" w:date="2012-08-13T14:44:00Z">
              <w:r>
                <w:t xml:space="preserve">      }</w:t>
              </w:r>
            </w:ins>
          </w:p>
          <w:p w14:paraId="4FC2BE9E" w14:textId="77777777" w:rsidR="00105B1A" w:rsidRDefault="00105B1A" w:rsidP="00105B1A">
            <w:pPr>
              <w:pStyle w:val="XML1"/>
              <w:rPr>
                <w:ins w:id="14522" w:author="Thomas Dietz" w:date="2012-08-13T14:44:00Z"/>
              </w:rPr>
            </w:pPr>
            <w:ins w:id="14523" w:author="Thomas Dietz" w:date="2012-08-13T14:44:00Z">
              <w:r>
                <w:t xml:space="preserve">      description "The list of all 'set-field' action types </w:t>
              </w:r>
            </w:ins>
          </w:p>
          <w:p w14:paraId="7D17A450" w14:textId="77777777" w:rsidR="00105B1A" w:rsidRDefault="00105B1A" w:rsidP="00105B1A">
            <w:pPr>
              <w:pStyle w:val="XML1"/>
              <w:rPr>
                <w:ins w:id="14524" w:author="Thomas Dietz" w:date="2012-08-13T14:44:00Z"/>
              </w:rPr>
            </w:pPr>
            <w:ins w:id="14525" w:author="Thomas Dietz" w:date="2012-08-13T14:44:00Z">
              <w:r>
                <w:t xml:space="preserve">        supported by the table using apply actions.";</w:t>
              </w:r>
            </w:ins>
          </w:p>
          <w:p w14:paraId="0F078701" w14:textId="77777777" w:rsidR="00105B1A" w:rsidRDefault="00105B1A" w:rsidP="00105B1A">
            <w:pPr>
              <w:pStyle w:val="XML1"/>
              <w:rPr>
                <w:ins w:id="14526" w:author="Thomas Dietz" w:date="2012-08-13T14:44:00Z"/>
              </w:rPr>
            </w:pPr>
            <w:ins w:id="14527" w:author="Thomas Dietz" w:date="2012-08-13T14:44:00Z">
              <w:r>
                <w:t xml:space="preserve">    }</w:t>
              </w:r>
            </w:ins>
          </w:p>
          <w:p w14:paraId="2ED2E118" w14:textId="77777777" w:rsidR="00105B1A" w:rsidRDefault="00105B1A" w:rsidP="00105B1A">
            <w:pPr>
              <w:pStyle w:val="XML1"/>
              <w:rPr>
                <w:ins w:id="14528" w:author="Thomas Dietz" w:date="2012-08-13T14:44:00Z"/>
              </w:rPr>
            </w:pPr>
            <w:ins w:id="14529" w:author="Thomas Dietz" w:date="2012-08-13T14:44:00Z">
              <w:r>
                <w:t xml:space="preserve">    container wildcards {</w:t>
              </w:r>
            </w:ins>
          </w:p>
          <w:p w14:paraId="6B12243E" w14:textId="77777777" w:rsidR="00105B1A" w:rsidRDefault="00105B1A" w:rsidP="00105B1A">
            <w:pPr>
              <w:pStyle w:val="XML1"/>
              <w:rPr>
                <w:ins w:id="14530" w:author="Thomas Dietz" w:date="2012-08-13T14:44:00Z"/>
              </w:rPr>
            </w:pPr>
            <w:ins w:id="14531" w:author="Thomas Dietz" w:date="2012-08-13T14:44:00Z">
              <w:r>
                <w:t xml:space="preserve">      leaf-list type {</w:t>
              </w:r>
            </w:ins>
          </w:p>
          <w:p w14:paraId="32054627" w14:textId="77777777" w:rsidR="00105B1A" w:rsidRDefault="00105B1A" w:rsidP="00105B1A">
            <w:pPr>
              <w:pStyle w:val="XML1"/>
              <w:rPr>
                <w:ins w:id="14532" w:author="Thomas Dietz" w:date="2012-08-13T14:44:00Z"/>
              </w:rPr>
            </w:pPr>
            <w:ins w:id="14533" w:author="Thomas Dietz" w:date="2012-08-13T14:44:00Z">
              <w:r>
                <w:t xml:space="preserve">        type OFMatchFieldType;</w:t>
              </w:r>
            </w:ins>
          </w:p>
          <w:p w14:paraId="0F6101BD" w14:textId="77777777" w:rsidR="00105B1A" w:rsidRDefault="00105B1A" w:rsidP="00105B1A">
            <w:pPr>
              <w:pStyle w:val="XML1"/>
              <w:rPr>
                <w:ins w:id="14534" w:author="Thomas Dietz" w:date="2012-08-13T14:44:00Z"/>
              </w:rPr>
            </w:pPr>
            <w:ins w:id="14535" w:author="Thomas Dietz" w:date="2012-08-13T14:44:00Z">
              <w:r>
                <w:t xml:space="preserve">      }</w:t>
              </w:r>
            </w:ins>
          </w:p>
          <w:p w14:paraId="178C72A6" w14:textId="77777777" w:rsidR="00105B1A" w:rsidRDefault="00105B1A" w:rsidP="00105B1A">
            <w:pPr>
              <w:pStyle w:val="XML1"/>
              <w:rPr>
                <w:ins w:id="14536" w:author="Thomas Dietz" w:date="2012-08-13T14:44:00Z"/>
              </w:rPr>
            </w:pPr>
            <w:ins w:id="14537" w:author="Thomas Dietz" w:date="2012-08-13T14:44:00Z">
              <w:r>
                <w:t xml:space="preserve">      description "The list of all fields for which the table </w:t>
              </w:r>
            </w:ins>
          </w:p>
          <w:p w14:paraId="02170C9F" w14:textId="77777777" w:rsidR="00105B1A" w:rsidRDefault="00105B1A" w:rsidP="00105B1A">
            <w:pPr>
              <w:pStyle w:val="XML1"/>
              <w:rPr>
                <w:ins w:id="14538" w:author="Thomas Dietz" w:date="2012-08-13T14:44:00Z"/>
              </w:rPr>
            </w:pPr>
            <w:ins w:id="14539" w:author="Thomas Dietz" w:date="2012-08-13T14:44:00Z">
              <w:r>
                <w:t xml:space="preserve">        supports wildcarding.";</w:t>
              </w:r>
            </w:ins>
          </w:p>
          <w:p w14:paraId="494BD9B9" w14:textId="77777777" w:rsidR="00105B1A" w:rsidRDefault="00105B1A" w:rsidP="00105B1A">
            <w:pPr>
              <w:pStyle w:val="XML1"/>
              <w:rPr>
                <w:ins w:id="14540" w:author="Thomas Dietz" w:date="2012-08-13T14:44:00Z"/>
              </w:rPr>
            </w:pPr>
            <w:ins w:id="14541" w:author="Thomas Dietz" w:date="2012-08-13T14:44:00Z">
              <w:r>
                <w:t xml:space="preserve">    }</w:t>
              </w:r>
            </w:ins>
          </w:p>
          <w:p w14:paraId="7DEC5D41" w14:textId="77777777" w:rsidR="00105B1A" w:rsidRDefault="00105B1A" w:rsidP="00105B1A">
            <w:pPr>
              <w:pStyle w:val="XML1"/>
              <w:rPr>
                <w:ins w:id="14542" w:author="Thomas Dietz" w:date="2012-08-13T14:44:00Z"/>
              </w:rPr>
            </w:pPr>
            <w:ins w:id="14543" w:author="Thomas Dietz" w:date="2012-08-13T14:44:00Z">
              <w:r>
                <w:t xml:space="preserve">    leaf metadata-match {</w:t>
              </w:r>
            </w:ins>
          </w:p>
          <w:p w14:paraId="6FC28FA8" w14:textId="77777777" w:rsidR="00105B1A" w:rsidRDefault="00105B1A" w:rsidP="00105B1A">
            <w:pPr>
              <w:pStyle w:val="XML1"/>
              <w:rPr>
                <w:ins w:id="14544" w:author="Thomas Dietz" w:date="2012-08-13T14:44:00Z"/>
              </w:rPr>
            </w:pPr>
            <w:ins w:id="14545" w:author="Thomas Dietz" w:date="2012-08-13T14:44:00Z">
              <w:r>
                <w:t xml:space="preserve">      type hex-binary;</w:t>
              </w:r>
            </w:ins>
          </w:p>
          <w:p w14:paraId="160E026A" w14:textId="77777777" w:rsidR="00105B1A" w:rsidRDefault="00105B1A" w:rsidP="00105B1A">
            <w:pPr>
              <w:pStyle w:val="XML1"/>
              <w:rPr>
                <w:ins w:id="14546" w:author="Thomas Dietz" w:date="2012-08-13T14:44:00Z"/>
              </w:rPr>
            </w:pPr>
            <w:ins w:id="14547" w:author="Thomas Dietz" w:date="2012-08-13T14:44:00Z">
              <w:r>
                <w:t xml:space="preserve">      description "This element indicates the bits of the metadata </w:t>
              </w:r>
            </w:ins>
          </w:p>
          <w:p w14:paraId="327F6304" w14:textId="77777777" w:rsidR="00105B1A" w:rsidRDefault="00105B1A" w:rsidP="00105B1A">
            <w:pPr>
              <w:pStyle w:val="XML1"/>
              <w:rPr>
                <w:ins w:id="14548" w:author="Thomas Dietz" w:date="2012-08-13T14:44:00Z"/>
              </w:rPr>
            </w:pPr>
            <w:ins w:id="14549" w:author="Thomas Dietz" w:date="2012-08-13T14:44:00Z">
              <w:r>
                <w:t xml:space="preserve">        field on which the flow table can match.  It is represented</w:t>
              </w:r>
            </w:ins>
          </w:p>
          <w:p w14:paraId="5C06675E" w14:textId="77777777" w:rsidR="00105B1A" w:rsidRDefault="00105B1A" w:rsidP="00105B1A">
            <w:pPr>
              <w:pStyle w:val="XML1"/>
              <w:rPr>
                <w:ins w:id="14550" w:author="Thomas Dietz" w:date="2012-08-13T14:44:00Z"/>
              </w:rPr>
            </w:pPr>
            <w:ins w:id="14551" w:author="Thomas Dietz" w:date="2012-08-13T14:44:00Z">
              <w:r>
                <w:t xml:space="preserve">        as 64-bit integer in hexadecimal digits([0-9a-fA-F]) </w:t>
              </w:r>
            </w:ins>
          </w:p>
          <w:p w14:paraId="7CB875F5" w14:textId="77777777" w:rsidR="00105B1A" w:rsidRDefault="00105B1A" w:rsidP="00105B1A">
            <w:pPr>
              <w:pStyle w:val="XML1"/>
              <w:rPr>
                <w:ins w:id="14552" w:author="Thomas Dietz" w:date="2012-08-13T14:44:00Z"/>
              </w:rPr>
            </w:pPr>
            <w:ins w:id="14553" w:author="Thomas Dietz" w:date="2012-08-13T14:44:00Z">
              <w:r>
                <w:t xml:space="preserve">        format.";</w:t>
              </w:r>
            </w:ins>
          </w:p>
          <w:p w14:paraId="4B923F06" w14:textId="77777777" w:rsidR="00105B1A" w:rsidRDefault="00105B1A" w:rsidP="00105B1A">
            <w:pPr>
              <w:pStyle w:val="XML1"/>
              <w:rPr>
                <w:ins w:id="14554" w:author="Thomas Dietz" w:date="2012-08-13T14:44:00Z"/>
              </w:rPr>
            </w:pPr>
            <w:ins w:id="14555" w:author="Thomas Dietz" w:date="2012-08-13T14:44:00Z">
              <w:r>
                <w:t xml:space="preserve">    }</w:t>
              </w:r>
            </w:ins>
          </w:p>
          <w:p w14:paraId="4488AF28" w14:textId="77777777" w:rsidR="00105B1A" w:rsidRDefault="00105B1A" w:rsidP="00105B1A">
            <w:pPr>
              <w:pStyle w:val="XML1"/>
              <w:rPr>
                <w:ins w:id="14556" w:author="Thomas Dietz" w:date="2012-08-13T14:44:00Z"/>
              </w:rPr>
            </w:pPr>
            <w:ins w:id="14557" w:author="Thomas Dietz" w:date="2012-08-13T14:44:00Z">
              <w:r>
                <w:t xml:space="preserve">    leaf metadata-write {</w:t>
              </w:r>
            </w:ins>
          </w:p>
          <w:p w14:paraId="4AB4738A" w14:textId="77777777" w:rsidR="00105B1A" w:rsidRDefault="00105B1A" w:rsidP="00105B1A">
            <w:pPr>
              <w:pStyle w:val="XML1"/>
              <w:rPr>
                <w:ins w:id="14558" w:author="Thomas Dietz" w:date="2012-08-13T14:44:00Z"/>
              </w:rPr>
            </w:pPr>
            <w:ins w:id="14559" w:author="Thomas Dietz" w:date="2012-08-13T14:44:00Z">
              <w:r>
                <w:t xml:space="preserve">      type hex-binary;</w:t>
              </w:r>
            </w:ins>
          </w:p>
          <w:p w14:paraId="07C13F17" w14:textId="77777777" w:rsidR="00105B1A" w:rsidRDefault="00105B1A" w:rsidP="00105B1A">
            <w:pPr>
              <w:pStyle w:val="XML1"/>
              <w:rPr>
                <w:ins w:id="14560" w:author="Thomas Dietz" w:date="2012-08-13T14:44:00Z"/>
              </w:rPr>
            </w:pPr>
            <w:ins w:id="14561" w:author="Thomas Dietz" w:date="2012-08-13T14:44:00Z">
              <w:r>
                <w:t xml:space="preserve">      description "This element indicates the bits of the metadata </w:t>
              </w:r>
            </w:ins>
          </w:p>
          <w:p w14:paraId="1B9E138C" w14:textId="77777777" w:rsidR="00105B1A" w:rsidRDefault="00105B1A" w:rsidP="00105B1A">
            <w:pPr>
              <w:pStyle w:val="XML1"/>
              <w:rPr>
                <w:ins w:id="14562" w:author="Thomas Dietz" w:date="2012-08-13T14:44:00Z"/>
              </w:rPr>
            </w:pPr>
            <w:ins w:id="14563" w:author="Thomas Dietz" w:date="2012-08-13T14:44:00Z">
              <w:r>
                <w:t xml:space="preserve">        field on which flow table can write using the </w:t>
              </w:r>
            </w:ins>
          </w:p>
          <w:p w14:paraId="1A60B28F" w14:textId="77777777" w:rsidR="00105B1A" w:rsidRDefault="00105B1A" w:rsidP="00105B1A">
            <w:pPr>
              <w:pStyle w:val="XML1"/>
              <w:rPr>
                <w:ins w:id="14564" w:author="Thomas Dietz" w:date="2012-08-13T14:44:00Z"/>
              </w:rPr>
            </w:pPr>
            <w:ins w:id="14565" w:author="Thomas Dietz" w:date="2012-08-13T14:44:00Z">
              <w:r>
                <w:t xml:space="preserve">        'write-metadata' instruction.  It is represented as </w:t>
              </w:r>
            </w:ins>
          </w:p>
          <w:p w14:paraId="0AAEE37B" w14:textId="77777777" w:rsidR="00105B1A" w:rsidRDefault="00105B1A" w:rsidP="00105B1A">
            <w:pPr>
              <w:pStyle w:val="XML1"/>
              <w:rPr>
                <w:ins w:id="14566" w:author="Thomas Dietz" w:date="2012-08-13T14:44:00Z"/>
              </w:rPr>
            </w:pPr>
            <w:ins w:id="14567" w:author="Thomas Dietz" w:date="2012-08-13T14:44:00Z">
              <w:r>
                <w:t xml:space="preserve">        64-bit integer in hexadecimal digits([0-9a-fA-F]) format.";</w:t>
              </w:r>
            </w:ins>
          </w:p>
          <w:p w14:paraId="72599CC1" w14:textId="77777777" w:rsidR="00105B1A" w:rsidRDefault="00105B1A" w:rsidP="00105B1A">
            <w:pPr>
              <w:pStyle w:val="XML1"/>
              <w:rPr>
                <w:ins w:id="14568" w:author="Thomas Dietz" w:date="2012-08-13T14:44:00Z"/>
              </w:rPr>
            </w:pPr>
            <w:ins w:id="14569" w:author="Thomas Dietz" w:date="2012-08-13T14:44:00Z">
              <w:r>
                <w:t xml:space="preserve">    }</w:t>
              </w:r>
            </w:ins>
          </w:p>
          <w:p w14:paraId="040BEDD2" w14:textId="77777777" w:rsidR="005C38FA" w:rsidRDefault="00105B1A" w:rsidP="00105B1A">
            <w:pPr>
              <w:pStyle w:val="XML1"/>
              <w:rPr>
                <w:ins w:id="14570" w:author="Thomas Dietz" w:date="2012-08-13T14:44:00Z"/>
              </w:rPr>
            </w:pPr>
            <w:ins w:id="14571" w:author="Thomas Dietz" w:date="2012-08-13T14:44:00Z">
              <w:r>
                <w:t xml:space="preserve">  }</w:t>
              </w:r>
            </w:ins>
          </w:p>
          <w:p w14:paraId="58AF4B35" w14:textId="77777777" w:rsidR="00105B1A" w:rsidRDefault="00105B1A" w:rsidP="00105B1A">
            <w:pPr>
              <w:pStyle w:val="XML1"/>
              <w:rPr>
                <w:ins w:id="14572" w:author="Thomas Dietz" w:date="2012-08-13T14:44:00Z"/>
              </w:rPr>
            </w:pPr>
          </w:p>
          <w:p w14:paraId="22F385F7" w14:textId="77777777" w:rsidR="00105B1A" w:rsidRDefault="00105B1A" w:rsidP="00105B1A">
            <w:pPr>
              <w:pStyle w:val="XML1"/>
              <w:rPr>
                <w:ins w:id="14573" w:author="Thomas Dietz" w:date="2012-08-13T14:44:00Z"/>
              </w:rPr>
            </w:pPr>
            <w:ins w:id="14574" w:author="Thomas Dietz" w:date="2012-08-13T14:44:00Z">
              <w:r>
                <w:t xml:space="preserve">  typedef OFMatchFieldType {</w:t>
              </w:r>
            </w:ins>
          </w:p>
          <w:p w14:paraId="73671F6E" w14:textId="77777777" w:rsidR="00105B1A" w:rsidRDefault="00105B1A" w:rsidP="00105B1A">
            <w:pPr>
              <w:pStyle w:val="XML1"/>
              <w:rPr>
                <w:ins w:id="14575" w:author="Thomas Dietz" w:date="2012-08-13T14:44:00Z"/>
              </w:rPr>
            </w:pPr>
            <w:ins w:id="14576" w:author="Thomas Dietz" w:date="2012-08-13T14:44:00Z">
              <w:r>
                <w:t xml:space="preserve">    type enumeration {</w:t>
              </w:r>
            </w:ins>
          </w:p>
          <w:p w14:paraId="562DC2D5" w14:textId="77777777" w:rsidR="00105B1A" w:rsidRDefault="00105B1A" w:rsidP="00105B1A">
            <w:pPr>
              <w:pStyle w:val="XML1"/>
              <w:rPr>
                <w:ins w:id="14577" w:author="Thomas Dietz" w:date="2012-08-13T14:44:00Z"/>
              </w:rPr>
            </w:pPr>
            <w:ins w:id="14578" w:author="Thomas Dietz" w:date="2012-08-13T14:44:00Z">
              <w:r>
                <w:t xml:space="preserve">      enum input-port;</w:t>
              </w:r>
            </w:ins>
          </w:p>
          <w:p w14:paraId="34985998" w14:textId="77777777" w:rsidR="00105B1A" w:rsidRDefault="00105B1A" w:rsidP="00105B1A">
            <w:pPr>
              <w:pStyle w:val="XML1"/>
              <w:rPr>
                <w:ins w:id="14579" w:author="Thomas Dietz" w:date="2012-08-13T14:44:00Z"/>
              </w:rPr>
            </w:pPr>
            <w:ins w:id="14580" w:author="Thomas Dietz" w:date="2012-08-13T14:44:00Z">
              <w:r>
                <w:t xml:space="preserve">      enum physical-input-port;</w:t>
              </w:r>
            </w:ins>
          </w:p>
          <w:p w14:paraId="53B1EB7E" w14:textId="77777777" w:rsidR="00105B1A" w:rsidRDefault="00105B1A" w:rsidP="00105B1A">
            <w:pPr>
              <w:pStyle w:val="XML1"/>
              <w:rPr>
                <w:ins w:id="14581" w:author="Thomas Dietz" w:date="2012-08-13T14:44:00Z"/>
              </w:rPr>
            </w:pPr>
            <w:ins w:id="14582" w:author="Thomas Dietz" w:date="2012-08-13T14:44:00Z">
              <w:r>
                <w:t xml:space="preserve">      enum metadata;</w:t>
              </w:r>
            </w:ins>
          </w:p>
          <w:p w14:paraId="6BA4215B" w14:textId="77777777" w:rsidR="00105B1A" w:rsidRPr="00105B1A" w:rsidRDefault="00105B1A" w:rsidP="00105B1A">
            <w:pPr>
              <w:pStyle w:val="XML1"/>
              <w:rPr>
                <w:ins w:id="14583" w:author="Thomas Dietz" w:date="2012-08-13T14:44:00Z"/>
                <w:lang w:val="de-DE"/>
                <w:rPrChange w:id="14584" w:author="Thomas Dietz" w:date="2012-08-13T14:44:00Z">
                  <w:rPr>
                    <w:ins w:id="14585" w:author="Thomas Dietz" w:date="2012-08-13T14:44:00Z"/>
                  </w:rPr>
                </w:rPrChange>
              </w:rPr>
            </w:pPr>
            <w:ins w:id="14586" w:author="Thomas Dietz" w:date="2012-08-13T14:44:00Z">
              <w:r w:rsidRPr="00105B1A">
                <w:rPr>
                  <w:lang w:val="de-DE"/>
                  <w:rPrChange w:id="14587" w:author="Thomas Dietz" w:date="2012-08-13T14:44:00Z">
                    <w:rPr/>
                  </w:rPrChange>
                </w:rPr>
                <w:t xml:space="preserve">      enum ethernet-dest;</w:t>
              </w:r>
            </w:ins>
          </w:p>
          <w:p w14:paraId="12A07F12" w14:textId="77777777" w:rsidR="00105B1A" w:rsidRPr="00105B1A" w:rsidRDefault="00105B1A" w:rsidP="00105B1A">
            <w:pPr>
              <w:pStyle w:val="XML1"/>
              <w:rPr>
                <w:ins w:id="14588" w:author="Thomas Dietz" w:date="2012-08-13T14:44:00Z"/>
                <w:lang w:val="de-DE"/>
                <w:rPrChange w:id="14589" w:author="Thomas Dietz" w:date="2012-08-13T14:44:00Z">
                  <w:rPr>
                    <w:ins w:id="14590" w:author="Thomas Dietz" w:date="2012-08-13T14:44:00Z"/>
                  </w:rPr>
                </w:rPrChange>
              </w:rPr>
            </w:pPr>
            <w:ins w:id="14591" w:author="Thomas Dietz" w:date="2012-08-13T14:44:00Z">
              <w:r w:rsidRPr="00105B1A">
                <w:rPr>
                  <w:lang w:val="de-DE"/>
                  <w:rPrChange w:id="14592" w:author="Thomas Dietz" w:date="2012-08-13T14:44:00Z">
                    <w:rPr/>
                  </w:rPrChange>
                </w:rPr>
                <w:t xml:space="preserve">      enum ethernet-src;</w:t>
              </w:r>
            </w:ins>
          </w:p>
          <w:p w14:paraId="3237954E" w14:textId="77777777" w:rsidR="00105B1A" w:rsidRDefault="00105B1A" w:rsidP="00105B1A">
            <w:pPr>
              <w:pStyle w:val="XML1"/>
              <w:rPr>
                <w:ins w:id="14593" w:author="Thomas Dietz" w:date="2012-08-13T14:44:00Z"/>
              </w:rPr>
            </w:pPr>
            <w:ins w:id="14594" w:author="Thomas Dietz" w:date="2012-08-13T14:44:00Z">
              <w:r w:rsidRPr="00105B1A">
                <w:rPr>
                  <w:lang w:val="de-DE"/>
                  <w:rPrChange w:id="14595" w:author="Thomas Dietz" w:date="2012-08-13T14:44:00Z">
                    <w:rPr/>
                  </w:rPrChange>
                </w:rPr>
                <w:t xml:space="preserve">      </w:t>
              </w:r>
              <w:r>
                <w:t>enum ethernet-frame-type;</w:t>
              </w:r>
            </w:ins>
          </w:p>
          <w:p w14:paraId="19679AEB" w14:textId="77777777" w:rsidR="00105B1A" w:rsidRDefault="00105B1A" w:rsidP="00105B1A">
            <w:pPr>
              <w:pStyle w:val="XML1"/>
              <w:rPr>
                <w:ins w:id="14596" w:author="Thomas Dietz" w:date="2012-08-13T14:44:00Z"/>
              </w:rPr>
            </w:pPr>
            <w:ins w:id="14597" w:author="Thomas Dietz" w:date="2012-08-13T14:44:00Z">
              <w:r>
                <w:t xml:space="preserve">      enum vlan-id;</w:t>
              </w:r>
            </w:ins>
          </w:p>
          <w:p w14:paraId="36AEEB16" w14:textId="77777777" w:rsidR="00105B1A" w:rsidRDefault="00105B1A" w:rsidP="00105B1A">
            <w:pPr>
              <w:pStyle w:val="XML1"/>
              <w:rPr>
                <w:ins w:id="14598" w:author="Thomas Dietz" w:date="2012-08-13T14:44:00Z"/>
              </w:rPr>
            </w:pPr>
            <w:ins w:id="14599" w:author="Thomas Dietz" w:date="2012-08-13T14:44:00Z">
              <w:r>
                <w:t xml:space="preserve">      enum vlan-priority;</w:t>
              </w:r>
            </w:ins>
          </w:p>
          <w:p w14:paraId="6F7D69EE" w14:textId="77777777" w:rsidR="00105B1A" w:rsidRDefault="00105B1A" w:rsidP="00105B1A">
            <w:pPr>
              <w:pStyle w:val="XML1"/>
              <w:rPr>
                <w:ins w:id="14600" w:author="Thomas Dietz" w:date="2012-08-13T14:44:00Z"/>
              </w:rPr>
            </w:pPr>
            <w:ins w:id="14601" w:author="Thomas Dietz" w:date="2012-08-13T14:44:00Z">
              <w:r>
                <w:t xml:space="preserve">      enum ip-dscp;</w:t>
              </w:r>
            </w:ins>
          </w:p>
          <w:p w14:paraId="3955BF7B" w14:textId="77777777" w:rsidR="00105B1A" w:rsidRDefault="00105B1A" w:rsidP="00105B1A">
            <w:pPr>
              <w:pStyle w:val="XML1"/>
              <w:rPr>
                <w:ins w:id="14602" w:author="Thomas Dietz" w:date="2012-08-13T14:44:00Z"/>
              </w:rPr>
            </w:pPr>
            <w:ins w:id="14603" w:author="Thomas Dietz" w:date="2012-08-13T14:44:00Z">
              <w:r>
                <w:t xml:space="preserve">      enum ip-ecn;</w:t>
              </w:r>
            </w:ins>
          </w:p>
          <w:p w14:paraId="299F9A71" w14:textId="77777777" w:rsidR="00105B1A" w:rsidRDefault="00105B1A" w:rsidP="00105B1A">
            <w:pPr>
              <w:pStyle w:val="XML1"/>
              <w:rPr>
                <w:ins w:id="14604" w:author="Thomas Dietz" w:date="2012-08-13T14:44:00Z"/>
              </w:rPr>
            </w:pPr>
            <w:ins w:id="14605" w:author="Thomas Dietz" w:date="2012-08-13T14:44:00Z">
              <w:r>
                <w:t xml:space="preserve">      enum ip-protocol;</w:t>
              </w:r>
            </w:ins>
          </w:p>
          <w:p w14:paraId="6AF4A2D6" w14:textId="77777777" w:rsidR="00105B1A" w:rsidRPr="00105B1A" w:rsidRDefault="00105B1A" w:rsidP="00105B1A">
            <w:pPr>
              <w:pStyle w:val="XML1"/>
              <w:rPr>
                <w:ins w:id="14606" w:author="Thomas Dietz" w:date="2012-08-13T14:44:00Z"/>
                <w:lang w:val="de-DE"/>
                <w:rPrChange w:id="14607" w:author="Thomas Dietz" w:date="2012-08-13T14:44:00Z">
                  <w:rPr>
                    <w:ins w:id="14608" w:author="Thomas Dietz" w:date="2012-08-13T14:44:00Z"/>
                  </w:rPr>
                </w:rPrChange>
              </w:rPr>
            </w:pPr>
            <w:ins w:id="14609" w:author="Thomas Dietz" w:date="2012-08-13T14:44:00Z">
              <w:r>
                <w:t xml:space="preserve">      </w:t>
              </w:r>
              <w:r w:rsidRPr="00105B1A">
                <w:rPr>
                  <w:lang w:val="de-DE"/>
                  <w:rPrChange w:id="14610" w:author="Thomas Dietz" w:date="2012-08-13T14:44:00Z">
                    <w:rPr/>
                  </w:rPrChange>
                </w:rPr>
                <w:t>enum ipv4-src;</w:t>
              </w:r>
            </w:ins>
          </w:p>
          <w:p w14:paraId="4617D803" w14:textId="77777777" w:rsidR="00105B1A" w:rsidRPr="00105B1A" w:rsidRDefault="00105B1A" w:rsidP="00105B1A">
            <w:pPr>
              <w:pStyle w:val="XML1"/>
              <w:rPr>
                <w:ins w:id="14611" w:author="Thomas Dietz" w:date="2012-08-13T14:44:00Z"/>
                <w:lang w:val="de-DE"/>
                <w:rPrChange w:id="14612" w:author="Thomas Dietz" w:date="2012-08-13T14:44:00Z">
                  <w:rPr>
                    <w:ins w:id="14613" w:author="Thomas Dietz" w:date="2012-08-13T14:44:00Z"/>
                  </w:rPr>
                </w:rPrChange>
              </w:rPr>
            </w:pPr>
            <w:ins w:id="14614" w:author="Thomas Dietz" w:date="2012-08-13T14:44:00Z">
              <w:r w:rsidRPr="00105B1A">
                <w:rPr>
                  <w:lang w:val="de-DE"/>
                  <w:rPrChange w:id="14615" w:author="Thomas Dietz" w:date="2012-08-13T14:44:00Z">
                    <w:rPr/>
                  </w:rPrChange>
                </w:rPr>
                <w:t xml:space="preserve">      enum ipv4-dest;</w:t>
              </w:r>
            </w:ins>
          </w:p>
          <w:p w14:paraId="1BC6D710" w14:textId="77777777" w:rsidR="00105B1A" w:rsidRPr="00105B1A" w:rsidRDefault="00105B1A" w:rsidP="00105B1A">
            <w:pPr>
              <w:pStyle w:val="XML1"/>
              <w:rPr>
                <w:ins w:id="14616" w:author="Thomas Dietz" w:date="2012-08-13T14:44:00Z"/>
                <w:lang w:val="de-DE"/>
                <w:rPrChange w:id="14617" w:author="Thomas Dietz" w:date="2012-08-13T14:44:00Z">
                  <w:rPr>
                    <w:ins w:id="14618" w:author="Thomas Dietz" w:date="2012-08-13T14:44:00Z"/>
                  </w:rPr>
                </w:rPrChange>
              </w:rPr>
            </w:pPr>
            <w:ins w:id="14619" w:author="Thomas Dietz" w:date="2012-08-13T14:44:00Z">
              <w:r w:rsidRPr="00105B1A">
                <w:rPr>
                  <w:lang w:val="de-DE"/>
                  <w:rPrChange w:id="14620" w:author="Thomas Dietz" w:date="2012-08-13T14:44:00Z">
                    <w:rPr/>
                  </w:rPrChange>
                </w:rPr>
                <w:t xml:space="preserve">      enum tcp-src;</w:t>
              </w:r>
            </w:ins>
          </w:p>
          <w:p w14:paraId="363550D6" w14:textId="77777777" w:rsidR="00105B1A" w:rsidRPr="00105B1A" w:rsidRDefault="00105B1A" w:rsidP="00105B1A">
            <w:pPr>
              <w:pStyle w:val="XML1"/>
              <w:rPr>
                <w:ins w:id="14621" w:author="Thomas Dietz" w:date="2012-08-13T14:44:00Z"/>
                <w:lang w:val="de-DE"/>
                <w:rPrChange w:id="14622" w:author="Thomas Dietz" w:date="2012-08-13T14:44:00Z">
                  <w:rPr>
                    <w:ins w:id="14623" w:author="Thomas Dietz" w:date="2012-08-13T14:44:00Z"/>
                  </w:rPr>
                </w:rPrChange>
              </w:rPr>
            </w:pPr>
            <w:ins w:id="14624" w:author="Thomas Dietz" w:date="2012-08-13T14:44:00Z">
              <w:r w:rsidRPr="00105B1A">
                <w:rPr>
                  <w:lang w:val="de-DE"/>
                  <w:rPrChange w:id="14625" w:author="Thomas Dietz" w:date="2012-08-13T14:44:00Z">
                    <w:rPr/>
                  </w:rPrChange>
                </w:rPr>
                <w:t xml:space="preserve">      enum tcp-dest;</w:t>
              </w:r>
            </w:ins>
          </w:p>
          <w:p w14:paraId="366AFB48" w14:textId="77777777" w:rsidR="00105B1A" w:rsidRPr="00105B1A" w:rsidRDefault="00105B1A" w:rsidP="00105B1A">
            <w:pPr>
              <w:pStyle w:val="XML1"/>
              <w:rPr>
                <w:ins w:id="14626" w:author="Thomas Dietz" w:date="2012-08-13T14:44:00Z"/>
                <w:lang w:val="de-DE"/>
                <w:rPrChange w:id="14627" w:author="Thomas Dietz" w:date="2012-08-13T14:44:00Z">
                  <w:rPr>
                    <w:ins w:id="14628" w:author="Thomas Dietz" w:date="2012-08-13T14:44:00Z"/>
                  </w:rPr>
                </w:rPrChange>
              </w:rPr>
            </w:pPr>
            <w:ins w:id="14629" w:author="Thomas Dietz" w:date="2012-08-13T14:44:00Z">
              <w:r w:rsidRPr="00105B1A">
                <w:rPr>
                  <w:lang w:val="de-DE"/>
                  <w:rPrChange w:id="14630" w:author="Thomas Dietz" w:date="2012-08-13T14:44:00Z">
                    <w:rPr/>
                  </w:rPrChange>
                </w:rPr>
                <w:t xml:space="preserve">      enum udp-src;</w:t>
              </w:r>
            </w:ins>
          </w:p>
          <w:p w14:paraId="4136D551" w14:textId="77777777" w:rsidR="00105B1A" w:rsidRPr="00105B1A" w:rsidRDefault="00105B1A" w:rsidP="00105B1A">
            <w:pPr>
              <w:pStyle w:val="XML1"/>
              <w:rPr>
                <w:ins w:id="14631" w:author="Thomas Dietz" w:date="2012-08-13T14:44:00Z"/>
                <w:lang w:val="de-DE"/>
                <w:rPrChange w:id="14632" w:author="Thomas Dietz" w:date="2012-08-13T14:44:00Z">
                  <w:rPr>
                    <w:ins w:id="14633" w:author="Thomas Dietz" w:date="2012-08-13T14:44:00Z"/>
                  </w:rPr>
                </w:rPrChange>
              </w:rPr>
            </w:pPr>
            <w:ins w:id="14634" w:author="Thomas Dietz" w:date="2012-08-13T14:44:00Z">
              <w:r w:rsidRPr="00105B1A">
                <w:rPr>
                  <w:lang w:val="de-DE"/>
                  <w:rPrChange w:id="14635" w:author="Thomas Dietz" w:date="2012-08-13T14:44:00Z">
                    <w:rPr/>
                  </w:rPrChange>
                </w:rPr>
                <w:t xml:space="preserve">      enum udp-dest;</w:t>
              </w:r>
            </w:ins>
          </w:p>
          <w:p w14:paraId="6FA26E4C" w14:textId="77777777" w:rsidR="00105B1A" w:rsidRPr="00105B1A" w:rsidRDefault="00105B1A" w:rsidP="00105B1A">
            <w:pPr>
              <w:pStyle w:val="XML1"/>
              <w:rPr>
                <w:ins w:id="14636" w:author="Thomas Dietz" w:date="2012-08-13T14:44:00Z"/>
                <w:lang w:val="de-DE"/>
                <w:rPrChange w:id="14637" w:author="Thomas Dietz" w:date="2012-08-13T14:44:00Z">
                  <w:rPr>
                    <w:ins w:id="14638" w:author="Thomas Dietz" w:date="2012-08-13T14:44:00Z"/>
                  </w:rPr>
                </w:rPrChange>
              </w:rPr>
            </w:pPr>
            <w:ins w:id="14639" w:author="Thomas Dietz" w:date="2012-08-13T14:44:00Z">
              <w:r w:rsidRPr="00105B1A">
                <w:rPr>
                  <w:lang w:val="de-DE"/>
                  <w:rPrChange w:id="14640" w:author="Thomas Dietz" w:date="2012-08-13T14:44:00Z">
                    <w:rPr/>
                  </w:rPrChange>
                </w:rPr>
                <w:lastRenderedPageBreak/>
                <w:t xml:space="preserve">      enum sctp-src;</w:t>
              </w:r>
            </w:ins>
          </w:p>
          <w:p w14:paraId="456E4CB3" w14:textId="77777777" w:rsidR="00105B1A" w:rsidRPr="00105B1A" w:rsidRDefault="00105B1A" w:rsidP="00105B1A">
            <w:pPr>
              <w:pStyle w:val="XML1"/>
              <w:rPr>
                <w:ins w:id="14641" w:author="Thomas Dietz" w:date="2012-08-13T14:44:00Z"/>
                <w:lang w:val="de-DE"/>
                <w:rPrChange w:id="14642" w:author="Thomas Dietz" w:date="2012-08-13T14:44:00Z">
                  <w:rPr>
                    <w:ins w:id="14643" w:author="Thomas Dietz" w:date="2012-08-13T14:44:00Z"/>
                  </w:rPr>
                </w:rPrChange>
              </w:rPr>
            </w:pPr>
            <w:ins w:id="14644" w:author="Thomas Dietz" w:date="2012-08-13T14:44:00Z">
              <w:r w:rsidRPr="00105B1A">
                <w:rPr>
                  <w:lang w:val="de-DE"/>
                  <w:rPrChange w:id="14645" w:author="Thomas Dietz" w:date="2012-08-13T14:44:00Z">
                    <w:rPr/>
                  </w:rPrChange>
                </w:rPr>
                <w:t xml:space="preserve">      enum sctp-dest;</w:t>
              </w:r>
            </w:ins>
          </w:p>
          <w:p w14:paraId="338148DE" w14:textId="77777777" w:rsidR="00105B1A" w:rsidRPr="00105B1A" w:rsidRDefault="00105B1A" w:rsidP="00105B1A">
            <w:pPr>
              <w:pStyle w:val="XML1"/>
              <w:rPr>
                <w:ins w:id="14646" w:author="Thomas Dietz" w:date="2012-08-13T14:44:00Z"/>
                <w:lang w:val="de-DE"/>
                <w:rPrChange w:id="14647" w:author="Thomas Dietz" w:date="2012-08-13T14:44:00Z">
                  <w:rPr>
                    <w:ins w:id="14648" w:author="Thomas Dietz" w:date="2012-08-13T14:44:00Z"/>
                  </w:rPr>
                </w:rPrChange>
              </w:rPr>
            </w:pPr>
            <w:ins w:id="14649" w:author="Thomas Dietz" w:date="2012-08-13T14:44:00Z">
              <w:r w:rsidRPr="00105B1A">
                <w:rPr>
                  <w:lang w:val="de-DE"/>
                  <w:rPrChange w:id="14650" w:author="Thomas Dietz" w:date="2012-08-13T14:44:00Z">
                    <w:rPr/>
                  </w:rPrChange>
                </w:rPr>
                <w:t xml:space="preserve">      enum icmpv4-type;</w:t>
              </w:r>
            </w:ins>
          </w:p>
          <w:p w14:paraId="01D53E53" w14:textId="77777777" w:rsidR="00105B1A" w:rsidRPr="00105B1A" w:rsidRDefault="00105B1A" w:rsidP="00105B1A">
            <w:pPr>
              <w:pStyle w:val="XML1"/>
              <w:rPr>
                <w:ins w:id="14651" w:author="Thomas Dietz" w:date="2012-08-13T14:44:00Z"/>
                <w:lang w:val="de-DE"/>
                <w:rPrChange w:id="14652" w:author="Thomas Dietz" w:date="2012-08-13T14:44:00Z">
                  <w:rPr>
                    <w:ins w:id="14653" w:author="Thomas Dietz" w:date="2012-08-13T14:44:00Z"/>
                  </w:rPr>
                </w:rPrChange>
              </w:rPr>
            </w:pPr>
            <w:ins w:id="14654" w:author="Thomas Dietz" w:date="2012-08-13T14:44:00Z">
              <w:r w:rsidRPr="00105B1A">
                <w:rPr>
                  <w:lang w:val="de-DE"/>
                  <w:rPrChange w:id="14655" w:author="Thomas Dietz" w:date="2012-08-13T14:44:00Z">
                    <w:rPr/>
                  </w:rPrChange>
                </w:rPr>
                <w:t xml:space="preserve">      enum icmpv4-code;</w:t>
              </w:r>
            </w:ins>
          </w:p>
          <w:p w14:paraId="6CC4A92D" w14:textId="77777777" w:rsidR="00105B1A" w:rsidRPr="00105B1A" w:rsidRDefault="00105B1A" w:rsidP="00105B1A">
            <w:pPr>
              <w:pStyle w:val="XML1"/>
              <w:rPr>
                <w:ins w:id="14656" w:author="Thomas Dietz" w:date="2012-08-13T14:44:00Z"/>
                <w:lang w:val="de-DE"/>
                <w:rPrChange w:id="14657" w:author="Thomas Dietz" w:date="2012-08-13T14:44:00Z">
                  <w:rPr>
                    <w:ins w:id="14658" w:author="Thomas Dietz" w:date="2012-08-13T14:44:00Z"/>
                  </w:rPr>
                </w:rPrChange>
              </w:rPr>
            </w:pPr>
            <w:ins w:id="14659" w:author="Thomas Dietz" w:date="2012-08-13T14:44:00Z">
              <w:r w:rsidRPr="00105B1A">
                <w:rPr>
                  <w:lang w:val="de-DE"/>
                  <w:rPrChange w:id="14660" w:author="Thomas Dietz" w:date="2012-08-13T14:44:00Z">
                    <w:rPr/>
                  </w:rPrChange>
                </w:rPr>
                <w:t xml:space="preserve">      enum arp-op;</w:t>
              </w:r>
            </w:ins>
          </w:p>
          <w:p w14:paraId="4F9B17F0" w14:textId="77777777" w:rsidR="00105B1A" w:rsidRDefault="00105B1A" w:rsidP="00105B1A">
            <w:pPr>
              <w:pStyle w:val="XML1"/>
              <w:rPr>
                <w:ins w:id="14661" w:author="Thomas Dietz" w:date="2012-08-13T14:44:00Z"/>
              </w:rPr>
            </w:pPr>
            <w:ins w:id="14662" w:author="Thomas Dietz" w:date="2012-08-13T14:44:00Z">
              <w:r w:rsidRPr="00105B1A">
                <w:rPr>
                  <w:lang w:val="de-DE"/>
                  <w:rPrChange w:id="14663" w:author="Thomas Dietz" w:date="2012-08-13T14:44:00Z">
                    <w:rPr/>
                  </w:rPrChange>
                </w:rPr>
                <w:t xml:space="preserve">      </w:t>
              </w:r>
              <w:r>
                <w:t>enum arp-src-ip-address;</w:t>
              </w:r>
            </w:ins>
          </w:p>
          <w:p w14:paraId="0BF234DF" w14:textId="77777777" w:rsidR="00105B1A" w:rsidRDefault="00105B1A" w:rsidP="00105B1A">
            <w:pPr>
              <w:pStyle w:val="XML1"/>
              <w:rPr>
                <w:ins w:id="14664" w:author="Thomas Dietz" w:date="2012-08-13T14:44:00Z"/>
              </w:rPr>
            </w:pPr>
            <w:ins w:id="14665" w:author="Thomas Dietz" w:date="2012-08-13T14:44:00Z">
              <w:r>
                <w:t xml:space="preserve">      enum arp-target-ip-address;</w:t>
              </w:r>
            </w:ins>
          </w:p>
          <w:p w14:paraId="65E30AF4" w14:textId="77777777" w:rsidR="00105B1A" w:rsidRDefault="00105B1A" w:rsidP="00105B1A">
            <w:pPr>
              <w:pStyle w:val="XML1"/>
              <w:rPr>
                <w:ins w:id="14666" w:author="Thomas Dietz" w:date="2012-08-13T14:44:00Z"/>
              </w:rPr>
            </w:pPr>
            <w:ins w:id="14667" w:author="Thomas Dietz" w:date="2012-08-13T14:44:00Z">
              <w:r>
                <w:t xml:space="preserve">      enum arp-src-hardware-address;</w:t>
              </w:r>
            </w:ins>
          </w:p>
          <w:p w14:paraId="52281878" w14:textId="77777777" w:rsidR="00105B1A" w:rsidRDefault="00105B1A" w:rsidP="00105B1A">
            <w:pPr>
              <w:pStyle w:val="XML1"/>
              <w:rPr>
                <w:ins w:id="14668" w:author="Thomas Dietz" w:date="2012-08-13T14:44:00Z"/>
              </w:rPr>
            </w:pPr>
            <w:ins w:id="14669" w:author="Thomas Dietz" w:date="2012-08-13T14:44:00Z">
              <w:r>
                <w:t xml:space="preserve">      enum arp-target-hardware-address;</w:t>
              </w:r>
            </w:ins>
          </w:p>
          <w:p w14:paraId="673F87A9" w14:textId="77777777" w:rsidR="00105B1A" w:rsidRPr="00105B1A" w:rsidRDefault="00105B1A" w:rsidP="00105B1A">
            <w:pPr>
              <w:pStyle w:val="XML1"/>
              <w:rPr>
                <w:ins w:id="14670" w:author="Thomas Dietz" w:date="2012-08-13T14:44:00Z"/>
                <w:lang w:val="de-DE"/>
                <w:rPrChange w:id="14671" w:author="Thomas Dietz" w:date="2012-08-13T14:44:00Z">
                  <w:rPr>
                    <w:ins w:id="14672" w:author="Thomas Dietz" w:date="2012-08-13T14:44:00Z"/>
                  </w:rPr>
                </w:rPrChange>
              </w:rPr>
            </w:pPr>
            <w:ins w:id="14673" w:author="Thomas Dietz" w:date="2012-08-13T14:44:00Z">
              <w:r>
                <w:t xml:space="preserve">      </w:t>
              </w:r>
              <w:r w:rsidRPr="00105B1A">
                <w:rPr>
                  <w:lang w:val="de-DE"/>
                  <w:rPrChange w:id="14674" w:author="Thomas Dietz" w:date="2012-08-13T14:44:00Z">
                    <w:rPr/>
                  </w:rPrChange>
                </w:rPr>
                <w:t>enum ipv6-src;</w:t>
              </w:r>
            </w:ins>
          </w:p>
          <w:p w14:paraId="0B4456F5" w14:textId="77777777" w:rsidR="00105B1A" w:rsidRPr="00105B1A" w:rsidRDefault="00105B1A" w:rsidP="00105B1A">
            <w:pPr>
              <w:pStyle w:val="XML1"/>
              <w:rPr>
                <w:ins w:id="14675" w:author="Thomas Dietz" w:date="2012-08-13T14:44:00Z"/>
                <w:lang w:val="de-DE"/>
                <w:rPrChange w:id="14676" w:author="Thomas Dietz" w:date="2012-08-13T14:44:00Z">
                  <w:rPr>
                    <w:ins w:id="14677" w:author="Thomas Dietz" w:date="2012-08-13T14:44:00Z"/>
                  </w:rPr>
                </w:rPrChange>
              </w:rPr>
            </w:pPr>
            <w:ins w:id="14678" w:author="Thomas Dietz" w:date="2012-08-13T14:44:00Z">
              <w:r w:rsidRPr="00105B1A">
                <w:rPr>
                  <w:lang w:val="de-DE"/>
                  <w:rPrChange w:id="14679" w:author="Thomas Dietz" w:date="2012-08-13T14:44:00Z">
                    <w:rPr/>
                  </w:rPrChange>
                </w:rPr>
                <w:t xml:space="preserve">      enum ipv6-dest;</w:t>
              </w:r>
            </w:ins>
          </w:p>
          <w:p w14:paraId="57C8B272" w14:textId="77777777" w:rsidR="00105B1A" w:rsidRDefault="00105B1A" w:rsidP="00105B1A">
            <w:pPr>
              <w:pStyle w:val="XML1"/>
              <w:rPr>
                <w:ins w:id="14680" w:author="Thomas Dietz" w:date="2012-08-13T14:44:00Z"/>
              </w:rPr>
            </w:pPr>
            <w:ins w:id="14681" w:author="Thomas Dietz" w:date="2012-08-13T14:44:00Z">
              <w:r w:rsidRPr="00105B1A">
                <w:rPr>
                  <w:lang w:val="de-DE"/>
                  <w:rPrChange w:id="14682" w:author="Thomas Dietz" w:date="2012-08-13T14:44:00Z">
                    <w:rPr/>
                  </w:rPrChange>
                </w:rPr>
                <w:t xml:space="preserve">      </w:t>
              </w:r>
              <w:r>
                <w:t>enum ipv6-flow-label;</w:t>
              </w:r>
            </w:ins>
          </w:p>
          <w:p w14:paraId="49729728" w14:textId="77777777" w:rsidR="00105B1A" w:rsidRDefault="00105B1A" w:rsidP="00105B1A">
            <w:pPr>
              <w:pStyle w:val="XML1"/>
              <w:rPr>
                <w:ins w:id="14683" w:author="Thomas Dietz" w:date="2012-08-13T14:44:00Z"/>
              </w:rPr>
            </w:pPr>
            <w:ins w:id="14684" w:author="Thomas Dietz" w:date="2012-08-13T14:44:00Z">
              <w:r>
                <w:t xml:space="preserve">      enum icmpv6-type;</w:t>
              </w:r>
            </w:ins>
          </w:p>
          <w:p w14:paraId="4C1DA7E8" w14:textId="77777777" w:rsidR="00105B1A" w:rsidRPr="00105B1A" w:rsidRDefault="00105B1A" w:rsidP="00105B1A">
            <w:pPr>
              <w:pStyle w:val="XML1"/>
              <w:rPr>
                <w:ins w:id="14685" w:author="Thomas Dietz" w:date="2012-08-13T14:44:00Z"/>
                <w:lang w:val="de-DE"/>
                <w:rPrChange w:id="14686" w:author="Thomas Dietz" w:date="2012-08-13T14:44:00Z">
                  <w:rPr>
                    <w:ins w:id="14687" w:author="Thomas Dietz" w:date="2012-08-13T14:44:00Z"/>
                  </w:rPr>
                </w:rPrChange>
              </w:rPr>
            </w:pPr>
            <w:ins w:id="14688" w:author="Thomas Dietz" w:date="2012-08-13T14:44:00Z">
              <w:r>
                <w:t xml:space="preserve">      </w:t>
              </w:r>
              <w:r w:rsidRPr="00105B1A">
                <w:rPr>
                  <w:lang w:val="de-DE"/>
                  <w:rPrChange w:id="14689" w:author="Thomas Dietz" w:date="2012-08-13T14:44:00Z">
                    <w:rPr/>
                  </w:rPrChange>
                </w:rPr>
                <w:t>enum icmpv6-code;</w:t>
              </w:r>
            </w:ins>
          </w:p>
          <w:p w14:paraId="28BF48F9" w14:textId="77777777" w:rsidR="00105B1A" w:rsidRPr="00105B1A" w:rsidRDefault="00105B1A" w:rsidP="00105B1A">
            <w:pPr>
              <w:pStyle w:val="XML1"/>
              <w:rPr>
                <w:ins w:id="14690" w:author="Thomas Dietz" w:date="2012-08-13T14:44:00Z"/>
                <w:lang w:val="de-DE"/>
                <w:rPrChange w:id="14691" w:author="Thomas Dietz" w:date="2012-08-13T14:44:00Z">
                  <w:rPr>
                    <w:ins w:id="14692" w:author="Thomas Dietz" w:date="2012-08-13T14:44:00Z"/>
                  </w:rPr>
                </w:rPrChange>
              </w:rPr>
            </w:pPr>
            <w:ins w:id="14693" w:author="Thomas Dietz" w:date="2012-08-13T14:44:00Z">
              <w:r w:rsidRPr="00105B1A">
                <w:rPr>
                  <w:lang w:val="de-DE"/>
                  <w:rPrChange w:id="14694" w:author="Thomas Dietz" w:date="2012-08-13T14:44:00Z">
                    <w:rPr/>
                  </w:rPrChange>
                </w:rPr>
                <w:t xml:space="preserve">      enum ipv6-nd-target;</w:t>
              </w:r>
            </w:ins>
          </w:p>
          <w:p w14:paraId="4D5F3C31" w14:textId="77777777" w:rsidR="00105B1A" w:rsidRDefault="00105B1A" w:rsidP="00105B1A">
            <w:pPr>
              <w:pStyle w:val="XML1"/>
              <w:rPr>
                <w:ins w:id="14695" w:author="Thomas Dietz" w:date="2012-08-13T14:44:00Z"/>
              </w:rPr>
            </w:pPr>
            <w:ins w:id="14696" w:author="Thomas Dietz" w:date="2012-08-13T14:44:00Z">
              <w:r w:rsidRPr="00105B1A">
                <w:rPr>
                  <w:lang w:val="de-DE"/>
                  <w:rPrChange w:id="14697" w:author="Thomas Dietz" w:date="2012-08-13T14:44:00Z">
                    <w:rPr/>
                  </w:rPrChange>
                </w:rPr>
                <w:t xml:space="preserve">      </w:t>
              </w:r>
              <w:r>
                <w:t>enum ipv6-nd-source-link-layer;</w:t>
              </w:r>
            </w:ins>
          </w:p>
          <w:p w14:paraId="5995056E" w14:textId="77777777" w:rsidR="00105B1A" w:rsidRDefault="00105B1A" w:rsidP="00105B1A">
            <w:pPr>
              <w:pStyle w:val="XML1"/>
              <w:rPr>
                <w:ins w:id="14698" w:author="Thomas Dietz" w:date="2012-08-13T14:44:00Z"/>
              </w:rPr>
            </w:pPr>
            <w:ins w:id="14699" w:author="Thomas Dietz" w:date="2012-08-13T14:44:00Z">
              <w:r>
                <w:t xml:space="preserve">      enum ipv6-nd-target-link-layer;</w:t>
              </w:r>
            </w:ins>
          </w:p>
          <w:p w14:paraId="44FE40CD" w14:textId="77777777" w:rsidR="00105B1A" w:rsidRPr="00105B1A" w:rsidRDefault="00105B1A" w:rsidP="00105B1A">
            <w:pPr>
              <w:pStyle w:val="XML1"/>
              <w:rPr>
                <w:ins w:id="14700" w:author="Thomas Dietz" w:date="2012-08-13T14:44:00Z"/>
                <w:lang w:val="de-DE"/>
                <w:rPrChange w:id="14701" w:author="Thomas Dietz" w:date="2012-08-13T14:44:00Z">
                  <w:rPr>
                    <w:ins w:id="14702" w:author="Thomas Dietz" w:date="2012-08-13T14:44:00Z"/>
                  </w:rPr>
                </w:rPrChange>
              </w:rPr>
            </w:pPr>
            <w:ins w:id="14703" w:author="Thomas Dietz" w:date="2012-08-13T14:44:00Z">
              <w:r>
                <w:t xml:space="preserve">      </w:t>
              </w:r>
              <w:r w:rsidRPr="00105B1A">
                <w:rPr>
                  <w:lang w:val="de-DE"/>
                  <w:rPrChange w:id="14704" w:author="Thomas Dietz" w:date="2012-08-13T14:44:00Z">
                    <w:rPr/>
                  </w:rPrChange>
                </w:rPr>
                <w:t>enum mpls-label;</w:t>
              </w:r>
            </w:ins>
          </w:p>
          <w:p w14:paraId="6908CB44" w14:textId="77777777" w:rsidR="00105B1A" w:rsidRPr="00105B1A" w:rsidRDefault="00105B1A" w:rsidP="00105B1A">
            <w:pPr>
              <w:pStyle w:val="XML1"/>
              <w:rPr>
                <w:ins w:id="14705" w:author="Thomas Dietz" w:date="2012-08-13T14:44:00Z"/>
                <w:lang w:val="de-DE"/>
                <w:rPrChange w:id="14706" w:author="Thomas Dietz" w:date="2012-08-13T14:44:00Z">
                  <w:rPr>
                    <w:ins w:id="14707" w:author="Thomas Dietz" w:date="2012-08-13T14:44:00Z"/>
                  </w:rPr>
                </w:rPrChange>
              </w:rPr>
            </w:pPr>
            <w:ins w:id="14708" w:author="Thomas Dietz" w:date="2012-08-13T14:44:00Z">
              <w:r w:rsidRPr="00105B1A">
                <w:rPr>
                  <w:lang w:val="de-DE"/>
                  <w:rPrChange w:id="14709" w:author="Thomas Dietz" w:date="2012-08-13T14:44:00Z">
                    <w:rPr/>
                  </w:rPrChange>
                </w:rPr>
                <w:t xml:space="preserve">      enum mpls-tc;</w:t>
              </w:r>
            </w:ins>
          </w:p>
          <w:p w14:paraId="116AE4E5" w14:textId="77777777" w:rsidR="00105B1A" w:rsidRDefault="00105B1A" w:rsidP="00105B1A">
            <w:pPr>
              <w:pStyle w:val="XML1"/>
              <w:rPr>
                <w:ins w:id="14710" w:author="Thomas Dietz" w:date="2012-08-13T14:44:00Z"/>
              </w:rPr>
            </w:pPr>
            <w:ins w:id="14711" w:author="Thomas Dietz" w:date="2012-08-13T14:44:00Z">
              <w:r w:rsidRPr="00105B1A">
                <w:rPr>
                  <w:lang w:val="de-DE"/>
                  <w:rPrChange w:id="14712" w:author="Thomas Dietz" w:date="2012-08-13T14:44:00Z">
                    <w:rPr/>
                  </w:rPrChange>
                </w:rPr>
                <w:t xml:space="preserve">    </w:t>
              </w:r>
              <w:r>
                <w:t>}</w:t>
              </w:r>
            </w:ins>
          </w:p>
          <w:p w14:paraId="4CDBDBF7" w14:textId="77777777" w:rsidR="00105B1A" w:rsidRDefault="00105B1A" w:rsidP="00105B1A">
            <w:pPr>
              <w:pStyle w:val="XML1"/>
              <w:rPr>
                <w:ins w:id="14713" w:author="Thomas Dietz" w:date="2012-08-13T14:44:00Z"/>
              </w:rPr>
            </w:pPr>
            <w:ins w:id="14714" w:author="Thomas Dietz" w:date="2012-08-13T14:44:00Z">
              <w:r>
                <w:t xml:space="preserve">    description "The types of match field defined in OpenFlow</w:t>
              </w:r>
            </w:ins>
          </w:p>
          <w:p w14:paraId="2992641B" w14:textId="77777777" w:rsidR="00105B1A" w:rsidRDefault="00105B1A" w:rsidP="00105B1A">
            <w:pPr>
              <w:pStyle w:val="XML1"/>
              <w:rPr>
                <w:ins w:id="14715" w:author="Thomas Dietz" w:date="2012-08-13T14:44:00Z"/>
              </w:rPr>
            </w:pPr>
            <w:ins w:id="14716" w:author="Thomas Dietz" w:date="2012-08-13T14:44:00Z">
              <w:r>
                <w:t xml:space="preserve">      Switch Specification versions 1.2, 1.3, and 1.3.1.";</w:t>
              </w:r>
            </w:ins>
          </w:p>
          <w:p w14:paraId="1F07710D" w14:textId="77777777" w:rsidR="00105B1A" w:rsidRDefault="00105B1A" w:rsidP="00105B1A">
            <w:pPr>
              <w:pStyle w:val="XML1"/>
              <w:rPr>
                <w:ins w:id="14717" w:author="Thomas Dietz" w:date="2012-08-13T14:45:00Z"/>
              </w:rPr>
            </w:pPr>
            <w:ins w:id="14718" w:author="Thomas Dietz" w:date="2012-08-13T14:44:00Z">
              <w:r>
                <w:t xml:space="preserve">  }</w:t>
              </w:r>
            </w:ins>
          </w:p>
          <w:p w14:paraId="7B88CF12" w14:textId="77777777" w:rsidR="00CE49BD" w:rsidRDefault="00CE49BD" w:rsidP="00105B1A">
            <w:pPr>
              <w:pStyle w:val="XML1"/>
              <w:rPr>
                <w:ins w:id="14719" w:author="Thomas Dietz" w:date="2012-08-13T14:45:00Z"/>
              </w:rPr>
            </w:pPr>
          </w:p>
          <w:p w14:paraId="5A3BBC7E" w14:textId="77777777" w:rsidR="00CE49BD" w:rsidRDefault="00CE49BD" w:rsidP="00CE49BD">
            <w:pPr>
              <w:pStyle w:val="XML1"/>
              <w:rPr>
                <w:ins w:id="14720" w:author="Thomas Dietz" w:date="2012-08-13T14:45:00Z"/>
              </w:rPr>
            </w:pPr>
            <w:ins w:id="14721" w:author="Thomas Dietz" w:date="2012-08-13T14:45:00Z">
              <w:r>
                <w:t xml:space="preserve">  typedef hex-binary {</w:t>
              </w:r>
            </w:ins>
          </w:p>
          <w:p w14:paraId="40BB14CD" w14:textId="77777777" w:rsidR="00CE49BD" w:rsidRDefault="00CE49BD" w:rsidP="00CE49BD">
            <w:pPr>
              <w:pStyle w:val="XML1"/>
              <w:rPr>
                <w:ins w:id="14722" w:author="Thomas Dietz" w:date="2012-08-13T14:45:00Z"/>
              </w:rPr>
            </w:pPr>
            <w:ins w:id="14723" w:author="Thomas Dietz" w:date="2012-08-13T14:45:00Z">
              <w:r>
                <w:t xml:space="preserve">    type binary;</w:t>
              </w:r>
            </w:ins>
          </w:p>
          <w:p w14:paraId="6419CCF2" w14:textId="77777777" w:rsidR="00CE49BD" w:rsidRDefault="00CE49BD" w:rsidP="00CE49BD">
            <w:pPr>
              <w:pStyle w:val="XML1"/>
              <w:rPr>
                <w:ins w:id="14724" w:author="Thomas Dietz" w:date="2012-08-13T14:45:00Z"/>
              </w:rPr>
            </w:pPr>
            <w:ins w:id="14725" w:author="Thomas Dietz" w:date="2012-08-13T14:45:00Z">
              <w:r>
                <w:t xml:space="preserve">    description "hex binary encoded string";</w:t>
              </w:r>
            </w:ins>
          </w:p>
          <w:p w14:paraId="4CD83CE6" w14:textId="77777777" w:rsidR="00CE49BD" w:rsidRDefault="00CE49BD" w:rsidP="00CE49BD">
            <w:pPr>
              <w:pStyle w:val="XML1"/>
              <w:rPr>
                <w:ins w:id="14726" w:author="Thomas Dietz" w:date="2012-08-13T14:45:00Z"/>
              </w:rPr>
            </w:pPr>
            <w:ins w:id="14727" w:author="Thomas Dietz" w:date="2012-08-13T14:45:00Z">
              <w:r>
                <w:t xml:space="preserve">    reference "http://www.w3.org/TR/2004/REC-xmlschema-2-20041028/datatypes.html#hexBinary";</w:t>
              </w:r>
            </w:ins>
          </w:p>
          <w:p w14:paraId="2ECEE691" w14:textId="1EA52D5B" w:rsidR="00CE49BD" w:rsidRPr="009F1B7D" w:rsidRDefault="00CE49BD" w:rsidP="00CE49BD">
            <w:pPr>
              <w:pStyle w:val="XML1"/>
            </w:pPr>
            <w:ins w:id="14728" w:author="Thomas Dietz" w:date="2012-08-13T14:45:00Z">
              <w:r>
                <w:t xml:space="preserve">  }</w:t>
              </w:r>
            </w:ins>
          </w:p>
        </w:tc>
      </w:tr>
    </w:tbl>
    <w:p w14:paraId="00F3697F" w14:textId="7BEFE342" w:rsidR="006F4495" w:rsidRPr="006F4495" w:rsidRDefault="006F4495" w:rsidP="006F4495">
      <w:pPr>
        <w:pStyle w:val="Heading1"/>
      </w:pPr>
      <w:bookmarkStart w:id="14729" w:name="_Toc333403938"/>
      <w:r w:rsidRPr="006F4495">
        <w:lastRenderedPageBreak/>
        <w:t>Binding to NETCONF</w:t>
      </w:r>
      <w:bookmarkEnd w:id="14729"/>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fldSimple w:instr=" SEQ Figure \* ARABIC ">
        <w:r w:rsidRPr="00CE3A81">
          <w:t>1</w:t>
        </w:r>
      </w:fldSimple>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lastRenderedPageBreak/>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14730" w:name="_Toc333403939"/>
      <w:r>
        <w:t>How Data Model is Bound to Netconf</w:t>
      </w:r>
      <w:bookmarkEnd w:id="14730"/>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4731" w:name="_Toc333403940"/>
      <w:r>
        <w:t>edit-config</w:t>
      </w:r>
      <w:bookmarkEnd w:id="14731"/>
    </w:p>
    <w:p w14:paraId="114F444C" w14:textId="77777777" w:rsidR="001D24FC" w:rsidRDefault="001D24FC" w:rsidP="001D24FC">
      <w:pPr>
        <w:jc w:val="both"/>
        <w:rPr>
          <w:ins w:id="14732" w:author="Deepak Bansal (AZURE)" w:date="2012-08-23T08:49:00Z"/>
        </w:rPr>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 id element in this case) to uniquely identify the element being operated in the NetConf datastore scope.</w:t>
      </w:r>
    </w:p>
    <w:p w14:paraId="433A5C4D" w14:textId="77777777" w:rsidR="001D24FC" w:rsidRDefault="001D24FC" w:rsidP="00D14D27">
      <w:pPr>
        <w:pStyle w:val="Heading3"/>
      </w:pPr>
      <w:bookmarkStart w:id="14733" w:name="_Toc333403941"/>
      <w:r>
        <w:t>get-config</w:t>
      </w:r>
      <w:bookmarkEnd w:id="14733"/>
    </w:p>
    <w:p w14:paraId="30F3E16C" w14:textId="77777777" w:rsidR="001D24FC" w:rsidRDefault="001D24FC" w:rsidP="001D24FC">
      <w:pPr>
        <w:pStyle w:val="HTMLPreformatted"/>
        <w:jc w:val="both"/>
        <w:rPr>
          <w:ins w:id="14734" w:author="Deepak Bansal (AZURE)" w:date="2012-08-23T08:50:00Z"/>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ins w:id="14735" w:author="Deepak Bansal (AZURE)" w:date="2012-08-23T08:50:00Z"/>
          <w:rFonts w:asciiTheme="minorHAnsi" w:hAnsiTheme="minorHAnsi" w:cstheme="minorBidi"/>
          <w:sz w:val="22"/>
          <w:szCs w:val="22"/>
          <w:lang w:bidi="en-US"/>
        </w:rPr>
      </w:pPr>
    </w:p>
    <w:p w14:paraId="6AA30E76" w14:textId="0C1BA84C" w:rsidR="00264303" w:rsidRPr="001714F4" w:rsidRDefault="00264303" w:rsidP="00264303">
      <w:pPr>
        <w:pPrChange w:id="14736" w:author="Deepak Bansal (AZURE)" w:date="2012-08-23T08:50:00Z">
          <w:pPr>
            <w:pStyle w:val="HTMLPreformatted"/>
            <w:jc w:val="both"/>
          </w:pPr>
        </w:pPrChange>
      </w:pPr>
      <w:ins w:id="14737" w:author="Deepak Bansal (AZURE)" w:date="2012-08-23T08:50:00Z">
        <w:r>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ins>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738" w:name="_Toc333403942"/>
      <w:r>
        <w:lastRenderedPageBreak/>
        <w:t>copy-config</w:t>
      </w:r>
      <w:bookmarkEnd w:id="14738"/>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739" w:name="_Toc333403943"/>
      <w:r>
        <w:lastRenderedPageBreak/>
        <w:t>delete-config</w:t>
      </w:r>
      <w:bookmarkEnd w:id="14739"/>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740" w:name="_Toc316542541"/>
      <w:bookmarkStart w:id="14741" w:name="_Toc333403944"/>
      <w:r>
        <w:t>RPC error</w:t>
      </w:r>
      <w:bookmarkEnd w:id="14741"/>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lastRenderedPageBreak/>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4238F6" w:rsidRDefault="00D14D27" w:rsidP="00D14D27">
            <w:pPr>
              <w:pStyle w:val="XML3"/>
              <w:rPr>
                <w:lang w:val="de-DE"/>
                <w:rPrChange w:id="14742" w:author="Thomas Dietz" w:date="2012-08-08T14:24:00Z">
                  <w:rPr/>
                </w:rPrChange>
              </w:rPr>
            </w:pPr>
            <w:r w:rsidRPr="004238F6">
              <w:rPr>
                <w:rFonts w:eastAsiaTheme="minorEastAsia"/>
                <w:lang w:val="de-DE"/>
                <w:rPrChange w:id="14743" w:author="Thomas Dietz" w:date="2012-08-08T14:24:00Z">
                  <w:rPr>
                    <w:rFonts w:eastAsiaTheme="minorEastAsia"/>
                  </w:rPr>
                </w:rPrChang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14744" w:name="_Toc333403945"/>
      <w:r w:rsidR="00C31DBC" w:rsidRPr="00C31DBC">
        <w:lastRenderedPageBreak/>
        <w:t>XMLSchema</w:t>
      </w:r>
      <w:bookmarkEnd w:id="14740"/>
      <w:bookmarkEnd w:id="14744"/>
    </w:p>
    <w:tbl>
      <w:tblPr>
        <w:tblStyle w:val="XMLtable"/>
        <w:tblW w:w="5000" w:type="pct"/>
        <w:tblLook w:val="04A0" w:firstRow="1" w:lastRow="0" w:firstColumn="1" w:lastColumn="0" w:noHBand="0" w:noVBand="1"/>
        <w:tblPrChange w:id="14745" w:author="Thomas Dietz" w:date="2012-08-08T16:59:00Z">
          <w:tblPr>
            <w:tblStyle w:val="TableGrid"/>
            <w:tblW w:w="9450" w:type="dxa"/>
            <w:tblInd w:w="378" w:type="dxa"/>
            <w:shd w:val="clear" w:color="auto" w:fill="C8FCCD"/>
            <w:tblLook w:val="04A0" w:firstRow="1" w:lastRow="0" w:firstColumn="1" w:lastColumn="0" w:noHBand="0" w:noVBand="1"/>
          </w:tblPr>
        </w:tblPrChange>
      </w:tblPr>
      <w:tblGrid>
        <w:gridCol w:w="9474"/>
        <w:tblGridChange w:id="14746">
          <w:tblGrid>
            <w:gridCol w:w="9450"/>
          </w:tblGrid>
        </w:tblGridChange>
      </w:tblGrid>
      <w:tr w:rsidR="00C31DBC" w:rsidRPr="009F1B7D" w14:paraId="3B20E583" w14:textId="77777777" w:rsidTr="00ED0AEA">
        <w:tc>
          <w:tcPr>
            <w:tcW w:w="5000" w:type="pct"/>
            <w:tcPrChange w:id="14747" w:author="Thomas Dietz" w:date="2012-08-08T16:59:00Z">
              <w:tcPr>
                <w:tcW w:w="9450" w:type="dxa"/>
                <w:shd w:val="clear" w:color="auto" w:fill="C8FCCD"/>
              </w:tcPr>
            </w:tcPrChange>
          </w:tcPr>
          <w:p w14:paraId="48261A37" w14:textId="31CD1BFA" w:rsidR="00C31DBC" w:rsidRPr="009F1B7D" w:rsidDel="004238F6" w:rsidRDefault="00C31DBC" w:rsidP="00011096">
            <w:pPr>
              <w:pStyle w:val="XML1"/>
              <w:rPr>
                <w:del w:id="14748" w:author="Thomas Dietz" w:date="2012-08-08T14:26:00Z"/>
              </w:rPr>
            </w:pPr>
            <w:del w:id="14749" w:author="Thomas Dietz" w:date="2012-08-08T14:26:00Z">
              <w:r w:rsidRPr="009F1B7D" w:rsidDel="004238F6">
                <w:delText>&lt;?xml version="1.0" encoding="UTF-8"?&gt;</w:delText>
              </w:r>
            </w:del>
          </w:p>
          <w:p w14:paraId="78C8965E" w14:textId="1EEB5528" w:rsidR="00C31DBC" w:rsidRPr="004238F6" w:rsidDel="004238F6" w:rsidRDefault="00C31DBC" w:rsidP="00011096">
            <w:pPr>
              <w:pStyle w:val="XML1"/>
              <w:rPr>
                <w:del w:id="14750" w:author="Thomas Dietz" w:date="2012-08-08T14:26:00Z"/>
                <w:lang w:val="de-DE"/>
                <w:rPrChange w:id="14751" w:author="Thomas Dietz" w:date="2012-08-08T14:24:00Z">
                  <w:rPr>
                    <w:del w:id="14752" w:author="Thomas Dietz" w:date="2012-08-08T14:26:00Z"/>
                  </w:rPr>
                </w:rPrChange>
              </w:rPr>
            </w:pPr>
            <w:del w:id="14753" w:author="Thomas Dietz" w:date="2012-08-08T14:26:00Z">
              <w:r w:rsidRPr="004238F6" w:rsidDel="004238F6">
                <w:rPr>
                  <w:rFonts w:eastAsiaTheme="minorEastAsia"/>
                  <w:lang w:val="de-DE"/>
                  <w:rPrChange w:id="14754" w:author="Thomas Dietz" w:date="2012-08-08T14:24:00Z">
                    <w:rPr>
                      <w:rFonts w:eastAsiaTheme="minorEastAsia"/>
                    </w:rPr>
                  </w:rPrChange>
                </w:rPr>
                <w:delText xml:space="preserve">&lt;xs:schema xmlns:xs="http://www.w3.org/2001/XMLSchema" </w:delText>
              </w:r>
            </w:del>
          </w:p>
          <w:p w14:paraId="423D8956" w14:textId="33A3DF61" w:rsidR="00222FE1" w:rsidRPr="004238F6" w:rsidDel="004238F6" w:rsidRDefault="00222FE1" w:rsidP="00011096">
            <w:pPr>
              <w:pStyle w:val="XML7"/>
              <w:rPr>
                <w:del w:id="14755" w:author="Thomas Dietz" w:date="2012-08-08T14:26:00Z"/>
                <w:rStyle w:val="XML1Char"/>
                <w:lang w:val="de-DE"/>
                <w:rPrChange w:id="14756" w:author="Thomas Dietz" w:date="2012-08-08T14:24:00Z">
                  <w:rPr>
                    <w:del w:id="14757" w:author="Thomas Dietz" w:date="2012-08-08T14:26:00Z"/>
                    <w:rStyle w:val="XML1Char"/>
                  </w:rPr>
                </w:rPrChange>
              </w:rPr>
            </w:pPr>
            <w:del w:id="14758" w:author="Thomas Dietz" w:date="2012-08-08T14:26:00Z">
              <w:r w:rsidRPr="004238F6" w:rsidDel="004238F6">
                <w:rPr>
                  <w:lang w:val="de-DE"/>
                  <w:rPrChange w:id="14759" w:author="Thomas Dietz" w:date="2012-08-08T14:24:00Z">
                    <w:rPr/>
                  </w:rPrChange>
                </w:rPr>
                <w:delText>xmlns:</w:delText>
              </w:r>
              <w:r w:rsidR="00487636" w:rsidRPr="004238F6" w:rsidDel="004238F6">
                <w:rPr>
                  <w:rFonts w:eastAsiaTheme="minorEastAsia"/>
                  <w:lang w:val="de-DE"/>
                  <w:rPrChange w:id="14760" w:author="Thomas Dietz" w:date="2012-08-08T14:24:00Z">
                    <w:rPr>
                      <w:rFonts w:eastAsiaTheme="minorEastAsia"/>
                    </w:rPr>
                  </w:rPrChange>
                </w:rPr>
                <w:delText>ds</w:delText>
              </w:r>
              <w:r w:rsidRPr="004238F6" w:rsidDel="004238F6">
                <w:rPr>
                  <w:rFonts w:eastAsiaTheme="minorEastAsia"/>
                  <w:lang w:val="de-DE"/>
                  <w:rPrChange w:id="14761" w:author="Thomas Dietz" w:date="2012-08-08T14:24:00Z">
                    <w:rPr>
                      <w:rFonts w:eastAsiaTheme="minorEastAsia"/>
                    </w:rPr>
                  </w:rPrChange>
                </w:rPr>
                <w:delText>="http://www.w3.org/2000/09/xmldsig#"</w:delText>
              </w:r>
            </w:del>
          </w:p>
          <w:p w14:paraId="4DCA8561" w14:textId="395577CD" w:rsidR="00C31DBC" w:rsidRPr="009F1B7D" w:rsidDel="004238F6" w:rsidRDefault="00C31DBC" w:rsidP="00011096">
            <w:pPr>
              <w:pStyle w:val="XML7"/>
              <w:rPr>
                <w:del w:id="14762" w:author="Thomas Dietz" w:date="2012-08-08T14:26:00Z"/>
              </w:rPr>
            </w:pPr>
            <w:del w:id="14763" w:author="Thomas Dietz" w:date="2012-08-08T14:26:00Z">
              <w:r w:rsidRPr="009F1B7D" w:rsidDel="004238F6">
                <w:rPr>
                  <w:rStyle w:val="XML1Char"/>
                </w:rPr>
                <w:delText>elementFormDefault</w:delText>
              </w:r>
              <w:r w:rsidRPr="009F1B7D" w:rsidDel="004238F6">
                <w:delText>="qualified"</w:delText>
              </w:r>
            </w:del>
          </w:p>
          <w:p w14:paraId="6D6BAB9C" w14:textId="59153625" w:rsidR="00C31DBC" w:rsidRPr="009F1B7D" w:rsidDel="004238F6" w:rsidRDefault="00C31DBC" w:rsidP="00011096">
            <w:pPr>
              <w:pStyle w:val="XML7"/>
              <w:rPr>
                <w:del w:id="14764" w:author="Thomas Dietz" w:date="2012-08-08T14:26:00Z"/>
              </w:rPr>
            </w:pPr>
            <w:del w:id="14765" w:author="Thomas Dietz" w:date="2012-08-08T14:26:00Z">
              <w:r w:rsidRPr="009F1B7D" w:rsidDel="004238F6">
                <w:delText>targetNamespace="urn:onf:params:xml:ns:onf:of12:config"</w:delText>
              </w:r>
            </w:del>
          </w:p>
          <w:p w14:paraId="56A3638D" w14:textId="127759BE" w:rsidR="00C31DBC" w:rsidRPr="009F1B7D" w:rsidDel="004238F6" w:rsidRDefault="00C31DBC" w:rsidP="00011096">
            <w:pPr>
              <w:pStyle w:val="XML7"/>
              <w:rPr>
                <w:del w:id="14766" w:author="Thomas Dietz" w:date="2012-08-08T14:26:00Z"/>
              </w:rPr>
            </w:pPr>
            <w:del w:id="14767" w:author="Thomas Dietz" w:date="2012-08-08T14:26:00Z">
              <w:r w:rsidRPr="009F1B7D" w:rsidDel="004238F6">
                <w:delText>xmlns="urn:onf:params:xml:ns:onf:of12:config"</w:delText>
              </w:r>
            </w:del>
          </w:p>
          <w:p w14:paraId="552EF702" w14:textId="19E15359" w:rsidR="00C31DBC" w:rsidRPr="009F1B7D" w:rsidDel="004238F6" w:rsidRDefault="00C31DBC" w:rsidP="00011096">
            <w:pPr>
              <w:pStyle w:val="XML7"/>
              <w:rPr>
                <w:del w:id="14768" w:author="Thomas Dietz" w:date="2012-08-08T14:26:00Z"/>
              </w:rPr>
            </w:pPr>
            <w:del w:id="14769" w:author="Thomas Dietz" w:date="2012-08-08T14:26:00Z">
              <w:r w:rsidRPr="009F1B7D" w:rsidDel="004238F6">
                <w:delText>xmlns:of12-config="urn:onf:params:xml:ns:onf:of12:config"</w:delText>
              </w:r>
            </w:del>
          </w:p>
          <w:p w14:paraId="05C6D8F4" w14:textId="69259282" w:rsidR="00C31DBC" w:rsidRPr="009F1B7D" w:rsidDel="004238F6" w:rsidRDefault="00C31DBC" w:rsidP="00011096">
            <w:pPr>
              <w:pStyle w:val="XML7"/>
              <w:rPr>
                <w:del w:id="14770" w:author="Thomas Dietz" w:date="2012-08-08T14:26:00Z"/>
              </w:rPr>
            </w:pPr>
            <w:del w:id="14771" w:author="Thomas Dietz" w:date="2012-08-08T14:26:00Z">
              <w:r w:rsidRPr="009F1B7D" w:rsidDel="004238F6">
                <w:delText>xmlns:inet="urn:ietf:params:xml:ns:yang:ietf-inet-types"&gt;</w:delText>
              </w:r>
            </w:del>
          </w:p>
          <w:p w14:paraId="387DB839" w14:textId="6172783D" w:rsidR="00C31DBC" w:rsidRPr="009F1B7D" w:rsidDel="004238F6" w:rsidRDefault="00C31DBC" w:rsidP="00011096">
            <w:pPr>
              <w:pStyle w:val="XML1"/>
              <w:rPr>
                <w:del w:id="14772" w:author="Thomas Dietz" w:date="2012-08-08T14:26:00Z"/>
              </w:rPr>
            </w:pPr>
          </w:p>
          <w:p w14:paraId="4A11234C" w14:textId="47EAB97C" w:rsidR="00C31DBC" w:rsidRPr="009F1B7D" w:rsidDel="004238F6" w:rsidRDefault="00C31DBC" w:rsidP="00011096">
            <w:pPr>
              <w:pStyle w:val="XML2"/>
              <w:rPr>
                <w:del w:id="14773" w:author="Thomas Dietz" w:date="2012-08-08T14:26:00Z"/>
              </w:rPr>
            </w:pPr>
            <w:del w:id="14774" w:author="Thomas Dietz" w:date="2012-08-08T14:26:00Z">
              <w:r w:rsidRPr="009F1B7D" w:rsidDel="004238F6">
                <w:delText>&lt;xs:import namespace="urn:ietf:params:xml:ns:yang:ietf-inet-types"</w:delText>
              </w:r>
            </w:del>
          </w:p>
          <w:p w14:paraId="0E83E41E" w14:textId="68B14E6E" w:rsidR="00C31DBC" w:rsidRPr="009F1B7D" w:rsidDel="004238F6" w:rsidRDefault="00C31DBC" w:rsidP="00011096">
            <w:pPr>
              <w:pStyle w:val="XML9"/>
              <w:rPr>
                <w:del w:id="14775" w:author="Thomas Dietz" w:date="2012-08-08T14:26:00Z"/>
              </w:rPr>
            </w:pPr>
            <w:del w:id="14776" w:author="Thomas Dietz" w:date="2012-08-08T14:26:00Z">
              <w:r w:rsidRPr="009F1B7D" w:rsidDel="004238F6">
                <w:delText>schemaLocation="ietf-inet-types.xsd"/&gt;</w:delText>
              </w:r>
            </w:del>
          </w:p>
          <w:p w14:paraId="74D30DA4" w14:textId="751AAE32" w:rsidR="00C31DBC" w:rsidRPr="009F1B7D" w:rsidDel="004238F6" w:rsidRDefault="00C31DBC" w:rsidP="00011096">
            <w:pPr>
              <w:pStyle w:val="XML1"/>
              <w:rPr>
                <w:del w:id="14777" w:author="Thomas Dietz" w:date="2012-08-08T14:26:00Z"/>
              </w:rPr>
            </w:pPr>
          </w:p>
          <w:p w14:paraId="5FBF3600" w14:textId="156BC518" w:rsidR="00C31DBC" w:rsidRPr="009F1B7D" w:rsidDel="004238F6" w:rsidRDefault="00C31DBC" w:rsidP="00011096">
            <w:pPr>
              <w:pStyle w:val="XML2"/>
              <w:rPr>
                <w:del w:id="14778" w:author="Thomas Dietz" w:date="2012-08-08T14:26:00Z"/>
              </w:rPr>
            </w:pPr>
            <w:del w:id="14779" w:author="Thomas Dietz" w:date="2012-08-08T14:26:00Z">
              <w:r w:rsidRPr="009F1B7D" w:rsidDel="004238F6">
                <w:delText>&lt;xs:element name="capable-switch" type="OFCapableSwitchType"&gt;</w:delText>
              </w:r>
            </w:del>
          </w:p>
          <w:p w14:paraId="45878DB8" w14:textId="3C55EACC" w:rsidR="00C31DBC" w:rsidRPr="009F1B7D" w:rsidDel="004238F6" w:rsidRDefault="00C31DBC" w:rsidP="00A21E86">
            <w:pPr>
              <w:pStyle w:val="XML3"/>
              <w:rPr>
                <w:del w:id="14780" w:author="Thomas Dietz" w:date="2012-08-08T14:26:00Z"/>
              </w:rPr>
            </w:pPr>
            <w:del w:id="14781" w:author="Thomas Dietz" w:date="2012-08-08T14:26:00Z">
              <w:r w:rsidRPr="009F1B7D" w:rsidDel="004238F6">
                <w:delText>&lt;xs:annotation&gt;</w:delText>
              </w:r>
            </w:del>
          </w:p>
          <w:p w14:paraId="7C549F03" w14:textId="0E2E7EFD" w:rsidR="00C31DBC" w:rsidRPr="009F1B7D" w:rsidDel="004238F6" w:rsidRDefault="00C31DBC" w:rsidP="00A21E86">
            <w:pPr>
              <w:pStyle w:val="XML4"/>
              <w:rPr>
                <w:del w:id="14782" w:author="Thomas Dietz" w:date="2012-08-08T14:26:00Z"/>
              </w:rPr>
            </w:pPr>
            <w:del w:id="14783" w:author="Thomas Dietz" w:date="2012-08-08T14:26:00Z">
              <w:r w:rsidRPr="009F1B7D" w:rsidDel="004238F6">
                <w:delText xml:space="preserve">&lt;xs:documentation&gt;The OpenFlow Capable Switch and its </w:delText>
              </w:r>
              <w:r w:rsidDel="004238F6">
                <w:delText xml:space="preserve">configurationpoints, </w:delText>
              </w:r>
              <w:r w:rsidRPr="009F1B7D" w:rsidDel="004238F6">
                <w:delText>logical switches and resources available to logicalswitches.</w:delText>
              </w:r>
            </w:del>
          </w:p>
          <w:p w14:paraId="556527C1" w14:textId="7A953921" w:rsidR="00C31DBC" w:rsidRPr="009F1B7D" w:rsidDel="004238F6" w:rsidRDefault="00C31DBC" w:rsidP="00A21E86">
            <w:pPr>
              <w:pStyle w:val="XML4"/>
              <w:rPr>
                <w:del w:id="14784" w:author="Thomas Dietz" w:date="2012-08-08T14:26:00Z"/>
              </w:rPr>
            </w:pPr>
            <w:del w:id="14785" w:author="Thomas Dietz" w:date="2012-08-08T14:26:00Z">
              <w:r w:rsidRPr="009F1B7D" w:rsidDel="004238F6">
                <w:delText>&lt;/xs:documentation&gt;</w:delText>
              </w:r>
            </w:del>
          </w:p>
          <w:p w14:paraId="24B30616" w14:textId="0AD25F6A" w:rsidR="00C31DBC" w:rsidRPr="009F1B7D" w:rsidDel="004238F6" w:rsidRDefault="00C31DBC" w:rsidP="00011096">
            <w:pPr>
              <w:pStyle w:val="XML3"/>
              <w:rPr>
                <w:del w:id="14786" w:author="Thomas Dietz" w:date="2012-08-08T14:26:00Z"/>
              </w:rPr>
            </w:pPr>
            <w:del w:id="14787" w:author="Thomas Dietz" w:date="2012-08-08T14:26:00Z">
              <w:r w:rsidRPr="009F1B7D" w:rsidDel="004238F6">
                <w:delText>&lt;/xs:annotation&gt;</w:delText>
              </w:r>
            </w:del>
          </w:p>
          <w:p w14:paraId="02FD2DD9" w14:textId="641EE06A" w:rsidR="00C31DBC" w:rsidRPr="009F1B7D" w:rsidDel="004238F6" w:rsidRDefault="00C31DBC" w:rsidP="00011096">
            <w:pPr>
              <w:pStyle w:val="XML2"/>
              <w:rPr>
                <w:del w:id="14788" w:author="Thomas Dietz" w:date="2012-08-08T14:26:00Z"/>
              </w:rPr>
            </w:pPr>
            <w:del w:id="14789" w:author="Thomas Dietz" w:date="2012-08-08T14:26:00Z">
              <w:r w:rsidRPr="009F1B7D" w:rsidDel="004238F6">
                <w:delText>&lt;/xs:element&gt;</w:delText>
              </w:r>
            </w:del>
          </w:p>
          <w:p w14:paraId="45D4859E" w14:textId="0F9429EA" w:rsidR="00C31DBC" w:rsidRPr="009F1B7D" w:rsidDel="004238F6" w:rsidRDefault="00C31DBC" w:rsidP="00011096">
            <w:pPr>
              <w:pStyle w:val="XML3"/>
              <w:rPr>
                <w:del w:id="14790" w:author="Thomas Dietz" w:date="2012-08-08T14:26:00Z"/>
              </w:rPr>
            </w:pPr>
          </w:p>
          <w:p w14:paraId="0516E98D" w14:textId="3887060A" w:rsidR="00C31DBC" w:rsidRPr="009F1B7D" w:rsidDel="004238F6" w:rsidRDefault="00C31DBC" w:rsidP="00011096">
            <w:pPr>
              <w:pStyle w:val="XML2"/>
              <w:rPr>
                <w:del w:id="14791" w:author="Thomas Dietz" w:date="2012-08-08T14:26:00Z"/>
              </w:rPr>
            </w:pPr>
            <w:del w:id="14792" w:author="Thomas Dietz" w:date="2012-08-08T14:26:00Z">
              <w:r w:rsidRPr="009F1B7D" w:rsidDel="004238F6">
                <w:delText>&lt;xs:simpleType name="OFConfigID"&gt;</w:delText>
              </w:r>
            </w:del>
          </w:p>
          <w:p w14:paraId="5B0A86F6" w14:textId="1C16DD78" w:rsidR="00C31DBC" w:rsidRPr="009F1B7D" w:rsidDel="004238F6" w:rsidRDefault="00C31DBC" w:rsidP="00011096">
            <w:pPr>
              <w:pStyle w:val="XML3"/>
              <w:rPr>
                <w:del w:id="14793" w:author="Thomas Dietz" w:date="2012-08-08T14:26:00Z"/>
              </w:rPr>
            </w:pPr>
            <w:del w:id="14794" w:author="Thomas Dietz" w:date="2012-08-08T14:26:00Z">
              <w:r w:rsidRPr="009F1B7D" w:rsidDel="004238F6">
                <w:delText>&lt;xs:restriction base="xs:string"/&gt;</w:delText>
              </w:r>
            </w:del>
          </w:p>
          <w:p w14:paraId="3DE862CF" w14:textId="556B3ACA" w:rsidR="00C31DBC" w:rsidRPr="009F1B7D" w:rsidDel="004238F6" w:rsidRDefault="00C31DBC" w:rsidP="00011096">
            <w:pPr>
              <w:pStyle w:val="XML2"/>
              <w:rPr>
                <w:del w:id="14795" w:author="Thomas Dietz" w:date="2012-08-08T14:26:00Z"/>
              </w:rPr>
            </w:pPr>
            <w:del w:id="14796" w:author="Thomas Dietz" w:date="2012-08-08T14:26:00Z">
              <w:r w:rsidRPr="009F1B7D" w:rsidDel="004238F6">
                <w:delText>&lt;/xs:simpleType&gt;</w:delText>
              </w:r>
            </w:del>
          </w:p>
          <w:p w14:paraId="17237811" w14:textId="603F962E" w:rsidR="00C31DBC" w:rsidRPr="009F1B7D" w:rsidDel="004238F6" w:rsidRDefault="00C31DBC" w:rsidP="00011096">
            <w:pPr>
              <w:pStyle w:val="XML2"/>
              <w:rPr>
                <w:del w:id="14797" w:author="Thomas Dietz" w:date="2012-08-08T14:26:00Z"/>
              </w:rPr>
            </w:pPr>
            <w:del w:id="14798" w:author="Thomas Dietz" w:date="2012-08-08T14:26:00Z">
              <w:r w:rsidRPr="009F1B7D" w:rsidDel="004238F6">
                <w:delText>&lt;xs:complexType name="OFCapableSwitchType"&gt;</w:delText>
              </w:r>
            </w:del>
          </w:p>
          <w:p w14:paraId="46C1E7FC" w14:textId="50C1B5A4" w:rsidR="00C31DBC" w:rsidRPr="009F1B7D" w:rsidDel="004238F6" w:rsidRDefault="00C31DBC" w:rsidP="00011096">
            <w:pPr>
              <w:pStyle w:val="XML3"/>
              <w:rPr>
                <w:del w:id="14799" w:author="Thomas Dietz" w:date="2012-08-08T14:26:00Z"/>
              </w:rPr>
            </w:pPr>
            <w:del w:id="14800" w:author="Thomas Dietz" w:date="2012-08-08T14:26:00Z">
              <w:r w:rsidRPr="009F1B7D" w:rsidDel="004238F6">
                <w:delText>&lt;xs:annotation&gt;</w:delText>
              </w:r>
            </w:del>
          </w:p>
          <w:p w14:paraId="17ED9726" w14:textId="7A009A09" w:rsidR="00C31DBC" w:rsidRPr="009F1B7D" w:rsidDel="004238F6" w:rsidRDefault="00C31DBC" w:rsidP="00011096">
            <w:pPr>
              <w:pStyle w:val="XML4"/>
              <w:rPr>
                <w:del w:id="14801" w:author="Thomas Dietz" w:date="2012-08-08T14:26:00Z"/>
              </w:rPr>
            </w:pPr>
            <w:del w:id="14802" w:author="Thomas Dietz" w:date="2012-08-08T14:26:00Z">
              <w:r w:rsidRPr="009F1B7D" w:rsidDel="004238F6">
                <w:delText>&lt;xs:documentation&gt;Representation of an OpenFlow Capable Switch.&lt;/xs:documentation&gt;</w:delText>
              </w:r>
            </w:del>
          </w:p>
          <w:p w14:paraId="10CC562A" w14:textId="335CEB34" w:rsidR="00C31DBC" w:rsidRPr="009F1B7D" w:rsidDel="004238F6" w:rsidRDefault="00C31DBC" w:rsidP="00011096">
            <w:pPr>
              <w:pStyle w:val="XML3"/>
              <w:rPr>
                <w:del w:id="14803" w:author="Thomas Dietz" w:date="2012-08-08T14:26:00Z"/>
              </w:rPr>
            </w:pPr>
            <w:del w:id="14804" w:author="Thomas Dietz" w:date="2012-08-08T14:26:00Z">
              <w:r w:rsidRPr="009F1B7D" w:rsidDel="004238F6">
                <w:delText>&lt;/xs:annotation&gt;</w:delText>
              </w:r>
            </w:del>
          </w:p>
          <w:p w14:paraId="0A123612" w14:textId="540EB716" w:rsidR="00C31DBC" w:rsidRPr="009F1B7D" w:rsidDel="004238F6" w:rsidRDefault="00C31DBC" w:rsidP="00011096">
            <w:pPr>
              <w:pStyle w:val="XML3"/>
              <w:rPr>
                <w:del w:id="14805" w:author="Thomas Dietz" w:date="2012-08-08T14:26:00Z"/>
              </w:rPr>
            </w:pPr>
            <w:del w:id="14806" w:author="Thomas Dietz" w:date="2012-08-08T14:26:00Z">
              <w:r w:rsidRPr="009F1B7D" w:rsidDel="004238F6">
                <w:delText>&lt;xs:sequence&gt;</w:delText>
              </w:r>
            </w:del>
          </w:p>
          <w:p w14:paraId="77B0F57A" w14:textId="3D7582ED" w:rsidR="00C31DBC" w:rsidRPr="009F1B7D" w:rsidDel="004238F6" w:rsidRDefault="00C31DBC" w:rsidP="00011096">
            <w:pPr>
              <w:pStyle w:val="XML4"/>
              <w:rPr>
                <w:del w:id="14807" w:author="Thomas Dietz" w:date="2012-08-08T14:26:00Z"/>
              </w:rPr>
            </w:pPr>
            <w:del w:id="14808" w:author="Thomas Dietz" w:date="2012-08-08T14:26:00Z">
              <w:r w:rsidRPr="009F1B7D" w:rsidDel="004238F6">
                <w:delText>&lt;xs:element name="id" type="OFConfigID"&gt;</w:delText>
              </w:r>
            </w:del>
          </w:p>
          <w:p w14:paraId="5AC63836" w14:textId="2B7710B8" w:rsidR="00C31DBC" w:rsidRPr="009F1B7D" w:rsidDel="004238F6" w:rsidRDefault="00C31DBC" w:rsidP="00011096">
            <w:pPr>
              <w:pStyle w:val="XML5"/>
              <w:rPr>
                <w:del w:id="14809" w:author="Thomas Dietz" w:date="2012-08-08T14:26:00Z"/>
              </w:rPr>
            </w:pPr>
            <w:del w:id="14810" w:author="Thomas Dietz" w:date="2012-08-08T14:26:00Z">
              <w:r w:rsidRPr="009F1B7D" w:rsidDel="004238F6">
                <w:delText>&lt;xs:annotation&gt;</w:delText>
              </w:r>
            </w:del>
          </w:p>
          <w:p w14:paraId="0167693B" w14:textId="70AE114B" w:rsidR="00C31DBC" w:rsidRPr="009F1B7D" w:rsidDel="004238F6" w:rsidRDefault="00C31DBC" w:rsidP="00011096">
            <w:pPr>
              <w:pStyle w:val="XML6"/>
              <w:rPr>
                <w:del w:id="14811" w:author="Thomas Dietz" w:date="2012-08-08T14:26:00Z"/>
              </w:rPr>
            </w:pPr>
            <w:del w:id="14812" w:author="Thomas Dietz" w:date="2012-08-08T14:26:00Z">
              <w:r w:rsidRPr="009F1B7D" w:rsidDel="004238F6">
                <w:delText>&lt;xs:documentation&gt;An unique but locally arbitrary identifier that identifies a Capable Switch towards management systems and that is persistent across reboots of the system.</w:delText>
              </w:r>
            </w:del>
          </w:p>
          <w:p w14:paraId="773CA857" w14:textId="36778C6C" w:rsidR="00C31DBC" w:rsidRPr="009F1B7D" w:rsidDel="004238F6" w:rsidRDefault="00C31DBC" w:rsidP="00011096">
            <w:pPr>
              <w:pStyle w:val="XML6"/>
              <w:rPr>
                <w:del w:id="14813" w:author="Thomas Dietz" w:date="2012-08-08T14:26:00Z"/>
              </w:rPr>
            </w:pPr>
            <w:del w:id="14814" w:author="Thomas Dietz" w:date="2012-08-08T14:26:00Z">
              <w:r w:rsidRPr="009F1B7D" w:rsidDel="004238F6">
                <w:delText>&lt;/xs:documentation&gt;</w:delText>
              </w:r>
            </w:del>
          </w:p>
          <w:p w14:paraId="6D12FC61" w14:textId="05B9FCA6" w:rsidR="00C31DBC" w:rsidRPr="009F1B7D" w:rsidDel="004238F6" w:rsidRDefault="00C31DBC" w:rsidP="00011096">
            <w:pPr>
              <w:pStyle w:val="XML5"/>
              <w:rPr>
                <w:del w:id="14815" w:author="Thomas Dietz" w:date="2012-08-08T14:26:00Z"/>
              </w:rPr>
            </w:pPr>
            <w:del w:id="14816" w:author="Thomas Dietz" w:date="2012-08-08T14:26:00Z">
              <w:r w:rsidRPr="009F1B7D" w:rsidDel="004238F6">
                <w:delText>&lt;/xs:annotation&gt;</w:delText>
              </w:r>
            </w:del>
          </w:p>
          <w:p w14:paraId="0C68F47A" w14:textId="5BBC2417" w:rsidR="00C31DBC" w:rsidRPr="009F1B7D" w:rsidDel="004238F6" w:rsidRDefault="00C31DBC" w:rsidP="00011096">
            <w:pPr>
              <w:pStyle w:val="XML4"/>
              <w:rPr>
                <w:del w:id="14817" w:author="Thomas Dietz" w:date="2012-08-08T14:26:00Z"/>
              </w:rPr>
            </w:pPr>
            <w:del w:id="14818" w:author="Thomas Dietz" w:date="2012-08-08T14:26:00Z">
              <w:r w:rsidRPr="009F1B7D" w:rsidDel="004238F6">
                <w:delText>&lt;/xs:element&gt;</w:delText>
              </w:r>
            </w:del>
          </w:p>
          <w:p w14:paraId="31779AB4" w14:textId="23F8F6D2" w:rsidR="00C31DBC" w:rsidRPr="009F1B7D" w:rsidDel="004238F6" w:rsidRDefault="00C31DBC" w:rsidP="00011096">
            <w:pPr>
              <w:pStyle w:val="XML4"/>
              <w:rPr>
                <w:del w:id="14819" w:author="Thomas Dietz" w:date="2012-08-08T14:26:00Z"/>
              </w:rPr>
            </w:pPr>
            <w:del w:id="14820" w:author="Thomas Dietz" w:date="2012-08-08T14:26:00Z">
              <w:r w:rsidRPr="009F1B7D" w:rsidDel="004238F6">
                <w:delText xml:space="preserve">&lt;xs:element name="configuration-points" </w:delText>
              </w:r>
            </w:del>
          </w:p>
          <w:p w14:paraId="5476AF93" w14:textId="233841A1" w:rsidR="00C31DBC" w:rsidRPr="009F1B7D" w:rsidDel="004238F6" w:rsidRDefault="00C31DBC" w:rsidP="00011096">
            <w:pPr>
              <w:pStyle w:val="XML9"/>
              <w:rPr>
                <w:del w:id="14821" w:author="Thomas Dietz" w:date="2012-08-08T14:26:00Z"/>
              </w:rPr>
            </w:pPr>
            <w:del w:id="14822" w:author="Thomas Dietz" w:date="2012-08-08T14:26:00Z">
              <w:r w:rsidRPr="009F1B7D" w:rsidDel="004238F6">
                <w:delText>type="OFConfigurationPointListType"&gt;</w:delText>
              </w:r>
            </w:del>
          </w:p>
          <w:p w14:paraId="683A7F7A" w14:textId="20709E59" w:rsidR="00C31DBC" w:rsidRPr="009F1B7D" w:rsidDel="004238F6" w:rsidRDefault="00C31DBC" w:rsidP="00011096">
            <w:pPr>
              <w:pStyle w:val="XML5"/>
              <w:rPr>
                <w:del w:id="14823" w:author="Thomas Dietz" w:date="2012-08-08T14:26:00Z"/>
              </w:rPr>
            </w:pPr>
            <w:del w:id="14824" w:author="Thomas Dietz" w:date="2012-08-08T14:26:00Z">
              <w:r w:rsidRPr="009F1B7D" w:rsidDel="004238F6">
                <w:delText>&lt;xs:annotation&gt;</w:delText>
              </w:r>
            </w:del>
          </w:p>
          <w:p w14:paraId="27396CCC" w14:textId="25F0DB6B" w:rsidR="00C31DBC" w:rsidRPr="009F1B7D" w:rsidDel="004238F6" w:rsidRDefault="00C31DBC" w:rsidP="00011096">
            <w:pPr>
              <w:pStyle w:val="XML6"/>
              <w:rPr>
                <w:del w:id="14825" w:author="Thomas Dietz" w:date="2012-08-08T14:26:00Z"/>
              </w:rPr>
            </w:pPr>
            <w:del w:id="14826" w:author="Thomas Dietz" w:date="2012-08-08T14:26:00Z">
              <w:r w:rsidRPr="009F1B7D" w:rsidDel="004238F6">
                <w:delText xml:space="preserve">&lt;xs:documentation&gt;The list of all </w:delText>
              </w:r>
              <w:r w:rsidDel="004238F6">
                <w:delText>configuration point</w:delText>
              </w:r>
              <w:r w:rsidRPr="009F1B7D" w:rsidDel="004238F6">
                <w:delText>s known to the OpenFlow Capable Switch that may manage it using OF-CONFIG.</w:delText>
              </w:r>
            </w:del>
          </w:p>
          <w:p w14:paraId="610FA327" w14:textId="0E924EB6" w:rsidR="00C31DBC" w:rsidRPr="009F1B7D" w:rsidDel="004238F6" w:rsidRDefault="00C31DBC" w:rsidP="00011096">
            <w:pPr>
              <w:pStyle w:val="XML6"/>
              <w:rPr>
                <w:del w:id="14827" w:author="Thomas Dietz" w:date="2012-08-08T14:26:00Z"/>
              </w:rPr>
            </w:pPr>
            <w:del w:id="14828" w:author="Thomas Dietz" w:date="2012-08-08T14:26:00Z">
              <w:r w:rsidRPr="009F1B7D" w:rsidDel="004238F6">
                <w:delText>&lt;/xs:documentation&gt;</w:delText>
              </w:r>
            </w:del>
          </w:p>
          <w:p w14:paraId="2FF2EF3A" w14:textId="10111501" w:rsidR="00C31DBC" w:rsidRPr="009F1B7D" w:rsidDel="004238F6" w:rsidRDefault="00C31DBC" w:rsidP="00011096">
            <w:pPr>
              <w:pStyle w:val="XML5"/>
              <w:rPr>
                <w:del w:id="14829" w:author="Thomas Dietz" w:date="2012-08-08T14:26:00Z"/>
              </w:rPr>
            </w:pPr>
            <w:del w:id="14830" w:author="Thomas Dietz" w:date="2012-08-08T14:26:00Z">
              <w:r w:rsidRPr="009F1B7D" w:rsidDel="004238F6">
                <w:delText>&lt;/xs:annotation&gt;</w:delText>
              </w:r>
            </w:del>
          </w:p>
          <w:p w14:paraId="15D058AB" w14:textId="3BD2FD76" w:rsidR="00C31DBC" w:rsidRPr="009F1B7D" w:rsidDel="004238F6" w:rsidRDefault="00C31DBC" w:rsidP="00011096">
            <w:pPr>
              <w:pStyle w:val="XML4"/>
              <w:rPr>
                <w:del w:id="14831" w:author="Thomas Dietz" w:date="2012-08-08T14:26:00Z"/>
              </w:rPr>
            </w:pPr>
            <w:del w:id="14832" w:author="Thomas Dietz" w:date="2012-08-08T14:26:00Z">
              <w:r w:rsidRPr="009F1B7D" w:rsidDel="004238F6">
                <w:delText>&lt;/xs:element&gt;</w:delText>
              </w:r>
            </w:del>
          </w:p>
          <w:p w14:paraId="74E64E5E" w14:textId="7A5A6708" w:rsidR="00C31DBC" w:rsidRPr="009F1B7D" w:rsidDel="004238F6" w:rsidRDefault="00C31DBC" w:rsidP="00011096">
            <w:pPr>
              <w:pStyle w:val="XML4"/>
              <w:rPr>
                <w:del w:id="14833" w:author="Thomas Dietz" w:date="2012-08-08T14:26:00Z"/>
              </w:rPr>
            </w:pPr>
            <w:del w:id="14834" w:author="Thomas Dietz" w:date="2012-08-08T14:26:00Z">
              <w:r w:rsidRPr="009F1B7D" w:rsidDel="004238F6">
                <w:delText xml:space="preserve">&lt;xs:element name="resources" </w:delText>
              </w:r>
            </w:del>
          </w:p>
          <w:p w14:paraId="42595978" w14:textId="31337C8B" w:rsidR="00C31DBC" w:rsidRPr="009F1B7D" w:rsidDel="004238F6" w:rsidRDefault="00C31DBC" w:rsidP="00011096">
            <w:pPr>
              <w:pStyle w:val="XML9"/>
              <w:rPr>
                <w:del w:id="14835" w:author="Thomas Dietz" w:date="2012-08-08T14:26:00Z"/>
              </w:rPr>
            </w:pPr>
            <w:del w:id="14836" w:author="Thomas Dietz" w:date="2012-08-08T14:26:00Z">
              <w:r w:rsidRPr="009F1B7D" w:rsidDel="004238F6">
                <w:delText>type="OFCapableSwitchResourceListType"&gt;</w:delText>
              </w:r>
            </w:del>
          </w:p>
          <w:p w14:paraId="78CA2B07" w14:textId="1C115EB6" w:rsidR="00C31DBC" w:rsidRPr="009F1B7D" w:rsidDel="004238F6" w:rsidRDefault="00C31DBC" w:rsidP="00011096">
            <w:pPr>
              <w:pStyle w:val="XML5"/>
              <w:rPr>
                <w:del w:id="14837" w:author="Thomas Dietz" w:date="2012-08-08T14:26:00Z"/>
              </w:rPr>
            </w:pPr>
            <w:del w:id="14838" w:author="Thomas Dietz" w:date="2012-08-08T14:26:00Z">
              <w:r w:rsidRPr="009F1B7D" w:rsidDel="004238F6">
                <w:delText>&lt;xs:annotation&gt;</w:delText>
              </w:r>
            </w:del>
          </w:p>
          <w:p w14:paraId="7EE1B4F5" w14:textId="39D73D04" w:rsidR="00C31DBC" w:rsidRPr="009F1B7D" w:rsidDel="004238F6" w:rsidRDefault="00C31DBC" w:rsidP="00011096">
            <w:pPr>
              <w:pStyle w:val="XML6"/>
              <w:rPr>
                <w:del w:id="14839" w:author="Thomas Dietz" w:date="2012-08-08T14:26:00Z"/>
              </w:rPr>
            </w:pPr>
            <w:del w:id="14840" w:author="Thomas Dietz" w:date="2012-08-08T14:26:00Z">
              <w:r w:rsidRPr="009F1B7D" w:rsidDel="004238F6">
                <w:delText>&lt;xs:documentation&gt;This element contains lists of all resources of the OpenFlow Capable Switch that can be used by OpenFlow Logical Switches.</w:delText>
              </w:r>
            </w:del>
          </w:p>
          <w:p w14:paraId="33E8204D" w14:textId="4003FE39" w:rsidR="00C31DBC" w:rsidRPr="009F1B7D" w:rsidDel="004238F6" w:rsidRDefault="00C31DBC" w:rsidP="00011096">
            <w:pPr>
              <w:pStyle w:val="XML6"/>
              <w:rPr>
                <w:del w:id="14841" w:author="Thomas Dietz" w:date="2012-08-08T14:26:00Z"/>
              </w:rPr>
            </w:pPr>
            <w:del w:id="14842" w:author="Thomas Dietz" w:date="2012-08-08T14:26:00Z">
              <w:r w:rsidRPr="009F1B7D" w:rsidDel="004238F6">
                <w:lastRenderedPageBreak/>
                <w:delText>&lt;/xs:documentation&gt;</w:delText>
              </w:r>
            </w:del>
          </w:p>
          <w:p w14:paraId="6B2C0934" w14:textId="583659B5" w:rsidR="00C31DBC" w:rsidRPr="009F1B7D" w:rsidDel="004238F6" w:rsidRDefault="00C31DBC" w:rsidP="00011096">
            <w:pPr>
              <w:pStyle w:val="XML5"/>
              <w:rPr>
                <w:del w:id="14843" w:author="Thomas Dietz" w:date="2012-08-08T14:26:00Z"/>
              </w:rPr>
            </w:pPr>
            <w:del w:id="14844" w:author="Thomas Dietz" w:date="2012-08-08T14:26:00Z">
              <w:r w:rsidRPr="009F1B7D" w:rsidDel="004238F6">
                <w:delText>&lt;/xs:annotation&gt;</w:delText>
              </w:r>
            </w:del>
          </w:p>
          <w:p w14:paraId="136A0AED" w14:textId="34FF40DA" w:rsidR="00C31DBC" w:rsidRPr="009F1B7D" w:rsidDel="004238F6" w:rsidRDefault="00C31DBC" w:rsidP="00011096">
            <w:pPr>
              <w:pStyle w:val="XML4"/>
              <w:rPr>
                <w:del w:id="14845" w:author="Thomas Dietz" w:date="2012-08-08T14:26:00Z"/>
              </w:rPr>
            </w:pPr>
            <w:del w:id="14846" w:author="Thomas Dietz" w:date="2012-08-08T14:26:00Z">
              <w:r w:rsidRPr="009F1B7D" w:rsidDel="004238F6">
                <w:delText>&lt;/xs:element&gt;</w:delText>
              </w:r>
            </w:del>
          </w:p>
          <w:p w14:paraId="6631E376" w14:textId="09890CC2" w:rsidR="00C31DBC" w:rsidRPr="009F1B7D" w:rsidDel="004238F6" w:rsidRDefault="00C31DBC" w:rsidP="00011096">
            <w:pPr>
              <w:pStyle w:val="XML4"/>
              <w:rPr>
                <w:del w:id="14847" w:author="Thomas Dietz" w:date="2012-08-08T14:26:00Z"/>
              </w:rPr>
            </w:pPr>
            <w:del w:id="14848" w:author="Thomas Dietz" w:date="2012-08-08T14:26:00Z">
              <w:r w:rsidRPr="009F1B7D" w:rsidDel="004238F6">
                <w:delText xml:space="preserve">&lt;xs:element name="logical-switches" </w:delText>
              </w:r>
            </w:del>
          </w:p>
          <w:p w14:paraId="22F01D01" w14:textId="4ACD626A" w:rsidR="00C31DBC" w:rsidRPr="009F1B7D" w:rsidDel="004238F6" w:rsidRDefault="00C31DBC" w:rsidP="00011096">
            <w:pPr>
              <w:pStyle w:val="XML9"/>
              <w:rPr>
                <w:del w:id="14849" w:author="Thomas Dietz" w:date="2012-08-08T14:26:00Z"/>
              </w:rPr>
            </w:pPr>
            <w:del w:id="14850" w:author="Thomas Dietz" w:date="2012-08-08T14:26:00Z">
              <w:r w:rsidRPr="009F1B7D" w:rsidDel="004238F6">
                <w:delText>type="OFLogicalSwitchListType"&gt;</w:delText>
              </w:r>
            </w:del>
          </w:p>
          <w:p w14:paraId="709581DB" w14:textId="36500080" w:rsidR="00C31DBC" w:rsidRPr="009F1B7D" w:rsidDel="004238F6" w:rsidRDefault="00C31DBC" w:rsidP="00011096">
            <w:pPr>
              <w:pStyle w:val="XML5"/>
              <w:rPr>
                <w:del w:id="14851" w:author="Thomas Dietz" w:date="2012-08-08T14:26:00Z"/>
              </w:rPr>
            </w:pPr>
            <w:del w:id="14852" w:author="Thomas Dietz" w:date="2012-08-08T14:26:00Z">
              <w:r w:rsidRPr="009F1B7D" w:rsidDel="004238F6">
                <w:delText>&lt;xs:annotation&gt;</w:delText>
              </w:r>
            </w:del>
          </w:p>
          <w:p w14:paraId="32A3AE3D" w14:textId="6ACB4E23" w:rsidR="00C31DBC" w:rsidRPr="009F1B7D" w:rsidDel="004238F6" w:rsidRDefault="00C31DBC" w:rsidP="00011096">
            <w:pPr>
              <w:pStyle w:val="XML6"/>
              <w:rPr>
                <w:del w:id="14853" w:author="Thomas Dietz" w:date="2012-08-08T14:26:00Z"/>
              </w:rPr>
            </w:pPr>
            <w:del w:id="14854" w:author="Thomas Dietz" w:date="2012-08-08T14:26:00Z">
              <w:r w:rsidRPr="009F1B7D" w:rsidDel="004238F6">
                <w:delText>&lt;xs:documentation&gt;List of all OpenFlow Logical Switches available on the OpenFlow Capable Switch.</w:delText>
              </w:r>
            </w:del>
          </w:p>
          <w:p w14:paraId="4C60216B" w14:textId="62825399" w:rsidR="00C31DBC" w:rsidRPr="009F1B7D" w:rsidDel="004238F6" w:rsidRDefault="00C31DBC" w:rsidP="00011096">
            <w:pPr>
              <w:pStyle w:val="XML6"/>
              <w:rPr>
                <w:del w:id="14855" w:author="Thomas Dietz" w:date="2012-08-08T14:26:00Z"/>
              </w:rPr>
            </w:pPr>
            <w:del w:id="14856" w:author="Thomas Dietz" w:date="2012-08-08T14:26:00Z">
              <w:r w:rsidRPr="009F1B7D" w:rsidDel="004238F6">
                <w:delText>&lt;/xs:documentation&gt;</w:delText>
              </w:r>
            </w:del>
          </w:p>
          <w:p w14:paraId="1EEED5BF" w14:textId="46FACBF8" w:rsidR="00C31DBC" w:rsidRPr="009F1B7D" w:rsidDel="004238F6" w:rsidRDefault="00C31DBC" w:rsidP="00011096">
            <w:pPr>
              <w:pStyle w:val="XML5"/>
              <w:rPr>
                <w:del w:id="14857" w:author="Thomas Dietz" w:date="2012-08-08T14:26:00Z"/>
              </w:rPr>
            </w:pPr>
            <w:del w:id="14858" w:author="Thomas Dietz" w:date="2012-08-08T14:26:00Z">
              <w:r w:rsidRPr="009F1B7D" w:rsidDel="004238F6">
                <w:delText>&lt;/xs:annotation&gt;</w:delText>
              </w:r>
            </w:del>
          </w:p>
          <w:p w14:paraId="4B8ACBFD" w14:textId="42734707" w:rsidR="00C31DBC" w:rsidRPr="009F1B7D" w:rsidDel="004238F6" w:rsidRDefault="00C31DBC" w:rsidP="00011096">
            <w:pPr>
              <w:pStyle w:val="XML4"/>
              <w:rPr>
                <w:del w:id="14859" w:author="Thomas Dietz" w:date="2012-08-08T14:26:00Z"/>
              </w:rPr>
            </w:pPr>
            <w:del w:id="14860" w:author="Thomas Dietz" w:date="2012-08-08T14:26:00Z">
              <w:r w:rsidRPr="009F1B7D" w:rsidDel="004238F6">
                <w:delText>&lt;/xs:element&gt;</w:delText>
              </w:r>
            </w:del>
          </w:p>
          <w:p w14:paraId="26C08D51" w14:textId="411FC3ED" w:rsidR="00C31DBC" w:rsidRPr="009F1B7D" w:rsidDel="004238F6" w:rsidRDefault="00C31DBC" w:rsidP="00011096">
            <w:pPr>
              <w:pStyle w:val="XML3"/>
              <w:rPr>
                <w:del w:id="14861" w:author="Thomas Dietz" w:date="2012-08-08T14:26:00Z"/>
              </w:rPr>
            </w:pPr>
            <w:del w:id="14862" w:author="Thomas Dietz" w:date="2012-08-08T14:26:00Z">
              <w:r w:rsidRPr="009F1B7D" w:rsidDel="004238F6">
                <w:delText>&lt;/xs:sequence&gt;</w:delText>
              </w:r>
            </w:del>
          </w:p>
          <w:p w14:paraId="43FA1F30" w14:textId="3DBC52BC" w:rsidR="00C31DBC" w:rsidRPr="009F1B7D" w:rsidDel="004238F6" w:rsidRDefault="00C31DBC" w:rsidP="00011096">
            <w:pPr>
              <w:pStyle w:val="XML2"/>
              <w:rPr>
                <w:del w:id="14863" w:author="Thomas Dietz" w:date="2012-08-08T14:26:00Z"/>
              </w:rPr>
            </w:pPr>
            <w:del w:id="14864" w:author="Thomas Dietz" w:date="2012-08-08T14:26:00Z">
              <w:r w:rsidRPr="009F1B7D" w:rsidDel="004238F6">
                <w:delText>&lt;/xs:complexType&gt;</w:delText>
              </w:r>
            </w:del>
          </w:p>
          <w:p w14:paraId="6D8B4834" w14:textId="7CBEDB39" w:rsidR="00C31DBC" w:rsidRPr="009F1B7D" w:rsidDel="004238F6" w:rsidRDefault="00C31DBC" w:rsidP="00011096">
            <w:pPr>
              <w:pStyle w:val="XML3"/>
              <w:rPr>
                <w:del w:id="14865" w:author="Thomas Dietz" w:date="2012-08-08T14:26:00Z"/>
              </w:rPr>
            </w:pPr>
          </w:p>
          <w:p w14:paraId="135DF5F1" w14:textId="6122072C" w:rsidR="00C31DBC" w:rsidRPr="009F1B7D" w:rsidDel="004238F6" w:rsidRDefault="00C31DBC" w:rsidP="00011096">
            <w:pPr>
              <w:pStyle w:val="XML2"/>
              <w:rPr>
                <w:del w:id="14866" w:author="Thomas Dietz" w:date="2012-08-08T14:26:00Z"/>
              </w:rPr>
            </w:pPr>
            <w:del w:id="14867" w:author="Thomas Dietz" w:date="2012-08-08T14:26:00Z">
              <w:r w:rsidRPr="009F1B7D" w:rsidDel="004238F6">
                <w:delText>&lt;xs:complexType name="OFConfigurationPointListType"&gt;</w:delText>
              </w:r>
            </w:del>
          </w:p>
          <w:p w14:paraId="16B0EC8E" w14:textId="70B6D2E1" w:rsidR="00C31DBC" w:rsidRPr="009F1B7D" w:rsidDel="004238F6" w:rsidRDefault="00C31DBC" w:rsidP="00011096">
            <w:pPr>
              <w:pStyle w:val="XML3"/>
              <w:rPr>
                <w:del w:id="14868" w:author="Thomas Dietz" w:date="2012-08-08T14:26:00Z"/>
              </w:rPr>
            </w:pPr>
            <w:del w:id="14869" w:author="Thomas Dietz" w:date="2012-08-08T14:26:00Z">
              <w:r w:rsidRPr="009F1B7D" w:rsidDel="004238F6">
                <w:delText>&lt;xs:annotation&gt;</w:delText>
              </w:r>
            </w:del>
          </w:p>
          <w:p w14:paraId="1C6FBA70" w14:textId="11C2C279" w:rsidR="00C31DBC" w:rsidRPr="009F1B7D" w:rsidDel="004238F6" w:rsidRDefault="00C31DBC" w:rsidP="00A21E86">
            <w:pPr>
              <w:pStyle w:val="XML4"/>
              <w:rPr>
                <w:del w:id="14870" w:author="Thomas Dietz" w:date="2012-08-08T14:26:00Z"/>
              </w:rPr>
            </w:pPr>
            <w:del w:id="14871" w:author="Thomas Dietz" w:date="2012-08-08T14:26:00Z">
              <w:r w:rsidRPr="009F1B7D" w:rsidDel="004238F6">
                <w:delText>&lt;xs:documentation/&gt;</w:delText>
              </w:r>
            </w:del>
          </w:p>
          <w:p w14:paraId="05500CAB" w14:textId="021BC69D" w:rsidR="00C31DBC" w:rsidRPr="009F1B7D" w:rsidDel="004238F6" w:rsidRDefault="00C31DBC" w:rsidP="00011096">
            <w:pPr>
              <w:pStyle w:val="XML3"/>
              <w:rPr>
                <w:del w:id="14872" w:author="Thomas Dietz" w:date="2012-08-08T14:26:00Z"/>
              </w:rPr>
            </w:pPr>
            <w:del w:id="14873" w:author="Thomas Dietz" w:date="2012-08-08T14:26:00Z">
              <w:r w:rsidRPr="009F1B7D" w:rsidDel="004238F6">
                <w:delText>&lt;/xs:annotation&gt;</w:delText>
              </w:r>
            </w:del>
          </w:p>
          <w:p w14:paraId="6B02B584" w14:textId="38F95140" w:rsidR="00C31DBC" w:rsidRPr="009F1B7D" w:rsidDel="004238F6" w:rsidRDefault="00C31DBC" w:rsidP="00011096">
            <w:pPr>
              <w:pStyle w:val="XML3"/>
              <w:rPr>
                <w:del w:id="14874" w:author="Thomas Dietz" w:date="2012-08-08T14:26:00Z"/>
              </w:rPr>
            </w:pPr>
            <w:del w:id="14875" w:author="Thomas Dietz" w:date="2012-08-08T14:26:00Z">
              <w:r w:rsidRPr="009F1B7D" w:rsidDel="004238F6">
                <w:delText>&lt;xs:sequence&gt;</w:delText>
              </w:r>
            </w:del>
          </w:p>
          <w:p w14:paraId="61FA6809" w14:textId="01AAB41E" w:rsidR="00C31DBC" w:rsidRPr="009F1B7D" w:rsidDel="004238F6" w:rsidRDefault="00C31DBC" w:rsidP="00011096">
            <w:pPr>
              <w:pStyle w:val="XML4"/>
              <w:rPr>
                <w:del w:id="14876" w:author="Thomas Dietz" w:date="2012-08-08T14:26:00Z"/>
              </w:rPr>
            </w:pPr>
            <w:del w:id="14877" w:author="Thomas Dietz" w:date="2012-08-08T14:26:00Z">
              <w:r w:rsidRPr="009F1B7D" w:rsidDel="004238F6">
                <w:delText xml:space="preserve">&lt;xs:element name="configuration-point" </w:delText>
              </w:r>
            </w:del>
          </w:p>
          <w:p w14:paraId="5E760E70" w14:textId="7AD158AF" w:rsidR="00C31DBC" w:rsidRPr="009F1B7D" w:rsidDel="004238F6" w:rsidRDefault="00C31DBC" w:rsidP="00011096">
            <w:pPr>
              <w:pStyle w:val="XML9"/>
              <w:rPr>
                <w:del w:id="14878" w:author="Thomas Dietz" w:date="2012-08-08T14:26:00Z"/>
              </w:rPr>
            </w:pPr>
            <w:del w:id="14879" w:author="Thomas Dietz" w:date="2012-08-08T14:26:00Z">
              <w:r w:rsidRPr="009F1B7D" w:rsidDel="004238F6">
                <w:delText>type="OFConfigurationPointType"</w:delText>
              </w:r>
            </w:del>
          </w:p>
          <w:p w14:paraId="7214D17A" w14:textId="6EA267A9" w:rsidR="00C31DBC" w:rsidRPr="009F1B7D" w:rsidDel="004238F6" w:rsidRDefault="00C31DBC" w:rsidP="00011096">
            <w:pPr>
              <w:pStyle w:val="XML9"/>
              <w:rPr>
                <w:del w:id="14880" w:author="Thomas Dietz" w:date="2012-08-08T14:26:00Z"/>
              </w:rPr>
            </w:pPr>
            <w:del w:id="14881" w:author="Thomas Dietz" w:date="2012-08-08T14:26:00Z">
              <w:r w:rsidRPr="009F1B7D" w:rsidDel="004238F6">
                <w:delText>maxOccurs="unbounded"/&gt;</w:delText>
              </w:r>
            </w:del>
          </w:p>
          <w:p w14:paraId="23B519A7" w14:textId="42B3BEFD" w:rsidR="00C31DBC" w:rsidRPr="009F1B7D" w:rsidDel="004238F6" w:rsidRDefault="00C31DBC" w:rsidP="00011096">
            <w:pPr>
              <w:pStyle w:val="XML3"/>
              <w:rPr>
                <w:del w:id="14882" w:author="Thomas Dietz" w:date="2012-08-08T14:26:00Z"/>
              </w:rPr>
            </w:pPr>
            <w:del w:id="14883" w:author="Thomas Dietz" w:date="2012-08-08T14:26:00Z">
              <w:r w:rsidRPr="009F1B7D" w:rsidDel="004238F6">
                <w:delText>&lt;/xs:sequence&gt;</w:delText>
              </w:r>
            </w:del>
          </w:p>
          <w:p w14:paraId="75A5D788" w14:textId="5C0C243D" w:rsidR="00C31DBC" w:rsidRPr="009F1B7D" w:rsidDel="004238F6" w:rsidRDefault="00C31DBC" w:rsidP="00011096">
            <w:pPr>
              <w:pStyle w:val="XML2"/>
              <w:rPr>
                <w:del w:id="14884" w:author="Thomas Dietz" w:date="2012-08-08T14:26:00Z"/>
              </w:rPr>
            </w:pPr>
            <w:del w:id="14885" w:author="Thomas Dietz" w:date="2012-08-08T14:26:00Z">
              <w:r w:rsidRPr="009F1B7D" w:rsidDel="004238F6">
                <w:delText>&lt;/xs:complexType&gt;</w:delText>
              </w:r>
            </w:del>
          </w:p>
          <w:p w14:paraId="764A81A0" w14:textId="4D47C244" w:rsidR="00C31DBC" w:rsidRPr="009F1B7D" w:rsidDel="004238F6" w:rsidRDefault="00C31DBC" w:rsidP="00011096">
            <w:pPr>
              <w:pStyle w:val="XML2"/>
              <w:rPr>
                <w:del w:id="14886" w:author="Thomas Dietz" w:date="2012-08-08T14:26:00Z"/>
              </w:rPr>
            </w:pPr>
            <w:del w:id="14887" w:author="Thomas Dietz" w:date="2012-08-08T14:26:00Z">
              <w:r w:rsidRPr="009F1B7D" w:rsidDel="004238F6">
                <w:delText>&lt;xs:complexType name="OFCapableSwitchResourceListType"&gt;</w:delText>
              </w:r>
            </w:del>
          </w:p>
          <w:p w14:paraId="235BD5D5" w14:textId="463C9B42" w:rsidR="00C31DBC" w:rsidRPr="009F1B7D" w:rsidDel="004238F6" w:rsidRDefault="00C31DBC" w:rsidP="00011096">
            <w:pPr>
              <w:pStyle w:val="XML3"/>
              <w:rPr>
                <w:del w:id="14888" w:author="Thomas Dietz" w:date="2012-08-08T14:26:00Z"/>
              </w:rPr>
            </w:pPr>
            <w:del w:id="14889" w:author="Thomas Dietz" w:date="2012-08-08T14:26:00Z">
              <w:r w:rsidRPr="009F1B7D" w:rsidDel="004238F6">
                <w:delText>&lt;xs:sequence&gt;</w:delText>
              </w:r>
            </w:del>
          </w:p>
          <w:p w14:paraId="152705DA" w14:textId="5D504AC6" w:rsidR="00C31DBC" w:rsidRPr="009F1B7D" w:rsidDel="004238F6" w:rsidRDefault="00C31DBC" w:rsidP="00011096">
            <w:pPr>
              <w:pStyle w:val="XML4"/>
              <w:rPr>
                <w:del w:id="14890" w:author="Thomas Dietz" w:date="2012-08-08T14:26:00Z"/>
              </w:rPr>
            </w:pPr>
            <w:del w:id="14891" w:author="Thomas Dietz" w:date="2012-08-08T14:26:00Z">
              <w:r w:rsidRPr="009F1B7D" w:rsidDel="004238F6">
                <w:delText xml:space="preserve">&lt;xs:element name="port" type="OFPortType" </w:delText>
              </w:r>
            </w:del>
          </w:p>
          <w:p w14:paraId="15183BE3" w14:textId="0E033455" w:rsidR="00C31DBC" w:rsidRPr="009F1B7D" w:rsidDel="004238F6" w:rsidRDefault="00C31DBC" w:rsidP="00011096">
            <w:pPr>
              <w:pStyle w:val="XML9"/>
              <w:rPr>
                <w:del w:id="14892" w:author="Thomas Dietz" w:date="2012-08-08T14:26:00Z"/>
              </w:rPr>
            </w:pPr>
            <w:del w:id="14893" w:author="Thomas Dietz" w:date="2012-08-08T14:26:00Z">
              <w:r w:rsidRPr="009F1B7D" w:rsidDel="004238F6">
                <w:delText>maxOccurs="unbounded"/&gt;</w:delText>
              </w:r>
            </w:del>
          </w:p>
          <w:p w14:paraId="5DBE3613" w14:textId="41FB5B6A" w:rsidR="00C31DBC" w:rsidRPr="009F1B7D" w:rsidDel="004238F6" w:rsidRDefault="00C31DBC" w:rsidP="00011096">
            <w:pPr>
              <w:pStyle w:val="XML4"/>
              <w:rPr>
                <w:del w:id="14894" w:author="Thomas Dietz" w:date="2012-08-08T14:26:00Z"/>
              </w:rPr>
            </w:pPr>
            <w:del w:id="14895" w:author="Thomas Dietz" w:date="2012-08-08T14:26:00Z">
              <w:r w:rsidRPr="009F1B7D" w:rsidDel="004238F6">
                <w:delText xml:space="preserve">&lt;xs:element name="queue" type="OFQueueType" </w:delText>
              </w:r>
            </w:del>
          </w:p>
          <w:p w14:paraId="652D6319" w14:textId="7DD688AF" w:rsidR="00C31DBC" w:rsidRPr="009F1B7D" w:rsidDel="004238F6" w:rsidRDefault="00C31DBC" w:rsidP="00011096">
            <w:pPr>
              <w:pStyle w:val="XML9"/>
              <w:rPr>
                <w:del w:id="14896" w:author="Thomas Dietz" w:date="2012-08-08T14:26:00Z"/>
              </w:rPr>
            </w:pPr>
            <w:del w:id="14897" w:author="Thomas Dietz" w:date="2012-08-08T14:26:00Z">
              <w:r w:rsidRPr="009F1B7D" w:rsidDel="004238F6">
                <w:delText>maxOccurs="unbounded"/&gt;</w:delText>
              </w:r>
            </w:del>
          </w:p>
          <w:p w14:paraId="38ABECCF" w14:textId="74102C9D" w:rsidR="009D0278" w:rsidRPr="009F1B7D" w:rsidDel="004238F6" w:rsidRDefault="009D0278" w:rsidP="009D0278">
            <w:pPr>
              <w:pStyle w:val="XML4"/>
              <w:rPr>
                <w:del w:id="14898" w:author="Thomas Dietz" w:date="2012-08-08T14:26:00Z"/>
              </w:rPr>
            </w:pPr>
            <w:del w:id="14899" w:author="Thomas Dietz" w:date="2012-08-08T14:26:00Z">
              <w:r w:rsidRPr="009F1B7D" w:rsidDel="004238F6">
                <w:delText>&lt;xs:element name="</w:delText>
              </w:r>
              <w:r w:rsidDel="004238F6">
                <w:delText>owned-certificate</w:delText>
              </w:r>
              <w:r w:rsidRPr="009F1B7D" w:rsidDel="004238F6">
                <w:delText>"</w:delText>
              </w:r>
            </w:del>
          </w:p>
          <w:p w14:paraId="36A8865C" w14:textId="03DE14F5" w:rsidR="009D0278" w:rsidRPr="009F1B7D" w:rsidDel="004238F6" w:rsidRDefault="009D0278" w:rsidP="009D0278">
            <w:pPr>
              <w:pStyle w:val="XML9"/>
              <w:rPr>
                <w:del w:id="14900" w:author="Thomas Dietz" w:date="2012-08-08T14:26:00Z"/>
              </w:rPr>
            </w:pPr>
            <w:del w:id="14901" w:author="Thomas Dietz" w:date="2012-08-08T14:26:00Z">
              <w:r w:rsidRPr="009F1B7D" w:rsidDel="004238F6">
                <w:delText>type="OF</w:delText>
              </w:r>
              <w:r w:rsidDel="004238F6">
                <w:delText>OwnedCertificate</w:delText>
              </w:r>
              <w:r w:rsidRPr="009F1B7D" w:rsidDel="004238F6">
                <w:delText>Type" maxOccurs="unbounded"/&gt;</w:delText>
              </w:r>
            </w:del>
          </w:p>
          <w:p w14:paraId="7A3743FF" w14:textId="71549B0A" w:rsidR="009D0278" w:rsidRPr="009F1B7D" w:rsidDel="004238F6" w:rsidRDefault="009D0278" w:rsidP="009D0278">
            <w:pPr>
              <w:pStyle w:val="XML4"/>
              <w:rPr>
                <w:del w:id="14902" w:author="Thomas Dietz" w:date="2012-08-08T14:26:00Z"/>
              </w:rPr>
            </w:pPr>
            <w:del w:id="14903" w:author="Thomas Dietz" w:date="2012-08-08T14:26:00Z">
              <w:r w:rsidRPr="009F1B7D" w:rsidDel="004238F6">
                <w:delText>&lt;xs:element name="</w:delText>
              </w:r>
              <w:r w:rsidDel="004238F6">
                <w:delText>external-certificate</w:delText>
              </w:r>
              <w:r w:rsidRPr="009F1B7D" w:rsidDel="004238F6">
                <w:delText>"</w:delText>
              </w:r>
            </w:del>
          </w:p>
          <w:p w14:paraId="35387FE7" w14:textId="697C0EAC" w:rsidR="009D0278" w:rsidDel="004238F6" w:rsidRDefault="009D0278" w:rsidP="009D0278">
            <w:pPr>
              <w:pStyle w:val="XML9"/>
              <w:rPr>
                <w:del w:id="14904" w:author="Thomas Dietz" w:date="2012-08-08T14:26:00Z"/>
              </w:rPr>
            </w:pPr>
            <w:del w:id="14905" w:author="Thomas Dietz" w:date="2012-08-08T14:26:00Z">
              <w:r w:rsidRPr="009F1B7D" w:rsidDel="004238F6">
                <w:delText>type="OF</w:delText>
              </w:r>
              <w:r w:rsidDel="004238F6">
                <w:delText>ExternalCertificate</w:delText>
              </w:r>
              <w:r w:rsidRPr="009F1B7D" w:rsidDel="004238F6">
                <w:delText xml:space="preserve">Type" </w:delText>
              </w:r>
            </w:del>
          </w:p>
          <w:p w14:paraId="538F9AE8" w14:textId="1380C792" w:rsidR="009D0278" w:rsidDel="004238F6" w:rsidRDefault="009D0278" w:rsidP="009D0278">
            <w:pPr>
              <w:pStyle w:val="XML9"/>
              <w:rPr>
                <w:del w:id="14906" w:author="Thomas Dietz" w:date="2012-08-08T14:26:00Z"/>
              </w:rPr>
            </w:pPr>
            <w:del w:id="14907" w:author="Thomas Dietz" w:date="2012-08-08T14:26:00Z">
              <w:r w:rsidRPr="009F1B7D" w:rsidDel="004238F6">
                <w:delText>maxOccurs="unbounded"/&gt;</w:delText>
              </w:r>
            </w:del>
          </w:p>
          <w:p w14:paraId="66C6C9A7" w14:textId="5AAD82F9" w:rsidR="00B26D1C" w:rsidRPr="009F1B7D" w:rsidDel="004238F6" w:rsidRDefault="00B26D1C" w:rsidP="00BB61C6">
            <w:pPr>
              <w:pStyle w:val="XML4"/>
              <w:rPr>
                <w:del w:id="14908" w:author="Thomas Dietz" w:date="2012-08-08T14:26:00Z"/>
              </w:rPr>
            </w:pPr>
            <w:del w:id="14909" w:author="Thomas Dietz" w:date="2012-08-08T14:26:00Z">
              <w:r w:rsidDel="004238F6">
                <w:delText>&lt;xs:element name="flow-table</w:delText>
              </w:r>
              <w:r w:rsidRPr="009F1B7D" w:rsidDel="004238F6">
                <w:delText>"</w:delText>
              </w:r>
            </w:del>
          </w:p>
          <w:p w14:paraId="3D7258D5" w14:textId="608C94C3" w:rsidR="00B26D1C" w:rsidRPr="009F1B7D" w:rsidDel="004238F6" w:rsidRDefault="00B26D1C" w:rsidP="00B26D1C">
            <w:pPr>
              <w:pStyle w:val="XML9"/>
              <w:rPr>
                <w:del w:id="14910" w:author="Thomas Dietz" w:date="2012-08-08T14:26:00Z"/>
              </w:rPr>
            </w:pPr>
            <w:del w:id="14911" w:author="Thomas Dietz" w:date="2012-08-08T14:26:00Z">
              <w:r w:rsidDel="004238F6">
                <w:delText>type="OFFlowTable</w:delText>
              </w:r>
              <w:r w:rsidRPr="009F1B7D" w:rsidDel="004238F6">
                <w:delText>Type" maxOccurs="unbounded"/&gt;</w:delText>
              </w:r>
            </w:del>
          </w:p>
          <w:p w14:paraId="193F9B03" w14:textId="3FA51602" w:rsidR="00C31DBC" w:rsidRPr="009F1B7D" w:rsidDel="004238F6" w:rsidRDefault="00C31DBC" w:rsidP="00011096">
            <w:pPr>
              <w:pStyle w:val="XML3"/>
              <w:rPr>
                <w:del w:id="14912" w:author="Thomas Dietz" w:date="2012-08-08T14:26:00Z"/>
              </w:rPr>
            </w:pPr>
            <w:del w:id="14913" w:author="Thomas Dietz" w:date="2012-08-08T14:26:00Z">
              <w:r w:rsidRPr="009F1B7D" w:rsidDel="004238F6">
                <w:delText>&lt;/xs:sequence&gt;</w:delText>
              </w:r>
            </w:del>
          </w:p>
          <w:p w14:paraId="382A8F44" w14:textId="24C3135C" w:rsidR="00C31DBC" w:rsidRPr="009F1B7D" w:rsidDel="004238F6" w:rsidRDefault="00C31DBC" w:rsidP="00011096">
            <w:pPr>
              <w:pStyle w:val="XML2"/>
              <w:rPr>
                <w:del w:id="14914" w:author="Thomas Dietz" w:date="2012-08-08T14:26:00Z"/>
              </w:rPr>
            </w:pPr>
            <w:del w:id="14915" w:author="Thomas Dietz" w:date="2012-08-08T14:26:00Z">
              <w:r w:rsidRPr="009F1B7D" w:rsidDel="004238F6">
                <w:delText>&lt;/xs:complexType&gt;</w:delText>
              </w:r>
            </w:del>
          </w:p>
          <w:p w14:paraId="53C700FD" w14:textId="75E22C9F" w:rsidR="00C31DBC" w:rsidRPr="009F1B7D" w:rsidDel="004238F6" w:rsidRDefault="00C31DBC" w:rsidP="00011096">
            <w:pPr>
              <w:pStyle w:val="XML2"/>
              <w:rPr>
                <w:del w:id="14916" w:author="Thomas Dietz" w:date="2012-08-08T14:26:00Z"/>
              </w:rPr>
            </w:pPr>
            <w:del w:id="14917" w:author="Thomas Dietz" w:date="2012-08-08T14:26:00Z">
              <w:r w:rsidRPr="009F1B7D" w:rsidDel="004238F6">
                <w:delText>&lt;xs:complexType name="OFLogicalSwitchListType"&gt;</w:delText>
              </w:r>
            </w:del>
          </w:p>
          <w:p w14:paraId="147DC939" w14:textId="4CB2BFF1" w:rsidR="00C31DBC" w:rsidRPr="009F1B7D" w:rsidDel="004238F6" w:rsidRDefault="00C31DBC" w:rsidP="00011096">
            <w:pPr>
              <w:pStyle w:val="XML3"/>
              <w:rPr>
                <w:del w:id="14918" w:author="Thomas Dietz" w:date="2012-08-08T14:26:00Z"/>
              </w:rPr>
            </w:pPr>
            <w:del w:id="14919" w:author="Thomas Dietz" w:date="2012-08-08T14:26:00Z">
              <w:r w:rsidRPr="009F1B7D" w:rsidDel="004238F6">
                <w:delText>&lt;xs:sequence&gt;</w:delText>
              </w:r>
            </w:del>
          </w:p>
          <w:p w14:paraId="389D44FB" w14:textId="71606629" w:rsidR="00C31DBC" w:rsidRPr="009F1B7D" w:rsidDel="004238F6" w:rsidRDefault="00C31DBC" w:rsidP="00011096">
            <w:pPr>
              <w:pStyle w:val="XML4"/>
              <w:rPr>
                <w:del w:id="14920" w:author="Thomas Dietz" w:date="2012-08-08T14:26:00Z"/>
              </w:rPr>
            </w:pPr>
            <w:del w:id="14921" w:author="Thomas Dietz" w:date="2012-08-08T14:26:00Z">
              <w:r w:rsidRPr="009F1B7D" w:rsidDel="004238F6">
                <w:delText xml:space="preserve">&lt;xs:element name="logical-switch" </w:delText>
              </w:r>
            </w:del>
          </w:p>
          <w:p w14:paraId="046C30A5" w14:textId="0EE94C9B" w:rsidR="00C31DBC" w:rsidRPr="009F1B7D" w:rsidDel="004238F6" w:rsidRDefault="00C31DBC" w:rsidP="00011096">
            <w:pPr>
              <w:pStyle w:val="XML9"/>
              <w:rPr>
                <w:del w:id="14922" w:author="Thomas Dietz" w:date="2012-08-08T14:26:00Z"/>
              </w:rPr>
            </w:pPr>
            <w:del w:id="14923" w:author="Thomas Dietz" w:date="2012-08-08T14:26:00Z">
              <w:r w:rsidRPr="009F1B7D" w:rsidDel="004238F6">
                <w:delText xml:space="preserve">type="OFLogicalSwitchType" </w:delText>
              </w:r>
            </w:del>
          </w:p>
          <w:p w14:paraId="4592ED27" w14:textId="7391CB79" w:rsidR="00C31DBC" w:rsidRPr="009F1B7D" w:rsidDel="004238F6" w:rsidRDefault="00C31DBC" w:rsidP="00011096">
            <w:pPr>
              <w:pStyle w:val="XML9"/>
              <w:rPr>
                <w:del w:id="14924" w:author="Thomas Dietz" w:date="2012-08-08T14:26:00Z"/>
              </w:rPr>
            </w:pPr>
            <w:del w:id="14925" w:author="Thomas Dietz" w:date="2012-08-08T14:26:00Z">
              <w:r w:rsidRPr="009F1B7D" w:rsidDel="004238F6">
                <w:delText>maxOccurs="unbounded"/&gt;</w:delText>
              </w:r>
            </w:del>
          </w:p>
          <w:p w14:paraId="30A0C863" w14:textId="66E8B48B" w:rsidR="00C31DBC" w:rsidRPr="009F1B7D" w:rsidDel="004238F6" w:rsidRDefault="00C31DBC" w:rsidP="00011096">
            <w:pPr>
              <w:pStyle w:val="XML3"/>
              <w:rPr>
                <w:del w:id="14926" w:author="Thomas Dietz" w:date="2012-08-08T14:26:00Z"/>
              </w:rPr>
            </w:pPr>
            <w:del w:id="14927" w:author="Thomas Dietz" w:date="2012-08-08T14:26:00Z">
              <w:r w:rsidRPr="009F1B7D" w:rsidDel="004238F6">
                <w:delText>&lt;/xs:sequence&gt;</w:delText>
              </w:r>
            </w:del>
          </w:p>
          <w:p w14:paraId="233441ED" w14:textId="5DF3C5B2" w:rsidR="00C31DBC" w:rsidRPr="009F1B7D" w:rsidDel="004238F6" w:rsidRDefault="00C31DBC" w:rsidP="00011096">
            <w:pPr>
              <w:pStyle w:val="XML2"/>
              <w:rPr>
                <w:del w:id="14928" w:author="Thomas Dietz" w:date="2012-08-08T14:26:00Z"/>
              </w:rPr>
            </w:pPr>
            <w:del w:id="14929" w:author="Thomas Dietz" w:date="2012-08-08T14:26:00Z">
              <w:r w:rsidRPr="009F1B7D" w:rsidDel="004238F6">
                <w:delText>&lt;/xs:complexType&gt;</w:delText>
              </w:r>
            </w:del>
          </w:p>
          <w:p w14:paraId="26D1F146" w14:textId="6BF41913" w:rsidR="00C31DBC" w:rsidRPr="009F1B7D" w:rsidDel="004238F6" w:rsidRDefault="00C31DBC" w:rsidP="00011096">
            <w:pPr>
              <w:pStyle w:val="XML2"/>
              <w:rPr>
                <w:del w:id="14930" w:author="Thomas Dietz" w:date="2012-08-08T14:26:00Z"/>
              </w:rPr>
            </w:pPr>
          </w:p>
          <w:p w14:paraId="5F21CB8A" w14:textId="67DAEDF0" w:rsidR="00C31DBC" w:rsidRPr="009F1B7D" w:rsidDel="004238F6" w:rsidRDefault="00C31DBC" w:rsidP="00011096">
            <w:pPr>
              <w:pStyle w:val="XML2"/>
              <w:rPr>
                <w:del w:id="14931" w:author="Thomas Dietz" w:date="2012-08-08T14:26:00Z"/>
              </w:rPr>
            </w:pPr>
            <w:del w:id="14932" w:author="Thomas Dietz" w:date="2012-08-08T14:26:00Z">
              <w:r w:rsidRPr="009F1B7D" w:rsidDel="004238F6">
                <w:delText>&lt;xs:complexType name="OFConfigurationPointType"&gt;</w:delText>
              </w:r>
            </w:del>
          </w:p>
          <w:p w14:paraId="2E8A676B" w14:textId="3A287AA8" w:rsidR="00C31DBC" w:rsidRPr="009F1B7D" w:rsidDel="004238F6" w:rsidRDefault="00C31DBC" w:rsidP="00011096">
            <w:pPr>
              <w:pStyle w:val="XML3"/>
              <w:rPr>
                <w:del w:id="14933" w:author="Thomas Dietz" w:date="2012-08-08T14:26:00Z"/>
              </w:rPr>
            </w:pPr>
            <w:del w:id="14934" w:author="Thomas Dietz" w:date="2012-08-08T14:26:00Z">
              <w:r w:rsidRPr="009F1B7D" w:rsidDel="004238F6">
                <w:delText>&lt;xs:annotation&gt;</w:delText>
              </w:r>
            </w:del>
          </w:p>
          <w:p w14:paraId="0EAE3822" w14:textId="0BEEFE77" w:rsidR="00C31DBC" w:rsidRPr="009F1B7D" w:rsidDel="004238F6" w:rsidRDefault="00C31DBC" w:rsidP="00011096">
            <w:pPr>
              <w:pStyle w:val="XML4"/>
              <w:rPr>
                <w:del w:id="14935" w:author="Thomas Dietz" w:date="2012-08-08T14:26:00Z"/>
              </w:rPr>
            </w:pPr>
            <w:del w:id="14936" w:author="Thomas Dietz" w:date="2012-08-08T14:26:00Z">
              <w:r w:rsidRPr="009F1B7D" w:rsidDel="004238F6">
                <w:delText xml:space="preserve">&lt;xs:documentation&gt;Representation of an OpenFlow </w:delText>
              </w:r>
              <w:r w:rsidDel="004238F6">
                <w:delText>Configuration Point</w:delText>
              </w:r>
              <w:r w:rsidRPr="009F1B7D" w:rsidDel="004238F6">
                <w:delText>.</w:delText>
              </w:r>
            </w:del>
          </w:p>
          <w:p w14:paraId="4CAC3609" w14:textId="513B94AC" w:rsidR="00C31DBC" w:rsidRPr="009F1B7D" w:rsidDel="004238F6" w:rsidRDefault="00C31DBC" w:rsidP="00011096">
            <w:pPr>
              <w:pStyle w:val="XML4"/>
              <w:rPr>
                <w:del w:id="14937" w:author="Thomas Dietz" w:date="2012-08-08T14:26:00Z"/>
              </w:rPr>
            </w:pPr>
            <w:del w:id="14938" w:author="Thomas Dietz" w:date="2012-08-08T14:26:00Z">
              <w:r w:rsidRPr="009F1B7D" w:rsidDel="004238F6">
                <w:delText>&lt;/xs:documentation&gt;</w:delText>
              </w:r>
            </w:del>
          </w:p>
          <w:p w14:paraId="05A1CE44" w14:textId="664B1A89" w:rsidR="00C31DBC" w:rsidRPr="009F1B7D" w:rsidDel="004238F6" w:rsidRDefault="00C31DBC" w:rsidP="00011096">
            <w:pPr>
              <w:pStyle w:val="XML3"/>
              <w:rPr>
                <w:del w:id="14939" w:author="Thomas Dietz" w:date="2012-08-08T14:26:00Z"/>
              </w:rPr>
            </w:pPr>
            <w:del w:id="14940" w:author="Thomas Dietz" w:date="2012-08-08T14:26:00Z">
              <w:r w:rsidRPr="009F1B7D" w:rsidDel="004238F6">
                <w:delText>&lt;/xs:annotation&gt;</w:delText>
              </w:r>
            </w:del>
          </w:p>
          <w:p w14:paraId="2B72B5C2" w14:textId="15B103E1" w:rsidR="00C31DBC" w:rsidRPr="009F1B7D" w:rsidDel="004238F6" w:rsidRDefault="00C31DBC" w:rsidP="00011096">
            <w:pPr>
              <w:pStyle w:val="XML3"/>
              <w:rPr>
                <w:del w:id="14941" w:author="Thomas Dietz" w:date="2012-08-08T14:26:00Z"/>
              </w:rPr>
            </w:pPr>
            <w:del w:id="14942" w:author="Thomas Dietz" w:date="2012-08-08T14:26:00Z">
              <w:r w:rsidRPr="009F1B7D" w:rsidDel="004238F6">
                <w:delText>&lt;xs:sequence&gt;</w:delText>
              </w:r>
            </w:del>
          </w:p>
          <w:p w14:paraId="6AB3B003" w14:textId="29457C50" w:rsidR="00C31DBC" w:rsidRPr="009F1B7D" w:rsidDel="004238F6" w:rsidRDefault="00C31DBC" w:rsidP="00011096">
            <w:pPr>
              <w:pStyle w:val="XML4"/>
              <w:rPr>
                <w:del w:id="14943" w:author="Thomas Dietz" w:date="2012-08-08T14:26:00Z"/>
              </w:rPr>
            </w:pPr>
            <w:del w:id="14944" w:author="Thomas Dietz" w:date="2012-08-08T14:26:00Z">
              <w:r w:rsidRPr="009F1B7D" w:rsidDel="004238F6">
                <w:delText>&lt;xs:element name="id" type="OFConfigID"&gt;</w:delText>
              </w:r>
            </w:del>
          </w:p>
          <w:p w14:paraId="0A744972" w14:textId="58140C1E" w:rsidR="00C31DBC" w:rsidRPr="009F1B7D" w:rsidDel="004238F6" w:rsidRDefault="00C31DBC" w:rsidP="00011096">
            <w:pPr>
              <w:pStyle w:val="XML5"/>
              <w:rPr>
                <w:del w:id="14945" w:author="Thomas Dietz" w:date="2012-08-08T14:26:00Z"/>
              </w:rPr>
            </w:pPr>
            <w:del w:id="14946" w:author="Thomas Dietz" w:date="2012-08-08T14:26:00Z">
              <w:r w:rsidRPr="009F1B7D" w:rsidDel="004238F6">
                <w:delText>&lt;xs:annotation&gt;</w:delText>
              </w:r>
            </w:del>
          </w:p>
          <w:p w14:paraId="2A325289" w14:textId="4F0FE0D7" w:rsidR="00C31DBC" w:rsidRPr="009F1B7D" w:rsidDel="004238F6" w:rsidRDefault="00C31DBC" w:rsidP="00011096">
            <w:pPr>
              <w:pStyle w:val="XML6"/>
              <w:rPr>
                <w:del w:id="14947" w:author="Thomas Dietz" w:date="2012-08-08T14:26:00Z"/>
              </w:rPr>
            </w:pPr>
            <w:del w:id="14948" w:author="Thomas Dietz" w:date="2012-08-08T14:26:00Z">
              <w:r w:rsidRPr="009F1B7D" w:rsidDel="004238F6">
                <w:delText xml:space="preserve">&lt;xs:documentation&gt;An identifier that identifies a </w:delText>
              </w:r>
              <w:r w:rsidDel="004238F6">
                <w:delText xml:space="preserve">Configuration </w:delText>
              </w:r>
              <w:r w:rsidDel="004238F6">
                <w:lastRenderedPageBreak/>
                <w:delText>Point</w:delText>
              </w:r>
              <w:r w:rsidRPr="009F1B7D" w:rsidDel="004238F6">
                <w:delText xml:space="preserve"> of the OpenFlow Capable Switch.</w:delText>
              </w:r>
            </w:del>
          </w:p>
          <w:p w14:paraId="67952D7B" w14:textId="17C4B8E4" w:rsidR="00C31DBC" w:rsidRPr="009F1B7D" w:rsidDel="004238F6" w:rsidRDefault="00C31DBC" w:rsidP="00011096">
            <w:pPr>
              <w:pStyle w:val="XML6"/>
              <w:rPr>
                <w:del w:id="14949" w:author="Thomas Dietz" w:date="2012-08-08T14:26:00Z"/>
              </w:rPr>
            </w:pPr>
            <w:del w:id="14950" w:author="Thomas Dietz" w:date="2012-08-08T14:26:00Z">
              <w:r w:rsidRPr="009F1B7D" w:rsidDel="004238F6">
                <w:delText>&lt;/xs:documentation&gt;</w:delText>
              </w:r>
            </w:del>
          </w:p>
          <w:p w14:paraId="60FEAE1C" w14:textId="1CFB0489" w:rsidR="00C31DBC" w:rsidRPr="009F1B7D" w:rsidDel="004238F6" w:rsidRDefault="00C31DBC" w:rsidP="00011096">
            <w:pPr>
              <w:pStyle w:val="XML5"/>
              <w:rPr>
                <w:del w:id="14951" w:author="Thomas Dietz" w:date="2012-08-08T14:26:00Z"/>
              </w:rPr>
            </w:pPr>
            <w:del w:id="14952" w:author="Thomas Dietz" w:date="2012-08-08T14:26:00Z">
              <w:r w:rsidRPr="009F1B7D" w:rsidDel="004238F6">
                <w:delText>&lt;/xs:annotation&gt;</w:delText>
              </w:r>
            </w:del>
          </w:p>
          <w:p w14:paraId="256A4DA0" w14:textId="7844A3E5" w:rsidR="00C31DBC" w:rsidRPr="009F1B7D" w:rsidDel="004238F6" w:rsidRDefault="00C31DBC" w:rsidP="00011096">
            <w:pPr>
              <w:pStyle w:val="XML4"/>
              <w:rPr>
                <w:del w:id="14953" w:author="Thomas Dietz" w:date="2012-08-08T14:26:00Z"/>
              </w:rPr>
            </w:pPr>
            <w:del w:id="14954" w:author="Thomas Dietz" w:date="2012-08-08T14:26:00Z">
              <w:r w:rsidRPr="009F1B7D" w:rsidDel="004238F6">
                <w:delText>&lt;/xs:element&gt;</w:delText>
              </w:r>
            </w:del>
          </w:p>
          <w:p w14:paraId="7A30CAB7" w14:textId="370C2DC5" w:rsidR="00C31DBC" w:rsidRPr="009F1B7D" w:rsidDel="004238F6" w:rsidRDefault="00C31DBC" w:rsidP="00011096">
            <w:pPr>
              <w:pStyle w:val="XML4"/>
              <w:rPr>
                <w:del w:id="14955" w:author="Thomas Dietz" w:date="2012-08-08T14:26:00Z"/>
              </w:rPr>
            </w:pPr>
            <w:del w:id="14956" w:author="Thomas Dietz" w:date="2012-08-08T14:26:00Z">
              <w:r w:rsidRPr="009F1B7D" w:rsidDel="004238F6">
                <w:delText>&lt;xs:element name="uri" type="inet:uri"&gt;</w:delText>
              </w:r>
            </w:del>
          </w:p>
          <w:p w14:paraId="3CDDB548" w14:textId="09E51C2B" w:rsidR="00C31DBC" w:rsidRPr="009F1B7D" w:rsidDel="004238F6" w:rsidRDefault="00C31DBC" w:rsidP="00011096">
            <w:pPr>
              <w:pStyle w:val="XML5"/>
              <w:rPr>
                <w:del w:id="14957" w:author="Thomas Dietz" w:date="2012-08-08T14:26:00Z"/>
              </w:rPr>
            </w:pPr>
            <w:del w:id="14958" w:author="Thomas Dietz" w:date="2012-08-08T14:26:00Z">
              <w:r w:rsidRPr="009F1B7D" w:rsidDel="004238F6">
                <w:delText>&lt;xs:annotation&gt;</w:delText>
              </w:r>
            </w:del>
          </w:p>
          <w:p w14:paraId="20806D17" w14:textId="317336B7" w:rsidR="00C31DBC" w:rsidRPr="009F1B7D" w:rsidDel="004238F6" w:rsidRDefault="00C31DBC" w:rsidP="00011096">
            <w:pPr>
              <w:pStyle w:val="XML6"/>
              <w:rPr>
                <w:del w:id="14959" w:author="Thomas Dietz" w:date="2012-08-08T14:26:00Z"/>
              </w:rPr>
            </w:pPr>
            <w:del w:id="14960" w:author="Thomas Dietz" w:date="2012-08-08T14:26:00Z">
              <w:r w:rsidRPr="009F1B7D" w:rsidDel="004238F6">
                <w:delText xml:space="preserve">&lt;xs:documentation&gt;A locator of the </w:delText>
              </w:r>
              <w:r w:rsidDel="004238F6">
                <w:delText>Configuration Point</w:delText>
              </w:r>
              <w:r w:rsidRPr="009F1B7D" w:rsidDel="004238F6">
                <w:delText xml:space="preserve">. This element MAY contain a locator of the </w:delText>
              </w:r>
              <w:r w:rsidDel="004238F6">
                <w:delText>configuration point</w:delText>
              </w:r>
              <w:r w:rsidRPr="009F1B7D" w:rsidDel="004238F6">
                <w:delText xml:space="preserve"> including, for example, an IP address and a port number.</w:delText>
              </w:r>
            </w:del>
          </w:p>
          <w:p w14:paraId="79E5CE57" w14:textId="1C195601" w:rsidR="00C31DBC" w:rsidRPr="009F1B7D" w:rsidDel="004238F6" w:rsidRDefault="00C31DBC" w:rsidP="00011096">
            <w:pPr>
              <w:pStyle w:val="XML6"/>
              <w:rPr>
                <w:del w:id="14961" w:author="Thomas Dietz" w:date="2012-08-08T14:26:00Z"/>
              </w:rPr>
            </w:pPr>
            <w:del w:id="14962" w:author="Thomas Dietz" w:date="2012-08-08T14:26:00Z">
              <w:r w:rsidRPr="009F1B7D" w:rsidDel="004238F6">
                <w:delText>&lt;/xs:documentation&gt;</w:delText>
              </w:r>
            </w:del>
          </w:p>
          <w:p w14:paraId="0029C849" w14:textId="457064C7" w:rsidR="00C31DBC" w:rsidRPr="009F1B7D" w:rsidDel="004238F6" w:rsidRDefault="00C31DBC" w:rsidP="00011096">
            <w:pPr>
              <w:pStyle w:val="XML5"/>
              <w:rPr>
                <w:del w:id="14963" w:author="Thomas Dietz" w:date="2012-08-08T14:26:00Z"/>
              </w:rPr>
            </w:pPr>
            <w:del w:id="14964" w:author="Thomas Dietz" w:date="2012-08-08T14:26:00Z">
              <w:r w:rsidRPr="009F1B7D" w:rsidDel="004238F6">
                <w:delText>&lt;/xs:annotation&gt;</w:delText>
              </w:r>
            </w:del>
          </w:p>
          <w:p w14:paraId="5DF5428E" w14:textId="6A1BAACC" w:rsidR="00C31DBC" w:rsidRPr="009F1B7D" w:rsidDel="004238F6" w:rsidRDefault="00C31DBC" w:rsidP="00011096">
            <w:pPr>
              <w:pStyle w:val="XML4"/>
              <w:rPr>
                <w:del w:id="14965" w:author="Thomas Dietz" w:date="2012-08-08T14:26:00Z"/>
              </w:rPr>
            </w:pPr>
            <w:del w:id="14966" w:author="Thomas Dietz" w:date="2012-08-08T14:26:00Z">
              <w:r w:rsidRPr="009F1B7D" w:rsidDel="004238F6">
                <w:delText>&lt;/xs:element&gt;</w:delText>
              </w:r>
            </w:del>
          </w:p>
          <w:p w14:paraId="2507179B" w14:textId="01B6EB0D" w:rsidR="00C31DBC" w:rsidRPr="009F1B7D" w:rsidDel="004238F6" w:rsidRDefault="00C31DBC" w:rsidP="00011096">
            <w:pPr>
              <w:pStyle w:val="XML4"/>
              <w:rPr>
                <w:del w:id="14967" w:author="Thomas Dietz" w:date="2012-08-08T14:26:00Z"/>
              </w:rPr>
            </w:pPr>
            <w:del w:id="14968" w:author="Thomas Dietz" w:date="2012-08-08T14:26:00Z">
              <w:r w:rsidRPr="009F1B7D" w:rsidDel="004238F6">
                <w:delText xml:space="preserve">&lt;xs:element name="protocol" </w:delText>
              </w:r>
            </w:del>
          </w:p>
          <w:p w14:paraId="1C216B41" w14:textId="031B41A5" w:rsidR="00C31DBC" w:rsidRPr="009F1B7D" w:rsidDel="004238F6" w:rsidRDefault="00C31DBC" w:rsidP="00011096">
            <w:pPr>
              <w:pStyle w:val="XML9"/>
              <w:rPr>
                <w:del w:id="14969" w:author="Thomas Dietz" w:date="2012-08-08T14:26:00Z"/>
              </w:rPr>
            </w:pPr>
            <w:del w:id="14970" w:author="Thomas Dietz" w:date="2012-08-08T14:26:00Z">
              <w:r w:rsidRPr="009F1B7D" w:rsidDel="004238F6">
                <w:delText>type="OFConfigurationPointProtocolType"&gt;</w:delText>
              </w:r>
            </w:del>
          </w:p>
          <w:p w14:paraId="491C5D34" w14:textId="16742375" w:rsidR="00C31DBC" w:rsidRPr="009F1B7D" w:rsidDel="004238F6" w:rsidRDefault="00C31DBC" w:rsidP="00011096">
            <w:pPr>
              <w:pStyle w:val="XML5"/>
              <w:rPr>
                <w:del w:id="14971" w:author="Thomas Dietz" w:date="2012-08-08T14:26:00Z"/>
              </w:rPr>
            </w:pPr>
            <w:del w:id="14972" w:author="Thomas Dietz" w:date="2012-08-08T14:26:00Z">
              <w:r w:rsidRPr="009F1B7D" w:rsidDel="004238F6">
                <w:delText>&lt;xs:annotation&gt;</w:delText>
              </w:r>
            </w:del>
          </w:p>
          <w:p w14:paraId="60305D65" w14:textId="0E931BB4" w:rsidR="00C31DBC" w:rsidRPr="009F1B7D" w:rsidDel="004238F6" w:rsidRDefault="00C31DBC" w:rsidP="00011096">
            <w:pPr>
              <w:pStyle w:val="XML6"/>
              <w:rPr>
                <w:del w:id="14973" w:author="Thomas Dietz" w:date="2012-08-08T14:26:00Z"/>
              </w:rPr>
            </w:pPr>
            <w:del w:id="14974" w:author="Thomas Dietz" w:date="2012-08-08T14:26:00Z">
              <w:r w:rsidRPr="009F1B7D" w:rsidDel="004238F6">
                <w:delText xml:space="preserve">&lt;xs:documentation&gt;The transport protocol that the </w:delText>
              </w:r>
              <w:r w:rsidDel="004238F6">
                <w:delText>Configuration Point</w:delText>
              </w:r>
              <w:r w:rsidRPr="009F1B7D" w:rsidDel="004238F6">
                <w:delText xml:space="preserve"> uses when communicating via NETCONF with the OpenFlow Capable Switch.</w:delText>
              </w:r>
            </w:del>
          </w:p>
          <w:p w14:paraId="3A7BCCCD" w14:textId="102107B5" w:rsidR="00C31DBC" w:rsidRPr="009F1B7D" w:rsidDel="004238F6" w:rsidRDefault="00C31DBC" w:rsidP="00011096">
            <w:pPr>
              <w:pStyle w:val="XML6"/>
              <w:rPr>
                <w:del w:id="14975" w:author="Thomas Dietz" w:date="2012-08-08T14:26:00Z"/>
              </w:rPr>
            </w:pPr>
            <w:del w:id="14976" w:author="Thomas Dietz" w:date="2012-08-08T14:26:00Z">
              <w:r w:rsidRPr="009F1B7D" w:rsidDel="004238F6">
                <w:delText>&lt;/xs:documentation&gt;</w:delText>
              </w:r>
            </w:del>
          </w:p>
          <w:p w14:paraId="3A6C9789" w14:textId="2934D55F" w:rsidR="00C31DBC" w:rsidRPr="009F1B7D" w:rsidDel="004238F6" w:rsidRDefault="00C31DBC" w:rsidP="00011096">
            <w:pPr>
              <w:pStyle w:val="XML5"/>
              <w:rPr>
                <w:del w:id="14977" w:author="Thomas Dietz" w:date="2012-08-08T14:26:00Z"/>
              </w:rPr>
            </w:pPr>
            <w:del w:id="14978" w:author="Thomas Dietz" w:date="2012-08-08T14:26:00Z">
              <w:r w:rsidRPr="009F1B7D" w:rsidDel="004238F6">
                <w:delText>&lt;/xs:annotation&gt;</w:delText>
              </w:r>
            </w:del>
          </w:p>
          <w:p w14:paraId="72FE2C0C" w14:textId="3DB5831A" w:rsidR="00C31DBC" w:rsidRPr="009F1B7D" w:rsidDel="004238F6" w:rsidRDefault="00C31DBC" w:rsidP="00011096">
            <w:pPr>
              <w:pStyle w:val="XML4"/>
              <w:rPr>
                <w:del w:id="14979" w:author="Thomas Dietz" w:date="2012-08-08T14:26:00Z"/>
              </w:rPr>
            </w:pPr>
            <w:del w:id="14980" w:author="Thomas Dietz" w:date="2012-08-08T14:26:00Z">
              <w:r w:rsidRPr="009F1B7D" w:rsidDel="004238F6">
                <w:delText>&lt;/xs:element&gt;</w:delText>
              </w:r>
            </w:del>
          </w:p>
          <w:p w14:paraId="1BECBAED" w14:textId="0F43F4A3" w:rsidR="00C31DBC" w:rsidRPr="009F1B7D" w:rsidDel="004238F6" w:rsidRDefault="00C31DBC" w:rsidP="00011096">
            <w:pPr>
              <w:pStyle w:val="XML3"/>
              <w:rPr>
                <w:del w:id="14981" w:author="Thomas Dietz" w:date="2012-08-08T14:26:00Z"/>
              </w:rPr>
            </w:pPr>
            <w:del w:id="14982" w:author="Thomas Dietz" w:date="2012-08-08T14:26:00Z">
              <w:r w:rsidRPr="009F1B7D" w:rsidDel="004238F6">
                <w:delText>&lt;/xs:sequence&gt;</w:delText>
              </w:r>
            </w:del>
          </w:p>
          <w:p w14:paraId="63CBE598" w14:textId="30F348AB" w:rsidR="00C31DBC" w:rsidRPr="009F1B7D" w:rsidDel="004238F6" w:rsidRDefault="00C31DBC" w:rsidP="00011096">
            <w:pPr>
              <w:pStyle w:val="XML2"/>
              <w:rPr>
                <w:del w:id="14983" w:author="Thomas Dietz" w:date="2012-08-08T14:26:00Z"/>
              </w:rPr>
            </w:pPr>
            <w:del w:id="14984" w:author="Thomas Dietz" w:date="2012-08-08T14:26:00Z">
              <w:r w:rsidRPr="009F1B7D" w:rsidDel="004238F6">
                <w:delText>&lt;/xs:complexType&gt;</w:delText>
              </w:r>
            </w:del>
          </w:p>
          <w:p w14:paraId="2033EDB5" w14:textId="00379500" w:rsidR="00C31DBC" w:rsidRPr="009F1B7D" w:rsidDel="004238F6" w:rsidRDefault="00C31DBC" w:rsidP="00011096">
            <w:pPr>
              <w:pStyle w:val="XML2"/>
              <w:rPr>
                <w:del w:id="14985" w:author="Thomas Dietz" w:date="2012-08-08T14:26:00Z"/>
              </w:rPr>
            </w:pPr>
          </w:p>
          <w:p w14:paraId="03330B67" w14:textId="3309C5F1" w:rsidR="00C31DBC" w:rsidRPr="009F1B7D" w:rsidDel="004238F6" w:rsidRDefault="00C31DBC" w:rsidP="00011096">
            <w:pPr>
              <w:pStyle w:val="XML2"/>
              <w:rPr>
                <w:del w:id="14986" w:author="Thomas Dietz" w:date="2012-08-08T14:26:00Z"/>
              </w:rPr>
            </w:pPr>
            <w:del w:id="14987" w:author="Thomas Dietz" w:date="2012-08-08T14:26:00Z">
              <w:r w:rsidRPr="009F1B7D" w:rsidDel="004238F6">
                <w:delText>&lt;xs:simpleType name="OFConfigurationPointProtocolType"&gt;</w:delText>
              </w:r>
            </w:del>
          </w:p>
          <w:p w14:paraId="58492F4E" w14:textId="011FDEDF" w:rsidR="00C31DBC" w:rsidRPr="009F1B7D" w:rsidDel="004238F6" w:rsidRDefault="00C31DBC" w:rsidP="00011096">
            <w:pPr>
              <w:pStyle w:val="XML3"/>
              <w:rPr>
                <w:del w:id="14988" w:author="Thomas Dietz" w:date="2012-08-08T14:26:00Z"/>
              </w:rPr>
            </w:pPr>
            <w:del w:id="14989" w:author="Thomas Dietz" w:date="2012-08-08T14:26:00Z">
              <w:r w:rsidRPr="009F1B7D" w:rsidDel="004238F6">
                <w:delText>&lt;xs:annotation&gt;</w:delText>
              </w:r>
            </w:del>
          </w:p>
          <w:p w14:paraId="0AA8A8B8" w14:textId="29851734" w:rsidR="00C31DBC" w:rsidRPr="009F1B7D" w:rsidDel="004238F6" w:rsidRDefault="00C31DBC" w:rsidP="00011096">
            <w:pPr>
              <w:pStyle w:val="XML4"/>
              <w:rPr>
                <w:del w:id="14990" w:author="Thomas Dietz" w:date="2012-08-08T14:26:00Z"/>
              </w:rPr>
            </w:pPr>
            <w:del w:id="14991" w:author="Thomas Dietz" w:date="2012-08-08T14:26:00Z">
              <w:r w:rsidRPr="009F1B7D" w:rsidDel="004238F6">
                <w:delText>&lt;xs:documentation&gt;The mappings of NETCONF to different transport protocols are defined in RFC 6242 for SSH, RFC 4743 for SOAP, RFC 4744 for BEEP, and RFC 5539 for TLS.</w:delText>
              </w:r>
            </w:del>
          </w:p>
          <w:p w14:paraId="035D5C1C" w14:textId="01A0B27A" w:rsidR="00C31DBC" w:rsidRPr="009F1B7D" w:rsidDel="004238F6" w:rsidRDefault="00C31DBC" w:rsidP="00011096">
            <w:pPr>
              <w:pStyle w:val="XML4"/>
              <w:rPr>
                <w:del w:id="14992" w:author="Thomas Dietz" w:date="2012-08-08T14:26:00Z"/>
              </w:rPr>
            </w:pPr>
            <w:del w:id="14993" w:author="Thomas Dietz" w:date="2012-08-08T14:26:00Z">
              <w:r w:rsidRPr="009F1B7D" w:rsidDel="004238F6">
                <w:delText>&lt;/xs:documentation&gt;</w:delText>
              </w:r>
            </w:del>
          </w:p>
          <w:p w14:paraId="2FA359AB" w14:textId="4988FAA9" w:rsidR="00C31DBC" w:rsidRPr="009F1B7D" w:rsidDel="004238F6" w:rsidRDefault="00C31DBC" w:rsidP="00011096">
            <w:pPr>
              <w:pStyle w:val="XML3"/>
              <w:rPr>
                <w:del w:id="14994" w:author="Thomas Dietz" w:date="2012-08-08T14:26:00Z"/>
              </w:rPr>
            </w:pPr>
            <w:del w:id="14995" w:author="Thomas Dietz" w:date="2012-08-08T14:26:00Z">
              <w:r w:rsidRPr="009F1B7D" w:rsidDel="004238F6">
                <w:delText>&lt;/xs:annotation&gt;</w:delText>
              </w:r>
            </w:del>
          </w:p>
          <w:p w14:paraId="28B3B124" w14:textId="03635DBC" w:rsidR="00C31DBC" w:rsidRPr="009F1B7D" w:rsidDel="004238F6" w:rsidRDefault="00C31DBC" w:rsidP="00011096">
            <w:pPr>
              <w:pStyle w:val="XML3"/>
              <w:rPr>
                <w:del w:id="14996" w:author="Thomas Dietz" w:date="2012-08-08T14:26:00Z"/>
              </w:rPr>
            </w:pPr>
            <w:del w:id="14997" w:author="Thomas Dietz" w:date="2012-08-08T14:26:00Z">
              <w:r w:rsidRPr="009F1B7D" w:rsidDel="004238F6">
                <w:delText>&lt;xs:restriction base="xs:string"&gt;</w:delText>
              </w:r>
            </w:del>
          </w:p>
          <w:p w14:paraId="109F7884" w14:textId="70045A08" w:rsidR="00C31DBC" w:rsidRPr="009F1B7D" w:rsidDel="004238F6" w:rsidRDefault="00C31DBC" w:rsidP="00011096">
            <w:pPr>
              <w:pStyle w:val="XML4"/>
              <w:rPr>
                <w:del w:id="14998" w:author="Thomas Dietz" w:date="2012-08-08T14:26:00Z"/>
              </w:rPr>
            </w:pPr>
            <w:del w:id="14999" w:author="Thomas Dietz" w:date="2012-08-08T14:26:00Z">
              <w:r w:rsidRPr="009F1B7D" w:rsidDel="004238F6">
                <w:delText>&lt;xs:enumeration value="ssh"/&gt;</w:delText>
              </w:r>
            </w:del>
          </w:p>
          <w:p w14:paraId="50DF098A" w14:textId="5A6EB781" w:rsidR="00C31DBC" w:rsidRPr="009F1B7D" w:rsidDel="004238F6" w:rsidRDefault="00C31DBC" w:rsidP="00011096">
            <w:pPr>
              <w:pStyle w:val="XML4"/>
              <w:rPr>
                <w:del w:id="15000" w:author="Thomas Dietz" w:date="2012-08-08T14:26:00Z"/>
              </w:rPr>
            </w:pPr>
            <w:del w:id="15001" w:author="Thomas Dietz" w:date="2012-08-08T14:26:00Z">
              <w:r w:rsidRPr="009F1B7D" w:rsidDel="004238F6">
                <w:delText>&lt;xs:enumeration value="soap"/&gt;</w:delText>
              </w:r>
            </w:del>
          </w:p>
          <w:p w14:paraId="177DC5B5" w14:textId="058C9ADB" w:rsidR="00C31DBC" w:rsidRPr="009F1B7D" w:rsidDel="004238F6" w:rsidRDefault="00C31DBC" w:rsidP="00011096">
            <w:pPr>
              <w:pStyle w:val="XML4"/>
              <w:rPr>
                <w:del w:id="15002" w:author="Thomas Dietz" w:date="2012-08-08T14:26:00Z"/>
              </w:rPr>
            </w:pPr>
            <w:del w:id="15003" w:author="Thomas Dietz" w:date="2012-08-08T14:26:00Z">
              <w:r w:rsidRPr="009F1B7D" w:rsidDel="004238F6">
                <w:delText>&lt;xs:enumeration value="tls"/&gt;</w:delText>
              </w:r>
            </w:del>
          </w:p>
          <w:p w14:paraId="4F166AAC" w14:textId="4D8E8D5E" w:rsidR="00C31DBC" w:rsidRPr="009F1B7D" w:rsidDel="004238F6" w:rsidRDefault="00C31DBC" w:rsidP="00011096">
            <w:pPr>
              <w:pStyle w:val="XML4"/>
              <w:rPr>
                <w:del w:id="15004" w:author="Thomas Dietz" w:date="2012-08-08T14:26:00Z"/>
              </w:rPr>
            </w:pPr>
            <w:del w:id="15005" w:author="Thomas Dietz" w:date="2012-08-08T14:26:00Z">
              <w:r w:rsidRPr="009F1B7D" w:rsidDel="004238F6">
                <w:delText>&lt;xs:enumeration value="beep"/&gt;</w:delText>
              </w:r>
            </w:del>
          </w:p>
          <w:p w14:paraId="2A0731FC" w14:textId="4CCE1D4D" w:rsidR="00C31DBC" w:rsidRPr="009F1B7D" w:rsidDel="004238F6" w:rsidRDefault="00C31DBC" w:rsidP="00011096">
            <w:pPr>
              <w:pStyle w:val="XML3"/>
              <w:rPr>
                <w:del w:id="15006" w:author="Thomas Dietz" w:date="2012-08-08T14:26:00Z"/>
              </w:rPr>
            </w:pPr>
            <w:del w:id="15007" w:author="Thomas Dietz" w:date="2012-08-08T14:26:00Z">
              <w:r w:rsidRPr="009F1B7D" w:rsidDel="004238F6">
                <w:delText>&lt;/xs:restriction&gt;</w:delText>
              </w:r>
            </w:del>
          </w:p>
          <w:p w14:paraId="711560CB" w14:textId="2F116C90" w:rsidR="00C31DBC" w:rsidRPr="009F1B7D" w:rsidDel="004238F6" w:rsidRDefault="00C31DBC" w:rsidP="00011096">
            <w:pPr>
              <w:pStyle w:val="XML2"/>
              <w:rPr>
                <w:del w:id="15008" w:author="Thomas Dietz" w:date="2012-08-08T14:26:00Z"/>
              </w:rPr>
            </w:pPr>
            <w:del w:id="15009" w:author="Thomas Dietz" w:date="2012-08-08T14:26:00Z">
              <w:r w:rsidRPr="009F1B7D" w:rsidDel="004238F6">
                <w:delText>&lt;/xs:simpleType&gt;</w:delText>
              </w:r>
            </w:del>
          </w:p>
          <w:p w14:paraId="5C2F3A30" w14:textId="4A7E9579" w:rsidR="00C31DBC" w:rsidRPr="009F1B7D" w:rsidDel="004238F6" w:rsidRDefault="00C31DBC" w:rsidP="00011096">
            <w:pPr>
              <w:pStyle w:val="XML2"/>
              <w:rPr>
                <w:del w:id="15010" w:author="Thomas Dietz" w:date="2012-08-08T14:26:00Z"/>
              </w:rPr>
            </w:pPr>
          </w:p>
          <w:p w14:paraId="1AD839C0" w14:textId="43738E79" w:rsidR="00C31DBC" w:rsidRPr="009F1B7D" w:rsidDel="004238F6" w:rsidRDefault="00C31DBC" w:rsidP="00011096">
            <w:pPr>
              <w:pStyle w:val="XML2"/>
              <w:rPr>
                <w:del w:id="15011" w:author="Thomas Dietz" w:date="2012-08-08T14:26:00Z"/>
              </w:rPr>
            </w:pPr>
            <w:del w:id="15012" w:author="Thomas Dietz" w:date="2012-08-08T14:26:00Z">
              <w:r w:rsidRPr="009F1B7D" w:rsidDel="004238F6">
                <w:delText>&lt;xs:complexType name="OFLogicalSwitchType"&gt;</w:delText>
              </w:r>
            </w:del>
          </w:p>
          <w:p w14:paraId="742C4D51" w14:textId="471C66D3" w:rsidR="00C31DBC" w:rsidRPr="009F1B7D" w:rsidDel="004238F6" w:rsidRDefault="00C31DBC" w:rsidP="00011096">
            <w:pPr>
              <w:pStyle w:val="XML3"/>
              <w:rPr>
                <w:del w:id="15013" w:author="Thomas Dietz" w:date="2012-08-08T14:26:00Z"/>
              </w:rPr>
            </w:pPr>
            <w:del w:id="15014" w:author="Thomas Dietz" w:date="2012-08-08T14:26:00Z">
              <w:r w:rsidRPr="009F1B7D" w:rsidDel="004238F6">
                <w:delText>&lt;xs:annotation&gt;</w:delText>
              </w:r>
            </w:del>
          </w:p>
          <w:p w14:paraId="629F2312" w14:textId="79109432" w:rsidR="00C31DBC" w:rsidRPr="009F1B7D" w:rsidDel="004238F6" w:rsidRDefault="00C31DBC" w:rsidP="00011096">
            <w:pPr>
              <w:pStyle w:val="XML4"/>
              <w:rPr>
                <w:del w:id="15015" w:author="Thomas Dietz" w:date="2012-08-08T14:26:00Z"/>
              </w:rPr>
            </w:pPr>
            <w:del w:id="15016" w:author="Thomas Dietz" w:date="2012-08-08T14:26:00Z">
              <w:r w:rsidRPr="009F1B7D" w:rsidDel="004238F6">
                <w:delText>&lt;xs:documentation&gt;The representation of an OpenFlow Logical Switch</w:delText>
              </w:r>
            </w:del>
          </w:p>
          <w:p w14:paraId="0E11531E" w14:textId="3107DEA9" w:rsidR="00C31DBC" w:rsidRPr="009F1B7D" w:rsidDel="004238F6" w:rsidRDefault="00C31DBC" w:rsidP="00011096">
            <w:pPr>
              <w:pStyle w:val="XML4"/>
              <w:rPr>
                <w:del w:id="15017" w:author="Thomas Dietz" w:date="2012-08-08T14:26:00Z"/>
              </w:rPr>
            </w:pPr>
            <w:del w:id="15018" w:author="Thomas Dietz" w:date="2012-08-08T14:26:00Z">
              <w:r w:rsidRPr="009F1B7D" w:rsidDel="004238F6">
                <w:delText>&lt;/xs:documentation&gt;</w:delText>
              </w:r>
            </w:del>
          </w:p>
          <w:p w14:paraId="49AE56C0" w14:textId="12621A39" w:rsidR="00C31DBC" w:rsidRPr="009F1B7D" w:rsidDel="004238F6" w:rsidRDefault="00C31DBC" w:rsidP="00011096">
            <w:pPr>
              <w:pStyle w:val="XML3"/>
              <w:rPr>
                <w:del w:id="15019" w:author="Thomas Dietz" w:date="2012-08-08T14:26:00Z"/>
              </w:rPr>
            </w:pPr>
            <w:del w:id="15020" w:author="Thomas Dietz" w:date="2012-08-08T14:26:00Z">
              <w:r w:rsidRPr="009F1B7D" w:rsidDel="004238F6">
                <w:delText>&lt;/xs:annotation&gt;</w:delText>
              </w:r>
            </w:del>
          </w:p>
          <w:p w14:paraId="4042EE13" w14:textId="5BD025E4" w:rsidR="00C31DBC" w:rsidRPr="009F1B7D" w:rsidDel="004238F6" w:rsidRDefault="00C31DBC" w:rsidP="00011096">
            <w:pPr>
              <w:pStyle w:val="XML3"/>
              <w:rPr>
                <w:del w:id="15021" w:author="Thomas Dietz" w:date="2012-08-08T14:26:00Z"/>
              </w:rPr>
            </w:pPr>
            <w:del w:id="15022" w:author="Thomas Dietz" w:date="2012-08-08T14:26:00Z">
              <w:r w:rsidRPr="009F1B7D" w:rsidDel="004238F6">
                <w:delText>&lt;xs:sequence&gt;</w:delText>
              </w:r>
            </w:del>
          </w:p>
          <w:p w14:paraId="62B41F13" w14:textId="5442FF44" w:rsidR="00C31DBC" w:rsidRPr="009F1B7D" w:rsidDel="004238F6" w:rsidRDefault="00C31DBC" w:rsidP="00011096">
            <w:pPr>
              <w:pStyle w:val="XML4"/>
              <w:rPr>
                <w:del w:id="15023" w:author="Thomas Dietz" w:date="2012-08-08T14:26:00Z"/>
              </w:rPr>
            </w:pPr>
            <w:del w:id="15024" w:author="Thomas Dietz" w:date="2012-08-08T14:26:00Z">
              <w:r w:rsidRPr="009F1B7D" w:rsidDel="004238F6">
                <w:delText>&lt;xs:element name="id" type="OFConfigID"&gt;</w:delText>
              </w:r>
            </w:del>
          </w:p>
          <w:p w14:paraId="33190361" w14:textId="3C836E8F" w:rsidR="00C31DBC" w:rsidRPr="009F1B7D" w:rsidDel="004238F6" w:rsidRDefault="00C31DBC" w:rsidP="00011096">
            <w:pPr>
              <w:pStyle w:val="XML5"/>
              <w:rPr>
                <w:del w:id="15025" w:author="Thomas Dietz" w:date="2012-08-08T14:26:00Z"/>
              </w:rPr>
            </w:pPr>
            <w:del w:id="15026" w:author="Thomas Dietz" w:date="2012-08-08T14:26:00Z">
              <w:r w:rsidRPr="009F1B7D" w:rsidDel="004238F6">
                <w:delText>&lt;xs:annotation&gt;</w:delText>
              </w:r>
            </w:del>
          </w:p>
          <w:p w14:paraId="61A37428" w14:textId="14C7CD45" w:rsidR="00C31DBC" w:rsidRPr="009F1B7D" w:rsidDel="004238F6" w:rsidRDefault="00C31DBC" w:rsidP="00011096">
            <w:pPr>
              <w:pStyle w:val="XML6"/>
              <w:rPr>
                <w:del w:id="15027" w:author="Thomas Dietz" w:date="2012-08-08T14:26:00Z"/>
              </w:rPr>
            </w:pPr>
            <w:del w:id="15028" w:author="Thomas Dietz" w:date="2012-08-08T14:26:00Z">
              <w:r w:rsidRPr="009F1B7D" w:rsidDel="004238F6">
                <w:delText>&lt;xs:documentation&gt;An unique but locally arbitrary identifier that identifies an OpenFlow Logical Switch within an OpenFlow Capable Switch. It is persistent across reboots of the system.</w:delText>
              </w:r>
            </w:del>
          </w:p>
          <w:p w14:paraId="56AC0D27" w14:textId="27659871" w:rsidR="00C31DBC" w:rsidRPr="009F1B7D" w:rsidDel="004238F6" w:rsidRDefault="00C31DBC" w:rsidP="00011096">
            <w:pPr>
              <w:pStyle w:val="XML6"/>
              <w:rPr>
                <w:del w:id="15029" w:author="Thomas Dietz" w:date="2012-08-08T14:26:00Z"/>
              </w:rPr>
            </w:pPr>
            <w:del w:id="15030" w:author="Thomas Dietz" w:date="2012-08-08T14:26:00Z">
              <w:r w:rsidRPr="009F1B7D" w:rsidDel="004238F6">
                <w:delText>&lt;/xs:documentation&gt;</w:delText>
              </w:r>
            </w:del>
          </w:p>
          <w:p w14:paraId="21817D37" w14:textId="35B05EE7" w:rsidR="00C31DBC" w:rsidRPr="009F1B7D" w:rsidDel="004238F6" w:rsidRDefault="00C31DBC" w:rsidP="00011096">
            <w:pPr>
              <w:pStyle w:val="XML5"/>
              <w:rPr>
                <w:del w:id="15031" w:author="Thomas Dietz" w:date="2012-08-08T14:26:00Z"/>
              </w:rPr>
            </w:pPr>
            <w:del w:id="15032" w:author="Thomas Dietz" w:date="2012-08-08T14:26:00Z">
              <w:r w:rsidRPr="009F1B7D" w:rsidDel="004238F6">
                <w:delText>&lt;/xs:annotation&gt;</w:delText>
              </w:r>
            </w:del>
          </w:p>
          <w:p w14:paraId="7FAD7DF8" w14:textId="036E0A1F" w:rsidR="00C31DBC" w:rsidDel="004238F6" w:rsidRDefault="00C31DBC" w:rsidP="00011096">
            <w:pPr>
              <w:pStyle w:val="XML4"/>
              <w:rPr>
                <w:del w:id="15033" w:author="Thomas Dietz" w:date="2012-08-08T14:26:00Z"/>
              </w:rPr>
            </w:pPr>
            <w:del w:id="15034" w:author="Thomas Dietz" w:date="2012-08-08T14:26:00Z">
              <w:r w:rsidRPr="009F1B7D" w:rsidDel="004238F6">
                <w:delText>&lt;/xs:element&gt;</w:delText>
              </w:r>
            </w:del>
          </w:p>
          <w:p w14:paraId="4E68F023" w14:textId="56DEED97" w:rsidR="00D30DB3" w:rsidDel="004238F6" w:rsidRDefault="00D30DB3" w:rsidP="00025A73">
            <w:pPr>
              <w:pStyle w:val="XML5"/>
              <w:rPr>
                <w:del w:id="15035" w:author="Thomas Dietz" w:date="2012-08-08T14:26:00Z"/>
                <w:color w:val="F5844C"/>
              </w:rPr>
            </w:pPr>
            <w:del w:id="15036" w:author="Thomas Dietz" w:date="2012-08-08T14:26:00Z">
              <w:r w:rsidRPr="00825EF4" w:rsidDel="004238F6">
                <w:delText>&lt;xs:element</w:delText>
              </w:r>
              <w:r w:rsidR="00F27C8A" w:rsidDel="004238F6">
                <w:delText xml:space="preserve"> </w:delText>
              </w:r>
              <w:r w:rsidRPr="00825EF4" w:rsidDel="004238F6">
                <w:delText>name=</w:delText>
              </w:r>
              <w:r w:rsidDel="004238F6">
                <w:delText>"capabilities"</w:delText>
              </w:r>
            </w:del>
          </w:p>
          <w:p w14:paraId="2AD14FAC" w14:textId="3DA24408" w:rsidR="00D30DB3" w:rsidDel="004238F6" w:rsidRDefault="00D30DB3" w:rsidP="00D30DB3">
            <w:pPr>
              <w:pStyle w:val="XML9"/>
              <w:rPr>
                <w:del w:id="15037" w:author="Thomas Dietz" w:date="2012-08-08T14:26:00Z"/>
                <w:color w:val="000096"/>
              </w:rPr>
            </w:pPr>
            <w:del w:id="15038" w:author="Thomas Dietz" w:date="2012-08-08T14:26:00Z">
              <w:r w:rsidRPr="00825EF4" w:rsidDel="004238F6">
                <w:delText>type=</w:delText>
              </w:r>
              <w:r w:rsidDel="004238F6">
                <w:delText>"OFLogicalSwitchCapabilitiesType"</w:delText>
              </w:r>
              <w:r w:rsidDel="004238F6">
                <w:rPr>
                  <w:color w:val="000096"/>
                </w:rPr>
                <w:delText>&gt;</w:delText>
              </w:r>
            </w:del>
          </w:p>
          <w:p w14:paraId="24FD488E" w14:textId="71709383" w:rsidR="00D30DB3" w:rsidRPr="009F1B7D" w:rsidDel="004238F6" w:rsidRDefault="00D30DB3" w:rsidP="00D30DB3">
            <w:pPr>
              <w:pStyle w:val="XML5"/>
              <w:rPr>
                <w:del w:id="15039" w:author="Thomas Dietz" w:date="2012-08-08T14:26:00Z"/>
              </w:rPr>
            </w:pPr>
            <w:del w:id="15040" w:author="Thomas Dietz" w:date="2012-08-08T14:26:00Z">
              <w:r w:rsidRPr="009F1B7D" w:rsidDel="004238F6">
                <w:delText>&lt;xs:annotation&gt;</w:delText>
              </w:r>
            </w:del>
          </w:p>
          <w:p w14:paraId="23D53738" w14:textId="3086879F" w:rsidR="00D30DB3" w:rsidRPr="009F1B7D" w:rsidDel="004238F6" w:rsidRDefault="00D30DB3" w:rsidP="00D30DB3">
            <w:pPr>
              <w:pStyle w:val="XML6"/>
              <w:rPr>
                <w:del w:id="15041" w:author="Thomas Dietz" w:date="2012-08-08T14:26:00Z"/>
              </w:rPr>
            </w:pPr>
            <w:del w:id="15042" w:author="Thomas Dietz" w:date="2012-08-08T14:26:00Z">
              <w:r w:rsidRPr="009F1B7D" w:rsidDel="004238F6">
                <w:lastRenderedPageBreak/>
                <w:delText>&lt;xs:documentation&gt;</w:delText>
              </w:r>
              <w:r w:rsidR="009A74E6" w:rsidDel="004238F6">
                <w:delText>Capability items of logical switch.</w:delText>
              </w:r>
            </w:del>
          </w:p>
          <w:p w14:paraId="45B42BB2" w14:textId="0C89C7F7" w:rsidR="00D30DB3" w:rsidRPr="009F1B7D" w:rsidDel="004238F6" w:rsidRDefault="00D30DB3" w:rsidP="00D30DB3">
            <w:pPr>
              <w:pStyle w:val="XML6"/>
              <w:rPr>
                <w:del w:id="15043" w:author="Thomas Dietz" w:date="2012-08-08T14:26:00Z"/>
              </w:rPr>
            </w:pPr>
            <w:del w:id="15044" w:author="Thomas Dietz" w:date="2012-08-08T14:26:00Z">
              <w:r w:rsidRPr="009F1B7D" w:rsidDel="004238F6">
                <w:delText>&lt;/xs:documentation&gt;</w:delText>
              </w:r>
            </w:del>
          </w:p>
          <w:p w14:paraId="2BFD2907" w14:textId="69BF1662" w:rsidR="00D30DB3" w:rsidRPr="009F1B7D" w:rsidDel="004238F6" w:rsidRDefault="00D30DB3" w:rsidP="00D30DB3">
            <w:pPr>
              <w:pStyle w:val="XML5"/>
              <w:rPr>
                <w:del w:id="15045" w:author="Thomas Dietz" w:date="2012-08-08T14:26:00Z"/>
              </w:rPr>
            </w:pPr>
            <w:del w:id="15046" w:author="Thomas Dietz" w:date="2012-08-08T14:26:00Z">
              <w:r w:rsidRPr="009F1B7D" w:rsidDel="004238F6">
                <w:delText>&lt;/xs:annotation&gt;</w:delText>
              </w:r>
            </w:del>
          </w:p>
          <w:p w14:paraId="6898F12B" w14:textId="14580B10" w:rsidR="00D30DB3" w:rsidRPr="009F1B7D" w:rsidDel="004238F6" w:rsidRDefault="00D30DB3" w:rsidP="00BB61C6">
            <w:pPr>
              <w:pStyle w:val="XML4"/>
              <w:rPr>
                <w:del w:id="15047" w:author="Thomas Dietz" w:date="2012-08-08T14:26:00Z"/>
              </w:rPr>
            </w:pPr>
            <w:del w:id="15048" w:author="Thomas Dietz" w:date="2012-08-08T14:26:00Z">
              <w:r w:rsidDel="004238F6">
                <w:rPr>
                  <w:color w:val="000096"/>
                </w:rPr>
                <w:delText>&lt;/xs:element&gt;</w:delText>
              </w:r>
            </w:del>
          </w:p>
          <w:p w14:paraId="3DC68EE0" w14:textId="5D21CE30" w:rsidR="00C31DBC" w:rsidRPr="009F1B7D" w:rsidDel="004238F6" w:rsidRDefault="00C31DBC" w:rsidP="00011096">
            <w:pPr>
              <w:pStyle w:val="XML4"/>
              <w:rPr>
                <w:del w:id="15049" w:author="Thomas Dietz" w:date="2012-08-08T14:26:00Z"/>
              </w:rPr>
            </w:pPr>
            <w:del w:id="15050" w:author="Thomas Dietz" w:date="2012-08-08T14:26:00Z">
              <w:r w:rsidRPr="009F1B7D" w:rsidDel="004238F6">
                <w:delText>&lt;xs:element name="datapath-id" type="OFConfigID"&gt;</w:delText>
              </w:r>
            </w:del>
          </w:p>
          <w:p w14:paraId="056403EA" w14:textId="35DB01D7" w:rsidR="00C31DBC" w:rsidRPr="009F1B7D" w:rsidDel="004238F6" w:rsidRDefault="00C31DBC" w:rsidP="00011096">
            <w:pPr>
              <w:pStyle w:val="XML5"/>
              <w:rPr>
                <w:del w:id="15051" w:author="Thomas Dietz" w:date="2012-08-08T14:26:00Z"/>
              </w:rPr>
            </w:pPr>
            <w:del w:id="15052" w:author="Thomas Dietz" w:date="2012-08-08T14:26:00Z">
              <w:r w:rsidRPr="009F1B7D" w:rsidDel="004238F6">
                <w:delText>&lt;xs:annotation&gt;</w:delText>
              </w:r>
            </w:del>
          </w:p>
          <w:p w14:paraId="68F6E7FF" w14:textId="4C6B1D68" w:rsidR="00C31DBC" w:rsidRPr="009F1B7D" w:rsidDel="004238F6" w:rsidRDefault="00C31DBC" w:rsidP="00011096">
            <w:pPr>
              <w:pStyle w:val="XML6"/>
              <w:rPr>
                <w:del w:id="15053" w:author="Thomas Dietz" w:date="2012-08-08T14:26:00Z"/>
              </w:rPr>
            </w:pPr>
            <w:del w:id="15054" w:author="Thomas Dietz" w:date="2012-08-08T14:26:00Z">
              <w:r w:rsidRPr="009F1B7D" w:rsidDel="004238F6">
                <w:delText>&lt;xs:documentation&gt;A unique identifier that identifiers an OpenFlow Logical Switch within the context of an OpenFlow Controller.</w:delText>
              </w:r>
            </w:del>
          </w:p>
          <w:p w14:paraId="632F001F" w14:textId="62A6F241" w:rsidR="00C31DBC" w:rsidRPr="009F1B7D" w:rsidDel="004238F6" w:rsidRDefault="00C31DBC" w:rsidP="00011096">
            <w:pPr>
              <w:pStyle w:val="XML6"/>
              <w:rPr>
                <w:del w:id="15055" w:author="Thomas Dietz" w:date="2012-08-08T14:26:00Z"/>
              </w:rPr>
            </w:pPr>
            <w:del w:id="15056" w:author="Thomas Dietz" w:date="2012-08-08T14:26:00Z">
              <w:r w:rsidRPr="009F1B7D" w:rsidDel="004238F6">
                <w:delText>&lt;/xs:documentation&gt;</w:delText>
              </w:r>
            </w:del>
          </w:p>
          <w:p w14:paraId="1D2480FA" w14:textId="121BDE10" w:rsidR="00C31DBC" w:rsidRPr="009F1B7D" w:rsidDel="004238F6" w:rsidRDefault="00C31DBC" w:rsidP="00011096">
            <w:pPr>
              <w:pStyle w:val="XML5"/>
              <w:rPr>
                <w:del w:id="15057" w:author="Thomas Dietz" w:date="2012-08-08T14:26:00Z"/>
              </w:rPr>
            </w:pPr>
            <w:del w:id="15058" w:author="Thomas Dietz" w:date="2012-08-08T14:26:00Z">
              <w:r w:rsidRPr="009F1B7D" w:rsidDel="004238F6">
                <w:delText>&lt;/xs:annotation&gt;</w:delText>
              </w:r>
            </w:del>
          </w:p>
          <w:p w14:paraId="1C74B6E3" w14:textId="1C6FD045" w:rsidR="00C31DBC" w:rsidRPr="009F1B7D" w:rsidDel="004238F6" w:rsidRDefault="00C31DBC" w:rsidP="00011096">
            <w:pPr>
              <w:pStyle w:val="XML4"/>
              <w:rPr>
                <w:del w:id="15059" w:author="Thomas Dietz" w:date="2012-08-08T14:26:00Z"/>
              </w:rPr>
            </w:pPr>
            <w:del w:id="15060" w:author="Thomas Dietz" w:date="2012-08-08T14:26:00Z">
              <w:r w:rsidRPr="009F1B7D" w:rsidDel="004238F6">
                <w:delText>&lt;/xs:element&gt;</w:delText>
              </w:r>
            </w:del>
          </w:p>
          <w:p w14:paraId="4498E18E" w14:textId="7030E2D4" w:rsidR="00C31DBC" w:rsidDel="004238F6" w:rsidRDefault="00C31DBC" w:rsidP="00011096">
            <w:pPr>
              <w:pStyle w:val="XML4"/>
              <w:rPr>
                <w:del w:id="15061" w:author="Thomas Dietz" w:date="2012-08-08T14:26:00Z"/>
              </w:rPr>
            </w:pPr>
            <w:del w:id="15062" w:author="Thomas Dietz" w:date="2012-08-08T14:26:00Z">
              <w:r w:rsidRPr="009F1B7D" w:rsidDel="004238F6">
                <w:delText>&lt;xs:element name="enabled" type="xs:boolean"/&gt;</w:delText>
              </w:r>
            </w:del>
          </w:p>
          <w:p w14:paraId="165763D2" w14:textId="2CBD3B41" w:rsidR="009D0278" w:rsidRPr="009F1B7D" w:rsidDel="004238F6" w:rsidRDefault="009D0278" w:rsidP="009D0278">
            <w:pPr>
              <w:pStyle w:val="XML4"/>
              <w:rPr>
                <w:del w:id="15063" w:author="Thomas Dietz" w:date="2012-08-08T14:26:00Z"/>
              </w:rPr>
            </w:pPr>
            <w:del w:id="15064" w:author="Thomas Dietz" w:date="2012-08-08T14:26:00Z">
              <w:r w:rsidRPr="009F1B7D" w:rsidDel="004238F6">
                <w:delText>&lt;xs:element name="</w:delText>
              </w:r>
              <w:r w:rsidDel="004238F6">
                <w:delText>check-controller-certificate</w:delText>
              </w:r>
              <w:r w:rsidRPr="009F1B7D" w:rsidDel="004238F6">
                <w:delText>"</w:delText>
              </w:r>
            </w:del>
          </w:p>
          <w:p w14:paraId="556171CB" w14:textId="2281341F" w:rsidR="009D0278" w:rsidDel="004238F6" w:rsidRDefault="009D0278" w:rsidP="009D0278">
            <w:pPr>
              <w:pStyle w:val="XML9"/>
              <w:rPr>
                <w:del w:id="15065" w:author="Thomas Dietz" w:date="2012-08-08T14:26:00Z"/>
              </w:rPr>
            </w:pPr>
            <w:del w:id="15066" w:author="Thomas Dietz" w:date="2012-08-08T14:26:00Z">
              <w:r w:rsidRPr="009F1B7D" w:rsidDel="004238F6">
                <w:delText>type="xs:boolean"/&gt;</w:delText>
              </w:r>
            </w:del>
          </w:p>
          <w:p w14:paraId="3811DC2E" w14:textId="32AAC3FE" w:rsidR="00C31DBC" w:rsidRPr="009F1B7D" w:rsidDel="004238F6" w:rsidRDefault="00C31DBC" w:rsidP="00011096">
            <w:pPr>
              <w:pStyle w:val="XML4"/>
              <w:rPr>
                <w:del w:id="15067" w:author="Thomas Dietz" w:date="2012-08-08T14:26:00Z"/>
              </w:rPr>
            </w:pPr>
            <w:del w:id="15068" w:author="Thomas Dietz" w:date="2012-08-08T14:26:00Z">
              <w:r w:rsidRPr="009F1B7D" w:rsidDel="004238F6">
                <w:delText>&lt;xs:element name="</w:delText>
              </w:r>
              <w:r w:rsidDel="004238F6">
                <w:delText>lost-connection-behavior</w:delText>
              </w:r>
              <w:r w:rsidRPr="009F1B7D" w:rsidDel="004238F6">
                <w:delText xml:space="preserve">" </w:delText>
              </w:r>
            </w:del>
          </w:p>
          <w:p w14:paraId="20389127" w14:textId="0DBF534F" w:rsidR="00C31DBC" w:rsidRPr="009F1B7D" w:rsidDel="004238F6" w:rsidRDefault="00C31DBC" w:rsidP="00011096">
            <w:pPr>
              <w:pStyle w:val="XML6"/>
              <w:rPr>
                <w:del w:id="15069" w:author="Thomas Dietz" w:date="2012-08-08T14:26:00Z"/>
              </w:rPr>
            </w:pPr>
            <w:del w:id="15070" w:author="Thomas Dietz" w:date="2012-08-08T14:26:00Z">
              <w:r w:rsidRPr="009F1B7D" w:rsidDel="004238F6">
                <w:delText>type="OF</w:delText>
              </w:r>
              <w:r w:rsidDel="004238F6">
                <w:delText>LogicalSwitchLostConnnectionBehavior</w:delText>
              </w:r>
              <w:r w:rsidRPr="009F1B7D" w:rsidDel="004238F6">
                <w:delText>"/&gt;</w:delText>
              </w:r>
            </w:del>
          </w:p>
          <w:p w14:paraId="352540BD" w14:textId="10381A2D" w:rsidR="00C31DBC" w:rsidRPr="009F1B7D" w:rsidDel="004238F6" w:rsidRDefault="00C31DBC" w:rsidP="00011096">
            <w:pPr>
              <w:pStyle w:val="XML4"/>
              <w:rPr>
                <w:del w:id="15071" w:author="Thomas Dietz" w:date="2012-08-08T14:26:00Z"/>
              </w:rPr>
            </w:pPr>
            <w:del w:id="15072" w:author="Thomas Dietz" w:date="2012-08-08T14:26:00Z">
              <w:r w:rsidRPr="009F1B7D" w:rsidDel="004238F6">
                <w:delText>&lt;xs:element name="controllers" type="OFControllerListType"&gt;</w:delText>
              </w:r>
            </w:del>
          </w:p>
          <w:p w14:paraId="713155A5" w14:textId="64D8BDF0" w:rsidR="00C31DBC" w:rsidRPr="009F1B7D" w:rsidDel="004238F6" w:rsidRDefault="00C31DBC" w:rsidP="00011096">
            <w:pPr>
              <w:pStyle w:val="XML5"/>
              <w:rPr>
                <w:del w:id="15073" w:author="Thomas Dietz" w:date="2012-08-08T14:26:00Z"/>
              </w:rPr>
            </w:pPr>
            <w:del w:id="15074" w:author="Thomas Dietz" w:date="2012-08-08T14:26:00Z">
              <w:r w:rsidRPr="009F1B7D" w:rsidDel="004238F6">
                <w:delText>&lt;xs:annotation&gt;</w:delText>
              </w:r>
            </w:del>
          </w:p>
          <w:p w14:paraId="0CAF839F" w14:textId="25F5690A" w:rsidR="00C31DBC" w:rsidRPr="009F1B7D" w:rsidDel="004238F6" w:rsidRDefault="00C31DBC" w:rsidP="00011096">
            <w:pPr>
              <w:pStyle w:val="XML6"/>
              <w:rPr>
                <w:del w:id="15075" w:author="Thomas Dietz" w:date="2012-08-08T14:26:00Z"/>
              </w:rPr>
            </w:pPr>
            <w:del w:id="15076" w:author="Thomas Dietz" w:date="2012-08-08T14:26:00Z">
              <w:r w:rsidRPr="009F1B7D" w:rsidDel="004238F6">
                <w:delText>&lt;xs:documentation&gt;The list of controllers that are assigned to the OpenFlow Logical Switch.</w:delText>
              </w:r>
            </w:del>
          </w:p>
          <w:p w14:paraId="445914CC" w14:textId="6266C925" w:rsidR="00C31DBC" w:rsidRPr="009F1B7D" w:rsidDel="004238F6" w:rsidRDefault="00C31DBC" w:rsidP="00011096">
            <w:pPr>
              <w:pStyle w:val="XML6"/>
              <w:rPr>
                <w:del w:id="15077" w:author="Thomas Dietz" w:date="2012-08-08T14:26:00Z"/>
              </w:rPr>
            </w:pPr>
            <w:del w:id="15078" w:author="Thomas Dietz" w:date="2012-08-08T14:26:00Z">
              <w:r w:rsidRPr="009F1B7D" w:rsidDel="004238F6">
                <w:delText>&lt;/xs:documentation&gt;</w:delText>
              </w:r>
            </w:del>
          </w:p>
          <w:p w14:paraId="287FAC21" w14:textId="4CEAA3A2" w:rsidR="00C31DBC" w:rsidRPr="009F1B7D" w:rsidDel="004238F6" w:rsidRDefault="00C31DBC" w:rsidP="00011096">
            <w:pPr>
              <w:pStyle w:val="XML5"/>
              <w:rPr>
                <w:del w:id="15079" w:author="Thomas Dietz" w:date="2012-08-08T14:26:00Z"/>
              </w:rPr>
            </w:pPr>
            <w:del w:id="15080" w:author="Thomas Dietz" w:date="2012-08-08T14:26:00Z">
              <w:r w:rsidRPr="009F1B7D" w:rsidDel="004238F6">
                <w:delText>&lt;/xs:annotation&gt;</w:delText>
              </w:r>
            </w:del>
          </w:p>
          <w:p w14:paraId="44FB358B" w14:textId="33EF8A41" w:rsidR="00C31DBC" w:rsidRPr="009F1B7D" w:rsidDel="004238F6" w:rsidRDefault="00C31DBC" w:rsidP="00011096">
            <w:pPr>
              <w:pStyle w:val="XML4"/>
              <w:rPr>
                <w:del w:id="15081" w:author="Thomas Dietz" w:date="2012-08-08T14:26:00Z"/>
              </w:rPr>
            </w:pPr>
            <w:del w:id="15082" w:author="Thomas Dietz" w:date="2012-08-08T14:26:00Z">
              <w:r w:rsidRPr="009F1B7D" w:rsidDel="004238F6">
                <w:delText>&lt;/xs:element&gt;</w:delText>
              </w:r>
            </w:del>
          </w:p>
          <w:p w14:paraId="7442013D" w14:textId="5ECFD58F" w:rsidR="00C31DBC" w:rsidRPr="009F1B7D" w:rsidDel="004238F6" w:rsidRDefault="00C31DBC" w:rsidP="00011096">
            <w:pPr>
              <w:pStyle w:val="XML4"/>
              <w:rPr>
                <w:del w:id="15083" w:author="Thomas Dietz" w:date="2012-08-08T14:26:00Z"/>
              </w:rPr>
            </w:pPr>
            <w:del w:id="15084" w:author="Thomas Dietz" w:date="2012-08-08T14:26:00Z">
              <w:r w:rsidRPr="009F1B7D" w:rsidDel="004238F6">
                <w:delText xml:space="preserve">&lt;xs:element name="resources" </w:delText>
              </w:r>
            </w:del>
          </w:p>
          <w:p w14:paraId="23368902" w14:textId="5A7E14B5" w:rsidR="00C31DBC" w:rsidRPr="009F1B7D" w:rsidDel="004238F6" w:rsidRDefault="00C31DBC" w:rsidP="00011096">
            <w:pPr>
              <w:pStyle w:val="XML9"/>
              <w:rPr>
                <w:del w:id="15085" w:author="Thomas Dietz" w:date="2012-08-08T14:26:00Z"/>
              </w:rPr>
            </w:pPr>
            <w:del w:id="15086" w:author="Thomas Dietz" w:date="2012-08-08T14:26:00Z">
              <w:r w:rsidRPr="009F1B7D" w:rsidDel="004238F6">
                <w:delText>type="OFLogicalSwitchResourceListType"&gt;</w:delText>
              </w:r>
            </w:del>
          </w:p>
          <w:p w14:paraId="7E32D156" w14:textId="77A567C4" w:rsidR="00C31DBC" w:rsidRPr="009F1B7D" w:rsidDel="004238F6" w:rsidRDefault="00C31DBC" w:rsidP="00011096">
            <w:pPr>
              <w:pStyle w:val="XML5"/>
              <w:rPr>
                <w:del w:id="15087" w:author="Thomas Dietz" w:date="2012-08-08T14:26:00Z"/>
              </w:rPr>
            </w:pPr>
            <w:del w:id="15088" w:author="Thomas Dietz" w:date="2012-08-08T14:26:00Z">
              <w:r w:rsidRPr="009F1B7D" w:rsidDel="004238F6">
                <w:delText>&lt;xs:annotation&gt;</w:delText>
              </w:r>
            </w:del>
          </w:p>
          <w:p w14:paraId="7E95D89C" w14:textId="50B89033" w:rsidR="00C31DBC" w:rsidRPr="009F1B7D" w:rsidDel="004238F6" w:rsidRDefault="00C31DBC" w:rsidP="00011096">
            <w:pPr>
              <w:pStyle w:val="XML6"/>
              <w:rPr>
                <w:del w:id="15089" w:author="Thomas Dietz" w:date="2012-08-08T14:26:00Z"/>
              </w:rPr>
            </w:pPr>
            <w:del w:id="15090" w:author="Thomas Dietz" w:date="2012-08-08T14:26:00Z">
              <w:r w:rsidRPr="009F1B7D" w:rsidDel="004238F6">
                <w:delText>&lt;xs:documentation&gt;The list of references to all resources of the OpenFlow Capable Switch that the OpenFlow Logical Switch has exclusive access to.</w:delText>
              </w:r>
            </w:del>
          </w:p>
          <w:p w14:paraId="55A3C8FD" w14:textId="0FAD7B7F" w:rsidR="00C31DBC" w:rsidRPr="009F1B7D" w:rsidDel="004238F6" w:rsidRDefault="00C31DBC" w:rsidP="00011096">
            <w:pPr>
              <w:pStyle w:val="XML6"/>
              <w:rPr>
                <w:del w:id="15091" w:author="Thomas Dietz" w:date="2012-08-08T14:26:00Z"/>
              </w:rPr>
            </w:pPr>
            <w:del w:id="15092" w:author="Thomas Dietz" w:date="2012-08-08T14:26:00Z">
              <w:r w:rsidRPr="009F1B7D" w:rsidDel="004238F6">
                <w:delText>&lt;/xs:documentation&gt;</w:delText>
              </w:r>
            </w:del>
          </w:p>
          <w:p w14:paraId="0762768B" w14:textId="53C25716" w:rsidR="00C31DBC" w:rsidRPr="009F1B7D" w:rsidDel="004238F6" w:rsidRDefault="00C31DBC" w:rsidP="00011096">
            <w:pPr>
              <w:pStyle w:val="XML5"/>
              <w:rPr>
                <w:del w:id="15093" w:author="Thomas Dietz" w:date="2012-08-08T14:26:00Z"/>
              </w:rPr>
            </w:pPr>
            <w:del w:id="15094" w:author="Thomas Dietz" w:date="2012-08-08T14:26:00Z">
              <w:r w:rsidRPr="009F1B7D" w:rsidDel="004238F6">
                <w:delText>&lt;/xs:annotation&gt;</w:delText>
              </w:r>
            </w:del>
          </w:p>
          <w:p w14:paraId="676A63CC" w14:textId="7C3CBE57" w:rsidR="00C31DBC" w:rsidRPr="009F1B7D" w:rsidDel="004238F6" w:rsidRDefault="00C31DBC" w:rsidP="00011096">
            <w:pPr>
              <w:pStyle w:val="XML4"/>
              <w:rPr>
                <w:del w:id="15095" w:author="Thomas Dietz" w:date="2012-08-08T14:26:00Z"/>
              </w:rPr>
            </w:pPr>
            <w:del w:id="15096" w:author="Thomas Dietz" w:date="2012-08-08T14:26:00Z">
              <w:r w:rsidRPr="009F1B7D" w:rsidDel="004238F6">
                <w:delText>&lt;/xs:element&gt;</w:delText>
              </w:r>
            </w:del>
          </w:p>
          <w:p w14:paraId="778376E0" w14:textId="774A45CE" w:rsidR="00C31DBC" w:rsidRPr="009F1B7D" w:rsidDel="004238F6" w:rsidRDefault="00C31DBC" w:rsidP="00011096">
            <w:pPr>
              <w:pStyle w:val="XML3"/>
              <w:rPr>
                <w:del w:id="15097" w:author="Thomas Dietz" w:date="2012-08-08T14:26:00Z"/>
              </w:rPr>
            </w:pPr>
            <w:del w:id="15098" w:author="Thomas Dietz" w:date="2012-08-08T14:26:00Z">
              <w:r w:rsidRPr="009F1B7D" w:rsidDel="004238F6">
                <w:delText>&lt;/xs:sequence&gt;</w:delText>
              </w:r>
            </w:del>
          </w:p>
          <w:p w14:paraId="0974738D" w14:textId="74CFB305" w:rsidR="00C31DBC" w:rsidRPr="009F1B7D" w:rsidDel="004238F6" w:rsidRDefault="00C31DBC" w:rsidP="00011096">
            <w:pPr>
              <w:pStyle w:val="XML2"/>
              <w:rPr>
                <w:del w:id="15099" w:author="Thomas Dietz" w:date="2012-08-08T14:26:00Z"/>
              </w:rPr>
            </w:pPr>
            <w:del w:id="15100" w:author="Thomas Dietz" w:date="2012-08-08T14:26:00Z">
              <w:r w:rsidRPr="009F1B7D" w:rsidDel="004238F6">
                <w:delText>&lt;/xs:complexType&gt;</w:delText>
              </w:r>
            </w:del>
          </w:p>
          <w:p w14:paraId="5381AB95" w14:textId="5F13BBC7" w:rsidR="00C31DBC" w:rsidRPr="009F1B7D" w:rsidDel="004238F6" w:rsidRDefault="00C31DBC" w:rsidP="00011096">
            <w:pPr>
              <w:pStyle w:val="XML3"/>
              <w:rPr>
                <w:del w:id="15101" w:author="Thomas Dietz" w:date="2012-08-08T14:26:00Z"/>
              </w:rPr>
            </w:pPr>
          </w:p>
          <w:p w14:paraId="30A05849" w14:textId="30BAEBA2" w:rsidR="00C31DBC" w:rsidRPr="009F1B7D" w:rsidDel="004238F6" w:rsidRDefault="00C31DBC" w:rsidP="00011096">
            <w:pPr>
              <w:pStyle w:val="XML2"/>
              <w:rPr>
                <w:del w:id="15102" w:author="Thomas Dietz" w:date="2012-08-08T14:26:00Z"/>
              </w:rPr>
            </w:pPr>
            <w:del w:id="15103" w:author="Thomas Dietz" w:date="2012-08-08T14:26:00Z">
              <w:r w:rsidRPr="009F1B7D" w:rsidDel="004238F6">
                <w:delText>&lt;xs:simpleType name="OF</w:delText>
              </w:r>
              <w:r w:rsidDel="004238F6">
                <w:delText>LogicalSwitchLostConnnectionBehavior</w:delText>
              </w:r>
              <w:r w:rsidRPr="009F1B7D" w:rsidDel="004238F6">
                <w:delText>"&gt;</w:delText>
              </w:r>
            </w:del>
          </w:p>
          <w:p w14:paraId="1267A43E" w14:textId="124C337A" w:rsidR="00C31DBC" w:rsidRPr="009F1B7D" w:rsidDel="004238F6" w:rsidRDefault="00C31DBC" w:rsidP="00011096">
            <w:pPr>
              <w:pStyle w:val="XML3"/>
              <w:rPr>
                <w:del w:id="15104" w:author="Thomas Dietz" w:date="2012-08-08T14:26:00Z"/>
              </w:rPr>
            </w:pPr>
            <w:del w:id="15105" w:author="Thomas Dietz" w:date="2012-08-08T14:26:00Z">
              <w:r w:rsidRPr="009F1B7D" w:rsidDel="004238F6">
                <w:delText>&lt;xs:restriction base="xs:string"&gt;</w:delText>
              </w:r>
            </w:del>
          </w:p>
          <w:p w14:paraId="2D148916" w14:textId="1585D97E" w:rsidR="00C31DBC" w:rsidRPr="009F1B7D" w:rsidDel="004238F6" w:rsidRDefault="00C31DBC" w:rsidP="00011096">
            <w:pPr>
              <w:pStyle w:val="XML4"/>
              <w:rPr>
                <w:del w:id="15106" w:author="Thomas Dietz" w:date="2012-08-08T14:26:00Z"/>
              </w:rPr>
            </w:pPr>
            <w:del w:id="15107" w:author="Thomas Dietz" w:date="2012-08-08T14:26:00Z">
              <w:r w:rsidRPr="009F1B7D" w:rsidDel="004238F6">
                <w:delText>&lt;xs:enumeration value="</w:delText>
              </w:r>
              <w:r w:rsidDel="004238F6">
                <w:delText>failSecureMode</w:delText>
              </w:r>
              <w:r w:rsidRPr="009F1B7D" w:rsidDel="004238F6">
                <w:delText>"/&gt;</w:delText>
              </w:r>
            </w:del>
          </w:p>
          <w:p w14:paraId="07DBCB11" w14:textId="3064D7CB" w:rsidR="00C31DBC" w:rsidRPr="009F1B7D" w:rsidDel="004238F6" w:rsidRDefault="00C31DBC" w:rsidP="00011096">
            <w:pPr>
              <w:pStyle w:val="XML4"/>
              <w:rPr>
                <w:del w:id="15108" w:author="Thomas Dietz" w:date="2012-08-08T14:26:00Z"/>
              </w:rPr>
            </w:pPr>
            <w:del w:id="15109" w:author="Thomas Dietz" w:date="2012-08-08T14:26:00Z">
              <w:r w:rsidRPr="009F1B7D" w:rsidDel="004238F6">
                <w:delText>&lt;xs:enumeration value="</w:delText>
              </w:r>
              <w:r w:rsidDel="004238F6">
                <w:delText>failStandaloneMode</w:delText>
              </w:r>
              <w:r w:rsidRPr="009F1B7D" w:rsidDel="004238F6">
                <w:delText>"/&gt;</w:delText>
              </w:r>
            </w:del>
          </w:p>
          <w:p w14:paraId="1609F5E3" w14:textId="3D3877BF" w:rsidR="00C31DBC" w:rsidRPr="009F1B7D" w:rsidDel="004238F6" w:rsidRDefault="00C31DBC" w:rsidP="00011096">
            <w:pPr>
              <w:pStyle w:val="XML3"/>
              <w:rPr>
                <w:del w:id="15110" w:author="Thomas Dietz" w:date="2012-08-08T14:26:00Z"/>
              </w:rPr>
            </w:pPr>
            <w:del w:id="15111" w:author="Thomas Dietz" w:date="2012-08-08T14:26:00Z">
              <w:r w:rsidRPr="009F1B7D" w:rsidDel="004238F6">
                <w:delText>&lt;/xs:restriction&gt;</w:delText>
              </w:r>
            </w:del>
          </w:p>
          <w:p w14:paraId="172ACD79" w14:textId="2C63BA33" w:rsidR="00C31DBC" w:rsidDel="004238F6" w:rsidRDefault="00C31DBC" w:rsidP="00011096">
            <w:pPr>
              <w:pStyle w:val="XML2"/>
              <w:rPr>
                <w:del w:id="15112" w:author="Thomas Dietz" w:date="2012-08-08T14:26:00Z"/>
              </w:rPr>
            </w:pPr>
            <w:del w:id="15113" w:author="Thomas Dietz" w:date="2012-08-08T14:26:00Z">
              <w:r w:rsidDel="004238F6">
                <w:delText>&lt;/xs:simpleType&gt;</w:delText>
              </w:r>
            </w:del>
          </w:p>
          <w:p w14:paraId="601963C9" w14:textId="08EAFFD0" w:rsidR="00C31DBC" w:rsidDel="004238F6" w:rsidRDefault="00C31DBC" w:rsidP="00011096">
            <w:pPr>
              <w:pStyle w:val="XML2"/>
              <w:rPr>
                <w:del w:id="15114" w:author="Thomas Dietz" w:date="2012-08-08T14:26:00Z"/>
              </w:rPr>
            </w:pPr>
          </w:p>
          <w:p w14:paraId="49160523" w14:textId="3AD262D8" w:rsidR="00C31DBC" w:rsidRPr="009F1B7D" w:rsidDel="004238F6" w:rsidRDefault="00C31DBC" w:rsidP="00011096">
            <w:pPr>
              <w:pStyle w:val="XML2"/>
              <w:rPr>
                <w:del w:id="15115" w:author="Thomas Dietz" w:date="2012-08-08T14:26:00Z"/>
              </w:rPr>
            </w:pPr>
            <w:del w:id="15116" w:author="Thomas Dietz" w:date="2012-08-08T14:26:00Z">
              <w:r w:rsidRPr="009F1B7D" w:rsidDel="004238F6">
                <w:delText>&lt;xs:complexType name="OFControllerListType"&gt;</w:delText>
              </w:r>
            </w:del>
          </w:p>
          <w:p w14:paraId="6CCFF7DD" w14:textId="4DB890E4" w:rsidR="00C31DBC" w:rsidRPr="009F1B7D" w:rsidDel="004238F6" w:rsidRDefault="00C31DBC" w:rsidP="00011096">
            <w:pPr>
              <w:pStyle w:val="XML3"/>
              <w:rPr>
                <w:del w:id="15117" w:author="Thomas Dietz" w:date="2012-08-08T14:26:00Z"/>
              </w:rPr>
            </w:pPr>
            <w:del w:id="15118" w:author="Thomas Dietz" w:date="2012-08-08T14:26:00Z">
              <w:r w:rsidRPr="009F1B7D" w:rsidDel="004238F6">
                <w:delText>&lt;xs:sequence&gt;</w:delText>
              </w:r>
            </w:del>
          </w:p>
          <w:p w14:paraId="0164C590" w14:textId="30001F4B" w:rsidR="00C31DBC" w:rsidRPr="009F1B7D" w:rsidDel="004238F6" w:rsidRDefault="00C31DBC" w:rsidP="00011096">
            <w:pPr>
              <w:pStyle w:val="XML4"/>
              <w:rPr>
                <w:del w:id="15119" w:author="Thomas Dietz" w:date="2012-08-08T14:26:00Z"/>
              </w:rPr>
            </w:pPr>
            <w:del w:id="15120" w:author="Thomas Dietz" w:date="2012-08-08T14:26:00Z">
              <w:r w:rsidRPr="009F1B7D" w:rsidDel="004238F6">
                <w:delText xml:space="preserve">&lt;xs:element name="controller" </w:delText>
              </w:r>
            </w:del>
          </w:p>
          <w:p w14:paraId="11FBC490" w14:textId="6A2AFE38" w:rsidR="00C31DBC" w:rsidRPr="009F1B7D" w:rsidDel="004238F6" w:rsidRDefault="00C31DBC" w:rsidP="00011096">
            <w:pPr>
              <w:pStyle w:val="XML9"/>
              <w:rPr>
                <w:del w:id="15121" w:author="Thomas Dietz" w:date="2012-08-08T14:26:00Z"/>
              </w:rPr>
            </w:pPr>
            <w:del w:id="15122" w:author="Thomas Dietz" w:date="2012-08-08T14:26:00Z">
              <w:r w:rsidRPr="009F1B7D" w:rsidDel="004238F6">
                <w:delText xml:space="preserve">type="OFControllerType" </w:delText>
              </w:r>
            </w:del>
          </w:p>
          <w:p w14:paraId="02B071FA" w14:textId="38126509" w:rsidR="00C31DBC" w:rsidRPr="009F1B7D" w:rsidDel="004238F6" w:rsidRDefault="00C31DBC" w:rsidP="00011096">
            <w:pPr>
              <w:pStyle w:val="XML9"/>
              <w:rPr>
                <w:del w:id="15123" w:author="Thomas Dietz" w:date="2012-08-08T14:26:00Z"/>
              </w:rPr>
            </w:pPr>
            <w:del w:id="15124" w:author="Thomas Dietz" w:date="2012-08-08T14:26:00Z">
              <w:r w:rsidRPr="009F1B7D" w:rsidDel="004238F6">
                <w:delText>maxOccurs="unbounded"/&gt;</w:delText>
              </w:r>
            </w:del>
          </w:p>
          <w:p w14:paraId="4611427F" w14:textId="4EC27CCA" w:rsidR="00C31DBC" w:rsidRPr="009F1B7D" w:rsidDel="004238F6" w:rsidRDefault="00C31DBC" w:rsidP="00011096">
            <w:pPr>
              <w:pStyle w:val="XML3"/>
              <w:rPr>
                <w:del w:id="15125" w:author="Thomas Dietz" w:date="2012-08-08T14:26:00Z"/>
              </w:rPr>
            </w:pPr>
            <w:del w:id="15126" w:author="Thomas Dietz" w:date="2012-08-08T14:26:00Z">
              <w:r w:rsidRPr="009F1B7D" w:rsidDel="004238F6">
                <w:delText>&lt;/xs:sequence&gt;</w:delText>
              </w:r>
            </w:del>
          </w:p>
          <w:p w14:paraId="1F30ECF4" w14:textId="5128B4E9" w:rsidR="00C31DBC" w:rsidRPr="009F1B7D" w:rsidDel="004238F6" w:rsidRDefault="00C31DBC" w:rsidP="00011096">
            <w:pPr>
              <w:pStyle w:val="XML2"/>
              <w:rPr>
                <w:del w:id="15127" w:author="Thomas Dietz" w:date="2012-08-08T14:26:00Z"/>
              </w:rPr>
            </w:pPr>
            <w:del w:id="15128" w:author="Thomas Dietz" w:date="2012-08-08T14:26:00Z">
              <w:r w:rsidRPr="009F1B7D" w:rsidDel="004238F6">
                <w:delText>&lt;/xs:complexType&gt;</w:delText>
              </w:r>
            </w:del>
          </w:p>
          <w:p w14:paraId="32FF012B" w14:textId="21B1402A" w:rsidR="00C31DBC" w:rsidRPr="009F1B7D" w:rsidDel="004238F6" w:rsidRDefault="00C31DBC" w:rsidP="00011096">
            <w:pPr>
              <w:pStyle w:val="XML3"/>
              <w:rPr>
                <w:del w:id="15129" w:author="Thomas Dietz" w:date="2012-08-08T14:26:00Z"/>
              </w:rPr>
            </w:pPr>
          </w:p>
          <w:p w14:paraId="7BDC8EC2" w14:textId="543F97AF" w:rsidR="00C31DBC" w:rsidRPr="009F1B7D" w:rsidDel="004238F6" w:rsidRDefault="00C31DBC" w:rsidP="00011096">
            <w:pPr>
              <w:pStyle w:val="XML2"/>
              <w:rPr>
                <w:del w:id="15130" w:author="Thomas Dietz" w:date="2012-08-08T14:26:00Z"/>
              </w:rPr>
            </w:pPr>
            <w:del w:id="15131" w:author="Thomas Dietz" w:date="2012-08-08T14:26:00Z">
              <w:r w:rsidRPr="009F1B7D" w:rsidDel="004238F6">
                <w:delText>&lt;xs:complexType name="OFLogicalSwitchResourceListType"&gt;</w:delText>
              </w:r>
            </w:del>
          </w:p>
          <w:p w14:paraId="575D94E6" w14:textId="054A188A" w:rsidR="00C31DBC" w:rsidRPr="009F1B7D" w:rsidDel="004238F6" w:rsidRDefault="00C31DBC" w:rsidP="00011096">
            <w:pPr>
              <w:pStyle w:val="XML3"/>
              <w:rPr>
                <w:del w:id="15132" w:author="Thomas Dietz" w:date="2012-08-08T14:26:00Z"/>
              </w:rPr>
            </w:pPr>
            <w:del w:id="15133" w:author="Thomas Dietz" w:date="2012-08-08T14:26:00Z">
              <w:r w:rsidRPr="009F1B7D" w:rsidDel="004238F6">
                <w:delText>&lt;xs:sequence&gt;</w:delText>
              </w:r>
            </w:del>
          </w:p>
          <w:p w14:paraId="3C260F1A" w14:textId="2D0DED2A" w:rsidR="00C31DBC" w:rsidRPr="009F1B7D" w:rsidDel="004238F6" w:rsidRDefault="00C31DBC" w:rsidP="00011096">
            <w:pPr>
              <w:pStyle w:val="XML4"/>
              <w:rPr>
                <w:del w:id="15134" w:author="Thomas Dietz" w:date="2012-08-08T14:26:00Z"/>
              </w:rPr>
            </w:pPr>
            <w:del w:id="15135" w:author="Thomas Dietz" w:date="2012-08-08T14:26:00Z">
              <w:r w:rsidRPr="009F1B7D" w:rsidDel="004238F6">
                <w:delText>&lt;xs:element name="port" type="OFConfigID" maxOccurs="unbounded"/&gt;</w:delText>
              </w:r>
            </w:del>
          </w:p>
          <w:p w14:paraId="1B1E203B" w14:textId="42658286" w:rsidR="00C31DBC" w:rsidRPr="009F1B7D" w:rsidDel="004238F6" w:rsidRDefault="00C31DBC" w:rsidP="00011096">
            <w:pPr>
              <w:pStyle w:val="XML4"/>
              <w:rPr>
                <w:del w:id="15136" w:author="Thomas Dietz" w:date="2012-08-08T14:26:00Z"/>
              </w:rPr>
            </w:pPr>
            <w:del w:id="15137" w:author="Thomas Dietz" w:date="2012-08-08T14:26:00Z">
              <w:r w:rsidRPr="009F1B7D" w:rsidDel="004238F6">
                <w:delText>&lt;xs:element name="queue" type="OFConfigID" maxOccurs="unbounded"/&gt;</w:delText>
              </w:r>
            </w:del>
          </w:p>
          <w:p w14:paraId="7C312516" w14:textId="28E405AA" w:rsidR="009D0278" w:rsidRPr="009F1B7D" w:rsidDel="004238F6" w:rsidRDefault="009D0278" w:rsidP="009D0278">
            <w:pPr>
              <w:pStyle w:val="XML4"/>
              <w:rPr>
                <w:del w:id="15138" w:author="Thomas Dietz" w:date="2012-08-08T14:26:00Z"/>
              </w:rPr>
            </w:pPr>
            <w:del w:id="15139" w:author="Thomas Dietz" w:date="2012-08-08T14:26:00Z">
              <w:r w:rsidRPr="009F1B7D" w:rsidDel="004238F6">
                <w:delText>&lt;xs:element name="</w:delText>
              </w:r>
              <w:r w:rsidDel="004238F6">
                <w:delText>certificate</w:delText>
              </w:r>
              <w:r w:rsidRPr="009F1B7D" w:rsidDel="004238F6">
                <w:delText xml:space="preserve">" </w:delText>
              </w:r>
            </w:del>
          </w:p>
          <w:p w14:paraId="0468AAC4" w14:textId="28743FA7" w:rsidR="009D0278" w:rsidDel="004238F6" w:rsidRDefault="009D0278" w:rsidP="009D0278">
            <w:pPr>
              <w:pStyle w:val="XML9"/>
              <w:rPr>
                <w:del w:id="15140" w:author="Thomas Dietz" w:date="2012-08-08T14:26:00Z"/>
              </w:rPr>
            </w:pPr>
            <w:del w:id="15141" w:author="Thomas Dietz" w:date="2012-08-08T14:26:00Z">
              <w:r w:rsidRPr="009F1B7D" w:rsidDel="004238F6">
                <w:delText>type="</w:delText>
              </w:r>
              <w:r w:rsidR="007C612D" w:rsidRPr="009F1B7D" w:rsidDel="004238F6">
                <w:delText>OF</w:delText>
              </w:r>
              <w:r w:rsidR="007C612D" w:rsidDel="004238F6">
                <w:delText>ConfigID</w:delText>
              </w:r>
              <w:r w:rsidRPr="009F1B7D" w:rsidDel="004238F6">
                <w:delText xml:space="preserve">" </w:delText>
              </w:r>
              <w:r w:rsidDel="004238F6">
                <w:delText>minOccurs=</w:delText>
              </w:r>
              <w:r w:rsidR="005349F5" w:rsidRPr="009F1B7D" w:rsidDel="004238F6">
                <w:delText>"</w:delText>
              </w:r>
              <w:r w:rsidDel="004238F6">
                <w:delText>0</w:delText>
              </w:r>
              <w:r w:rsidR="005349F5" w:rsidRPr="009F1B7D" w:rsidDel="004238F6">
                <w:delText>"</w:delText>
              </w:r>
              <w:r w:rsidDel="004238F6">
                <w:delText xml:space="preserve"> </w:delText>
              </w:r>
              <w:r w:rsidRPr="009F1B7D" w:rsidDel="004238F6">
                <w:delText>maxOccurs="</w:delText>
              </w:r>
              <w:r w:rsidDel="004238F6">
                <w:delText>1</w:delText>
              </w:r>
              <w:r w:rsidRPr="009F1B7D" w:rsidDel="004238F6">
                <w:delText>"/&gt;</w:delText>
              </w:r>
            </w:del>
          </w:p>
          <w:p w14:paraId="087BD8C7" w14:textId="5E3F1CE9" w:rsidR="00BB61C6" w:rsidDel="004238F6" w:rsidRDefault="00517B8D" w:rsidP="00BB61C6">
            <w:pPr>
              <w:pStyle w:val="XML4"/>
              <w:rPr>
                <w:del w:id="15142" w:author="Thomas Dietz" w:date="2012-08-08T14:26:00Z"/>
              </w:rPr>
            </w:pPr>
            <w:del w:id="15143" w:author="Thomas Dietz" w:date="2012-08-08T14:26:00Z">
              <w:r w:rsidDel="004238F6">
                <w:lastRenderedPageBreak/>
                <w:delText>&lt;xs:element name="flow-table</w:delText>
              </w:r>
              <w:r w:rsidRPr="009F1B7D" w:rsidDel="004238F6">
                <w:delText>"</w:delText>
              </w:r>
            </w:del>
          </w:p>
          <w:p w14:paraId="6EB7366C" w14:textId="18CE3347" w:rsidR="00517B8D" w:rsidRPr="009F1B7D" w:rsidDel="004238F6" w:rsidRDefault="00517B8D" w:rsidP="00BB61C6">
            <w:pPr>
              <w:pStyle w:val="XML9"/>
              <w:rPr>
                <w:del w:id="15144" w:author="Thomas Dietz" w:date="2012-08-08T14:26:00Z"/>
              </w:rPr>
            </w:pPr>
            <w:del w:id="15145" w:author="Thomas Dietz" w:date="2012-08-08T14:26:00Z">
              <w:r w:rsidDel="004238F6">
                <w:delText>type="OFConfigID"</w:delText>
              </w:r>
              <w:r w:rsidR="008E0244" w:rsidDel="004238F6">
                <w:delText xml:space="preserve"> </w:delText>
              </w:r>
              <w:r w:rsidRPr="009F1B7D" w:rsidDel="004238F6">
                <w:delText>maxOccurs="unbounded"/&gt;</w:delText>
              </w:r>
            </w:del>
          </w:p>
          <w:p w14:paraId="6DC72B5B" w14:textId="2EE5CDC3" w:rsidR="00C31DBC" w:rsidRPr="009F1B7D" w:rsidDel="004238F6" w:rsidRDefault="00C31DBC" w:rsidP="00011096">
            <w:pPr>
              <w:pStyle w:val="XML3"/>
              <w:rPr>
                <w:del w:id="15146" w:author="Thomas Dietz" w:date="2012-08-08T14:26:00Z"/>
              </w:rPr>
            </w:pPr>
            <w:del w:id="15147" w:author="Thomas Dietz" w:date="2012-08-08T14:26:00Z">
              <w:r w:rsidRPr="009F1B7D" w:rsidDel="004238F6">
                <w:delText>&lt;/xs:sequence&gt;</w:delText>
              </w:r>
            </w:del>
          </w:p>
          <w:p w14:paraId="0CD73D8B" w14:textId="238F5EA8" w:rsidR="00C31DBC" w:rsidRPr="009F1B7D" w:rsidDel="004238F6" w:rsidRDefault="00C31DBC" w:rsidP="00011096">
            <w:pPr>
              <w:pStyle w:val="XML2"/>
              <w:rPr>
                <w:del w:id="15148" w:author="Thomas Dietz" w:date="2012-08-08T14:26:00Z"/>
              </w:rPr>
            </w:pPr>
            <w:del w:id="15149" w:author="Thomas Dietz" w:date="2012-08-08T14:26:00Z">
              <w:r w:rsidRPr="009F1B7D" w:rsidDel="004238F6">
                <w:delText>&lt;/xs:complexType&gt;</w:delText>
              </w:r>
            </w:del>
          </w:p>
          <w:p w14:paraId="3860BE29" w14:textId="4E2F0F20" w:rsidR="00C31DBC" w:rsidDel="004238F6" w:rsidRDefault="00C31DBC" w:rsidP="00011096">
            <w:pPr>
              <w:pStyle w:val="XML2"/>
              <w:rPr>
                <w:del w:id="15150" w:author="Thomas Dietz" w:date="2012-08-08T14:26:00Z"/>
              </w:rPr>
            </w:pPr>
          </w:p>
          <w:p w14:paraId="53E73741" w14:textId="0A9BF376" w:rsidR="0035256A" w:rsidRPr="00D8113B" w:rsidDel="004238F6" w:rsidRDefault="0035256A" w:rsidP="0035256A">
            <w:pPr>
              <w:pStyle w:val="XML1"/>
              <w:rPr>
                <w:del w:id="15151" w:author="Thomas Dietz" w:date="2012-08-08T14:26:00Z"/>
              </w:rPr>
            </w:pPr>
            <w:del w:id="15152" w:author="Thomas Dietz" w:date="2012-08-08T14:26:00Z">
              <w:r w:rsidDel="004238F6">
                <w:delText>&lt;xs:</w:delText>
              </w:r>
              <w:r w:rsidRPr="00D8113B" w:rsidDel="004238F6">
                <w:delText>complexType name="OFLogicalSwitchCapabilitiesType"&gt;</w:delText>
              </w:r>
            </w:del>
          </w:p>
          <w:p w14:paraId="683FACAD" w14:textId="47909CB4" w:rsidR="0035256A" w:rsidDel="004238F6" w:rsidRDefault="0035256A" w:rsidP="0035256A">
            <w:pPr>
              <w:pStyle w:val="XML2"/>
              <w:rPr>
                <w:del w:id="15153" w:author="Thomas Dietz" w:date="2012-08-08T14:26:00Z"/>
              </w:rPr>
            </w:pPr>
            <w:del w:id="15154" w:author="Thomas Dietz" w:date="2012-08-08T14:26:00Z">
              <w:r w:rsidRPr="00D8113B" w:rsidDel="004238F6">
                <w:delText>&lt;xs</w:delText>
              </w:r>
              <w:r w:rsidDel="004238F6">
                <w:delText>:sequence&gt;</w:delText>
              </w:r>
            </w:del>
          </w:p>
          <w:p w14:paraId="6DD0508C" w14:textId="7DC48CD2" w:rsidR="0035256A" w:rsidDel="004238F6" w:rsidRDefault="0035256A" w:rsidP="0035256A">
            <w:pPr>
              <w:pStyle w:val="XML3"/>
              <w:rPr>
                <w:del w:id="15155" w:author="Thomas Dietz" w:date="2012-08-08T14:26:00Z"/>
              </w:rPr>
            </w:pPr>
            <w:del w:id="15156" w:author="Thomas Dietz" w:date="2012-08-08T14:26:00Z">
              <w:r w:rsidDel="004238F6">
                <w:delText>&lt;xs:element name="max-buffered-packets" type="xs:integer"&gt;</w:delText>
              </w:r>
            </w:del>
          </w:p>
          <w:p w14:paraId="6BAEF3AF" w14:textId="634691A0" w:rsidR="0035256A" w:rsidDel="004238F6" w:rsidRDefault="0035256A" w:rsidP="0035256A">
            <w:pPr>
              <w:pStyle w:val="XML4"/>
              <w:rPr>
                <w:del w:id="15157" w:author="Thomas Dietz" w:date="2012-08-08T14:26:00Z"/>
              </w:rPr>
            </w:pPr>
            <w:del w:id="15158" w:author="Thomas Dietz" w:date="2012-08-08T14:26:00Z">
              <w:r w:rsidDel="004238F6">
                <w:delText>&lt;xs:annotation&gt;</w:delText>
              </w:r>
            </w:del>
          </w:p>
          <w:p w14:paraId="31C75EE9" w14:textId="2A3F4B0F" w:rsidR="0035256A" w:rsidDel="004238F6" w:rsidRDefault="0035256A" w:rsidP="0035256A">
            <w:pPr>
              <w:pStyle w:val="XML5"/>
              <w:rPr>
                <w:del w:id="15159" w:author="Thomas Dietz" w:date="2012-08-08T14:26:00Z"/>
              </w:rPr>
            </w:pPr>
            <w:del w:id="15160" w:author="Thomas Dietz" w:date="2012-08-08T14:26:00Z">
              <w:r w:rsidDel="004238F6">
                <w:delText>&lt;xs:documentation&gt;The maximum number of packets the switch can buffer when sending packets to the controller using packet-in messages. See OpenFlow protocol 1.2 section A.3.1</w:delText>
              </w:r>
            </w:del>
          </w:p>
          <w:p w14:paraId="4890DE7F" w14:textId="04DFC8A6" w:rsidR="0035256A" w:rsidDel="004238F6" w:rsidRDefault="0035256A" w:rsidP="0035256A">
            <w:pPr>
              <w:pStyle w:val="XML5"/>
              <w:rPr>
                <w:del w:id="15161" w:author="Thomas Dietz" w:date="2012-08-08T14:26:00Z"/>
              </w:rPr>
            </w:pPr>
            <w:del w:id="15162" w:author="Thomas Dietz" w:date="2012-08-08T14:26:00Z">
              <w:r w:rsidDel="004238F6">
                <w:delText>&lt;/xs:documentation&gt;</w:delText>
              </w:r>
            </w:del>
          </w:p>
          <w:p w14:paraId="78B47D68" w14:textId="13FC5CBA" w:rsidR="0035256A" w:rsidDel="004238F6" w:rsidRDefault="0035256A" w:rsidP="0035256A">
            <w:pPr>
              <w:pStyle w:val="XML4"/>
              <w:rPr>
                <w:del w:id="15163" w:author="Thomas Dietz" w:date="2012-08-08T14:26:00Z"/>
              </w:rPr>
            </w:pPr>
            <w:del w:id="15164" w:author="Thomas Dietz" w:date="2012-08-08T14:26:00Z">
              <w:r w:rsidDel="004238F6">
                <w:delText>&lt;/xs:annotation&gt;</w:delText>
              </w:r>
            </w:del>
          </w:p>
          <w:p w14:paraId="3F3C05BA" w14:textId="24801798" w:rsidR="0035256A" w:rsidDel="004238F6" w:rsidRDefault="0035256A" w:rsidP="0035256A">
            <w:pPr>
              <w:pStyle w:val="XML3"/>
              <w:rPr>
                <w:del w:id="15165" w:author="Thomas Dietz" w:date="2012-08-08T14:26:00Z"/>
              </w:rPr>
            </w:pPr>
            <w:del w:id="15166" w:author="Thomas Dietz" w:date="2012-08-08T14:26:00Z">
              <w:r w:rsidDel="004238F6">
                <w:delText>&lt;/xs:element&gt;</w:delText>
              </w:r>
            </w:del>
          </w:p>
          <w:p w14:paraId="7CB48FA7" w14:textId="1E8B75A4" w:rsidR="0035256A" w:rsidDel="004238F6" w:rsidRDefault="0035256A" w:rsidP="0035256A">
            <w:pPr>
              <w:pStyle w:val="XML3"/>
              <w:rPr>
                <w:del w:id="15167" w:author="Thomas Dietz" w:date="2012-08-08T14:26:00Z"/>
              </w:rPr>
            </w:pPr>
            <w:del w:id="15168" w:author="Thomas Dietz" w:date="2012-08-08T14:26:00Z">
              <w:r w:rsidDel="004238F6">
                <w:delText>&lt;xs:element name="max-tables" type="xs:integer"&gt;</w:delText>
              </w:r>
            </w:del>
          </w:p>
          <w:p w14:paraId="35F7E6C4" w14:textId="3B9EF749" w:rsidR="0035256A" w:rsidDel="004238F6" w:rsidRDefault="0035256A" w:rsidP="0035256A">
            <w:pPr>
              <w:pStyle w:val="XML4"/>
              <w:rPr>
                <w:del w:id="15169" w:author="Thomas Dietz" w:date="2012-08-08T14:26:00Z"/>
              </w:rPr>
            </w:pPr>
            <w:del w:id="15170" w:author="Thomas Dietz" w:date="2012-08-08T14:26:00Z">
              <w:r w:rsidDel="004238F6">
                <w:delText>&lt;xs:annotation&gt;</w:delText>
              </w:r>
            </w:del>
          </w:p>
          <w:p w14:paraId="025CB2AA" w14:textId="6E731CC6" w:rsidR="0035256A" w:rsidDel="004238F6" w:rsidRDefault="0035256A" w:rsidP="0035256A">
            <w:pPr>
              <w:pStyle w:val="XML5"/>
              <w:rPr>
                <w:del w:id="15171" w:author="Thomas Dietz" w:date="2012-08-08T14:26:00Z"/>
              </w:rPr>
            </w:pPr>
            <w:del w:id="15172" w:author="Thomas Dietz" w:date="2012-08-08T14:26:00Z">
              <w:r w:rsidDel="004238F6">
                <w:delText>&lt;xs:documentation&gt; The number of flow tables supported by the switch. See OpenFlow protocol 1.2 section A.3.1</w:delText>
              </w:r>
              <w:r w:rsidDel="004238F6">
                <w:tab/>
              </w:r>
              <w:r w:rsidDel="004238F6">
                <w:tab/>
              </w:r>
            </w:del>
          </w:p>
          <w:p w14:paraId="393EE5D8" w14:textId="66444C3D" w:rsidR="0035256A" w:rsidDel="004238F6" w:rsidRDefault="0035256A" w:rsidP="0035256A">
            <w:pPr>
              <w:pStyle w:val="XML5"/>
              <w:rPr>
                <w:del w:id="15173" w:author="Thomas Dietz" w:date="2012-08-08T14:26:00Z"/>
              </w:rPr>
            </w:pPr>
            <w:del w:id="15174" w:author="Thomas Dietz" w:date="2012-08-08T14:26:00Z">
              <w:r w:rsidDel="004238F6">
                <w:delText>&lt;/xs:documentation&gt;</w:delText>
              </w:r>
            </w:del>
          </w:p>
          <w:p w14:paraId="3D047141" w14:textId="2434443F" w:rsidR="0035256A" w:rsidDel="004238F6" w:rsidRDefault="0035256A" w:rsidP="0035256A">
            <w:pPr>
              <w:pStyle w:val="XML4"/>
              <w:rPr>
                <w:del w:id="15175" w:author="Thomas Dietz" w:date="2012-08-08T14:26:00Z"/>
              </w:rPr>
            </w:pPr>
            <w:del w:id="15176" w:author="Thomas Dietz" w:date="2012-08-08T14:26:00Z">
              <w:r w:rsidDel="004238F6">
                <w:delText>&lt;/xs:annotation&gt;</w:delText>
              </w:r>
            </w:del>
          </w:p>
          <w:p w14:paraId="6E7996AA" w14:textId="1E31775E" w:rsidR="0035256A" w:rsidDel="004238F6" w:rsidRDefault="0035256A" w:rsidP="0035256A">
            <w:pPr>
              <w:pStyle w:val="XML3"/>
              <w:rPr>
                <w:del w:id="15177" w:author="Thomas Dietz" w:date="2012-08-08T14:26:00Z"/>
              </w:rPr>
            </w:pPr>
            <w:del w:id="15178" w:author="Thomas Dietz" w:date="2012-08-08T14:26:00Z">
              <w:r w:rsidDel="004238F6">
                <w:delText>&lt;/xs:element&gt;</w:delText>
              </w:r>
            </w:del>
          </w:p>
          <w:p w14:paraId="4995DF9C" w14:textId="711977C7" w:rsidR="0035256A" w:rsidDel="004238F6" w:rsidRDefault="0035256A" w:rsidP="0035256A">
            <w:pPr>
              <w:pStyle w:val="XML3"/>
              <w:rPr>
                <w:del w:id="15179" w:author="Thomas Dietz" w:date="2012-08-08T14:26:00Z"/>
              </w:rPr>
            </w:pPr>
            <w:del w:id="15180" w:author="Thomas Dietz" w:date="2012-08-08T14:26:00Z">
              <w:r w:rsidDel="004238F6">
                <w:delText>&lt;xs:element name="max-ports" type="xs:integer"&gt;</w:delText>
              </w:r>
            </w:del>
          </w:p>
          <w:p w14:paraId="15B03413" w14:textId="33D6BF5F" w:rsidR="0035256A" w:rsidDel="004238F6" w:rsidRDefault="0035256A" w:rsidP="0035256A">
            <w:pPr>
              <w:pStyle w:val="XML4"/>
              <w:rPr>
                <w:del w:id="15181" w:author="Thomas Dietz" w:date="2012-08-08T14:26:00Z"/>
              </w:rPr>
            </w:pPr>
            <w:del w:id="15182" w:author="Thomas Dietz" w:date="2012-08-08T14:26:00Z">
              <w:r w:rsidDel="004238F6">
                <w:delText>&lt;xs:annotation&gt;</w:delText>
              </w:r>
            </w:del>
          </w:p>
          <w:p w14:paraId="23CA6C8F" w14:textId="398C3B17" w:rsidR="0035256A" w:rsidDel="004238F6" w:rsidRDefault="0035256A" w:rsidP="0035256A">
            <w:pPr>
              <w:pStyle w:val="XML5"/>
              <w:rPr>
                <w:del w:id="15183" w:author="Thomas Dietz" w:date="2012-08-08T14:26:00Z"/>
              </w:rPr>
            </w:pPr>
            <w:del w:id="15184" w:author="Thomas Dietz" w:date="2012-08-08T14:26:00Z">
              <w:r w:rsidDel="004238F6">
                <w:delText>&lt;xs:documentation&gt; The number of ports supported by the switch. See OpenFlow protocol 1.2 section A.3.1</w:delText>
              </w:r>
              <w:r w:rsidDel="004238F6">
                <w:tab/>
              </w:r>
              <w:r w:rsidDel="004238F6">
                <w:tab/>
              </w:r>
            </w:del>
          </w:p>
          <w:p w14:paraId="27B37182" w14:textId="1797F756" w:rsidR="0035256A" w:rsidDel="004238F6" w:rsidRDefault="0035256A" w:rsidP="0035256A">
            <w:pPr>
              <w:pStyle w:val="XML5"/>
              <w:rPr>
                <w:del w:id="15185" w:author="Thomas Dietz" w:date="2012-08-08T14:26:00Z"/>
              </w:rPr>
            </w:pPr>
            <w:del w:id="15186" w:author="Thomas Dietz" w:date="2012-08-08T14:26:00Z">
              <w:r w:rsidDel="004238F6">
                <w:delText>&lt;/xs:documentation&gt;</w:delText>
              </w:r>
            </w:del>
          </w:p>
          <w:p w14:paraId="2A164D9D" w14:textId="44BF1F56" w:rsidR="0035256A" w:rsidDel="004238F6" w:rsidRDefault="0035256A" w:rsidP="0035256A">
            <w:pPr>
              <w:pStyle w:val="XML4"/>
              <w:rPr>
                <w:del w:id="15187" w:author="Thomas Dietz" w:date="2012-08-08T14:26:00Z"/>
              </w:rPr>
            </w:pPr>
            <w:del w:id="15188" w:author="Thomas Dietz" w:date="2012-08-08T14:26:00Z">
              <w:r w:rsidDel="004238F6">
                <w:delText>&lt;/xs:annotation&gt;</w:delText>
              </w:r>
            </w:del>
          </w:p>
          <w:p w14:paraId="34AC3B28" w14:textId="7C3022DD" w:rsidR="0035256A" w:rsidDel="004238F6" w:rsidRDefault="0035256A" w:rsidP="0035256A">
            <w:pPr>
              <w:pStyle w:val="XML3"/>
              <w:rPr>
                <w:del w:id="15189" w:author="Thomas Dietz" w:date="2012-08-08T14:26:00Z"/>
              </w:rPr>
            </w:pPr>
            <w:del w:id="15190" w:author="Thomas Dietz" w:date="2012-08-08T14:26:00Z">
              <w:r w:rsidDel="004238F6">
                <w:delText>&lt;/xs:element&gt;</w:delText>
              </w:r>
            </w:del>
          </w:p>
          <w:p w14:paraId="4E662D12" w14:textId="69869F03" w:rsidR="0035256A" w:rsidDel="004238F6" w:rsidRDefault="0035256A" w:rsidP="0035256A">
            <w:pPr>
              <w:pStyle w:val="XML3"/>
              <w:rPr>
                <w:del w:id="15191" w:author="Thomas Dietz" w:date="2012-08-08T14:26:00Z"/>
              </w:rPr>
            </w:pPr>
            <w:del w:id="15192" w:author="Thomas Dietz" w:date="2012-08-08T14:26:00Z">
              <w:r w:rsidDel="004238F6">
                <w:delText>&lt;xs:element name="flow-statistics" type="xs:boolean"&gt;</w:delText>
              </w:r>
            </w:del>
          </w:p>
          <w:p w14:paraId="40DBE694" w14:textId="4B3A02E7" w:rsidR="0035256A" w:rsidDel="004238F6" w:rsidRDefault="0035256A" w:rsidP="0035256A">
            <w:pPr>
              <w:pStyle w:val="XML4"/>
              <w:rPr>
                <w:del w:id="15193" w:author="Thomas Dietz" w:date="2012-08-08T14:26:00Z"/>
              </w:rPr>
            </w:pPr>
            <w:del w:id="15194" w:author="Thomas Dietz" w:date="2012-08-08T14:26:00Z">
              <w:r w:rsidDel="004238F6">
                <w:delText>&lt;xs:annotation&gt;</w:delText>
              </w:r>
            </w:del>
          </w:p>
          <w:p w14:paraId="4F2989D7" w14:textId="6A87A098" w:rsidR="0035256A" w:rsidDel="004238F6" w:rsidRDefault="0035256A" w:rsidP="0035256A">
            <w:pPr>
              <w:pStyle w:val="XML5"/>
              <w:rPr>
                <w:del w:id="15195" w:author="Thomas Dietz" w:date="2012-08-08T14:26:00Z"/>
              </w:rPr>
            </w:pPr>
            <w:del w:id="15196" w:author="Thomas Dietz" w:date="2012-08-08T14:26:00Z">
              <w:r w:rsidDel="004238F6">
                <w:delText>&lt;xs:documentation&gt; Whether the switch supports flow statistics. See OpenFlow protocol 1.2 section A.3.1</w:delText>
              </w:r>
              <w:r w:rsidDel="004238F6">
                <w:tab/>
              </w:r>
              <w:r w:rsidDel="004238F6">
                <w:tab/>
              </w:r>
            </w:del>
          </w:p>
          <w:p w14:paraId="0799E14A" w14:textId="67E1DE57" w:rsidR="0035256A" w:rsidDel="004238F6" w:rsidRDefault="0035256A" w:rsidP="0035256A">
            <w:pPr>
              <w:pStyle w:val="XML5"/>
              <w:rPr>
                <w:del w:id="15197" w:author="Thomas Dietz" w:date="2012-08-08T14:26:00Z"/>
              </w:rPr>
            </w:pPr>
            <w:del w:id="15198" w:author="Thomas Dietz" w:date="2012-08-08T14:26:00Z">
              <w:r w:rsidDel="004238F6">
                <w:delText>&lt;/xs:documentation&gt;</w:delText>
              </w:r>
            </w:del>
          </w:p>
          <w:p w14:paraId="356481BD" w14:textId="4387F1A1" w:rsidR="0035256A" w:rsidDel="004238F6" w:rsidRDefault="0035256A" w:rsidP="0035256A">
            <w:pPr>
              <w:pStyle w:val="XML4"/>
              <w:rPr>
                <w:del w:id="15199" w:author="Thomas Dietz" w:date="2012-08-08T14:26:00Z"/>
              </w:rPr>
            </w:pPr>
            <w:del w:id="15200" w:author="Thomas Dietz" w:date="2012-08-08T14:26:00Z">
              <w:r w:rsidDel="004238F6">
                <w:delText>&lt;/xs:annotation&gt;</w:delText>
              </w:r>
            </w:del>
          </w:p>
          <w:p w14:paraId="6BD20FCA" w14:textId="28CB967B" w:rsidR="0035256A" w:rsidDel="004238F6" w:rsidRDefault="0035256A" w:rsidP="0035256A">
            <w:pPr>
              <w:pStyle w:val="XML3"/>
              <w:rPr>
                <w:del w:id="15201" w:author="Thomas Dietz" w:date="2012-08-08T14:26:00Z"/>
              </w:rPr>
            </w:pPr>
            <w:del w:id="15202" w:author="Thomas Dietz" w:date="2012-08-08T14:26:00Z">
              <w:r w:rsidDel="004238F6">
                <w:delText>&lt;/xs:element&gt;</w:delText>
              </w:r>
            </w:del>
          </w:p>
          <w:p w14:paraId="74B4BA4E" w14:textId="54D40D41" w:rsidR="0035256A" w:rsidDel="004238F6" w:rsidRDefault="0035256A" w:rsidP="0035256A">
            <w:pPr>
              <w:pStyle w:val="XML3"/>
              <w:rPr>
                <w:del w:id="15203" w:author="Thomas Dietz" w:date="2012-08-08T14:26:00Z"/>
              </w:rPr>
            </w:pPr>
            <w:del w:id="15204" w:author="Thomas Dietz" w:date="2012-08-08T14:26:00Z">
              <w:r w:rsidDel="004238F6">
                <w:delText>&lt;xs:element name="table-statistics" type="xs:boolean"&gt;</w:delText>
              </w:r>
            </w:del>
          </w:p>
          <w:p w14:paraId="545C4130" w14:textId="14FC21BE" w:rsidR="0035256A" w:rsidDel="004238F6" w:rsidRDefault="0035256A" w:rsidP="0035256A">
            <w:pPr>
              <w:pStyle w:val="XML4"/>
              <w:rPr>
                <w:del w:id="15205" w:author="Thomas Dietz" w:date="2012-08-08T14:26:00Z"/>
              </w:rPr>
            </w:pPr>
            <w:del w:id="15206" w:author="Thomas Dietz" w:date="2012-08-08T14:26:00Z">
              <w:r w:rsidDel="004238F6">
                <w:delText>&lt;xs:annotation&gt;</w:delText>
              </w:r>
            </w:del>
          </w:p>
          <w:p w14:paraId="723DBC34" w14:textId="52BF075F" w:rsidR="0035256A" w:rsidDel="004238F6" w:rsidRDefault="0035256A" w:rsidP="0035256A">
            <w:pPr>
              <w:pStyle w:val="XML5"/>
              <w:rPr>
                <w:del w:id="15207" w:author="Thomas Dietz" w:date="2012-08-08T14:26:00Z"/>
              </w:rPr>
            </w:pPr>
            <w:del w:id="15208" w:author="Thomas Dietz" w:date="2012-08-08T14:26:00Z">
              <w:r w:rsidDel="004238F6">
                <w:delText>&lt;xs:documentation&gt; Whether the switch supports table statistics. See OpenFlow protocol 1.2 section A.3.1</w:delText>
              </w:r>
              <w:r w:rsidDel="004238F6">
                <w:tab/>
              </w:r>
              <w:r w:rsidDel="004238F6">
                <w:tab/>
              </w:r>
            </w:del>
          </w:p>
          <w:p w14:paraId="456A1B10" w14:textId="314BB7A8" w:rsidR="0035256A" w:rsidDel="004238F6" w:rsidRDefault="0035256A" w:rsidP="0035256A">
            <w:pPr>
              <w:pStyle w:val="XML5"/>
              <w:rPr>
                <w:del w:id="15209" w:author="Thomas Dietz" w:date="2012-08-08T14:26:00Z"/>
              </w:rPr>
            </w:pPr>
            <w:del w:id="15210" w:author="Thomas Dietz" w:date="2012-08-08T14:26:00Z">
              <w:r w:rsidDel="004238F6">
                <w:delText>&lt;/xs:documentation&gt;</w:delText>
              </w:r>
            </w:del>
          </w:p>
          <w:p w14:paraId="129D1E8A" w14:textId="3BCCEF19" w:rsidR="0035256A" w:rsidDel="004238F6" w:rsidRDefault="0035256A" w:rsidP="0035256A">
            <w:pPr>
              <w:pStyle w:val="XML4"/>
              <w:rPr>
                <w:del w:id="15211" w:author="Thomas Dietz" w:date="2012-08-08T14:26:00Z"/>
              </w:rPr>
            </w:pPr>
            <w:del w:id="15212" w:author="Thomas Dietz" w:date="2012-08-08T14:26:00Z">
              <w:r w:rsidDel="004238F6">
                <w:delText>&lt;/xs:annotation&gt;</w:delText>
              </w:r>
            </w:del>
          </w:p>
          <w:p w14:paraId="30A952ED" w14:textId="746A9936" w:rsidR="0035256A" w:rsidDel="004238F6" w:rsidRDefault="0035256A" w:rsidP="0035256A">
            <w:pPr>
              <w:pStyle w:val="XML3"/>
              <w:rPr>
                <w:del w:id="15213" w:author="Thomas Dietz" w:date="2012-08-08T14:26:00Z"/>
              </w:rPr>
            </w:pPr>
            <w:del w:id="15214" w:author="Thomas Dietz" w:date="2012-08-08T14:26:00Z">
              <w:r w:rsidDel="004238F6">
                <w:delText>&lt;/xs:element&gt;</w:delText>
              </w:r>
            </w:del>
          </w:p>
          <w:p w14:paraId="6ADF09D0" w14:textId="52490418" w:rsidR="0035256A" w:rsidDel="004238F6" w:rsidRDefault="0035256A" w:rsidP="0035256A">
            <w:pPr>
              <w:pStyle w:val="XML3"/>
              <w:rPr>
                <w:del w:id="15215" w:author="Thomas Dietz" w:date="2012-08-08T14:26:00Z"/>
              </w:rPr>
            </w:pPr>
            <w:del w:id="15216" w:author="Thomas Dietz" w:date="2012-08-08T14:26:00Z">
              <w:r w:rsidDel="004238F6">
                <w:delText>&lt;xs:element name="port-statistics" type="xs:boolean"&gt;</w:delText>
              </w:r>
            </w:del>
          </w:p>
          <w:p w14:paraId="098867DA" w14:textId="6069AC75" w:rsidR="0035256A" w:rsidDel="004238F6" w:rsidRDefault="0035256A" w:rsidP="0035256A">
            <w:pPr>
              <w:pStyle w:val="XML4"/>
              <w:rPr>
                <w:del w:id="15217" w:author="Thomas Dietz" w:date="2012-08-08T14:26:00Z"/>
              </w:rPr>
            </w:pPr>
            <w:del w:id="15218" w:author="Thomas Dietz" w:date="2012-08-08T14:26:00Z">
              <w:r w:rsidDel="004238F6">
                <w:delText>&lt;xs:annotation&gt;</w:delText>
              </w:r>
            </w:del>
          </w:p>
          <w:p w14:paraId="5104D044" w14:textId="1869A4C5" w:rsidR="0035256A" w:rsidDel="004238F6" w:rsidRDefault="0035256A" w:rsidP="0035256A">
            <w:pPr>
              <w:pStyle w:val="XML5"/>
              <w:rPr>
                <w:del w:id="15219" w:author="Thomas Dietz" w:date="2012-08-08T14:26:00Z"/>
              </w:rPr>
            </w:pPr>
            <w:del w:id="15220" w:author="Thomas Dietz" w:date="2012-08-08T14:26:00Z">
              <w:r w:rsidDel="004238F6">
                <w:delText>&lt;xs:documentation&gt;Whether the switch supports port statistics. See OpenFlow protocol 1.2 section A.3.1</w:delText>
              </w:r>
              <w:r w:rsidDel="004238F6">
                <w:tab/>
              </w:r>
              <w:r w:rsidDel="004238F6">
                <w:tab/>
              </w:r>
            </w:del>
          </w:p>
          <w:p w14:paraId="40B691C7" w14:textId="41C1949B" w:rsidR="0035256A" w:rsidDel="004238F6" w:rsidRDefault="0035256A" w:rsidP="0035256A">
            <w:pPr>
              <w:pStyle w:val="XML5"/>
              <w:rPr>
                <w:del w:id="15221" w:author="Thomas Dietz" w:date="2012-08-08T14:26:00Z"/>
              </w:rPr>
            </w:pPr>
            <w:del w:id="15222" w:author="Thomas Dietz" w:date="2012-08-08T14:26:00Z">
              <w:r w:rsidDel="004238F6">
                <w:delText>&lt;/xs:documentation&gt;</w:delText>
              </w:r>
            </w:del>
          </w:p>
          <w:p w14:paraId="3703474D" w14:textId="467E7CF9" w:rsidR="0035256A" w:rsidDel="004238F6" w:rsidRDefault="0035256A" w:rsidP="0035256A">
            <w:pPr>
              <w:pStyle w:val="XML4"/>
              <w:rPr>
                <w:del w:id="15223" w:author="Thomas Dietz" w:date="2012-08-08T14:26:00Z"/>
              </w:rPr>
            </w:pPr>
            <w:del w:id="15224" w:author="Thomas Dietz" w:date="2012-08-08T14:26:00Z">
              <w:r w:rsidDel="004238F6">
                <w:delText>&lt;/xs:annotation&gt;</w:delText>
              </w:r>
            </w:del>
          </w:p>
          <w:p w14:paraId="13D31DCE" w14:textId="2C51FFD4" w:rsidR="0035256A" w:rsidDel="004238F6" w:rsidRDefault="0035256A" w:rsidP="0035256A">
            <w:pPr>
              <w:pStyle w:val="XML3"/>
              <w:rPr>
                <w:del w:id="15225" w:author="Thomas Dietz" w:date="2012-08-08T14:26:00Z"/>
              </w:rPr>
            </w:pPr>
            <w:del w:id="15226" w:author="Thomas Dietz" w:date="2012-08-08T14:26:00Z">
              <w:r w:rsidDel="004238F6">
                <w:delText>&lt;/xs:element&gt;</w:delText>
              </w:r>
            </w:del>
          </w:p>
          <w:p w14:paraId="252B3098" w14:textId="2D17274A" w:rsidR="0035256A" w:rsidDel="004238F6" w:rsidRDefault="0035256A" w:rsidP="0035256A">
            <w:pPr>
              <w:pStyle w:val="XML3"/>
              <w:rPr>
                <w:del w:id="15227" w:author="Thomas Dietz" w:date="2012-08-08T14:26:00Z"/>
              </w:rPr>
            </w:pPr>
            <w:del w:id="15228" w:author="Thomas Dietz" w:date="2012-08-08T14:26:00Z">
              <w:r w:rsidDel="004238F6">
                <w:delText>&lt;xs:element name="group-statistics" type="xs:boolean"&gt;</w:delText>
              </w:r>
            </w:del>
          </w:p>
          <w:p w14:paraId="04F3F902" w14:textId="152BFFA5" w:rsidR="0035256A" w:rsidDel="004238F6" w:rsidRDefault="0035256A" w:rsidP="0035256A">
            <w:pPr>
              <w:pStyle w:val="XML4"/>
              <w:rPr>
                <w:del w:id="15229" w:author="Thomas Dietz" w:date="2012-08-08T14:26:00Z"/>
              </w:rPr>
            </w:pPr>
            <w:del w:id="15230" w:author="Thomas Dietz" w:date="2012-08-08T14:26:00Z">
              <w:r w:rsidDel="004238F6">
                <w:delText>&lt;xs:annotation&gt;</w:delText>
              </w:r>
            </w:del>
          </w:p>
          <w:p w14:paraId="1EA487A3" w14:textId="5DF7B7FC" w:rsidR="0035256A" w:rsidDel="004238F6" w:rsidRDefault="0035256A" w:rsidP="0035256A">
            <w:pPr>
              <w:pStyle w:val="XML5"/>
              <w:rPr>
                <w:del w:id="15231" w:author="Thomas Dietz" w:date="2012-08-08T14:26:00Z"/>
              </w:rPr>
            </w:pPr>
            <w:del w:id="15232" w:author="Thomas Dietz" w:date="2012-08-08T14:26:00Z">
              <w:r w:rsidDel="004238F6">
                <w:delText>&lt;xs:documentation&gt; Whether the switch supports group statistics. See OpenFlow protocol 1.2 section A.3.1</w:delText>
              </w:r>
            </w:del>
          </w:p>
          <w:p w14:paraId="28F43DC0" w14:textId="3520E036" w:rsidR="0035256A" w:rsidDel="004238F6" w:rsidRDefault="0035256A" w:rsidP="0035256A">
            <w:pPr>
              <w:pStyle w:val="XML5"/>
              <w:rPr>
                <w:del w:id="15233" w:author="Thomas Dietz" w:date="2012-08-08T14:26:00Z"/>
              </w:rPr>
            </w:pPr>
            <w:del w:id="15234" w:author="Thomas Dietz" w:date="2012-08-08T14:26:00Z">
              <w:r w:rsidDel="004238F6">
                <w:delText>&lt;/xs:documentation&gt;</w:delText>
              </w:r>
            </w:del>
          </w:p>
          <w:p w14:paraId="3CF1B7CE" w14:textId="29062ECF" w:rsidR="0035256A" w:rsidDel="004238F6" w:rsidRDefault="0035256A" w:rsidP="0035256A">
            <w:pPr>
              <w:pStyle w:val="XML4"/>
              <w:rPr>
                <w:del w:id="15235" w:author="Thomas Dietz" w:date="2012-08-08T14:26:00Z"/>
              </w:rPr>
            </w:pPr>
            <w:del w:id="15236" w:author="Thomas Dietz" w:date="2012-08-08T14:26:00Z">
              <w:r w:rsidDel="004238F6">
                <w:delText>&lt;/xs:annotation&gt;</w:delText>
              </w:r>
            </w:del>
          </w:p>
          <w:p w14:paraId="20253780" w14:textId="1108BEED" w:rsidR="0035256A" w:rsidDel="004238F6" w:rsidRDefault="0035256A" w:rsidP="0035256A">
            <w:pPr>
              <w:pStyle w:val="XML3"/>
              <w:rPr>
                <w:del w:id="15237" w:author="Thomas Dietz" w:date="2012-08-08T14:26:00Z"/>
              </w:rPr>
            </w:pPr>
            <w:del w:id="15238" w:author="Thomas Dietz" w:date="2012-08-08T14:26:00Z">
              <w:r w:rsidDel="004238F6">
                <w:lastRenderedPageBreak/>
                <w:delText>&lt;/xs:element&gt;</w:delText>
              </w:r>
            </w:del>
          </w:p>
          <w:p w14:paraId="4ECEDEEC" w14:textId="3A3EBEB6" w:rsidR="0035256A" w:rsidDel="004238F6" w:rsidRDefault="0035256A" w:rsidP="0035256A">
            <w:pPr>
              <w:pStyle w:val="XML3"/>
              <w:rPr>
                <w:del w:id="15239" w:author="Thomas Dietz" w:date="2012-08-08T14:26:00Z"/>
              </w:rPr>
            </w:pPr>
            <w:del w:id="15240" w:author="Thomas Dietz" w:date="2012-08-08T14:26:00Z">
              <w:r w:rsidDel="004238F6">
                <w:delText>&lt;xs:element name="queue-statistics" type="xs:boolean"&gt;</w:delText>
              </w:r>
            </w:del>
          </w:p>
          <w:p w14:paraId="714AF121" w14:textId="3E076CBE" w:rsidR="0035256A" w:rsidDel="004238F6" w:rsidRDefault="0035256A" w:rsidP="0035256A">
            <w:pPr>
              <w:pStyle w:val="XML4"/>
              <w:rPr>
                <w:del w:id="15241" w:author="Thomas Dietz" w:date="2012-08-08T14:26:00Z"/>
              </w:rPr>
            </w:pPr>
            <w:del w:id="15242" w:author="Thomas Dietz" w:date="2012-08-08T14:26:00Z">
              <w:r w:rsidDel="004238F6">
                <w:delText>&lt;xs:annotation&gt;</w:delText>
              </w:r>
            </w:del>
          </w:p>
          <w:p w14:paraId="63116051" w14:textId="1C83FF9F" w:rsidR="0035256A" w:rsidDel="004238F6" w:rsidRDefault="0035256A" w:rsidP="0035256A">
            <w:pPr>
              <w:pStyle w:val="XML5"/>
              <w:rPr>
                <w:del w:id="15243" w:author="Thomas Dietz" w:date="2012-08-08T14:26:00Z"/>
              </w:rPr>
            </w:pPr>
            <w:del w:id="15244" w:author="Thomas Dietz" w:date="2012-08-08T14:26:00Z">
              <w:r w:rsidDel="004238F6">
                <w:delText>&lt;xs:documentation&gt;Whether the switch supports queue statistics. See OpenFlow protocol 1.2 section A.3.1</w:delText>
              </w:r>
              <w:r w:rsidDel="004238F6">
                <w:tab/>
              </w:r>
              <w:r w:rsidDel="004238F6">
                <w:tab/>
              </w:r>
            </w:del>
          </w:p>
          <w:p w14:paraId="2CA901D5" w14:textId="7AE0DC9D" w:rsidR="0035256A" w:rsidDel="004238F6" w:rsidRDefault="0035256A" w:rsidP="0035256A">
            <w:pPr>
              <w:pStyle w:val="XML5"/>
              <w:rPr>
                <w:del w:id="15245" w:author="Thomas Dietz" w:date="2012-08-08T14:26:00Z"/>
              </w:rPr>
            </w:pPr>
            <w:del w:id="15246" w:author="Thomas Dietz" w:date="2012-08-08T14:26:00Z">
              <w:r w:rsidDel="004238F6">
                <w:delText>&lt;/xs:documentation&gt;</w:delText>
              </w:r>
            </w:del>
          </w:p>
          <w:p w14:paraId="6AB80C43" w14:textId="04271F4B" w:rsidR="0035256A" w:rsidDel="004238F6" w:rsidRDefault="0035256A" w:rsidP="0035256A">
            <w:pPr>
              <w:pStyle w:val="XML4"/>
              <w:rPr>
                <w:del w:id="15247" w:author="Thomas Dietz" w:date="2012-08-08T14:26:00Z"/>
              </w:rPr>
            </w:pPr>
            <w:del w:id="15248" w:author="Thomas Dietz" w:date="2012-08-08T14:26:00Z">
              <w:r w:rsidDel="004238F6">
                <w:delText>&lt;/xs:annotation&gt;</w:delText>
              </w:r>
            </w:del>
          </w:p>
          <w:p w14:paraId="31BB55E9" w14:textId="46402FF0" w:rsidR="0035256A" w:rsidDel="004238F6" w:rsidRDefault="0035256A" w:rsidP="0035256A">
            <w:pPr>
              <w:pStyle w:val="XML3"/>
              <w:rPr>
                <w:del w:id="15249" w:author="Thomas Dietz" w:date="2012-08-08T14:26:00Z"/>
              </w:rPr>
            </w:pPr>
            <w:del w:id="15250" w:author="Thomas Dietz" w:date="2012-08-08T14:26:00Z">
              <w:r w:rsidDel="004238F6">
                <w:delText>&lt;/xs:element&gt;</w:delText>
              </w:r>
            </w:del>
          </w:p>
          <w:p w14:paraId="7ADB90E0" w14:textId="59155920" w:rsidR="0035256A" w:rsidDel="004238F6" w:rsidRDefault="0035256A" w:rsidP="0035256A">
            <w:pPr>
              <w:pStyle w:val="XML3"/>
              <w:rPr>
                <w:del w:id="15251" w:author="Thomas Dietz" w:date="2012-08-08T14:26:00Z"/>
              </w:rPr>
            </w:pPr>
            <w:del w:id="15252" w:author="Thomas Dietz" w:date="2012-08-08T14:26:00Z">
              <w:r w:rsidDel="004238F6">
                <w:delText>&lt;xs:element name="reassemble-ip-fragments" type="xs:boolean"&gt;</w:delText>
              </w:r>
            </w:del>
          </w:p>
          <w:p w14:paraId="5451DB48" w14:textId="2B57EF13" w:rsidR="0035256A" w:rsidDel="004238F6" w:rsidRDefault="0035256A" w:rsidP="0035256A">
            <w:pPr>
              <w:pStyle w:val="XML4"/>
              <w:rPr>
                <w:del w:id="15253" w:author="Thomas Dietz" w:date="2012-08-08T14:26:00Z"/>
              </w:rPr>
            </w:pPr>
            <w:del w:id="15254" w:author="Thomas Dietz" w:date="2012-08-08T14:26:00Z">
              <w:r w:rsidDel="004238F6">
                <w:delText>&lt;xs:annotation&gt;</w:delText>
              </w:r>
            </w:del>
          </w:p>
          <w:p w14:paraId="63564760" w14:textId="018E9AE6" w:rsidR="0035256A" w:rsidDel="004238F6" w:rsidRDefault="0035256A" w:rsidP="0035256A">
            <w:pPr>
              <w:pStyle w:val="XML5"/>
              <w:rPr>
                <w:del w:id="15255" w:author="Thomas Dietz" w:date="2012-08-08T14:26:00Z"/>
              </w:rPr>
            </w:pPr>
            <w:del w:id="15256" w:author="Thomas Dietz" w:date="2012-08-08T14:26:00Z">
              <w:r w:rsidDel="004238F6">
                <w:delText>&lt;xs:documentation&gt;Whether the switch supports reassemble IP fragments. See OpenFlow protocol 1.2 section A.3.1</w:delText>
              </w:r>
              <w:r w:rsidDel="004238F6">
                <w:tab/>
              </w:r>
              <w:r w:rsidDel="004238F6">
                <w:tab/>
              </w:r>
            </w:del>
          </w:p>
          <w:p w14:paraId="7FFD0F21" w14:textId="6130399B" w:rsidR="0035256A" w:rsidDel="004238F6" w:rsidRDefault="0035256A" w:rsidP="0035256A">
            <w:pPr>
              <w:pStyle w:val="XML5"/>
              <w:rPr>
                <w:del w:id="15257" w:author="Thomas Dietz" w:date="2012-08-08T14:26:00Z"/>
              </w:rPr>
            </w:pPr>
            <w:del w:id="15258" w:author="Thomas Dietz" w:date="2012-08-08T14:26:00Z">
              <w:r w:rsidDel="004238F6">
                <w:delText>&lt;/xs:documentation&gt;</w:delText>
              </w:r>
            </w:del>
          </w:p>
          <w:p w14:paraId="2A3A5C5A" w14:textId="43AFB61D" w:rsidR="0035256A" w:rsidDel="004238F6" w:rsidRDefault="0035256A" w:rsidP="0035256A">
            <w:pPr>
              <w:pStyle w:val="XML4"/>
              <w:rPr>
                <w:del w:id="15259" w:author="Thomas Dietz" w:date="2012-08-08T14:26:00Z"/>
              </w:rPr>
            </w:pPr>
            <w:del w:id="15260" w:author="Thomas Dietz" w:date="2012-08-08T14:26:00Z">
              <w:r w:rsidDel="004238F6">
                <w:delText>&lt;/xs:annotation&gt;</w:delText>
              </w:r>
            </w:del>
          </w:p>
          <w:p w14:paraId="1BF5A9CF" w14:textId="24935623" w:rsidR="0035256A" w:rsidDel="004238F6" w:rsidRDefault="0035256A" w:rsidP="0035256A">
            <w:pPr>
              <w:pStyle w:val="XML3"/>
              <w:rPr>
                <w:del w:id="15261" w:author="Thomas Dietz" w:date="2012-08-08T14:26:00Z"/>
              </w:rPr>
            </w:pPr>
            <w:del w:id="15262" w:author="Thomas Dietz" w:date="2012-08-08T14:26:00Z">
              <w:r w:rsidDel="004238F6">
                <w:delText>&lt;/xs:element&gt;</w:delText>
              </w:r>
            </w:del>
          </w:p>
          <w:p w14:paraId="3A803E1F" w14:textId="462131E6" w:rsidR="0035256A" w:rsidDel="004238F6" w:rsidRDefault="0035256A" w:rsidP="0035256A">
            <w:pPr>
              <w:pStyle w:val="XML3"/>
              <w:rPr>
                <w:del w:id="15263" w:author="Thomas Dietz" w:date="2012-08-08T14:26:00Z"/>
              </w:rPr>
            </w:pPr>
            <w:del w:id="15264" w:author="Thomas Dietz" w:date="2012-08-08T14:26:00Z">
              <w:r w:rsidDel="004238F6">
                <w:delText>&lt;xs:element name="block-looping-ports" type="xs:boolean"&gt;</w:delText>
              </w:r>
            </w:del>
          </w:p>
          <w:p w14:paraId="64DBEF85" w14:textId="223B529B" w:rsidR="0035256A" w:rsidDel="004238F6" w:rsidRDefault="0035256A" w:rsidP="0035256A">
            <w:pPr>
              <w:pStyle w:val="XML4"/>
              <w:rPr>
                <w:del w:id="15265" w:author="Thomas Dietz" w:date="2012-08-08T14:26:00Z"/>
              </w:rPr>
            </w:pPr>
            <w:del w:id="15266" w:author="Thomas Dietz" w:date="2012-08-08T14:26:00Z">
              <w:r w:rsidDel="004238F6">
                <w:delText>&lt;xs:annotation&gt;</w:delText>
              </w:r>
            </w:del>
          </w:p>
          <w:p w14:paraId="6480AD5C" w14:textId="5EB0B497" w:rsidR="0035256A" w:rsidDel="004238F6" w:rsidRDefault="0035256A" w:rsidP="0035256A">
            <w:pPr>
              <w:pStyle w:val="XML5"/>
              <w:rPr>
                <w:del w:id="15267" w:author="Thomas Dietz" w:date="2012-08-08T14:26:00Z"/>
              </w:rPr>
            </w:pPr>
            <w:del w:id="15268" w:author="Thomas Dietz" w:date="2012-08-08T14:26:00Z">
              <w:r w:rsidDel="004238F6">
                <w:delText>&lt;xs:documentation&gt;"true" indicates that a switch protocol outside of OpenFlow, such as 802.1D Spanning Tree, will detect topology loops and block ports to prevent packet loops. See OpenFlow protocol 1.2 section A.3.1</w:delText>
              </w:r>
              <w:r w:rsidDel="004238F6">
                <w:tab/>
              </w:r>
              <w:r w:rsidDel="004238F6">
                <w:tab/>
              </w:r>
            </w:del>
          </w:p>
          <w:p w14:paraId="37879FC7" w14:textId="574647A0" w:rsidR="0035256A" w:rsidDel="004238F6" w:rsidRDefault="0035256A" w:rsidP="0035256A">
            <w:pPr>
              <w:pStyle w:val="XML5"/>
              <w:rPr>
                <w:del w:id="15269" w:author="Thomas Dietz" w:date="2012-08-08T14:26:00Z"/>
              </w:rPr>
            </w:pPr>
            <w:del w:id="15270" w:author="Thomas Dietz" w:date="2012-08-08T14:26:00Z">
              <w:r w:rsidDel="004238F6">
                <w:delText>&lt;/xs:documentation&gt;</w:delText>
              </w:r>
            </w:del>
          </w:p>
          <w:p w14:paraId="69096AB6" w14:textId="514C3217" w:rsidR="0035256A" w:rsidDel="004238F6" w:rsidRDefault="0035256A" w:rsidP="0035256A">
            <w:pPr>
              <w:pStyle w:val="XML4"/>
              <w:rPr>
                <w:del w:id="15271" w:author="Thomas Dietz" w:date="2012-08-08T14:26:00Z"/>
              </w:rPr>
            </w:pPr>
            <w:del w:id="15272" w:author="Thomas Dietz" w:date="2012-08-08T14:26:00Z">
              <w:r w:rsidDel="004238F6">
                <w:delText>&lt;/xs:annotation&gt;</w:delText>
              </w:r>
            </w:del>
          </w:p>
          <w:p w14:paraId="294FA4A8" w14:textId="407ADD06" w:rsidR="0035256A" w:rsidDel="004238F6" w:rsidRDefault="0035256A" w:rsidP="0035256A">
            <w:pPr>
              <w:pStyle w:val="XML3"/>
              <w:rPr>
                <w:del w:id="15273" w:author="Thomas Dietz" w:date="2012-08-08T14:26:00Z"/>
              </w:rPr>
            </w:pPr>
            <w:del w:id="15274" w:author="Thomas Dietz" w:date="2012-08-08T14:26:00Z">
              <w:r w:rsidDel="004238F6">
                <w:delText>&lt;/xs:element&gt;</w:delText>
              </w:r>
            </w:del>
          </w:p>
          <w:p w14:paraId="6F6C8104" w14:textId="324F54F0" w:rsidR="0035256A" w:rsidDel="004238F6" w:rsidRDefault="0035256A" w:rsidP="0035256A">
            <w:pPr>
              <w:pStyle w:val="XML3"/>
              <w:rPr>
                <w:del w:id="15275" w:author="Thomas Dietz" w:date="2012-08-08T14:26:00Z"/>
              </w:rPr>
            </w:pPr>
            <w:del w:id="15276" w:author="Thomas Dietz" w:date="2012-08-08T14:26:00Z">
              <w:r w:rsidDel="004238F6">
                <w:delText xml:space="preserve">&lt;xs:element name="reserved-port-types" </w:delText>
              </w:r>
            </w:del>
          </w:p>
          <w:p w14:paraId="309E7B4D" w14:textId="76621321" w:rsidR="0035256A" w:rsidDel="004238F6" w:rsidRDefault="0035256A" w:rsidP="0035256A">
            <w:pPr>
              <w:pStyle w:val="XML9"/>
              <w:rPr>
                <w:del w:id="15277" w:author="Thomas Dietz" w:date="2012-08-08T14:26:00Z"/>
              </w:rPr>
            </w:pPr>
            <w:del w:id="15278" w:author="Thomas Dietz" w:date="2012-08-08T14:26:00Z">
              <w:r w:rsidDel="004238F6">
                <w:delText>type="OFReservedPortTypes"&gt;</w:delText>
              </w:r>
            </w:del>
          </w:p>
          <w:p w14:paraId="4AED14C2" w14:textId="1FDB1D97" w:rsidR="0035256A" w:rsidDel="004238F6" w:rsidRDefault="0035256A" w:rsidP="0035256A">
            <w:pPr>
              <w:pStyle w:val="XML4"/>
              <w:rPr>
                <w:del w:id="15279" w:author="Thomas Dietz" w:date="2012-08-08T14:26:00Z"/>
              </w:rPr>
            </w:pPr>
            <w:del w:id="15280" w:author="Thomas Dietz" w:date="2012-08-08T14:26:00Z">
              <w:r w:rsidDel="004238F6">
                <w:delText>&lt;xs:annotation&gt;</w:delText>
              </w:r>
            </w:del>
          </w:p>
          <w:p w14:paraId="044243E0" w14:textId="3E4EBE59" w:rsidR="0035256A" w:rsidDel="004238F6" w:rsidRDefault="0035256A" w:rsidP="0035256A">
            <w:pPr>
              <w:pStyle w:val="XML5"/>
              <w:rPr>
                <w:del w:id="15281" w:author="Thomas Dietz" w:date="2012-08-08T14:26:00Z"/>
              </w:rPr>
            </w:pPr>
            <w:del w:id="15282" w:author="Thomas Dietz" w:date="2012-08-08T14:26:00Z">
              <w:r w:rsidDel="004238F6">
                <w:delText>&lt;xs:documentation&gt;Specify generic forwarding actions such as sending to the controller, ooding, or forwarding using non-OpenFlow methods, such as "normal" switch processing. SeeOpenFlow protocol 1.2 section 4.5.</w:delText>
              </w:r>
            </w:del>
          </w:p>
          <w:p w14:paraId="7D32A357" w14:textId="23AB2BDF" w:rsidR="0035256A" w:rsidDel="004238F6" w:rsidRDefault="0035256A" w:rsidP="0035256A">
            <w:pPr>
              <w:pStyle w:val="XML5"/>
              <w:rPr>
                <w:del w:id="15283" w:author="Thomas Dietz" w:date="2012-08-08T14:26:00Z"/>
              </w:rPr>
            </w:pPr>
            <w:del w:id="15284" w:author="Thomas Dietz" w:date="2012-08-08T14:26:00Z">
              <w:r w:rsidDel="004238F6">
                <w:delText>&lt;/xs:documentation&gt;</w:delText>
              </w:r>
            </w:del>
          </w:p>
          <w:p w14:paraId="1AB13EF0" w14:textId="48D9F1AF" w:rsidR="0035256A" w:rsidDel="004238F6" w:rsidRDefault="0035256A" w:rsidP="0035256A">
            <w:pPr>
              <w:pStyle w:val="XML4"/>
              <w:rPr>
                <w:del w:id="15285" w:author="Thomas Dietz" w:date="2012-08-08T14:26:00Z"/>
              </w:rPr>
            </w:pPr>
            <w:del w:id="15286" w:author="Thomas Dietz" w:date="2012-08-08T14:26:00Z">
              <w:r w:rsidDel="004238F6">
                <w:delText>&lt;/xs:annotation&gt;</w:delText>
              </w:r>
            </w:del>
          </w:p>
          <w:p w14:paraId="1CC83A1B" w14:textId="301A3DF0" w:rsidR="0035256A" w:rsidDel="004238F6" w:rsidRDefault="0035256A" w:rsidP="0035256A">
            <w:pPr>
              <w:pStyle w:val="XML3"/>
              <w:rPr>
                <w:del w:id="15287" w:author="Thomas Dietz" w:date="2012-08-08T14:26:00Z"/>
              </w:rPr>
            </w:pPr>
            <w:del w:id="15288" w:author="Thomas Dietz" w:date="2012-08-08T14:26:00Z">
              <w:r w:rsidDel="004238F6">
                <w:delText xml:space="preserve">&lt;/xs:element&gt;  </w:delText>
              </w:r>
              <w:r w:rsidDel="004238F6">
                <w:tab/>
              </w:r>
            </w:del>
          </w:p>
          <w:p w14:paraId="4869EB22" w14:textId="571B9EB4" w:rsidR="0035256A" w:rsidDel="004238F6" w:rsidRDefault="0035256A" w:rsidP="0035256A">
            <w:pPr>
              <w:pStyle w:val="XML3"/>
              <w:rPr>
                <w:del w:id="15289" w:author="Thomas Dietz" w:date="2012-08-08T14:26:00Z"/>
              </w:rPr>
            </w:pPr>
            <w:del w:id="15290" w:author="Thomas Dietz" w:date="2012-08-08T14:26:00Z">
              <w:r w:rsidDel="004238F6">
                <w:delText>&lt;xs:element name="group-types" type="OFGroupTypes"&gt;</w:delText>
              </w:r>
            </w:del>
          </w:p>
          <w:p w14:paraId="226E6293" w14:textId="0DACED2B" w:rsidR="0035256A" w:rsidDel="004238F6" w:rsidRDefault="0035256A" w:rsidP="0035256A">
            <w:pPr>
              <w:pStyle w:val="XML4"/>
              <w:rPr>
                <w:del w:id="15291" w:author="Thomas Dietz" w:date="2012-08-08T14:26:00Z"/>
              </w:rPr>
            </w:pPr>
            <w:del w:id="15292" w:author="Thomas Dietz" w:date="2012-08-08T14:26:00Z">
              <w:r w:rsidDel="004238F6">
                <w:delText>&lt;xs:annotation&gt;</w:delText>
              </w:r>
            </w:del>
          </w:p>
          <w:p w14:paraId="7FC87877" w14:textId="02C67C52" w:rsidR="0035256A" w:rsidDel="004238F6" w:rsidRDefault="0035256A" w:rsidP="0035256A">
            <w:pPr>
              <w:pStyle w:val="XML5"/>
              <w:rPr>
                <w:del w:id="15293" w:author="Thomas Dietz" w:date="2012-08-08T14:26:00Z"/>
              </w:rPr>
            </w:pPr>
            <w:del w:id="15294" w:author="Thomas Dietz" w:date="2012-08-08T14:26:00Z">
              <w:r w:rsidDel="004238F6">
                <w:delText>&lt;xs:documentation&gt;The group types supported by the switch. SeeOpenFlow protocol 1.2 section 5.4.1.</w:delText>
              </w:r>
            </w:del>
          </w:p>
          <w:p w14:paraId="48C26FFB" w14:textId="61DA815F" w:rsidR="0035256A" w:rsidDel="004238F6" w:rsidRDefault="0035256A" w:rsidP="0035256A">
            <w:pPr>
              <w:pStyle w:val="XML5"/>
              <w:rPr>
                <w:del w:id="15295" w:author="Thomas Dietz" w:date="2012-08-08T14:26:00Z"/>
              </w:rPr>
            </w:pPr>
            <w:del w:id="15296" w:author="Thomas Dietz" w:date="2012-08-08T14:26:00Z">
              <w:r w:rsidDel="004238F6">
                <w:delText>&lt;/xs:documentation&gt;</w:delText>
              </w:r>
            </w:del>
          </w:p>
          <w:p w14:paraId="664EC8AC" w14:textId="5F0A0978" w:rsidR="0035256A" w:rsidDel="004238F6" w:rsidRDefault="0035256A" w:rsidP="0035256A">
            <w:pPr>
              <w:pStyle w:val="XML4"/>
              <w:rPr>
                <w:del w:id="15297" w:author="Thomas Dietz" w:date="2012-08-08T14:26:00Z"/>
              </w:rPr>
            </w:pPr>
            <w:del w:id="15298" w:author="Thomas Dietz" w:date="2012-08-08T14:26:00Z">
              <w:r w:rsidDel="004238F6">
                <w:delText>&lt;/xs:annotation&gt;</w:delText>
              </w:r>
            </w:del>
          </w:p>
          <w:p w14:paraId="77755C2D" w14:textId="48101F03" w:rsidR="0035256A" w:rsidDel="004238F6" w:rsidRDefault="0035256A" w:rsidP="0035256A">
            <w:pPr>
              <w:pStyle w:val="XML3"/>
              <w:rPr>
                <w:del w:id="15299" w:author="Thomas Dietz" w:date="2012-08-08T14:26:00Z"/>
              </w:rPr>
            </w:pPr>
            <w:del w:id="15300" w:author="Thomas Dietz" w:date="2012-08-08T14:26:00Z">
              <w:r w:rsidDel="004238F6">
                <w:delText>&lt;/xs:element&gt;</w:delText>
              </w:r>
            </w:del>
          </w:p>
          <w:p w14:paraId="6C5E278D" w14:textId="5893FA3E" w:rsidR="0035256A" w:rsidDel="004238F6" w:rsidRDefault="0035256A" w:rsidP="0035256A">
            <w:pPr>
              <w:pStyle w:val="XML3"/>
              <w:rPr>
                <w:del w:id="15301" w:author="Thomas Dietz" w:date="2012-08-08T14:26:00Z"/>
              </w:rPr>
            </w:pPr>
            <w:del w:id="15302" w:author="Thomas Dietz" w:date="2012-08-08T14:26:00Z">
              <w:r w:rsidDel="004238F6">
                <w:delText>&lt;xs:element name="group-capabilities" type="OFGroupCapabilities"&gt;</w:delText>
              </w:r>
            </w:del>
          </w:p>
          <w:p w14:paraId="73203A24" w14:textId="10E5556E" w:rsidR="0035256A" w:rsidDel="004238F6" w:rsidRDefault="0035256A" w:rsidP="0035256A">
            <w:pPr>
              <w:pStyle w:val="XML4"/>
              <w:rPr>
                <w:del w:id="15303" w:author="Thomas Dietz" w:date="2012-08-08T14:26:00Z"/>
              </w:rPr>
            </w:pPr>
            <w:del w:id="15304" w:author="Thomas Dietz" w:date="2012-08-08T14:26:00Z">
              <w:r w:rsidDel="004238F6">
                <w:delText>&lt;xs:annotation&gt;</w:delText>
              </w:r>
            </w:del>
          </w:p>
          <w:p w14:paraId="366362E7" w14:textId="48F28551" w:rsidR="0035256A" w:rsidDel="004238F6" w:rsidRDefault="0035256A" w:rsidP="0035256A">
            <w:pPr>
              <w:pStyle w:val="XML5"/>
              <w:rPr>
                <w:del w:id="15305" w:author="Thomas Dietz" w:date="2012-08-08T14:26:00Z"/>
              </w:rPr>
            </w:pPr>
            <w:del w:id="15306" w:author="Thomas Dietz" w:date="2012-08-08T14:26:00Z">
              <w:r w:rsidDel="004238F6">
                <w:delText>&lt;xs:documentation&gt;The group capabilities supported by the switch. SeeOpenFlow protocol 1.2 section A.3.5.9.</w:delText>
              </w:r>
            </w:del>
          </w:p>
          <w:p w14:paraId="1DD5FA15" w14:textId="352C45B2" w:rsidR="0035256A" w:rsidDel="004238F6" w:rsidRDefault="0035256A" w:rsidP="0035256A">
            <w:pPr>
              <w:pStyle w:val="XML5"/>
              <w:rPr>
                <w:del w:id="15307" w:author="Thomas Dietz" w:date="2012-08-08T14:26:00Z"/>
              </w:rPr>
            </w:pPr>
            <w:del w:id="15308" w:author="Thomas Dietz" w:date="2012-08-08T14:26:00Z">
              <w:r w:rsidDel="004238F6">
                <w:delText>&lt;/xs:documentation&gt;</w:delText>
              </w:r>
            </w:del>
          </w:p>
          <w:p w14:paraId="34E7BA04" w14:textId="40609E0B" w:rsidR="0035256A" w:rsidDel="004238F6" w:rsidRDefault="0035256A" w:rsidP="0035256A">
            <w:pPr>
              <w:pStyle w:val="XML4"/>
              <w:rPr>
                <w:del w:id="15309" w:author="Thomas Dietz" w:date="2012-08-08T14:26:00Z"/>
              </w:rPr>
            </w:pPr>
            <w:del w:id="15310" w:author="Thomas Dietz" w:date="2012-08-08T14:26:00Z">
              <w:r w:rsidDel="004238F6">
                <w:delText xml:space="preserve">&lt;/xs:annotation&gt;  </w:delText>
              </w:r>
              <w:r w:rsidDel="004238F6">
                <w:tab/>
              </w:r>
            </w:del>
          </w:p>
          <w:p w14:paraId="38D802BF" w14:textId="59514E77" w:rsidR="0035256A" w:rsidDel="004238F6" w:rsidRDefault="0035256A" w:rsidP="0035256A">
            <w:pPr>
              <w:pStyle w:val="XML3"/>
              <w:rPr>
                <w:del w:id="15311" w:author="Thomas Dietz" w:date="2012-08-08T14:26:00Z"/>
              </w:rPr>
            </w:pPr>
            <w:del w:id="15312" w:author="Thomas Dietz" w:date="2012-08-08T14:26:00Z">
              <w:r w:rsidDel="004238F6">
                <w:delText>&lt;/xs:element&gt;</w:delText>
              </w:r>
            </w:del>
          </w:p>
          <w:p w14:paraId="51EE2450" w14:textId="24BABF62" w:rsidR="0035256A" w:rsidDel="004238F6" w:rsidRDefault="0035256A" w:rsidP="0035256A">
            <w:pPr>
              <w:pStyle w:val="XML3"/>
              <w:rPr>
                <w:del w:id="15313" w:author="Thomas Dietz" w:date="2012-08-08T14:26:00Z"/>
              </w:rPr>
            </w:pPr>
            <w:del w:id="15314" w:author="Thomas Dietz" w:date="2012-08-08T14:26:00Z">
              <w:r w:rsidDel="004238F6">
                <w:delText>&lt;xs:element name="action-types" type="OFActionTypes"&gt;</w:delText>
              </w:r>
            </w:del>
          </w:p>
          <w:p w14:paraId="37F4037B" w14:textId="40B2E140" w:rsidR="0035256A" w:rsidDel="004238F6" w:rsidRDefault="0035256A" w:rsidP="0035256A">
            <w:pPr>
              <w:pStyle w:val="XML4"/>
              <w:rPr>
                <w:del w:id="15315" w:author="Thomas Dietz" w:date="2012-08-08T14:26:00Z"/>
              </w:rPr>
            </w:pPr>
            <w:del w:id="15316" w:author="Thomas Dietz" w:date="2012-08-08T14:26:00Z">
              <w:r w:rsidDel="004238F6">
                <w:delText>&lt;xs:annotation&gt;</w:delText>
              </w:r>
            </w:del>
          </w:p>
          <w:p w14:paraId="2736472C" w14:textId="011A2AB7" w:rsidR="0035256A" w:rsidDel="004238F6" w:rsidRDefault="0035256A" w:rsidP="0035256A">
            <w:pPr>
              <w:pStyle w:val="XML5"/>
              <w:rPr>
                <w:del w:id="15317" w:author="Thomas Dietz" w:date="2012-08-08T14:26:00Z"/>
              </w:rPr>
            </w:pPr>
            <w:del w:id="15318" w:author="Thomas Dietz" w:date="2012-08-08T14:26:00Z">
              <w:r w:rsidDel="004238F6">
                <w:delText>&lt;xs:documentation&gt;The action types supported by the switch. See OpenFlow protocol 1.2 section 5.9 and A.2.5.</w:delText>
              </w:r>
            </w:del>
          </w:p>
          <w:p w14:paraId="68553361" w14:textId="7108AFE4" w:rsidR="0035256A" w:rsidDel="004238F6" w:rsidRDefault="0035256A" w:rsidP="0035256A">
            <w:pPr>
              <w:pStyle w:val="XML5"/>
              <w:rPr>
                <w:del w:id="15319" w:author="Thomas Dietz" w:date="2012-08-08T14:26:00Z"/>
              </w:rPr>
            </w:pPr>
            <w:del w:id="15320" w:author="Thomas Dietz" w:date="2012-08-08T14:26:00Z">
              <w:r w:rsidDel="004238F6">
                <w:delText>&lt;/xs:documentation&gt;</w:delText>
              </w:r>
            </w:del>
          </w:p>
          <w:p w14:paraId="27A10C9F" w14:textId="344999A8" w:rsidR="0035256A" w:rsidDel="004238F6" w:rsidRDefault="0035256A" w:rsidP="0035256A">
            <w:pPr>
              <w:pStyle w:val="XML4"/>
              <w:rPr>
                <w:del w:id="15321" w:author="Thomas Dietz" w:date="2012-08-08T14:26:00Z"/>
              </w:rPr>
            </w:pPr>
            <w:del w:id="15322" w:author="Thomas Dietz" w:date="2012-08-08T14:26:00Z">
              <w:r w:rsidDel="004238F6">
                <w:delText xml:space="preserve">&lt;/xs:annotation&gt;  </w:delText>
              </w:r>
              <w:r w:rsidDel="004238F6">
                <w:tab/>
              </w:r>
            </w:del>
          </w:p>
          <w:p w14:paraId="686DF751" w14:textId="25842400" w:rsidR="0035256A" w:rsidDel="004238F6" w:rsidRDefault="0035256A" w:rsidP="0035256A">
            <w:pPr>
              <w:pStyle w:val="XML3"/>
              <w:rPr>
                <w:del w:id="15323" w:author="Thomas Dietz" w:date="2012-08-08T14:26:00Z"/>
              </w:rPr>
            </w:pPr>
            <w:del w:id="15324" w:author="Thomas Dietz" w:date="2012-08-08T14:26:00Z">
              <w:r w:rsidDel="004238F6">
                <w:delText>&lt;/xs:element&gt;</w:delText>
              </w:r>
            </w:del>
          </w:p>
          <w:p w14:paraId="5DB5CA2C" w14:textId="31B098D6" w:rsidR="0035256A" w:rsidDel="004238F6" w:rsidRDefault="0035256A" w:rsidP="0035256A">
            <w:pPr>
              <w:pStyle w:val="XML3"/>
              <w:rPr>
                <w:del w:id="15325" w:author="Thomas Dietz" w:date="2012-08-08T14:26:00Z"/>
              </w:rPr>
            </w:pPr>
            <w:del w:id="15326" w:author="Thomas Dietz" w:date="2012-08-08T14:26:00Z">
              <w:r w:rsidDel="004238F6">
                <w:delText>&lt;xs:element name="instruction-types" type="OFInstructionTypes"&gt;</w:delText>
              </w:r>
            </w:del>
          </w:p>
          <w:p w14:paraId="2219DB78" w14:textId="1AFD53FD" w:rsidR="0035256A" w:rsidDel="004238F6" w:rsidRDefault="0035256A" w:rsidP="0035256A">
            <w:pPr>
              <w:pStyle w:val="XML4"/>
              <w:rPr>
                <w:del w:id="15327" w:author="Thomas Dietz" w:date="2012-08-08T14:26:00Z"/>
              </w:rPr>
            </w:pPr>
            <w:del w:id="15328" w:author="Thomas Dietz" w:date="2012-08-08T14:26:00Z">
              <w:r w:rsidDel="004238F6">
                <w:lastRenderedPageBreak/>
                <w:delText>&lt;xs:annotation&gt;</w:delText>
              </w:r>
            </w:del>
          </w:p>
          <w:p w14:paraId="55054A22" w14:textId="24DA118D" w:rsidR="0035256A" w:rsidDel="004238F6" w:rsidRDefault="0035256A" w:rsidP="0035256A">
            <w:pPr>
              <w:pStyle w:val="XML5"/>
              <w:rPr>
                <w:del w:id="15329" w:author="Thomas Dietz" w:date="2012-08-08T14:26:00Z"/>
              </w:rPr>
            </w:pPr>
            <w:del w:id="15330" w:author="Thomas Dietz" w:date="2012-08-08T14:26:00Z">
              <w:r w:rsidDel="004238F6">
                <w:delText>&lt;xs:documentation&gt;The instruction types supported by the switch. See OpenFlow protocol 1.2 section 5.6.</w:delText>
              </w:r>
            </w:del>
          </w:p>
          <w:p w14:paraId="46F9D564" w14:textId="1C2ED95A" w:rsidR="0035256A" w:rsidDel="004238F6" w:rsidRDefault="0035256A" w:rsidP="0035256A">
            <w:pPr>
              <w:pStyle w:val="XML5"/>
              <w:rPr>
                <w:del w:id="15331" w:author="Thomas Dietz" w:date="2012-08-08T14:26:00Z"/>
              </w:rPr>
            </w:pPr>
            <w:del w:id="15332" w:author="Thomas Dietz" w:date="2012-08-08T14:26:00Z">
              <w:r w:rsidDel="004238F6">
                <w:delText>&lt;/xs:documentation&gt;</w:delText>
              </w:r>
            </w:del>
          </w:p>
          <w:p w14:paraId="797C2B66" w14:textId="776BDB5B" w:rsidR="0035256A" w:rsidDel="004238F6" w:rsidRDefault="0035256A" w:rsidP="0035256A">
            <w:pPr>
              <w:pStyle w:val="XML4"/>
              <w:rPr>
                <w:del w:id="15333" w:author="Thomas Dietz" w:date="2012-08-08T14:26:00Z"/>
              </w:rPr>
            </w:pPr>
            <w:del w:id="15334" w:author="Thomas Dietz" w:date="2012-08-08T14:26:00Z">
              <w:r w:rsidDel="004238F6">
                <w:delText xml:space="preserve">&lt;/xs:annotation&gt;  </w:delText>
              </w:r>
              <w:r w:rsidDel="004238F6">
                <w:tab/>
              </w:r>
            </w:del>
          </w:p>
          <w:p w14:paraId="2B99F299" w14:textId="3148869B" w:rsidR="0035256A" w:rsidDel="004238F6" w:rsidRDefault="0035256A" w:rsidP="0035256A">
            <w:pPr>
              <w:pStyle w:val="XML3"/>
              <w:rPr>
                <w:del w:id="15335" w:author="Thomas Dietz" w:date="2012-08-08T14:26:00Z"/>
              </w:rPr>
            </w:pPr>
            <w:del w:id="15336" w:author="Thomas Dietz" w:date="2012-08-08T14:26:00Z">
              <w:r w:rsidDel="004238F6">
                <w:delText>&lt;/xs:element&gt;</w:delText>
              </w:r>
            </w:del>
          </w:p>
          <w:p w14:paraId="4BFCABE0" w14:textId="06BA97DD" w:rsidR="0035256A" w:rsidDel="004238F6" w:rsidRDefault="0035256A" w:rsidP="0035256A">
            <w:pPr>
              <w:pStyle w:val="XML2"/>
              <w:rPr>
                <w:del w:id="15337" w:author="Thomas Dietz" w:date="2012-08-08T14:26:00Z"/>
              </w:rPr>
            </w:pPr>
            <w:del w:id="15338" w:author="Thomas Dietz" w:date="2012-08-08T14:26:00Z">
              <w:r w:rsidDel="004238F6">
                <w:delText>&lt;/xs:sequence&gt;</w:delText>
              </w:r>
            </w:del>
          </w:p>
          <w:p w14:paraId="375A977A" w14:textId="7A40CCFA" w:rsidR="0035256A" w:rsidDel="004238F6" w:rsidRDefault="0035256A" w:rsidP="0035256A">
            <w:pPr>
              <w:pStyle w:val="XML1"/>
              <w:rPr>
                <w:del w:id="15339" w:author="Thomas Dietz" w:date="2012-08-08T14:26:00Z"/>
              </w:rPr>
            </w:pPr>
            <w:del w:id="15340" w:author="Thomas Dietz" w:date="2012-08-08T14:26:00Z">
              <w:r w:rsidDel="004238F6">
                <w:delText>&lt;/xs:complexType&gt;</w:delText>
              </w:r>
            </w:del>
          </w:p>
          <w:p w14:paraId="2971FAC3" w14:textId="23047A73" w:rsidR="0035256A" w:rsidDel="004238F6" w:rsidRDefault="0035256A" w:rsidP="0035256A">
            <w:pPr>
              <w:pStyle w:val="XML1"/>
              <w:rPr>
                <w:del w:id="15341" w:author="Thomas Dietz" w:date="2012-08-08T14:26:00Z"/>
              </w:rPr>
            </w:pPr>
          </w:p>
          <w:p w14:paraId="14ADE3B5" w14:textId="3A3C9E52" w:rsidR="0035256A" w:rsidDel="004238F6" w:rsidRDefault="0035256A" w:rsidP="0035256A">
            <w:pPr>
              <w:pStyle w:val="XML1"/>
              <w:rPr>
                <w:del w:id="15342" w:author="Thomas Dietz" w:date="2012-08-08T14:26:00Z"/>
              </w:rPr>
            </w:pPr>
            <w:del w:id="15343" w:author="Thomas Dietz" w:date="2012-08-08T14:26:00Z">
              <w:r w:rsidDel="004238F6">
                <w:delText>&lt;xs:complexType name="OFReservedPortTypes"&gt;</w:delText>
              </w:r>
            </w:del>
          </w:p>
          <w:p w14:paraId="6E055A90" w14:textId="5C3F979D" w:rsidR="0035256A" w:rsidDel="004238F6" w:rsidRDefault="0035256A" w:rsidP="0035256A">
            <w:pPr>
              <w:pStyle w:val="XML2"/>
              <w:rPr>
                <w:del w:id="15344" w:author="Thomas Dietz" w:date="2012-08-08T14:26:00Z"/>
              </w:rPr>
            </w:pPr>
            <w:del w:id="15345" w:author="Thomas Dietz" w:date="2012-08-08T14:26:00Z">
              <w:r w:rsidDel="004238F6">
                <w:delText>&lt;xs:sequence minOccurs="1" maxOccurs="unbounded"&gt;</w:delText>
              </w:r>
            </w:del>
          </w:p>
          <w:p w14:paraId="5E702EE9" w14:textId="6AAE4846" w:rsidR="0035256A" w:rsidDel="004238F6" w:rsidRDefault="0035256A" w:rsidP="0035256A">
            <w:pPr>
              <w:pStyle w:val="XML3"/>
              <w:rPr>
                <w:del w:id="15346" w:author="Thomas Dietz" w:date="2012-08-08T14:26:00Z"/>
              </w:rPr>
            </w:pPr>
            <w:del w:id="15347" w:author="Thomas Dietz" w:date="2012-08-08T14:26:00Z">
              <w:r w:rsidDel="004238F6">
                <w:delText>&lt;xs:element name="type" type="OFReservedPortType"/&gt;</w:delText>
              </w:r>
            </w:del>
          </w:p>
          <w:p w14:paraId="10C4905E" w14:textId="11269879" w:rsidR="0035256A" w:rsidDel="004238F6" w:rsidRDefault="0035256A" w:rsidP="0035256A">
            <w:pPr>
              <w:pStyle w:val="XML2"/>
              <w:rPr>
                <w:del w:id="15348" w:author="Thomas Dietz" w:date="2012-08-08T14:26:00Z"/>
              </w:rPr>
            </w:pPr>
            <w:del w:id="15349" w:author="Thomas Dietz" w:date="2012-08-08T14:26:00Z">
              <w:r w:rsidDel="004238F6">
                <w:delText>&lt;/xs:sequence&gt;</w:delText>
              </w:r>
            </w:del>
          </w:p>
          <w:p w14:paraId="5FE312F4" w14:textId="665A4E28" w:rsidR="0035256A" w:rsidDel="004238F6" w:rsidRDefault="0035256A" w:rsidP="0035256A">
            <w:pPr>
              <w:pStyle w:val="XML1"/>
              <w:rPr>
                <w:del w:id="15350" w:author="Thomas Dietz" w:date="2012-08-08T14:26:00Z"/>
              </w:rPr>
            </w:pPr>
            <w:del w:id="15351" w:author="Thomas Dietz" w:date="2012-08-08T14:26:00Z">
              <w:r w:rsidDel="004238F6">
                <w:delText>&lt;/xs:complexType&gt;</w:delText>
              </w:r>
            </w:del>
          </w:p>
          <w:p w14:paraId="255B0C4F" w14:textId="31755303" w:rsidR="0035256A" w:rsidDel="004238F6" w:rsidRDefault="0035256A" w:rsidP="0035256A">
            <w:pPr>
              <w:pStyle w:val="XML1"/>
              <w:rPr>
                <w:del w:id="15352" w:author="Thomas Dietz" w:date="2012-08-08T14:26:00Z"/>
              </w:rPr>
            </w:pPr>
          </w:p>
          <w:p w14:paraId="30F3FB3B" w14:textId="46735CFF" w:rsidR="0035256A" w:rsidDel="004238F6" w:rsidRDefault="0035256A" w:rsidP="0035256A">
            <w:pPr>
              <w:pStyle w:val="XML1"/>
              <w:rPr>
                <w:del w:id="15353" w:author="Thomas Dietz" w:date="2012-08-08T14:26:00Z"/>
              </w:rPr>
            </w:pPr>
            <w:del w:id="15354" w:author="Thomas Dietz" w:date="2012-08-08T14:26:00Z">
              <w:r w:rsidDel="004238F6">
                <w:delText>&lt;xs:simpleType name="OFReservedPortType"&gt;</w:delText>
              </w:r>
            </w:del>
          </w:p>
          <w:p w14:paraId="1AF9D9AE" w14:textId="3342C6B2" w:rsidR="0035256A" w:rsidDel="004238F6" w:rsidRDefault="0035256A" w:rsidP="0035256A">
            <w:pPr>
              <w:pStyle w:val="XML2"/>
              <w:rPr>
                <w:del w:id="15355" w:author="Thomas Dietz" w:date="2012-08-08T14:26:00Z"/>
              </w:rPr>
            </w:pPr>
            <w:del w:id="15356" w:author="Thomas Dietz" w:date="2012-08-08T14:26:00Z">
              <w:r w:rsidDel="004238F6">
                <w:delText>&lt;xs:restriction base="xs:string"&gt;</w:delText>
              </w:r>
            </w:del>
          </w:p>
          <w:p w14:paraId="7E20BA7B" w14:textId="1BEFCB0E" w:rsidR="0035256A" w:rsidDel="004238F6" w:rsidRDefault="0035256A" w:rsidP="0035256A">
            <w:pPr>
              <w:pStyle w:val="XML3"/>
              <w:rPr>
                <w:del w:id="15357" w:author="Thomas Dietz" w:date="2012-08-08T14:26:00Z"/>
              </w:rPr>
            </w:pPr>
            <w:del w:id="15358" w:author="Thomas Dietz" w:date="2012-08-08T14:26:00Z">
              <w:r w:rsidDel="004238F6">
                <w:delText>&lt;xs:enumeration value="all"/&gt;</w:delText>
              </w:r>
            </w:del>
          </w:p>
          <w:p w14:paraId="489EEB75" w14:textId="530CF58A" w:rsidR="0035256A" w:rsidDel="004238F6" w:rsidRDefault="0035256A" w:rsidP="0035256A">
            <w:pPr>
              <w:pStyle w:val="XML3"/>
              <w:rPr>
                <w:del w:id="15359" w:author="Thomas Dietz" w:date="2012-08-08T14:26:00Z"/>
              </w:rPr>
            </w:pPr>
            <w:del w:id="15360" w:author="Thomas Dietz" w:date="2012-08-08T14:26:00Z">
              <w:r w:rsidDel="004238F6">
                <w:delText>&lt;xs:enumeration value="controller"/&gt;</w:delText>
              </w:r>
            </w:del>
          </w:p>
          <w:p w14:paraId="13BBBB34" w14:textId="003E383B" w:rsidR="0035256A" w:rsidDel="004238F6" w:rsidRDefault="0035256A" w:rsidP="0035256A">
            <w:pPr>
              <w:pStyle w:val="XML3"/>
              <w:rPr>
                <w:del w:id="15361" w:author="Thomas Dietz" w:date="2012-08-08T14:26:00Z"/>
              </w:rPr>
            </w:pPr>
            <w:del w:id="15362" w:author="Thomas Dietz" w:date="2012-08-08T14:26:00Z">
              <w:r w:rsidDel="004238F6">
                <w:delText>&lt;xs:enumeration value="table"/&gt;</w:delText>
              </w:r>
            </w:del>
          </w:p>
          <w:p w14:paraId="2409693F" w14:textId="0AF34A5E" w:rsidR="0035256A" w:rsidDel="004238F6" w:rsidRDefault="0035256A" w:rsidP="0035256A">
            <w:pPr>
              <w:pStyle w:val="XML3"/>
              <w:rPr>
                <w:del w:id="15363" w:author="Thomas Dietz" w:date="2012-08-08T14:26:00Z"/>
              </w:rPr>
            </w:pPr>
            <w:del w:id="15364" w:author="Thomas Dietz" w:date="2012-08-08T14:26:00Z">
              <w:r w:rsidDel="004238F6">
                <w:delText>&lt;xs:enumeration value="inport"/&gt;</w:delText>
              </w:r>
            </w:del>
          </w:p>
          <w:p w14:paraId="181767F0" w14:textId="5A6E2A05" w:rsidR="0035256A" w:rsidDel="004238F6" w:rsidRDefault="0035256A" w:rsidP="0035256A">
            <w:pPr>
              <w:pStyle w:val="XML3"/>
              <w:rPr>
                <w:del w:id="15365" w:author="Thomas Dietz" w:date="2012-08-08T14:26:00Z"/>
              </w:rPr>
            </w:pPr>
            <w:del w:id="15366" w:author="Thomas Dietz" w:date="2012-08-08T14:26:00Z">
              <w:r w:rsidDel="004238F6">
                <w:delText>&lt;xs:enumeration value="any"/&gt;</w:delText>
              </w:r>
            </w:del>
          </w:p>
          <w:p w14:paraId="54FB11B1" w14:textId="214776F2" w:rsidR="0035256A" w:rsidDel="004238F6" w:rsidRDefault="0035256A" w:rsidP="0035256A">
            <w:pPr>
              <w:pStyle w:val="XML3"/>
              <w:rPr>
                <w:del w:id="15367" w:author="Thomas Dietz" w:date="2012-08-08T14:26:00Z"/>
              </w:rPr>
            </w:pPr>
            <w:del w:id="15368" w:author="Thomas Dietz" w:date="2012-08-08T14:26:00Z">
              <w:r w:rsidDel="004238F6">
                <w:delText>&lt;xs:enumeration value="local"/&gt;</w:delText>
              </w:r>
            </w:del>
          </w:p>
          <w:p w14:paraId="3EE29349" w14:textId="2E41E992" w:rsidR="0035256A" w:rsidDel="004238F6" w:rsidRDefault="0035256A" w:rsidP="0035256A">
            <w:pPr>
              <w:pStyle w:val="XML3"/>
              <w:rPr>
                <w:del w:id="15369" w:author="Thomas Dietz" w:date="2012-08-08T14:26:00Z"/>
              </w:rPr>
            </w:pPr>
            <w:del w:id="15370" w:author="Thomas Dietz" w:date="2012-08-08T14:26:00Z">
              <w:r w:rsidDel="004238F6">
                <w:delText>&lt;xs:enumeration value="normal"/&gt;</w:delText>
              </w:r>
            </w:del>
          </w:p>
          <w:p w14:paraId="15392526" w14:textId="6D2AAF11" w:rsidR="0035256A" w:rsidDel="004238F6" w:rsidRDefault="0035256A" w:rsidP="0035256A">
            <w:pPr>
              <w:pStyle w:val="XML3"/>
              <w:rPr>
                <w:del w:id="15371" w:author="Thomas Dietz" w:date="2012-08-08T14:26:00Z"/>
              </w:rPr>
            </w:pPr>
            <w:del w:id="15372" w:author="Thomas Dietz" w:date="2012-08-08T14:26:00Z">
              <w:r w:rsidDel="004238F6">
                <w:delText>&lt;xs:enumeration value="flood"/&gt;</w:delText>
              </w:r>
            </w:del>
          </w:p>
          <w:p w14:paraId="4C52DD2C" w14:textId="07F7ECBB" w:rsidR="0035256A" w:rsidDel="004238F6" w:rsidRDefault="0035256A" w:rsidP="0035256A">
            <w:pPr>
              <w:pStyle w:val="XML2"/>
              <w:rPr>
                <w:del w:id="15373" w:author="Thomas Dietz" w:date="2012-08-08T14:26:00Z"/>
              </w:rPr>
            </w:pPr>
            <w:del w:id="15374" w:author="Thomas Dietz" w:date="2012-08-08T14:26:00Z">
              <w:r w:rsidDel="004238F6">
                <w:delText>&lt;/xs:restriction&gt;</w:delText>
              </w:r>
            </w:del>
          </w:p>
          <w:p w14:paraId="21FBCDEF" w14:textId="65A65345" w:rsidR="0035256A" w:rsidDel="004238F6" w:rsidRDefault="0035256A" w:rsidP="0035256A">
            <w:pPr>
              <w:pStyle w:val="XML1"/>
              <w:rPr>
                <w:del w:id="15375" w:author="Thomas Dietz" w:date="2012-08-08T14:26:00Z"/>
              </w:rPr>
            </w:pPr>
            <w:del w:id="15376" w:author="Thomas Dietz" w:date="2012-08-08T14:26:00Z">
              <w:r w:rsidDel="004238F6">
                <w:delText>&lt;/xs:simpleType&gt;</w:delText>
              </w:r>
            </w:del>
          </w:p>
          <w:p w14:paraId="54180158" w14:textId="38D55C07" w:rsidR="0035256A" w:rsidDel="004238F6" w:rsidRDefault="0035256A" w:rsidP="0035256A">
            <w:pPr>
              <w:pStyle w:val="XML1"/>
              <w:rPr>
                <w:del w:id="15377" w:author="Thomas Dietz" w:date="2012-08-08T14:26:00Z"/>
              </w:rPr>
            </w:pPr>
          </w:p>
          <w:p w14:paraId="37F87DA9" w14:textId="28A26E49" w:rsidR="0035256A" w:rsidDel="004238F6" w:rsidRDefault="0035256A" w:rsidP="0035256A">
            <w:pPr>
              <w:pStyle w:val="XML1"/>
              <w:rPr>
                <w:del w:id="15378" w:author="Thomas Dietz" w:date="2012-08-08T14:26:00Z"/>
              </w:rPr>
            </w:pPr>
            <w:del w:id="15379" w:author="Thomas Dietz" w:date="2012-08-08T14:26:00Z">
              <w:r w:rsidDel="004238F6">
                <w:delText>&lt;xs:complexType name="OFGroupTypes"&gt;</w:delText>
              </w:r>
            </w:del>
          </w:p>
          <w:p w14:paraId="52F99D6D" w14:textId="5D1516A4" w:rsidR="0035256A" w:rsidDel="004238F6" w:rsidRDefault="0035256A" w:rsidP="0035256A">
            <w:pPr>
              <w:pStyle w:val="XML2"/>
              <w:rPr>
                <w:del w:id="15380" w:author="Thomas Dietz" w:date="2012-08-08T14:26:00Z"/>
              </w:rPr>
            </w:pPr>
            <w:del w:id="15381" w:author="Thomas Dietz" w:date="2012-08-08T14:26:00Z">
              <w:r w:rsidDel="004238F6">
                <w:delText>&lt;xs:sequence minOccurs="1" maxOccurs="unbounded"&gt;</w:delText>
              </w:r>
            </w:del>
          </w:p>
          <w:p w14:paraId="4D19410E" w14:textId="15F20215" w:rsidR="0035256A" w:rsidDel="004238F6" w:rsidRDefault="0035256A" w:rsidP="0035256A">
            <w:pPr>
              <w:pStyle w:val="XML3"/>
              <w:rPr>
                <w:del w:id="15382" w:author="Thomas Dietz" w:date="2012-08-08T14:26:00Z"/>
              </w:rPr>
            </w:pPr>
            <w:del w:id="15383" w:author="Thomas Dietz" w:date="2012-08-08T14:26:00Z">
              <w:r w:rsidDel="004238F6">
                <w:delText>&lt;xs:element name="type" type="OFGroupType"/&gt;</w:delText>
              </w:r>
            </w:del>
          </w:p>
          <w:p w14:paraId="5CE1837C" w14:textId="2EF93F4F" w:rsidR="0035256A" w:rsidDel="004238F6" w:rsidRDefault="0035256A" w:rsidP="0035256A">
            <w:pPr>
              <w:pStyle w:val="XML2"/>
              <w:rPr>
                <w:del w:id="15384" w:author="Thomas Dietz" w:date="2012-08-08T14:26:00Z"/>
              </w:rPr>
            </w:pPr>
            <w:del w:id="15385" w:author="Thomas Dietz" w:date="2012-08-08T14:26:00Z">
              <w:r w:rsidDel="004238F6">
                <w:delText>&lt;/xs:sequence&gt;</w:delText>
              </w:r>
            </w:del>
          </w:p>
          <w:p w14:paraId="527E1E3D" w14:textId="01A8C9A1" w:rsidR="0035256A" w:rsidDel="004238F6" w:rsidRDefault="0035256A" w:rsidP="0035256A">
            <w:pPr>
              <w:pStyle w:val="XML1"/>
              <w:rPr>
                <w:del w:id="15386" w:author="Thomas Dietz" w:date="2012-08-08T14:26:00Z"/>
              </w:rPr>
            </w:pPr>
            <w:del w:id="15387" w:author="Thomas Dietz" w:date="2012-08-08T14:26:00Z">
              <w:r w:rsidDel="004238F6">
                <w:delText>&lt;/xs:complexType&gt;</w:delText>
              </w:r>
            </w:del>
          </w:p>
          <w:p w14:paraId="4B5ADD1B" w14:textId="434BD2AC" w:rsidR="0035256A" w:rsidDel="004238F6" w:rsidRDefault="0035256A" w:rsidP="0035256A">
            <w:pPr>
              <w:pStyle w:val="XML1"/>
              <w:rPr>
                <w:del w:id="15388" w:author="Thomas Dietz" w:date="2012-08-08T14:26:00Z"/>
              </w:rPr>
            </w:pPr>
          </w:p>
          <w:p w14:paraId="77E13191" w14:textId="2FBE8E75" w:rsidR="0035256A" w:rsidDel="004238F6" w:rsidRDefault="0035256A" w:rsidP="0035256A">
            <w:pPr>
              <w:pStyle w:val="XML1"/>
              <w:rPr>
                <w:del w:id="15389" w:author="Thomas Dietz" w:date="2012-08-08T14:26:00Z"/>
              </w:rPr>
            </w:pPr>
            <w:del w:id="15390" w:author="Thomas Dietz" w:date="2012-08-08T14:26:00Z">
              <w:r w:rsidDel="004238F6">
                <w:delText>&lt;xs:simpleType name="OFGroupType"&gt;</w:delText>
              </w:r>
            </w:del>
          </w:p>
          <w:p w14:paraId="153782F0" w14:textId="133A6FA1" w:rsidR="0035256A" w:rsidDel="004238F6" w:rsidRDefault="0035256A" w:rsidP="0035256A">
            <w:pPr>
              <w:pStyle w:val="XML2"/>
              <w:rPr>
                <w:del w:id="15391" w:author="Thomas Dietz" w:date="2012-08-08T14:26:00Z"/>
              </w:rPr>
            </w:pPr>
            <w:del w:id="15392" w:author="Thomas Dietz" w:date="2012-08-08T14:26:00Z">
              <w:r w:rsidDel="004238F6">
                <w:delText>&lt;xs:restriction base="xs:string"&gt;</w:delText>
              </w:r>
            </w:del>
          </w:p>
          <w:p w14:paraId="0DA6DD06" w14:textId="7E2892D8" w:rsidR="0035256A" w:rsidDel="004238F6" w:rsidRDefault="0035256A" w:rsidP="0035256A">
            <w:pPr>
              <w:pStyle w:val="XML3"/>
              <w:rPr>
                <w:del w:id="15393" w:author="Thomas Dietz" w:date="2012-08-08T14:26:00Z"/>
              </w:rPr>
            </w:pPr>
            <w:del w:id="15394" w:author="Thomas Dietz" w:date="2012-08-08T14:26:00Z">
              <w:r w:rsidDel="004238F6">
                <w:delText>&lt;xs:enumeration value="all"/&gt;</w:delText>
              </w:r>
            </w:del>
          </w:p>
          <w:p w14:paraId="5579EC9F" w14:textId="36190E87" w:rsidR="0035256A" w:rsidDel="004238F6" w:rsidRDefault="0035256A" w:rsidP="0035256A">
            <w:pPr>
              <w:pStyle w:val="XML3"/>
              <w:rPr>
                <w:del w:id="15395" w:author="Thomas Dietz" w:date="2012-08-08T14:26:00Z"/>
              </w:rPr>
            </w:pPr>
            <w:del w:id="15396" w:author="Thomas Dietz" w:date="2012-08-08T14:26:00Z">
              <w:r w:rsidDel="004238F6">
                <w:delText>&lt;xs:enumeration value="select"/&gt;</w:delText>
              </w:r>
            </w:del>
          </w:p>
          <w:p w14:paraId="41776781" w14:textId="49F6543B" w:rsidR="0035256A" w:rsidDel="004238F6" w:rsidRDefault="0035256A" w:rsidP="0035256A">
            <w:pPr>
              <w:pStyle w:val="XML3"/>
              <w:rPr>
                <w:del w:id="15397" w:author="Thomas Dietz" w:date="2012-08-08T14:26:00Z"/>
              </w:rPr>
            </w:pPr>
            <w:del w:id="15398" w:author="Thomas Dietz" w:date="2012-08-08T14:26:00Z">
              <w:r w:rsidDel="004238F6">
                <w:delText>&lt;xs:enumeration value="indirect"/&gt;</w:delText>
              </w:r>
            </w:del>
          </w:p>
          <w:p w14:paraId="1CCA8E3E" w14:textId="44D88E08" w:rsidR="0035256A" w:rsidDel="004238F6" w:rsidRDefault="0035256A" w:rsidP="0035256A">
            <w:pPr>
              <w:pStyle w:val="XML3"/>
              <w:rPr>
                <w:del w:id="15399" w:author="Thomas Dietz" w:date="2012-08-08T14:26:00Z"/>
              </w:rPr>
            </w:pPr>
            <w:del w:id="15400" w:author="Thomas Dietz" w:date="2012-08-08T14:26:00Z">
              <w:r w:rsidDel="004238F6">
                <w:delText>&lt;xs:enumeration value="fast-failover"/&gt;</w:delText>
              </w:r>
            </w:del>
          </w:p>
          <w:p w14:paraId="21BF93DA" w14:textId="6775F936" w:rsidR="0035256A" w:rsidDel="004238F6" w:rsidRDefault="0035256A" w:rsidP="0035256A">
            <w:pPr>
              <w:pStyle w:val="XML2"/>
              <w:rPr>
                <w:del w:id="15401" w:author="Thomas Dietz" w:date="2012-08-08T14:26:00Z"/>
              </w:rPr>
            </w:pPr>
            <w:del w:id="15402" w:author="Thomas Dietz" w:date="2012-08-08T14:26:00Z">
              <w:r w:rsidDel="004238F6">
                <w:delText>&lt;/xs:restriction&gt;</w:delText>
              </w:r>
            </w:del>
          </w:p>
          <w:p w14:paraId="4D97D5EE" w14:textId="29E6DD50" w:rsidR="0035256A" w:rsidDel="004238F6" w:rsidRDefault="0035256A" w:rsidP="0035256A">
            <w:pPr>
              <w:pStyle w:val="XML1"/>
              <w:rPr>
                <w:del w:id="15403" w:author="Thomas Dietz" w:date="2012-08-08T14:26:00Z"/>
              </w:rPr>
            </w:pPr>
            <w:del w:id="15404" w:author="Thomas Dietz" w:date="2012-08-08T14:26:00Z">
              <w:r w:rsidDel="004238F6">
                <w:delText>&lt;/xs:simpleType&gt;</w:delText>
              </w:r>
            </w:del>
          </w:p>
          <w:p w14:paraId="54F6ED17" w14:textId="18C51E8E" w:rsidR="0035256A" w:rsidDel="004238F6" w:rsidRDefault="0035256A" w:rsidP="0035256A">
            <w:pPr>
              <w:pStyle w:val="XML1"/>
              <w:rPr>
                <w:del w:id="15405" w:author="Thomas Dietz" w:date="2012-08-08T14:26:00Z"/>
              </w:rPr>
            </w:pPr>
          </w:p>
          <w:p w14:paraId="1FF27F32" w14:textId="608DB236" w:rsidR="0035256A" w:rsidDel="004238F6" w:rsidRDefault="0035256A" w:rsidP="0035256A">
            <w:pPr>
              <w:pStyle w:val="XML1"/>
              <w:rPr>
                <w:del w:id="15406" w:author="Thomas Dietz" w:date="2012-08-08T14:26:00Z"/>
              </w:rPr>
            </w:pPr>
            <w:del w:id="15407" w:author="Thomas Dietz" w:date="2012-08-08T14:26:00Z">
              <w:r w:rsidDel="004238F6">
                <w:delText>&lt;xs:complexType name="OFGroupCapabilities"&gt;</w:delText>
              </w:r>
            </w:del>
          </w:p>
          <w:p w14:paraId="350673F6" w14:textId="4A2A26A5" w:rsidR="0035256A" w:rsidDel="004238F6" w:rsidRDefault="0035256A" w:rsidP="0035256A">
            <w:pPr>
              <w:pStyle w:val="XML2"/>
              <w:rPr>
                <w:del w:id="15408" w:author="Thomas Dietz" w:date="2012-08-08T14:26:00Z"/>
              </w:rPr>
            </w:pPr>
            <w:del w:id="15409" w:author="Thomas Dietz" w:date="2012-08-08T14:26:00Z">
              <w:r w:rsidDel="004238F6">
                <w:delText>&lt;xs:sequence minOccurs="1" maxOccurs="unbounded"&gt;</w:delText>
              </w:r>
            </w:del>
          </w:p>
          <w:p w14:paraId="539B7331" w14:textId="6259EBBD" w:rsidR="0035256A" w:rsidDel="004238F6" w:rsidRDefault="0035256A" w:rsidP="0035256A">
            <w:pPr>
              <w:pStyle w:val="XML3"/>
              <w:rPr>
                <w:del w:id="15410" w:author="Thomas Dietz" w:date="2012-08-08T14:26:00Z"/>
              </w:rPr>
            </w:pPr>
            <w:del w:id="15411" w:author="Thomas Dietz" w:date="2012-08-08T14:26:00Z">
              <w:r w:rsidDel="004238F6">
                <w:delText>&lt;xs:element name="capability" type="OFGroupCapability"/&gt;</w:delText>
              </w:r>
            </w:del>
          </w:p>
          <w:p w14:paraId="0D9EFBF1" w14:textId="0708AFEA" w:rsidR="0035256A" w:rsidDel="004238F6" w:rsidRDefault="0035256A" w:rsidP="0035256A">
            <w:pPr>
              <w:pStyle w:val="XML2"/>
              <w:rPr>
                <w:del w:id="15412" w:author="Thomas Dietz" w:date="2012-08-08T14:26:00Z"/>
              </w:rPr>
            </w:pPr>
            <w:del w:id="15413" w:author="Thomas Dietz" w:date="2012-08-08T14:26:00Z">
              <w:r w:rsidDel="004238F6">
                <w:delText>&lt;/xs:sequence&gt;</w:delText>
              </w:r>
            </w:del>
          </w:p>
          <w:p w14:paraId="2733F790" w14:textId="1461ED08" w:rsidR="0035256A" w:rsidDel="004238F6" w:rsidRDefault="0035256A" w:rsidP="0035256A">
            <w:pPr>
              <w:pStyle w:val="XML1"/>
              <w:rPr>
                <w:del w:id="15414" w:author="Thomas Dietz" w:date="2012-08-08T14:26:00Z"/>
              </w:rPr>
            </w:pPr>
            <w:del w:id="15415" w:author="Thomas Dietz" w:date="2012-08-08T14:26:00Z">
              <w:r w:rsidDel="004238F6">
                <w:delText>&lt;/xs:complexType&gt;</w:delText>
              </w:r>
            </w:del>
          </w:p>
          <w:p w14:paraId="0FAD0CD5" w14:textId="0BCEF7BE" w:rsidR="0035256A" w:rsidDel="004238F6" w:rsidRDefault="0035256A" w:rsidP="0035256A">
            <w:pPr>
              <w:pStyle w:val="XML1"/>
              <w:rPr>
                <w:del w:id="15416" w:author="Thomas Dietz" w:date="2012-08-08T14:26:00Z"/>
              </w:rPr>
            </w:pPr>
          </w:p>
          <w:p w14:paraId="7CD1FFB9" w14:textId="71F639F8" w:rsidR="0035256A" w:rsidDel="004238F6" w:rsidRDefault="0035256A" w:rsidP="0035256A">
            <w:pPr>
              <w:pStyle w:val="XML1"/>
              <w:rPr>
                <w:del w:id="15417" w:author="Thomas Dietz" w:date="2012-08-08T14:26:00Z"/>
              </w:rPr>
            </w:pPr>
            <w:del w:id="15418" w:author="Thomas Dietz" w:date="2012-08-08T14:26:00Z">
              <w:r w:rsidDel="004238F6">
                <w:delText>&lt;xs:simpleType name="OFGroupCapability"&gt;</w:delText>
              </w:r>
            </w:del>
          </w:p>
          <w:p w14:paraId="1F4C4CD4" w14:textId="363D6C12" w:rsidR="0035256A" w:rsidDel="004238F6" w:rsidRDefault="0035256A" w:rsidP="0035256A">
            <w:pPr>
              <w:pStyle w:val="XML2"/>
              <w:rPr>
                <w:del w:id="15419" w:author="Thomas Dietz" w:date="2012-08-08T14:26:00Z"/>
              </w:rPr>
            </w:pPr>
            <w:del w:id="15420" w:author="Thomas Dietz" w:date="2012-08-08T14:26:00Z">
              <w:r w:rsidDel="004238F6">
                <w:delText>&lt;xs:restriction base="xs:string"&gt;</w:delText>
              </w:r>
            </w:del>
          </w:p>
          <w:p w14:paraId="4D2C14CA" w14:textId="3E2F0910" w:rsidR="0035256A" w:rsidDel="004238F6" w:rsidRDefault="0035256A" w:rsidP="0035256A">
            <w:pPr>
              <w:pStyle w:val="XML3"/>
              <w:rPr>
                <w:del w:id="15421" w:author="Thomas Dietz" w:date="2012-08-08T14:26:00Z"/>
              </w:rPr>
            </w:pPr>
            <w:del w:id="15422" w:author="Thomas Dietz" w:date="2012-08-08T14:26:00Z">
              <w:r w:rsidDel="004238F6">
                <w:delText>&lt;xs:enumeration value="select-weight"/&gt;</w:delText>
              </w:r>
            </w:del>
          </w:p>
          <w:p w14:paraId="2F2676EE" w14:textId="74C5618C" w:rsidR="0035256A" w:rsidDel="004238F6" w:rsidRDefault="0035256A" w:rsidP="0035256A">
            <w:pPr>
              <w:pStyle w:val="XML3"/>
              <w:rPr>
                <w:del w:id="15423" w:author="Thomas Dietz" w:date="2012-08-08T14:26:00Z"/>
              </w:rPr>
            </w:pPr>
            <w:del w:id="15424" w:author="Thomas Dietz" w:date="2012-08-08T14:26:00Z">
              <w:r w:rsidDel="004238F6">
                <w:delText>&lt;xs:enumeration value="select-liveness"/&gt;</w:delText>
              </w:r>
            </w:del>
          </w:p>
          <w:p w14:paraId="71AD515D" w14:textId="45E3B365" w:rsidR="0035256A" w:rsidDel="004238F6" w:rsidRDefault="0035256A" w:rsidP="0035256A">
            <w:pPr>
              <w:pStyle w:val="XML3"/>
              <w:rPr>
                <w:del w:id="15425" w:author="Thomas Dietz" w:date="2012-08-08T14:26:00Z"/>
              </w:rPr>
            </w:pPr>
            <w:del w:id="15426" w:author="Thomas Dietz" w:date="2012-08-08T14:26:00Z">
              <w:r w:rsidDel="004238F6">
                <w:delText>&lt;xs:enumeration value="chaining"/&gt;</w:delText>
              </w:r>
            </w:del>
          </w:p>
          <w:p w14:paraId="211752E0" w14:textId="216EE36E" w:rsidR="0035256A" w:rsidDel="004238F6" w:rsidRDefault="0035256A" w:rsidP="0035256A">
            <w:pPr>
              <w:pStyle w:val="XML3"/>
              <w:rPr>
                <w:del w:id="15427" w:author="Thomas Dietz" w:date="2012-08-08T14:26:00Z"/>
              </w:rPr>
            </w:pPr>
            <w:del w:id="15428" w:author="Thomas Dietz" w:date="2012-08-08T14:26:00Z">
              <w:r w:rsidDel="004238F6">
                <w:delText>&lt;xs:enumeration value="chaining-check"/&gt;</w:delText>
              </w:r>
            </w:del>
          </w:p>
          <w:p w14:paraId="16D3190B" w14:textId="44982584" w:rsidR="0035256A" w:rsidDel="004238F6" w:rsidRDefault="0035256A" w:rsidP="0035256A">
            <w:pPr>
              <w:pStyle w:val="XML2"/>
              <w:rPr>
                <w:del w:id="15429" w:author="Thomas Dietz" w:date="2012-08-08T14:26:00Z"/>
              </w:rPr>
            </w:pPr>
            <w:del w:id="15430" w:author="Thomas Dietz" w:date="2012-08-08T14:26:00Z">
              <w:r w:rsidDel="004238F6">
                <w:delText>&lt;/xs:restriction&gt;</w:delText>
              </w:r>
            </w:del>
          </w:p>
          <w:p w14:paraId="3B748148" w14:textId="1589E040" w:rsidR="0035256A" w:rsidDel="004238F6" w:rsidRDefault="0035256A" w:rsidP="0035256A">
            <w:pPr>
              <w:pStyle w:val="XML1"/>
              <w:rPr>
                <w:del w:id="15431" w:author="Thomas Dietz" w:date="2012-08-08T14:26:00Z"/>
              </w:rPr>
            </w:pPr>
            <w:del w:id="15432" w:author="Thomas Dietz" w:date="2012-08-08T14:26:00Z">
              <w:r w:rsidDel="004238F6">
                <w:lastRenderedPageBreak/>
                <w:delText>&lt;/xs:simpleType&gt;</w:delText>
              </w:r>
            </w:del>
          </w:p>
          <w:p w14:paraId="7F90692A" w14:textId="656CC240" w:rsidR="0035256A" w:rsidDel="004238F6" w:rsidRDefault="0035256A" w:rsidP="0035256A">
            <w:pPr>
              <w:pStyle w:val="XML1"/>
              <w:rPr>
                <w:del w:id="15433" w:author="Thomas Dietz" w:date="2012-08-08T14:26:00Z"/>
              </w:rPr>
            </w:pPr>
          </w:p>
          <w:p w14:paraId="621F716F" w14:textId="7755CC94" w:rsidR="0035256A" w:rsidDel="004238F6" w:rsidRDefault="0035256A" w:rsidP="0035256A">
            <w:pPr>
              <w:pStyle w:val="XML1"/>
              <w:rPr>
                <w:del w:id="15434" w:author="Thomas Dietz" w:date="2012-08-08T14:26:00Z"/>
              </w:rPr>
            </w:pPr>
            <w:del w:id="15435" w:author="Thomas Dietz" w:date="2012-08-08T14:26:00Z">
              <w:r w:rsidDel="004238F6">
                <w:delText>&lt;xs:complexType name="OFActionTypes"&gt;</w:delText>
              </w:r>
            </w:del>
          </w:p>
          <w:p w14:paraId="6B4F8EDB" w14:textId="6C44B069" w:rsidR="0035256A" w:rsidDel="004238F6" w:rsidRDefault="0035256A" w:rsidP="0035256A">
            <w:pPr>
              <w:pStyle w:val="XML2"/>
              <w:rPr>
                <w:del w:id="15436" w:author="Thomas Dietz" w:date="2012-08-08T14:26:00Z"/>
              </w:rPr>
            </w:pPr>
            <w:del w:id="15437" w:author="Thomas Dietz" w:date="2012-08-08T14:26:00Z">
              <w:r w:rsidDel="004238F6">
                <w:delText>&lt;xs:sequence minOccurs="1" maxOccurs="unbounded"&gt;</w:delText>
              </w:r>
            </w:del>
          </w:p>
          <w:p w14:paraId="66285819" w14:textId="403C84E9" w:rsidR="0035256A" w:rsidDel="004238F6" w:rsidRDefault="0035256A" w:rsidP="0035256A">
            <w:pPr>
              <w:pStyle w:val="XML3"/>
              <w:rPr>
                <w:del w:id="15438" w:author="Thomas Dietz" w:date="2012-08-08T14:26:00Z"/>
              </w:rPr>
            </w:pPr>
            <w:del w:id="15439" w:author="Thomas Dietz" w:date="2012-08-08T14:26:00Z">
              <w:r w:rsidDel="004238F6">
                <w:delText>&lt;xs:element name="type" type="OFActionType"/&gt;</w:delText>
              </w:r>
            </w:del>
          </w:p>
          <w:p w14:paraId="34C8B08B" w14:textId="2A0AEFEC" w:rsidR="0035256A" w:rsidDel="004238F6" w:rsidRDefault="0035256A" w:rsidP="0035256A">
            <w:pPr>
              <w:pStyle w:val="XML2"/>
              <w:rPr>
                <w:del w:id="15440" w:author="Thomas Dietz" w:date="2012-08-08T14:26:00Z"/>
              </w:rPr>
            </w:pPr>
            <w:del w:id="15441" w:author="Thomas Dietz" w:date="2012-08-08T14:26:00Z">
              <w:r w:rsidDel="004238F6">
                <w:delText>&lt;/xs:sequence&gt;</w:delText>
              </w:r>
            </w:del>
          </w:p>
          <w:p w14:paraId="122988D5" w14:textId="05B1EAEE" w:rsidR="0035256A" w:rsidDel="004238F6" w:rsidRDefault="0035256A" w:rsidP="0035256A">
            <w:pPr>
              <w:pStyle w:val="XML1"/>
              <w:rPr>
                <w:del w:id="15442" w:author="Thomas Dietz" w:date="2012-08-08T14:26:00Z"/>
              </w:rPr>
            </w:pPr>
            <w:del w:id="15443" w:author="Thomas Dietz" w:date="2012-08-08T14:26:00Z">
              <w:r w:rsidDel="004238F6">
                <w:delText>&lt;/xs:complexType&gt;</w:delText>
              </w:r>
            </w:del>
          </w:p>
          <w:p w14:paraId="5E732007" w14:textId="158E55C0" w:rsidR="0035256A" w:rsidDel="004238F6" w:rsidRDefault="0035256A" w:rsidP="0035256A">
            <w:pPr>
              <w:pStyle w:val="XML1"/>
              <w:rPr>
                <w:del w:id="15444" w:author="Thomas Dietz" w:date="2012-08-08T14:26:00Z"/>
              </w:rPr>
            </w:pPr>
          </w:p>
          <w:p w14:paraId="01A0A5C8" w14:textId="2E667DEE" w:rsidR="0035256A" w:rsidDel="004238F6" w:rsidRDefault="0035256A" w:rsidP="0035256A">
            <w:pPr>
              <w:pStyle w:val="XML1"/>
              <w:rPr>
                <w:del w:id="15445" w:author="Thomas Dietz" w:date="2012-08-08T14:26:00Z"/>
              </w:rPr>
            </w:pPr>
            <w:del w:id="15446" w:author="Thomas Dietz" w:date="2012-08-08T14:26:00Z">
              <w:r w:rsidDel="004238F6">
                <w:delText>&lt;xs:simpleType name="OFActionType"&gt;</w:delText>
              </w:r>
            </w:del>
          </w:p>
          <w:p w14:paraId="0B049917" w14:textId="08DC9E10" w:rsidR="0035256A" w:rsidDel="004238F6" w:rsidRDefault="0035256A" w:rsidP="0035256A">
            <w:pPr>
              <w:pStyle w:val="XML2"/>
              <w:rPr>
                <w:del w:id="15447" w:author="Thomas Dietz" w:date="2012-08-08T14:26:00Z"/>
              </w:rPr>
            </w:pPr>
            <w:del w:id="15448" w:author="Thomas Dietz" w:date="2012-08-08T14:26:00Z">
              <w:r w:rsidDel="004238F6">
                <w:delText>&lt;xs:restriction base="xs:string"&gt;</w:delText>
              </w:r>
            </w:del>
          </w:p>
          <w:p w14:paraId="4A71BA02" w14:textId="62D67642" w:rsidR="0035256A" w:rsidDel="004238F6" w:rsidRDefault="0035256A" w:rsidP="0035256A">
            <w:pPr>
              <w:pStyle w:val="XML3"/>
              <w:rPr>
                <w:del w:id="15449" w:author="Thomas Dietz" w:date="2012-08-08T14:26:00Z"/>
              </w:rPr>
            </w:pPr>
            <w:del w:id="15450" w:author="Thomas Dietz" w:date="2012-08-08T14:26:00Z">
              <w:r w:rsidDel="004238F6">
                <w:delText>&lt;xs:enumeration value="output"/&gt;</w:delText>
              </w:r>
            </w:del>
          </w:p>
          <w:p w14:paraId="07F9BBFB" w14:textId="4FD8D636" w:rsidR="0035256A" w:rsidDel="004238F6" w:rsidRDefault="0035256A" w:rsidP="0035256A">
            <w:pPr>
              <w:pStyle w:val="XML3"/>
              <w:rPr>
                <w:del w:id="15451" w:author="Thomas Dietz" w:date="2012-08-08T14:26:00Z"/>
              </w:rPr>
            </w:pPr>
            <w:del w:id="15452" w:author="Thomas Dietz" w:date="2012-08-08T14:26:00Z">
              <w:r w:rsidDel="004238F6">
                <w:delText>&lt;xs:enumeration value="copy-ttl-out"/&gt;</w:delText>
              </w:r>
            </w:del>
          </w:p>
          <w:p w14:paraId="12AD2E81" w14:textId="7FC66146" w:rsidR="0035256A" w:rsidDel="004238F6" w:rsidRDefault="0035256A" w:rsidP="0035256A">
            <w:pPr>
              <w:pStyle w:val="XML3"/>
              <w:rPr>
                <w:del w:id="15453" w:author="Thomas Dietz" w:date="2012-08-08T14:26:00Z"/>
              </w:rPr>
            </w:pPr>
            <w:del w:id="15454" w:author="Thomas Dietz" w:date="2012-08-08T14:26:00Z">
              <w:r w:rsidDel="004238F6">
                <w:delText>&lt;xs:enumeration value="copy-ttl-in"/&gt;</w:delText>
              </w:r>
            </w:del>
          </w:p>
          <w:p w14:paraId="18DDC5AF" w14:textId="1735E39E" w:rsidR="0035256A" w:rsidDel="004238F6" w:rsidRDefault="0035256A" w:rsidP="0035256A">
            <w:pPr>
              <w:pStyle w:val="XML3"/>
              <w:rPr>
                <w:del w:id="15455" w:author="Thomas Dietz" w:date="2012-08-08T14:26:00Z"/>
              </w:rPr>
            </w:pPr>
            <w:del w:id="15456" w:author="Thomas Dietz" w:date="2012-08-08T14:26:00Z">
              <w:r w:rsidDel="004238F6">
                <w:delText>&lt;xs:enumeration value="set-mpls-ttl"/&gt;</w:delText>
              </w:r>
            </w:del>
          </w:p>
          <w:p w14:paraId="0EF5949B" w14:textId="3EADA57A" w:rsidR="0035256A" w:rsidDel="004238F6" w:rsidRDefault="0035256A" w:rsidP="0035256A">
            <w:pPr>
              <w:pStyle w:val="XML3"/>
              <w:rPr>
                <w:del w:id="15457" w:author="Thomas Dietz" w:date="2012-08-08T14:26:00Z"/>
              </w:rPr>
            </w:pPr>
            <w:del w:id="15458" w:author="Thomas Dietz" w:date="2012-08-08T14:26:00Z">
              <w:r w:rsidDel="004238F6">
                <w:delText>&lt;xs:enumeration value="dec-mpls-ttl"/&gt;</w:delText>
              </w:r>
            </w:del>
          </w:p>
          <w:p w14:paraId="7E52C377" w14:textId="1628F981" w:rsidR="0035256A" w:rsidDel="004238F6" w:rsidRDefault="0035256A" w:rsidP="0035256A">
            <w:pPr>
              <w:pStyle w:val="XML3"/>
              <w:rPr>
                <w:del w:id="15459" w:author="Thomas Dietz" w:date="2012-08-08T14:26:00Z"/>
              </w:rPr>
            </w:pPr>
            <w:del w:id="15460" w:author="Thomas Dietz" w:date="2012-08-08T14:26:00Z">
              <w:r w:rsidDel="004238F6">
                <w:delText>&lt;xs:enumeration value="push-vlan"/&gt;</w:delText>
              </w:r>
            </w:del>
          </w:p>
          <w:p w14:paraId="48219F2C" w14:textId="2506F79B" w:rsidR="0035256A" w:rsidDel="004238F6" w:rsidRDefault="0035256A" w:rsidP="0035256A">
            <w:pPr>
              <w:pStyle w:val="XML3"/>
              <w:rPr>
                <w:del w:id="15461" w:author="Thomas Dietz" w:date="2012-08-08T14:26:00Z"/>
              </w:rPr>
            </w:pPr>
            <w:del w:id="15462" w:author="Thomas Dietz" w:date="2012-08-08T14:26:00Z">
              <w:r w:rsidDel="004238F6">
                <w:delText>&lt;xs:enumeration value="pop-vlan"/&gt;</w:delText>
              </w:r>
            </w:del>
          </w:p>
          <w:p w14:paraId="4CE426E3" w14:textId="4EDF5A2B" w:rsidR="0035256A" w:rsidDel="004238F6" w:rsidRDefault="0035256A" w:rsidP="0035256A">
            <w:pPr>
              <w:pStyle w:val="XML3"/>
              <w:rPr>
                <w:del w:id="15463" w:author="Thomas Dietz" w:date="2012-08-08T14:26:00Z"/>
              </w:rPr>
            </w:pPr>
            <w:del w:id="15464" w:author="Thomas Dietz" w:date="2012-08-08T14:26:00Z">
              <w:r w:rsidDel="004238F6">
                <w:delText>&lt;xs:enumeration value="push-mpls"/&gt;</w:delText>
              </w:r>
            </w:del>
          </w:p>
          <w:p w14:paraId="67B4AC60" w14:textId="4ABB7F61" w:rsidR="0035256A" w:rsidDel="004238F6" w:rsidRDefault="0035256A" w:rsidP="0035256A">
            <w:pPr>
              <w:pStyle w:val="XML3"/>
              <w:rPr>
                <w:del w:id="15465" w:author="Thomas Dietz" w:date="2012-08-08T14:26:00Z"/>
              </w:rPr>
            </w:pPr>
            <w:del w:id="15466" w:author="Thomas Dietz" w:date="2012-08-08T14:26:00Z">
              <w:r w:rsidDel="004238F6">
                <w:delText>&lt;xs:enumeration value="pop-mpls"/&gt;</w:delText>
              </w:r>
            </w:del>
          </w:p>
          <w:p w14:paraId="1945DDE2" w14:textId="5F808101" w:rsidR="0035256A" w:rsidDel="004238F6" w:rsidRDefault="0035256A" w:rsidP="0035256A">
            <w:pPr>
              <w:pStyle w:val="XML3"/>
              <w:rPr>
                <w:del w:id="15467" w:author="Thomas Dietz" w:date="2012-08-08T14:26:00Z"/>
              </w:rPr>
            </w:pPr>
            <w:del w:id="15468" w:author="Thomas Dietz" w:date="2012-08-08T14:26:00Z">
              <w:r w:rsidDel="004238F6">
                <w:delText>&lt;xs:enumeration value="set-queue"/&gt;</w:delText>
              </w:r>
            </w:del>
          </w:p>
          <w:p w14:paraId="285DD602" w14:textId="7B0076BE" w:rsidR="0035256A" w:rsidDel="004238F6" w:rsidRDefault="0035256A" w:rsidP="0035256A">
            <w:pPr>
              <w:pStyle w:val="XML3"/>
              <w:rPr>
                <w:del w:id="15469" w:author="Thomas Dietz" w:date="2012-08-08T14:26:00Z"/>
              </w:rPr>
            </w:pPr>
            <w:del w:id="15470" w:author="Thomas Dietz" w:date="2012-08-08T14:26:00Z">
              <w:r w:rsidDel="004238F6">
                <w:delText>&lt;xs:enumeration value="group"/&gt;</w:delText>
              </w:r>
            </w:del>
          </w:p>
          <w:p w14:paraId="32E7D954" w14:textId="162C9718" w:rsidR="0035256A" w:rsidDel="004238F6" w:rsidRDefault="0035256A" w:rsidP="0035256A">
            <w:pPr>
              <w:pStyle w:val="XML3"/>
              <w:rPr>
                <w:del w:id="15471" w:author="Thomas Dietz" w:date="2012-08-08T14:26:00Z"/>
              </w:rPr>
            </w:pPr>
            <w:del w:id="15472" w:author="Thomas Dietz" w:date="2012-08-08T14:26:00Z">
              <w:r w:rsidDel="004238F6">
                <w:delText>&lt;xs:enumeration value="set-nw-ttl"/&gt;</w:delText>
              </w:r>
            </w:del>
          </w:p>
          <w:p w14:paraId="038933C0" w14:textId="7743EA70" w:rsidR="0035256A" w:rsidDel="004238F6" w:rsidRDefault="0035256A" w:rsidP="0035256A">
            <w:pPr>
              <w:pStyle w:val="XML3"/>
              <w:rPr>
                <w:del w:id="15473" w:author="Thomas Dietz" w:date="2012-08-08T14:26:00Z"/>
              </w:rPr>
            </w:pPr>
            <w:del w:id="15474" w:author="Thomas Dietz" w:date="2012-08-08T14:26:00Z">
              <w:r w:rsidDel="004238F6">
                <w:delText>&lt;xs:enumeration value="dec-nw-ttl"/&gt;</w:delText>
              </w:r>
            </w:del>
          </w:p>
          <w:p w14:paraId="4193041F" w14:textId="3C91F7EC" w:rsidR="0035256A" w:rsidDel="004238F6" w:rsidRDefault="0035256A" w:rsidP="0035256A">
            <w:pPr>
              <w:pStyle w:val="XML3"/>
              <w:rPr>
                <w:del w:id="15475" w:author="Thomas Dietz" w:date="2012-08-08T14:26:00Z"/>
              </w:rPr>
            </w:pPr>
            <w:del w:id="15476" w:author="Thomas Dietz" w:date="2012-08-08T14:26:00Z">
              <w:r w:rsidDel="004238F6">
                <w:delText>&lt;xs:enumeration value="pop-mpls"/&gt;</w:delText>
              </w:r>
            </w:del>
          </w:p>
          <w:p w14:paraId="4011FC04" w14:textId="40115434" w:rsidR="0035256A" w:rsidDel="004238F6" w:rsidRDefault="0035256A" w:rsidP="0035256A">
            <w:pPr>
              <w:pStyle w:val="XML3"/>
              <w:rPr>
                <w:del w:id="15477" w:author="Thomas Dietz" w:date="2012-08-08T14:26:00Z"/>
              </w:rPr>
            </w:pPr>
            <w:del w:id="15478" w:author="Thomas Dietz" w:date="2012-08-08T14:26:00Z">
              <w:r w:rsidDel="004238F6">
                <w:delText>&lt;xs:enumeration value="set-field"/&gt;</w:delText>
              </w:r>
            </w:del>
          </w:p>
          <w:p w14:paraId="0CFE0EBB" w14:textId="4485D7CA" w:rsidR="0035256A" w:rsidDel="004238F6" w:rsidRDefault="0035256A" w:rsidP="0035256A">
            <w:pPr>
              <w:pStyle w:val="XML2"/>
              <w:rPr>
                <w:del w:id="15479" w:author="Thomas Dietz" w:date="2012-08-08T14:26:00Z"/>
              </w:rPr>
            </w:pPr>
            <w:del w:id="15480" w:author="Thomas Dietz" w:date="2012-08-08T14:26:00Z">
              <w:r w:rsidDel="004238F6">
                <w:delText>&lt;/xs:restriction&gt;</w:delText>
              </w:r>
            </w:del>
          </w:p>
          <w:p w14:paraId="0987D748" w14:textId="669D6934" w:rsidR="0035256A" w:rsidDel="004238F6" w:rsidRDefault="0035256A" w:rsidP="0035256A">
            <w:pPr>
              <w:pStyle w:val="XML1"/>
              <w:rPr>
                <w:del w:id="15481" w:author="Thomas Dietz" w:date="2012-08-08T14:26:00Z"/>
              </w:rPr>
            </w:pPr>
            <w:del w:id="15482" w:author="Thomas Dietz" w:date="2012-08-08T14:26:00Z">
              <w:r w:rsidDel="004238F6">
                <w:delText>&lt;/xs:simpleType&gt;</w:delText>
              </w:r>
            </w:del>
          </w:p>
          <w:p w14:paraId="3B5A933D" w14:textId="3FD9E441" w:rsidR="0035256A" w:rsidDel="004238F6" w:rsidRDefault="0035256A" w:rsidP="0035256A">
            <w:pPr>
              <w:pStyle w:val="XML1"/>
              <w:rPr>
                <w:del w:id="15483" w:author="Thomas Dietz" w:date="2012-08-08T14:26:00Z"/>
              </w:rPr>
            </w:pPr>
          </w:p>
          <w:p w14:paraId="1CCF59D6" w14:textId="68A66CFE" w:rsidR="0035256A" w:rsidDel="004238F6" w:rsidRDefault="0035256A" w:rsidP="0035256A">
            <w:pPr>
              <w:pStyle w:val="XML1"/>
              <w:rPr>
                <w:del w:id="15484" w:author="Thomas Dietz" w:date="2012-08-08T14:26:00Z"/>
              </w:rPr>
            </w:pPr>
            <w:del w:id="15485" w:author="Thomas Dietz" w:date="2012-08-08T14:26:00Z">
              <w:r w:rsidDel="004238F6">
                <w:delText>&lt;xs:complexType name="OFInstructionTypes"&gt;</w:delText>
              </w:r>
            </w:del>
          </w:p>
          <w:p w14:paraId="59B635F1" w14:textId="28960DFE" w:rsidR="0035256A" w:rsidDel="004238F6" w:rsidRDefault="0035256A" w:rsidP="0035256A">
            <w:pPr>
              <w:pStyle w:val="XML2"/>
              <w:rPr>
                <w:del w:id="15486" w:author="Thomas Dietz" w:date="2012-08-08T14:26:00Z"/>
              </w:rPr>
            </w:pPr>
            <w:del w:id="15487" w:author="Thomas Dietz" w:date="2012-08-08T14:26:00Z">
              <w:r w:rsidDel="004238F6">
                <w:delText>&lt;xs:sequence minOccurs="1" maxOccurs="unbounded"&gt;</w:delText>
              </w:r>
            </w:del>
          </w:p>
          <w:p w14:paraId="3E40382A" w14:textId="683B8D86" w:rsidR="0035256A" w:rsidDel="004238F6" w:rsidRDefault="0035256A" w:rsidP="0035256A">
            <w:pPr>
              <w:pStyle w:val="XML3"/>
              <w:rPr>
                <w:del w:id="15488" w:author="Thomas Dietz" w:date="2012-08-08T14:26:00Z"/>
              </w:rPr>
            </w:pPr>
            <w:del w:id="15489" w:author="Thomas Dietz" w:date="2012-08-08T14:26:00Z">
              <w:r w:rsidDel="004238F6">
                <w:delText>&lt;xs:element name="type" type="OFInstructionType"/&gt;</w:delText>
              </w:r>
            </w:del>
          </w:p>
          <w:p w14:paraId="40B78663" w14:textId="5B769D47" w:rsidR="0035256A" w:rsidDel="004238F6" w:rsidRDefault="0035256A" w:rsidP="0035256A">
            <w:pPr>
              <w:pStyle w:val="XML2"/>
              <w:rPr>
                <w:del w:id="15490" w:author="Thomas Dietz" w:date="2012-08-08T14:26:00Z"/>
              </w:rPr>
            </w:pPr>
            <w:del w:id="15491" w:author="Thomas Dietz" w:date="2012-08-08T14:26:00Z">
              <w:r w:rsidDel="004238F6">
                <w:delText>&lt;/xs:sequence&gt;</w:delText>
              </w:r>
            </w:del>
          </w:p>
          <w:p w14:paraId="5BAB69B7" w14:textId="77BB1EB0" w:rsidR="0035256A" w:rsidDel="004238F6" w:rsidRDefault="0035256A" w:rsidP="0035256A">
            <w:pPr>
              <w:pStyle w:val="XML1"/>
              <w:rPr>
                <w:del w:id="15492" w:author="Thomas Dietz" w:date="2012-08-08T14:26:00Z"/>
              </w:rPr>
            </w:pPr>
            <w:del w:id="15493" w:author="Thomas Dietz" w:date="2012-08-08T14:26:00Z">
              <w:r w:rsidDel="004238F6">
                <w:delText>&lt;/xs:complexType&gt;</w:delText>
              </w:r>
            </w:del>
          </w:p>
          <w:p w14:paraId="5A0384F2" w14:textId="60954264" w:rsidR="0035256A" w:rsidDel="004238F6" w:rsidRDefault="0035256A" w:rsidP="0035256A">
            <w:pPr>
              <w:pStyle w:val="XML1"/>
              <w:rPr>
                <w:del w:id="15494" w:author="Thomas Dietz" w:date="2012-08-08T14:26:00Z"/>
              </w:rPr>
            </w:pPr>
          </w:p>
          <w:p w14:paraId="54100E3B" w14:textId="5EEF647A" w:rsidR="0035256A" w:rsidDel="004238F6" w:rsidRDefault="0035256A" w:rsidP="0035256A">
            <w:pPr>
              <w:pStyle w:val="XML1"/>
              <w:rPr>
                <w:del w:id="15495" w:author="Thomas Dietz" w:date="2012-08-08T14:26:00Z"/>
              </w:rPr>
            </w:pPr>
            <w:del w:id="15496" w:author="Thomas Dietz" w:date="2012-08-08T14:26:00Z">
              <w:r w:rsidDel="004238F6">
                <w:delText>&lt;xs:simpleType name="OFInstructionType"&gt;</w:delText>
              </w:r>
            </w:del>
          </w:p>
          <w:p w14:paraId="06FED0DE" w14:textId="77CD4DD7" w:rsidR="0035256A" w:rsidDel="004238F6" w:rsidRDefault="0035256A" w:rsidP="0035256A">
            <w:pPr>
              <w:pStyle w:val="XML2"/>
              <w:rPr>
                <w:del w:id="15497" w:author="Thomas Dietz" w:date="2012-08-08T14:26:00Z"/>
              </w:rPr>
            </w:pPr>
            <w:del w:id="15498" w:author="Thomas Dietz" w:date="2012-08-08T14:26:00Z">
              <w:r w:rsidDel="004238F6">
                <w:delText>&lt;xs:restriction base="xs:string"&gt;</w:delText>
              </w:r>
            </w:del>
          </w:p>
          <w:p w14:paraId="789F898B" w14:textId="4270DD05" w:rsidR="0035256A" w:rsidDel="004238F6" w:rsidRDefault="0035256A" w:rsidP="0035256A">
            <w:pPr>
              <w:pStyle w:val="XML3"/>
              <w:rPr>
                <w:del w:id="15499" w:author="Thomas Dietz" w:date="2012-08-08T14:26:00Z"/>
              </w:rPr>
            </w:pPr>
            <w:del w:id="15500" w:author="Thomas Dietz" w:date="2012-08-08T14:26:00Z">
              <w:r w:rsidDel="004238F6">
                <w:delText>&lt;xs:enumeration value="apply-actions"/&gt;</w:delText>
              </w:r>
            </w:del>
          </w:p>
          <w:p w14:paraId="1B6CA2D8" w14:textId="54CF75FC" w:rsidR="0035256A" w:rsidDel="004238F6" w:rsidRDefault="0035256A" w:rsidP="0035256A">
            <w:pPr>
              <w:pStyle w:val="XML3"/>
              <w:rPr>
                <w:del w:id="15501" w:author="Thomas Dietz" w:date="2012-08-08T14:26:00Z"/>
              </w:rPr>
            </w:pPr>
            <w:del w:id="15502" w:author="Thomas Dietz" w:date="2012-08-08T14:26:00Z">
              <w:r w:rsidDel="004238F6">
                <w:delText>&lt;xs:enumeration value="clear-actions"/&gt;</w:delText>
              </w:r>
            </w:del>
          </w:p>
          <w:p w14:paraId="31AFE9FF" w14:textId="0F495D03" w:rsidR="0035256A" w:rsidDel="004238F6" w:rsidRDefault="0035256A" w:rsidP="0035256A">
            <w:pPr>
              <w:pStyle w:val="XML3"/>
              <w:rPr>
                <w:del w:id="15503" w:author="Thomas Dietz" w:date="2012-08-08T14:26:00Z"/>
              </w:rPr>
            </w:pPr>
            <w:del w:id="15504" w:author="Thomas Dietz" w:date="2012-08-08T14:26:00Z">
              <w:r w:rsidDel="004238F6">
                <w:delText>&lt;xs:enumeration value="write-actions"/&gt;</w:delText>
              </w:r>
            </w:del>
          </w:p>
          <w:p w14:paraId="44B0B7F3" w14:textId="733FF7C5" w:rsidR="0035256A" w:rsidDel="004238F6" w:rsidRDefault="0035256A" w:rsidP="0035256A">
            <w:pPr>
              <w:pStyle w:val="XML3"/>
              <w:rPr>
                <w:del w:id="15505" w:author="Thomas Dietz" w:date="2012-08-08T14:26:00Z"/>
              </w:rPr>
            </w:pPr>
            <w:del w:id="15506" w:author="Thomas Dietz" w:date="2012-08-08T14:26:00Z">
              <w:r w:rsidDel="004238F6">
                <w:delText>&lt;xs:enumeration value="write-metadata"/&gt;</w:delText>
              </w:r>
            </w:del>
          </w:p>
          <w:p w14:paraId="4A8DB6B9" w14:textId="499B0F8E" w:rsidR="0035256A" w:rsidDel="004238F6" w:rsidRDefault="0035256A" w:rsidP="0035256A">
            <w:pPr>
              <w:pStyle w:val="XML3"/>
              <w:rPr>
                <w:del w:id="15507" w:author="Thomas Dietz" w:date="2012-08-08T14:26:00Z"/>
              </w:rPr>
            </w:pPr>
            <w:del w:id="15508" w:author="Thomas Dietz" w:date="2012-08-08T14:26:00Z">
              <w:r w:rsidDel="004238F6">
                <w:delText>&lt;xs:enumeration value="goto-table"/&gt;</w:delText>
              </w:r>
            </w:del>
          </w:p>
          <w:p w14:paraId="39A7C20E" w14:textId="7BA87D5F" w:rsidR="0035256A" w:rsidDel="004238F6" w:rsidRDefault="0035256A" w:rsidP="0035256A">
            <w:pPr>
              <w:pStyle w:val="XML2"/>
              <w:rPr>
                <w:del w:id="15509" w:author="Thomas Dietz" w:date="2012-08-08T14:26:00Z"/>
              </w:rPr>
            </w:pPr>
            <w:del w:id="15510" w:author="Thomas Dietz" w:date="2012-08-08T14:26:00Z">
              <w:r w:rsidDel="004238F6">
                <w:delText>&lt;/xs:restriction&gt;</w:delText>
              </w:r>
            </w:del>
          </w:p>
          <w:p w14:paraId="73CC6DAC" w14:textId="3DB06D6B" w:rsidR="0035256A" w:rsidDel="004238F6" w:rsidRDefault="0035256A" w:rsidP="0035256A">
            <w:pPr>
              <w:pStyle w:val="XML1"/>
              <w:rPr>
                <w:del w:id="15511" w:author="Thomas Dietz" w:date="2012-08-08T14:26:00Z"/>
              </w:rPr>
            </w:pPr>
            <w:del w:id="15512" w:author="Thomas Dietz" w:date="2012-08-08T14:26:00Z">
              <w:r w:rsidDel="004238F6">
                <w:delText>&lt;/xs:simpleType&gt;</w:delText>
              </w:r>
            </w:del>
          </w:p>
          <w:p w14:paraId="6FFCE4EC" w14:textId="34626EE6" w:rsidR="0035256A" w:rsidRPr="009F1B7D" w:rsidDel="004238F6" w:rsidRDefault="0035256A" w:rsidP="00011096">
            <w:pPr>
              <w:pStyle w:val="XML2"/>
              <w:rPr>
                <w:del w:id="15513" w:author="Thomas Dietz" w:date="2012-08-08T14:26:00Z"/>
              </w:rPr>
            </w:pPr>
          </w:p>
          <w:p w14:paraId="726BFB5D" w14:textId="5E3E5178" w:rsidR="00C31DBC" w:rsidRPr="009F1B7D" w:rsidDel="004238F6" w:rsidRDefault="00C31DBC" w:rsidP="00011096">
            <w:pPr>
              <w:pStyle w:val="XML2"/>
              <w:rPr>
                <w:del w:id="15514" w:author="Thomas Dietz" w:date="2012-08-08T14:26:00Z"/>
              </w:rPr>
            </w:pPr>
            <w:del w:id="15515" w:author="Thomas Dietz" w:date="2012-08-08T14:26:00Z">
              <w:r w:rsidRPr="009F1B7D" w:rsidDel="004238F6">
                <w:delText>&lt;xs:complexType name="OFControllerType"&gt;</w:delText>
              </w:r>
            </w:del>
          </w:p>
          <w:p w14:paraId="33972223" w14:textId="78D1AC2F" w:rsidR="00C31DBC" w:rsidRPr="009F1B7D" w:rsidDel="004238F6" w:rsidRDefault="00C31DBC" w:rsidP="00011096">
            <w:pPr>
              <w:pStyle w:val="XML4"/>
              <w:rPr>
                <w:del w:id="15516" w:author="Thomas Dietz" w:date="2012-08-08T14:26:00Z"/>
              </w:rPr>
            </w:pPr>
            <w:del w:id="15517" w:author="Thomas Dietz" w:date="2012-08-08T14:26:00Z">
              <w:r w:rsidRPr="009F1B7D" w:rsidDel="004238F6">
                <w:delText>&lt;xs:annotation&gt;</w:delText>
              </w:r>
            </w:del>
          </w:p>
          <w:p w14:paraId="48055C3A" w14:textId="64A6A2AE" w:rsidR="00C31DBC" w:rsidRPr="009F1B7D" w:rsidDel="004238F6" w:rsidRDefault="00C31DBC" w:rsidP="00011096">
            <w:pPr>
              <w:pStyle w:val="XML5"/>
              <w:rPr>
                <w:del w:id="15518" w:author="Thomas Dietz" w:date="2012-08-08T14:26:00Z"/>
              </w:rPr>
            </w:pPr>
            <w:del w:id="15519" w:author="Thomas Dietz" w:date="2012-08-08T14:26:00Z">
              <w:r w:rsidRPr="009F1B7D" w:rsidDel="004238F6">
                <w:delText>&lt;xs:documentation&gt;Representation of an OpenFlow Controller</w:delText>
              </w:r>
            </w:del>
          </w:p>
          <w:p w14:paraId="10AFE9CD" w14:textId="2CDB0C59" w:rsidR="00C31DBC" w:rsidRPr="009F1B7D" w:rsidDel="004238F6" w:rsidRDefault="00C31DBC" w:rsidP="00011096">
            <w:pPr>
              <w:pStyle w:val="XML5"/>
              <w:rPr>
                <w:del w:id="15520" w:author="Thomas Dietz" w:date="2012-08-08T14:26:00Z"/>
              </w:rPr>
            </w:pPr>
            <w:del w:id="15521" w:author="Thomas Dietz" w:date="2012-08-08T14:26:00Z">
              <w:r w:rsidRPr="009F1B7D" w:rsidDel="004238F6">
                <w:delText>&lt;/xs:documentation&gt;</w:delText>
              </w:r>
            </w:del>
          </w:p>
          <w:p w14:paraId="47A910F3" w14:textId="021C0850" w:rsidR="00C31DBC" w:rsidRPr="009F1B7D" w:rsidDel="004238F6" w:rsidRDefault="00C31DBC" w:rsidP="00011096">
            <w:pPr>
              <w:pStyle w:val="XML4"/>
              <w:rPr>
                <w:del w:id="15522" w:author="Thomas Dietz" w:date="2012-08-08T14:26:00Z"/>
              </w:rPr>
            </w:pPr>
            <w:del w:id="15523" w:author="Thomas Dietz" w:date="2012-08-08T14:26:00Z">
              <w:r w:rsidRPr="009F1B7D" w:rsidDel="004238F6">
                <w:delText>&lt;/xs:annotation&gt;</w:delText>
              </w:r>
            </w:del>
          </w:p>
          <w:p w14:paraId="3BFC0BF3" w14:textId="6F9C725F" w:rsidR="00C31DBC" w:rsidRPr="009F1B7D" w:rsidDel="004238F6" w:rsidRDefault="00C31DBC" w:rsidP="00011096">
            <w:pPr>
              <w:pStyle w:val="XML3"/>
              <w:rPr>
                <w:del w:id="15524" w:author="Thomas Dietz" w:date="2012-08-08T14:26:00Z"/>
              </w:rPr>
            </w:pPr>
            <w:del w:id="15525" w:author="Thomas Dietz" w:date="2012-08-08T14:26:00Z">
              <w:r w:rsidRPr="009F1B7D" w:rsidDel="004238F6">
                <w:delText>&lt;xs:sequence&gt;</w:delText>
              </w:r>
            </w:del>
          </w:p>
          <w:p w14:paraId="4F6342AB" w14:textId="2F644B19" w:rsidR="00C31DBC" w:rsidRPr="009F1B7D" w:rsidDel="004238F6" w:rsidRDefault="00C31DBC" w:rsidP="00011096">
            <w:pPr>
              <w:pStyle w:val="XML4"/>
              <w:rPr>
                <w:del w:id="15526" w:author="Thomas Dietz" w:date="2012-08-08T14:26:00Z"/>
              </w:rPr>
            </w:pPr>
            <w:del w:id="15527" w:author="Thomas Dietz" w:date="2012-08-08T14:26:00Z">
              <w:r w:rsidRPr="009F1B7D" w:rsidDel="004238F6">
                <w:delText>&lt;xs:element name="id" type="OFConfigID"&gt;</w:delText>
              </w:r>
            </w:del>
          </w:p>
          <w:p w14:paraId="2E016859" w14:textId="1B6CBB5A" w:rsidR="00C31DBC" w:rsidRPr="009F1B7D" w:rsidDel="004238F6" w:rsidRDefault="00C31DBC" w:rsidP="00011096">
            <w:pPr>
              <w:pStyle w:val="XML5"/>
              <w:rPr>
                <w:del w:id="15528" w:author="Thomas Dietz" w:date="2012-08-08T14:26:00Z"/>
              </w:rPr>
            </w:pPr>
            <w:del w:id="15529" w:author="Thomas Dietz" w:date="2012-08-08T14:26:00Z">
              <w:r w:rsidRPr="009F1B7D" w:rsidDel="004238F6">
                <w:delText>&lt;xs:annotation&gt;</w:delText>
              </w:r>
            </w:del>
          </w:p>
          <w:p w14:paraId="070CEA17" w14:textId="36875508" w:rsidR="00C31DBC" w:rsidRPr="009F1B7D" w:rsidDel="004238F6" w:rsidRDefault="00C31DBC" w:rsidP="00011096">
            <w:pPr>
              <w:pStyle w:val="XML6"/>
              <w:rPr>
                <w:del w:id="15530" w:author="Thomas Dietz" w:date="2012-08-08T14:26:00Z"/>
              </w:rPr>
            </w:pPr>
            <w:del w:id="15531" w:author="Thomas Dietz" w:date="2012-08-08T14:26:00Z">
              <w:r w:rsidRPr="009F1B7D" w:rsidDel="004238F6">
                <w:delText>&lt;xs:documentation&gt;An unique but locally arbitrary identifier that identifies an OpenFlow Controller within the context of an OpenFlow Capable Switch. It is persistent across reboots of the system.</w:delText>
              </w:r>
            </w:del>
          </w:p>
          <w:p w14:paraId="157D19F9" w14:textId="2A0E8A0F" w:rsidR="00C31DBC" w:rsidRPr="009F1B7D" w:rsidDel="004238F6" w:rsidRDefault="00C31DBC" w:rsidP="00011096">
            <w:pPr>
              <w:pStyle w:val="XML6"/>
              <w:rPr>
                <w:del w:id="15532" w:author="Thomas Dietz" w:date="2012-08-08T14:26:00Z"/>
              </w:rPr>
            </w:pPr>
            <w:del w:id="15533" w:author="Thomas Dietz" w:date="2012-08-08T14:26:00Z">
              <w:r w:rsidRPr="009F1B7D" w:rsidDel="004238F6">
                <w:lastRenderedPageBreak/>
                <w:delText>&lt;/xs:documentation&gt;</w:delText>
              </w:r>
            </w:del>
          </w:p>
          <w:p w14:paraId="7B5A1FF9" w14:textId="648523D5" w:rsidR="00C31DBC" w:rsidRPr="009F1B7D" w:rsidDel="004238F6" w:rsidRDefault="00C31DBC" w:rsidP="00011096">
            <w:pPr>
              <w:pStyle w:val="XML5"/>
              <w:rPr>
                <w:del w:id="15534" w:author="Thomas Dietz" w:date="2012-08-08T14:26:00Z"/>
              </w:rPr>
            </w:pPr>
            <w:del w:id="15535" w:author="Thomas Dietz" w:date="2012-08-08T14:26:00Z">
              <w:r w:rsidRPr="009F1B7D" w:rsidDel="004238F6">
                <w:delText>&lt;/xs:annotation&gt;</w:delText>
              </w:r>
            </w:del>
          </w:p>
          <w:p w14:paraId="4B898E57" w14:textId="740BD115" w:rsidR="00C31DBC" w:rsidRPr="009F1B7D" w:rsidDel="004238F6" w:rsidRDefault="00C31DBC" w:rsidP="00011096">
            <w:pPr>
              <w:pStyle w:val="XML4"/>
              <w:rPr>
                <w:del w:id="15536" w:author="Thomas Dietz" w:date="2012-08-08T14:26:00Z"/>
              </w:rPr>
            </w:pPr>
            <w:del w:id="15537" w:author="Thomas Dietz" w:date="2012-08-08T14:26:00Z">
              <w:r w:rsidRPr="009F1B7D" w:rsidDel="004238F6">
                <w:delText>&lt;/xs:element&gt;</w:delText>
              </w:r>
            </w:del>
          </w:p>
          <w:p w14:paraId="7726753F" w14:textId="16EEF73D" w:rsidR="00C31DBC" w:rsidRPr="009F1B7D" w:rsidDel="004238F6" w:rsidRDefault="00C31DBC" w:rsidP="00011096">
            <w:pPr>
              <w:pStyle w:val="XML4"/>
              <w:rPr>
                <w:del w:id="15538" w:author="Thomas Dietz" w:date="2012-08-08T14:26:00Z"/>
              </w:rPr>
            </w:pPr>
            <w:del w:id="15539" w:author="Thomas Dietz" w:date="2012-08-08T14:26:00Z">
              <w:r w:rsidRPr="009F1B7D" w:rsidDel="004238F6">
                <w:delText>&lt;xs:element name="role" type="OFControllerRoleType"&gt;</w:delText>
              </w:r>
            </w:del>
          </w:p>
          <w:p w14:paraId="196CE355" w14:textId="67B9E038" w:rsidR="00C31DBC" w:rsidRPr="009F1B7D" w:rsidDel="004238F6" w:rsidRDefault="00C31DBC" w:rsidP="00011096">
            <w:pPr>
              <w:pStyle w:val="XML5"/>
              <w:rPr>
                <w:del w:id="15540" w:author="Thomas Dietz" w:date="2012-08-08T14:26:00Z"/>
              </w:rPr>
            </w:pPr>
            <w:del w:id="15541" w:author="Thomas Dietz" w:date="2012-08-08T14:26:00Z">
              <w:r w:rsidRPr="009F1B7D" w:rsidDel="004238F6">
                <w:delText>&lt;xs:annotation&gt;</w:delText>
              </w:r>
            </w:del>
          </w:p>
          <w:p w14:paraId="0159E7A9" w14:textId="68DC6E5E" w:rsidR="00C31DBC" w:rsidRPr="009F1B7D" w:rsidDel="004238F6" w:rsidRDefault="00C31DBC" w:rsidP="00011096">
            <w:pPr>
              <w:pStyle w:val="XML6"/>
              <w:rPr>
                <w:del w:id="15542" w:author="Thomas Dietz" w:date="2012-08-08T14:26:00Z"/>
              </w:rPr>
            </w:pPr>
            <w:del w:id="15543" w:author="Thomas Dietz" w:date="2012-08-08T14:26:00Z">
              <w:r w:rsidRPr="009F1B7D" w:rsidDel="004238F6">
                <w:delText>&lt;xs:documentation&gt;The predefined role of the controller.</w:delText>
              </w:r>
            </w:del>
          </w:p>
          <w:p w14:paraId="7118DF36" w14:textId="1A83ECA4" w:rsidR="00C31DBC" w:rsidRPr="009F1B7D" w:rsidDel="004238F6" w:rsidRDefault="00C31DBC" w:rsidP="00011096">
            <w:pPr>
              <w:pStyle w:val="XML6"/>
              <w:rPr>
                <w:del w:id="15544" w:author="Thomas Dietz" w:date="2012-08-08T14:26:00Z"/>
              </w:rPr>
            </w:pPr>
            <w:del w:id="15545" w:author="Thomas Dietz" w:date="2012-08-08T14:26:00Z">
              <w:r w:rsidRPr="009F1B7D" w:rsidDel="004238F6">
                <w:delText>&lt;/xs:documentation&gt;</w:delText>
              </w:r>
            </w:del>
          </w:p>
          <w:p w14:paraId="623809E3" w14:textId="4D94A37F" w:rsidR="00C31DBC" w:rsidRPr="009F1B7D" w:rsidDel="004238F6" w:rsidRDefault="00C31DBC" w:rsidP="00011096">
            <w:pPr>
              <w:pStyle w:val="XML5"/>
              <w:rPr>
                <w:del w:id="15546" w:author="Thomas Dietz" w:date="2012-08-08T14:26:00Z"/>
              </w:rPr>
            </w:pPr>
            <w:del w:id="15547" w:author="Thomas Dietz" w:date="2012-08-08T14:26:00Z">
              <w:r w:rsidRPr="009F1B7D" w:rsidDel="004238F6">
                <w:delText>&lt;/xs:annotation&gt;</w:delText>
              </w:r>
            </w:del>
          </w:p>
          <w:p w14:paraId="1AE024CE" w14:textId="735D8A51" w:rsidR="00C31DBC" w:rsidRPr="009F1B7D" w:rsidDel="004238F6" w:rsidRDefault="00C31DBC" w:rsidP="00011096">
            <w:pPr>
              <w:pStyle w:val="XML4"/>
              <w:rPr>
                <w:del w:id="15548" w:author="Thomas Dietz" w:date="2012-08-08T14:26:00Z"/>
              </w:rPr>
            </w:pPr>
            <w:del w:id="15549" w:author="Thomas Dietz" w:date="2012-08-08T14:26:00Z">
              <w:r w:rsidRPr="009F1B7D" w:rsidDel="004238F6">
                <w:delText>&lt;/xs:element&gt;</w:delText>
              </w:r>
            </w:del>
          </w:p>
          <w:p w14:paraId="23F0B66C" w14:textId="48AC3926" w:rsidR="00C31DBC" w:rsidRPr="009F1B7D" w:rsidDel="004238F6" w:rsidRDefault="00C31DBC" w:rsidP="00011096">
            <w:pPr>
              <w:pStyle w:val="XML4"/>
              <w:rPr>
                <w:del w:id="15550" w:author="Thomas Dietz" w:date="2012-08-08T14:26:00Z"/>
              </w:rPr>
            </w:pPr>
            <w:del w:id="15551" w:author="Thomas Dietz" w:date="2012-08-08T14:26:00Z">
              <w:r w:rsidRPr="009F1B7D" w:rsidDel="004238F6">
                <w:delText>&lt;xs:element name="ip-address" type="inet:ip-prefix"&gt;</w:delText>
              </w:r>
            </w:del>
          </w:p>
          <w:p w14:paraId="649320ED" w14:textId="6C9E3973" w:rsidR="00C31DBC" w:rsidRPr="009F1B7D" w:rsidDel="004238F6" w:rsidRDefault="00C31DBC" w:rsidP="00011096">
            <w:pPr>
              <w:pStyle w:val="XML5"/>
              <w:rPr>
                <w:del w:id="15552" w:author="Thomas Dietz" w:date="2012-08-08T14:26:00Z"/>
              </w:rPr>
            </w:pPr>
            <w:del w:id="15553" w:author="Thomas Dietz" w:date="2012-08-08T14:26:00Z">
              <w:r w:rsidRPr="009F1B7D" w:rsidDel="004238F6">
                <w:delText>&lt;xs:annotation&gt;</w:delText>
              </w:r>
            </w:del>
          </w:p>
          <w:p w14:paraId="7B63202D" w14:textId="0E45E121" w:rsidR="00C31DBC" w:rsidRPr="009F1B7D" w:rsidDel="004238F6" w:rsidRDefault="00C31DBC" w:rsidP="00011096">
            <w:pPr>
              <w:pStyle w:val="XML7"/>
              <w:rPr>
                <w:del w:id="15554" w:author="Thomas Dietz" w:date="2012-08-08T14:26:00Z"/>
              </w:rPr>
            </w:pPr>
            <w:del w:id="15555" w:author="Thomas Dietz" w:date="2012-08-08T14:26:00Z">
              <w:r w:rsidRPr="009F1B7D" w:rsidDel="004238F6">
                <w:delText>&lt;xs:documentation&gt;The remote IP of the controller to connect to.&lt;/xs:documentation&gt;</w:delText>
              </w:r>
            </w:del>
          </w:p>
          <w:p w14:paraId="24D656C2" w14:textId="3C9E02C5" w:rsidR="00C31DBC" w:rsidRPr="009F1B7D" w:rsidDel="004238F6" w:rsidRDefault="00C31DBC" w:rsidP="00011096">
            <w:pPr>
              <w:pStyle w:val="XML6"/>
              <w:rPr>
                <w:del w:id="15556" w:author="Thomas Dietz" w:date="2012-08-08T14:26:00Z"/>
              </w:rPr>
            </w:pPr>
            <w:del w:id="15557" w:author="Thomas Dietz" w:date="2012-08-08T14:26:00Z">
              <w:r w:rsidRPr="009F1B7D" w:rsidDel="004238F6">
                <w:delText>&lt;/xs:annotation&gt;</w:delText>
              </w:r>
            </w:del>
          </w:p>
          <w:p w14:paraId="4DCB266B" w14:textId="00E81F2C" w:rsidR="00C31DBC" w:rsidRPr="009F1B7D" w:rsidDel="004238F6" w:rsidRDefault="00C31DBC" w:rsidP="00011096">
            <w:pPr>
              <w:pStyle w:val="XML5"/>
              <w:rPr>
                <w:del w:id="15558" w:author="Thomas Dietz" w:date="2012-08-08T14:26:00Z"/>
              </w:rPr>
            </w:pPr>
            <w:del w:id="15559" w:author="Thomas Dietz" w:date="2012-08-08T14:26:00Z">
              <w:r w:rsidRPr="009F1B7D" w:rsidDel="004238F6">
                <w:delText>&lt;/xs:element&gt;</w:delText>
              </w:r>
            </w:del>
          </w:p>
          <w:p w14:paraId="058DBDD4" w14:textId="05CD6661" w:rsidR="00C31DBC" w:rsidRPr="009F1B7D" w:rsidDel="004238F6" w:rsidRDefault="00C31DBC" w:rsidP="00011096">
            <w:pPr>
              <w:pStyle w:val="XML5"/>
              <w:rPr>
                <w:del w:id="15560" w:author="Thomas Dietz" w:date="2012-08-08T14:26:00Z"/>
              </w:rPr>
            </w:pPr>
            <w:del w:id="15561" w:author="Thomas Dietz" w:date="2012-08-08T14:26:00Z">
              <w:r w:rsidRPr="009F1B7D" w:rsidDel="004238F6">
                <w:delText>&lt;xs:element name="port" type="inet:port-number"&gt;</w:delText>
              </w:r>
            </w:del>
          </w:p>
          <w:p w14:paraId="29B81129" w14:textId="4AB92977" w:rsidR="00C31DBC" w:rsidRPr="009F1B7D" w:rsidDel="004238F6" w:rsidRDefault="00C31DBC" w:rsidP="00011096">
            <w:pPr>
              <w:pStyle w:val="XML6"/>
              <w:rPr>
                <w:del w:id="15562" w:author="Thomas Dietz" w:date="2012-08-08T14:26:00Z"/>
              </w:rPr>
            </w:pPr>
            <w:del w:id="15563" w:author="Thomas Dietz" w:date="2012-08-08T14:26:00Z">
              <w:r w:rsidRPr="009F1B7D" w:rsidDel="004238F6">
                <w:delText>&lt;xs:annotation&gt;</w:delText>
              </w:r>
            </w:del>
          </w:p>
          <w:p w14:paraId="15770CA4" w14:textId="7E315C87" w:rsidR="00C31DBC" w:rsidRPr="009F1B7D" w:rsidDel="004238F6" w:rsidRDefault="00C31DBC" w:rsidP="00011096">
            <w:pPr>
              <w:pStyle w:val="XML6"/>
              <w:rPr>
                <w:del w:id="15564" w:author="Thomas Dietz" w:date="2012-08-08T14:26:00Z"/>
              </w:rPr>
            </w:pPr>
            <w:del w:id="15565" w:author="Thomas Dietz" w:date="2012-08-08T14:26:00Z">
              <w:r w:rsidRPr="009F1B7D" w:rsidDel="004238F6">
                <w:delText>&lt;xs:documentation&gt;The port number the controller listens on.</w:delText>
              </w:r>
            </w:del>
          </w:p>
          <w:p w14:paraId="132CB2A4" w14:textId="1063D8F2" w:rsidR="00C31DBC" w:rsidRPr="009F1B7D" w:rsidDel="004238F6" w:rsidRDefault="00C31DBC" w:rsidP="00011096">
            <w:pPr>
              <w:pStyle w:val="XML6"/>
              <w:rPr>
                <w:del w:id="15566" w:author="Thomas Dietz" w:date="2012-08-08T14:26:00Z"/>
              </w:rPr>
            </w:pPr>
            <w:del w:id="15567" w:author="Thomas Dietz" w:date="2012-08-08T14:26:00Z">
              <w:r w:rsidRPr="009F1B7D" w:rsidDel="004238F6">
                <w:delText>&lt;/xs:documentation&gt;</w:delText>
              </w:r>
            </w:del>
          </w:p>
          <w:p w14:paraId="34CE06DC" w14:textId="7D524229" w:rsidR="00C31DBC" w:rsidRPr="009F1B7D" w:rsidDel="004238F6" w:rsidRDefault="00C31DBC" w:rsidP="00011096">
            <w:pPr>
              <w:pStyle w:val="XML5"/>
              <w:rPr>
                <w:del w:id="15568" w:author="Thomas Dietz" w:date="2012-08-08T14:26:00Z"/>
              </w:rPr>
            </w:pPr>
            <w:del w:id="15569" w:author="Thomas Dietz" w:date="2012-08-08T14:26:00Z">
              <w:r w:rsidRPr="009F1B7D" w:rsidDel="004238F6">
                <w:delText>&lt;/xs:annotation&gt;</w:delText>
              </w:r>
            </w:del>
          </w:p>
          <w:p w14:paraId="5EE9F21F" w14:textId="2690B6BB" w:rsidR="00C31DBC" w:rsidRPr="009F1B7D" w:rsidDel="004238F6" w:rsidRDefault="00C31DBC" w:rsidP="00011096">
            <w:pPr>
              <w:pStyle w:val="XML4"/>
              <w:rPr>
                <w:del w:id="15570" w:author="Thomas Dietz" w:date="2012-08-08T14:26:00Z"/>
              </w:rPr>
            </w:pPr>
            <w:del w:id="15571" w:author="Thomas Dietz" w:date="2012-08-08T14:26:00Z">
              <w:r w:rsidRPr="009F1B7D" w:rsidDel="004238F6">
                <w:delText>&lt;/xs:element&gt;</w:delText>
              </w:r>
            </w:del>
          </w:p>
          <w:p w14:paraId="4FFA850C" w14:textId="6EFE2A6C" w:rsidR="00C31DBC" w:rsidRPr="009F1B7D" w:rsidDel="004238F6" w:rsidRDefault="00C31DBC" w:rsidP="00011096">
            <w:pPr>
              <w:pStyle w:val="XML4"/>
              <w:rPr>
                <w:del w:id="15572" w:author="Thomas Dietz" w:date="2012-08-08T14:26:00Z"/>
              </w:rPr>
            </w:pPr>
            <w:del w:id="15573" w:author="Thomas Dietz" w:date="2012-08-08T14:26:00Z">
              <w:r w:rsidRPr="009F1B7D" w:rsidDel="004238F6">
                <w:delText>&lt;xs:element name="local-ip-address" type="inet:ip-address"&gt;</w:delText>
              </w:r>
            </w:del>
          </w:p>
          <w:p w14:paraId="58CF0BE1" w14:textId="68CA184D" w:rsidR="00C31DBC" w:rsidRPr="009F1B7D" w:rsidDel="004238F6" w:rsidRDefault="00C31DBC" w:rsidP="00011096">
            <w:pPr>
              <w:pStyle w:val="XML5"/>
              <w:rPr>
                <w:del w:id="15574" w:author="Thomas Dietz" w:date="2012-08-08T14:26:00Z"/>
              </w:rPr>
            </w:pPr>
            <w:del w:id="15575" w:author="Thomas Dietz" w:date="2012-08-08T14:26:00Z">
              <w:r w:rsidRPr="009F1B7D" w:rsidDel="004238F6">
                <w:delText>&lt;xs:annotation&gt;</w:delText>
              </w:r>
            </w:del>
          </w:p>
          <w:p w14:paraId="1A078D82" w14:textId="3714C5CC" w:rsidR="00C31DBC" w:rsidRPr="009F1B7D" w:rsidDel="004238F6" w:rsidRDefault="00C31DBC" w:rsidP="00011096">
            <w:pPr>
              <w:pStyle w:val="XML6"/>
              <w:rPr>
                <w:del w:id="15576" w:author="Thomas Dietz" w:date="2012-08-08T14:26:00Z"/>
              </w:rPr>
            </w:pPr>
            <w:del w:id="15577" w:author="Thomas Dietz" w:date="2012-08-08T14:26:00Z">
              <w:r w:rsidRPr="009F1B7D" w:rsidDel="004238F6">
                <w:delText>&lt;xs:documentation&gt;This specifies the source IP for packets sent to this controller and overrides the default IP used.</w:delText>
              </w:r>
            </w:del>
          </w:p>
          <w:p w14:paraId="2ECC74BE" w14:textId="7B98C7F2" w:rsidR="00C31DBC" w:rsidRPr="009F1B7D" w:rsidDel="004238F6" w:rsidRDefault="00C31DBC" w:rsidP="00011096">
            <w:pPr>
              <w:pStyle w:val="XML6"/>
              <w:rPr>
                <w:del w:id="15578" w:author="Thomas Dietz" w:date="2012-08-08T14:26:00Z"/>
              </w:rPr>
            </w:pPr>
            <w:del w:id="15579" w:author="Thomas Dietz" w:date="2012-08-08T14:26:00Z">
              <w:r w:rsidRPr="009F1B7D" w:rsidDel="004238F6">
                <w:delText>&lt;/xs:documentation&gt;</w:delText>
              </w:r>
            </w:del>
          </w:p>
          <w:p w14:paraId="74A75F8F" w14:textId="1ADD046C" w:rsidR="00C31DBC" w:rsidRPr="009F1B7D" w:rsidDel="004238F6" w:rsidRDefault="00C31DBC" w:rsidP="00011096">
            <w:pPr>
              <w:pStyle w:val="XML5"/>
              <w:rPr>
                <w:del w:id="15580" w:author="Thomas Dietz" w:date="2012-08-08T14:26:00Z"/>
              </w:rPr>
            </w:pPr>
            <w:del w:id="15581" w:author="Thomas Dietz" w:date="2012-08-08T14:26:00Z">
              <w:r w:rsidRPr="009F1B7D" w:rsidDel="004238F6">
                <w:delText>&lt;/xs:annotation&gt;</w:delText>
              </w:r>
            </w:del>
          </w:p>
          <w:p w14:paraId="5409D62D" w14:textId="025CFFDD" w:rsidR="00C31DBC" w:rsidRPr="009F1B7D" w:rsidDel="004238F6" w:rsidRDefault="00C31DBC" w:rsidP="00011096">
            <w:pPr>
              <w:pStyle w:val="XML4"/>
              <w:rPr>
                <w:del w:id="15582" w:author="Thomas Dietz" w:date="2012-08-08T14:26:00Z"/>
              </w:rPr>
            </w:pPr>
            <w:del w:id="15583" w:author="Thomas Dietz" w:date="2012-08-08T14:26:00Z">
              <w:r w:rsidRPr="009F1B7D" w:rsidDel="004238F6">
                <w:delText>&lt;/xs:element&gt;</w:delText>
              </w:r>
            </w:del>
          </w:p>
          <w:p w14:paraId="186A657A" w14:textId="0D38C1B7" w:rsidR="00C31DBC" w:rsidRPr="009F1B7D" w:rsidDel="004238F6" w:rsidRDefault="00C31DBC" w:rsidP="00011096">
            <w:pPr>
              <w:pStyle w:val="XML4"/>
              <w:rPr>
                <w:del w:id="15584" w:author="Thomas Dietz" w:date="2012-08-08T14:26:00Z"/>
              </w:rPr>
            </w:pPr>
            <w:del w:id="15585" w:author="Thomas Dietz" w:date="2012-08-08T14:26:00Z">
              <w:r w:rsidRPr="009F1B7D" w:rsidDel="004238F6">
                <w:delText>&lt;xs:element name="local-port" type="inet:port-number"&gt;</w:delText>
              </w:r>
            </w:del>
          </w:p>
          <w:p w14:paraId="44C3A6BA" w14:textId="342657C8" w:rsidR="00C31DBC" w:rsidRPr="009F1B7D" w:rsidDel="004238F6" w:rsidRDefault="00C31DBC" w:rsidP="00011096">
            <w:pPr>
              <w:pStyle w:val="XML5"/>
              <w:rPr>
                <w:del w:id="15586" w:author="Thomas Dietz" w:date="2012-08-08T14:26:00Z"/>
              </w:rPr>
            </w:pPr>
            <w:del w:id="15587" w:author="Thomas Dietz" w:date="2012-08-08T14:26:00Z">
              <w:r w:rsidRPr="009F1B7D" w:rsidDel="004238F6">
                <w:delText>&lt;xs:annotation&gt;</w:delText>
              </w:r>
            </w:del>
          </w:p>
          <w:p w14:paraId="20E00A42" w14:textId="5C4474DC" w:rsidR="00C31DBC" w:rsidRPr="009F1B7D" w:rsidDel="004238F6" w:rsidRDefault="00C31DBC" w:rsidP="00011096">
            <w:pPr>
              <w:pStyle w:val="XML6"/>
              <w:rPr>
                <w:del w:id="15588" w:author="Thomas Dietz" w:date="2012-08-08T14:26:00Z"/>
              </w:rPr>
            </w:pPr>
            <w:del w:id="15589" w:author="Thomas Dietz" w:date="2012-08-08T14:26:00Z">
              <w:r w:rsidRPr="009F1B7D" w:rsidDel="004238F6">
                <w:delText>&lt;xs:documentation&gt;The port number the controller listens on. If 0 the port is chosen dynamically.</w:delText>
              </w:r>
            </w:del>
          </w:p>
          <w:p w14:paraId="4DF653E7" w14:textId="5245E856" w:rsidR="00C31DBC" w:rsidRPr="009F1B7D" w:rsidDel="004238F6" w:rsidRDefault="00C31DBC" w:rsidP="00011096">
            <w:pPr>
              <w:pStyle w:val="XML6"/>
              <w:rPr>
                <w:del w:id="15590" w:author="Thomas Dietz" w:date="2012-08-08T14:26:00Z"/>
              </w:rPr>
            </w:pPr>
            <w:del w:id="15591" w:author="Thomas Dietz" w:date="2012-08-08T14:26:00Z">
              <w:r w:rsidRPr="009F1B7D" w:rsidDel="004238F6">
                <w:delText>&lt;/xs:documentation&gt;</w:delText>
              </w:r>
            </w:del>
          </w:p>
          <w:p w14:paraId="7DFD9B28" w14:textId="114F9790" w:rsidR="00C31DBC" w:rsidRPr="009F1B7D" w:rsidDel="004238F6" w:rsidRDefault="00C31DBC" w:rsidP="00011096">
            <w:pPr>
              <w:pStyle w:val="XML5"/>
              <w:rPr>
                <w:del w:id="15592" w:author="Thomas Dietz" w:date="2012-08-08T14:26:00Z"/>
              </w:rPr>
            </w:pPr>
            <w:del w:id="15593" w:author="Thomas Dietz" w:date="2012-08-08T14:26:00Z">
              <w:r w:rsidRPr="009F1B7D" w:rsidDel="004238F6">
                <w:delText>&lt;/xs:annotation&gt;</w:delText>
              </w:r>
            </w:del>
          </w:p>
          <w:p w14:paraId="0536505C" w14:textId="13F2C516" w:rsidR="00C31DBC" w:rsidRPr="009F1B7D" w:rsidDel="004238F6" w:rsidRDefault="00C31DBC" w:rsidP="00011096">
            <w:pPr>
              <w:pStyle w:val="XML4"/>
              <w:rPr>
                <w:del w:id="15594" w:author="Thomas Dietz" w:date="2012-08-08T14:26:00Z"/>
              </w:rPr>
            </w:pPr>
            <w:del w:id="15595" w:author="Thomas Dietz" w:date="2012-08-08T14:26:00Z">
              <w:r w:rsidRPr="009F1B7D" w:rsidDel="004238F6">
                <w:delText>&lt;/xs:element&gt;</w:delText>
              </w:r>
            </w:del>
          </w:p>
          <w:p w14:paraId="0FB59298" w14:textId="32823E7D" w:rsidR="00C31DBC" w:rsidRPr="009F1B7D" w:rsidDel="004238F6" w:rsidRDefault="00C31DBC" w:rsidP="00011096">
            <w:pPr>
              <w:pStyle w:val="XML4"/>
              <w:rPr>
                <w:del w:id="15596" w:author="Thomas Dietz" w:date="2012-08-08T14:26:00Z"/>
              </w:rPr>
            </w:pPr>
            <w:del w:id="15597" w:author="Thomas Dietz" w:date="2012-08-08T14:26:00Z">
              <w:r w:rsidRPr="009F1B7D" w:rsidDel="004238F6">
                <w:delText>&lt;xs:element name="protocol" type="OFControllerProtocolType"&gt;</w:delText>
              </w:r>
            </w:del>
          </w:p>
          <w:p w14:paraId="43C59B66" w14:textId="34635E34" w:rsidR="00C31DBC" w:rsidRPr="009F1B7D" w:rsidDel="004238F6" w:rsidRDefault="00C31DBC" w:rsidP="00011096">
            <w:pPr>
              <w:pStyle w:val="XML5"/>
              <w:rPr>
                <w:del w:id="15598" w:author="Thomas Dietz" w:date="2012-08-08T14:26:00Z"/>
              </w:rPr>
            </w:pPr>
            <w:del w:id="15599" w:author="Thomas Dietz" w:date="2012-08-08T14:26:00Z">
              <w:r w:rsidRPr="009F1B7D" w:rsidDel="004238F6">
                <w:delText>&lt;xs:annotation&gt;</w:delText>
              </w:r>
            </w:del>
          </w:p>
          <w:p w14:paraId="0EE76B27" w14:textId="244C48BA" w:rsidR="00C31DBC" w:rsidRPr="009F1B7D" w:rsidDel="004238F6" w:rsidRDefault="00C31DBC" w:rsidP="00011096">
            <w:pPr>
              <w:pStyle w:val="XML6"/>
              <w:rPr>
                <w:del w:id="15600" w:author="Thomas Dietz" w:date="2012-08-08T14:26:00Z"/>
              </w:rPr>
            </w:pPr>
            <w:del w:id="15601" w:author="Thomas Dietz" w:date="2012-08-08T14:26:00Z">
              <w:r w:rsidRPr="009F1B7D" w:rsidDel="004238F6">
                <w:delText>&lt;xs:documentation&gt;The protocol used for connecting to the controller. Both sides must support the chosen protocol for a successful establishment of a connection.</w:delText>
              </w:r>
            </w:del>
          </w:p>
          <w:p w14:paraId="5F067B80" w14:textId="0B3F83C8" w:rsidR="00C31DBC" w:rsidRPr="009F1B7D" w:rsidDel="004238F6" w:rsidRDefault="00C31DBC" w:rsidP="00011096">
            <w:pPr>
              <w:pStyle w:val="XML6"/>
              <w:rPr>
                <w:del w:id="15602" w:author="Thomas Dietz" w:date="2012-08-08T14:26:00Z"/>
              </w:rPr>
            </w:pPr>
            <w:del w:id="15603" w:author="Thomas Dietz" w:date="2012-08-08T14:26:00Z">
              <w:r w:rsidRPr="009F1B7D" w:rsidDel="004238F6">
                <w:delText>&lt;/xs:documentation&gt;</w:delText>
              </w:r>
            </w:del>
          </w:p>
          <w:p w14:paraId="16BCD085" w14:textId="43143384" w:rsidR="00C31DBC" w:rsidRPr="009F1B7D" w:rsidDel="004238F6" w:rsidRDefault="00C31DBC" w:rsidP="00011096">
            <w:pPr>
              <w:pStyle w:val="XML5"/>
              <w:rPr>
                <w:del w:id="15604" w:author="Thomas Dietz" w:date="2012-08-08T14:26:00Z"/>
              </w:rPr>
            </w:pPr>
            <w:del w:id="15605" w:author="Thomas Dietz" w:date="2012-08-08T14:26:00Z">
              <w:r w:rsidRPr="009F1B7D" w:rsidDel="004238F6">
                <w:delText>&lt;/xs:annotation&gt;</w:delText>
              </w:r>
            </w:del>
          </w:p>
          <w:p w14:paraId="64982AD2" w14:textId="71714E44" w:rsidR="00C31DBC" w:rsidRPr="009F1B7D" w:rsidDel="004238F6" w:rsidRDefault="00C31DBC" w:rsidP="00011096">
            <w:pPr>
              <w:pStyle w:val="XML4"/>
              <w:rPr>
                <w:del w:id="15606" w:author="Thomas Dietz" w:date="2012-08-08T14:26:00Z"/>
              </w:rPr>
            </w:pPr>
            <w:del w:id="15607" w:author="Thomas Dietz" w:date="2012-08-08T14:26:00Z">
              <w:r w:rsidRPr="009F1B7D" w:rsidDel="004238F6">
                <w:delText>&lt;/xs:element&gt;</w:delText>
              </w:r>
            </w:del>
          </w:p>
          <w:p w14:paraId="3CAFB672" w14:textId="4CE993CE" w:rsidR="00C31DBC" w:rsidRPr="009F1B7D" w:rsidDel="004238F6" w:rsidRDefault="00C31DBC" w:rsidP="00011096">
            <w:pPr>
              <w:pStyle w:val="XML4"/>
              <w:rPr>
                <w:del w:id="15608" w:author="Thomas Dietz" w:date="2012-08-08T14:26:00Z"/>
              </w:rPr>
            </w:pPr>
            <w:del w:id="15609" w:author="Thomas Dietz" w:date="2012-08-08T14:26:00Z">
              <w:r w:rsidRPr="009F1B7D" w:rsidDel="004238F6">
                <w:delText>&lt;xs:element name="state" type="OFControllerOpenFlowStateType"&gt;</w:delText>
              </w:r>
            </w:del>
          </w:p>
          <w:p w14:paraId="3BF70C6E" w14:textId="7AD94F48" w:rsidR="00C31DBC" w:rsidRPr="009F1B7D" w:rsidDel="004238F6" w:rsidRDefault="00C31DBC" w:rsidP="00011096">
            <w:pPr>
              <w:pStyle w:val="XML5"/>
              <w:rPr>
                <w:del w:id="15610" w:author="Thomas Dietz" w:date="2012-08-08T14:26:00Z"/>
              </w:rPr>
            </w:pPr>
            <w:del w:id="15611" w:author="Thomas Dietz" w:date="2012-08-08T14:26:00Z">
              <w:r w:rsidRPr="009F1B7D" w:rsidDel="004238F6">
                <w:delText>&lt;xs:annotation&gt;</w:delText>
              </w:r>
            </w:del>
          </w:p>
          <w:p w14:paraId="0FA4A9B6" w14:textId="573B650A" w:rsidR="00C31DBC" w:rsidRPr="009F1B7D" w:rsidDel="004238F6" w:rsidRDefault="00C31DBC" w:rsidP="00011096">
            <w:pPr>
              <w:pStyle w:val="XML6"/>
              <w:rPr>
                <w:del w:id="15612" w:author="Thomas Dietz" w:date="2012-08-08T14:26:00Z"/>
              </w:rPr>
            </w:pPr>
            <w:del w:id="15613" w:author="Thomas Dietz" w:date="2012-08-08T14:26:00Z">
              <w:r w:rsidRPr="009F1B7D" w:rsidDel="004238F6">
                <w:delText>&lt;xs:documentation&gt;This element represents the state of the OpenFlow protocol connection to the controller.</w:delText>
              </w:r>
            </w:del>
          </w:p>
          <w:p w14:paraId="3B0F651D" w14:textId="433FEFCF" w:rsidR="00C31DBC" w:rsidRPr="009F1B7D" w:rsidDel="004238F6" w:rsidRDefault="00C31DBC" w:rsidP="00011096">
            <w:pPr>
              <w:pStyle w:val="XML6"/>
              <w:rPr>
                <w:del w:id="15614" w:author="Thomas Dietz" w:date="2012-08-08T14:26:00Z"/>
              </w:rPr>
            </w:pPr>
            <w:del w:id="15615" w:author="Thomas Dietz" w:date="2012-08-08T14:26:00Z">
              <w:r w:rsidRPr="009F1B7D" w:rsidDel="004238F6">
                <w:delText>&lt;/xs:documentation&gt;</w:delText>
              </w:r>
            </w:del>
          </w:p>
          <w:p w14:paraId="58A6D3A3" w14:textId="4FA11116" w:rsidR="00C31DBC" w:rsidRPr="009F1B7D" w:rsidDel="004238F6" w:rsidRDefault="00C31DBC" w:rsidP="00011096">
            <w:pPr>
              <w:pStyle w:val="XML5"/>
              <w:rPr>
                <w:del w:id="15616" w:author="Thomas Dietz" w:date="2012-08-08T14:26:00Z"/>
              </w:rPr>
            </w:pPr>
            <w:del w:id="15617" w:author="Thomas Dietz" w:date="2012-08-08T14:26:00Z">
              <w:r w:rsidRPr="009F1B7D" w:rsidDel="004238F6">
                <w:delText>&lt;/xs:annotation&gt;</w:delText>
              </w:r>
            </w:del>
          </w:p>
          <w:p w14:paraId="131206B5" w14:textId="766E45D0" w:rsidR="00C31DBC" w:rsidRPr="009F1B7D" w:rsidDel="004238F6" w:rsidRDefault="00C31DBC" w:rsidP="00011096">
            <w:pPr>
              <w:pStyle w:val="XML4"/>
              <w:rPr>
                <w:del w:id="15618" w:author="Thomas Dietz" w:date="2012-08-08T14:26:00Z"/>
              </w:rPr>
            </w:pPr>
            <w:del w:id="15619" w:author="Thomas Dietz" w:date="2012-08-08T14:26:00Z">
              <w:r w:rsidRPr="009F1B7D" w:rsidDel="004238F6">
                <w:delText>&lt;/xs:element&gt;</w:delText>
              </w:r>
            </w:del>
          </w:p>
          <w:p w14:paraId="35981636" w14:textId="6590A5D1" w:rsidR="00C31DBC" w:rsidRPr="009F1B7D" w:rsidDel="004238F6" w:rsidRDefault="00C31DBC" w:rsidP="00011096">
            <w:pPr>
              <w:pStyle w:val="XML3"/>
              <w:rPr>
                <w:del w:id="15620" w:author="Thomas Dietz" w:date="2012-08-08T14:26:00Z"/>
              </w:rPr>
            </w:pPr>
            <w:del w:id="15621" w:author="Thomas Dietz" w:date="2012-08-08T14:26:00Z">
              <w:r w:rsidRPr="009F1B7D" w:rsidDel="004238F6">
                <w:delText>&lt;/xs:sequence&gt;</w:delText>
              </w:r>
            </w:del>
          </w:p>
          <w:p w14:paraId="2698E1E5" w14:textId="2CA6D51E" w:rsidR="00C31DBC" w:rsidRPr="009F1B7D" w:rsidDel="004238F6" w:rsidRDefault="00C31DBC" w:rsidP="00011096">
            <w:pPr>
              <w:pStyle w:val="XML2"/>
              <w:rPr>
                <w:del w:id="15622" w:author="Thomas Dietz" w:date="2012-08-08T14:26:00Z"/>
              </w:rPr>
            </w:pPr>
            <w:del w:id="15623" w:author="Thomas Dietz" w:date="2012-08-08T14:26:00Z">
              <w:r w:rsidRPr="009F1B7D" w:rsidDel="004238F6">
                <w:delText>&lt;/xs:complexType&gt;</w:delText>
              </w:r>
            </w:del>
          </w:p>
          <w:p w14:paraId="521EE495" w14:textId="174AA835" w:rsidR="00C31DBC" w:rsidRPr="009F1B7D" w:rsidDel="004238F6" w:rsidRDefault="00C31DBC" w:rsidP="00011096">
            <w:pPr>
              <w:pStyle w:val="XML2"/>
              <w:rPr>
                <w:del w:id="15624" w:author="Thomas Dietz" w:date="2012-08-08T14:26:00Z"/>
              </w:rPr>
            </w:pPr>
          </w:p>
          <w:p w14:paraId="06341288" w14:textId="434720DA" w:rsidR="00C31DBC" w:rsidRPr="009F1B7D" w:rsidDel="004238F6" w:rsidRDefault="00C31DBC" w:rsidP="00011096">
            <w:pPr>
              <w:pStyle w:val="XML2"/>
              <w:rPr>
                <w:del w:id="15625" w:author="Thomas Dietz" w:date="2012-08-08T14:26:00Z"/>
              </w:rPr>
            </w:pPr>
            <w:del w:id="15626" w:author="Thomas Dietz" w:date="2012-08-08T14:26:00Z">
              <w:r w:rsidRPr="009F1B7D" w:rsidDel="004238F6">
                <w:delText>&lt;xs:simpleType name="OFControllerRoleType"&gt;</w:delText>
              </w:r>
            </w:del>
          </w:p>
          <w:p w14:paraId="16B79C30" w14:textId="742C20A7" w:rsidR="00C31DBC" w:rsidRPr="009F1B7D" w:rsidDel="004238F6" w:rsidRDefault="00C31DBC" w:rsidP="00011096">
            <w:pPr>
              <w:pStyle w:val="XML3"/>
              <w:rPr>
                <w:del w:id="15627" w:author="Thomas Dietz" w:date="2012-08-08T14:26:00Z"/>
              </w:rPr>
            </w:pPr>
            <w:del w:id="15628" w:author="Thomas Dietz" w:date="2012-08-08T14:26:00Z">
              <w:r w:rsidRPr="009F1B7D" w:rsidDel="004238F6">
                <w:delText>&lt;xs:restriction base="xs:string"&gt;</w:delText>
              </w:r>
            </w:del>
          </w:p>
          <w:p w14:paraId="1CEF9A6E" w14:textId="4342178F" w:rsidR="00C31DBC" w:rsidRPr="009F1B7D" w:rsidDel="004238F6" w:rsidRDefault="00C31DBC" w:rsidP="00011096">
            <w:pPr>
              <w:pStyle w:val="XML4"/>
              <w:rPr>
                <w:del w:id="15629" w:author="Thomas Dietz" w:date="2012-08-08T14:26:00Z"/>
              </w:rPr>
            </w:pPr>
            <w:del w:id="15630" w:author="Thomas Dietz" w:date="2012-08-08T14:26:00Z">
              <w:r w:rsidRPr="009F1B7D" w:rsidDel="004238F6">
                <w:delText>&lt;xs:enumeration value="master"/&gt;</w:delText>
              </w:r>
            </w:del>
          </w:p>
          <w:p w14:paraId="2F044242" w14:textId="02D956B8" w:rsidR="00C31DBC" w:rsidRPr="009F1B7D" w:rsidDel="004238F6" w:rsidRDefault="00C31DBC" w:rsidP="00011096">
            <w:pPr>
              <w:pStyle w:val="XML4"/>
              <w:rPr>
                <w:del w:id="15631" w:author="Thomas Dietz" w:date="2012-08-08T14:26:00Z"/>
              </w:rPr>
            </w:pPr>
            <w:del w:id="15632" w:author="Thomas Dietz" w:date="2012-08-08T14:26:00Z">
              <w:r w:rsidRPr="009F1B7D" w:rsidDel="004238F6">
                <w:lastRenderedPageBreak/>
                <w:delText>&lt;xs:enumeration value="slave"/&gt;</w:delText>
              </w:r>
            </w:del>
          </w:p>
          <w:p w14:paraId="516E9EB7" w14:textId="4E580E6E" w:rsidR="00C31DBC" w:rsidRPr="009F1B7D" w:rsidDel="004238F6" w:rsidRDefault="00C31DBC" w:rsidP="00011096">
            <w:pPr>
              <w:pStyle w:val="XML4"/>
              <w:rPr>
                <w:del w:id="15633" w:author="Thomas Dietz" w:date="2012-08-08T14:26:00Z"/>
              </w:rPr>
            </w:pPr>
            <w:del w:id="15634" w:author="Thomas Dietz" w:date="2012-08-08T14:26:00Z">
              <w:r w:rsidRPr="009F1B7D" w:rsidDel="004238F6">
                <w:delText>&lt;xs:enumeration value="equal"/&gt;</w:delText>
              </w:r>
            </w:del>
          </w:p>
          <w:p w14:paraId="1BCBA9ED" w14:textId="455ADB1F" w:rsidR="00C31DBC" w:rsidRPr="009F1B7D" w:rsidDel="004238F6" w:rsidRDefault="00C31DBC" w:rsidP="00011096">
            <w:pPr>
              <w:pStyle w:val="XML4"/>
              <w:rPr>
                <w:del w:id="15635" w:author="Thomas Dietz" w:date="2012-08-08T14:26:00Z"/>
              </w:rPr>
            </w:pPr>
            <w:del w:id="15636" w:author="Thomas Dietz" w:date="2012-08-08T14:26:00Z">
              <w:r w:rsidRPr="009F1B7D" w:rsidDel="004238F6">
                <w:delText>&lt;/xs:restriction&gt;</w:delText>
              </w:r>
            </w:del>
          </w:p>
          <w:p w14:paraId="6F429B99" w14:textId="75D4F26B" w:rsidR="00C31DBC" w:rsidRPr="009F1B7D" w:rsidDel="004238F6" w:rsidRDefault="00C31DBC" w:rsidP="00011096">
            <w:pPr>
              <w:pStyle w:val="XML3"/>
              <w:rPr>
                <w:del w:id="15637" w:author="Thomas Dietz" w:date="2012-08-08T14:26:00Z"/>
              </w:rPr>
            </w:pPr>
            <w:del w:id="15638" w:author="Thomas Dietz" w:date="2012-08-08T14:26:00Z">
              <w:r w:rsidRPr="009F1B7D" w:rsidDel="004238F6">
                <w:delText>&lt;/xs:simpleType&gt;</w:delText>
              </w:r>
            </w:del>
          </w:p>
          <w:p w14:paraId="695826C1" w14:textId="0564DBC6" w:rsidR="00C31DBC" w:rsidRPr="009F1B7D" w:rsidDel="004238F6" w:rsidRDefault="00C31DBC" w:rsidP="00011096">
            <w:pPr>
              <w:pStyle w:val="XML3"/>
              <w:rPr>
                <w:del w:id="15639" w:author="Thomas Dietz" w:date="2012-08-08T14:26:00Z"/>
              </w:rPr>
            </w:pPr>
          </w:p>
          <w:p w14:paraId="75D3A2C9" w14:textId="5C2EC9CB" w:rsidR="00C31DBC" w:rsidRPr="009F1B7D" w:rsidDel="004238F6" w:rsidRDefault="00C31DBC" w:rsidP="00011096">
            <w:pPr>
              <w:pStyle w:val="XML2"/>
              <w:rPr>
                <w:del w:id="15640" w:author="Thomas Dietz" w:date="2012-08-08T14:26:00Z"/>
              </w:rPr>
            </w:pPr>
            <w:del w:id="15641" w:author="Thomas Dietz" w:date="2012-08-08T14:26:00Z">
              <w:r w:rsidRPr="009F1B7D" w:rsidDel="004238F6">
                <w:delText>&lt;xs:simpleType name="OFControllerProtocolType"&gt;</w:delText>
              </w:r>
            </w:del>
          </w:p>
          <w:p w14:paraId="5318EFB5" w14:textId="4C05C274" w:rsidR="00C31DBC" w:rsidRPr="009F1B7D" w:rsidDel="004238F6" w:rsidRDefault="00C31DBC" w:rsidP="00011096">
            <w:pPr>
              <w:pStyle w:val="XML3"/>
              <w:rPr>
                <w:del w:id="15642" w:author="Thomas Dietz" w:date="2012-08-08T14:26:00Z"/>
              </w:rPr>
            </w:pPr>
            <w:del w:id="15643" w:author="Thomas Dietz" w:date="2012-08-08T14:26:00Z">
              <w:r w:rsidRPr="009F1B7D" w:rsidDel="004238F6">
                <w:delText>&lt;xs:restriction base="xs:string"&gt;</w:delText>
              </w:r>
            </w:del>
          </w:p>
          <w:p w14:paraId="7EB0C1CD" w14:textId="1ED7C511" w:rsidR="00C31DBC" w:rsidRPr="009F1B7D" w:rsidDel="004238F6" w:rsidRDefault="00C31DBC" w:rsidP="00011096">
            <w:pPr>
              <w:pStyle w:val="XML4"/>
              <w:rPr>
                <w:del w:id="15644" w:author="Thomas Dietz" w:date="2012-08-08T14:26:00Z"/>
              </w:rPr>
            </w:pPr>
            <w:del w:id="15645" w:author="Thomas Dietz" w:date="2012-08-08T14:26:00Z">
              <w:r w:rsidRPr="009F1B7D" w:rsidDel="004238F6">
                <w:delText>&lt;xs:enumeration value="tcp"/&gt;</w:delText>
              </w:r>
            </w:del>
          </w:p>
          <w:p w14:paraId="5E07C783" w14:textId="355F8040" w:rsidR="00C31DBC" w:rsidRPr="009F1B7D" w:rsidDel="004238F6" w:rsidRDefault="00C31DBC" w:rsidP="00011096">
            <w:pPr>
              <w:pStyle w:val="XML4"/>
              <w:rPr>
                <w:del w:id="15646" w:author="Thomas Dietz" w:date="2012-08-08T14:26:00Z"/>
              </w:rPr>
            </w:pPr>
            <w:del w:id="15647" w:author="Thomas Dietz" w:date="2012-08-08T14:26:00Z">
              <w:r w:rsidRPr="009F1B7D" w:rsidDel="004238F6">
                <w:delText>&lt;xs:enumeration value="tls"/&gt;</w:delText>
              </w:r>
            </w:del>
          </w:p>
          <w:p w14:paraId="6B7DD81C" w14:textId="2EACE5B9" w:rsidR="00C31DBC" w:rsidRPr="009F1B7D" w:rsidDel="004238F6" w:rsidRDefault="00C31DBC" w:rsidP="00011096">
            <w:pPr>
              <w:pStyle w:val="XML3"/>
              <w:rPr>
                <w:del w:id="15648" w:author="Thomas Dietz" w:date="2012-08-08T14:26:00Z"/>
              </w:rPr>
            </w:pPr>
            <w:del w:id="15649" w:author="Thomas Dietz" w:date="2012-08-08T14:26:00Z">
              <w:r w:rsidRPr="009F1B7D" w:rsidDel="004238F6">
                <w:delText>&lt;/xs:restriction&gt;</w:delText>
              </w:r>
            </w:del>
          </w:p>
          <w:p w14:paraId="55D89D1C" w14:textId="1FB1C89C" w:rsidR="00C31DBC" w:rsidRPr="009F1B7D" w:rsidDel="004238F6" w:rsidRDefault="00C31DBC" w:rsidP="00011096">
            <w:pPr>
              <w:pStyle w:val="XML2"/>
              <w:rPr>
                <w:del w:id="15650" w:author="Thomas Dietz" w:date="2012-08-08T14:26:00Z"/>
              </w:rPr>
            </w:pPr>
            <w:del w:id="15651" w:author="Thomas Dietz" w:date="2012-08-08T14:26:00Z">
              <w:r w:rsidRPr="009F1B7D" w:rsidDel="004238F6">
                <w:delText>&lt;/xs:simpleType&gt;</w:delText>
              </w:r>
            </w:del>
          </w:p>
          <w:p w14:paraId="72102D96" w14:textId="0269C871" w:rsidR="00C31DBC" w:rsidRPr="009F1B7D" w:rsidDel="004238F6" w:rsidRDefault="00C31DBC" w:rsidP="00011096">
            <w:pPr>
              <w:pStyle w:val="XML2"/>
              <w:rPr>
                <w:del w:id="15652" w:author="Thomas Dietz" w:date="2012-08-08T14:26:00Z"/>
              </w:rPr>
            </w:pPr>
          </w:p>
          <w:p w14:paraId="71B1BB57" w14:textId="75711099" w:rsidR="00C31DBC" w:rsidRPr="009F1B7D" w:rsidDel="004238F6" w:rsidRDefault="00C31DBC" w:rsidP="00011096">
            <w:pPr>
              <w:pStyle w:val="XML2"/>
              <w:rPr>
                <w:del w:id="15653" w:author="Thomas Dietz" w:date="2012-08-08T14:26:00Z"/>
              </w:rPr>
            </w:pPr>
            <w:del w:id="15654" w:author="Thomas Dietz" w:date="2012-08-08T14:26:00Z">
              <w:r w:rsidRPr="009F1B7D" w:rsidDel="004238F6">
                <w:delText>&lt;xs:complexType name="OFControllerOpenFlowStateType"&gt;</w:delText>
              </w:r>
            </w:del>
          </w:p>
          <w:p w14:paraId="4A6CEF84" w14:textId="6732E546" w:rsidR="00C31DBC" w:rsidRPr="009F1B7D" w:rsidDel="004238F6" w:rsidRDefault="00C31DBC" w:rsidP="00011096">
            <w:pPr>
              <w:pStyle w:val="XML3"/>
              <w:rPr>
                <w:del w:id="15655" w:author="Thomas Dietz" w:date="2012-08-08T14:26:00Z"/>
              </w:rPr>
            </w:pPr>
            <w:del w:id="15656" w:author="Thomas Dietz" w:date="2012-08-08T14:26:00Z">
              <w:r w:rsidRPr="009F1B7D" w:rsidDel="004238F6">
                <w:delText>&lt;xs:sequence&gt;</w:delText>
              </w:r>
            </w:del>
          </w:p>
          <w:p w14:paraId="502D7EFB" w14:textId="5F996431" w:rsidR="00C31DBC" w:rsidRPr="009F1B7D" w:rsidDel="004238F6" w:rsidRDefault="00C31DBC" w:rsidP="00011096">
            <w:pPr>
              <w:pStyle w:val="XML4"/>
              <w:rPr>
                <w:del w:id="15657" w:author="Thomas Dietz" w:date="2012-08-08T14:26:00Z"/>
              </w:rPr>
            </w:pPr>
            <w:del w:id="15658" w:author="Thomas Dietz" w:date="2012-08-08T14:26:00Z">
              <w:r w:rsidRPr="009F1B7D" w:rsidDel="004238F6">
                <w:delText xml:space="preserve">&lt;xs:element name="connection-state" </w:delText>
              </w:r>
            </w:del>
          </w:p>
          <w:p w14:paraId="7C6D4FD4" w14:textId="5E49309D" w:rsidR="00C31DBC" w:rsidRPr="009F1B7D" w:rsidDel="004238F6" w:rsidRDefault="00C31DBC" w:rsidP="00011096">
            <w:pPr>
              <w:pStyle w:val="XML9"/>
              <w:rPr>
                <w:del w:id="15659" w:author="Thomas Dietz" w:date="2012-08-08T14:26:00Z"/>
              </w:rPr>
            </w:pPr>
            <w:del w:id="15660" w:author="Thomas Dietz" w:date="2012-08-08T14:26:00Z">
              <w:r w:rsidRPr="009F1B7D" w:rsidDel="004238F6">
                <w:delText>type="OFControllerConnectionStateType"&gt;</w:delText>
              </w:r>
            </w:del>
          </w:p>
          <w:p w14:paraId="089C6065" w14:textId="41BC22CF" w:rsidR="00C31DBC" w:rsidRPr="009F1B7D" w:rsidDel="004238F6" w:rsidRDefault="00C31DBC" w:rsidP="00011096">
            <w:pPr>
              <w:pStyle w:val="XML5"/>
              <w:rPr>
                <w:del w:id="15661" w:author="Thomas Dietz" w:date="2012-08-08T14:26:00Z"/>
              </w:rPr>
            </w:pPr>
            <w:del w:id="15662" w:author="Thomas Dietz" w:date="2012-08-08T14:26:00Z">
              <w:r w:rsidRPr="009F1B7D" w:rsidDel="004238F6">
                <w:delText>&lt;xs:annotation&gt;</w:delText>
              </w:r>
            </w:del>
          </w:p>
          <w:p w14:paraId="722AB737" w14:textId="5C8367BB" w:rsidR="00C31DBC" w:rsidRPr="009F1B7D" w:rsidDel="004238F6" w:rsidRDefault="00C31DBC" w:rsidP="00011096">
            <w:pPr>
              <w:pStyle w:val="XML6"/>
              <w:rPr>
                <w:del w:id="15663" w:author="Thomas Dietz" w:date="2012-08-08T14:26:00Z"/>
              </w:rPr>
            </w:pPr>
            <w:del w:id="15664" w:author="Thomas Dietz" w:date="2012-08-08T14:26:00Z">
              <w:r w:rsidRPr="009F1B7D" w:rsidDel="004238F6">
                <w:delText xml:space="preserve">&lt;xs:documentation&gt;This element represents the run-time state of the OpenFlow connection to the </w:delText>
              </w:r>
              <w:r w:rsidR="00920140" w:rsidRPr="009F1B7D" w:rsidDel="004238F6">
                <w:delText>Controller</w:delText>
              </w:r>
              <w:r w:rsidRPr="009F1B7D" w:rsidDel="004238F6">
                <w:delText>.</w:delText>
              </w:r>
            </w:del>
          </w:p>
          <w:p w14:paraId="6BC39F7B" w14:textId="0D1FF3E5" w:rsidR="00C31DBC" w:rsidRPr="009F1B7D" w:rsidDel="004238F6" w:rsidRDefault="00C31DBC" w:rsidP="00011096">
            <w:pPr>
              <w:pStyle w:val="XML6"/>
              <w:rPr>
                <w:del w:id="15665" w:author="Thomas Dietz" w:date="2012-08-08T14:26:00Z"/>
              </w:rPr>
            </w:pPr>
            <w:del w:id="15666" w:author="Thomas Dietz" w:date="2012-08-08T14:26:00Z">
              <w:r w:rsidRPr="009F1B7D" w:rsidDel="004238F6">
                <w:delText>&lt;/xs:documentation&gt;</w:delText>
              </w:r>
            </w:del>
          </w:p>
          <w:p w14:paraId="4ACA1E1B" w14:textId="25784601" w:rsidR="00C31DBC" w:rsidRPr="009F1B7D" w:rsidDel="004238F6" w:rsidRDefault="00C31DBC" w:rsidP="00011096">
            <w:pPr>
              <w:pStyle w:val="XML5"/>
              <w:rPr>
                <w:del w:id="15667" w:author="Thomas Dietz" w:date="2012-08-08T14:26:00Z"/>
              </w:rPr>
            </w:pPr>
            <w:del w:id="15668" w:author="Thomas Dietz" w:date="2012-08-08T14:26:00Z">
              <w:r w:rsidRPr="009F1B7D" w:rsidDel="004238F6">
                <w:delText>&lt;/xs:annotation&gt;</w:delText>
              </w:r>
            </w:del>
          </w:p>
          <w:p w14:paraId="46F1C55B" w14:textId="4BA5ECB0" w:rsidR="00C31DBC" w:rsidRPr="009F1B7D" w:rsidDel="004238F6" w:rsidRDefault="00C31DBC" w:rsidP="00011096">
            <w:pPr>
              <w:pStyle w:val="XML4"/>
              <w:rPr>
                <w:del w:id="15669" w:author="Thomas Dietz" w:date="2012-08-08T14:26:00Z"/>
              </w:rPr>
            </w:pPr>
            <w:del w:id="15670" w:author="Thomas Dietz" w:date="2012-08-08T14:26:00Z">
              <w:r w:rsidRPr="009F1B7D" w:rsidDel="004238F6">
                <w:delText>&lt;/xs:element&gt;</w:delText>
              </w:r>
            </w:del>
          </w:p>
          <w:p w14:paraId="442CFBD7" w14:textId="4196B9A8" w:rsidR="00C31DBC" w:rsidRPr="009F1B7D" w:rsidDel="004238F6" w:rsidRDefault="00C31DBC" w:rsidP="00011096">
            <w:pPr>
              <w:pStyle w:val="XML4"/>
              <w:rPr>
                <w:del w:id="15671" w:author="Thomas Dietz" w:date="2012-08-08T14:26:00Z"/>
              </w:rPr>
            </w:pPr>
            <w:del w:id="15672" w:author="Thomas Dietz" w:date="2012-08-08T14:26:00Z">
              <w:r w:rsidRPr="009F1B7D" w:rsidDel="004238F6">
                <w:delText>&lt;xs:element name="current-version" type="OFOpenFlowVersionType"&gt;</w:delText>
              </w:r>
            </w:del>
          </w:p>
          <w:p w14:paraId="0CC64166" w14:textId="6AD1600B" w:rsidR="00C31DBC" w:rsidRPr="009F1B7D" w:rsidDel="004238F6" w:rsidRDefault="00C31DBC" w:rsidP="00011096">
            <w:pPr>
              <w:pStyle w:val="XML5"/>
              <w:rPr>
                <w:del w:id="15673" w:author="Thomas Dietz" w:date="2012-08-08T14:26:00Z"/>
              </w:rPr>
            </w:pPr>
            <w:del w:id="15674" w:author="Thomas Dietz" w:date="2012-08-08T14:26:00Z">
              <w:r w:rsidRPr="009F1B7D" w:rsidDel="004238F6">
                <w:delText>&lt;xs:annotation&gt;</w:delText>
              </w:r>
            </w:del>
          </w:p>
          <w:p w14:paraId="2CC794D0" w14:textId="194C5905" w:rsidR="00C31DBC" w:rsidRPr="009F1B7D" w:rsidDel="004238F6" w:rsidRDefault="00C31DBC" w:rsidP="00011096">
            <w:pPr>
              <w:pStyle w:val="XML6"/>
              <w:rPr>
                <w:del w:id="15675" w:author="Thomas Dietz" w:date="2012-08-08T14:26:00Z"/>
              </w:rPr>
            </w:pPr>
            <w:del w:id="15676" w:author="Thomas Dietz" w:date="2012-08-08T14:26:00Z">
              <w:r w:rsidRPr="009F1B7D" w:rsidDel="004238F6">
                <w:delText xml:space="preserve">&lt;xs:documentation&gt;This element denotes the version of OpenFlow that </w:delText>
              </w:r>
              <w:r w:rsidR="00920140" w:rsidRPr="009F1B7D" w:rsidDel="004238F6">
                <w:delText>Controller</w:delText>
              </w:r>
              <w:r w:rsidRPr="009F1B7D" w:rsidDel="004238F6">
                <w:delText xml:space="preserve"> is currently communicating with. It is only relevant when the connection-state element is set to "up".</w:delText>
              </w:r>
            </w:del>
          </w:p>
          <w:p w14:paraId="7FA4B039" w14:textId="126877C1" w:rsidR="00C31DBC" w:rsidRPr="009F1B7D" w:rsidDel="004238F6" w:rsidRDefault="00C31DBC" w:rsidP="00011096">
            <w:pPr>
              <w:pStyle w:val="XML6"/>
              <w:rPr>
                <w:del w:id="15677" w:author="Thomas Dietz" w:date="2012-08-08T14:26:00Z"/>
              </w:rPr>
            </w:pPr>
            <w:del w:id="15678" w:author="Thomas Dietz" w:date="2012-08-08T14:26:00Z">
              <w:r w:rsidRPr="009F1B7D" w:rsidDel="004238F6">
                <w:delText>&lt;/xs:documentation&gt;</w:delText>
              </w:r>
            </w:del>
          </w:p>
          <w:p w14:paraId="6C09718A" w14:textId="044F3DF0" w:rsidR="00C31DBC" w:rsidRPr="009F1B7D" w:rsidDel="004238F6" w:rsidRDefault="00C31DBC" w:rsidP="00011096">
            <w:pPr>
              <w:pStyle w:val="XML5"/>
              <w:rPr>
                <w:del w:id="15679" w:author="Thomas Dietz" w:date="2012-08-08T14:26:00Z"/>
              </w:rPr>
            </w:pPr>
            <w:del w:id="15680" w:author="Thomas Dietz" w:date="2012-08-08T14:26:00Z">
              <w:r w:rsidRPr="009F1B7D" w:rsidDel="004238F6">
                <w:delText>&lt;/xs:annotation&gt;</w:delText>
              </w:r>
            </w:del>
          </w:p>
          <w:p w14:paraId="4155BEA2" w14:textId="177E72E5" w:rsidR="00C31DBC" w:rsidRPr="009F1B7D" w:rsidDel="004238F6" w:rsidRDefault="00C31DBC" w:rsidP="00011096">
            <w:pPr>
              <w:pStyle w:val="XML4"/>
              <w:rPr>
                <w:del w:id="15681" w:author="Thomas Dietz" w:date="2012-08-08T14:26:00Z"/>
              </w:rPr>
            </w:pPr>
            <w:del w:id="15682" w:author="Thomas Dietz" w:date="2012-08-08T14:26:00Z">
              <w:r w:rsidRPr="009F1B7D" w:rsidDel="004238F6">
                <w:delText>&lt;/xs:element&gt;</w:delText>
              </w:r>
            </w:del>
          </w:p>
          <w:p w14:paraId="117F1E4D" w14:textId="4FFF6AE5" w:rsidR="00C31DBC" w:rsidRPr="009F1B7D" w:rsidDel="004238F6" w:rsidRDefault="00C31DBC" w:rsidP="00011096">
            <w:pPr>
              <w:pStyle w:val="XML4"/>
              <w:rPr>
                <w:del w:id="15683" w:author="Thomas Dietz" w:date="2012-08-08T14:26:00Z"/>
              </w:rPr>
            </w:pPr>
            <w:del w:id="15684" w:author="Thomas Dietz" w:date="2012-08-08T14:26:00Z">
              <w:r w:rsidRPr="009F1B7D" w:rsidDel="004238F6">
                <w:delText xml:space="preserve">&lt;xs:element name="supported-versions" </w:delText>
              </w:r>
            </w:del>
          </w:p>
          <w:p w14:paraId="54BA3475" w14:textId="75A07812" w:rsidR="00C31DBC" w:rsidRPr="009F1B7D" w:rsidDel="004238F6" w:rsidRDefault="00C31DBC" w:rsidP="00011096">
            <w:pPr>
              <w:pStyle w:val="XML9"/>
              <w:rPr>
                <w:del w:id="15685" w:author="Thomas Dietz" w:date="2012-08-08T14:26:00Z"/>
              </w:rPr>
            </w:pPr>
            <w:del w:id="15686" w:author="Thomas Dietz" w:date="2012-08-08T14:26:00Z">
              <w:r w:rsidRPr="009F1B7D" w:rsidDel="004238F6">
                <w:delText>type="OFOpenFlowSupportedVersionsType"&gt;</w:delText>
              </w:r>
            </w:del>
          </w:p>
          <w:p w14:paraId="067B4719" w14:textId="1EEDB7A3" w:rsidR="00C31DBC" w:rsidRPr="009F1B7D" w:rsidDel="004238F6" w:rsidRDefault="00C31DBC" w:rsidP="00011096">
            <w:pPr>
              <w:pStyle w:val="XML5"/>
              <w:rPr>
                <w:del w:id="15687" w:author="Thomas Dietz" w:date="2012-08-08T14:26:00Z"/>
              </w:rPr>
            </w:pPr>
            <w:del w:id="15688" w:author="Thomas Dietz" w:date="2012-08-08T14:26:00Z">
              <w:r w:rsidRPr="009F1B7D" w:rsidDel="004238F6">
                <w:delText>&lt;xs:annotation&gt;</w:delText>
              </w:r>
            </w:del>
          </w:p>
          <w:p w14:paraId="42632E59" w14:textId="6714EABB" w:rsidR="00C31DBC" w:rsidRPr="009F1B7D" w:rsidDel="004238F6" w:rsidRDefault="00C31DBC" w:rsidP="00011096">
            <w:pPr>
              <w:pStyle w:val="XML6"/>
              <w:rPr>
                <w:del w:id="15689" w:author="Thomas Dietz" w:date="2012-08-08T14:26:00Z"/>
              </w:rPr>
            </w:pPr>
            <w:del w:id="15690" w:author="Thomas Dietz" w:date="2012-08-08T14:26:00Z">
              <w:r w:rsidRPr="009F1B7D" w:rsidDel="004238F6">
                <w:delText xml:space="preserve">&lt;xs:documentation&gt;This element denotes all of the versions of the OpenFlow protocol that the </w:delText>
              </w:r>
              <w:r w:rsidR="00920140" w:rsidRPr="009F1B7D" w:rsidDel="004238F6">
                <w:delText>controller</w:delText>
              </w:r>
              <w:r w:rsidRPr="009F1B7D" w:rsidDel="004238F6">
                <w:delText xml:space="preserve"> supports.</w:delText>
              </w:r>
            </w:del>
          </w:p>
          <w:p w14:paraId="71F5E2DF" w14:textId="02F75BD3" w:rsidR="00C31DBC" w:rsidRPr="009F1B7D" w:rsidDel="004238F6" w:rsidRDefault="00C31DBC" w:rsidP="00011096">
            <w:pPr>
              <w:pStyle w:val="XML6"/>
              <w:rPr>
                <w:del w:id="15691" w:author="Thomas Dietz" w:date="2012-08-08T14:26:00Z"/>
              </w:rPr>
            </w:pPr>
            <w:del w:id="15692" w:author="Thomas Dietz" w:date="2012-08-08T14:26:00Z">
              <w:r w:rsidRPr="009F1B7D" w:rsidDel="004238F6">
                <w:delText>&lt;/xs:documentation&gt;</w:delText>
              </w:r>
            </w:del>
          </w:p>
          <w:p w14:paraId="010D7D5A" w14:textId="6829E4BA" w:rsidR="00C31DBC" w:rsidRPr="009F1B7D" w:rsidDel="004238F6" w:rsidRDefault="00C31DBC" w:rsidP="00011096">
            <w:pPr>
              <w:pStyle w:val="XML5"/>
              <w:rPr>
                <w:del w:id="15693" w:author="Thomas Dietz" w:date="2012-08-08T14:26:00Z"/>
              </w:rPr>
            </w:pPr>
            <w:del w:id="15694" w:author="Thomas Dietz" w:date="2012-08-08T14:26:00Z">
              <w:r w:rsidRPr="009F1B7D" w:rsidDel="004238F6">
                <w:delText>&lt;/xs:annotation&gt;</w:delText>
              </w:r>
            </w:del>
          </w:p>
          <w:p w14:paraId="7D8E8E61" w14:textId="58CC0D57" w:rsidR="00C31DBC" w:rsidRPr="009F1B7D" w:rsidDel="004238F6" w:rsidRDefault="00C31DBC" w:rsidP="00011096">
            <w:pPr>
              <w:pStyle w:val="XML4"/>
              <w:rPr>
                <w:del w:id="15695" w:author="Thomas Dietz" w:date="2012-08-08T14:26:00Z"/>
              </w:rPr>
            </w:pPr>
            <w:del w:id="15696" w:author="Thomas Dietz" w:date="2012-08-08T14:26:00Z">
              <w:r w:rsidRPr="009F1B7D" w:rsidDel="004238F6">
                <w:delText>&lt;/xs:element&gt;</w:delText>
              </w:r>
            </w:del>
          </w:p>
          <w:p w14:paraId="60F91147" w14:textId="5B06BE98" w:rsidR="00C31DBC" w:rsidRPr="009F1B7D" w:rsidDel="004238F6" w:rsidRDefault="00C31DBC" w:rsidP="00011096">
            <w:pPr>
              <w:pStyle w:val="XML3"/>
              <w:rPr>
                <w:del w:id="15697" w:author="Thomas Dietz" w:date="2012-08-08T14:26:00Z"/>
              </w:rPr>
            </w:pPr>
            <w:del w:id="15698" w:author="Thomas Dietz" w:date="2012-08-08T14:26:00Z">
              <w:r w:rsidRPr="009F1B7D" w:rsidDel="004238F6">
                <w:delText>&lt;/xs:sequence&gt;</w:delText>
              </w:r>
            </w:del>
          </w:p>
          <w:p w14:paraId="4E18C7B4" w14:textId="789F77C7" w:rsidR="00C31DBC" w:rsidRPr="009F1B7D" w:rsidDel="004238F6" w:rsidRDefault="00C31DBC" w:rsidP="00011096">
            <w:pPr>
              <w:pStyle w:val="XML2"/>
              <w:rPr>
                <w:del w:id="15699" w:author="Thomas Dietz" w:date="2012-08-08T14:26:00Z"/>
              </w:rPr>
            </w:pPr>
            <w:del w:id="15700" w:author="Thomas Dietz" w:date="2012-08-08T14:26:00Z">
              <w:r w:rsidRPr="009F1B7D" w:rsidDel="004238F6">
                <w:delText>&lt;/xs:complexType&gt;</w:delText>
              </w:r>
            </w:del>
          </w:p>
          <w:p w14:paraId="27B22859" w14:textId="18C305EE" w:rsidR="00C31DBC" w:rsidRPr="009F1B7D" w:rsidDel="004238F6" w:rsidRDefault="00C31DBC" w:rsidP="00011096">
            <w:pPr>
              <w:pStyle w:val="XML2"/>
              <w:rPr>
                <w:del w:id="15701" w:author="Thomas Dietz" w:date="2012-08-08T14:26:00Z"/>
              </w:rPr>
            </w:pPr>
          </w:p>
          <w:p w14:paraId="78C29DA5" w14:textId="52EA21A2" w:rsidR="00C31DBC" w:rsidRPr="009F1B7D" w:rsidDel="004238F6" w:rsidRDefault="00C31DBC" w:rsidP="00011096">
            <w:pPr>
              <w:pStyle w:val="XML2"/>
              <w:rPr>
                <w:del w:id="15702" w:author="Thomas Dietz" w:date="2012-08-08T14:26:00Z"/>
              </w:rPr>
            </w:pPr>
            <w:del w:id="15703" w:author="Thomas Dietz" w:date="2012-08-08T14:26:00Z">
              <w:r w:rsidRPr="009F1B7D" w:rsidDel="004238F6">
                <w:delText>&lt;xs:simpleType name="OFControllerConnectionStateType"&gt;</w:delText>
              </w:r>
            </w:del>
          </w:p>
          <w:p w14:paraId="5D26AF70" w14:textId="62D25207" w:rsidR="00C31DBC" w:rsidRPr="009F1B7D" w:rsidDel="004238F6" w:rsidRDefault="00C31DBC" w:rsidP="00011096">
            <w:pPr>
              <w:pStyle w:val="XML3"/>
              <w:rPr>
                <w:del w:id="15704" w:author="Thomas Dietz" w:date="2012-08-08T14:26:00Z"/>
              </w:rPr>
            </w:pPr>
            <w:del w:id="15705" w:author="Thomas Dietz" w:date="2012-08-08T14:26:00Z">
              <w:r w:rsidRPr="009F1B7D" w:rsidDel="004238F6">
                <w:delText>&lt;xs:restriction base="xs:string"&gt;</w:delText>
              </w:r>
            </w:del>
          </w:p>
          <w:p w14:paraId="30253621" w14:textId="0C6B4098" w:rsidR="00C31DBC" w:rsidRPr="009F1B7D" w:rsidDel="004238F6" w:rsidRDefault="00C31DBC" w:rsidP="00011096">
            <w:pPr>
              <w:pStyle w:val="XML4"/>
              <w:rPr>
                <w:del w:id="15706" w:author="Thomas Dietz" w:date="2012-08-08T14:26:00Z"/>
              </w:rPr>
            </w:pPr>
            <w:del w:id="15707" w:author="Thomas Dietz" w:date="2012-08-08T14:26:00Z">
              <w:r w:rsidRPr="009F1B7D" w:rsidDel="004238F6">
                <w:delText>&lt;xs:enumeration value="up"/&gt;</w:delText>
              </w:r>
            </w:del>
          </w:p>
          <w:p w14:paraId="1E9A4CAF" w14:textId="6A5CA7AB" w:rsidR="00C31DBC" w:rsidRPr="009F1B7D" w:rsidDel="004238F6" w:rsidRDefault="00C31DBC" w:rsidP="00011096">
            <w:pPr>
              <w:pStyle w:val="XML4"/>
              <w:rPr>
                <w:del w:id="15708" w:author="Thomas Dietz" w:date="2012-08-08T14:26:00Z"/>
              </w:rPr>
            </w:pPr>
            <w:del w:id="15709" w:author="Thomas Dietz" w:date="2012-08-08T14:26:00Z">
              <w:r w:rsidRPr="009F1B7D" w:rsidDel="004238F6">
                <w:delText>&lt;xs:enumeration value="down"/&gt;</w:delText>
              </w:r>
            </w:del>
          </w:p>
          <w:p w14:paraId="207C8DFF" w14:textId="35B7EEAA" w:rsidR="00C31DBC" w:rsidRPr="009F1B7D" w:rsidDel="004238F6" w:rsidRDefault="00C31DBC" w:rsidP="00011096">
            <w:pPr>
              <w:pStyle w:val="XML3"/>
              <w:rPr>
                <w:del w:id="15710" w:author="Thomas Dietz" w:date="2012-08-08T14:26:00Z"/>
              </w:rPr>
            </w:pPr>
            <w:del w:id="15711" w:author="Thomas Dietz" w:date="2012-08-08T14:26:00Z">
              <w:r w:rsidRPr="009F1B7D" w:rsidDel="004238F6">
                <w:delText>&lt;/xs:restriction&gt;</w:delText>
              </w:r>
            </w:del>
          </w:p>
          <w:p w14:paraId="656040DB" w14:textId="2F8AE666" w:rsidR="00C31DBC" w:rsidRPr="009F1B7D" w:rsidDel="004238F6" w:rsidRDefault="00C31DBC" w:rsidP="00011096">
            <w:pPr>
              <w:pStyle w:val="XML2"/>
              <w:rPr>
                <w:del w:id="15712" w:author="Thomas Dietz" w:date="2012-08-08T14:26:00Z"/>
              </w:rPr>
            </w:pPr>
            <w:del w:id="15713" w:author="Thomas Dietz" w:date="2012-08-08T14:26:00Z">
              <w:r w:rsidRPr="009F1B7D" w:rsidDel="004238F6">
                <w:delText>&lt;/xs:simpleType&gt;</w:delText>
              </w:r>
            </w:del>
          </w:p>
          <w:p w14:paraId="38A50DDE" w14:textId="7EB597DD" w:rsidR="00C31DBC" w:rsidRPr="009F1B7D" w:rsidDel="004238F6" w:rsidRDefault="00C31DBC" w:rsidP="00011096">
            <w:pPr>
              <w:pStyle w:val="XML2"/>
              <w:rPr>
                <w:del w:id="15714" w:author="Thomas Dietz" w:date="2012-08-08T14:26:00Z"/>
              </w:rPr>
            </w:pPr>
          </w:p>
          <w:p w14:paraId="2F11BE3D" w14:textId="0A125A32" w:rsidR="00C31DBC" w:rsidRPr="009F1B7D" w:rsidDel="004238F6" w:rsidRDefault="00C31DBC" w:rsidP="00011096">
            <w:pPr>
              <w:pStyle w:val="XML2"/>
              <w:rPr>
                <w:del w:id="15715" w:author="Thomas Dietz" w:date="2012-08-08T14:26:00Z"/>
              </w:rPr>
            </w:pPr>
            <w:del w:id="15716" w:author="Thomas Dietz" w:date="2012-08-08T14:26:00Z">
              <w:r w:rsidRPr="009F1B7D" w:rsidDel="004238F6">
                <w:delText>&lt;xs:complexType name="OFOpenFlowSupportedVersionsType"&gt;</w:delText>
              </w:r>
            </w:del>
          </w:p>
          <w:p w14:paraId="56BBF3AA" w14:textId="0E1CDF6A" w:rsidR="00C31DBC" w:rsidRPr="009F1B7D" w:rsidDel="004238F6" w:rsidRDefault="00C31DBC" w:rsidP="00011096">
            <w:pPr>
              <w:pStyle w:val="XML3"/>
              <w:rPr>
                <w:del w:id="15717" w:author="Thomas Dietz" w:date="2012-08-08T14:26:00Z"/>
              </w:rPr>
            </w:pPr>
            <w:del w:id="15718" w:author="Thomas Dietz" w:date="2012-08-08T14:26:00Z">
              <w:r w:rsidRPr="009F1B7D" w:rsidDel="004238F6">
                <w:delText>&lt;xs:sequence&gt;</w:delText>
              </w:r>
            </w:del>
          </w:p>
          <w:p w14:paraId="037FA1DE" w14:textId="79348AE3" w:rsidR="00C31DBC" w:rsidRPr="009F1B7D" w:rsidDel="004238F6" w:rsidRDefault="00C31DBC" w:rsidP="00011096">
            <w:pPr>
              <w:pStyle w:val="XML4"/>
              <w:rPr>
                <w:del w:id="15719" w:author="Thomas Dietz" w:date="2012-08-08T14:26:00Z"/>
              </w:rPr>
            </w:pPr>
            <w:del w:id="15720" w:author="Thomas Dietz" w:date="2012-08-08T14:26:00Z">
              <w:r w:rsidRPr="009F1B7D" w:rsidDel="004238F6">
                <w:delText xml:space="preserve">&lt;xs:element name="version" </w:delText>
              </w:r>
            </w:del>
          </w:p>
          <w:p w14:paraId="527184B5" w14:textId="6045BC3F" w:rsidR="00C31DBC" w:rsidRPr="009F1B7D" w:rsidDel="004238F6" w:rsidRDefault="00C31DBC" w:rsidP="00011096">
            <w:pPr>
              <w:pStyle w:val="XML9"/>
              <w:rPr>
                <w:del w:id="15721" w:author="Thomas Dietz" w:date="2012-08-08T14:26:00Z"/>
              </w:rPr>
            </w:pPr>
            <w:del w:id="15722" w:author="Thomas Dietz" w:date="2012-08-08T14:26:00Z">
              <w:r w:rsidRPr="009F1B7D" w:rsidDel="004238F6">
                <w:delText xml:space="preserve">type="OFOpenFlowVersionType" </w:delText>
              </w:r>
            </w:del>
          </w:p>
          <w:p w14:paraId="67FD0365" w14:textId="18BBA462" w:rsidR="00C31DBC" w:rsidRPr="009F1B7D" w:rsidDel="004238F6" w:rsidRDefault="00C31DBC" w:rsidP="00011096">
            <w:pPr>
              <w:pStyle w:val="XML9"/>
              <w:rPr>
                <w:del w:id="15723" w:author="Thomas Dietz" w:date="2012-08-08T14:26:00Z"/>
              </w:rPr>
            </w:pPr>
            <w:del w:id="15724" w:author="Thomas Dietz" w:date="2012-08-08T14:26:00Z">
              <w:r w:rsidRPr="009F1B7D" w:rsidDel="004238F6">
                <w:delText>maxOccurs="unbounded"/&gt;</w:delText>
              </w:r>
            </w:del>
          </w:p>
          <w:p w14:paraId="70782C41" w14:textId="53E8CE44" w:rsidR="00C31DBC" w:rsidRPr="009F1B7D" w:rsidDel="004238F6" w:rsidRDefault="00C31DBC" w:rsidP="00011096">
            <w:pPr>
              <w:pStyle w:val="XML3"/>
              <w:rPr>
                <w:del w:id="15725" w:author="Thomas Dietz" w:date="2012-08-08T14:26:00Z"/>
              </w:rPr>
            </w:pPr>
            <w:del w:id="15726" w:author="Thomas Dietz" w:date="2012-08-08T14:26:00Z">
              <w:r w:rsidRPr="009F1B7D" w:rsidDel="004238F6">
                <w:delText>&lt;/xs:sequence&gt;</w:delText>
              </w:r>
            </w:del>
          </w:p>
          <w:p w14:paraId="4D46AF66" w14:textId="51690B57" w:rsidR="00C31DBC" w:rsidRPr="009F1B7D" w:rsidDel="004238F6" w:rsidRDefault="00C31DBC" w:rsidP="00011096">
            <w:pPr>
              <w:pStyle w:val="XML2"/>
              <w:rPr>
                <w:del w:id="15727" w:author="Thomas Dietz" w:date="2012-08-08T14:26:00Z"/>
              </w:rPr>
            </w:pPr>
            <w:del w:id="15728" w:author="Thomas Dietz" w:date="2012-08-08T14:26:00Z">
              <w:r w:rsidRPr="009F1B7D" w:rsidDel="004238F6">
                <w:delText>&lt;/xs:complexType&gt;</w:delText>
              </w:r>
            </w:del>
          </w:p>
          <w:p w14:paraId="2BC3CA93" w14:textId="45E4ED62" w:rsidR="00C31DBC" w:rsidRPr="009F1B7D" w:rsidDel="004238F6" w:rsidRDefault="00C31DBC" w:rsidP="00011096">
            <w:pPr>
              <w:pStyle w:val="XML2"/>
              <w:rPr>
                <w:del w:id="15729" w:author="Thomas Dietz" w:date="2012-08-08T14:26:00Z"/>
              </w:rPr>
            </w:pPr>
          </w:p>
          <w:p w14:paraId="113F402C" w14:textId="42EEE66B" w:rsidR="00C31DBC" w:rsidRPr="009F1B7D" w:rsidDel="004238F6" w:rsidRDefault="00C31DBC" w:rsidP="00011096">
            <w:pPr>
              <w:pStyle w:val="XML2"/>
              <w:rPr>
                <w:del w:id="15730" w:author="Thomas Dietz" w:date="2012-08-08T14:26:00Z"/>
              </w:rPr>
            </w:pPr>
            <w:del w:id="15731" w:author="Thomas Dietz" w:date="2012-08-08T14:26:00Z">
              <w:r w:rsidRPr="009F1B7D" w:rsidDel="004238F6">
                <w:lastRenderedPageBreak/>
                <w:delText>&lt;xs:simpleType name="OFOpenFlowVersionType"&gt;</w:delText>
              </w:r>
            </w:del>
          </w:p>
          <w:p w14:paraId="428D987F" w14:textId="464ABF83" w:rsidR="00C31DBC" w:rsidRPr="009F1B7D" w:rsidDel="004238F6" w:rsidRDefault="00C31DBC" w:rsidP="00011096">
            <w:pPr>
              <w:pStyle w:val="XML3"/>
              <w:rPr>
                <w:del w:id="15732" w:author="Thomas Dietz" w:date="2012-08-08T14:26:00Z"/>
              </w:rPr>
            </w:pPr>
            <w:del w:id="15733" w:author="Thomas Dietz" w:date="2012-08-08T14:26:00Z">
              <w:r w:rsidRPr="009F1B7D" w:rsidDel="004238F6">
                <w:delText>&lt;xs:restriction base="xs:string"&gt;</w:delText>
              </w:r>
            </w:del>
          </w:p>
          <w:p w14:paraId="4D202909" w14:textId="2985AC22" w:rsidR="00C31DBC" w:rsidRPr="009F1B7D" w:rsidDel="004238F6" w:rsidRDefault="00C31DBC" w:rsidP="00011096">
            <w:pPr>
              <w:pStyle w:val="XML4"/>
              <w:rPr>
                <w:del w:id="15734" w:author="Thomas Dietz" w:date="2012-08-08T14:26:00Z"/>
              </w:rPr>
            </w:pPr>
            <w:del w:id="15735" w:author="Thomas Dietz" w:date="2012-08-08T14:26:00Z">
              <w:r w:rsidRPr="009F1B7D" w:rsidDel="004238F6">
                <w:delText>&lt;xs:enumeration value="1.2"/&gt;</w:delText>
              </w:r>
            </w:del>
          </w:p>
          <w:p w14:paraId="65D3237F" w14:textId="3710AF83" w:rsidR="00C31DBC" w:rsidRPr="009F1B7D" w:rsidDel="004238F6" w:rsidRDefault="00C31DBC" w:rsidP="00011096">
            <w:pPr>
              <w:pStyle w:val="XML4"/>
              <w:rPr>
                <w:del w:id="15736" w:author="Thomas Dietz" w:date="2012-08-08T14:26:00Z"/>
              </w:rPr>
            </w:pPr>
            <w:del w:id="15737" w:author="Thomas Dietz" w:date="2012-08-08T14:26:00Z">
              <w:r w:rsidRPr="009F1B7D" w:rsidDel="004238F6">
                <w:delText>&lt;xs:enumeration value="1.1"/&gt;</w:delText>
              </w:r>
            </w:del>
          </w:p>
          <w:p w14:paraId="7005A82F" w14:textId="627ED16A" w:rsidR="00C31DBC" w:rsidRPr="009F1B7D" w:rsidDel="004238F6" w:rsidRDefault="00C31DBC" w:rsidP="00011096">
            <w:pPr>
              <w:pStyle w:val="XML4"/>
              <w:rPr>
                <w:del w:id="15738" w:author="Thomas Dietz" w:date="2012-08-08T14:26:00Z"/>
              </w:rPr>
            </w:pPr>
            <w:del w:id="15739" w:author="Thomas Dietz" w:date="2012-08-08T14:26:00Z">
              <w:r w:rsidRPr="009F1B7D" w:rsidDel="004238F6">
                <w:delText>&lt;xs:enumeration value="1.0"/&gt;</w:delText>
              </w:r>
            </w:del>
          </w:p>
          <w:p w14:paraId="2412063E" w14:textId="1D688BF9" w:rsidR="00C31DBC" w:rsidRPr="009F1B7D" w:rsidDel="004238F6" w:rsidRDefault="00C31DBC" w:rsidP="00011096">
            <w:pPr>
              <w:pStyle w:val="XML3"/>
              <w:rPr>
                <w:del w:id="15740" w:author="Thomas Dietz" w:date="2012-08-08T14:26:00Z"/>
              </w:rPr>
            </w:pPr>
            <w:del w:id="15741" w:author="Thomas Dietz" w:date="2012-08-08T14:26:00Z">
              <w:r w:rsidRPr="009F1B7D" w:rsidDel="004238F6">
                <w:delText>&lt;/xs:restriction&gt;</w:delText>
              </w:r>
            </w:del>
          </w:p>
          <w:p w14:paraId="6286330A" w14:textId="761C1A4F" w:rsidR="00C31DBC" w:rsidRPr="009F1B7D" w:rsidDel="004238F6" w:rsidRDefault="00C31DBC" w:rsidP="00011096">
            <w:pPr>
              <w:pStyle w:val="XML2"/>
              <w:rPr>
                <w:del w:id="15742" w:author="Thomas Dietz" w:date="2012-08-08T14:26:00Z"/>
              </w:rPr>
            </w:pPr>
            <w:del w:id="15743" w:author="Thomas Dietz" w:date="2012-08-08T14:26:00Z">
              <w:r w:rsidRPr="009F1B7D" w:rsidDel="004238F6">
                <w:delText>&lt;/xs:simpleType&gt;</w:delText>
              </w:r>
            </w:del>
          </w:p>
          <w:p w14:paraId="51610184" w14:textId="2F2A2FA7" w:rsidR="00C31DBC" w:rsidRPr="009F1B7D" w:rsidDel="004238F6" w:rsidRDefault="00C31DBC" w:rsidP="00011096">
            <w:pPr>
              <w:pStyle w:val="XML2"/>
              <w:rPr>
                <w:del w:id="15744" w:author="Thomas Dietz" w:date="2012-08-08T14:26:00Z"/>
              </w:rPr>
            </w:pPr>
          </w:p>
          <w:p w14:paraId="1183FA99" w14:textId="5281F017" w:rsidR="00C31DBC" w:rsidRPr="009F1B7D" w:rsidDel="004238F6" w:rsidRDefault="00C31DBC" w:rsidP="00011096">
            <w:pPr>
              <w:pStyle w:val="XML2"/>
              <w:rPr>
                <w:del w:id="15745" w:author="Thomas Dietz" w:date="2012-08-08T14:26:00Z"/>
              </w:rPr>
            </w:pPr>
            <w:del w:id="15746" w:author="Thomas Dietz" w:date="2012-08-08T14:26:00Z">
              <w:r w:rsidRPr="009F1B7D" w:rsidDel="004238F6">
                <w:delText>&lt;xs:complexType name="OFResourceType"&gt;</w:delText>
              </w:r>
            </w:del>
          </w:p>
          <w:p w14:paraId="0F318AAA" w14:textId="23D34C67" w:rsidR="00C31DBC" w:rsidRPr="009F1B7D" w:rsidDel="004238F6" w:rsidRDefault="00C31DBC" w:rsidP="00011096">
            <w:pPr>
              <w:pStyle w:val="XML3"/>
              <w:rPr>
                <w:del w:id="15747" w:author="Thomas Dietz" w:date="2012-08-08T14:26:00Z"/>
              </w:rPr>
            </w:pPr>
            <w:del w:id="15748" w:author="Thomas Dietz" w:date="2012-08-08T14:26:00Z">
              <w:r w:rsidRPr="009F1B7D" w:rsidDel="004238F6">
                <w:delText>&lt;xs:annotation&gt;</w:delText>
              </w:r>
            </w:del>
          </w:p>
          <w:p w14:paraId="7AA14F61" w14:textId="77F72C05" w:rsidR="00C31DBC" w:rsidRPr="009F1B7D" w:rsidDel="004238F6" w:rsidRDefault="00C31DBC" w:rsidP="00011096">
            <w:pPr>
              <w:pStyle w:val="XML4"/>
              <w:rPr>
                <w:del w:id="15749" w:author="Thomas Dietz" w:date="2012-08-08T14:26:00Z"/>
              </w:rPr>
            </w:pPr>
            <w:del w:id="15750" w:author="Thomas Dietz" w:date="2012-08-08T14:26:00Z">
              <w:r w:rsidRPr="009F1B7D" w:rsidDel="004238F6">
                <w:delText>&lt;xs:documentation&gt;A Base Class for OpenFlow Resources.</w:delText>
              </w:r>
            </w:del>
          </w:p>
          <w:p w14:paraId="196F4236" w14:textId="7A4D9B3B" w:rsidR="00C31DBC" w:rsidRPr="009F1B7D" w:rsidDel="004238F6" w:rsidRDefault="00C31DBC" w:rsidP="00011096">
            <w:pPr>
              <w:pStyle w:val="XML4"/>
              <w:rPr>
                <w:del w:id="15751" w:author="Thomas Dietz" w:date="2012-08-08T14:26:00Z"/>
              </w:rPr>
            </w:pPr>
            <w:del w:id="15752" w:author="Thomas Dietz" w:date="2012-08-08T14:26:00Z">
              <w:r w:rsidRPr="009F1B7D" w:rsidDel="004238F6">
                <w:delText>&lt;/xs:documentation&gt;</w:delText>
              </w:r>
            </w:del>
          </w:p>
          <w:p w14:paraId="5C4BE2C3" w14:textId="28B7DD3D" w:rsidR="00C31DBC" w:rsidRPr="009F1B7D" w:rsidDel="004238F6" w:rsidRDefault="00C31DBC" w:rsidP="00011096">
            <w:pPr>
              <w:pStyle w:val="XML3"/>
              <w:rPr>
                <w:del w:id="15753" w:author="Thomas Dietz" w:date="2012-08-08T14:26:00Z"/>
              </w:rPr>
            </w:pPr>
            <w:del w:id="15754" w:author="Thomas Dietz" w:date="2012-08-08T14:26:00Z">
              <w:r w:rsidRPr="009F1B7D" w:rsidDel="004238F6">
                <w:delText>&lt;/xs:annotation&gt;</w:delText>
              </w:r>
            </w:del>
          </w:p>
          <w:p w14:paraId="6647482D" w14:textId="4F353D51" w:rsidR="00C31DBC" w:rsidRPr="009F1B7D" w:rsidDel="004238F6" w:rsidRDefault="00C31DBC" w:rsidP="00011096">
            <w:pPr>
              <w:pStyle w:val="XML3"/>
              <w:rPr>
                <w:del w:id="15755" w:author="Thomas Dietz" w:date="2012-08-08T14:26:00Z"/>
              </w:rPr>
            </w:pPr>
            <w:del w:id="15756" w:author="Thomas Dietz" w:date="2012-08-08T14:26:00Z">
              <w:r w:rsidRPr="009F1B7D" w:rsidDel="004238F6">
                <w:delText>&lt;xs:sequence&gt;</w:delText>
              </w:r>
            </w:del>
          </w:p>
          <w:p w14:paraId="57A8D16B" w14:textId="2D940D96" w:rsidR="00C31DBC" w:rsidRPr="009F1B7D" w:rsidDel="004238F6" w:rsidRDefault="00C31DBC" w:rsidP="00011096">
            <w:pPr>
              <w:pStyle w:val="XML4"/>
              <w:rPr>
                <w:del w:id="15757" w:author="Thomas Dietz" w:date="2012-08-08T14:26:00Z"/>
              </w:rPr>
            </w:pPr>
            <w:del w:id="15758" w:author="Thomas Dietz" w:date="2012-08-08T14:26:00Z">
              <w:r w:rsidRPr="009F1B7D" w:rsidDel="004238F6">
                <w:delText>&lt;xs:element name="resource-id" type="OFConfigID"&gt;</w:delText>
              </w:r>
            </w:del>
          </w:p>
          <w:p w14:paraId="0276E55E" w14:textId="7FC56178" w:rsidR="00C31DBC" w:rsidRPr="009F1B7D" w:rsidDel="004238F6" w:rsidRDefault="00C31DBC" w:rsidP="00011096">
            <w:pPr>
              <w:pStyle w:val="XML5"/>
              <w:rPr>
                <w:del w:id="15759" w:author="Thomas Dietz" w:date="2012-08-08T14:26:00Z"/>
              </w:rPr>
            </w:pPr>
            <w:del w:id="15760" w:author="Thomas Dietz" w:date="2012-08-08T14:26:00Z">
              <w:r w:rsidRPr="009F1B7D" w:rsidDel="004238F6">
                <w:delText>&lt;xs:annotation&gt;</w:delText>
              </w:r>
            </w:del>
          </w:p>
          <w:p w14:paraId="264A056A" w14:textId="255DEE70" w:rsidR="00C31DBC" w:rsidRPr="009F1B7D" w:rsidDel="004238F6" w:rsidRDefault="00C31DBC" w:rsidP="00011096">
            <w:pPr>
              <w:pStyle w:val="XML6"/>
              <w:rPr>
                <w:del w:id="15761" w:author="Thomas Dietz" w:date="2012-08-08T14:26:00Z"/>
              </w:rPr>
            </w:pPr>
            <w:del w:id="15762" w:author="Thomas Dietz" w:date="2012-08-08T14:26:00Z">
              <w:r w:rsidRPr="009F1B7D" w:rsidDel="004238F6">
                <w:delText>&lt;xs:documentation&gt;An unique but locally arbitrary identifier that identifies a resource within the context of and OpenFlow Capable Switch and is persistent across reboots of the system.</w:delText>
              </w:r>
            </w:del>
          </w:p>
          <w:p w14:paraId="00BE8B2E" w14:textId="18EBACCF" w:rsidR="00C31DBC" w:rsidRPr="009F1B7D" w:rsidDel="004238F6" w:rsidRDefault="00C31DBC" w:rsidP="00011096">
            <w:pPr>
              <w:pStyle w:val="XML6"/>
              <w:rPr>
                <w:del w:id="15763" w:author="Thomas Dietz" w:date="2012-08-08T14:26:00Z"/>
              </w:rPr>
            </w:pPr>
            <w:del w:id="15764" w:author="Thomas Dietz" w:date="2012-08-08T14:26:00Z">
              <w:r w:rsidRPr="009F1B7D" w:rsidDel="004238F6">
                <w:delText>&lt;/xs:documentation&gt;</w:delText>
              </w:r>
            </w:del>
          </w:p>
          <w:p w14:paraId="28EE1BC2" w14:textId="5C080F61" w:rsidR="00C31DBC" w:rsidRPr="009F1B7D" w:rsidDel="004238F6" w:rsidRDefault="00C31DBC" w:rsidP="00011096">
            <w:pPr>
              <w:pStyle w:val="XML5"/>
              <w:rPr>
                <w:del w:id="15765" w:author="Thomas Dietz" w:date="2012-08-08T14:26:00Z"/>
              </w:rPr>
            </w:pPr>
            <w:del w:id="15766" w:author="Thomas Dietz" w:date="2012-08-08T14:26:00Z">
              <w:r w:rsidRPr="009F1B7D" w:rsidDel="004238F6">
                <w:delText>&lt;/xs:annotation&gt;</w:delText>
              </w:r>
            </w:del>
          </w:p>
          <w:p w14:paraId="51ABB639" w14:textId="6B9FC8FC" w:rsidR="00C31DBC" w:rsidRPr="009F1B7D" w:rsidDel="004238F6" w:rsidRDefault="00C31DBC" w:rsidP="00011096">
            <w:pPr>
              <w:pStyle w:val="XML4"/>
              <w:rPr>
                <w:del w:id="15767" w:author="Thomas Dietz" w:date="2012-08-08T14:26:00Z"/>
              </w:rPr>
            </w:pPr>
            <w:del w:id="15768" w:author="Thomas Dietz" w:date="2012-08-08T14:26:00Z">
              <w:r w:rsidRPr="009F1B7D" w:rsidDel="004238F6">
                <w:delText>&lt;/xs:element&gt;</w:delText>
              </w:r>
            </w:del>
          </w:p>
          <w:p w14:paraId="437A7865" w14:textId="34ED7365" w:rsidR="00C31DBC" w:rsidRPr="009F1B7D" w:rsidDel="004238F6" w:rsidRDefault="00C31DBC" w:rsidP="00011096">
            <w:pPr>
              <w:pStyle w:val="XML3"/>
              <w:rPr>
                <w:del w:id="15769" w:author="Thomas Dietz" w:date="2012-08-08T14:26:00Z"/>
              </w:rPr>
            </w:pPr>
            <w:del w:id="15770" w:author="Thomas Dietz" w:date="2012-08-08T14:26:00Z">
              <w:r w:rsidRPr="009F1B7D" w:rsidDel="004238F6">
                <w:delText>&lt;/xs:sequence&gt;</w:delText>
              </w:r>
            </w:del>
          </w:p>
          <w:p w14:paraId="4C698804" w14:textId="42B424FA" w:rsidR="00C31DBC" w:rsidRPr="009F1B7D" w:rsidDel="004238F6" w:rsidRDefault="00C31DBC" w:rsidP="00011096">
            <w:pPr>
              <w:pStyle w:val="XML2"/>
              <w:rPr>
                <w:del w:id="15771" w:author="Thomas Dietz" w:date="2012-08-08T14:26:00Z"/>
              </w:rPr>
            </w:pPr>
            <w:del w:id="15772" w:author="Thomas Dietz" w:date="2012-08-08T14:26:00Z">
              <w:r w:rsidRPr="009F1B7D" w:rsidDel="004238F6">
                <w:delText>&lt;/xs:complexType&gt;</w:delText>
              </w:r>
            </w:del>
          </w:p>
          <w:p w14:paraId="0793ECAE" w14:textId="13FB7166" w:rsidR="00C31DBC" w:rsidRPr="009F1B7D" w:rsidDel="004238F6" w:rsidRDefault="00C31DBC" w:rsidP="00011096">
            <w:pPr>
              <w:pStyle w:val="XML2"/>
              <w:rPr>
                <w:del w:id="15773" w:author="Thomas Dietz" w:date="2012-08-08T14:26:00Z"/>
              </w:rPr>
            </w:pPr>
          </w:p>
          <w:p w14:paraId="50EB7FEA" w14:textId="34B27D5F" w:rsidR="00C31DBC" w:rsidRPr="009F1B7D" w:rsidDel="004238F6" w:rsidRDefault="00C31DBC" w:rsidP="00011096">
            <w:pPr>
              <w:pStyle w:val="XML2"/>
              <w:rPr>
                <w:del w:id="15774" w:author="Thomas Dietz" w:date="2012-08-08T14:26:00Z"/>
              </w:rPr>
            </w:pPr>
            <w:del w:id="15775" w:author="Thomas Dietz" w:date="2012-08-08T14:26:00Z">
              <w:r w:rsidRPr="009F1B7D" w:rsidDel="004238F6">
                <w:delText>&lt;xs:complexType name="OFPortType"&gt;</w:delText>
              </w:r>
            </w:del>
          </w:p>
          <w:p w14:paraId="75971064" w14:textId="62CAAF8E" w:rsidR="00C31DBC" w:rsidRPr="009F1B7D" w:rsidDel="004238F6" w:rsidRDefault="00C31DBC" w:rsidP="00011096">
            <w:pPr>
              <w:pStyle w:val="XML3"/>
              <w:rPr>
                <w:del w:id="15776" w:author="Thomas Dietz" w:date="2012-08-08T14:26:00Z"/>
              </w:rPr>
            </w:pPr>
            <w:del w:id="15777" w:author="Thomas Dietz" w:date="2012-08-08T14:26:00Z">
              <w:r w:rsidRPr="009F1B7D" w:rsidDel="004238F6">
                <w:delText>&lt;xs:complexContent&gt;</w:delText>
              </w:r>
            </w:del>
          </w:p>
          <w:p w14:paraId="3F5CCB1B" w14:textId="4F886B32" w:rsidR="00C31DBC" w:rsidRPr="009F1B7D" w:rsidDel="004238F6" w:rsidRDefault="00C31DBC" w:rsidP="00011096">
            <w:pPr>
              <w:pStyle w:val="XML4"/>
              <w:rPr>
                <w:del w:id="15778" w:author="Thomas Dietz" w:date="2012-08-08T14:26:00Z"/>
              </w:rPr>
            </w:pPr>
            <w:del w:id="15779" w:author="Thomas Dietz" w:date="2012-08-08T14:26:00Z">
              <w:r w:rsidRPr="009F1B7D" w:rsidDel="004238F6">
                <w:delText>&lt;xs:extension base="OFResourceType"&gt;</w:delText>
              </w:r>
            </w:del>
          </w:p>
          <w:p w14:paraId="65E8B189" w14:textId="769B9C03" w:rsidR="00C31DBC" w:rsidRPr="009F1B7D" w:rsidDel="004238F6" w:rsidRDefault="00C31DBC" w:rsidP="00011096">
            <w:pPr>
              <w:pStyle w:val="XML5"/>
              <w:rPr>
                <w:del w:id="15780" w:author="Thomas Dietz" w:date="2012-08-08T14:26:00Z"/>
              </w:rPr>
            </w:pPr>
            <w:del w:id="15781" w:author="Thomas Dietz" w:date="2012-08-08T14:26:00Z">
              <w:r w:rsidRPr="009F1B7D" w:rsidDel="004238F6">
                <w:delText>&lt;xs:sequence&gt;</w:delText>
              </w:r>
            </w:del>
          </w:p>
          <w:p w14:paraId="2AEFAFBC" w14:textId="53A2DAC9" w:rsidR="00C31DBC" w:rsidRPr="009F1B7D" w:rsidDel="004238F6" w:rsidRDefault="00C31DBC" w:rsidP="00011096">
            <w:pPr>
              <w:pStyle w:val="XML6"/>
              <w:rPr>
                <w:del w:id="15782" w:author="Thomas Dietz" w:date="2012-08-08T14:26:00Z"/>
              </w:rPr>
            </w:pPr>
            <w:del w:id="15783" w:author="Thomas Dietz" w:date="2012-08-08T14:26:00Z">
              <w:r w:rsidRPr="009F1B7D" w:rsidDel="004238F6">
                <w:delText>&lt;xs:element name="number" type="xs:unsignedInt"/&gt;</w:delText>
              </w:r>
            </w:del>
          </w:p>
          <w:p w14:paraId="48358667" w14:textId="69238C2A" w:rsidR="00C31DBC" w:rsidRPr="009F1B7D" w:rsidDel="004238F6" w:rsidRDefault="00C31DBC" w:rsidP="00011096">
            <w:pPr>
              <w:pStyle w:val="XML6"/>
              <w:rPr>
                <w:del w:id="15784" w:author="Thomas Dietz" w:date="2012-08-08T14:26:00Z"/>
              </w:rPr>
            </w:pPr>
            <w:del w:id="15785" w:author="Thomas Dietz" w:date="2012-08-08T14:26:00Z">
              <w:r w:rsidRPr="009F1B7D" w:rsidDel="004238F6">
                <w:delText>&lt;xs:element name="name" type="xs:string"/&gt;</w:delText>
              </w:r>
            </w:del>
          </w:p>
          <w:p w14:paraId="487205B8" w14:textId="0CDE132C" w:rsidR="00C31DBC" w:rsidRPr="009F1B7D" w:rsidDel="004238F6" w:rsidRDefault="00C31DBC" w:rsidP="00011096">
            <w:pPr>
              <w:pStyle w:val="XML6"/>
              <w:rPr>
                <w:del w:id="15786" w:author="Thomas Dietz" w:date="2012-08-08T14:26:00Z"/>
              </w:rPr>
            </w:pPr>
            <w:del w:id="15787" w:author="Thomas Dietz" w:date="2012-08-08T14:26:00Z">
              <w:r w:rsidRPr="009F1B7D" w:rsidDel="004238F6">
                <w:delText>&lt;xs:element name="current-rate" type="xs:unsignedLong"/&gt;</w:delText>
              </w:r>
            </w:del>
          </w:p>
          <w:p w14:paraId="595237B0" w14:textId="49D85D43" w:rsidR="00C31DBC" w:rsidRPr="009F1B7D" w:rsidDel="004238F6" w:rsidRDefault="00C31DBC" w:rsidP="00011096">
            <w:pPr>
              <w:pStyle w:val="XML6"/>
              <w:rPr>
                <w:del w:id="15788" w:author="Thomas Dietz" w:date="2012-08-08T14:26:00Z"/>
              </w:rPr>
            </w:pPr>
            <w:del w:id="15789" w:author="Thomas Dietz" w:date="2012-08-08T14:26:00Z">
              <w:r w:rsidRPr="009F1B7D" w:rsidDel="004238F6">
                <w:delText>&lt;xs:element name="max-rate" type="xs:unsignedLong"/&gt;</w:delText>
              </w:r>
            </w:del>
          </w:p>
          <w:p w14:paraId="422F3E98" w14:textId="74A979A7" w:rsidR="00C31DBC" w:rsidRPr="009F1B7D" w:rsidDel="004238F6" w:rsidRDefault="00C31DBC" w:rsidP="00011096">
            <w:pPr>
              <w:pStyle w:val="XML6"/>
              <w:rPr>
                <w:del w:id="15790" w:author="Thomas Dietz" w:date="2012-08-08T14:26:00Z"/>
              </w:rPr>
            </w:pPr>
            <w:del w:id="15791" w:author="Thomas Dietz" w:date="2012-08-08T14:26:00Z">
              <w:r w:rsidRPr="009F1B7D" w:rsidDel="004238F6">
                <w:delText>&lt;xs:element name="configuration" type="OFPortConfigurationType"/&gt;</w:delText>
              </w:r>
            </w:del>
          </w:p>
          <w:p w14:paraId="29811706" w14:textId="1AF12FA4" w:rsidR="00C31DBC" w:rsidRPr="009F1B7D" w:rsidDel="004238F6" w:rsidRDefault="00C31DBC" w:rsidP="00011096">
            <w:pPr>
              <w:pStyle w:val="XML6"/>
              <w:rPr>
                <w:del w:id="15792" w:author="Thomas Dietz" w:date="2012-08-08T14:26:00Z"/>
              </w:rPr>
            </w:pPr>
            <w:del w:id="15793" w:author="Thomas Dietz" w:date="2012-08-08T14:26:00Z">
              <w:r w:rsidRPr="009F1B7D" w:rsidDel="004238F6">
                <w:delText>&lt;xs:element name="state" type="OFPortStateType"/&gt;</w:delText>
              </w:r>
            </w:del>
          </w:p>
          <w:p w14:paraId="585D17CC" w14:textId="4A7662C3" w:rsidR="00C31DBC" w:rsidRPr="009F1B7D" w:rsidDel="004238F6" w:rsidRDefault="00C31DBC" w:rsidP="00011096">
            <w:pPr>
              <w:pStyle w:val="XML6"/>
              <w:rPr>
                <w:del w:id="15794" w:author="Thomas Dietz" w:date="2012-08-08T14:26:00Z"/>
              </w:rPr>
            </w:pPr>
            <w:del w:id="15795" w:author="Thomas Dietz" w:date="2012-08-08T14:26:00Z">
              <w:r w:rsidRPr="009F1B7D" w:rsidDel="004238F6">
                <w:delText>&lt;xs:element name="features" type="OFPortFeatureMasterList"/&gt;</w:delText>
              </w:r>
            </w:del>
          </w:p>
          <w:p w14:paraId="0666C60E" w14:textId="35AFE6A1" w:rsidR="00C31DBC" w:rsidRPr="009F1B7D" w:rsidDel="004238F6" w:rsidRDefault="00C31DBC" w:rsidP="00011096">
            <w:pPr>
              <w:pStyle w:val="XML5"/>
              <w:rPr>
                <w:del w:id="15796" w:author="Thomas Dietz" w:date="2012-08-08T14:26:00Z"/>
              </w:rPr>
            </w:pPr>
            <w:del w:id="15797" w:author="Thomas Dietz" w:date="2012-08-08T14:26:00Z">
              <w:r w:rsidRPr="009F1B7D" w:rsidDel="004238F6">
                <w:delText>&lt;/xs:sequence&gt;</w:delText>
              </w:r>
            </w:del>
          </w:p>
          <w:p w14:paraId="2FC8AB81" w14:textId="1399242A" w:rsidR="00C31DBC" w:rsidRPr="009F1B7D" w:rsidDel="004238F6" w:rsidRDefault="00C31DBC" w:rsidP="00011096">
            <w:pPr>
              <w:pStyle w:val="XML4"/>
              <w:rPr>
                <w:del w:id="15798" w:author="Thomas Dietz" w:date="2012-08-08T14:26:00Z"/>
              </w:rPr>
            </w:pPr>
            <w:del w:id="15799" w:author="Thomas Dietz" w:date="2012-08-08T14:26:00Z">
              <w:r w:rsidRPr="009F1B7D" w:rsidDel="004238F6">
                <w:delText>&lt;/xs:extension&gt;</w:delText>
              </w:r>
            </w:del>
          </w:p>
          <w:p w14:paraId="406831FB" w14:textId="1BEAA4AC" w:rsidR="00C31DBC" w:rsidRPr="009F1B7D" w:rsidDel="004238F6" w:rsidRDefault="00C31DBC" w:rsidP="00011096">
            <w:pPr>
              <w:pStyle w:val="XML3"/>
              <w:rPr>
                <w:del w:id="15800" w:author="Thomas Dietz" w:date="2012-08-08T14:26:00Z"/>
              </w:rPr>
            </w:pPr>
            <w:del w:id="15801" w:author="Thomas Dietz" w:date="2012-08-08T14:26:00Z">
              <w:r w:rsidRPr="009F1B7D" w:rsidDel="004238F6">
                <w:delText>&lt;/xs:complexContent&gt;</w:delText>
              </w:r>
            </w:del>
          </w:p>
          <w:p w14:paraId="785233E9" w14:textId="2FAFD0B5" w:rsidR="00C31DBC" w:rsidRPr="009F1B7D" w:rsidDel="004238F6" w:rsidRDefault="00C31DBC" w:rsidP="00011096">
            <w:pPr>
              <w:pStyle w:val="XML2"/>
              <w:rPr>
                <w:del w:id="15802" w:author="Thomas Dietz" w:date="2012-08-08T14:26:00Z"/>
              </w:rPr>
            </w:pPr>
            <w:del w:id="15803" w:author="Thomas Dietz" w:date="2012-08-08T14:26:00Z">
              <w:r w:rsidRPr="009F1B7D" w:rsidDel="004238F6">
                <w:delText>&lt;/xs:complexType&gt;</w:delText>
              </w:r>
            </w:del>
          </w:p>
          <w:p w14:paraId="049E67A9" w14:textId="06E66A5A" w:rsidR="00C31DBC" w:rsidRPr="009F1B7D" w:rsidDel="004238F6" w:rsidRDefault="00C31DBC" w:rsidP="00011096">
            <w:pPr>
              <w:pStyle w:val="XML2"/>
              <w:rPr>
                <w:del w:id="15804" w:author="Thomas Dietz" w:date="2012-08-08T14:26:00Z"/>
              </w:rPr>
            </w:pPr>
          </w:p>
          <w:p w14:paraId="4BFB752B" w14:textId="742150CF" w:rsidR="00C31DBC" w:rsidRPr="009F1B7D" w:rsidDel="004238F6" w:rsidRDefault="00C31DBC" w:rsidP="00011096">
            <w:pPr>
              <w:pStyle w:val="XML2"/>
              <w:rPr>
                <w:del w:id="15805" w:author="Thomas Dietz" w:date="2012-08-08T14:26:00Z"/>
              </w:rPr>
            </w:pPr>
            <w:del w:id="15806" w:author="Thomas Dietz" w:date="2012-08-08T14:26:00Z">
              <w:r w:rsidRPr="009F1B7D" w:rsidDel="004238F6">
                <w:delText>&lt;xs:complexType name="OFPortFeatureMasterList"&gt;</w:delText>
              </w:r>
            </w:del>
          </w:p>
          <w:p w14:paraId="08CAC3FF" w14:textId="76E7FAFE" w:rsidR="00C31DBC" w:rsidRPr="009F1B7D" w:rsidDel="004238F6" w:rsidRDefault="00C31DBC" w:rsidP="00011096">
            <w:pPr>
              <w:pStyle w:val="XML3"/>
              <w:rPr>
                <w:del w:id="15807" w:author="Thomas Dietz" w:date="2012-08-08T14:26:00Z"/>
              </w:rPr>
            </w:pPr>
            <w:del w:id="15808" w:author="Thomas Dietz" w:date="2012-08-08T14:26:00Z">
              <w:r w:rsidRPr="009F1B7D" w:rsidDel="004238F6">
                <w:delText>&lt;xs:sequence&gt;</w:delText>
              </w:r>
            </w:del>
          </w:p>
          <w:p w14:paraId="65CDCB27" w14:textId="35936193" w:rsidR="00C31DBC" w:rsidRPr="009F1B7D" w:rsidDel="004238F6" w:rsidRDefault="00C31DBC" w:rsidP="00011096">
            <w:pPr>
              <w:pStyle w:val="XML4"/>
              <w:rPr>
                <w:del w:id="15809" w:author="Thomas Dietz" w:date="2012-08-08T14:26:00Z"/>
              </w:rPr>
            </w:pPr>
            <w:del w:id="15810" w:author="Thomas Dietz" w:date="2012-08-08T14:26:00Z">
              <w:r w:rsidRPr="009F1B7D" w:rsidDel="004238F6">
                <w:delText>&lt;xs:element name="current" type="OFPortCurrentFeatureListType"/&gt;</w:delText>
              </w:r>
            </w:del>
          </w:p>
          <w:p w14:paraId="22F775E1" w14:textId="5E4612B1" w:rsidR="00C31DBC" w:rsidRPr="009F1B7D" w:rsidDel="004238F6" w:rsidRDefault="00C31DBC" w:rsidP="00011096">
            <w:pPr>
              <w:pStyle w:val="XML4"/>
              <w:rPr>
                <w:del w:id="15811" w:author="Thomas Dietz" w:date="2012-08-08T14:26:00Z"/>
              </w:rPr>
            </w:pPr>
            <w:del w:id="15812" w:author="Thomas Dietz" w:date="2012-08-08T14:26:00Z">
              <w:r w:rsidRPr="009F1B7D" w:rsidDel="004238F6">
                <w:delText>&lt;xs:element name="advertised" type="OFPortOtherFeatureListType"/&gt;</w:delText>
              </w:r>
            </w:del>
          </w:p>
          <w:p w14:paraId="0A7202FF" w14:textId="6285DFD5" w:rsidR="00C31DBC" w:rsidRPr="009F1B7D" w:rsidDel="004238F6" w:rsidRDefault="00C31DBC" w:rsidP="00011096">
            <w:pPr>
              <w:pStyle w:val="XML4"/>
              <w:rPr>
                <w:del w:id="15813" w:author="Thomas Dietz" w:date="2012-08-08T14:26:00Z"/>
              </w:rPr>
            </w:pPr>
            <w:del w:id="15814" w:author="Thomas Dietz" w:date="2012-08-08T14:26:00Z">
              <w:r w:rsidRPr="009F1B7D" w:rsidDel="004238F6">
                <w:delText>&lt;xs:element name="supported" type="OFPortOtherFeatureListType"/&gt;</w:delText>
              </w:r>
            </w:del>
          </w:p>
          <w:p w14:paraId="52E9A456" w14:textId="31B4C537" w:rsidR="00C31DBC" w:rsidRPr="009F1B7D" w:rsidDel="004238F6" w:rsidRDefault="00C31DBC" w:rsidP="00011096">
            <w:pPr>
              <w:pStyle w:val="XML4"/>
              <w:rPr>
                <w:del w:id="15815" w:author="Thomas Dietz" w:date="2012-08-08T14:26:00Z"/>
              </w:rPr>
            </w:pPr>
            <w:del w:id="15816" w:author="Thomas Dietz" w:date="2012-08-08T14:26:00Z">
              <w:r w:rsidRPr="009F1B7D" w:rsidDel="004238F6">
                <w:delText xml:space="preserve">&lt;xs:element name="advertised-peer" </w:delText>
              </w:r>
            </w:del>
          </w:p>
          <w:p w14:paraId="68525DD1" w14:textId="063884A9" w:rsidR="00C31DBC" w:rsidRPr="009F1B7D" w:rsidDel="004238F6" w:rsidRDefault="00C31DBC" w:rsidP="00011096">
            <w:pPr>
              <w:pStyle w:val="XML9"/>
              <w:rPr>
                <w:del w:id="15817" w:author="Thomas Dietz" w:date="2012-08-08T14:26:00Z"/>
              </w:rPr>
            </w:pPr>
            <w:del w:id="15818" w:author="Thomas Dietz" w:date="2012-08-08T14:26:00Z">
              <w:r w:rsidRPr="009F1B7D" w:rsidDel="004238F6">
                <w:delText>type="OFPortOtherFeatureListType"/&gt;</w:delText>
              </w:r>
            </w:del>
          </w:p>
          <w:p w14:paraId="3AE60E51" w14:textId="3545C838" w:rsidR="00C31DBC" w:rsidRPr="009F1B7D" w:rsidDel="004238F6" w:rsidRDefault="00C31DBC" w:rsidP="00011096">
            <w:pPr>
              <w:pStyle w:val="XML3"/>
              <w:rPr>
                <w:del w:id="15819" w:author="Thomas Dietz" w:date="2012-08-08T14:26:00Z"/>
              </w:rPr>
            </w:pPr>
            <w:del w:id="15820" w:author="Thomas Dietz" w:date="2012-08-08T14:26:00Z">
              <w:r w:rsidRPr="009F1B7D" w:rsidDel="004238F6">
                <w:delText>&lt;/xs:sequence&gt;</w:delText>
              </w:r>
            </w:del>
          </w:p>
          <w:p w14:paraId="26C008C7" w14:textId="273E0419" w:rsidR="00C31DBC" w:rsidRPr="009F1B7D" w:rsidDel="004238F6" w:rsidRDefault="00C31DBC" w:rsidP="00011096">
            <w:pPr>
              <w:pStyle w:val="XML2"/>
              <w:rPr>
                <w:del w:id="15821" w:author="Thomas Dietz" w:date="2012-08-08T14:26:00Z"/>
              </w:rPr>
            </w:pPr>
            <w:del w:id="15822" w:author="Thomas Dietz" w:date="2012-08-08T14:26:00Z">
              <w:r w:rsidRPr="009F1B7D" w:rsidDel="004238F6">
                <w:delText>&lt;/xs:complexType&gt;</w:delText>
              </w:r>
            </w:del>
          </w:p>
          <w:p w14:paraId="301D7B7B" w14:textId="112FE836" w:rsidR="00C31DBC" w:rsidRPr="009F1B7D" w:rsidDel="004238F6" w:rsidRDefault="00C31DBC" w:rsidP="00011096">
            <w:pPr>
              <w:pStyle w:val="XML2"/>
              <w:rPr>
                <w:del w:id="15823" w:author="Thomas Dietz" w:date="2012-08-08T14:26:00Z"/>
              </w:rPr>
            </w:pPr>
          </w:p>
          <w:p w14:paraId="7616F892" w14:textId="7B663FBE" w:rsidR="00C31DBC" w:rsidRPr="009F1B7D" w:rsidDel="004238F6" w:rsidRDefault="00C31DBC" w:rsidP="00011096">
            <w:pPr>
              <w:pStyle w:val="XML2"/>
              <w:rPr>
                <w:del w:id="15824" w:author="Thomas Dietz" w:date="2012-08-08T14:26:00Z"/>
              </w:rPr>
            </w:pPr>
            <w:del w:id="15825" w:author="Thomas Dietz" w:date="2012-08-08T14:26:00Z">
              <w:r w:rsidRPr="009F1B7D" w:rsidDel="004238F6">
                <w:delText>&lt;xs:complexType name="OFPortConfigurationType"&gt;</w:delText>
              </w:r>
            </w:del>
          </w:p>
          <w:p w14:paraId="6A4ADF8A" w14:textId="01687483" w:rsidR="00C31DBC" w:rsidRPr="009F1B7D" w:rsidDel="004238F6" w:rsidRDefault="00C31DBC" w:rsidP="00011096">
            <w:pPr>
              <w:pStyle w:val="XML3"/>
              <w:rPr>
                <w:del w:id="15826" w:author="Thomas Dietz" w:date="2012-08-08T14:26:00Z"/>
              </w:rPr>
            </w:pPr>
            <w:del w:id="15827" w:author="Thomas Dietz" w:date="2012-08-08T14:26:00Z">
              <w:r w:rsidRPr="009F1B7D" w:rsidDel="004238F6">
                <w:delText>&lt;xs:sequence&gt;</w:delText>
              </w:r>
            </w:del>
          </w:p>
          <w:p w14:paraId="556E9D8E" w14:textId="36CA4785" w:rsidR="00C31DBC" w:rsidRPr="009F1B7D" w:rsidDel="004238F6" w:rsidRDefault="00C31DBC" w:rsidP="00011096">
            <w:pPr>
              <w:pStyle w:val="XML4"/>
              <w:rPr>
                <w:del w:id="15828" w:author="Thomas Dietz" w:date="2012-08-08T14:26:00Z"/>
              </w:rPr>
            </w:pPr>
            <w:del w:id="15829" w:author="Thomas Dietz" w:date="2012-08-08T14:26:00Z">
              <w:r w:rsidRPr="009F1B7D" w:rsidDel="004238F6">
                <w:delText>&lt;xs:element name="admin-state" type="OFPortStateOptionsType"/&gt;</w:delText>
              </w:r>
            </w:del>
          </w:p>
          <w:p w14:paraId="0F9F240F" w14:textId="2562E447" w:rsidR="00C31DBC" w:rsidRPr="009F1B7D" w:rsidDel="004238F6" w:rsidRDefault="00C31DBC" w:rsidP="00011096">
            <w:pPr>
              <w:pStyle w:val="XML4"/>
              <w:rPr>
                <w:del w:id="15830" w:author="Thomas Dietz" w:date="2012-08-08T14:26:00Z"/>
              </w:rPr>
            </w:pPr>
            <w:del w:id="15831" w:author="Thomas Dietz" w:date="2012-08-08T14:26:00Z">
              <w:r w:rsidRPr="009F1B7D" w:rsidDel="004238F6">
                <w:delText>&lt;xs:element name="no-receive" type="xs:boolean"/&gt;</w:delText>
              </w:r>
            </w:del>
          </w:p>
          <w:p w14:paraId="67371443" w14:textId="63943ACE" w:rsidR="00C31DBC" w:rsidRPr="009F1B7D" w:rsidDel="004238F6" w:rsidRDefault="00C31DBC" w:rsidP="00011096">
            <w:pPr>
              <w:pStyle w:val="XML4"/>
              <w:rPr>
                <w:del w:id="15832" w:author="Thomas Dietz" w:date="2012-08-08T14:26:00Z"/>
              </w:rPr>
            </w:pPr>
            <w:del w:id="15833" w:author="Thomas Dietz" w:date="2012-08-08T14:26:00Z">
              <w:r w:rsidRPr="009F1B7D" w:rsidDel="004238F6">
                <w:delText>&lt;xs:element name="no-forward" type="xs:boolean"/&gt;</w:delText>
              </w:r>
            </w:del>
          </w:p>
          <w:p w14:paraId="47112CC0" w14:textId="5CF65039" w:rsidR="00C31DBC" w:rsidRPr="009F1B7D" w:rsidDel="004238F6" w:rsidRDefault="00C31DBC" w:rsidP="00011096">
            <w:pPr>
              <w:pStyle w:val="XML4"/>
              <w:rPr>
                <w:del w:id="15834" w:author="Thomas Dietz" w:date="2012-08-08T14:26:00Z"/>
              </w:rPr>
            </w:pPr>
            <w:del w:id="15835" w:author="Thomas Dietz" w:date="2012-08-08T14:26:00Z">
              <w:r w:rsidRPr="009F1B7D" w:rsidDel="004238F6">
                <w:lastRenderedPageBreak/>
                <w:delText>&lt;xs:element name="no-packet-in" type="xs:boolean"/&gt;</w:delText>
              </w:r>
            </w:del>
          </w:p>
          <w:p w14:paraId="78EE967E" w14:textId="27CED288" w:rsidR="00C31DBC" w:rsidRPr="009F1B7D" w:rsidDel="004238F6" w:rsidRDefault="00C31DBC" w:rsidP="00011096">
            <w:pPr>
              <w:pStyle w:val="XML3"/>
              <w:rPr>
                <w:del w:id="15836" w:author="Thomas Dietz" w:date="2012-08-08T14:26:00Z"/>
              </w:rPr>
            </w:pPr>
            <w:del w:id="15837" w:author="Thomas Dietz" w:date="2012-08-08T14:26:00Z">
              <w:r w:rsidRPr="009F1B7D" w:rsidDel="004238F6">
                <w:delText>&lt;/xs:sequence&gt;</w:delText>
              </w:r>
            </w:del>
          </w:p>
          <w:p w14:paraId="74104A52" w14:textId="7FF9915F" w:rsidR="00C31DBC" w:rsidRPr="009F1B7D" w:rsidDel="004238F6" w:rsidRDefault="00C31DBC" w:rsidP="00011096">
            <w:pPr>
              <w:pStyle w:val="XML2"/>
              <w:rPr>
                <w:del w:id="15838" w:author="Thomas Dietz" w:date="2012-08-08T14:26:00Z"/>
              </w:rPr>
            </w:pPr>
            <w:del w:id="15839" w:author="Thomas Dietz" w:date="2012-08-08T14:26:00Z">
              <w:r w:rsidRPr="009F1B7D" w:rsidDel="004238F6">
                <w:delText>&lt;/xs:complexType&gt;</w:delText>
              </w:r>
            </w:del>
          </w:p>
          <w:p w14:paraId="30001105" w14:textId="244AF69B" w:rsidR="00C31DBC" w:rsidRPr="009F1B7D" w:rsidDel="004238F6" w:rsidRDefault="00C31DBC" w:rsidP="00011096">
            <w:pPr>
              <w:pStyle w:val="XML2"/>
              <w:rPr>
                <w:del w:id="15840" w:author="Thomas Dietz" w:date="2012-08-08T14:26:00Z"/>
              </w:rPr>
            </w:pPr>
          </w:p>
          <w:p w14:paraId="0D99AF95" w14:textId="2D0D2DA0" w:rsidR="00C31DBC" w:rsidRPr="009F1B7D" w:rsidDel="004238F6" w:rsidRDefault="00C31DBC" w:rsidP="00011096">
            <w:pPr>
              <w:pStyle w:val="XML2"/>
              <w:rPr>
                <w:del w:id="15841" w:author="Thomas Dietz" w:date="2012-08-08T14:26:00Z"/>
              </w:rPr>
            </w:pPr>
            <w:del w:id="15842" w:author="Thomas Dietz" w:date="2012-08-08T14:26:00Z">
              <w:r w:rsidRPr="009F1B7D" w:rsidDel="004238F6">
                <w:delText>&lt;xs:complexType name="OFPortStateType"&gt;</w:delText>
              </w:r>
            </w:del>
          </w:p>
          <w:p w14:paraId="5BF19489" w14:textId="771082B2" w:rsidR="00C31DBC" w:rsidRPr="009F1B7D" w:rsidDel="004238F6" w:rsidRDefault="00C31DBC" w:rsidP="00011096">
            <w:pPr>
              <w:pStyle w:val="XML3"/>
              <w:rPr>
                <w:del w:id="15843" w:author="Thomas Dietz" w:date="2012-08-08T14:26:00Z"/>
              </w:rPr>
            </w:pPr>
            <w:del w:id="15844" w:author="Thomas Dietz" w:date="2012-08-08T14:26:00Z">
              <w:r w:rsidRPr="009F1B7D" w:rsidDel="004238F6">
                <w:delText>&lt;xs:sequence&gt;</w:delText>
              </w:r>
            </w:del>
          </w:p>
          <w:p w14:paraId="5DDC2874" w14:textId="0651C15A" w:rsidR="00C31DBC" w:rsidRPr="009F1B7D" w:rsidDel="004238F6" w:rsidRDefault="00C31DBC" w:rsidP="00011096">
            <w:pPr>
              <w:pStyle w:val="XML4"/>
              <w:rPr>
                <w:del w:id="15845" w:author="Thomas Dietz" w:date="2012-08-08T14:26:00Z"/>
              </w:rPr>
            </w:pPr>
            <w:del w:id="15846" w:author="Thomas Dietz" w:date="2012-08-08T14:26:00Z">
              <w:r w:rsidRPr="009F1B7D" w:rsidDel="004238F6">
                <w:delText>&lt;xs:element name="oper-state" type="OFPortStateOptionsType"/&gt;</w:delText>
              </w:r>
            </w:del>
          </w:p>
          <w:p w14:paraId="6208DE6D" w14:textId="249E629A" w:rsidR="00C31DBC" w:rsidRPr="009F1B7D" w:rsidDel="004238F6" w:rsidRDefault="00C31DBC" w:rsidP="00011096">
            <w:pPr>
              <w:pStyle w:val="XML4"/>
              <w:rPr>
                <w:del w:id="15847" w:author="Thomas Dietz" w:date="2012-08-08T14:26:00Z"/>
              </w:rPr>
            </w:pPr>
            <w:del w:id="15848" w:author="Thomas Dietz" w:date="2012-08-08T14:26:00Z">
              <w:r w:rsidRPr="009F1B7D" w:rsidDel="004238F6">
                <w:delText>&lt;xs:element name="blocked" type="xs:boolean"/&gt;</w:delText>
              </w:r>
            </w:del>
          </w:p>
          <w:p w14:paraId="0949F835" w14:textId="165ABB61" w:rsidR="00C31DBC" w:rsidRPr="009F1B7D" w:rsidDel="004238F6" w:rsidRDefault="00C31DBC" w:rsidP="00011096">
            <w:pPr>
              <w:pStyle w:val="XML4"/>
              <w:rPr>
                <w:del w:id="15849" w:author="Thomas Dietz" w:date="2012-08-08T14:26:00Z"/>
              </w:rPr>
            </w:pPr>
            <w:del w:id="15850" w:author="Thomas Dietz" w:date="2012-08-08T14:26:00Z">
              <w:r w:rsidRPr="009F1B7D" w:rsidDel="004238F6">
                <w:delText>&lt;xs:element name="live" type="xs:boolean"/&gt;</w:delText>
              </w:r>
            </w:del>
          </w:p>
          <w:p w14:paraId="75C3BF59" w14:textId="0F0708B9" w:rsidR="00C31DBC" w:rsidRPr="009F1B7D" w:rsidDel="004238F6" w:rsidRDefault="00C31DBC" w:rsidP="00011096">
            <w:pPr>
              <w:pStyle w:val="XML3"/>
              <w:rPr>
                <w:del w:id="15851" w:author="Thomas Dietz" w:date="2012-08-08T14:26:00Z"/>
              </w:rPr>
            </w:pPr>
            <w:del w:id="15852" w:author="Thomas Dietz" w:date="2012-08-08T14:26:00Z">
              <w:r w:rsidRPr="009F1B7D" w:rsidDel="004238F6">
                <w:delText>&lt;/xs:sequence&gt;</w:delText>
              </w:r>
            </w:del>
          </w:p>
          <w:p w14:paraId="7190BF14" w14:textId="6E628E35" w:rsidR="00C31DBC" w:rsidRPr="009F1B7D" w:rsidDel="004238F6" w:rsidRDefault="00C31DBC" w:rsidP="00011096">
            <w:pPr>
              <w:pStyle w:val="XML2"/>
              <w:rPr>
                <w:del w:id="15853" w:author="Thomas Dietz" w:date="2012-08-08T14:26:00Z"/>
              </w:rPr>
            </w:pPr>
            <w:del w:id="15854" w:author="Thomas Dietz" w:date="2012-08-08T14:26:00Z">
              <w:r w:rsidRPr="009F1B7D" w:rsidDel="004238F6">
                <w:delText>&lt;/xs:complexType&gt;</w:delText>
              </w:r>
            </w:del>
          </w:p>
          <w:p w14:paraId="58FF44F2" w14:textId="55F68C67" w:rsidR="00C31DBC" w:rsidRPr="009F1B7D" w:rsidDel="004238F6" w:rsidRDefault="00C31DBC" w:rsidP="00011096">
            <w:pPr>
              <w:pStyle w:val="XML2"/>
              <w:rPr>
                <w:del w:id="15855" w:author="Thomas Dietz" w:date="2012-08-08T14:26:00Z"/>
              </w:rPr>
            </w:pPr>
          </w:p>
          <w:p w14:paraId="5404DA4B" w14:textId="1DDB7565" w:rsidR="00C31DBC" w:rsidRPr="009F1B7D" w:rsidDel="004238F6" w:rsidRDefault="00C31DBC" w:rsidP="00011096">
            <w:pPr>
              <w:pStyle w:val="XML2"/>
              <w:rPr>
                <w:del w:id="15856" w:author="Thomas Dietz" w:date="2012-08-08T14:26:00Z"/>
              </w:rPr>
            </w:pPr>
            <w:del w:id="15857" w:author="Thomas Dietz" w:date="2012-08-08T14:26:00Z">
              <w:r w:rsidRPr="009F1B7D" w:rsidDel="004238F6">
                <w:delText>&lt;xs:simpleType name="OFPortStateOptionsType"&gt;</w:delText>
              </w:r>
            </w:del>
          </w:p>
          <w:p w14:paraId="59375C0A" w14:textId="75955F83" w:rsidR="00C31DBC" w:rsidRPr="009F1B7D" w:rsidDel="004238F6" w:rsidRDefault="00C31DBC" w:rsidP="00011096">
            <w:pPr>
              <w:pStyle w:val="XML3"/>
              <w:rPr>
                <w:del w:id="15858" w:author="Thomas Dietz" w:date="2012-08-08T14:26:00Z"/>
              </w:rPr>
            </w:pPr>
            <w:del w:id="15859" w:author="Thomas Dietz" w:date="2012-08-08T14:26:00Z">
              <w:r w:rsidRPr="009F1B7D" w:rsidDel="004238F6">
                <w:delText>&lt;xs:restriction base="xs:string"&gt;</w:delText>
              </w:r>
            </w:del>
          </w:p>
          <w:p w14:paraId="3BD2E1F2" w14:textId="4795BA15" w:rsidR="00C31DBC" w:rsidRPr="009F1B7D" w:rsidDel="004238F6" w:rsidRDefault="00C31DBC" w:rsidP="00011096">
            <w:pPr>
              <w:pStyle w:val="XML4"/>
              <w:rPr>
                <w:del w:id="15860" w:author="Thomas Dietz" w:date="2012-08-08T14:26:00Z"/>
              </w:rPr>
            </w:pPr>
            <w:del w:id="15861" w:author="Thomas Dietz" w:date="2012-08-08T14:26:00Z">
              <w:r w:rsidRPr="009F1B7D" w:rsidDel="004238F6">
                <w:delText>&lt;xs:enumeration value="up"/&gt;</w:delText>
              </w:r>
            </w:del>
          </w:p>
          <w:p w14:paraId="2432D37D" w14:textId="55BD6DD9" w:rsidR="00C31DBC" w:rsidRPr="009F1B7D" w:rsidDel="004238F6" w:rsidRDefault="00C31DBC" w:rsidP="00011096">
            <w:pPr>
              <w:pStyle w:val="XML4"/>
              <w:rPr>
                <w:del w:id="15862" w:author="Thomas Dietz" w:date="2012-08-08T14:26:00Z"/>
              </w:rPr>
            </w:pPr>
            <w:del w:id="15863" w:author="Thomas Dietz" w:date="2012-08-08T14:26:00Z">
              <w:r w:rsidRPr="009F1B7D" w:rsidDel="004238F6">
                <w:delText>&lt;xs:enumeration value="down"/&gt;</w:delText>
              </w:r>
            </w:del>
          </w:p>
          <w:p w14:paraId="4CE81C54" w14:textId="38ABE669" w:rsidR="00C31DBC" w:rsidRPr="009F1B7D" w:rsidDel="004238F6" w:rsidRDefault="00C31DBC" w:rsidP="00011096">
            <w:pPr>
              <w:pStyle w:val="XML3"/>
              <w:rPr>
                <w:del w:id="15864" w:author="Thomas Dietz" w:date="2012-08-08T14:26:00Z"/>
              </w:rPr>
            </w:pPr>
            <w:del w:id="15865" w:author="Thomas Dietz" w:date="2012-08-08T14:26:00Z">
              <w:r w:rsidRPr="009F1B7D" w:rsidDel="004238F6">
                <w:delText>&lt;/xs:restriction&gt;</w:delText>
              </w:r>
            </w:del>
          </w:p>
          <w:p w14:paraId="7F93AC03" w14:textId="336FD81E" w:rsidR="00C31DBC" w:rsidRPr="009F1B7D" w:rsidDel="004238F6" w:rsidRDefault="00C31DBC" w:rsidP="00011096">
            <w:pPr>
              <w:pStyle w:val="XML2"/>
              <w:rPr>
                <w:del w:id="15866" w:author="Thomas Dietz" w:date="2012-08-08T14:26:00Z"/>
              </w:rPr>
            </w:pPr>
            <w:del w:id="15867" w:author="Thomas Dietz" w:date="2012-08-08T14:26:00Z">
              <w:r w:rsidRPr="009F1B7D" w:rsidDel="004238F6">
                <w:delText>&lt;/xs:simpleType&gt;</w:delText>
              </w:r>
            </w:del>
          </w:p>
          <w:p w14:paraId="5F3AE5B3" w14:textId="64C2CBCA" w:rsidR="00C31DBC" w:rsidRPr="009F1B7D" w:rsidDel="004238F6" w:rsidRDefault="00C31DBC" w:rsidP="00011096">
            <w:pPr>
              <w:pStyle w:val="XML2"/>
              <w:rPr>
                <w:del w:id="15868" w:author="Thomas Dietz" w:date="2012-08-08T14:26:00Z"/>
              </w:rPr>
            </w:pPr>
          </w:p>
          <w:p w14:paraId="718AF28B" w14:textId="46C1AD7C" w:rsidR="00C31DBC" w:rsidRPr="009F1B7D" w:rsidDel="004238F6" w:rsidRDefault="00C31DBC" w:rsidP="00011096">
            <w:pPr>
              <w:pStyle w:val="XML2"/>
              <w:rPr>
                <w:del w:id="15869" w:author="Thomas Dietz" w:date="2012-08-08T14:26:00Z"/>
              </w:rPr>
            </w:pPr>
            <w:del w:id="15870" w:author="Thomas Dietz" w:date="2012-08-08T14:26:00Z">
              <w:r w:rsidRPr="009F1B7D" w:rsidDel="004238F6">
                <w:delText>&lt;xs:complexType name="OFPortCurrentFeatureListType"&gt;</w:delText>
              </w:r>
            </w:del>
          </w:p>
          <w:p w14:paraId="7A87BBA0" w14:textId="3E053DA5" w:rsidR="00C31DBC" w:rsidRPr="009F1B7D" w:rsidDel="004238F6" w:rsidRDefault="00C31DBC" w:rsidP="00011096">
            <w:pPr>
              <w:pStyle w:val="XML3"/>
              <w:rPr>
                <w:del w:id="15871" w:author="Thomas Dietz" w:date="2012-08-08T14:26:00Z"/>
              </w:rPr>
            </w:pPr>
            <w:del w:id="15872" w:author="Thomas Dietz" w:date="2012-08-08T14:26:00Z">
              <w:r w:rsidRPr="009F1B7D" w:rsidDel="004238F6">
                <w:delText>&lt;xs:sequence&gt;</w:delText>
              </w:r>
            </w:del>
          </w:p>
          <w:p w14:paraId="4435D027" w14:textId="1F4A7083" w:rsidR="00C31DBC" w:rsidRPr="009F1B7D" w:rsidDel="004238F6" w:rsidRDefault="00C31DBC" w:rsidP="00011096">
            <w:pPr>
              <w:pStyle w:val="XML4"/>
              <w:rPr>
                <w:del w:id="15873" w:author="Thomas Dietz" w:date="2012-08-08T14:26:00Z"/>
              </w:rPr>
            </w:pPr>
            <w:del w:id="15874" w:author="Thomas Dietz" w:date="2012-08-08T14:26:00Z">
              <w:r w:rsidRPr="009F1B7D" w:rsidDel="004238F6">
                <w:delText>&lt;xs:element name="rate" type="OFPortRateType"/&gt;</w:delText>
              </w:r>
            </w:del>
          </w:p>
          <w:p w14:paraId="5F7F38B7" w14:textId="6962C195" w:rsidR="00C31DBC" w:rsidRPr="009F1B7D" w:rsidDel="004238F6" w:rsidRDefault="00C31DBC" w:rsidP="00011096">
            <w:pPr>
              <w:pStyle w:val="XML4"/>
              <w:rPr>
                <w:del w:id="15875" w:author="Thomas Dietz" w:date="2012-08-08T14:26:00Z"/>
              </w:rPr>
            </w:pPr>
            <w:del w:id="15876" w:author="Thomas Dietz" w:date="2012-08-08T14:26:00Z">
              <w:r w:rsidRPr="009F1B7D" w:rsidDel="004238F6">
                <w:delText>&lt;xs:element name="auto-negotiate" type="OFPortAutoNegotiateType"/&gt;</w:delText>
              </w:r>
            </w:del>
          </w:p>
          <w:p w14:paraId="2EAFA870" w14:textId="585FBEBA" w:rsidR="00C31DBC" w:rsidRPr="009F1B7D" w:rsidDel="004238F6" w:rsidRDefault="00C31DBC" w:rsidP="00011096">
            <w:pPr>
              <w:pStyle w:val="XML4"/>
              <w:rPr>
                <w:del w:id="15877" w:author="Thomas Dietz" w:date="2012-08-08T14:26:00Z"/>
              </w:rPr>
            </w:pPr>
            <w:del w:id="15878" w:author="Thomas Dietz" w:date="2012-08-08T14:26:00Z">
              <w:r w:rsidRPr="009F1B7D" w:rsidDel="004238F6">
                <w:delText>&lt;xs:element name="medium" type="OFPortMediumType"/&gt;</w:delText>
              </w:r>
            </w:del>
          </w:p>
          <w:p w14:paraId="23DD9001" w14:textId="5A00A31B" w:rsidR="00C31DBC" w:rsidRPr="009F1B7D" w:rsidDel="004238F6" w:rsidRDefault="00C31DBC" w:rsidP="00011096">
            <w:pPr>
              <w:pStyle w:val="XML4"/>
              <w:rPr>
                <w:del w:id="15879" w:author="Thomas Dietz" w:date="2012-08-08T14:26:00Z"/>
              </w:rPr>
            </w:pPr>
            <w:del w:id="15880" w:author="Thomas Dietz" w:date="2012-08-08T14:26:00Z">
              <w:r w:rsidRPr="009F1B7D" w:rsidDel="004238F6">
                <w:delText>&lt;xs:element name="pause" type="OFPortPauseType"/&gt;</w:delText>
              </w:r>
            </w:del>
          </w:p>
          <w:p w14:paraId="05EA3C80" w14:textId="35933625" w:rsidR="00C31DBC" w:rsidRPr="009F1B7D" w:rsidDel="004238F6" w:rsidRDefault="00C31DBC" w:rsidP="00011096">
            <w:pPr>
              <w:pStyle w:val="XML3"/>
              <w:rPr>
                <w:del w:id="15881" w:author="Thomas Dietz" w:date="2012-08-08T14:26:00Z"/>
              </w:rPr>
            </w:pPr>
            <w:del w:id="15882" w:author="Thomas Dietz" w:date="2012-08-08T14:26:00Z">
              <w:r w:rsidRPr="009F1B7D" w:rsidDel="004238F6">
                <w:delText>&lt;/xs:sequence&gt;</w:delText>
              </w:r>
            </w:del>
          </w:p>
          <w:p w14:paraId="061FAE94" w14:textId="34A7F94C" w:rsidR="00C31DBC" w:rsidRPr="009F1B7D" w:rsidDel="004238F6" w:rsidRDefault="00C31DBC" w:rsidP="00011096">
            <w:pPr>
              <w:pStyle w:val="XML2"/>
              <w:rPr>
                <w:del w:id="15883" w:author="Thomas Dietz" w:date="2012-08-08T14:26:00Z"/>
              </w:rPr>
            </w:pPr>
            <w:del w:id="15884" w:author="Thomas Dietz" w:date="2012-08-08T14:26:00Z">
              <w:r w:rsidRPr="009F1B7D" w:rsidDel="004238F6">
                <w:delText>&lt;/xs:complexType&gt;</w:delText>
              </w:r>
            </w:del>
          </w:p>
          <w:p w14:paraId="08792076" w14:textId="2B1399E0" w:rsidR="00C31DBC" w:rsidRPr="009F1B7D" w:rsidDel="004238F6" w:rsidRDefault="00C31DBC" w:rsidP="00011096">
            <w:pPr>
              <w:pStyle w:val="XML2"/>
              <w:rPr>
                <w:del w:id="15885" w:author="Thomas Dietz" w:date="2012-08-08T14:26:00Z"/>
              </w:rPr>
            </w:pPr>
          </w:p>
          <w:p w14:paraId="29DF074A" w14:textId="4B9FE407" w:rsidR="00C31DBC" w:rsidRPr="009F1B7D" w:rsidDel="004238F6" w:rsidRDefault="00C31DBC" w:rsidP="00011096">
            <w:pPr>
              <w:pStyle w:val="XML2"/>
              <w:rPr>
                <w:del w:id="15886" w:author="Thomas Dietz" w:date="2012-08-08T14:26:00Z"/>
              </w:rPr>
            </w:pPr>
            <w:del w:id="15887" w:author="Thomas Dietz" w:date="2012-08-08T14:26:00Z">
              <w:r w:rsidRPr="009F1B7D" w:rsidDel="004238F6">
                <w:delText>&lt;xs:complexType name="OFPortOtherFeatureListType"&gt;</w:delText>
              </w:r>
            </w:del>
          </w:p>
          <w:p w14:paraId="6C27731A" w14:textId="0A01528F" w:rsidR="00C31DBC" w:rsidRPr="009F1B7D" w:rsidDel="004238F6" w:rsidRDefault="00C31DBC" w:rsidP="00011096">
            <w:pPr>
              <w:pStyle w:val="XML3"/>
              <w:rPr>
                <w:del w:id="15888" w:author="Thomas Dietz" w:date="2012-08-08T14:26:00Z"/>
              </w:rPr>
            </w:pPr>
            <w:del w:id="15889" w:author="Thomas Dietz" w:date="2012-08-08T14:26:00Z">
              <w:r w:rsidRPr="009F1B7D" w:rsidDel="004238F6">
                <w:delText>&lt;xs:sequence&gt;</w:delText>
              </w:r>
            </w:del>
          </w:p>
          <w:p w14:paraId="4077A8C0" w14:textId="08E5B2D1" w:rsidR="00C31DBC" w:rsidRPr="009F1B7D" w:rsidDel="004238F6" w:rsidRDefault="00C31DBC" w:rsidP="00011096">
            <w:pPr>
              <w:pStyle w:val="XML4"/>
              <w:rPr>
                <w:del w:id="15890" w:author="Thomas Dietz" w:date="2012-08-08T14:26:00Z"/>
              </w:rPr>
            </w:pPr>
            <w:del w:id="15891" w:author="Thomas Dietz" w:date="2012-08-08T14:26:00Z">
              <w:r w:rsidRPr="009F1B7D" w:rsidDel="004238F6">
                <w:delText xml:space="preserve">&lt;xs:element name="rate" type="OFPortRateType" </w:delText>
              </w:r>
            </w:del>
          </w:p>
          <w:p w14:paraId="4991B4C7" w14:textId="63F678EE" w:rsidR="00C31DBC" w:rsidRPr="009F1B7D" w:rsidDel="004238F6" w:rsidRDefault="00C31DBC" w:rsidP="00011096">
            <w:pPr>
              <w:pStyle w:val="XML9"/>
              <w:rPr>
                <w:del w:id="15892" w:author="Thomas Dietz" w:date="2012-08-08T14:26:00Z"/>
              </w:rPr>
            </w:pPr>
            <w:del w:id="15893" w:author="Thomas Dietz" w:date="2012-08-08T14:26:00Z">
              <w:r w:rsidRPr="009F1B7D" w:rsidDel="004238F6">
                <w:delText>maxOccurs="unbounded"/&gt;</w:delText>
              </w:r>
            </w:del>
          </w:p>
          <w:p w14:paraId="75D106C3" w14:textId="2CE4EB32" w:rsidR="00C31DBC" w:rsidRPr="009F1B7D" w:rsidDel="004238F6" w:rsidRDefault="00C31DBC" w:rsidP="00011096">
            <w:pPr>
              <w:pStyle w:val="XML4"/>
              <w:rPr>
                <w:del w:id="15894" w:author="Thomas Dietz" w:date="2012-08-08T14:26:00Z"/>
              </w:rPr>
            </w:pPr>
            <w:del w:id="15895" w:author="Thomas Dietz" w:date="2012-08-08T14:26:00Z">
              <w:r w:rsidRPr="009F1B7D" w:rsidDel="004238F6">
                <w:delText>&lt;xs:element name="auto-negotiate" type="OFPortAutoNegotiateType"/&gt;</w:delText>
              </w:r>
            </w:del>
          </w:p>
          <w:p w14:paraId="6EFD6A30" w14:textId="0907E938" w:rsidR="00C31DBC" w:rsidRPr="009F1B7D" w:rsidDel="004238F6" w:rsidRDefault="00C31DBC" w:rsidP="00011096">
            <w:pPr>
              <w:pStyle w:val="XML4"/>
              <w:rPr>
                <w:del w:id="15896" w:author="Thomas Dietz" w:date="2012-08-08T14:26:00Z"/>
              </w:rPr>
            </w:pPr>
            <w:del w:id="15897" w:author="Thomas Dietz" w:date="2012-08-08T14:26:00Z">
              <w:r w:rsidRPr="009F1B7D" w:rsidDel="004238F6">
                <w:delText xml:space="preserve">&lt;xs:element name="medium" type="OFPortMediumType" </w:delText>
              </w:r>
            </w:del>
          </w:p>
          <w:p w14:paraId="0ADF9D51" w14:textId="577221DC" w:rsidR="00C31DBC" w:rsidRPr="009F1B7D" w:rsidDel="004238F6" w:rsidRDefault="00C31DBC" w:rsidP="00011096">
            <w:pPr>
              <w:pStyle w:val="XML9"/>
              <w:rPr>
                <w:del w:id="15898" w:author="Thomas Dietz" w:date="2012-08-08T14:26:00Z"/>
              </w:rPr>
            </w:pPr>
            <w:del w:id="15899" w:author="Thomas Dietz" w:date="2012-08-08T14:26:00Z">
              <w:r w:rsidRPr="009F1B7D" w:rsidDel="004238F6">
                <w:delText>maxOccurs="unbounded"/&gt;</w:delText>
              </w:r>
            </w:del>
          </w:p>
          <w:p w14:paraId="3FA2D2DD" w14:textId="74038E31" w:rsidR="00C31DBC" w:rsidRPr="009F1B7D" w:rsidDel="004238F6" w:rsidRDefault="00C31DBC" w:rsidP="00011096">
            <w:pPr>
              <w:pStyle w:val="XML4"/>
              <w:rPr>
                <w:del w:id="15900" w:author="Thomas Dietz" w:date="2012-08-08T14:26:00Z"/>
              </w:rPr>
            </w:pPr>
            <w:del w:id="15901" w:author="Thomas Dietz" w:date="2012-08-08T14:26:00Z">
              <w:r w:rsidRPr="009F1B7D" w:rsidDel="004238F6">
                <w:delText>&lt;xs:element name="pause" type="OFPortPauseType"/&gt;</w:delText>
              </w:r>
            </w:del>
          </w:p>
          <w:p w14:paraId="64804917" w14:textId="1F6F0A8C" w:rsidR="00C31DBC" w:rsidRPr="009F1B7D" w:rsidDel="004238F6" w:rsidRDefault="00C31DBC" w:rsidP="00011096">
            <w:pPr>
              <w:pStyle w:val="XML3"/>
              <w:rPr>
                <w:del w:id="15902" w:author="Thomas Dietz" w:date="2012-08-08T14:26:00Z"/>
              </w:rPr>
            </w:pPr>
            <w:del w:id="15903" w:author="Thomas Dietz" w:date="2012-08-08T14:26:00Z">
              <w:r w:rsidRPr="009F1B7D" w:rsidDel="004238F6">
                <w:delText>&lt;/xs:sequence&gt;</w:delText>
              </w:r>
            </w:del>
          </w:p>
          <w:p w14:paraId="2880EB45" w14:textId="153C1F19" w:rsidR="00C31DBC" w:rsidRPr="009F1B7D" w:rsidDel="004238F6" w:rsidRDefault="00C31DBC" w:rsidP="00011096">
            <w:pPr>
              <w:pStyle w:val="XML2"/>
              <w:rPr>
                <w:del w:id="15904" w:author="Thomas Dietz" w:date="2012-08-08T14:26:00Z"/>
              </w:rPr>
            </w:pPr>
            <w:del w:id="15905" w:author="Thomas Dietz" w:date="2012-08-08T14:26:00Z">
              <w:r w:rsidRPr="009F1B7D" w:rsidDel="004238F6">
                <w:delText>&lt;/xs:complexType&gt;</w:delText>
              </w:r>
            </w:del>
          </w:p>
          <w:p w14:paraId="74CE8FD4" w14:textId="3E81BB7B" w:rsidR="00C31DBC" w:rsidRPr="009F1B7D" w:rsidDel="004238F6" w:rsidRDefault="00C31DBC" w:rsidP="00011096">
            <w:pPr>
              <w:pStyle w:val="XML2"/>
              <w:rPr>
                <w:del w:id="15906" w:author="Thomas Dietz" w:date="2012-08-08T14:26:00Z"/>
              </w:rPr>
            </w:pPr>
          </w:p>
          <w:p w14:paraId="3370A915" w14:textId="7894D2CF" w:rsidR="00C31DBC" w:rsidRPr="009F1B7D" w:rsidDel="004238F6" w:rsidRDefault="00C31DBC" w:rsidP="00011096">
            <w:pPr>
              <w:pStyle w:val="XML2"/>
              <w:rPr>
                <w:del w:id="15907" w:author="Thomas Dietz" w:date="2012-08-08T14:26:00Z"/>
              </w:rPr>
            </w:pPr>
            <w:del w:id="15908" w:author="Thomas Dietz" w:date="2012-08-08T14:26:00Z">
              <w:r w:rsidRPr="009F1B7D" w:rsidDel="004238F6">
                <w:delText>&lt;xs:simpleType name="OFPortRateType"&gt;</w:delText>
              </w:r>
            </w:del>
          </w:p>
          <w:p w14:paraId="04136838" w14:textId="39CCB5D8" w:rsidR="00C31DBC" w:rsidRPr="009F1B7D" w:rsidDel="004238F6" w:rsidRDefault="00C31DBC" w:rsidP="00011096">
            <w:pPr>
              <w:pStyle w:val="XML3"/>
              <w:rPr>
                <w:del w:id="15909" w:author="Thomas Dietz" w:date="2012-08-08T14:26:00Z"/>
              </w:rPr>
            </w:pPr>
            <w:del w:id="15910" w:author="Thomas Dietz" w:date="2012-08-08T14:26:00Z">
              <w:r w:rsidRPr="009F1B7D" w:rsidDel="004238F6">
                <w:delText>&lt;xs:restriction base="xs:string"&gt;</w:delText>
              </w:r>
            </w:del>
          </w:p>
          <w:p w14:paraId="7791DACC" w14:textId="3F568A14" w:rsidR="00C31DBC" w:rsidRPr="009F1B7D" w:rsidDel="004238F6" w:rsidRDefault="00C31DBC" w:rsidP="00011096">
            <w:pPr>
              <w:pStyle w:val="XML4"/>
              <w:rPr>
                <w:del w:id="15911" w:author="Thomas Dietz" w:date="2012-08-08T14:26:00Z"/>
              </w:rPr>
            </w:pPr>
            <w:del w:id="15912" w:author="Thomas Dietz" w:date="2012-08-08T14:26:00Z">
              <w:r w:rsidRPr="009F1B7D" w:rsidDel="004238F6">
                <w:delText>&lt;xs:enumeration value="10Mb-HD"/&gt;</w:delText>
              </w:r>
            </w:del>
          </w:p>
          <w:p w14:paraId="3183B5A0" w14:textId="5BCF2FA8" w:rsidR="00C31DBC" w:rsidRPr="009F1B7D" w:rsidDel="004238F6" w:rsidRDefault="00C31DBC" w:rsidP="00011096">
            <w:pPr>
              <w:pStyle w:val="XML4"/>
              <w:rPr>
                <w:del w:id="15913" w:author="Thomas Dietz" w:date="2012-08-08T14:26:00Z"/>
              </w:rPr>
            </w:pPr>
            <w:del w:id="15914" w:author="Thomas Dietz" w:date="2012-08-08T14:26:00Z">
              <w:r w:rsidRPr="009F1B7D" w:rsidDel="004238F6">
                <w:delText>&lt;xs:enumeration value="10Mb-FD"/&gt;</w:delText>
              </w:r>
            </w:del>
          </w:p>
          <w:p w14:paraId="24DB9C29" w14:textId="3A7203FA" w:rsidR="00C31DBC" w:rsidRPr="009F1B7D" w:rsidDel="004238F6" w:rsidRDefault="00C31DBC" w:rsidP="00011096">
            <w:pPr>
              <w:pStyle w:val="XML4"/>
              <w:rPr>
                <w:del w:id="15915" w:author="Thomas Dietz" w:date="2012-08-08T14:26:00Z"/>
              </w:rPr>
            </w:pPr>
            <w:del w:id="15916" w:author="Thomas Dietz" w:date="2012-08-08T14:26:00Z">
              <w:r w:rsidRPr="009F1B7D" w:rsidDel="004238F6">
                <w:delText>&lt;xs:enumeration value="100Mb-HD"/&gt;</w:delText>
              </w:r>
            </w:del>
          </w:p>
          <w:p w14:paraId="18028CFD" w14:textId="3EBE2A73" w:rsidR="00C31DBC" w:rsidRPr="009F1B7D" w:rsidDel="004238F6" w:rsidRDefault="00C31DBC" w:rsidP="00011096">
            <w:pPr>
              <w:pStyle w:val="XML4"/>
              <w:rPr>
                <w:del w:id="15917" w:author="Thomas Dietz" w:date="2012-08-08T14:26:00Z"/>
              </w:rPr>
            </w:pPr>
            <w:del w:id="15918" w:author="Thomas Dietz" w:date="2012-08-08T14:26:00Z">
              <w:r w:rsidRPr="009F1B7D" w:rsidDel="004238F6">
                <w:delText>&lt;xs:enumeration value="100Mb-FD"/&gt;</w:delText>
              </w:r>
            </w:del>
          </w:p>
          <w:p w14:paraId="34E79350" w14:textId="6C114F65" w:rsidR="00C31DBC" w:rsidRPr="009F1B7D" w:rsidDel="004238F6" w:rsidRDefault="00C31DBC" w:rsidP="00011096">
            <w:pPr>
              <w:pStyle w:val="XML4"/>
              <w:rPr>
                <w:del w:id="15919" w:author="Thomas Dietz" w:date="2012-08-08T14:26:00Z"/>
              </w:rPr>
            </w:pPr>
            <w:del w:id="15920" w:author="Thomas Dietz" w:date="2012-08-08T14:26:00Z">
              <w:r w:rsidRPr="009F1B7D" w:rsidDel="004238F6">
                <w:delText>&lt;xs:enumeration value="1Gb-HD"/&gt;</w:delText>
              </w:r>
            </w:del>
          </w:p>
          <w:p w14:paraId="330B2FE4" w14:textId="2ED1583E" w:rsidR="00C31DBC" w:rsidRPr="009F1B7D" w:rsidDel="004238F6" w:rsidRDefault="00C31DBC" w:rsidP="00011096">
            <w:pPr>
              <w:pStyle w:val="XML4"/>
              <w:rPr>
                <w:del w:id="15921" w:author="Thomas Dietz" w:date="2012-08-08T14:26:00Z"/>
              </w:rPr>
            </w:pPr>
            <w:del w:id="15922" w:author="Thomas Dietz" w:date="2012-08-08T14:26:00Z">
              <w:r w:rsidRPr="009F1B7D" w:rsidDel="004238F6">
                <w:delText>&lt;xs:enumeration value="1Gb-FD"/&gt;</w:delText>
              </w:r>
            </w:del>
          </w:p>
          <w:p w14:paraId="4F3910C6" w14:textId="30EE4ED3" w:rsidR="00C31DBC" w:rsidRPr="009F1B7D" w:rsidDel="004238F6" w:rsidRDefault="00C31DBC" w:rsidP="00011096">
            <w:pPr>
              <w:pStyle w:val="XML4"/>
              <w:rPr>
                <w:del w:id="15923" w:author="Thomas Dietz" w:date="2012-08-08T14:26:00Z"/>
              </w:rPr>
            </w:pPr>
            <w:del w:id="15924" w:author="Thomas Dietz" w:date="2012-08-08T14:26:00Z">
              <w:r w:rsidRPr="009F1B7D" w:rsidDel="004238F6">
                <w:delText>&lt;xs:enumeration value="1 Tb"/&gt;</w:delText>
              </w:r>
            </w:del>
          </w:p>
          <w:p w14:paraId="5B4558B1" w14:textId="1F139D1B" w:rsidR="00C31DBC" w:rsidRPr="009F1B7D" w:rsidDel="004238F6" w:rsidRDefault="00C31DBC" w:rsidP="00011096">
            <w:pPr>
              <w:pStyle w:val="XML4"/>
              <w:rPr>
                <w:del w:id="15925" w:author="Thomas Dietz" w:date="2012-08-08T14:26:00Z"/>
              </w:rPr>
            </w:pPr>
            <w:del w:id="15926" w:author="Thomas Dietz" w:date="2012-08-08T14:26:00Z">
              <w:r w:rsidRPr="009F1B7D" w:rsidDel="004238F6">
                <w:delText>&lt;xs:enumeration value="Other"/&gt;</w:delText>
              </w:r>
            </w:del>
          </w:p>
          <w:p w14:paraId="0E685333" w14:textId="72A8153D" w:rsidR="00C31DBC" w:rsidRPr="009F1B7D" w:rsidDel="004238F6" w:rsidRDefault="00C31DBC" w:rsidP="00011096">
            <w:pPr>
              <w:pStyle w:val="XML3"/>
              <w:rPr>
                <w:del w:id="15927" w:author="Thomas Dietz" w:date="2012-08-08T14:26:00Z"/>
              </w:rPr>
            </w:pPr>
            <w:del w:id="15928" w:author="Thomas Dietz" w:date="2012-08-08T14:26:00Z">
              <w:r w:rsidRPr="009F1B7D" w:rsidDel="004238F6">
                <w:delText>&lt;/xs:restriction&gt;</w:delText>
              </w:r>
            </w:del>
          </w:p>
          <w:p w14:paraId="534C7749" w14:textId="0195EDF4" w:rsidR="00C31DBC" w:rsidRPr="009F1B7D" w:rsidDel="004238F6" w:rsidRDefault="00C31DBC" w:rsidP="00011096">
            <w:pPr>
              <w:pStyle w:val="XML2"/>
              <w:rPr>
                <w:del w:id="15929" w:author="Thomas Dietz" w:date="2012-08-08T14:26:00Z"/>
              </w:rPr>
            </w:pPr>
            <w:del w:id="15930" w:author="Thomas Dietz" w:date="2012-08-08T14:26:00Z">
              <w:r w:rsidRPr="009F1B7D" w:rsidDel="004238F6">
                <w:delText>&lt;/xs:simpleType&gt;</w:delText>
              </w:r>
            </w:del>
          </w:p>
          <w:p w14:paraId="3789085B" w14:textId="6FD65AF1" w:rsidR="00C31DBC" w:rsidRPr="009F1B7D" w:rsidDel="004238F6" w:rsidRDefault="00C31DBC" w:rsidP="00011096">
            <w:pPr>
              <w:pStyle w:val="XML2"/>
              <w:rPr>
                <w:del w:id="15931" w:author="Thomas Dietz" w:date="2012-08-08T14:26:00Z"/>
              </w:rPr>
            </w:pPr>
          </w:p>
          <w:p w14:paraId="1F1266EC" w14:textId="794ADC0F" w:rsidR="00C31DBC" w:rsidRPr="009F1B7D" w:rsidDel="004238F6" w:rsidRDefault="00C31DBC" w:rsidP="00011096">
            <w:pPr>
              <w:pStyle w:val="XML2"/>
              <w:rPr>
                <w:del w:id="15932" w:author="Thomas Dietz" w:date="2012-08-08T14:26:00Z"/>
              </w:rPr>
            </w:pPr>
            <w:del w:id="15933" w:author="Thomas Dietz" w:date="2012-08-08T14:26:00Z">
              <w:r w:rsidRPr="009F1B7D" w:rsidDel="004238F6">
                <w:delText>&lt;xs:simpleType name="OFPortAutoNegotiateType"&gt;</w:delText>
              </w:r>
            </w:del>
          </w:p>
          <w:p w14:paraId="200339BD" w14:textId="586A49C2" w:rsidR="00C31DBC" w:rsidRPr="009F1B7D" w:rsidDel="004238F6" w:rsidRDefault="00C31DBC" w:rsidP="00011096">
            <w:pPr>
              <w:pStyle w:val="XML3"/>
              <w:rPr>
                <w:del w:id="15934" w:author="Thomas Dietz" w:date="2012-08-08T14:26:00Z"/>
              </w:rPr>
            </w:pPr>
            <w:del w:id="15935" w:author="Thomas Dietz" w:date="2012-08-08T14:26:00Z">
              <w:r w:rsidRPr="009F1B7D" w:rsidDel="004238F6">
                <w:delText>&lt;xs:restriction base="xs:string"&gt;</w:delText>
              </w:r>
            </w:del>
          </w:p>
          <w:p w14:paraId="36CABE82" w14:textId="4E9978C8" w:rsidR="00C31DBC" w:rsidRPr="009F1B7D" w:rsidDel="004238F6" w:rsidRDefault="00C31DBC" w:rsidP="00011096">
            <w:pPr>
              <w:pStyle w:val="XML4"/>
              <w:rPr>
                <w:del w:id="15936" w:author="Thomas Dietz" w:date="2012-08-08T14:26:00Z"/>
              </w:rPr>
            </w:pPr>
            <w:del w:id="15937" w:author="Thomas Dietz" w:date="2012-08-08T14:26:00Z">
              <w:r w:rsidRPr="009F1B7D" w:rsidDel="004238F6">
                <w:delText>&lt;xs:enumeration value="enabled"/&gt;</w:delText>
              </w:r>
            </w:del>
          </w:p>
          <w:p w14:paraId="1AFB5992" w14:textId="640F07F5" w:rsidR="00C31DBC" w:rsidRPr="009F1B7D" w:rsidDel="004238F6" w:rsidRDefault="00C31DBC" w:rsidP="00011096">
            <w:pPr>
              <w:pStyle w:val="XML4"/>
              <w:rPr>
                <w:del w:id="15938" w:author="Thomas Dietz" w:date="2012-08-08T14:26:00Z"/>
              </w:rPr>
            </w:pPr>
            <w:del w:id="15939" w:author="Thomas Dietz" w:date="2012-08-08T14:26:00Z">
              <w:r w:rsidRPr="009F1B7D" w:rsidDel="004238F6">
                <w:delText>&lt;xs:enumeration value="disabled"/&gt;</w:delText>
              </w:r>
            </w:del>
          </w:p>
          <w:p w14:paraId="37A7EF6F" w14:textId="3A12AD4B" w:rsidR="00C31DBC" w:rsidRPr="009F1B7D" w:rsidDel="004238F6" w:rsidRDefault="00C31DBC" w:rsidP="00011096">
            <w:pPr>
              <w:pStyle w:val="XML3"/>
              <w:rPr>
                <w:del w:id="15940" w:author="Thomas Dietz" w:date="2012-08-08T14:26:00Z"/>
              </w:rPr>
            </w:pPr>
            <w:del w:id="15941" w:author="Thomas Dietz" w:date="2012-08-08T14:26:00Z">
              <w:r w:rsidRPr="009F1B7D" w:rsidDel="004238F6">
                <w:lastRenderedPageBreak/>
                <w:delText>&lt;/xs:restriction&gt;</w:delText>
              </w:r>
            </w:del>
          </w:p>
          <w:p w14:paraId="40995469" w14:textId="7C8EC2CC" w:rsidR="00C31DBC" w:rsidRPr="009F1B7D" w:rsidDel="004238F6" w:rsidRDefault="00C31DBC" w:rsidP="00011096">
            <w:pPr>
              <w:pStyle w:val="XML2"/>
              <w:rPr>
                <w:del w:id="15942" w:author="Thomas Dietz" w:date="2012-08-08T14:26:00Z"/>
              </w:rPr>
            </w:pPr>
            <w:del w:id="15943" w:author="Thomas Dietz" w:date="2012-08-08T14:26:00Z">
              <w:r w:rsidRPr="009F1B7D" w:rsidDel="004238F6">
                <w:delText>&lt;/xs:simpleType&gt;</w:delText>
              </w:r>
            </w:del>
          </w:p>
          <w:p w14:paraId="554806E0" w14:textId="0BD40AF7" w:rsidR="00C31DBC" w:rsidRPr="009F1B7D" w:rsidDel="004238F6" w:rsidRDefault="00C31DBC" w:rsidP="00011096">
            <w:pPr>
              <w:pStyle w:val="XML2"/>
              <w:rPr>
                <w:del w:id="15944" w:author="Thomas Dietz" w:date="2012-08-08T14:26:00Z"/>
              </w:rPr>
            </w:pPr>
          </w:p>
          <w:p w14:paraId="473CAB32" w14:textId="2B28B587" w:rsidR="00C31DBC" w:rsidRPr="009F1B7D" w:rsidDel="004238F6" w:rsidRDefault="00C31DBC" w:rsidP="00011096">
            <w:pPr>
              <w:pStyle w:val="XML2"/>
              <w:rPr>
                <w:del w:id="15945" w:author="Thomas Dietz" w:date="2012-08-08T14:26:00Z"/>
              </w:rPr>
            </w:pPr>
            <w:del w:id="15946" w:author="Thomas Dietz" w:date="2012-08-08T14:26:00Z">
              <w:r w:rsidRPr="009F1B7D" w:rsidDel="004238F6">
                <w:delText>&lt;xs:simpleType name="OFPortMediumType"&gt;</w:delText>
              </w:r>
            </w:del>
          </w:p>
          <w:p w14:paraId="7D80859C" w14:textId="5763B792" w:rsidR="00C31DBC" w:rsidRPr="009F1B7D" w:rsidDel="004238F6" w:rsidRDefault="00C31DBC" w:rsidP="00011096">
            <w:pPr>
              <w:pStyle w:val="XML3"/>
              <w:rPr>
                <w:del w:id="15947" w:author="Thomas Dietz" w:date="2012-08-08T14:26:00Z"/>
              </w:rPr>
            </w:pPr>
            <w:del w:id="15948" w:author="Thomas Dietz" w:date="2012-08-08T14:26:00Z">
              <w:r w:rsidRPr="009F1B7D" w:rsidDel="004238F6">
                <w:delText>&lt;xs:restriction base="xs:string"&gt;</w:delText>
              </w:r>
            </w:del>
          </w:p>
          <w:p w14:paraId="4692B9D1" w14:textId="6409FC2F" w:rsidR="00C31DBC" w:rsidRPr="009F1B7D" w:rsidDel="004238F6" w:rsidRDefault="00C31DBC" w:rsidP="00011096">
            <w:pPr>
              <w:pStyle w:val="XML4"/>
              <w:rPr>
                <w:del w:id="15949" w:author="Thomas Dietz" w:date="2012-08-08T14:26:00Z"/>
              </w:rPr>
            </w:pPr>
            <w:del w:id="15950" w:author="Thomas Dietz" w:date="2012-08-08T14:26:00Z">
              <w:r w:rsidRPr="009F1B7D" w:rsidDel="004238F6">
                <w:delText>&lt;xs:enumeration value="copper"/&gt;</w:delText>
              </w:r>
            </w:del>
          </w:p>
          <w:p w14:paraId="05EF626B" w14:textId="5521874C" w:rsidR="00C31DBC" w:rsidRPr="009F1B7D" w:rsidDel="004238F6" w:rsidRDefault="00C31DBC" w:rsidP="00011096">
            <w:pPr>
              <w:pStyle w:val="XML4"/>
              <w:rPr>
                <w:del w:id="15951" w:author="Thomas Dietz" w:date="2012-08-08T14:26:00Z"/>
              </w:rPr>
            </w:pPr>
            <w:del w:id="15952" w:author="Thomas Dietz" w:date="2012-08-08T14:26:00Z">
              <w:r w:rsidRPr="009F1B7D" w:rsidDel="004238F6">
                <w:delText>&lt;xs:enumeration value="fiber"/&gt;</w:delText>
              </w:r>
            </w:del>
          </w:p>
          <w:p w14:paraId="4B9F4E08" w14:textId="600BD203" w:rsidR="00C31DBC" w:rsidRPr="009F1B7D" w:rsidDel="004238F6" w:rsidRDefault="00C31DBC" w:rsidP="00011096">
            <w:pPr>
              <w:pStyle w:val="XML3"/>
              <w:rPr>
                <w:del w:id="15953" w:author="Thomas Dietz" w:date="2012-08-08T14:26:00Z"/>
              </w:rPr>
            </w:pPr>
            <w:del w:id="15954" w:author="Thomas Dietz" w:date="2012-08-08T14:26:00Z">
              <w:r w:rsidRPr="009F1B7D" w:rsidDel="004238F6">
                <w:delText>&lt;/xs:restriction&gt;</w:delText>
              </w:r>
            </w:del>
          </w:p>
          <w:p w14:paraId="3981545C" w14:textId="7C7EB4FC" w:rsidR="00C31DBC" w:rsidRPr="009F1B7D" w:rsidDel="004238F6" w:rsidRDefault="00C31DBC" w:rsidP="00011096">
            <w:pPr>
              <w:pStyle w:val="XML2"/>
              <w:rPr>
                <w:del w:id="15955" w:author="Thomas Dietz" w:date="2012-08-08T14:26:00Z"/>
              </w:rPr>
            </w:pPr>
            <w:del w:id="15956" w:author="Thomas Dietz" w:date="2012-08-08T14:26:00Z">
              <w:r w:rsidRPr="009F1B7D" w:rsidDel="004238F6">
                <w:delText>&lt;/xs:simpleType&gt;</w:delText>
              </w:r>
            </w:del>
          </w:p>
          <w:p w14:paraId="318E23E4" w14:textId="23F21445" w:rsidR="00C31DBC" w:rsidRPr="009F1B7D" w:rsidDel="004238F6" w:rsidRDefault="00C31DBC" w:rsidP="00011096">
            <w:pPr>
              <w:pStyle w:val="XML2"/>
              <w:rPr>
                <w:del w:id="15957" w:author="Thomas Dietz" w:date="2012-08-08T14:26:00Z"/>
              </w:rPr>
            </w:pPr>
          </w:p>
          <w:p w14:paraId="3503ACD5" w14:textId="3F0DD6EC" w:rsidR="00C31DBC" w:rsidRPr="009F1B7D" w:rsidDel="004238F6" w:rsidRDefault="00C31DBC" w:rsidP="00011096">
            <w:pPr>
              <w:pStyle w:val="XML2"/>
              <w:rPr>
                <w:del w:id="15958" w:author="Thomas Dietz" w:date="2012-08-08T14:26:00Z"/>
              </w:rPr>
            </w:pPr>
            <w:del w:id="15959" w:author="Thomas Dietz" w:date="2012-08-08T14:26:00Z">
              <w:r w:rsidRPr="009F1B7D" w:rsidDel="004238F6">
                <w:delText>&lt;xs:simpleType name="OFPortPauseType"&gt;</w:delText>
              </w:r>
            </w:del>
          </w:p>
          <w:p w14:paraId="690A3A66" w14:textId="06F696B7" w:rsidR="00C31DBC" w:rsidRPr="009F1B7D" w:rsidDel="004238F6" w:rsidRDefault="00C31DBC" w:rsidP="00011096">
            <w:pPr>
              <w:pStyle w:val="XML3"/>
              <w:rPr>
                <w:del w:id="15960" w:author="Thomas Dietz" w:date="2012-08-08T14:26:00Z"/>
              </w:rPr>
            </w:pPr>
            <w:del w:id="15961" w:author="Thomas Dietz" w:date="2012-08-08T14:26:00Z">
              <w:r w:rsidRPr="009F1B7D" w:rsidDel="004238F6">
                <w:delText>&lt;xs:restriction base="xs:string"&gt;</w:delText>
              </w:r>
            </w:del>
          </w:p>
          <w:p w14:paraId="486F3EC9" w14:textId="5CD804BE" w:rsidR="00C31DBC" w:rsidRPr="009F1B7D" w:rsidDel="004238F6" w:rsidRDefault="00C31DBC" w:rsidP="00011096">
            <w:pPr>
              <w:pStyle w:val="XML4"/>
              <w:rPr>
                <w:del w:id="15962" w:author="Thomas Dietz" w:date="2012-08-08T14:26:00Z"/>
              </w:rPr>
            </w:pPr>
            <w:del w:id="15963" w:author="Thomas Dietz" w:date="2012-08-08T14:26:00Z">
              <w:r w:rsidRPr="009F1B7D" w:rsidDel="004238F6">
                <w:delText>&lt;xs:enumeration value="unsupported"/&gt;</w:delText>
              </w:r>
            </w:del>
          </w:p>
          <w:p w14:paraId="6EC875CA" w14:textId="79560DA9" w:rsidR="00C31DBC" w:rsidRPr="009F1B7D" w:rsidDel="004238F6" w:rsidRDefault="00C31DBC" w:rsidP="00011096">
            <w:pPr>
              <w:pStyle w:val="XML4"/>
              <w:rPr>
                <w:del w:id="15964" w:author="Thomas Dietz" w:date="2012-08-08T14:26:00Z"/>
              </w:rPr>
            </w:pPr>
            <w:del w:id="15965" w:author="Thomas Dietz" w:date="2012-08-08T14:26:00Z">
              <w:r w:rsidRPr="009F1B7D" w:rsidDel="004238F6">
                <w:delText>&lt;xs:enumeration value="symmetric"/&gt;</w:delText>
              </w:r>
            </w:del>
          </w:p>
          <w:p w14:paraId="1B5BBF3F" w14:textId="24663F8B" w:rsidR="00C31DBC" w:rsidRPr="009F1B7D" w:rsidDel="004238F6" w:rsidRDefault="00C31DBC" w:rsidP="00011096">
            <w:pPr>
              <w:pStyle w:val="XML4"/>
              <w:rPr>
                <w:del w:id="15966" w:author="Thomas Dietz" w:date="2012-08-08T14:26:00Z"/>
              </w:rPr>
            </w:pPr>
            <w:del w:id="15967" w:author="Thomas Dietz" w:date="2012-08-08T14:26:00Z">
              <w:r w:rsidRPr="009F1B7D" w:rsidDel="004238F6">
                <w:delText>&lt;xs:enumeration value="asymmetric"/&gt;</w:delText>
              </w:r>
            </w:del>
          </w:p>
          <w:p w14:paraId="29C486EA" w14:textId="03A49394" w:rsidR="00C31DBC" w:rsidRPr="009F1B7D" w:rsidDel="004238F6" w:rsidRDefault="00C31DBC" w:rsidP="00011096">
            <w:pPr>
              <w:pStyle w:val="XML3"/>
              <w:rPr>
                <w:del w:id="15968" w:author="Thomas Dietz" w:date="2012-08-08T14:26:00Z"/>
              </w:rPr>
            </w:pPr>
            <w:del w:id="15969" w:author="Thomas Dietz" w:date="2012-08-08T14:26:00Z">
              <w:r w:rsidRPr="009F1B7D" w:rsidDel="004238F6">
                <w:delText>&lt;/xs:restriction&gt;</w:delText>
              </w:r>
            </w:del>
          </w:p>
          <w:p w14:paraId="73788D3B" w14:textId="2F44FFEC" w:rsidR="00C31DBC" w:rsidRPr="009F1B7D" w:rsidDel="004238F6" w:rsidRDefault="00C31DBC" w:rsidP="00011096">
            <w:pPr>
              <w:pStyle w:val="XML2"/>
              <w:rPr>
                <w:del w:id="15970" w:author="Thomas Dietz" w:date="2012-08-08T14:26:00Z"/>
              </w:rPr>
            </w:pPr>
            <w:del w:id="15971" w:author="Thomas Dietz" w:date="2012-08-08T14:26:00Z">
              <w:r w:rsidRPr="009F1B7D" w:rsidDel="004238F6">
                <w:delText>&lt;/xs:simpleType&gt;</w:delText>
              </w:r>
            </w:del>
          </w:p>
          <w:p w14:paraId="72CF028C" w14:textId="051ABE67" w:rsidR="00C31DBC" w:rsidRPr="009F1B7D" w:rsidDel="004238F6" w:rsidRDefault="00C31DBC" w:rsidP="00011096">
            <w:pPr>
              <w:pStyle w:val="XML3"/>
              <w:rPr>
                <w:del w:id="15972" w:author="Thomas Dietz" w:date="2012-08-08T14:26:00Z"/>
              </w:rPr>
            </w:pPr>
          </w:p>
          <w:p w14:paraId="0AA1A747" w14:textId="1D898C4F" w:rsidR="00C31DBC" w:rsidRPr="009F1B7D" w:rsidDel="004238F6" w:rsidRDefault="00C31DBC" w:rsidP="00011096">
            <w:pPr>
              <w:pStyle w:val="XML2"/>
              <w:rPr>
                <w:del w:id="15973" w:author="Thomas Dietz" w:date="2012-08-08T14:26:00Z"/>
              </w:rPr>
            </w:pPr>
            <w:del w:id="15974" w:author="Thomas Dietz" w:date="2012-08-08T14:26:00Z">
              <w:r w:rsidRPr="009F1B7D" w:rsidDel="004238F6">
                <w:delText>&lt;xs:complexType name="OFQueueType"&gt;</w:delText>
              </w:r>
            </w:del>
          </w:p>
          <w:p w14:paraId="769B105A" w14:textId="4ABA682A" w:rsidR="00C31DBC" w:rsidRPr="009F1B7D" w:rsidDel="004238F6" w:rsidRDefault="00C31DBC" w:rsidP="00011096">
            <w:pPr>
              <w:pStyle w:val="XML3"/>
              <w:rPr>
                <w:del w:id="15975" w:author="Thomas Dietz" w:date="2012-08-08T14:26:00Z"/>
              </w:rPr>
            </w:pPr>
            <w:del w:id="15976" w:author="Thomas Dietz" w:date="2012-08-08T14:26:00Z">
              <w:r w:rsidRPr="009F1B7D" w:rsidDel="004238F6">
                <w:delText>&lt;xs:complexContent&gt;</w:delText>
              </w:r>
            </w:del>
          </w:p>
          <w:p w14:paraId="35CF4A6D" w14:textId="2AB254C0" w:rsidR="00C31DBC" w:rsidRPr="009F1B7D" w:rsidDel="004238F6" w:rsidRDefault="00C31DBC" w:rsidP="00011096">
            <w:pPr>
              <w:pStyle w:val="XML4"/>
              <w:rPr>
                <w:del w:id="15977" w:author="Thomas Dietz" w:date="2012-08-08T14:26:00Z"/>
              </w:rPr>
            </w:pPr>
            <w:del w:id="15978" w:author="Thomas Dietz" w:date="2012-08-08T14:26:00Z">
              <w:r w:rsidRPr="009F1B7D" w:rsidDel="004238F6">
                <w:delText>&lt;xs:extension base="OFResourceType"&gt;</w:delText>
              </w:r>
            </w:del>
          </w:p>
          <w:p w14:paraId="6C6709A4" w14:textId="7BD6A3B8" w:rsidR="00C31DBC" w:rsidRPr="009F1B7D" w:rsidDel="004238F6" w:rsidRDefault="00C31DBC" w:rsidP="00011096">
            <w:pPr>
              <w:pStyle w:val="XML5"/>
              <w:rPr>
                <w:del w:id="15979" w:author="Thomas Dietz" w:date="2012-08-08T14:26:00Z"/>
              </w:rPr>
            </w:pPr>
            <w:del w:id="15980" w:author="Thomas Dietz" w:date="2012-08-08T14:26:00Z">
              <w:r w:rsidRPr="009F1B7D" w:rsidDel="004238F6">
                <w:delText>&lt;xs:sequence maxOccurs="1" minOccurs="1"&gt;</w:delText>
              </w:r>
            </w:del>
          </w:p>
          <w:p w14:paraId="47E9D4CF" w14:textId="4F5DEA61" w:rsidR="00C31DBC" w:rsidRPr="009F1B7D" w:rsidDel="004238F6" w:rsidRDefault="00C31DBC" w:rsidP="00011096">
            <w:pPr>
              <w:pStyle w:val="XML6"/>
              <w:rPr>
                <w:del w:id="15981" w:author="Thomas Dietz" w:date="2012-08-08T14:26:00Z"/>
              </w:rPr>
            </w:pPr>
            <w:del w:id="15982" w:author="Thomas Dietz" w:date="2012-08-08T14:26:00Z">
              <w:r w:rsidRPr="009F1B7D" w:rsidDel="004238F6">
                <w:delText>&lt;xs:element name="id" type="OFConfigID"&gt;</w:delText>
              </w:r>
            </w:del>
          </w:p>
          <w:p w14:paraId="7095E954" w14:textId="41EB79A9" w:rsidR="00C31DBC" w:rsidRPr="009F1B7D" w:rsidDel="004238F6" w:rsidRDefault="00C31DBC" w:rsidP="00011096">
            <w:pPr>
              <w:pStyle w:val="XML7"/>
              <w:rPr>
                <w:del w:id="15983" w:author="Thomas Dietz" w:date="2012-08-08T14:26:00Z"/>
              </w:rPr>
            </w:pPr>
            <w:del w:id="15984" w:author="Thomas Dietz" w:date="2012-08-08T14:26:00Z">
              <w:r w:rsidRPr="009F1B7D" w:rsidDel="004238F6">
                <w:delText>&lt;xs:annotation&gt;</w:delText>
              </w:r>
            </w:del>
          </w:p>
          <w:p w14:paraId="42253D71" w14:textId="390CB7A5" w:rsidR="00C31DBC" w:rsidRPr="009F1B7D" w:rsidDel="004238F6" w:rsidRDefault="00C31DBC" w:rsidP="00011096">
            <w:pPr>
              <w:pStyle w:val="XML8"/>
              <w:rPr>
                <w:del w:id="15985" w:author="Thomas Dietz" w:date="2012-08-08T14:26:00Z"/>
              </w:rPr>
            </w:pPr>
            <w:del w:id="15986" w:author="Thomas Dietz" w:date="2012-08-08T14:26:00Z">
              <w:r w:rsidRPr="009F1B7D" w:rsidDel="004238F6">
                <w:delText>&lt;xs:documentation&gt;An unique but locally arbitrary number that identifies a queue within the context of and OpenFlow Logical Switch and is persistent across reboots of the system.</w:delText>
              </w:r>
            </w:del>
          </w:p>
          <w:p w14:paraId="29B2F0B1" w14:textId="40376D45" w:rsidR="00C31DBC" w:rsidRPr="009F1B7D" w:rsidDel="004238F6" w:rsidRDefault="00C31DBC" w:rsidP="00011096">
            <w:pPr>
              <w:pStyle w:val="XML8"/>
              <w:rPr>
                <w:del w:id="15987" w:author="Thomas Dietz" w:date="2012-08-08T14:26:00Z"/>
              </w:rPr>
            </w:pPr>
            <w:del w:id="15988" w:author="Thomas Dietz" w:date="2012-08-08T14:26:00Z">
              <w:r w:rsidRPr="009F1B7D" w:rsidDel="004238F6">
                <w:delText>&lt;/xs:documentation&gt;</w:delText>
              </w:r>
            </w:del>
          </w:p>
          <w:p w14:paraId="50C88B92" w14:textId="0E3AF523" w:rsidR="00C31DBC" w:rsidRPr="009F1B7D" w:rsidDel="004238F6" w:rsidRDefault="00C31DBC" w:rsidP="00011096">
            <w:pPr>
              <w:pStyle w:val="XML7"/>
              <w:rPr>
                <w:del w:id="15989" w:author="Thomas Dietz" w:date="2012-08-08T14:26:00Z"/>
              </w:rPr>
            </w:pPr>
            <w:del w:id="15990" w:author="Thomas Dietz" w:date="2012-08-08T14:26:00Z">
              <w:r w:rsidRPr="009F1B7D" w:rsidDel="004238F6">
                <w:delText>&lt;/xs:annotation&gt;</w:delText>
              </w:r>
            </w:del>
          </w:p>
          <w:p w14:paraId="389F2EA4" w14:textId="19938642" w:rsidR="00C31DBC" w:rsidRPr="009F1B7D" w:rsidDel="004238F6" w:rsidRDefault="00C31DBC" w:rsidP="00011096">
            <w:pPr>
              <w:pStyle w:val="XML6"/>
              <w:rPr>
                <w:del w:id="15991" w:author="Thomas Dietz" w:date="2012-08-08T14:26:00Z"/>
              </w:rPr>
            </w:pPr>
            <w:del w:id="15992" w:author="Thomas Dietz" w:date="2012-08-08T14:26:00Z">
              <w:r w:rsidRPr="009F1B7D" w:rsidDel="004238F6">
                <w:delText>&lt;/xs:element&gt;</w:delText>
              </w:r>
            </w:del>
          </w:p>
          <w:p w14:paraId="4DCD11CF" w14:textId="48620393" w:rsidR="00C31DBC" w:rsidRPr="009F1B7D" w:rsidDel="004238F6" w:rsidRDefault="00C31DBC" w:rsidP="00011096">
            <w:pPr>
              <w:pStyle w:val="XML6"/>
              <w:rPr>
                <w:del w:id="15993" w:author="Thomas Dietz" w:date="2012-08-08T14:26:00Z"/>
              </w:rPr>
            </w:pPr>
            <w:del w:id="15994" w:author="Thomas Dietz" w:date="2012-08-08T14:26:00Z">
              <w:r w:rsidRPr="009F1B7D" w:rsidDel="004238F6">
                <w:delText>&lt;xs:element name="port" type="OFConfigID"&gt;</w:delText>
              </w:r>
            </w:del>
          </w:p>
          <w:p w14:paraId="4F310FEF" w14:textId="1483BAFB" w:rsidR="00C31DBC" w:rsidRPr="009F1B7D" w:rsidDel="004238F6" w:rsidRDefault="00C31DBC" w:rsidP="00011096">
            <w:pPr>
              <w:pStyle w:val="XML7"/>
              <w:rPr>
                <w:del w:id="15995" w:author="Thomas Dietz" w:date="2012-08-08T14:26:00Z"/>
              </w:rPr>
            </w:pPr>
            <w:del w:id="15996" w:author="Thomas Dietz" w:date="2012-08-08T14:26:00Z">
              <w:r w:rsidRPr="009F1B7D" w:rsidDel="004238F6">
                <w:delText>&lt;xs:annotation&gt;</w:delText>
              </w:r>
            </w:del>
          </w:p>
          <w:p w14:paraId="283D2695" w14:textId="68E96228" w:rsidR="00C31DBC" w:rsidRPr="009F1B7D" w:rsidDel="004238F6" w:rsidRDefault="00C31DBC" w:rsidP="00011096">
            <w:pPr>
              <w:pStyle w:val="XML8"/>
              <w:rPr>
                <w:del w:id="15997" w:author="Thomas Dietz" w:date="2012-08-08T14:26:00Z"/>
              </w:rPr>
            </w:pPr>
            <w:del w:id="15998" w:author="Thomas Dietz" w:date="2012-08-08T14:26:00Z">
              <w:r w:rsidRPr="009F1B7D" w:rsidDel="004238F6">
                <w:delText>&lt;xs:documentation&gt;Port in the context of the same Logical Switch which this Queue is associated with.</w:delText>
              </w:r>
            </w:del>
          </w:p>
          <w:p w14:paraId="4CFDE50A" w14:textId="0CD9DBCB" w:rsidR="00C31DBC" w:rsidRPr="009F1B7D" w:rsidDel="004238F6" w:rsidRDefault="00C31DBC" w:rsidP="00011096">
            <w:pPr>
              <w:pStyle w:val="XML8"/>
              <w:rPr>
                <w:del w:id="15999" w:author="Thomas Dietz" w:date="2012-08-08T14:26:00Z"/>
              </w:rPr>
            </w:pPr>
            <w:del w:id="16000" w:author="Thomas Dietz" w:date="2012-08-08T14:26:00Z">
              <w:r w:rsidRPr="009F1B7D" w:rsidDel="004238F6">
                <w:delText>&lt;/xs:documentation&gt;</w:delText>
              </w:r>
            </w:del>
          </w:p>
          <w:p w14:paraId="43489257" w14:textId="320FFE26" w:rsidR="00C31DBC" w:rsidRPr="009F1B7D" w:rsidDel="004238F6" w:rsidRDefault="00C31DBC" w:rsidP="00011096">
            <w:pPr>
              <w:pStyle w:val="XML7"/>
              <w:rPr>
                <w:del w:id="16001" w:author="Thomas Dietz" w:date="2012-08-08T14:26:00Z"/>
              </w:rPr>
            </w:pPr>
            <w:del w:id="16002" w:author="Thomas Dietz" w:date="2012-08-08T14:26:00Z">
              <w:r w:rsidRPr="009F1B7D" w:rsidDel="004238F6">
                <w:delText>&lt;/xs:annotation&gt;</w:delText>
              </w:r>
            </w:del>
          </w:p>
          <w:p w14:paraId="5222E80D" w14:textId="4F3CA843" w:rsidR="00C31DBC" w:rsidRPr="009F1B7D" w:rsidDel="004238F6" w:rsidRDefault="00C31DBC" w:rsidP="00011096">
            <w:pPr>
              <w:pStyle w:val="XML6"/>
              <w:rPr>
                <w:del w:id="16003" w:author="Thomas Dietz" w:date="2012-08-08T14:26:00Z"/>
              </w:rPr>
            </w:pPr>
            <w:del w:id="16004" w:author="Thomas Dietz" w:date="2012-08-08T14:26:00Z">
              <w:r w:rsidRPr="009F1B7D" w:rsidDel="004238F6">
                <w:delText>&lt;/xs:element&gt;</w:delText>
              </w:r>
            </w:del>
          </w:p>
          <w:p w14:paraId="202D0966" w14:textId="2ED0534A" w:rsidR="00C31DBC" w:rsidRPr="009F1B7D" w:rsidDel="004238F6" w:rsidRDefault="00C31DBC" w:rsidP="00011096">
            <w:pPr>
              <w:pStyle w:val="XML6"/>
              <w:rPr>
                <w:del w:id="16005" w:author="Thomas Dietz" w:date="2012-08-08T14:26:00Z"/>
              </w:rPr>
            </w:pPr>
            <w:del w:id="16006" w:author="Thomas Dietz" w:date="2012-08-08T14:26:00Z">
              <w:r w:rsidRPr="009F1B7D" w:rsidDel="004238F6">
                <w:delText>&lt;xs:element name="properties" type="OFQueuePropertiesType"&gt;</w:delText>
              </w:r>
            </w:del>
          </w:p>
          <w:p w14:paraId="7ACE5D40" w14:textId="7AD49713" w:rsidR="00C31DBC" w:rsidRPr="009F1B7D" w:rsidDel="004238F6" w:rsidRDefault="00C31DBC" w:rsidP="00011096">
            <w:pPr>
              <w:pStyle w:val="XML7"/>
              <w:rPr>
                <w:del w:id="16007" w:author="Thomas Dietz" w:date="2012-08-08T14:26:00Z"/>
              </w:rPr>
            </w:pPr>
            <w:del w:id="16008" w:author="Thomas Dietz" w:date="2012-08-08T14:26:00Z">
              <w:r w:rsidRPr="009F1B7D" w:rsidDel="004238F6">
                <w:delText>&lt;xs:annotation&gt;</w:delText>
              </w:r>
            </w:del>
          </w:p>
          <w:p w14:paraId="59DC603A" w14:textId="59038F3F" w:rsidR="00C31DBC" w:rsidRPr="009F1B7D" w:rsidDel="004238F6" w:rsidRDefault="00C31DBC" w:rsidP="00011096">
            <w:pPr>
              <w:pStyle w:val="XML8"/>
              <w:rPr>
                <w:del w:id="16009" w:author="Thomas Dietz" w:date="2012-08-08T14:26:00Z"/>
              </w:rPr>
            </w:pPr>
            <w:del w:id="16010" w:author="Thomas Dietz" w:date="2012-08-08T14:26:00Z">
              <w:r w:rsidRPr="009F1B7D" w:rsidDel="004238F6">
                <w:delText>&lt;xs:documentation&gt;Properties of the Queue.</w:delText>
              </w:r>
            </w:del>
          </w:p>
          <w:p w14:paraId="76647433" w14:textId="75B304B7" w:rsidR="00C31DBC" w:rsidRPr="009F1B7D" w:rsidDel="004238F6" w:rsidRDefault="00C31DBC" w:rsidP="00011096">
            <w:pPr>
              <w:pStyle w:val="XML8"/>
              <w:rPr>
                <w:del w:id="16011" w:author="Thomas Dietz" w:date="2012-08-08T14:26:00Z"/>
              </w:rPr>
            </w:pPr>
            <w:del w:id="16012" w:author="Thomas Dietz" w:date="2012-08-08T14:26:00Z">
              <w:r w:rsidRPr="009F1B7D" w:rsidDel="004238F6">
                <w:delText>&lt;/xs:documentation&gt;</w:delText>
              </w:r>
            </w:del>
          </w:p>
          <w:p w14:paraId="06CAAE49" w14:textId="069A3FC2" w:rsidR="00C31DBC" w:rsidRPr="009F1B7D" w:rsidDel="004238F6" w:rsidRDefault="00C31DBC" w:rsidP="00011096">
            <w:pPr>
              <w:pStyle w:val="XML7"/>
              <w:rPr>
                <w:del w:id="16013" w:author="Thomas Dietz" w:date="2012-08-08T14:26:00Z"/>
              </w:rPr>
            </w:pPr>
            <w:del w:id="16014" w:author="Thomas Dietz" w:date="2012-08-08T14:26:00Z">
              <w:r w:rsidRPr="009F1B7D" w:rsidDel="004238F6">
                <w:delText>&lt;/xs:annotation&gt;</w:delText>
              </w:r>
            </w:del>
          </w:p>
          <w:p w14:paraId="288CCD69" w14:textId="6567F45C" w:rsidR="00C31DBC" w:rsidRPr="009F1B7D" w:rsidDel="004238F6" w:rsidRDefault="00C31DBC" w:rsidP="00011096">
            <w:pPr>
              <w:pStyle w:val="XML6"/>
              <w:rPr>
                <w:del w:id="16015" w:author="Thomas Dietz" w:date="2012-08-08T14:26:00Z"/>
              </w:rPr>
            </w:pPr>
            <w:del w:id="16016" w:author="Thomas Dietz" w:date="2012-08-08T14:26:00Z">
              <w:r w:rsidRPr="009F1B7D" w:rsidDel="004238F6">
                <w:delText>&lt;/xs:element&gt;</w:delText>
              </w:r>
            </w:del>
          </w:p>
          <w:p w14:paraId="3CB0F309" w14:textId="5422AB35" w:rsidR="00C31DBC" w:rsidRPr="009F1B7D" w:rsidDel="004238F6" w:rsidRDefault="00C31DBC" w:rsidP="00011096">
            <w:pPr>
              <w:pStyle w:val="XML5"/>
              <w:rPr>
                <w:del w:id="16017" w:author="Thomas Dietz" w:date="2012-08-08T14:26:00Z"/>
              </w:rPr>
            </w:pPr>
            <w:del w:id="16018" w:author="Thomas Dietz" w:date="2012-08-08T14:26:00Z">
              <w:r w:rsidRPr="009F1B7D" w:rsidDel="004238F6">
                <w:delText>&lt;/xs:sequence&gt;</w:delText>
              </w:r>
            </w:del>
          </w:p>
          <w:p w14:paraId="6B687B74" w14:textId="43995381" w:rsidR="00C31DBC" w:rsidRPr="009F1B7D" w:rsidDel="004238F6" w:rsidRDefault="00C31DBC" w:rsidP="00011096">
            <w:pPr>
              <w:pStyle w:val="XML4"/>
              <w:rPr>
                <w:del w:id="16019" w:author="Thomas Dietz" w:date="2012-08-08T14:26:00Z"/>
              </w:rPr>
            </w:pPr>
            <w:del w:id="16020" w:author="Thomas Dietz" w:date="2012-08-08T14:26:00Z">
              <w:r w:rsidRPr="009F1B7D" w:rsidDel="004238F6">
                <w:delText>&lt;/xs:extension&gt;</w:delText>
              </w:r>
            </w:del>
          </w:p>
          <w:p w14:paraId="22551385" w14:textId="6EBD52EA" w:rsidR="00C31DBC" w:rsidRPr="009F1B7D" w:rsidDel="004238F6" w:rsidRDefault="00C31DBC" w:rsidP="00011096">
            <w:pPr>
              <w:pStyle w:val="XML3"/>
              <w:rPr>
                <w:del w:id="16021" w:author="Thomas Dietz" w:date="2012-08-08T14:26:00Z"/>
              </w:rPr>
            </w:pPr>
            <w:del w:id="16022" w:author="Thomas Dietz" w:date="2012-08-08T14:26:00Z">
              <w:r w:rsidRPr="009F1B7D" w:rsidDel="004238F6">
                <w:delText>&lt;/xs:complexContent&gt;</w:delText>
              </w:r>
            </w:del>
          </w:p>
          <w:p w14:paraId="34DA8AE4" w14:textId="026ECD52" w:rsidR="00C31DBC" w:rsidRPr="009F1B7D" w:rsidDel="004238F6" w:rsidRDefault="00C31DBC" w:rsidP="00011096">
            <w:pPr>
              <w:pStyle w:val="XML2"/>
              <w:rPr>
                <w:del w:id="16023" w:author="Thomas Dietz" w:date="2012-08-08T14:26:00Z"/>
              </w:rPr>
            </w:pPr>
            <w:del w:id="16024" w:author="Thomas Dietz" w:date="2012-08-08T14:26:00Z">
              <w:r w:rsidRPr="009F1B7D" w:rsidDel="004238F6">
                <w:delText>&lt;/xs:complexType&gt;</w:delText>
              </w:r>
            </w:del>
          </w:p>
          <w:p w14:paraId="3F0F21CC" w14:textId="6FC765EE" w:rsidR="00C31DBC" w:rsidRPr="009F1B7D" w:rsidDel="004238F6" w:rsidRDefault="00C31DBC" w:rsidP="00011096">
            <w:pPr>
              <w:pStyle w:val="XML2"/>
              <w:rPr>
                <w:del w:id="16025" w:author="Thomas Dietz" w:date="2012-08-08T14:26:00Z"/>
              </w:rPr>
            </w:pPr>
          </w:p>
          <w:p w14:paraId="42906833" w14:textId="04868708" w:rsidR="00C31DBC" w:rsidRPr="009F1B7D" w:rsidDel="004238F6" w:rsidRDefault="00C31DBC" w:rsidP="00011096">
            <w:pPr>
              <w:pStyle w:val="XML2"/>
              <w:rPr>
                <w:del w:id="16026" w:author="Thomas Dietz" w:date="2012-08-08T14:26:00Z"/>
              </w:rPr>
            </w:pPr>
            <w:del w:id="16027" w:author="Thomas Dietz" w:date="2012-08-08T14:26:00Z">
              <w:r w:rsidRPr="009F1B7D" w:rsidDel="004238F6">
                <w:delText>&lt;xs:complexType name="OFQueuePropertiesType"&gt;</w:delText>
              </w:r>
            </w:del>
          </w:p>
          <w:p w14:paraId="38FA453E" w14:textId="18746451" w:rsidR="00C31DBC" w:rsidRPr="009F1B7D" w:rsidDel="004238F6" w:rsidRDefault="00C31DBC" w:rsidP="00011096">
            <w:pPr>
              <w:pStyle w:val="XML3"/>
              <w:rPr>
                <w:del w:id="16028" w:author="Thomas Dietz" w:date="2012-08-08T14:26:00Z"/>
              </w:rPr>
            </w:pPr>
            <w:del w:id="16029" w:author="Thomas Dietz" w:date="2012-08-08T14:26:00Z">
              <w:r w:rsidRPr="009F1B7D" w:rsidDel="004238F6">
                <w:delText>&lt;xs:sequence&gt;</w:delText>
              </w:r>
            </w:del>
          </w:p>
          <w:p w14:paraId="743F37C2" w14:textId="644EA220" w:rsidR="00C31DBC" w:rsidRPr="009F1B7D" w:rsidDel="004238F6" w:rsidRDefault="00C31DBC" w:rsidP="00011096">
            <w:pPr>
              <w:pStyle w:val="XML4"/>
              <w:rPr>
                <w:del w:id="16030" w:author="Thomas Dietz" w:date="2012-08-08T14:26:00Z"/>
              </w:rPr>
            </w:pPr>
            <w:del w:id="16031" w:author="Thomas Dietz" w:date="2012-08-08T14:26:00Z">
              <w:r w:rsidRPr="009F1B7D" w:rsidDel="004238F6">
                <w:delText xml:space="preserve">&lt;xs:element name="min-rate" type="OFQueueMinRateType" </w:delText>
              </w:r>
            </w:del>
          </w:p>
          <w:p w14:paraId="384AFE52" w14:textId="3F9B8487" w:rsidR="00C31DBC" w:rsidRPr="009F1B7D" w:rsidDel="004238F6" w:rsidRDefault="00C31DBC" w:rsidP="00011096">
            <w:pPr>
              <w:pStyle w:val="XML9"/>
              <w:rPr>
                <w:del w:id="16032" w:author="Thomas Dietz" w:date="2012-08-08T14:26:00Z"/>
              </w:rPr>
            </w:pPr>
            <w:del w:id="16033" w:author="Thomas Dietz" w:date="2012-08-08T14:26:00Z">
              <w:r w:rsidRPr="009F1B7D" w:rsidDel="004238F6">
                <w:delText>maxOccurs="1"&gt;</w:delText>
              </w:r>
            </w:del>
          </w:p>
          <w:p w14:paraId="300B588C" w14:textId="1C663B87" w:rsidR="00C31DBC" w:rsidRPr="009F1B7D" w:rsidDel="004238F6" w:rsidRDefault="00C31DBC" w:rsidP="00011096">
            <w:pPr>
              <w:pStyle w:val="XML5"/>
              <w:rPr>
                <w:del w:id="16034" w:author="Thomas Dietz" w:date="2012-08-08T14:26:00Z"/>
              </w:rPr>
            </w:pPr>
            <w:del w:id="16035" w:author="Thomas Dietz" w:date="2012-08-08T14:26:00Z">
              <w:r w:rsidRPr="009F1B7D" w:rsidDel="004238F6">
                <w:delText>&lt;xs:annotation&gt;</w:delText>
              </w:r>
            </w:del>
          </w:p>
          <w:p w14:paraId="3E50B4A6" w14:textId="62AE1781" w:rsidR="00C31DBC" w:rsidRPr="009F1B7D" w:rsidDel="004238F6" w:rsidRDefault="00C31DBC" w:rsidP="00011096">
            <w:pPr>
              <w:pStyle w:val="XML6"/>
              <w:rPr>
                <w:del w:id="16036" w:author="Thomas Dietz" w:date="2012-08-08T14:26:00Z"/>
              </w:rPr>
            </w:pPr>
            <w:del w:id="16037" w:author="Thomas Dietz" w:date="2012-08-08T14:26:00Z">
              <w:r w:rsidRPr="009F1B7D" w:rsidDel="004238F6">
                <w:delText>&lt;xs:documentation&gt;The minimal rate that is reserved for this queue in 1/10 of a percent of the actual rate.</w:delText>
              </w:r>
            </w:del>
          </w:p>
          <w:p w14:paraId="392F0A37" w14:textId="6893C1D6" w:rsidR="00C31DBC" w:rsidRPr="009F1B7D" w:rsidDel="004238F6" w:rsidRDefault="00C31DBC" w:rsidP="00011096">
            <w:pPr>
              <w:pStyle w:val="XML6"/>
              <w:rPr>
                <w:del w:id="16038" w:author="Thomas Dietz" w:date="2012-08-08T14:26:00Z"/>
              </w:rPr>
            </w:pPr>
            <w:del w:id="16039" w:author="Thomas Dietz" w:date="2012-08-08T14:26:00Z">
              <w:r w:rsidRPr="009F1B7D" w:rsidDel="004238F6">
                <w:delText>&lt;/xs:documentation&gt;</w:delText>
              </w:r>
            </w:del>
          </w:p>
          <w:p w14:paraId="5CA7A583" w14:textId="56D3026B" w:rsidR="00C31DBC" w:rsidRPr="009F1B7D" w:rsidDel="004238F6" w:rsidRDefault="00C31DBC" w:rsidP="00011096">
            <w:pPr>
              <w:pStyle w:val="XML5"/>
              <w:rPr>
                <w:del w:id="16040" w:author="Thomas Dietz" w:date="2012-08-08T14:26:00Z"/>
              </w:rPr>
            </w:pPr>
            <w:del w:id="16041" w:author="Thomas Dietz" w:date="2012-08-08T14:26:00Z">
              <w:r w:rsidRPr="009F1B7D" w:rsidDel="004238F6">
                <w:lastRenderedPageBreak/>
                <w:delText>&lt;/xs:annotation&gt;</w:delText>
              </w:r>
            </w:del>
          </w:p>
          <w:p w14:paraId="26858203" w14:textId="336C605B" w:rsidR="00C31DBC" w:rsidRPr="009F1B7D" w:rsidDel="004238F6" w:rsidRDefault="00C31DBC" w:rsidP="00011096">
            <w:pPr>
              <w:pStyle w:val="XML4"/>
              <w:rPr>
                <w:del w:id="16042" w:author="Thomas Dietz" w:date="2012-08-08T14:26:00Z"/>
              </w:rPr>
            </w:pPr>
            <w:del w:id="16043" w:author="Thomas Dietz" w:date="2012-08-08T14:26:00Z">
              <w:r w:rsidRPr="009F1B7D" w:rsidDel="004238F6">
                <w:delText>&lt;/xs:element&gt;</w:delText>
              </w:r>
            </w:del>
          </w:p>
          <w:p w14:paraId="6AD96462" w14:textId="629E52B6" w:rsidR="00C31DBC" w:rsidRPr="009F1B7D" w:rsidDel="004238F6" w:rsidRDefault="00C31DBC" w:rsidP="00011096">
            <w:pPr>
              <w:pStyle w:val="XML4"/>
              <w:rPr>
                <w:del w:id="16044" w:author="Thomas Dietz" w:date="2012-08-08T14:26:00Z"/>
              </w:rPr>
            </w:pPr>
            <w:del w:id="16045" w:author="Thomas Dietz" w:date="2012-08-08T14:26:00Z">
              <w:r w:rsidRPr="009F1B7D" w:rsidDel="004238F6">
                <w:delText>&lt;xs:element name="max-rate" type="OFQueueMaxRateType"&gt;</w:delText>
              </w:r>
            </w:del>
          </w:p>
          <w:p w14:paraId="30ED05C1" w14:textId="6EFA4DDC" w:rsidR="00C31DBC" w:rsidRPr="009F1B7D" w:rsidDel="004238F6" w:rsidRDefault="00C31DBC" w:rsidP="00011096">
            <w:pPr>
              <w:pStyle w:val="XML5"/>
              <w:rPr>
                <w:del w:id="16046" w:author="Thomas Dietz" w:date="2012-08-08T14:26:00Z"/>
              </w:rPr>
            </w:pPr>
            <w:del w:id="16047" w:author="Thomas Dietz" w:date="2012-08-08T14:26:00Z">
              <w:r w:rsidRPr="009F1B7D" w:rsidDel="004238F6">
                <w:delText>&lt;xs:annotation&gt;</w:delText>
              </w:r>
            </w:del>
          </w:p>
          <w:p w14:paraId="10028439" w14:textId="0D6DB75D" w:rsidR="00C31DBC" w:rsidRPr="009F1B7D" w:rsidDel="004238F6" w:rsidRDefault="00C31DBC" w:rsidP="00011096">
            <w:pPr>
              <w:pStyle w:val="XML6"/>
              <w:rPr>
                <w:del w:id="16048" w:author="Thomas Dietz" w:date="2012-08-08T14:26:00Z"/>
              </w:rPr>
            </w:pPr>
            <w:del w:id="16049" w:author="Thomas Dietz" w:date="2012-08-08T14:26:00Z">
              <w:r w:rsidRPr="009F1B7D" w:rsidDel="004238F6">
                <w:delText>&lt;xs:documentation&gt;The maximum rate that is reserved for this queue in 1/10 of a percent of the actual rate.</w:delText>
              </w:r>
            </w:del>
          </w:p>
          <w:p w14:paraId="4B9740A5" w14:textId="7E85E75E" w:rsidR="00C31DBC" w:rsidRPr="009F1B7D" w:rsidDel="004238F6" w:rsidRDefault="00C31DBC" w:rsidP="00011096">
            <w:pPr>
              <w:pStyle w:val="XML6"/>
              <w:rPr>
                <w:del w:id="16050" w:author="Thomas Dietz" w:date="2012-08-08T14:26:00Z"/>
              </w:rPr>
            </w:pPr>
            <w:del w:id="16051" w:author="Thomas Dietz" w:date="2012-08-08T14:26:00Z">
              <w:r w:rsidRPr="009F1B7D" w:rsidDel="004238F6">
                <w:delText>&lt;/xs:documentation&gt;</w:delText>
              </w:r>
            </w:del>
          </w:p>
          <w:p w14:paraId="0497CDCA" w14:textId="0413B4C2" w:rsidR="00C31DBC" w:rsidRPr="009F1B7D" w:rsidDel="004238F6" w:rsidRDefault="00C31DBC" w:rsidP="00011096">
            <w:pPr>
              <w:pStyle w:val="XML5"/>
              <w:rPr>
                <w:del w:id="16052" w:author="Thomas Dietz" w:date="2012-08-08T14:26:00Z"/>
              </w:rPr>
            </w:pPr>
            <w:del w:id="16053" w:author="Thomas Dietz" w:date="2012-08-08T14:26:00Z">
              <w:r w:rsidRPr="009F1B7D" w:rsidDel="004238F6">
                <w:delText>&lt;/xs:annotation&gt;</w:delText>
              </w:r>
            </w:del>
          </w:p>
          <w:p w14:paraId="4EBE7BAC" w14:textId="376E4D85" w:rsidR="00C31DBC" w:rsidRPr="009F1B7D" w:rsidDel="004238F6" w:rsidRDefault="00C31DBC" w:rsidP="00011096">
            <w:pPr>
              <w:pStyle w:val="XML4"/>
              <w:rPr>
                <w:del w:id="16054" w:author="Thomas Dietz" w:date="2012-08-08T14:26:00Z"/>
              </w:rPr>
            </w:pPr>
            <w:del w:id="16055" w:author="Thomas Dietz" w:date="2012-08-08T14:26:00Z">
              <w:r w:rsidRPr="009F1B7D" w:rsidDel="004238F6">
                <w:delText>&lt;/xs:element&gt;</w:delText>
              </w:r>
            </w:del>
          </w:p>
          <w:p w14:paraId="7C9B65A6" w14:textId="3BF3BAA3" w:rsidR="00C31DBC" w:rsidRPr="009F1B7D" w:rsidDel="004238F6" w:rsidRDefault="00C31DBC" w:rsidP="00011096">
            <w:pPr>
              <w:pStyle w:val="XML4"/>
              <w:rPr>
                <w:del w:id="16056" w:author="Thomas Dietz" w:date="2012-08-08T14:26:00Z"/>
              </w:rPr>
            </w:pPr>
            <w:del w:id="16057" w:author="Thomas Dietz" w:date="2012-08-08T14:26:00Z">
              <w:r w:rsidRPr="009F1B7D" w:rsidDel="004238F6">
                <w:delText xml:space="preserve">&lt;xs:element maxOccurs="unbounded" name="experimenter" </w:delText>
              </w:r>
            </w:del>
          </w:p>
          <w:p w14:paraId="70978E48" w14:textId="47B06CD2" w:rsidR="00C31DBC" w:rsidRPr="009F1B7D" w:rsidDel="004238F6" w:rsidRDefault="00C31DBC" w:rsidP="00011096">
            <w:pPr>
              <w:pStyle w:val="XML9"/>
              <w:rPr>
                <w:del w:id="16058" w:author="Thomas Dietz" w:date="2012-08-08T14:26:00Z"/>
              </w:rPr>
            </w:pPr>
            <w:del w:id="16059" w:author="Thomas Dietz" w:date="2012-08-08T14:26:00Z">
              <w:r w:rsidRPr="009F1B7D" w:rsidDel="004238F6">
                <w:delText>type="xs:unsignedLong"&gt;</w:delText>
              </w:r>
            </w:del>
          </w:p>
          <w:p w14:paraId="013A5F77" w14:textId="2AA9C465" w:rsidR="00C31DBC" w:rsidRPr="009F1B7D" w:rsidDel="004238F6" w:rsidRDefault="00C31DBC" w:rsidP="00011096">
            <w:pPr>
              <w:pStyle w:val="XML5"/>
              <w:rPr>
                <w:del w:id="16060" w:author="Thomas Dietz" w:date="2012-08-08T14:26:00Z"/>
              </w:rPr>
            </w:pPr>
            <w:del w:id="16061" w:author="Thomas Dietz" w:date="2012-08-08T14:26:00Z">
              <w:r w:rsidRPr="009F1B7D" w:rsidDel="004238F6">
                <w:delText>&lt;xs:annotation&gt;</w:delText>
              </w:r>
            </w:del>
          </w:p>
          <w:p w14:paraId="376CFCB9" w14:textId="40ACCB03" w:rsidR="00C31DBC" w:rsidRPr="009F1B7D" w:rsidDel="004238F6" w:rsidRDefault="00C31DBC" w:rsidP="00011096">
            <w:pPr>
              <w:pStyle w:val="XML6"/>
              <w:rPr>
                <w:del w:id="16062" w:author="Thomas Dietz" w:date="2012-08-08T14:26:00Z"/>
              </w:rPr>
            </w:pPr>
            <w:del w:id="16063" w:author="Thomas Dietz" w:date="2012-08-08T14:26:00Z">
              <w:r w:rsidRPr="009F1B7D" w:rsidDel="004238F6">
                <w:delText>&lt;xs:documentation&gt;Experimental Properties&lt;/xs:documentation&gt;</w:delText>
              </w:r>
            </w:del>
          </w:p>
          <w:p w14:paraId="6B280A4A" w14:textId="38196CA6" w:rsidR="00C31DBC" w:rsidRPr="009F1B7D" w:rsidDel="004238F6" w:rsidRDefault="00C31DBC" w:rsidP="00011096">
            <w:pPr>
              <w:pStyle w:val="XML5"/>
              <w:rPr>
                <w:del w:id="16064" w:author="Thomas Dietz" w:date="2012-08-08T14:26:00Z"/>
              </w:rPr>
            </w:pPr>
            <w:del w:id="16065" w:author="Thomas Dietz" w:date="2012-08-08T14:26:00Z">
              <w:r w:rsidRPr="009F1B7D" w:rsidDel="004238F6">
                <w:delText>&lt;/xs:annotation&gt;</w:delText>
              </w:r>
            </w:del>
          </w:p>
          <w:p w14:paraId="7A1FB051" w14:textId="75D57DF5" w:rsidR="00C31DBC" w:rsidRPr="009F1B7D" w:rsidDel="004238F6" w:rsidRDefault="00C31DBC" w:rsidP="00011096">
            <w:pPr>
              <w:pStyle w:val="XML4"/>
              <w:rPr>
                <w:del w:id="16066" w:author="Thomas Dietz" w:date="2012-08-08T14:26:00Z"/>
              </w:rPr>
            </w:pPr>
            <w:del w:id="16067" w:author="Thomas Dietz" w:date="2012-08-08T14:26:00Z">
              <w:r w:rsidRPr="009F1B7D" w:rsidDel="004238F6">
                <w:delText>&lt;/xs:element&gt;</w:delText>
              </w:r>
            </w:del>
          </w:p>
          <w:p w14:paraId="2CBC01F2" w14:textId="3E7C0DF0" w:rsidR="00C31DBC" w:rsidRPr="009F1B7D" w:rsidDel="004238F6" w:rsidRDefault="00C31DBC" w:rsidP="00011096">
            <w:pPr>
              <w:pStyle w:val="XML3"/>
              <w:rPr>
                <w:del w:id="16068" w:author="Thomas Dietz" w:date="2012-08-08T14:26:00Z"/>
              </w:rPr>
            </w:pPr>
            <w:del w:id="16069" w:author="Thomas Dietz" w:date="2012-08-08T14:26:00Z">
              <w:r w:rsidRPr="009F1B7D" w:rsidDel="004238F6">
                <w:delText>&lt;/xs:sequence&gt;</w:delText>
              </w:r>
            </w:del>
          </w:p>
          <w:p w14:paraId="43A377C2" w14:textId="11DAAB36" w:rsidR="00C31DBC" w:rsidRPr="009F1B7D" w:rsidDel="004238F6" w:rsidRDefault="00C31DBC" w:rsidP="00011096">
            <w:pPr>
              <w:pStyle w:val="XML2"/>
              <w:rPr>
                <w:del w:id="16070" w:author="Thomas Dietz" w:date="2012-08-08T14:26:00Z"/>
              </w:rPr>
            </w:pPr>
            <w:del w:id="16071" w:author="Thomas Dietz" w:date="2012-08-08T14:26:00Z">
              <w:r w:rsidRPr="009F1B7D" w:rsidDel="004238F6">
                <w:delText>&lt;/xs:complexType&gt;</w:delText>
              </w:r>
            </w:del>
          </w:p>
          <w:p w14:paraId="713614F5" w14:textId="0CE6EEAB" w:rsidR="00C31DBC" w:rsidRPr="009F1B7D" w:rsidDel="004238F6" w:rsidRDefault="00C31DBC" w:rsidP="00011096">
            <w:pPr>
              <w:pStyle w:val="XML3"/>
              <w:rPr>
                <w:del w:id="16072" w:author="Thomas Dietz" w:date="2012-08-08T14:26:00Z"/>
              </w:rPr>
            </w:pPr>
          </w:p>
          <w:p w14:paraId="42CEDFC8" w14:textId="58A54D0C" w:rsidR="00C31DBC" w:rsidRPr="009F1B7D" w:rsidDel="004238F6" w:rsidRDefault="00C31DBC" w:rsidP="00011096">
            <w:pPr>
              <w:pStyle w:val="XML2"/>
              <w:rPr>
                <w:del w:id="16073" w:author="Thomas Dietz" w:date="2012-08-08T14:26:00Z"/>
              </w:rPr>
            </w:pPr>
            <w:del w:id="16074" w:author="Thomas Dietz" w:date="2012-08-08T14:26:00Z">
              <w:r w:rsidRPr="009F1B7D" w:rsidDel="004238F6">
                <w:delText>&lt;xs:simpleType name="OFQueueMinRateType"&gt;</w:delText>
              </w:r>
            </w:del>
          </w:p>
          <w:p w14:paraId="156BE156" w14:textId="345C65CD" w:rsidR="00C31DBC" w:rsidRPr="009F1B7D" w:rsidDel="004238F6" w:rsidRDefault="00C31DBC" w:rsidP="00011096">
            <w:pPr>
              <w:pStyle w:val="XML3"/>
              <w:rPr>
                <w:del w:id="16075" w:author="Thomas Dietz" w:date="2012-08-08T14:26:00Z"/>
              </w:rPr>
            </w:pPr>
            <w:del w:id="16076" w:author="Thomas Dietz" w:date="2012-08-08T14:26:00Z">
              <w:r w:rsidRPr="009F1B7D" w:rsidDel="004238F6">
                <w:delText>&lt;xs:restriction base="xs:integer"/&gt;</w:delText>
              </w:r>
            </w:del>
          </w:p>
          <w:p w14:paraId="66B0665F" w14:textId="1EFD2E03" w:rsidR="00C31DBC" w:rsidRPr="009F1B7D" w:rsidDel="004238F6" w:rsidRDefault="00C31DBC" w:rsidP="00011096">
            <w:pPr>
              <w:pStyle w:val="XML2"/>
              <w:rPr>
                <w:del w:id="16077" w:author="Thomas Dietz" w:date="2012-08-08T14:26:00Z"/>
              </w:rPr>
            </w:pPr>
            <w:del w:id="16078" w:author="Thomas Dietz" w:date="2012-08-08T14:26:00Z">
              <w:r w:rsidRPr="009F1B7D" w:rsidDel="004238F6">
                <w:delText>&lt;/xs:simpleType&gt;</w:delText>
              </w:r>
            </w:del>
          </w:p>
          <w:p w14:paraId="18544B51" w14:textId="7942FF2F" w:rsidR="00C31DBC" w:rsidRPr="009F1B7D" w:rsidDel="004238F6" w:rsidRDefault="00C31DBC" w:rsidP="00011096">
            <w:pPr>
              <w:pStyle w:val="XML3"/>
              <w:rPr>
                <w:del w:id="16079" w:author="Thomas Dietz" w:date="2012-08-08T14:26:00Z"/>
              </w:rPr>
            </w:pPr>
            <w:del w:id="16080" w:author="Thomas Dietz" w:date="2012-08-08T14:26:00Z">
              <w:r w:rsidRPr="009F1B7D" w:rsidDel="004238F6">
                <w:delText>&lt;xs:simpleType name="OFQueueMaxRateType"&gt;</w:delText>
              </w:r>
            </w:del>
          </w:p>
          <w:p w14:paraId="74DA1F1D" w14:textId="550A4C21" w:rsidR="00C31DBC" w:rsidRPr="009F1B7D" w:rsidDel="004238F6" w:rsidRDefault="00C31DBC" w:rsidP="00011096">
            <w:pPr>
              <w:pStyle w:val="XML3"/>
              <w:rPr>
                <w:del w:id="16081" w:author="Thomas Dietz" w:date="2012-08-08T14:26:00Z"/>
              </w:rPr>
            </w:pPr>
            <w:del w:id="16082" w:author="Thomas Dietz" w:date="2012-08-08T14:26:00Z">
              <w:r w:rsidRPr="009F1B7D" w:rsidDel="004238F6">
                <w:delText>&lt;xs:restriction base="xs:integer"/&gt;</w:delText>
              </w:r>
            </w:del>
          </w:p>
          <w:p w14:paraId="6EE8A0AE" w14:textId="295891C8" w:rsidR="00C31DBC" w:rsidDel="004238F6" w:rsidRDefault="00C31DBC" w:rsidP="00011096">
            <w:pPr>
              <w:pStyle w:val="XML2"/>
              <w:rPr>
                <w:del w:id="16083" w:author="Thomas Dietz" w:date="2012-08-08T14:26:00Z"/>
              </w:rPr>
            </w:pPr>
            <w:del w:id="16084" w:author="Thomas Dietz" w:date="2012-08-08T14:26:00Z">
              <w:r w:rsidRPr="009F1B7D" w:rsidDel="004238F6">
                <w:delText>&lt;/xs:simpleType&gt;</w:delText>
              </w:r>
            </w:del>
          </w:p>
          <w:p w14:paraId="2D1FA4A8" w14:textId="45DD76E1" w:rsidR="009D0278" w:rsidDel="004238F6" w:rsidRDefault="009D0278" w:rsidP="00011096">
            <w:pPr>
              <w:pStyle w:val="XML2"/>
              <w:rPr>
                <w:del w:id="16085" w:author="Thomas Dietz" w:date="2012-08-08T14:26:00Z"/>
              </w:rPr>
            </w:pPr>
          </w:p>
          <w:p w14:paraId="417AFDF2" w14:textId="166E3357" w:rsidR="009D0278" w:rsidRPr="009F1B7D" w:rsidDel="004238F6" w:rsidRDefault="009D0278" w:rsidP="00004328">
            <w:pPr>
              <w:pStyle w:val="XML2"/>
              <w:rPr>
                <w:del w:id="16086" w:author="Thomas Dietz" w:date="2012-08-08T14:26:00Z"/>
              </w:rPr>
            </w:pPr>
            <w:del w:id="16087" w:author="Thomas Dietz" w:date="2012-08-08T14:26:00Z">
              <w:r w:rsidRPr="009F1B7D" w:rsidDel="004238F6">
                <w:delText>&lt;xs:complexType name="</w:delText>
              </w:r>
              <w:r w:rsidDel="004238F6">
                <w:delText>OFExternalCertificate</w:delText>
              </w:r>
              <w:r w:rsidR="00487636" w:rsidDel="004238F6">
                <w:delText>Type</w:delText>
              </w:r>
              <w:r w:rsidRPr="009F1B7D" w:rsidDel="004238F6">
                <w:delText>"&gt;</w:delText>
              </w:r>
            </w:del>
          </w:p>
          <w:p w14:paraId="266CF9DE" w14:textId="4DE925AB" w:rsidR="009D0278" w:rsidRPr="009F1B7D" w:rsidDel="004238F6" w:rsidRDefault="009D0278" w:rsidP="00004328">
            <w:pPr>
              <w:pStyle w:val="XML3"/>
              <w:rPr>
                <w:del w:id="16088" w:author="Thomas Dietz" w:date="2012-08-08T14:26:00Z"/>
              </w:rPr>
            </w:pPr>
            <w:del w:id="16089" w:author="Thomas Dietz" w:date="2012-08-08T14:26:00Z">
              <w:r w:rsidRPr="009F1B7D" w:rsidDel="004238F6">
                <w:delText>&lt;xs:complexContent&gt;</w:delText>
              </w:r>
            </w:del>
          </w:p>
          <w:p w14:paraId="3DBA8208" w14:textId="13F12305" w:rsidR="009D0278" w:rsidRPr="009F1B7D" w:rsidDel="004238F6" w:rsidRDefault="009D0278" w:rsidP="00004328">
            <w:pPr>
              <w:pStyle w:val="XML4"/>
              <w:rPr>
                <w:del w:id="16090" w:author="Thomas Dietz" w:date="2012-08-08T14:26:00Z"/>
              </w:rPr>
            </w:pPr>
            <w:del w:id="16091" w:author="Thomas Dietz" w:date="2012-08-08T14:26:00Z">
              <w:r w:rsidRPr="009F1B7D" w:rsidDel="004238F6">
                <w:delText>&lt;xs:extension base="OFResourceType"&gt;</w:delText>
              </w:r>
            </w:del>
          </w:p>
          <w:p w14:paraId="371B3237" w14:textId="100DCEC1" w:rsidR="009D0278" w:rsidRPr="009F1B7D" w:rsidDel="004238F6" w:rsidRDefault="009D0278" w:rsidP="00004328">
            <w:pPr>
              <w:pStyle w:val="XML5"/>
              <w:rPr>
                <w:del w:id="16092" w:author="Thomas Dietz" w:date="2012-08-08T14:26:00Z"/>
              </w:rPr>
            </w:pPr>
            <w:del w:id="16093" w:author="Thomas Dietz" w:date="2012-08-08T14:26:00Z">
              <w:r w:rsidRPr="009F1B7D" w:rsidDel="004238F6">
                <w:delText>&lt;x</w:delText>
              </w:r>
              <w:r w:rsidRPr="009D0278" w:rsidDel="004238F6">
                <w:delText>s</w:delText>
              </w:r>
              <w:r w:rsidRPr="009F1B7D" w:rsidDel="004238F6">
                <w:delText>:sequence maxOccurs="1" minOccurs="1"&gt;</w:delText>
              </w:r>
            </w:del>
          </w:p>
          <w:p w14:paraId="2962427F" w14:textId="0A1768EB" w:rsidR="009D0278" w:rsidRPr="009F1B7D" w:rsidDel="004238F6" w:rsidRDefault="009D0278" w:rsidP="00004328">
            <w:pPr>
              <w:pStyle w:val="XML6"/>
              <w:rPr>
                <w:del w:id="16094" w:author="Thomas Dietz" w:date="2012-08-08T14:26:00Z"/>
              </w:rPr>
            </w:pPr>
            <w:del w:id="16095" w:author="Thomas Dietz" w:date="2012-08-08T14:26:00Z">
              <w:r w:rsidRPr="009F1B7D" w:rsidDel="004238F6">
                <w:delText>&lt;xs:element name="</w:delText>
              </w:r>
              <w:r w:rsidDel="004238F6">
                <w:delText>certificate</w:delText>
              </w:r>
              <w:r w:rsidRPr="009F1B7D" w:rsidDel="004238F6">
                <w:delText xml:space="preserve">" </w:delText>
              </w:r>
            </w:del>
          </w:p>
          <w:p w14:paraId="399DC5CC" w14:textId="674A5863" w:rsidR="009D0278" w:rsidRPr="009F1B7D" w:rsidDel="004238F6" w:rsidRDefault="009D0278" w:rsidP="009D0278">
            <w:pPr>
              <w:pStyle w:val="XML9"/>
              <w:rPr>
                <w:del w:id="16096" w:author="Thomas Dietz" w:date="2012-08-08T14:26:00Z"/>
              </w:rPr>
            </w:pPr>
            <w:del w:id="16097"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74B9FDC5" w14:textId="395F63E6" w:rsidR="009D0278" w:rsidRPr="009F1B7D" w:rsidDel="004238F6" w:rsidRDefault="009D0278" w:rsidP="00004328">
            <w:pPr>
              <w:pStyle w:val="XML5"/>
              <w:rPr>
                <w:del w:id="16098" w:author="Thomas Dietz" w:date="2012-08-08T14:26:00Z"/>
              </w:rPr>
            </w:pPr>
            <w:del w:id="16099" w:author="Thomas Dietz" w:date="2012-08-08T14:26:00Z">
              <w:r w:rsidRPr="009F1B7D" w:rsidDel="004238F6">
                <w:delText>&lt;/xs:sequence&gt;</w:delText>
              </w:r>
            </w:del>
          </w:p>
          <w:p w14:paraId="1E496687" w14:textId="4107F08C" w:rsidR="009D0278" w:rsidRPr="009F1B7D" w:rsidDel="004238F6" w:rsidRDefault="009D0278" w:rsidP="00004328">
            <w:pPr>
              <w:pStyle w:val="XML4"/>
              <w:rPr>
                <w:del w:id="16100" w:author="Thomas Dietz" w:date="2012-08-08T14:26:00Z"/>
              </w:rPr>
            </w:pPr>
            <w:del w:id="16101" w:author="Thomas Dietz" w:date="2012-08-08T14:26:00Z">
              <w:r w:rsidRPr="009F1B7D" w:rsidDel="004238F6">
                <w:delText>&lt;/xs:extension&gt;</w:delText>
              </w:r>
            </w:del>
          </w:p>
          <w:p w14:paraId="00EF1B8B" w14:textId="75808DC7" w:rsidR="009D0278" w:rsidRPr="009F1B7D" w:rsidDel="004238F6" w:rsidRDefault="009D0278" w:rsidP="00004328">
            <w:pPr>
              <w:pStyle w:val="XML3"/>
              <w:rPr>
                <w:del w:id="16102" w:author="Thomas Dietz" w:date="2012-08-08T14:26:00Z"/>
              </w:rPr>
            </w:pPr>
            <w:del w:id="16103" w:author="Thomas Dietz" w:date="2012-08-08T14:26:00Z">
              <w:r w:rsidRPr="009F1B7D" w:rsidDel="004238F6">
                <w:delText>&lt;/xs:complexContent&gt;</w:delText>
              </w:r>
            </w:del>
          </w:p>
          <w:p w14:paraId="31FC9208" w14:textId="2EFF1A0C" w:rsidR="009D0278" w:rsidDel="004238F6" w:rsidRDefault="009D0278" w:rsidP="009D0278">
            <w:pPr>
              <w:pStyle w:val="XML2"/>
              <w:rPr>
                <w:del w:id="16104" w:author="Thomas Dietz" w:date="2012-08-08T14:26:00Z"/>
              </w:rPr>
            </w:pPr>
            <w:del w:id="16105" w:author="Thomas Dietz" w:date="2012-08-08T14:26:00Z">
              <w:r w:rsidRPr="009F1B7D" w:rsidDel="004238F6">
                <w:delText>&lt;/xs:complexType&gt;</w:delText>
              </w:r>
            </w:del>
          </w:p>
          <w:p w14:paraId="4AD0AE9C" w14:textId="0B9708B1" w:rsidR="00004328" w:rsidDel="004238F6" w:rsidRDefault="00004328" w:rsidP="009D0278">
            <w:pPr>
              <w:pStyle w:val="XML2"/>
              <w:rPr>
                <w:del w:id="16106" w:author="Thomas Dietz" w:date="2012-08-08T14:26:00Z"/>
              </w:rPr>
            </w:pPr>
          </w:p>
          <w:p w14:paraId="0324A264" w14:textId="6D3D6FF3" w:rsidR="00004328" w:rsidRPr="009F1B7D" w:rsidDel="004238F6" w:rsidRDefault="00004328" w:rsidP="00004328">
            <w:pPr>
              <w:pStyle w:val="XML2"/>
              <w:rPr>
                <w:del w:id="16107" w:author="Thomas Dietz" w:date="2012-08-08T14:26:00Z"/>
              </w:rPr>
            </w:pPr>
            <w:del w:id="16108" w:author="Thomas Dietz" w:date="2012-08-08T14:26:00Z">
              <w:r w:rsidRPr="009F1B7D" w:rsidDel="004238F6">
                <w:delText>&lt;xs:complexType name="</w:delText>
              </w:r>
              <w:r w:rsidR="00487636" w:rsidDel="004238F6">
                <w:delText>OFOwnedCertificateType</w:delText>
              </w:r>
              <w:r w:rsidRPr="009F1B7D" w:rsidDel="004238F6">
                <w:delText>"&gt;</w:delText>
              </w:r>
            </w:del>
          </w:p>
          <w:p w14:paraId="2F767F3E" w14:textId="41F57554" w:rsidR="00004328" w:rsidRPr="009F1B7D" w:rsidDel="004238F6" w:rsidRDefault="00004328" w:rsidP="00004328">
            <w:pPr>
              <w:pStyle w:val="XML3"/>
              <w:rPr>
                <w:del w:id="16109" w:author="Thomas Dietz" w:date="2012-08-08T14:26:00Z"/>
              </w:rPr>
            </w:pPr>
            <w:del w:id="16110" w:author="Thomas Dietz" w:date="2012-08-08T14:26:00Z">
              <w:r w:rsidRPr="009F1B7D" w:rsidDel="004238F6">
                <w:delText>&lt;xs:complexContent&gt;</w:delText>
              </w:r>
            </w:del>
          </w:p>
          <w:p w14:paraId="6FFC27BE" w14:textId="065F9E3E" w:rsidR="00004328" w:rsidRPr="009F1B7D" w:rsidDel="004238F6" w:rsidRDefault="00004328" w:rsidP="00004328">
            <w:pPr>
              <w:pStyle w:val="XML4"/>
              <w:rPr>
                <w:del w:id="16111" w:author="Thomas Dietz" w:date="2012-08-08T14:26:00Z"/>
              </w:rPr>
            </w:pPr>
            <w:del w:id="16112" w:author="Thomas Dietz" w:date="2012-08-08T14:26:00Z">
              <w:r w:rsidRPr="009F1B7D" w:rsidDel="004238F6">
                <w:delText>&lt;xs:extension base="OFResourceType"&gt;</w:delText>
              </w:r>
            </w:del>
          </w:p>
          <w:p w14:paraId="378D9A09" w14:textId="30F88B5B" w:rsidR="00004328" w:rsidRPr="009F1B7D" w:rsidDel="004238F6" w:rsidRDefault="00004328" w:rsidP="00004328">
            <w:pPr>
              <w:pStyle w:val="XML5"/>
              <w:rPr>
                <w:del w:id="16113" w:author="Thomas Dietz" w:date="2012-08-08T14:26:00Z"/>
              </w:rPr>
            </w:pPr>
            <w:del w:id="16114" w:author="Thomas Dietz" w:date="2012-08-08T14:26:00Z">
              <w:r w:rsidRPr="009F1B7D" w:rsidDel="004238F6">
                <w:delText>&lt;xs:sequence maxOccurs="1" minOccurs="1"&gt;</w:delText>
              </w:r>
            </w:del>
          </w:p>
          <w:p w14:paraId="4E5B2868" w14:textId="5462DEDF" w:rsidR="00004328" w:rsidRPr="009F1B7D" w:rsidDel="004238F6" w:rsidRDefault="00004328" w:rsidP="00004328">
            <w:pPr>
              <w:pStyle w:val="XML6"/>
              <w:rPr>
                <w:del w:id="16115" w:author="Thomas Dietz" w:date="2012-08-08T14:26:00Z"/>
              </w:rPr>
            </w:pPr>
            <w:del w:id="16116" w:author="Thomas Dietz" w:date="2012-08-08T14:26:00Z">
              <w:r w:rsidRPr="009F1B7D" w:rsidDel="004238F6">
                <w:delText>&lt;xs:element name="</w:delText>
              </w:r>
              <w:r w:rsidDel="004238F6">
                <w:delText>certificate</w:delText>
              </w:r>
              <w:r w:rsidRPr="009F1B7D" w:rsidDel="004238F6">
                <w:delText xml:space="preserve">" </w:delText>
              </w:r>
            </w:del>
          </w:p>
          <w:p w14:paraId="1A29EF28" w14:textId="52E3D7BC" w:rsidR="00004328" w:rsidRPr="009F1B7D" w:rsidDel="004238F6" w:rsidRDefault="00004328" w:rsidP="00004328">
            <w:pPr>
              <w:pStyle w:val="XML9"/>
              <w:rPr>
                <w:del w:id="16117" w:author="Thomas Dietz" w:date="2012-08-08T14:26:00Z"/>
              </w:rPr>
            </w:pPr>
            <w:del w:id="16118"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55C88F0C" w14:textId="146C650C" w:rsidR="00004328" w:rsidRPr="009F1B7D" w:rsidDel="004238F6" w:rsidRDefault="00004328" w:rsidP="00004328">
            <w:pPr>
              <w:pStyle w:val="XML6"/>
              <w:rPr>
                <w:del w:id="16119" w:author="Thomas Dietz" w:date="2012-08-08T14:26:00Z"/>
              </w:rPr>
            </w:pPr>
            <w:del w:id="16120" w:author="Thomas Dietz" w:date="2012-08-08T14:26:00Z">
              <w:r w:rsidRPr="009F1B7D" w:rsidDel="004238F6">
                <w:delText>&lt;xs:element name="</w:delText>
              </w:r>
              <w:r w:rsidDel="004238F6">
                <w:delText>private-key</w:delText>
              </w:r>
              <w:r w:rsidRPr="009F1B7D" w:rsidDel="004238F6">
                <w:delText xml:space="preserve">" </w:delText>
              </w:r>
            </w:del>
          </w:p>
          <w:p w14:paraId="0A249E13" w14:textId="055316A4" w:rsidR="00004328" w:rsidRPr="009F1B7D" w:rsidDel="004238F6" w:rsidRDefault="00004328" w:rsidP="00004328">
            <w:pPr>
              <w:pStyle w:val="XML9"/>
              <w:rPr>
                <w:del w:id="16121" w:author="Thomas Dietz" w:date="2012-08-08T14:26:00Z"/>
              </w:rPr>
            </w:pPr>
            <w:del w:id="16122" w:author="Thomas Dietz" w:date="2012-08-08T14:26:00Z">
              <w:r w:rsidRPr="009F1B7D" w:rsidDel="004238F6">
                <w:delText>type="</w:delText>
              </w:r>
              <w:r w:rsidR="00487636" w:rsidDel="004238F6">
                <w:delText>ds</w:delText>
              </w:r>
              <w:r w:rsidDel="004238F6">
                <w:delText>:</w:delText>
              </w:r>
              <w:r w:rsidRPr="00325239" w:rsidDel="004238F6">
                <w:delText>KeyValue</w:delText>
              </w:r>
              <w:r w:rsidRPr="009F1B7D" w:rsidDel="004238F6">
                <w:delText>"/&gt;</w:delText>
              </w:r>
            </w:del>
          </w:p>
          <w:p w14:paraId="39D0E2CB" w14:textId="6F28210F" w:rsidR="00004328" w:rsidRPr="009F1B7D" w:rsidDel="004238F6" w:rsidRDefault="00004328" w:rsidP="00004328">
            <w:pPr>
              <w:pStyle w:val="XML5"/>
              <w:rPr>
                <w:del w:id="16123" w:author="Thomas Dietz" w:date="2012-08-08T14:26:00Z"/>
              </w:rPr>
            </w:pPr>
            <w:del w:id="16124" w:author="Thomas Dietz" w:date="2012-08-08T14:26:00Z">
              <w:r w:rsidRPr="009F1B7D" w:rsidDel="004238F6">
                <w:delText>&lt;/xs:sequence&gt;</w:delText>
              </w:r>
            </w:del>
          </w:p>
          <w:p w14:paraId="1D995FD0" w14:textId="356AAC90" w:rsidR="00004328" w:rsidRPr="009F1B7D" w:rsidDel="004238F6" w:rsidRDefault="00004328" w:rsidP="00004328">
            <w:pPr>
              <w:pStyle w:val="XML4"/>
              <w:rPr>
                <w:del w:id="16125" w:author="Thomas Dietz" w:date="2012-08-08T14:26:00Z"/>
              </w:rPr>
            </w:pPr>
            <w:del w:id="16126" w:author="Thomas Dietz" w:date="2012-08-08T14:26:00Z">
              <w:r w:rsidRPr="009F1B7D" w:rsidDel="004238F6">
                <w:delText>&lt;/xs:extension&gt;</w:delText>
              </w:r>
            </w:del>
          </w:p>
          <w:p w14:paraId="1FFD6EC7" w14:textId="153053AD" w:rsidR="00004328" w:rsidRPr="009F1B7D" w:rsidDel="004238F6" w:rsidRDefault="00004328" w:rsidP="00004328">
            <w:pPr>
              <w:pStyle w:val="XML3"/>
              <w:rPr>
                <w:del w:id="16127" w:author="Thomas Dietz" w:date="2012-08-08T14:26:00Z"/>
              </w:rPr>
            </w:pPr>
            <w:del w:id="16128" w:author="Thomas Dietz" w:date="2012-08-08T14:26:00Z">
              <w:r w:rsidRPr="009F1B7D" w:rsidDel="004238F6">
                <w:delText>&lt;/xs:complexContent&gt;</w:delText>
              </w:r>
            </w:del>
          </w:p>
          <w:p w14:paraId="68B1AC1C" w14:textId="7186C7E8" w:rsidR="00004328" w:rsidDel="004238F6" w:rsidRDefault="00004328" w:rsidP="00004328">
            <w:pPr>
              <w:pStyle w:val="XML2"/>
              <w:rPr>
                <w:del w:id="16129" w:author="Thomas Dietz" w:date="2012-08-08T14:26:00Z"/>
              </w:rPr>
            </w:pPr>
            <w:del w:id="16130" w:author="Thomas Dietz" w:date="2012-08-08T14:26:00Z">
              <w:r w:rsidRPr="009F1B7D" w:rsidDel="004238F6">
                <w:delText>&lt;/xs:complexType&gt;</w:delText>
              </w:r>
            </w:del>
          </w:p>
          <w:p w14:paraId="3C1F083F" w14:textId="5AB00BE3" w:rsidR="00487636" w:rsidDel="004238F6" w:rsidRDefault="00487636" w:rsidP="00487636">
            <w:pPr>
              <w:pStyle w:val="XML2"/>
              <w:rPr>
                <w:del w:id="16131" w:author="Thomas Dietz" w:date="2012-08-08T14:26:00Z"/>
              </w:rPr>
            </w:pPr>
          </w:p>
          <w:p w14:paraId="332ECF48" w14:textId="238786D9" w:rsidR="00487636" w:rsidDel="004238F6" w:rsidRDefault="00487636" w:rsidP="009767AE">
            <w:pPr>
              <w:pStyle w:val="XML2"/>
              <w:rPr>
                <w:del w:id="16132" w:author="Thomas Dietz" w:date="2012-08-08T14:26:00Z"/>
              </w:rPr>
            </w:pPr>
            <w:del w:id="16133" w:author="Thomas Dietz" w:date="2012-08-08T14:26:00Z">
              <w:r w:rsidDel="004238F6">
                <w:delText>&lt;xs:simpleType name=</w:delText>
              </w:r>
              <w:r w:rsidRPr="009F1B7D" w:rsidDel="004238F6">
                <w:delText>"</w:delText>
              </w:r>
              <w:r w:rsidDel="004238F6">
                <w:delText>OFX509CertificateType</w:delText>
              </w:r>
              <w:r w:rsidRPr="009F1B7D" w:rsidDel="004238F6">
                <w:delText>"</w:delText>
              </w:r>
              <w:r w:rsidDel="004238F6">
                <w:delText>&gt;</w:delText>
              </w:r>
            </w:del>
          </w:p>
          <w:p w14:paraId="25D2CEFB" w14:textId="13EB290C" w:rsidR="00487636" w:rsidDel="004238F6" w:rsidRDefault="00487636" w:rsidP="009767AE">
            <w:pPr>
              <w:pStyle w:val="XML3"/>
              <w:rPr>
                <w:del w:id="16134" w:author="Thomas Dietz" w:date="2012-08-08T14:26:00Z"/>
              </w:rPr>
            </w:pPr>
            <w:del w:id="16135" w:author="Thomas Dietz" w:date="2012-08-08T14:26:00Z">
              <w:r w:rsidDel="004238F6">
                <w:delText>&lt;xs:restriction base=</w:delText>
              </w:r>
              <w:r w:rsidRPr="009F1B7D" w:rsidDel="004238F6">
                <w:delText>"</w:delText>
              </w:r>
              <w:r w:rsidDel="004238F6">
                <w:delText>base64Binary</w:delText>
              </w:r>
              <w:r w:rsidRPr="009F1B7D" w:rsidDel="004238F6">
                <w:delText>"</w:delText>
              </w:r>
              <w:r w:rsidDel="004238F6">
                <w:delText>&gt;&lt;/xs:restriction&gt;</w:delText>
              </w:r>
            </w:del>
          </w:p>
          <w:p w14:paraId="22A8C394" w14:textId="725507D2" w:rsidR="00487636" w:rsidDel="004238F6" w:rsidRDefault="00487636" w:rsidP="00487636">
            <w:pPr>
              <w:pStyle w:val="XML2"/>
              <w:rPr>
                <w:del w:id="16136" w:author="Thomas Dietz" w:date="2012-08-08T14:26:00Z"/>
              </w:rPr>
            </w:pPr>
            <w:del w:id="16137" w:author="Thomas Dietz" w:date="2012-08-08T14:26:00Z">
              <w:r w:rsidDel="004238F6">
                <w:delText>&lt;/xs:simpleType&gt;</w:delText>
              </w:r>
            </w:del>
          </w:p>
          <w:p w14:paraId="06685777" w14:textId="4319EEA9" w:rsidR="00223854" w:rsidDel="004238F6" w:rsidRDefault="00223854" w:rsidP="00487636">
            <w:pPr>
              <w:pStyle w:val="XML2"/>
              <w:rPr>
                <w:del w:id="16138" w:author="Thomas Dietz" w:date="2012-08-08T14:26:00Z"/>
              </w:rPr>
            </w:pPr>
          </w:p>
          <w:p w14:paraId="79318A6B" w14:textId="5C39E808" w:rsidR="00223854" w:rsidRPr="009F1B7D" w:rsidDel="004238F6" w:rsidRDefault="00223854" w:rsidP="00223854">
            <w:pPr>
              <w:pStyle w:val="XML1"/>
              <w:rPr>
                <w:del w:id="16139" w:author="Thomas Dietz" w:date="2012-08-08T14:26:00Z"/>
              </w:rPr>
            </w:pPr>
            <w:del w:id="16140" w:author="Thomas Dietz" w:date="2012-08-08T14:26:00Z">
              <w:r w:rsidRPr="009F1B7D" w:rsidDel="004238F6">
                <w:delText>&lt;xs:complexType name="</w:delText>
              </w:r>
              <w:r w:rsidDel="004238F6">
                <w:delText>OFFlowTableType</w:delText>
              </w:r>
              <w:r w:rsidRPr="009F1B7D" w:rsidDel="004238F6">
                <w:delText>"&gt;</w:delText>
              </w:r>
            </w:del>
          </w:p>
          <w:p w14:paraId="7C982D9E" w14:textId="47355046" w:rsidR="00223854" w:rsidRPr="009F1B7D" w:rsidDel="004238F6" w:rsidRDefault="00223854" w:rsidP="00223854">
            <w:pPr>
              <w:pStyle w:val="XML2"/>
              <w:rPr>
                <w:del w:id="16141" w:author="Thomas Dietz" w:date="2012-08-08T14:26:00Z"/>
              </w:rPr>
            </w:pPr>
            <w:del w:id="16142" w:author="Thomas Dietz" w:date="2012-08-08T14:26:00Z">
              <w:r w:rsidRPr="009F1B7D" w:rsidDel="004238F6">
                <w:delText>&lt;xs:complexContent&gt;</w:delText>
              </w:r>
            </w:del>
          </w:p>
          <w:p w14:paraId="751B0540" w14:textId="5E7BB2D5" w:rsidR="00223854" w:rsidRPr="009F1B7D" w:rsidDel="004238F6" w:rsidRDefault="00223854" w:rsidP="00223854">
            <w:pPr>
              <w:pStyle w:val="XML3"/>
              <w:rPr>
                <w:del w:id="16143" w:author="Thomas Dietz" w:date="2012-08-08T14:26:00Z"/>
              </w:rPr>
            </w:pPr>
            <w:del w:id="16144" w:author="Thomas Dietz" w:date="2012-08-08T14:26:00Z">
              <w:r w:rsidRPr="009F1B7D" w:rsidDel="004238F6">
                <w:delText>&lt;xs:extension base="OFResourceType"&gt;</w:delText>
              </w:r>
            </w:del>
          </w:p>
          <w:p w14:paraId="28A55606" w14:textId="707B595D" w:rsidR="00223854" w:rsidDel="004238F6" w:rsidRDefault="00223854" w:rsidP="00223854">
            <w:pPr>
              <w:pStyle w:val="XML4"/>
              <w:rPr>
                <w:del w:id="16145" w:author="Thomas Dietz" w:date="2012-08-08T14:26:00Z"/>
              </w:rPr>
            </w:pPr>
            <w:del w:id="16146" w:author="Thomas Dietz" w:date="2012-08-08T14:26:00Z">
              <w:r w:rsidRPr="009F1B7D" w:rsidDel="004238F6">
                <w:lastRenderedPageBreak/>
                <w:delText>&lt;xs:sequence maxOccurs="1" minOccurs="1"&gt;</w:delText>
              </w:r>
            </w:del>
          </w:p>
          <w:p w14:paraId="69E1DBB3" w14:textId="682A3DD5" w:rsidR="00223854" w:rsidDel="004238F6" w:rsidRDefault="00223854" w:rsidP="00223854">
            <w:pPr>
              <w:pStyle w:val="XML5"/>
              <w:rPr>
                <w:del w:id="16147" w:author="Thomas Dietz" w:date="2012-08-08T14:26:00Z"/>
              </w:rPr>
            </w:pPr>
            <w:del w:id="16148" w:author="Thomas Dietz" w:date="2012-08-08T14:26:00Z">
              <w:r w:rsidDel="004238F6">
                <w:delText>&lt;xs:element name=</w:delText>
              </w:r>
              <w:r w:rsidR="008E4BC1" w:rsidDel="004238F6">
                <w:delText>"</w:delText>
              </w:r>
              <w:r w:rsidDel="004238F6">
                <w:delText>max-entries</w:delText>
              </w:r>
              <w:r w:rsidR="008E4BC1" w:rsidDel="004238F6">
                <w:delText>"</w:delText>
              </w:r>
              <w:r w:rsidDel="004238F6">
                <w:delText xml:space="preserve"> type=</w:delText>
              </w:r>
              <w:r w:rsidR="008E4BC1" w:rsidDel="004238F6">
                <w:delText>"</w:delText>
              </w:r>
              <w:r w:rsidDel="004238F6">
                <w:delText>xs:integer</w:delText>
              </w:r>
              <w:r w:rsidR="008E4BC1" w:rsidDel="004238F6">
                <w:delText>"</w:delText>
              </w:r>
              <w:r w:rsidDel="004238F6">
                <w:delText>/&gt;</w:delText>
              </w:r>
            </w:del>
          </w:p>
          <w:p w14:paraId="5BBDE28E" w14:textId="1D89EC55" w:rsidR="00705101" w:rsidDel="004238F6" w:rsidRDefault="00705101" w:rsidP="00705101">
            <w:pPr>
              <w:pStyle w:val="XML5"/>
              <w:rPr>
                <w:del w:id="16149" w:author="Thomas Dietz" w:date="2012-08-08T14:26:00Z"/>
              </w:rPr>
            </w:pPr>
            <w:del w:id="16150" w:author="Thomas Dietz" w:date="2012-08-08T14:26:00Z">
              <w:r w:rsidDel="004238F6">
                <w:delText>&lt;xs:element name="next-tables" type="OFNextFlowTables"/&gt;</w:delText>
              </w:r>
            </w:del>
          </w:p>
          <w:p w14:paraId="18B652B9" w14:textId="180F6FD3" w:rsidR="00223854" w:rsidDel="004238F6" w:rsidRDefault="00223854" w:rsidP="00223854">
            <w:pPr>
              <w:pStyle w:val="XML5"/>
              <w:rPr>
                <w:del w:id="16151" w:author="Thomas Dietz" w:date="2012-08-08T14:26:00Z"/>
              </w:rPr>
            </w:pPr>
            <w:del w:id="16152" w:author="Thomas Dietz" w:date="2012-08-08T14:26:00Z">
              <w:r w:rsidDel="004238F6">
                <w:delText>&lt;xs:element name="instructions" type="OFFlowTableInstructions"/&gt;</w:delText>
              </w:r>
            </w:del>
          </w:p>
          <w:p w14:paraId="25903DE1" w14:textId="28ADB18F" w:rsidR="00223854" w:rsidDel="004238F6" w:rsidRDefault="00223854" w:rsidP="00223854">
            <w:pPr>
              <w:pStyle w:val="XML5"/>
              <w:rPr>
                <w:del w:id="16153" w:author="Thomas Dietz" w:date="2012-08-08T14:26:00Z"/>
              </w:rPr>
            </w:pPr>
            <w:del w:id="16154" w:author="Thomas Dietz" w:date="2012-08-08T14:26:00Z">
              <w:r w:rsidDel="004238F6">
                <w:delText>&lt;xs:element name="matches" type="OFFlowTableMatches"/&gt;</w:delText>
              </w:r>
            </w:del>
          </w:p>
          <w:p w14:paraId="29A29CD5" w14:textId="44D1C21C" w:rsidR="00223854" w:rsidDel="004238F6" w:rsidRDefault="00223854" w:rsidP="00223854">
            <w:pPr>
              <w:pStyle w:val="XML5"/>
              <w:rPr>
                <w:del w:id="16155" w:author="Thomas Dietz" w:date="2012-08-08T14:26:00Z"/>
              </w:rPr>
            </w:pPr>
            <w:del w:id="16156" w:author="Thomas Dietz" w:date="2012-08-08T14:26:00Z">
              <w:r w:rsidDel="004238F6">
                <w:delText>&lt;xs:element name="write-actions" type="OFFlowTableWriteActions"/&gt;</w:delText>
              </w:r>
            </w:del>
          </w:p>
          <w:p w14:paraId="5E6764C7" w14:textId="1D6A5650" w:rsidR="00223854" w:rsidDel="004238F6" w:rsidRDefault="00223854" w:rsidP="00223854">
            <w:pPr>
              <w:pStyle w:val="XML5"/>
              <w:rPr>
                <w:del w:id="16157" w:author="Thomas Dietz" w:date="2012-08-08T14:26:00Z"/>
              </w:rPr>
            </w:pPr>
            <w:del w:id="16158" w:author="Thomas Dietz" w:date="2012-08-08T14:26:00Z">
              <w:r w:rsidDel="004238F6">
                <w:delText>&lt;xs:element name="apply-actions" type="OFFlowTableApplyActions"/&gt;</w:delText>
              </w:r>
            </w:del>
          </w:p>
          <w:p w14:paraId="4DF18BF7" w14:textId="2DD60154" w:rsidR="00705101" w:rsidDel="004238F6" w:rsidRDefault="00705101" w:rsidP="00705101">
            <w:pPr>
              <w:pStyle w:val="XML5"/>
              <w:rPr>
                <w:del w:id="16159" w:author="Thomas Dietz" w:date="2012-08-08T14:26:00Z"/>
              </w:rPr>
            </w:pPr>
            <w:del w:id="16160" w:author="Thomas Dietz" w:date="2012-08-08T14:26:00Z">
              <w:r w:rsidDel="004238F6">
                <w:delText>&lt;xs:element name="write-setfields" type="OFFlowTableMatchFields"/&gt;</w:delText>
              </w:r>
            </w:del>
          </w:p>
          <w:p w14:paraId="46936A0E" w14:textId="71B6B084" w:rsidR="00705101" w:rsidDel="004238F6" w:rsidRDefault="00705101" w:rsidP="00705101">
            <w:pPr>
              <w:pStyle w:val="XML5"/>
              <w:rPr>
                <w:del w:id="16161" w:author="Thomas Dietz" w:date="2012-08-08T14:26:00Z"/>
              </w:rPr>
            </w:pPr>
            <w:del w:id="16162" w:author="Thomas Dietz" w:date="2012-08-08T14:26:00Z">
              <w:r w:rsidDel="004238F6">
                <w:delText>&lt;xs:element name="apply-setfields" type="OFFlowTableMatchFields"/&gt;</w:delText>
              </w:r>
            </w:del>
          </w:p>
          <w:p w14:paraId="431D1669" w14:textId="4B620FD5" w:rsidR="00705101" w:rsidDel="004238F6" w:rsidRDefault="00705101" w:rsidP="00705101">
            <w:pPr>
              <w:pStyle w:val="XML5"/>
              <w:rPr>
                <w:del w:id="16163" w:author="Thomas Dietz" w:date="2012-08-08T14:26:00Z"/>
              </w:rPr>
            </w:pPr>
            <w:del w:id="16164" w:author="Thomas Dietz" w:date="2012-08-08T14:26:00Z">
              <w:r w:rsidDel="004238F6">
                <w:delText>&lt;xs:element name="wildcards" type="OFFlowTableMatchFields"/&gt;</w:delText>
              </w:r>
            </w:del>
          </w:p>
          <w:p w14:paraId="3F92187C" w14:textId="6787986B" w:rsidR="00223854" w:rsidDel="004238F6" w:rsidRDefault="00223854" w:rsidP="00223854">
            <w:pPr>
              <w:pStyle w:val="XML5"/>
              <w:rPr>
                <w:del w:id="16165" w:author="Thomas Dietz" w:date="2012-08-08T14:26:00Z"/>
              </w:rPr>
            </w:pPr>
            <w:del w:id="16166" w:author="Thomas Dietz" w:date="2012-08-08T14:26:00Z">
              <w:r w:rsidDel="004238F6">
                <w:delText>&lt;xs:element name="metadata-match" type="xs:hexBinary"/&gt;</w:delText>
              </w:r>
            </w:del>
          </w:p>
          <w:p w14:paraId="62C21FFE" w14:textId="27F33B0A" w:rsidR="00223854" w:rsidRPr="009F1B7D" w:rsidDel="004238F6" w:rsidRDefault="00223854" w:rsidP="00223854">
            <w:pPr>
              <w:pStyle w:val="XML5"/>
              <w:rPr>
                <w:del w:id="16167" w:author="Thomas Dietz" w:date="2012-08-08T14:26:00Z"/>
              </w:rPr>
            </w:pPr>
            <w:del w:id="16168" w:author="Thomas Dietz" w:date="2012-08-08T14:26:00Z">
              <w:r w:rsidDel="004238F6">
                <w:delText>&lt;xs:element name="metadata-write" type="xs:hexBinary"/&gt;</w:delText>
              </w:r>
            </w:del>
          </w:p>
          <w:p w14:paraId="4C523009" w14:textId="05BD5F83" w:rsidR="00223854" w:rsidRPr="009F1B7D" w:rsidDel="004238F6" w:rsidRDefault="00223854" w:rsidP="00223854">
            <w:pPr>
              <w:pStyle w:val="XML4"/>
              <w:rPr>
                <w:del w:id="16169" w:author="Thomas Dietz" w:date="2012-08-08T14:26:00Z"/>
              </w:rPr>
            </w:pPr>
            <w:del w:id="16170" w:author="Thomas Dietz" w:date="2012-08-08T14:26:00Z">
              <w:r w:rsidRPr="009F1B7D" w:rsidDel="004238F6">
                <w:delText>&lt;/xs:sequence&gt;</w:delText>
              </w:r>
            </w:del>
          </w:p>
          <w:p w14:paraId="08099E2B" w14:textId="757547E1" w:rsidR="00223854" w:rsidRPr="009F1B7D" w:rsidDel="004238F6" w:rsidRDefault="00223854" w:rsidP="00223854">
            <w:pPr>
              <w:pStyle w:val="XML3"/>
              <w:rPr>
                <w:del w:id="16171" w:author="Thomas Dietz" w:date="2012-08-08T14:26:00Z"/>
              </w:rPr>
            </w:pPr>
            <w:del w:id="16172" w:author="Thomas Dietz" w:date="2012-08-08T14:26:00Z">
              <w:r w:rsidRPr="009F1B7D" w:rsidDel="004238F6">
                <w:delText>&lt;/xs:extension&gt;</w:delText>
              </w:r>
            </w:del>
          </w:p>
          <w:p w14:paraId="74058360" w14:textId="2E4C91E8" w:rsidR="00223854" w:rsidRPr="009F1B7D" w:rsidDel="004238F6" w:rsidRDefault="00223854" w:rsidP="00223854">
            <w:pPr>
              <w:pStyle w:val="XML2"/>
              <w:rPr>
                <w:del w:id="16173" w:author="Thomas Dietz" w:date="2012-08-08T14:26:00Z"/>
              </w:rPr>
            </w:pPr>
            <w:del w:id="16174" w:author="Thomas Dietz" w:date="2012-08-08T14:26:00Z">
              <w:r w:rsidRPr="009F1B7D" w:rsidDel="004238F6">
                <w:delText>&lt;/xs:complexContent&gt;</w:delText>
              </w:r>
            </w:del>
          </w:p>
          <w:p w14:paraId="128DFD14" w14:textId="1C6A1C88" w:rsidR="00223854" w:rsidDel="004238F6" w:rsidRDefault="00223854" w:rsidP="00223854">
            <w:pPr>
              <w:pStyle w:val="XML1"/>
              <w:rPr>
                <w:del w:id="16175" w:author="Thomas Dietz" w:date="2012-08-08T14:26:00Z"/>
              </w:rPr>
            </w:pPr>
            <w:del w:id="16176" w:author="Thomas Dietz" w:date="2012-08-08T14:26:00Z">
              <w:r w:rsidRPr="009F1B7D" w:rsidDel="004238F6">
                <w:delText>&lt;/xs:complexType&gt;</w:delText>
              </w:r>
            </w:del>
          </w:p>
          <w:p w14:paraId="6C329DD6" w14:textId="2DD552CB" w:rsidR="00223854" w:rsidDel="004238F6" w:rsidRDefault="00223854" w:rsidP="00223854">
            <w:pPr>
              <w:pStyle w:val="XML1"/>
              <w:rPr>
                <w:del w:id="16177" w:author="Thomas Dietz" w:date="2012-08-08T14:26:00Z"/>
              </w:rPr>
            </w:pPr>
          </w:p>
          <w:p w14:paraId="21C340D1" w14:textId="09863431" w:rsidR="00CE2DFB" w:rsidDel="004238F6" w:rsidRDefault="00CE2DFB" w:rsidP="00CE2DFB">
            <w:pPr>
              <w:pStyle w:val="XML1"/>
              <w:rPr>
                <w:del w:id="16178" w:author="Thomas Dietz" w:date="2012-08-08T14:26:00Z"/>
              </w:rPr>
            </w:pPr>
            <w:del w:id="16179" w:author="Thomas Dietz" w:date="2012-08-08T14:26:00Z">
              <w:r w:rsidDel="004238F6">
                <w:delText>&lt;xs:complexType name="OFNextFlowTables"&gt;</w:delText>
              </w:r>
            </w:del>
          </w:p>
          <w:p w14:paraId="5A9A4566" w14:textId="45F24665" w:rsidR="00CE2DFB" w:rsidDel="004238F6" w:rsidRDefault="00CE2DFB" w:rsidP="00CE2DFB">
            <w:pPr>
              <w:pStyle w:val="XML2"/>
              <w:rPr>
                <w:del w:id="16180" w:author="Thomas Dietz" w:date="2012-08-08T14:26:00Z"/>
              </w:rPr>
            </w:pPr>
            <w:del w:id="16181" w:author="Thomas Dietz" w:date="2012-08-08T14:26:00Z">
              <w:r w:rsidDel="004238F6">
                <w:delText>&lt;xs:sequence minOccurs="1" maxOccurs="unbounded"&gt;</w:delText>
              </w:r>
            </w:del>
          </w:p>
          <w:p w14:paraId="6B655216" w14:textId="2027633C" w:rsidR="00CE2DFB" w:rsidDel="004238F6" w:rsidRDefault="00CE2DFB" w:rsidP="00CE2DFB">
            <w:pPr>
              <w:pStyle w:val="XML3"/>
              <w:rPr>
                <w:del w:id="16182" w:author="Thomas Dietz" w:date="2012-08-08T14:26:00Z"/>
              </w:rPr>
            </w:pPr>
            <w:del w:id="16183" w:author="Thomas Dietz" w:date="2012-08-08T14:26:00Z">
              <w:r w:rsidDel="004238F6">
                <w:delText>&lt;xs:element name="table-id" type="OFConfigID"/&gt;</w:delText>
              </w:r>
            </w:del>
          </w:p>
          <w:p w14:paraId="290B15BF" w14:textId="5B33CC3D" w:rsidR="00CE2DFB" w:rsidDel="004238F6" w:rsidRDefault="00CE2DFB" w:rsidP="00CE2DFB">
            <w:pPr>
              <w:pStyle w:val="XML2"/>
              <w:rPr>
                <w:del w:id="16184" w:author="Thomas Dietz" w:date="2012-08-08T14:26:00Z"/>
              </w:rPr>
            </w:pPr>
            <w:del w:id="16185" w:author="Thomas Dietz" w:date="2012-08-08T14:26:00Z">
              <w:r w:rsidDel="004238F6">
                <w:delText>&lt;/xs:sequence&gt;</w:delText>
              </w:r>
            </w:del>
          </w:p>
          <w:p w14:paraId="294E0EB0" w14:textId="42D18600" w:rsidR="00CE2DFB" w:rsidDel="004238F6" w:rsidRDefault="00CE2DFB" w:rsidP="00CE2DFB">
            <w:pPr>
              <w:pStyle w:val="XML1"/>
              <w:rPr>
                <w:del w:id="16186" w:author="Thomas Dietz" w:date="2012-08-08T14:26:00Z"/>
              </w:rPr>
            </w:pPr>
            <w:del w:id="16187" w:author="Thomas Dietz" w:date="2012-08-08T14:26:00Z">
              <w:r w:rsidDel="004238F6">
                <w:delText>&lt;/xs:complexType&gt;</w:delText>
              </w:r>
            </w:del>
          </w:p>
          <w:p w14:paraId="182A170E" w14:textId="7B0E84D7" w:rsidR="00CE2DFB" w:rsidDel="004238F6" w:rsidRDefault="00CE2DFB" w:rsidP="00223854">
            <w:pPr>
              <w:pStyle w:val="XML1"/>
              <w:rPr>
                <w:del w:id="16188" w:author="Thomas Dietz" w:date="2012-08-08T14:26:00Z"/>
              </w:rPr>
            </w:pPr>
          </w:p>
          <w:p w14:paraId="6CDE1612" w14:textId="7FEF640D" w:rsidR="00223854" w:rsidDel="004238F6" w:rsidRDefault="00223854" w:rsidP="00223854">
            <w:pPr>
              <w:pStyle w:val="XML1"/>
              <w:rPr>
                <w:del w:id="16189" w:author="Thomas Dietz" w:date="2012-08-08T14:26:00Z"/>
              </w:rPr>
            </w:pPr>
            <w:del w:id="16190" w:author="Thomas Dietz" w:date="2012-08-08T14:26:00Z">
              <w:r w:rsidDel="004238F6">
                <w:delText>&lt;xs:complexType name="OFFlowTableInstructions"&gt;</w:delText>
              </w:r>
            </w:del>
          </w:p>
          <w:p w14:paraId="1F01AFFF" w14:textId="7519EF68" w:rsidR="00223854" w:rsidDel="004238F6" w:rsidRDefault="00223854" w:rsidP="00223854">
            <w:pPr>
              <w:pStyle w:val="XML2"/>
              <w:rPr>
                <w:del w:id="16191" w:author="Thomas Dietz" w:date="2012-08-08T14:26:00Z"/>
              </w:rPr>
            </w:pPr>
            <w:del w:id="16192" w:author="Thomas Dietz" w:date="2012-08-08T14:26:00Z">
              <w:r w:rsidDel="004238F6">
                <w:delText>&lt;xs:sequence minOccurs="1" maxOccurs="unbounded"&gt;</w:delText>
              </w:r>
            </w:del>
          </w:p>
          <w:p w14:paraId="1EC97C11" w14:textId="1BA4B029" w:rsidR="00223854" w:rsidDel="004238F6" w:rsidRDefault="00223854" w:rsidP="00223854">
            <w:pPr>
              <w:pStyle w:val="XML3"/>
              <w:rPr>
                <w:del w:id="16193" w:author="Thomas Dietz" w:date="2012-08-08T14:26:00Z"/>
              </w:rPr>
            </w:pPr>
            <w:del w:id="16194" w:author="Thomas Dietz" w:date="2012-08-08T14:26:00Z">
              <w:r w:rsidDel="004238F6">
                <w:delText>&lt;xs:element name="type" type="OFInstructionType"/&gt;</w:delText>
              </w:r>
            </w:del>
          </w:p>
          <w:p w14:paraId="32A95505" w14:textId="5810ACDF" w:rsidR="00223854" w:rsidDel="004238F6" w:rsidRDefault="00223854" w:rsidP="00223854">
            <w:pPr>
              <w:pStyle w:val="XML2"/>
              <w:rPr>
                <w:del w:id="16195" w:author="Thomas Dietz" w:date="2012-08-08T14:26:00Z"/>
              </w:rPr>
            </w:pPr>
            <w:del w:id="16196" w:author="Thomas Dietz" w:date="2012-08-08T14:26:00Z">
              <w:r w:rsidDel="004238F6">
                <w:delText>&lt;/xs:sequence&gt;</w:delText>
              </w:r>
            </w:del>
          </w:p>
          <w:p w14:paraId="252F672D" w14:textId="229CEC0F" w:rsidR="00223854" w:rsidDel="004238F6" w:rsidRDefault="00223854" w:rsidP="00223854">
            <w:pPr>
              <w:pStyle w:val="XML1"/>
              <w:rPr>
                <w:del w:id="16197" w:author="Thomas Dietz" w:date="2012-08-08T14:26:00Z"/>
              </w:rPr>
            </w:pPr>
            <w:del w:id="16198" w:author="Thomas Dietz" w:date="2012-08-08T14:26:00Z">
              <w:r w:rsidDel="004238F6">
                <w:delText>&lt;/xs:complexType&gt;</w:delText>
              </w:r>
            </w:del>
          </w:p>
          <w:p w14:paraId="2695F254" w14:textId="7918AFD2" w:rsidR="00223854" w:rsidDel="004238F6" w:rsidRDefault="00223854" w:rsidP="00223854">
            <w:pPr>
              <w:pStyle w:val="XML1"/>
              <w:rPr>
                <w:del w:id="16199" w:author="Thomas Dietz" w:date="2012-08-08T14:26:00Z"/>
              </w:rPr>
            </w:pPr>
          </w:p>
          <w:p w14:paraId="617E5735" w14:textId="108D155F" w:rsidR="00223854" w:rsidDel="004238F6" w:rsidRDefault="00223854" w:rsidP="00223854">
            <w:pPr>
              <w:pStyle w:val="XML1"/>
              <w:rPr>
                <w:del w:id="16200" w:author="Thomas Dietz" w:date="2012-08-08T14:26:00Z"/>
              </w:rPr>
            </w:pPr>
            <w:del w:id="16201" w:author="Thomas Dietz" w:date="2012-08-08T14:26:00Z">
              <w:r w:rsidDel="004238F6">
                <w:delText>&lt;xs:complexType name="OFFlowTableMatch</w:delText>
              </w:r>
              <w:r w:rsidR="00443358" w:rsidDel="004238F6">
                <w:delText>Fields</w:delText>
              </w:r>
              <w:r w:rsidDel="004238F6">
                <w:delText>"&gt;</w:delText>
              </w:r>
            </w:del>
          </w:p>
          <w:p w14:paraId="46E46C29" w14:textId="45742ED1" w:rsidR="00223854" w:rsidDel="004238F6" w:rsidRDefault="00223854" w:rsidP="00223854">
            <w:pPr>
              <w:pStyle w:val="XML2"/>
              <w:rPr>
                <w:del w:id="16202" w:author="Thomas Dietz" w:date="2012-08-08T14:26:00Z"/>
              </w:rPr>
            </w:pPr>
            <w:del w:id="16203" w:author="Thomas Dietz" w:date="2012-08-08T14:26:00Z">
              <w:r w:rsidDel="004238F6">
                <w:delText>&lt;xs:sequence minOccurs="1" maxOccurs="unbounded"&gt;</w:delText>
              </w:r>
            </w:del>
          </w:p>
          <w:p w14:paraId="44164DEA" w14:textId="2E5A7291" w:rsidR="00223854" w:rsidDel="004238F6" w:rsidRDefault="00223854" w:rsidP="00223854">
            <w:pPr>
              <w:pStyle w:val="XML3"/>
              <w:rPr>
                <w:del w:id="16204" w:author="Thomas Dietz" w:date="2012-08-08T14:26:00Z"/>
              </w:rPr>
            </w:pPr>
            <w:del w:id="16205" w:author="Thomas Dietz" w:date="2012-08-08T14:26:00Z">
              <w:r w:rsidDel="004238F6">
                <w:delText>&lt;xs:element name="type" type="OFMatch</w:delText>
              </w:r>
              <w:r w:rsidR="00443358" w:rsidDel="004238F6">
                <w:delText>Field</w:delText>
              </w:r>
              <w:r w:rsidDel="004238F6">
                <w:delText>Type"/&gt;</w:delText>
              </w:r>
            </w:del>
          </w:p>
          <w:p w14:paraId="26B7EEDD" w14:textId="519F4215" w:rsidR="00223854" w:rsidDel="004238F6" w:rsidRDefault="00223854" w:rsidP="00223854">
            <w:pPr>
              <w:pStyle w:val="XML2"/>
              <w:rPr>
                <w:del w:id="16206" w:author="Thomas Dietz" w:date="2012-08-08T14:26:00Z"/>
              </w:rPr>
            </w:pPr>
            <w:del w:id="16207" w:author="Thomas Dietz" w:date="2012-08-08T14:26:00Z">
              <w:r w:rsidDel="004238F6">
                <w:delText>&lt;/xs:sequence&gt;</w:delText>
              </w:r>
            </w:del>
          </w:p>
          <w:p w14:paraId="79535A7D" w14:textId="37B86054" w:rsidR="00223854" w:rsidDel="004238F6" w:rsidRDefault="00223854" w:rsidP="00223854">
            <w:pPr>
              <w:pStyle w:val="XML1"/>
              <w:rPr>
                <w:del w:id="16208" w:author="Thomas Dietz" w:date="2012-08-08T14:26:00Z"/>
              </w:rPr>
            </w:pPr>
            <w:del w:id="16209" w:author="Thomas Dietz" w:date="2012-08-08T14:26:00Z">
              <w:r w:rsidDel="004238F6">
                <w:delText>&lt;/xs:complexType&gt;</w:delText>
              </w:r>
            </w:del>
          </w:p>
          <w:p w14:paraId="0DC3752F" w14:textId="37543874" w:rsidR="00223854" w:rsidDel="004238F6" w:rsidRDefault="00223854" w:rsidP="00223854">
            <w:pPr>
              <w:pStyle w:val="XML1"/>
              <w:rPr>
                <w:del w:id="16210" w:author="Thomas Dietz" w:date="2012-08-08T14:26:00Z"/>
              </w:rPr>
            </w:pPr>
          </w:p>
          <w:p w14:paraId="1E7344A6" w14:textId="5781E033" w:rsidR="00223854" w:rsidDel="004238F6" w:rsidRDefault="00223854" w:rsidP="00223854">
            <w:pPr>
              <w:pStyle w:val="XML1"/>
              <w:rPr>
                <w:del w:id="16211" w:author="Thomas Dietz" w:date="2012-08-08T14:26:00Z"/>
              </w:rPr>
            </w:pPr>
            <w:del w:id="16212" w:author="Thomas Dietz" w:date="2012-08-08T14:26:00Z">
              <w:r w:rsidDel="004238F6">
                <w:delText>&lt;xs:complexType name="OFFlowTableWriteActions"&gt;</w:delText>
              </w:r>
            </w:del>
          </w:p>
          <w:p w14:paraId="471D4D1A" w14:textId="36F22748" w:rsidR="00223854" w:rsidDel="004238F6" w:rsidRDefault="00223854" w:rsidP="00223854">
            <w:pPr>
              <w:pStyle w:val="XML2"/>
              <w:rPr>
                <w:del w:id="16213" w:author="Thomas Dietz" w:date="2012-08-08T14:26:00Z"/>
              </w:rPr>
            </w:pPr>
            <w:del w:id="16214" w:author="Thomas Dietz" w:date="2012-08-08T14:26:00Z">
              <w:r w:rsidDel="004238F6">
                <w:delText>&lt;xs:sequence minOccurs="1" maxOccurs="unbounded"&gt;</w:delText>
              </w:r>
            </w:del>
          </w:p>
          <w:p w14:paraId="4A23AC25" w14:textId="209E5F68" w:rsidR="00223854" w:rsidDel="004238F6" w:rsidRDefault="00223854" w:rsidP="00223854">
            <w:pPr>
              <w:pStyle w:val="XML3"/>
              <w:rPr>
                <w:del w:id="16215" w:author="Thomas Dietz" w:date="2012-08-08T14:26:00Z"/>
              </w:rPr>
            </w:pPr>
            <w:del w:id="16216" w:author="Thomas Dietz" w:date="2012-08-08T14:26:00Z">
              <w:r w:rsidDel="004238F6">
                <w:delText>&lt;xs:element name="type" type="OFActionType"/&gt;</w:delText>
              </w:r>
            </w:del>
          </w:p>
          <w:p w14:paraId="558FEF24" w14:textId="11B745C1" w:rsidR="00223854" w:rsidDel="004238F6" w:rsidRDefault="00223854" w:rsidP="00223854">
            <w:pPr>
              <w:pStyle w:val="XML2"/>
              <w:rPr>
                <w:del w:id="16217" w:author="Thomas Dietz" w:date="2012-08-08T14:26:00Z"/>
              </w:rPr>
            </w:pPr>
            <w:del w:id="16218" w:author="Thomas Dietz" w:date="2012-08-08T14:26:00Z">
              <w:r w:rsidDel="004238F6">
                <w:delText>&lt;/xs:sequence&gt;</w:delText>
              </w:r>
            </w:del>
          </w:p>
          <w:p w14:paraId="0DD620E8" w14:textId="594D9B8B" w:rsidR="00223854" w:rsidDel="004238F6" w:rsidRDefault="00223854" w:rsidP="00223854">
            <w:pPr>
              <w:pStyle w:val="XML1"/>
              <w:rPr>
                <w:del w:id="16219" w:author="Thomas Dietz" w:date="2012-08-08T14:26:00Z"/>
              </w:rPr>
            </w:pPr>
            <w:del w:id="16220" w:author="Thomas Dietz" w:date="2012-08-08T14:26:00Z">
              <w:r w:rsidDel="004238F6">
                <w:delText>&lt;/xs:complexType&gt;</w:delText>
              </w:r>
            </w:del>
          </w:p>
          <w:p w14:paraId="6AB91C2D" w14:textId="11550488" w:rsidR="00223854" w:rsidDel="004238F6" w:rsidRDefault="00223854" w:rsidP="00223854">
            <w:pPr>
              <w:pStyle w:val="XML1"/>
              <w:rPr>
                <w:del w:id="16221" w:author="Thomas Dietz" w:date="2012-08-08T14:26:00Z"/>
              </w:rPr>
            </w:pPr>
          </w:p>
          <w:p w14:paraId="5A7AD784" w14:textId="3C29A8E7" w:rsidR="00223854" w:rsidDel="004238F6" w:rsidRDefault="00223854" w:rsidP="00223854">
            <w:pPr>
              <w:pStyle w:val="XML1"/>
              <w:rPr>
                <w:del w:id="16222" w:author="Thomas Dietz" w:date="2012-08-08T14:26:00Z"/>
              </w:rPr>
            </w:pPr>
            <w:del w:id="16223" w:author="Thomas Dietz" w:date="2012-08-08T14:26:00Z">
              <w:r w:rsidDel="004238F6">
                <w:delText>&lt;xs:complexType name="OFFlowTableApplyActions"&gt;</w:delText>
              </w:r>
            </w:del>
          </w:p>
          <w:p w14:paraId="35AAD5BF" w14:textId="5AB57F55" w:rsidR="00223854" w:rsidDel="004238F6" w:rsidRDefault="00223854" w:rsidP="00223854">
            <w:pPr>
              <w:pStyle w:val="XML2"/>
              <w:rPr>
                <w:del w:id="16224" w:author="Thomas Dietz" w:date="2012-08-08T14:26:00Z"/>
              </w:rPr>
            </w:pPr>
            <w:del w:id="16225" w:author="Thomas Dietz" w:date="2012-08-08T14:26:00Z">
              <w:r w:rsidDel="004238F6">
                <w:delText>&lt;xs:sequence minOccurs="1" maxOccurs="unbounded"&gt;</w:delText>
              </w:r>
            </w:del>
          </w:p>
          <w:p w14:paraId="75D6BE59" w14:textId="386BB479" w:rsidR="00223854" w:rsidDel="004238F6" w:rsidRDefault="00223854" w:rsidP="00223854">
            <w:pPr>
              <w:pStyle w:val="XML3"/>
              <w:rPr>
                <w:del w:id="16226" w:author="Thomas Dietz" w:date="2012-08-08T14:26:00Z"/>
              </w:rPr>
            </w:pPr>
            <w:del w:id="16227" w:author="Thomas Dietz" w:date="2012-08-08T14:26:00Z">
              <w:r w:rsidDel="004238F6">
                <w:delText>&lt;xs:element name="type" type="OFActionType"/&gt;</w:delText>
              </w:r>
            </w:del>
          </w:p>
          <w:p w14:paraId="4A5164DA" w14:textId="29FDB3F9" w:rsidR="00223854" w:rsidDel="004238F6" w:rsidRDefault="00223854" w:rsidP="00223854">
            <w:pPr>
              <w:pStyle w:val="XML2"/>
              <w:rPr>
                <w:del w:id="16228" w:author="Thomas Dietz" w:date="2012-08-08T14:26:00Z"/>
              </w:rPr>
            </w:pPr>
            <w:del w:id="16229" w:author="Thomas Dietz" w:date="2012-08-08T14:26:00Z">
              <w:r w:rsidDel="004238F6">
                <w:delText>&lt;/xs:sequence&gt;</w:delText>
              </w:r>
            </w:del>
          </w:p>
          <w:p w14:paraId="2F96D716" w14:textId="409585E7" w:rsidR="00223854" w:rsidDel="004238F6" w:rsidRDefault="00223854" w:rsidP="00223854">
            <w:pPr>
              <w:pStyle w:val="XML1"/>
              <w:rPr>
                <w:del w:id="16230" w:author="Thomas Dietz" w:date="2012-08-08T14:26:00Z"/>
              </w:rPr>
            </w:pPr>
            <w:del w:id="16231" w:author="Thomas Dietz" w:date="2012-08-08T14:26:00Z">
              <w:r w:rsidDel="004238F6">
                <w:delText>&lt;/xs:complexType&gt;</w:delText>
              </w:r>
            </w:del>
          </w:p>
          <w:p w14:paraId="48C6434E" w14:textId="433EC89B" w:rsidR="00223854" w:rsidDel="004238F6" w:rsidRDefault="00223854" w:rsidP="00223854">
            <w:pPr>
              <w:pStyle w:val="XML1"/>
              <w:rPr>
                <w:del w:id="16232" w:author="Thomas Dietz" w:date="2012-08-08T14:26:00Z"/>
              </w:rPr>
            </w:pPr>
          </w:p>
          <w:p w14:paraId="7910D8C8" w14:textId="5EF9C2CB" w:rsidR="00223854" w:rsidDel="004238F6" w:rsidRDefault="00223854" w:rsidP="00223854">
            <w:pPr>
              <w:pStyle w:val="XML1"/>
              <w:rPr>
                <w:del w:id="16233" w:author="Thomas Dietz" w:date="2012-08-08T14:26:00Z"/>
              </w:rPr>
            </w:pPr>
            <w:del w:id="16234" w:author="Thomas Dietz" w:date="2012-08-08T14:26:00Z">
              <w:r w:rsidDel="004238F6">
                <w:delText>&lt;xs:simpleType name="OFMatch</w:delText>
              </w:r>
              <w:r w:rsidR="00443358" w:rsidDel="004238F6">
                <w:delText>Field</w:delText>
              </w:r>
              <w:r w:rsidDel="004238F6">
                <w:delText>Type"&gt;</w:delText>
              </w:r>
            </w:del>
          </w:p>
          <w:p w14:paraId="16595B82" w14:textId="1AEB297A" w:rsidR="00223854" w:rsidDel="004238F6" w:rsidRDefault="00223854" w:rsidP="00223854">
            <w:pPr>
              <w:pStyle w:val="XML2"/>
              <w:rPr>
                <w:del w:id="16235" w:author="Thomas Dietz" w:date="2012-08-08T14:26:00Z"/>
              </w:rPr>
            </w:pPr>
            <w:del w:id="16236" w:author="Thomas Dietz" w:date="2012-08-08T14:26:00Z">
              <w:r w:rsidDel="004238F6">
                <w:delText>&lt;xs:annotation&gt;</w:delText>
              </w:r>
            </w:del>
          </w:p>
          <w:p w14:paraId="7D183E73" w14:textId="1D10FAC2" w:rsidR="00223854" w:rsidDel="004238F6" w:rsidRDefault="00223854" w:rsidP="00223854">
            <w:pPr>
              <w:pStyle w:val="XML3"/>
              <w:rPr>
                <w:del w:id="16237" w:author="Thomas Dietz" w:date="2012-08-08T14:26:00Z"/>
              </w:rPr>
            </w:pPr>
            <w:del w:id="16238" w:author="Thomas Dietz" w:date="2012-08-08T14:26:00Z">
              <w:r w:rsidDel="004238F6">
                <w:delText xml:space="preserve">&lt;xs:documentation&gt; The open flow match </w:delText>
              </w:r>
              <w:r w:rsidR="00443358" w:rsidDel="004238F6">
                <w:delText xml:space="preserve">field </w:delText>
              </w:r>
              <w:r w:rsidDel="004238F6">
                <w:delText>types. See OpenFlow protocol 1.2 section A.2.3.7</w:delText>
              </w:r>
              <w:r w:rsidDel="004238F6">
                <w:tab/>
              </w:r>
              <w:r w:rsidDel="004238F6">
                <w:tab/>
              </w:r>
            </w:del>
          </w:p>
          <w:p w14:paraId="2620B2C5" w14:textId="0F6AE755" w:rsidR="00223854" w:rsidDel="004238F6" w:rsidRDefault="00223854" w:rsidP="00223854">
            <w:pPr>
              <w:pStyle w:val="XML3"/>
              <w:rPr>
                <w:del w:id="16239" w:author="Thomas Dietz" w:date="2012-08-08T14:26:00Z"/>
              </w:rPr>
            </w:pPr>
            <w:del w:id="16240" w:author="Thomas Dietz" w:date="2012-08-08T14:26:00Z">
              <w:r w:rsidDel="004238F6">
                <w:delText>&lt;/xs:documentation&gt;</w:delText>
              </w:r>
            </w:del>
          </w:p>
          <w:p w14:paraId="4F77061C" w14:textId="18E015D7" w:rsidR="00223854" w:rsidDel="004238F6" w:rsidRDefault="00223854" w:rsidP="00223854">
            <w:pPr>
              <w:pStyle w:val="XML2"/>
              <w:rPr>
                <w:del w:id="16241" w:author="Thomas Dietz" w:date="2012-08-08T14:26:00Z"/>
              </w:rPr>
            </w:pPr>
            <w:del w:id="16242" w:author="Thomas Dietz" w:date="2012-08-08T14:26:00Z">
              <w:r w:rsidDel="004238F6">
                <w:delText>&lt;/xs:annotation&gt;</w:delText>
              </w:r>
            </w:del>
          </w:p>
          <w:p w14:paraId="24323225" w14:textId="47F03FFD" w:rsidR="00223854" w:rsidDel="004238F6" w:rsidRDefault="00223854" w:rsidP="00223854">
            <w:pPr>
              <w:pStyle w:val="XML2"/>
              <w:rPr>
                <w:del w:id="16243" w:author="Thomas Dietz" w:date="2012-08-08T14:26:00Z"/>
              </w:rPr>
            </w:pPr>
            <w:del w:id="16244" w:author="Thomas Dietz" w:date="2012-08-08T14:26:00Z">
              <w:r w:rsidDel="004238F6">
                <w:delText>&lt;xs:restriction base="xs:string"&gt;</w:delText>
              </w:r>
            </w:del>
          </w:p>
          <w:p w14:paraId="34BA8458" w14:textId="6379C559" w:rsidR="00223854" w:rsidDel="004238F6" w:rsidRDefault="00223854" w:rsidP="00223854">
            <w:pPr>
              <w:pStyle w:val="XML3"/>
              <w:rPr>
                <w:del w:id="16245" w:author="Thomas Dietz" w:date="2012-08-08T14:26:00Z"/>
              </w:rPr>
            </w:pPr>
            <w:del w:id="16246" w:author="Thomas Dietz" w:date="2012-08-08T14:26:00Z">
              <w:r w:rsidDel="004238F6">
                <w:delText>&lt;xs:enumeration value="input-port"/&gt;</w:delText>
              </w:r>
            </w:del>
          </w:p>
          <w:p w14:paraId="7273E1B5" w14:textId="5F0754F5" w:rsidR="00223854" w:rsidDel="004238F6" w:rsidRDefault="00223854" w:rsidP="00223854">
            <w:pPr>
              <w:pStyle w:val="XML3"/>
              <w:rPr>
                <w:del w:id="16247" w:author="Thomas Dietz" w:date="2012-08-08T14:26:00Z"/>
              </w:rPr>
            </w:pPr>
            <w:del w:id="16248" w:author="Thomas Dietz" w:date="2012-08-08T14:26:00Z">
              <w:r w:rsidDel="004238F6">
                <w:delText>&lt;xs:enumeration value="physical-input-port"/&gt;</w:delText>
              </w:r>
            </w:del>
          </w:p>
          <w:p w14:paraId="62A6D05E" w14:textId="0BD4774E" w:rsidR="00223854" w:rsidDel="004238F6" w:rsidRDefault="00223854" w:rsidP="00223854">
            <w:pPr>
              <w:pStyle w:val="XML3"/>
              <w:rPr>
                <w:del w:id="16249" w:author="Thomas Dietz" w:date="2012-08-08T14:26:00Z"/>
              </w:rPr>
            </w:pPr>
            <w:del w:id="16250" w:author="Thomas Dietz" w:date="2012-08-08T14:26:00Z">
              <w:r w:rsidDel="004238F6">
                <w:lastRenderedPageBreak/>
                <w:delText>&lt;xs:enumeration value="metadata"/&gt;</w:delText>
              </w:r>
            </w:del>
          </w:p>
          <w:p w14:paraId="34948A7A" w14:textId="0097410A" w:rsidR="00223854" w:rsidDel="004238F6" w:rsidRDefault="00223854" w:rsidP="00223854">
            <w:pPr>
              <w:pStyle w:val="XML3"/>
              <w:rPr>
                <w:del w:id="16251" w:author="Thomas Dietz" w:date="2012-08-08T14:26:00Z"/>
              </w:rPr>
            </w:pPr>
            <w:del w:id="16252" w:author="Thomas Dietz" w:date="2012-08-08T14:26:00Z">
              <w:r w:rsidDel="004238F6">
                <w:delText>&lt;xs:enumeration value="ethernet-dest"/&gt;</w:delText>
              </w:r>
            </w:del>
          </w:p>
          <w:p w14:paraId="41914C7A" w14:textId="2C7C08FC" w:rsidR="00223854" w:rsidDel="004238F6" w:rsidRDefault="00223854" w:rsidP="00223854">
            <w:pPr>
              <w:pStyle w:val="XML3"/>
              <w:rPr>
                <w:del w:id="16253" w:author="Thomas Dietz" w:date="2012-08-08T14:26:00Z"/>
              </w:rPr>
            </w:pPr>
            <w:del w:id="16254" w:author="Thomas Dietz" w:date="2012-08-08T14:26:00Z">
              <w:r w:rsidDel="004238F6">
                <w:delText>&lt;xs:enumeration value="ethernet-src"/&gt;</w:delText>
              </w:r>
            </w:del>
          </w:p>
          <w:p w14:paraId="7E2FBC35" w14:textId="72DB4964" w:rsidR="00223854" w:rsidDel="004238F6" w:rsidRDefault="00223854" w:rsidP="00223854">
            <w:pPr>
              <w:pStyle w:val="XML3"/>
              <w:rPr>
                <w:del w:id="16255" w:author="Thomas Dietz" w:date="2012-08-08T14:26:00Z"/>
              </w:rPr>
            </w:pPr>
            <w:del w:id="16256" w:author="Thomas Dietz" w:date="2012-08-08T14:26:00Z">
              <w:r w:rsidDel="004238F6">
                <w:delText>&lt;xs:enumeration value="ethernet-frame-type"/&gt;</w:delText>
              </w:r>
            </w:del>
          </w:p>
          <w:p w14:paraId="08543FEF" w14:textId="22D11218" w:rsidR="00223854" w:rsidDel="004238F6" w:rsidRDefault="00223854" w:rsidP="00223854">
            <w:pPr>
              <w:pStyle w:val="XML3"/>
              <w:rPr>
                <w:del w:id="16257" w:author="Thomas Dietz" w:date="2012-08-08T14:26:00Z"/>
              </w:rPr>
            </w:pPr>
            <w:del w:id="16258" w:author="Thomas Dietz" w:date="2012-08-08T14:26:00Z">
              <w:r w:rsidDel="004238F6">
                <w:delText>&lt;xs:enumeration value="vlan-id"/&gt;</w:delText>
              </w:r>
            </w:del>
          </w:p>
          <w:p w14:paraId="23255EE9" w14:textId="472984AF" w:rsidR="00223854" w:rsidDel="004238F6" w:rsidRDefault="00223854" w:rsidP="00223854">
            <w:pPr>
              <w:pStyle w:val="XML3"/>
              <w:rPr>
                <w:del w:id="16259" w:author="Thomas Dietz" w:date="2012-08-08T14:26:00Z"/>
              </w:rPr>
            </w:pPr>
            <w:del w:id="16260" w:author="Thomas Dietz" w:date="2012-08-08T14:26:00Z">
              <w:r w:rsidDel="004238F6">
                <w:delText>&lt;xs:enumeration value="vlan-priority"/&gt;</w:delText>
              </w:r>
            </w:del>
          </w:p>
          <w:p w14:paraId="6BB6D520" w14:textId="4697C5E8" w:rsidR="00223854" w:rsidDel="004238F6" w:rsidRDefault="00223854" w:rsidP="00223854">
            <w:pPr>
              <w:pStyle w:val="XML3"/>
              <w:rPr>
                <w:del w:id="16261" w:author="Thomas Dietz" w:date="2012-08-08T14:26:00Z"/>
              </w:rPr>
            </w:pPr>
            <w:del w:id="16262" w:author="Thomas Dietz" w:date="2012-08-08T14:26:00Z">
              <w:r w:rsidDel="004238F6">
                <w:delText>&lt;xs:enumeration value="ip-dscp"/&gt;</w:delText>
              </w:r>
            </w:del>
          </w:p>
          <w:p w14:paraId="601B2D93" w14:textId="7EF9E620" w:rsidR="00223854" w:rsidDel="004238F6" w:rsidRDefault="00223854" w:rsidP="00223854">
            <w:pPr>
              <w:pStyle w:val="XML3"/>
              <w:rPr>
                <w:del w:id="16263" w:author="Thomas Dietz" w:date="2012-08-08T14:26:00Z"/>
              </w:rPr>
            </w:pPr>
            <w:del w:id="16264" w:author="Thomas Dietz" w:date="2012-08-08T14:26:00Z">
              <w:r w:rsidDel="004238F6">
                <w:delText>&lt;xs:enumeration value="ip-ecn"/&gt;</w:delText>
              </w:r>
            </w:del>
          </w:p>
          <w:p w14:paraId="0DB05179" w14:textId="5C5F1313" w:rsidR="00223854" w:rsidDel="004238F6" w:rsidRDefault="00223854" w:rsidP="00223854">
            <w:pPr>
              <w:pStyle w:val="XML3"/>
              <w:rPr>
                <w:del w:id="16265" w:author="Thomas Dietz" w:date="2012-08-08T14:26:00Z"/>
              </w:rPr>
            </w:pPr>
            <w:del w:id="16266" w:author="Thomas Dietz" w:date="2012-08-08T14:26:00Z">
              <w:r w:rsidDel="004238F6">
                <w:delText>&lt;xs:enumeration value="ip-protocol"/&gt;</w:delText>
              </w:r>
            </w:del>
          </w:p>
          <w:p w14:paraId="4032461B" w14:textId="2DB5C8FE" w:rsidR="00223854" w:rsidDel="004238F6" w:rsidRDefault="00223854" w:rsidP="00223854">
            <w:pPr>
              <w:pStyle w:val="XML3"/>
              <w:rPr>
                <w:del w:id="16267" w:author="Thomas Dietz" w:date="2012-08-08T14:26:00Z"/>
              </w:rPr>
            </w:pPr>
            <w:del w:id="16268" w:author="Thomas Dietz" w:date="2012-08-08T14:26:00Z">
              <w:r w:rsidDel="004238F6">
                <w:delText>&lt;xs:enumeration value="ipv4-src"/&gt;</w:delText>
              </w:r>
            </w:del>
          </w:p>
          <w:p w14:paraId="63B847A8" w14:textId="59163214" w:rsidR="00223854" w:rsidDel="004238F6" w:rsidRDefault="00223854" w:rsidP="00223854">
            <w:pPr>
              <w:pStyle w:val="XML3"/>
              <w:rPr>
                <w:del w:id="16269" w:author="Thomas Dietz" w:date="2012-08-08T14:26:00Z"/>
              </w:rPr>
            </w:pPr>
            <w:del w:id="16270" w:author="Thomas Dietz" w:date="2012-08-08T14:26:00Z">
              <w:r w:rsidDel="004238F6">
                <w:delText>&lt;xs:enumeration value="ipv4-dest"/&gt;</w:delText>
              </w:r>
            </w:del>
          </w:p>
          <w:p w14:paraId="2FA1EDAC" w14:textId="71FD5F53" w:rsidR="00223854" w:rsidDel="004238F6" w:rsidRDefault="00223854" w:rsidP="00223854">
            <w:pPr>
              <w:pStyle w:val="XML3"/>
              <w:rPr>
                <w:del w:id="16271" w:author="Thomas Dietz" w:date="2012-08-08T14:26:00Z"/>
              </w:rPr>
            </w:pPr>
            <w:del w:id="16272" w:author="Thomas Dietz" w:date="2012-08-08T14:26:00Z">
              <w:r w:rsidDel="004238F6">
                <w:delText>&lt;xs:enumeration value="tcp-src"/&gt;</w:delText>
              </w:r>
            </w:del>
          </w:p>
          <w:p w14:paraId="722799B3" w14:textId="37FC7966" w:rsidR="00223854" w:rsidDel="004238F6" w:rsidRDefault="00223854" w:rsidP="00223854">
            <w:pPr>
              <w:pStyle w:val="XML3"/>
              <w:rPr>
                <w:del w:id="16273" w:author="Thomas Dietz" w:date="2012-08-08T14:26:00Z"/>
              </w:rPr>
            </w:pPr>
            <w:del w:id="16274" w:author="Thomas Dietz" w:date="2012-08-08T14:26:00Z">
              <w:r w:rsidDel="004238F6">
                <w:delText>&lt;xs:enumeration value="tcp-dest"/&gt;</w:delText>
              </w:r>
            </w:del>
          </w:p>
          <w:p w14:paraId="74406D66" w14:textId="425CC55D" w:rsidR="00223854" w:rsidDel="004238F6" w:rsidRDefault="00223854" w:rsidP="00223854">
            <w:pPr>
              <w:pStyle w:val="XML3"/>
              <w:rPr>
                <w:del w:id="16275" w:author="Thomas Dietz" w:date="2012-08-08T14:26:00Z"/>
              </w:rPr>
            </w:pPr>
            <w:del w:id="16276" w:author="Thomas Dietz" w:date="2012-08-08T14:26:00Z">
              <w:r w:rsidDel="004238F6">
                <w:delText>&lt;xs:enumeration value="udp-src"/&gt;</w:delText>
              </w:r>
            </w:del>
          </w:p>
          <w:p w14:paraId="66B1C82E" w14:textId="023F6F51" w:rsidR="00223854" w:rsidDel="004238F6" w:rsidRDefault="00223854" w:rsidP="00223854">
            <w:pPr>
              <w:pStyle w:val="XML3"/>
              <w:rPr>
                <w:del w:id="16277" w:author="Thomas Dietz" w:date="2012-08-08T14:26:00Z"/>
              </w:rPr>
            </w:pPr>
            <w:del w:id="16278" w:author="Thomas Dietz" w:date="2012-08-08T14:26:00Z">
              <w:r w:rsidDel="004238F6">
                <w:delText>&lt;xs:enumeration value="udp-dest"/&gt;</w:delText>
              </w:r>
            </w:del>
          </w:p>
          <w:p w14:paraId="4D597CBA" w14:textId="0C7B1771" w:rsidR="00223854" w:rsidDel="004238F6" w:rsidRDefault="00223854" w:rsidP="00223854">
            <w:pPr>
              <w:pStyle w:val="XML3"/>
              <w:rPr>
                <w:del w:id="16279" w:author="Thomas Dietz" w:date="2012-08-08T14:26:00Z"/>
              </w:rPr>
            </w:pPr>
            <w:del w:id="16280" w:author="Thomas Dietz" w:date="2012-08-08T14:26:00Z">
              <w:r w:rsidDel="004238F6">
                <w:delText>&lt;xs:enumeration value="sctp-src"/&gt;</w:delText>
              </w:r>
            </w:del>
          </w:p>
          <w:p w14:paraId="7D12DA9C" w14:textId="304918F3" w:rsidR="00223854" w:rsidDel="004238F6" w:rsidRDefault="00223854" w:rsidP="00223854">
            <w:pPr>
              <w:pStyle w:val="XML3"/>
              <w:rPr>
                <w:del w:id="16281" w:author="Thomas Dietz" w:date="2012-08-08T14:26:00Z"/>
              </w:rPr>
            </w:pPr>
            <w:del w:id="16282" w:author="Thomas Dietz" w:date="2012-08-08T14:26:00Z">
              <w:r w:rsidDel="004238F6">
                <w:delText>&lt;xs:enumeration value="sctp-dest"/&gt;</w:delText>
              </w:r>
            </w:del>
          </w:p>
          <w:p w14:paraId="57599A37" w14:textId="124AD22C" w:rsidR="00223854" w:rsidDel="004238F6" w:rsidRDefault="00223854" w:rsidP="00223854">
            <w:pPr>
              <w:pStyle w:val="XML3"/>
              <w:rPr>
                <w:del w:id="16283" w:author="Thomas Dietz" w:date="2012-08-08T14:26:00Z"/>
              </w:rPr>
            </w:pPr>
            <w:del w:id="16284" w:author="Thomas Dietz" w:date="2012-08-08T14:26:00Z">
              <w:r w:rsidDel="004238F6">
                <w:delText>&lt;xs:enumeration value="icmpv4-type"/&gt;</w:delText>
              </w:r>
            </w:del>
          </w:p>
          <w:p w14:paraId="237E2073" w14:textId="15A42633" w:rsidR="00223854" w:rsidDel="004238F6" w:rsidRDefault="00223854" w:rsidP="00223854">
            <w:pPr>
              <w:pStyle w:val="XML3"/>
              <w:rPr>
                <w:del w:id="16285" w:author="Thomas Dietz" w:date="2012-08-08T14:26:00Z"/>
              </w:rPr>
            </w:pPr>
            <w:del w:id="16286" w:author="Thomas Dietz" w:date="2012-08-08T14:26:00Z">
              <w:r w:rsidDel="004238F6">
                <w:delText>&lt;xs:enumeration value="icmpv4-code"/&gt;</w:delText>
              </w:r>
            </w:del>
          </w:p>
          <w:p w14:paraId="38AFA7E8" w14:textId="670F84BF" w:rsidR="00223854" w:rsidDel="004238F6" w:rsidRDefault="00223854" w:rsidP="00223854">
            <w:pPr>
              <w:pStyle w:val="XML3"/>
              <w:rPr>
                <w:del w:id="16287" w:author="Thomas Dietz" w:date="2012-08-08T14:26:00Z"/>
              </w:rPr>
            </w:pPr>
            <w:del w:id="16288" w:author="Thomas Dietz" w:date="2012-08-08T14:26:00Z">
              <w:r w:rsidDel="004238F6">
                <w:delText>&lt;xs:enumeration value="arp-op"/&gt;</w:delText>
              </w:r>
            </w:del>
          </w:p>
          <w:p w14:paraId="45C937BD" w14:textId="025C5B15" w:rsidR="00223854" w:rsidDel="004238F6" w:rsidRDefault="00223854" w:rsidP="00223854">
            <w:pPr>
              <w:pStyle w:val="XML3"/>
              <w:rPr>
                <w:del w:id="16289" w:author="Thomas Dietz" w:date="2012-08-08T14:26:00Z"/>
              </w:rPr>
            </w:pPr>
            <w:del w:id="16290" w:author="Thomas Dietz" w:date="2012-08-08T14:26:00Z">
              <w:r w:rsidDel="004238F6">
                <w:delText>&lt;xs:enumeration value="arp-src-ip-address"/&gt;</w:delText>
              </w:r>
            </w:del>
          </w:p>
          <w:p w14:paraId="536C19F0" w14:textId="3A53531F" w:rsidR="00223854" w:rsidDel="004238F6" w:rsidRDefault="00223854" w:rsidP="00223854">
            <w:pPr>
              <w:pStyle w:val="XML3"/>
              <w:rPr>
                <w:del w:id="16291" w:author="Thomas Dietz" w:date="2012-08-08T14:26:00Z"/>
              </w:rPr>
            </w:pPr>
            <w:del w:id="16292" w:author="Thomas Dietz" w:date="2012-08-08T14:26:00Z">
              <w:r w:rsidDel="004238F6">
                <w:delText>&lt;xs:enumeration value="arp-target-ip-address"/&gt;</w:delText>
              </w:r>
            </w:del>
          </w:p>
          <w:p w14:paraId="752BE294" w14:textId="4224D138" w:rsidR="00223854" w:rsidDel="004238F6" w:rsidRDefault="00223854" w:rsidP="00223854">
            <w:pPr>
              <w:pStyle w:val="XML3"/>
              <w:rPr>
                <w:del w:id="16293" w:author="Thomas Dietz" w:date="2012-08-08T14:26:00Z"/>
              </w:rPr>
            </w:pPr>
            <w:del w:id="16294" w:author="Thomas Dietz" w:date="2012-08-08T14:26:00Z">
              <w:r w:rsidDel="004238F6">
                <w:delText>&lt;xs:enumeration value="arp-src-hardware-address"/&gt;</w:delText>
              </w:r>
            </w:del>
          </w:p>
          <w:p w14:paraId="2FA0322A" w14:textId="2303F4F7" w:rsidR="00223854" w:rsidDel="004238F6" w:rsidRDefault="00223854" w:rsidP="00223854">
            <w:pPr>
              <w:pStyle w:val="XML3"/>
              <w:rPr>
                <w:del w:id="16295" w:author="Thomas Dietz" w:date="2012-08-08T14:26:00Z"/>
              </w:rPr>
            </w:pPr>
            <w:del w:id="16296" w:author="Thomas Dietz" w:date="2012-08-08T14:26:00Z">
              <w:r w:rsidDel="004238F6">
                <w:delText>&lt;xs:enumeration value="arp-target-hardware-address"/&gt;</w:delText>
              </w:r>
            </w:del>
          </w:p>
          <w:p w14:paraId="2FB14C67" w14:textId="57EDB3FA" w:rsidR="00223854" w:rsidDel="004238F6" w:rsidRDefault="00223854" w:rsidP="00223854">
            <w:pPr>
              <w:pStyle w:val="XML3"/>
              <w:rPr>
                <w:del w:id="16297" w:author="Thomas Dietz" w:date="2012-08-08T14:26:00Z"/>
              </w:rPr>
            </w:pPr>
            <w:del w:id="16298" w:author="Thomas Dietz" w:date="2012-08-08T14:26:00Z">
              <w:r w:rsidDel="004238F6">
                <w:delText>&lt;xs:enumeration value="ipv6-src"/&gt;</w:delText>
              </w:r>
            </w:del>
          </w:p>
          <w:p w14:paraId="3FCCC869" w14:textId="5E8D11B7" w:rsidR="00223854" w:rsidDel="004238F6" w:rsidRDefault="00223854" w:rsidP="00223854">
            <w:pPr>
              <w:pStyle w:val="XML3"/>
              <w:rPr>
                <w:del w:id="16299" w:author="Thomas Dietz" w:date="2012-08-08T14:26:00Z"/>
              </w:rPr>
            </w:pPr>
            <w:del w:id="16300" w:author="Thomas Dietz" w:date="2012-08-08T14:26:00Z">
              <w:r w:rsidDel="004238F6">
                <w:delText>&lt;xs:enumeration value="ipv6-dest"/&gt;</w:delText>
              </w:r>
            </w:del>
          </w:p>
          <w:p w14:paraId="2E313871" w14:textId="06848A69" w:rsidR="00223854" w:rsidDel="004238F6" w:rsidRDefault="00223854" w:rsidP="00223854">
            <w:pPr>
              <w:pStyle w:val="XML3"/>
              <w:rPr>
                <w:del w:id="16301" w:author="Thomas Dietz" w:date="2012-08-08T14:26:00Z"/>
              </w:rPr>
            </w:pPr>
            <w:del w:id="16302" w:author="Thomas Dietz" w:date="2012-08-08T14:26:00Z">
              <w:r w:rsidDel="004238F6">
                <w:delText>&lt;xs:enumeration value="ipv6-flow-label"/&gt;</w:delText>
              </w:r>
            </w:del>
          </w:p>
          <w:p w14:paraId="314F07CA" w14:textId="1AF0D1EB" w:rsidR="00223854" w:rsidDel="004238F6" w:rsidRDefault="00223854" w:rsidP="00223854">
            <w:pPr>
              <w:pStyle w:val="XML3"/>
              <w:rPr>
                <w:del w:id="16303" w:author="Thomas Dietz" w:date="2012-08-08T14:26:00Z"/>
              </w:rPr>
            </w:pPr>
            <w:del w:id="16304" w:author="Thomas Dietz" w:date="2012-08-08T14:26:00Z">
              <w:r w:rsidDel="004238F6">
                <w:delText>&lt;xs:enumeration value="icmpv6-type"/&gt;</w:delText>
              </w:r>
            </w:del>
          </w:p>
          <w:p w14:paraId="3FEAA7D3" w14:textId="7BE88C83" w:rsidR="00223854" w:rsidDel="004238F6" w:rsidRDefault="00223854" w:rsidP="00223854">
            <w:pPr>
              <w:pStyle w:val="XML3"/>
              <w:rPr>
                <w:del w:id="16305" w:author="Thomas Dietz" w:date="2012-08-08T14:26:00Z"/>
              </w:rPr>
            </w:pPr>
            <w:del w:id="16306" w:author="Thomas Dietz" w:date="2012-08-08T14:26:00Z">
              <w:r w:rsidDel="004238F6">
                <w:delText>&lt;xs:enumeration value="icmpv6-code"/&gt;</w:delText>
              </w:r>
            </w:del>
          </w:p>
          <w:p w14:paraId="28352285" w14:textId="3C6494E8" w:rsidR="00223854" w:rsidDel="004238F6" w:rsidRDefault="00223854" w:rsidP="00223854">
            <w:pPr>
              <w:pStyle w:val="XML3"/>
              <w:rPr>
                <w:del w:id="16307" w:author="Thomas Dietz" w:date="2012-08-08T14:26:00Z"/>
              </w:rPr>
            </w:pPr>
            <w:del w:id="16308" w:author="Thomas Dietz" w:date="2012-08-08T14:26:00Z">
              <w:r w:rsidDel="004238F6">
                <w:delText>&lt;xs:enumeration value="ipv6-nd-target"/&gt;</w:delText>
              </w:r>
            </w:del>
          </w:p>
          <w:p w14:paraId="197A0C21" w14:textId="22874E09" w:rsidR="00223854" w:rsidDel="004238F6" w:rsidRDefault="00223854" w:rsidP="00223854">
            <w:pPr>
              <w:pStyle w:val="XML3"/>
              <w:rPr>
                <w:del w:id="16309" w:author="Thomas Dietz" w:date="2012-08-08T14:26:00Z"/>
              </w:rPr>
            </w:pPr>
            <w:del w:id="16310" w:author="Thomas Dietz" w:date="2012-08-08T14:26:00Z">
              <w:r w:rsidDel="004238F6">
                <w:delText>&lt;xs:enumeration value="ipv6-nd-source-link-layer"/&gt;</w:delText>
              </w:r>
            </w:del>
          </w:p>
          <w:p w14:paraId="7A301039" w14:textId="2EE902E0" w:rsidR="00223854" w:rsidDel="004238F6" w:rsidRDefault="00223854" w:rsidP="00223854">
            <w:pPr>
              <w:pStyle w:val="XML3"/>
              <w:rPr>
                <w:del w:id="16311" w:author="Thomas Dietz" w:date="2012-08-08T14:26:00Z"/>
              </w:rPr>
            </w:pPr>
            <w:del w:id="16312" w:author="Thomas Dietz" w:date="2012-08-08T14:26:00Z">
              <w:r w:rsidDel="004238F6">
                <w:delText>&lt;xs:enumeration value="ipv6-nd-target-link-layer"/&gt;</w:delText>
              </w:r>
            </w:del>
          </w:p>
          <w:p w14:paraId="20EB4A6D" w14:textId="355DC1E4" w:rsidR="00223854" w:rsidDel="004238F6" w:rsidRDefault="00223854" w:rsidP="00223854">
            <w:pPr>
              <w:pStyle w:val="XML3"/>
              <w:rPr>
                <w:del w:id="16313" w:author="Thomas Dietz" w:date="2012-08-08T14:26:00Z"/>
              </w:rPr>
            </w:pPr>
            <w:del w:id="16314" w:author="Thomas Dietz" w:date="2012-08-08T14:26:00Z">
              <w:r w:rsidDel="004238F6">
                <w:delText>&lt;xs:enumeration value="mpls-label"/&gt;</w:delText>
              </w:r>
            </w:del>
          </w:p>
          <w:p w14:paraId="7D930AD7" w14:textId="10996991" w:rsidR="00223854" w:rsidDel="004238F6" w:rsidRDefault="00223854" w:rsidP="00223854">
            <w:pPr>
              <w:pStyle w:val="XML3"/>
              <w:rPr>
                <w:del w:id="16315" w:author="Thomas Dietz" w:date="2012-08-08T14:26:00Z"/>
              </w:rPr>
            </w:pPr>
            <w:del w:id="16316" w:author="Thomas Dietz" w:date="2012-08-08T14:26:00Z">
              <w:r w:rsidDel="004238F6">
                <w:delText>&lt;xs:enumeration value="mpls-tc"/&gt;</w:delText>
              </w:r>
            </w:del>
          </w:p>
          <w:p w14:paraId="0D13D2BE" w14:textId="362BA1F8" w:rsidR="00223854" w:rsidDel="004238F6" w:rsidRDefault="00223854" w:rsidP="00223854">
            <w:pPr>
              <w:pStyle w:val="XML2"/>
              <w:rPr>
                <w:del w:id="16317" w:author="Thomas Dietz" w:date="2012-08-08T14:26:00Z"/>
              </w:rPr>
            </w:pPr>
            <w:del w:id="16318" w:author="Thomas Dietz" w:date="2012-08-08T14:26:00Z">
              <w:r w:rsidDel="004238F6">
                <w:delText>&lt;/xs:restriction&gt;</w:delText>
              </w:r>
            </w:del>
          </w:p>
          <w:p w14:paraId="6BF03516" w14:textId="43D29AAE" w:rsidR="00223854" w:rsidDel="004238F6" w:rsidRDefault="00223854" w:rsidP="00223854">
            <w:pPr>
              <w:pStyle w:val="XML2"/>
              <w:rPr>
                <w:del w:id="16319" w:author="Thomas Dietz" w:date="2012-08-08T14:26:00Z"/>
              </w:rPr>
            </w:pPr>
            <w:del w:id="16320" w:author="Thomas Dietz" w:date="2012-08-08T14:26:00Z">
              <w:r w:rsidDel="004238F6">
                <w:delText>&lt;/xs:simpleType&gt;</w:delText>
              </w:r>
            </w:del>
          </w:p>
          <w:p w14:paraId="2CC080F2" w14:textId="0184E1FA" w:rsidR="00223854" w:rsidRPr="009F1B7D" w:rsidDel="004238F6" w:rsidRDefault="00223854" w:rsidP="00223854">
            <w:pPr>
              <w:pStyle w:val="XML2"/>
              <w:rPr>
                <w:del w:id="16321" w:author="Thomas Dietz" w:date="2012-08-08T14:26:00Z"/>
              </w:rPr>
            </w:pPr>
          </w:p>
          <w:p w14:paraId="6D692ADE" w14:textId="184168D2" w:rsidR="00C31DBC" w:rsidRPr="009F1B7D" w:rsidDel="004238F6" w:rsidRDefault="00C31DBC" w:rsidP="00011096">
            <w:pPr>
              <w:pStyle w:val="XML1"/>
              <w:rPr>
                <w:del w:id="16322" w:author="Thomas Dietz" w:date="2012-08-08T14:26:00Z"/>
              </w:rPr>
            </w:pPr>
            <w:del w:id="16323" w:author="Thomas Dietz" w:date="2012-08-08T14:26:00Z">
              <w:r w:rsidRPr="009F1B7D" w:rsidDel="004238F6">
                <w:delText>&lt;/xs:schema&gt;</w:delText>
              </w:r>
            </w:del>
          </w:p>
          <w:p w14:paraId="7410BFF3" w14:textId="77777777" w:rsidR="00D708FE" w:rsidRPr="00B80901" w:rsidRDefault="00D708FE" w:rsidP="00D708FE">
            <w:pPr>
              <w:pStyle w:val="XML1"/>
              <w:rPr>
                <w:ins w:id="16324" w:author="Thomas Dietz" w:date="2012-08-08T16:18:00Z"/>
                <w:lang w:val="de-DE"/>
                <w:rPrChange w:id="16325" w:author="Thomas Dietz" w:date="2012-08-10T13:21:00Z">
                  <w:rPr>
                    <w:ins w:id="16326" w:author="Thomas Dietz" w:date="2012-08-08T16:18:00Z"/>
                  </w:rPr>
                </w:rPrChange>
              </w:rPr>
            </w:pPr>
            <w:ins w:id="16327" w:author="Thomas Dietz" w:date="2012-08-08T16:18:00Z">
              <w:r w:rsidRPr="00B80901">
                <w:rPr>
                  <w:lang w:val="de-DE"/>
                  <w:rPrChange w:id="16328" w:author="Thomas Dietz" w:date="2012-08-10T13:21:00Z">
                    <w:rPr/>
                  </w:rPrChange>
                </w:rPr>
                <w:t>&lt;?xml version="1.0" encoding="UTF-8"?&gt;</w:t>
              </w:r>
            </w:ins>
          </w:p>
          <w:p w14:paraId="41A0BAE6" w14:textId="77777777" w:rsidR="00D708FE" w:rsidRPr="00D708FE" w:rsidRDefault="00D708FE" w:rsidP="00D708FE">
            <w:pPr>
              <w:pStyle w:val="XML1"/>
              <w:rPr>
                <w:ins w:id="16329" w:author="Thomas Dietz" w:date="2012-08-08T16:18:00Z"/>
                <w:lang w:val="de-DE"/>
                <w:rPrChange w:id="16330" w:author="Thomas Dietz" w:date="2012-08-08T16:18:00Z">
                  <w:rPr>
                    <w:ins w:id="16331" w:author="Thomas Dietz" w:date="2012-08-08T16:18:00Z"/>
                  </w:rPr>
                </w:rPrChange>
              </w:rPr>
            </w:pPr>
            <w:ins w:id="16332" w:author="Thomas Dietz" w:date="2012-08-08T16:18:00Z">
              <w:r w:rsidRPr="00D708FE">
                <w:rPr>
                  <w:lang w:val="de-DE"/>
                  <w:rPrChange w:id="16333" w:author="Thomas Dietz" w:date="2012-08-08T16:18:00Z">
                    <w:rPr/>
                  </w:rPrChange>
                </w:rPr>
                <w:t>&lt;xs:schema xmlns:xs="http://www.w3.org/2001/XMLSchema"</w:t>
              </w:r>
            </w:ins>
          </w:p>
          <w:p w14:paraId="4E2ED981" w14:textId="77777777" w:rsidR="00D708FE" w:rsidRPr="00D708FE" w:rsidRDefault="00D708FE" w:rsidP="00D708FE">
            <w:pPr>
              <w:pStyle w:val="XML1"/>
              <w:rPr>
                <w:ins w:id="16334" w:author="Thomas Dietz" w:date="2012-08-08T16:18:00Z"/>
                <w:lang w:val="de-DE"/>
                <w:rPrChange w:id="16335" w:author="Thomas Dietz" w:date="2012-08-08T16:18:00Z">
                  <w:rPr>
                    <w:ins w:id="16336" w:author="Thomas Dietz" w:date="2012-08-08T16:18:00Z"/>
                  </w:rPr>
                </w:rPrChange>
              </w:rPr>
            </w:pPr>
            <w:ins w:id="16337" w:author="Thomas Dietz" w:date="2012-08-08T16:18:00Z">
              <w:r w:rsidRPr="00D708FE">
                <w:rPr>
                  <w:lang w:val="de-DE"/>
                  <w:rPrChange w:id="16338" w:author="Thomas Dietz" w:date="2012-08-08T16:18:00Z">
                    <w:rPr/>
                  </w:rPrChange>
                </w:rPr>
                <w:t xml:space="preserve">           xmlns:yin="urn:ietf:params:xml:schema:yang:yin:1"</w:t>
              </w:r>
            </w:ins>
          </w:p>
          <w:p w14:paraId="765AFC6E" w14:textId="77777777" w:rsidR="00D708FE" w:rsidRDefault="00D708FE" w:rsidP="00D708FE">
            <w:pPr>
              <w:pStyle w:val="XML1"/>
              <w:rPr>
                <w:ins w:id="16339" w:author="Thomas Dietz" w:date="2012-08-08T16:18:00Z"/>
              </w:rPr>
            </w:pPr>
            <w:ins w:id="16340" w:author="Thomas Dietz" w:date="2012-08-08T16:18:00Z">
              <w:r w:rsidRPr="00D708FE">
                <w:rPr>
                  <w:lang w:val="de-DE"/>
                  <w:rPrChange w:id="16341" w:author="Thomas Dietz" w:date="2012-08-08T16:18:00Z">
                    <w:rPr/>
                  </w:rPrChange>
                </w:rPr>
                <w:t xml:space="preserve">           </w:t>
              </w:r>
              <w:r>
                <w:t>targetNamespace="urn:onf:of111:config:yang"</w:t>
              </w:r>
            </w:ins>
          </w:p>
          <w:p w14:paraId="1B930E9C" w14:textId="77777777" w:rsidR="00D708FE" w:rsidRDefault="00D708FE" w:rsidP="00D708FE">
            <w:pPr>
              <w:pStyle w:val="XML1"/>
              <w:rPr>
                <w:ins w:id="16342" w:author="Thomas Dietz" w:date="2012-08-08T16:18:00Z"/>
              </w:rPr>
            </w:pPr>
            <w:ins w:id="16343" w:author="Thomas Dietz" w:date="2012-08-08T16:18:00Z">
              <w:r>
                <w:t xml:space="preserve">           xmlns="urn:onf:of111:config:yang"</w:t>
              </w:r>
            </w:ins>
          </w:p>
          <w:p w14:paraId="73A439E1" w14:textId="77777777" w:rsidR="00D708FE" w:rsidRDefault="00D708FE" w:rsidP="00D708FE">
            <w:pPr>
              <w:pStyle w:val="XML1"/>
              <w:rPr>
                <w:ins w:id="16344" w:author="Thomas Dietz" w:date="2012-08-08T16:18:00Z"/>
              </w:rPr>
            </w:pPr>
            <w:ins w:id="16345" w:author="Thomas Dietz" w:date="2012-08-08T16:18:00Z">
              <w:r>
                <w:t xml:space="preserve">           elementFormDefault="qualified"</w:t>
              </w:r>
            </w:ins>
          </w:p>
          <w:p w14:paraId="7E4D6A51" w14:textId="77777777" w:rsidR="00D708FE" w:rsidRDefault="00D708FE" w:rsidP="00D708FE">
            <w:pPr>
              <w:pStyle w:val="XML1"/>
              <w:rPr>
                <w:ins w:id="16346" w:author="Thomas Dietz" w:date="2012-08-08T16:18:00Z"/>
              </w:rPr>
            </w:pPr>
            <w:ins w:id="16347" w:author="Thomas Dietz" w:date="2012-08-08T16:18:00Z">
              <w:r>
                <w:t xml:space="preserve">           attributeFormDefault="unqualified"</w:t>
              </w:r>
            </w:ins>
          </w:p>
          <w:p w14:paraId="7AF48FBF" w14:textId="77777777" w:rsidR="00D708FE" w:rsidRDefault="00D708FE" w:rsidP="00D708FE">
            <w:pPr>
              <w:pStyle w:val="XML1"/>
              <w:rPr>
                <w:ins w:id="16348" w:author="Thomas Dietz" w:date="2012-08-08T16:18:00Z"/>
              </w:rPr>
            </w:pPr>
            <w:ins w:id="16349" w:author="Thomas Dietz" w:date="2012-08-08T16:18:00Z">
              <w:r>
                <w:t xml:space="preserve">           version="2011-12-07"</w:t>
              </w:r>
            </w:ins>
          </w:p>
          <w:p w14:paraId="133B8900" w14:textId="77777777" w:rsidR="00D708FE" w:rsidRDefault="00D708FE" w:rsidP="00D708FE">
            <w:pPr>
              <w:pStyle w:val="XML1"/>
              <w:rPr>
                <w:ins w:id="16350" w:author="Thomas Dietz" w:date="2012-08-08T16:18:00Z"/>
              </w:rPr>
            </w:pPr>
            <w:ins w:id="16351" w:author="Thomas Dietz" w:date="2012-08-08T16:18:00Z">
              <w:r>
                <w:t xml:space="preserve">           xml:lang="en"</w:t>
              </w:r>
            </w:ins>
          </w:p>
          <w:p w14:paraId="6E038D27" w14:textId="77777777" w:rsidR="00D708FE" w:rsidRDefault="00D708FE" w:rsidP="00D708FE">
            <w:pPr>
              <w:pStyle w:val="XML1"/>
              <w:rPr>
                <w:ins w:id="16352" w:author="Thomas Dietz" w:date="2012-08-08T16:18:00Z"/>
              </w:rPr>
            </w:pPr>
            <w:ins w:id="16353" w:author="Thomas Dietz" w:date="2012-08-08T16:18:00Z">
              <w:r>
                <w:t xml:space="preserve">          xmlns:yang="urn:ietf:params:xml:ns:yang:ietf-yang-types"</w:t>
              </w:r>
            </w:ins>
          </w:p>
          <w:p w14:paraId="194B0E4D" w14:textId="77777777" w:rsidR="00D708FE" w:rsidRDefault="00D708FE" w:rsidP="00D708FE">
            <w:pPr>
              <w:pStyle w:val="XML1"/>
              <w:rPr>
                <w:ins w:id="16354" w:author="Thomas Dietz" w:date="2012-08-08T16:18:00Z"/>
              </w:rPr>
            </w:pPr>
            <w:ins w:id="16355" w:author="Thomas Dietz" w:date="2012-08-08T16:18:00Z">
              <w:r>
                <w:t xml:space="preserve">          xmlns:inet="urn:ietf:params:xml:ns:yang:ietf-inet-types"</w:t>
              </w:r>
            </w:ins>
          </w:p>
          <w:p w14:paraId="6F70607C" w14:textId="77777777" w:rsidR="00D708FE" w:rsidRDefault="00D708FE" w:rsidP="00D708FE">
            <w:pPr>
              <w:pStyle w:val="XML1"/>
              <w:rPr>
                <w:ins w:id="16356" w:author="Thomas Dietz" w:date="2012-08-08T16:18:00Z"/>
              </w:rPr>
            </w:pPr>
            <w:ins w:id="16357" w:author="Thomas Dietz" w:date="2012-08-08T16:18:00Z">
              <w:r>
                <w:t xml:space="preserve">          xmlns:of11-config="urn:onf:of111:config:yang"&gt;</w:t>
              </w:r>
            </w:ins>
          </w:p>
          <w:p w14:paraId="45325DF2" w14:textId="77777777" w:rsidR="00D708FE" w:rsidRDefault="00D708FE" w:rsidP="00D708FE">
            <w:pPr>
              <w:pStyle w:val="XML1"/>
              <w:rPr>
                <w:ins w:id="16358" w:author="Thomas Dietz" w:date="2012-08-08T16:18:00Z"/>
              </w:rPr>
            </w:pPr>
          </w:p>
          <w:p w14:paraId="384AF225" w14:textId="77777777" w:rsidR="00D708FE" w:rsidRDefault="00D708FE" w:rsidP="00D708FE">
            <w:pPr>
              <w:pStyle w:val="XML1"/>
              <w:rPr>
                <w:ins w:id="16359" w:author="Thomas Dietz" w:date="2012-08-08T16:18:00Z"/>
              </w:rPr>
            </w:pPr>
            <w:ins w:id="16360" w:author="Thomas Dietz" w:date="2012-08-08T16:18:00Z">
              <w:r>
                <w:t xml:space="preserve">  &lt;xs:import namespace="urn:ietf:params:xml:ns:yang:ietf-yang-types"</w:t>
              </w:r>
            </w:ins>
          </w:p>
          <w:p w14:paraId="2E383821" w14:textId="77777777" w:rsidR="00D708FE" w:rsidRDefault="00D708FE" w:rsidP="00D708FE">
            <w:pPr>
              <w:pStyle w:val="XML1"/>
              <w:rPr>
                <w:ins w:id="16361" w:author="Thomas Dietz" w:date="2012-08-08T16:18:00Z"/>
              </w:rPr>
            </w:pPr>
            <w:ins w:id="16362" w:author="Thomas Dietz" w:date="2012-08-08T16:18:00Z">
              <w:r>
                <w:t xml:space="preserve">             schemaLocation="ietf-yang-types.xsd"/&gt;</w:t>
              </w:r>
            </w:ins>
          </w:p>
          <w:p w14:paraId="3DCE16CA" w14:textId="77777777" w:rsidR="00D708FE" w:rsidRDefault="00D708FE" w:rsidP="00D708FE">
            <w:pPr>
              <w:pStyle w:val="XML1"/>
              <w:rPr>
                <w:ins w:id="16363" w:author="Thomas Dietz" w:date="2012-08-08T16:18:00Z"/>
              </w:rPr>
            </w:pPr>
            <w:ins w:id="16364" w:author="Thomas Dietz" w:date="2012-08-08T16:18:00Z">
              <w:r>
                <w:t xml:space="preserve">  &lt;xs:import namespace="urn:ietf:params:xml:ns:yang:ietf-inet-types"</w:t>
              </w:r>
            </w:ins>
          </w:p>
          <w:p w14:paraId="264D2431" w14:textId="77777777" w:rsidR="00D708FE" w:rsidRDefault="00D708FE" w:rsidP="00D708FE">
            <w:pPr>
              <w:pStyle w:val="XML1"/>
              <w:rPr>
                <w:ins w:id="16365" w:author="Thomas Dietz" w:date="2012-08-08T16:18:00Z"/>
              </w:rPr>
            </w:pPr>
            <w:ins w:id="16366" w:author="Thomas Dietz" w:date="2012-08-08T16:18:00Z">
              <w:r>
                <w:t xml:space="preserve">             schemaLocation="ietf-inet-types.xsd"/&gt;</w:t>
              </w:r>
            </w:ins>
          </w:p>
          <w:p w14:paraId="78723959" w14:textId="77777777" w:rsidR="00D708FE" w:rsidRDefault="00D708FE" w:rsidP="00D708FE">
            <w:pPr>
              <w:pStyle w:val="XML1"/>
              <w:rPr>
                <w:ins w:id="16367" w:author="Thomas Dietz" w:date="2012-08-08T16:18:00Z"/>
              </w:rPr>
            </w:pPr>
          </w:p>
          <w:p w14:paraId="510F0B75" w14:textId="77777777" w:rsidR="00D708FE" w:rsidRDefault="00D708FE" w:rsidP="00D708FE">
            <w:pPr>
              <w:pStyle w:val="XML1"/>
              <w:rPr>
                <w:ins w:id="16368" w:author="Thomas Dietz" w:date="2012-08-08T16:18:00Z"/>
              </w:rPr>
            </w:pPr>
            <w:ins w:id="16369" w:author="Thomas Dietz" w:date="2012-08-08T16:18:00Z">
              <w:r>
                <w:lastRenderedPageBreak/>
                <w:t xml:space="preserve">  &lt;xs:annotation&gt;</w:t>
              </w:r>
            </w:ins>
          </w:p>
          <w:p w14:paraId="49377892" w14:textId="77777777" w:rsidR="00D708FE" w:rsidRDefault="00D708FE" w:rsidP="00D708FE">
            <w:pPr>
              <w:pStyle w:val="XML1"/>
              <w:rPr>
                <w:ins w:id="16370" w:author="Thomas Dietz" w:date="2012-08-08T16:18:00Z"/>
              </w:rPr>
            </w:pPr>
            <w:ins w:id="16371" w:author="Thomas Dietz" w:date="2012-08-08T16:18:00Z">
              <w:r>
                <w:t xml:space="preserve">    &lt;xs:documentation&gt;</w:t>
              </w:r>
            </w:ins>
          </w:p>
          <w:p w14:paraId="7019568C" w14:textId="77777777" w:rsidR="00D708FE" w:rsidRDefault="00D708FE" w:rsidP="00D708FE">
            <w:pPr>
              <w:pStyle w:val="XML1"/>
              <w:rPr>
                <w:ins w:id="16372" w:author="Thomas Dietz" w:date="2012-08-08T16:18:00Z"/>
              </w:rPr>
            </w:pPr>
            <w:ins w:id="16373" w:author="Thomas Dietz" w:date="2012-08-08T16:18:00Z">
              <w:r>
                <w:t xml:space="preserve">      This schema was generated from the YANG module of-config1.1.1</w:t>
              </w:r>
            </w:ins>
          </w:p>
          <w:p w14:paraId="171A2D13" w14:textId="77777777" w:rsidR="00D708FE" w:rsidRDefault="00D708FE" w:rsidP="00D708FE">
            <w:pPr>
              <w:pStyle w:val="XML1"/>
              <w:rPr>
                <w:ins w:id="16374" w:author="Thomas Dietz" w:date="2012-08-08T16:18:00Z"/>
              </w:rPr>
            </w:pPr>
            <w:ins w:id="16375" w:author="Thomas Dietz" w:date="2012-08-08T16:18:00Z">
              <w:r>
                <w:t xml:space="preserve">      by pyang version 1.2.</w:t>
              </w:r>
            </w:ins>
          </w:p>
          <w:p w14:paraId="62400140" w14:textId="77777777" w:rsidR="00D708FE" w:rsidRDefault="00D708FE" w:rsidP="00D708FE">
            <w:pPr>
              <w:pStyle w:val="XML1"/>
              <w:rPr>
                <w:ins w:id="16376" w:author="Thomas Dietz" w:date="2012-08-08T16:18:00Z"/>
              </w:rPr>
            </w:pPr>
          </w:p>
          <w:p w14:paraId="4C7CDBCD" w14:textId="77777777" w:rsidR="00D708FE" w:rsidRDefault="00D708FE" w:rsidP="00D708FE">
            <w:pPr>
              <w:pStyle w:val="XML1"/>
              <w:rPr>
                <w:ins w:id="16377" w:author="Thomas Dietz" w:date="2012-08-08T16:18:00Z"/>
              </w:rPr>
            </w:pPr>
            <w:ins w:id="16378" w:author="Thomas Dietz" w:date="2012-08-08T16:18:00Z">
              <w:r>
                <w:t xml:space="preserve">      The schema describes an instance document consisting</w:t>
              </w:r>
            </w:ins>
          </w:p>
          <w:p w14:paraId="6D09225C" w14:textId="77777777" w:rsidR="00D708FE" w:rsidRDefault="00D708FE" w:rsidP="00D708FE">
            <w:pPr>
              <w:pStyle w:val="XML1"/>
              <w:rPr>
                <w:ins w:id="16379" w:author="Thomas Dietz" w:date="2012-08-08T16:18:00Z"/>
              </w:rPr>
            </w:pPr>
            <w:ins w:id="16380" w:author="Thomas Dietz" w:date="2012-08-08T16:18:00Z">
              <w:r>
                <w:t xml:space="preserve">      of the entire configuration data store, operational</w:t>
              </w:r>
            </w:ins>
          </w:p>
          <w:p w14:paraId="127809ED" w14:textId="77777777" w:rsidR="00D708FE" w:rsidRDefault="00D708FE" w:rsidP="00D708FE">
            <w:pPr>
              <w:pStyle w:val="XML1"/>
              <w:rPr>
                <w:ins w:id="16381" w:author="Thomas Dietz" w:date="2012-08-08T16:18:00Z"/>
              </w:rPr>
            </w:pPr>
            <w:ins w:id="16382" w:author="Thomas Dietz" w:date="2012-08-08T16:18:00Z">
              <w:r>
                <w:t xml:space="preserve">      data, rpc operations, and notifications.</w:t>
              </w:r>
            </w:ins>
          </w:p>
          <w:p w14:paraId="22218F28" w14:textId="77777777" w:rsidR="00D708FE" w:rsidRDefault="00D708FE" w:rsidP="00D708FE">
            <w:pPr>
              <w:pStyle w:val="XML1"/>
              <w:rPr>
                <w:ins w:id="16383" w:author="Thomas Dietz" w:date="2012-08-08T16:18:00Z"/>
              </w:rPr>
            </w:pPr>
            <w:ins w:id="16384" w:author="Thomas Dietz" w:date="2012-08-08T16:18:00Z">
              <w:r>
                <w:t xml:space="preserve">      This schema can thus NOT be used as-is to</w:t>
              </w:r>
            </w:ins>
          </w:p>
          <w:p w14:paraId="7C7DC4FF" w14:textId="77777777" w:rsidR="00D708FE" w:rsidRDefault="00D708FE" w:rsidP="00D708FE">
            <w:pPr>
              <w:pStyle w:val="XML1"/>
              <w:rPr>
                <w:ins w:id="16385" w:author="Thomas Dietz" w:date="2012-08-08T16:18:00Z"/>
              </w:rPr>
            </w:pPr>
            <w:ins w:id="16386" w:author="Thomas Dietz" w:date="2012-08-08T16:18:00Z">
              <w:r>
                <w:t xml:space="preserve">      validate NETCONF PDUs.</w:t>
              </w:r>
            </w:ins>
          </w:p>
          <w:p w14:paraId="7FFB782C" w14:textId="77777777" w:rsidR="00D708FE" w:rsidRDefault="00D708FE" w:rsidP="00D708FE">
            <w:pPr>
              <w:pStyle w:val="XML1"/>
              <w:rPr>
                <w:ins w:id="16387" w:author="Thomas Dietz" w:date="2012-08-08T16:18:00Z"/>
              </w:rPr>
            </w:pPr>
            <w:ins w:id="16388" w:author="Thomas Dietz" w:date="2012-08-08T16:18:00Z">
              <w:r>
                <w:t xml:space="preserve">    &lt;/xs:documentation&gt;</w:t>
              </w:r>
            </w:ins>
          </w:p>
          <w:p w14:paraId="6D3E34D4" w14:textId="77777777" w:rsidR="00D708FE" w:rsidRDefault="00D708FE" w:rsidP="00D708FE">
            <w:pPr>
              <w:pStyle w:val="XML1"/>
              <w:rPr>
                <w:ins w:id="16389" w:author="Thomas Dietz" w:date="2012-08-08T16:18:00Z"/>
              </w:rPr>
            </w:pPr>
            <w:ins w:id="16390" w:author="Thomas Dietz" w:date="2012-08-08T16:18:00Z">
              <w:r>
                <w:t xml:space="preserve">  &lt;/xs:annotation&gt;</w:t>
              </w:r>
            </w:ins>
          </w:p>
          <w:p w14:paraId="067DAB2B" w14:textId="77777777" w:rsidR="00D708FE" w:rsidRDefault="00D708FE" w:rsidP="00D708FE">
            <w:pPr>
              <w:pStyle w:val="XML1"/>
              <w:rPr>
                <w:ins w:id="16391" w:author="Thomas Dietz" w:date="2012-08-08T16:18:00Z"/>
              </w:rPr>
            </w:pPr>
          </w:p>
          <w:p w14:paraId="1E1C57BB" w14:textId="77777777" w:rsidR="00D708FE" w:rsidRDefault="00D708FE" w:rsidP="00D708FE">
            <w:pPr>
              <w:pStyle w:val="XML1"/>
              <w:rPr>
                <w:ins w:id="16392" w:author="Thomas Dietz" w:date="2012-08-08T16:18:00Z"/>
              </w:rPr>
            </w:pPr>
            <w:ins w:id="16393" w:author="Thomas Dietz" w:date="2012-08-08T16:18:00Z">
              <w:r>
                <w:t xml:space="preserve">  &lt;xs:annotation&gt;</w:t>
              </w:r>
            </w:ins>
          </w:p>
          <w:p w14:paraId="405E62DF" w14:textId="77777777" w:rsidR="00D708FE" w:rsidRDefault="00D708FE" w:rsidP="00D708FE">
            <w:pPr>
              <w:pStyle w:val="XML1"/>
              <w:rPr>
                <w:ins w:id="16394" w:author="Thomas Dietz" w:date="2012-08-08T16:18:00Z"/>
              </w:rPr>
            </w:pPr>
            <w:ins w:id="16395" w:author="Thomas Dietz" w:date="2012-08-08T16:18:00Z">
              <w:r>
                <w:t xml:space="preserve">    &lt;xs:documentation&gt;</w:t>
              </w:r>
            </w:ins>
          </w:p>
          <w:p w14:paraId="0003D8DC" w14:textId="77777777" w:rsidR="00D708FE" w:rsidRDefault="00D708FE" w:rsidP="00D708FE">
            <w:pPr>
              <w:pStyle w:val="XML1"/>
              <w:rPr>
                <w:ins w:id="16396" w:author="Thomas Dietz" w:date="2012-08-08T16:18:00Z"/>
              </w:rPr>
            </w:pPr>
            <w:ins w:id="16397" w:author="Thomas Dietz" w:date="2012-08-08T16:18:00Z">
              <w:r>
                <w:t xml:space="preserve">      tbd</w:t>
              </w:r>
            </w:ins>
          </w:p>
          <w:p w14:paraId="2EA32D37" w14:textId="77777777" w:rsidR="00D708FE" w:rsidRDefault="00D708FE" w:rsidP="00D708FE">
            <w:pPr>
              <w:pStyle w:val="XML1"/>
              <w:rPr>
                <w:ins w:id="16398" w:author="Thomas Dietz" w:date="2012-08-08T16:18:00Z"/>
              </w:rPr>
            </w:pPr>
          </w:p>
          <w:p w14:paraId="450A60C9" w14:textId="77777777" w:rsidR="00D708FE" w:rsidRDefault="00D708FE" w:rsidP="00D708FE">
            <w:pPr>
              <w:pStyle w:val="XML1"/>
              <w:rPr>
                <w:ins w:id="16399" w:author="Thomas Dietz" w:date="2012-08-08T16:18:00Z"/>
              </w:rPr>
            </w:pPr>
            <w:ins w:id="16400" w:author="Thomas Dietz" w:date="2012-08-08T16:18:00Z">
              <w:r>
                <w:t xml:space="preserve">      NETCONF Operational Considerations</w:t>
              </w:r>
            </w:ins>
          </w:p>
          <w:p w14:paraId="3A2FE376" w14:textId="77777777" w:rsidR="00D708FE" w:rsidRDefault="00D708FE" w:rsidP="00D708FE">
            <w:pPr>
              <w:pStyle w:val="XML1"/>
              <w:rPr>
                <w:ins w:id="16401" w:author="Thomas Dietz" w:date="2012-08-08T16:18:00Z"/>
              </w:rPr>
            </w:pPr>
          </w:p>
          <w:p w14:paraId="5A35FF55" w14:textId="77777777" w:rsidR="00D708FE" w:rsidRDefault="00D708FE" w:rsidP="00D708FE">
            <w:pPr>
              <w:pStyle w:val="XML1"/>
              <w:rPr>
                <w:ins w:id="16402" w:author="Thomas Dietz" w:date="2012-08-08T16:18:00Z"/>
              </w:rPr>
            </w:pPr>
            <w:ins w:id="16403" w:author="Thomas Dietz" w:date="2012-08-08T16:18:00Z">
              <w:r>
                <w:t xml:space="preserve">      Elements that are configurable, optional and have a default</w:t>
              </w:r>
            </w:ins>
          </w:p>
          <w:p w14:paraId="64913512" w14:textId="77777777" w:rsidR="00D708FE" w:rsidRDefault="00D708FE" w:rsidP="00D708FE">
            <w:pPr>
              <w:pStyle w:val="XML1"/>
              <w:rPr>
                <w:ins w:id="16404" w:author="Thomas Dietz" w:date="2012-08-08T16:18:00Z"/>
              </w:rPr>
            </w:pPr>
            <w:ins w:id="16405" w:author="Thomas Dietz" w:date="2012-08-08T16:18:00Z">
              <w:r>
                <w:t xml:space="preserve">      value MAY be reported by replies to NETCONF &amp;lt;get-config&amp;gt;</w:t>
              </w:r>
            </w:ins>
          </w:p>
          <w:p w14:paraId="31ADE189" w14:textId="77777777" w:rsidR="00D708FE" w:rsidRDefault="00D708FE" w:rsidP="00D708FE">
            <w:pPr>
              <w:pStyle w:val="XML1"/>
              <w:rPr>
                <w:ins w:id="16406" w:author="Thomas Dietz" w:date="2012-08-08T16:18:00Z"/>
              </w:rPr>
            </w:pPr>
            <w:ins w:id="16407" w:author="Thomas Dietz" w:date="2012-08-08T16:18:00Z">
              <w:r>
                <w:t xml:space="preserve">      requests. All non-configurable values SHOULD be reported by</w:t>
              </w:r>
            </w:ins>
          </w:p>
          <w:p w14:paraId="76B2111E" w14:textId="77777777" w:rsidR="00D708FE" w:rsidRDefault="00D708FE" w:rsidP="00D708FE">
            <w:pPr>
              <w:pStyle w:val="XML1"/>
              <w:rPr>
                <w:ins w:id="16408" w:author="Thomas Dietz" w:date="2012-08-08T16:18:00Z"/>
              </w:rPr>
            </w:pPr>
            <w:ins w:id="16409" w:author="Thomas Dietz" w:date="2012-08-08T16:18:00Z">
              <w:r>
                <w:t xml:space="preserve">      replies to NETCONF &amp;lt;get&amp;gt; requests.</w:t>
              </w:r>
            </w:ins>
          </w:p>
          <w:p w14:paraId="2847AFA0" w14:textId="77777777" w:rsidR="00D708FE" w:rsidRDefault="00D708FE" w:rsidP="00D708FE">
            <w:pPr>
              <w:pStyle w:val="XML1"/>
              <w:rPr>
                <w:ins w:id="16410" w:author="Thomas Dietz" w:date="2012-08-08T16:18:00Z"/>
              </w:rPr>
            </w:pPr>
          </w:p>
          <w:p w14:paraId="61294D0A" w14:textId="77777777" w:rsidR="00D708FE" w:rsidRDefault="00D708FE" w:rsidP="00D708FE">
            <w:pPr>
              <w:pStyle w:val="XML1"/>
              <w:rPr>
                <w:ins w:id="16411" w:author="Thomas Dietz" w:date="2012-08-08T16:18:00Z"/>
              </w:rPr>
            </w:pPr>
            <w:ins w:id="16412" w:author="Thomas Dietz" w:date="2012-08-08T16:18:00Z">
              <w:r>
                <w:t xml:space="preserve">      Attemps to modify non-configurable elements with a NETCONF</w:t>
              </w:r>
            </w:ins>
          </w:p>
          <w:p w14:paraId="087D5027" w14:textId="77777777" w:rsidR="00D708FE" w:rsidRDefault="00D708FE" w:rsidP="00D708FE">
            <w:pPr>
              <w:pStyle w:val="XML1"/>
              <w:rPr>
                <w:ins w:id="16413" w:author="Thomas Dietz" w:date="2012-08-08T16:18:00Z"/>
              </w:rPr>
            </w:pPr>
            <w:ins w:id="16414" w:author="Thomas Dietz" w:date="2012-08-08T16:18:00Z">
              <w:r>
                <w:t xml:space="preserve">      &amp;lt;edit-config&amp;gt; operation MUST result in an</w:t>
              </w:r>
            </w:ins>
          </w:p>
          <w:p w14:paraId="4A78A1A3" w14:textId="77777777" w:rsidR="00D708FE" w:rsidRDefault="00D708FE" w:rsidP="00D708FE">
            <w:pPr>
              <w:pStyle w:val="XML1"/>
              <w:rPr>
                <w:ins w:id="16415" w:author="Thomas Dietz" w:date="2012-08-08T16:18:00Z"/>
              </w:rPr>
            </w:pPr>
            <w:ins w:id="16416" w:author="Thomas Dietz" w:date="2012-08-08T16:18:00Z">
              <w:r>
                <w:t xml:space="preserve">      'operation-not-supported' error with type 'application'.</w:t>
              </w:r>
            </w:ins>
          </w:p>
          <w:p w14:paraId="10DDD045" w14:textId="77777777" w:rsidR="00D708FE" w:rsidRDefault="00D708FE" w:rsidP="00D708FE">
            <w:pPr>
              <w:pStyle w:val="XML1"/>
              <w:rPr>
                <w:ins w:id="16417" w:author="Thomas Dietz" w:date="2012-08-08T16:18:00Z"/>
              </w:rPr>
            </w:pPr>
          </w:p>
          <w:p w14:paraId="288BA9AE" w14:textId="77777777" w:rsidR="00D708FE" w:rsidRDefault="00D708FE" w:rsidP="00D708FE">
            <w:pPr>
              <w:pStyle w:val="XML1"/>
              <w:rPr>
                <w:ins w:id="16418" w:author="Thomas Dietz" w:date="2012-08-08T16:18:00Z"/>
              </w:rPr>
            </w:pPr>
            <w:ins w:id="16419" w:author="Thomas Dietz" w:date="2012-08-08T16:18:00Z">
              <w:r>
                <w:t xml:space="preserve">      When validating an &amp;lt;edit</w:t>
              </w:r>
              <w:r>
                <w:rPr>
                  <w:rFonts w:ascii="MS Mincho" w:eastAsia="MS Mincho" w:hAnsi="MS Mincho" w:cs="MS Mincho" w:hint="eastAsia"/>
                </w:rPr>
                <w:t>‑</w:t>
              </w:r>
              <w:r>
                <w:t xml:space="preserve">config&amp;gt; operation the following </w:t>
              </w:r>
            </w:ins>
          </w:p>
          <w:p w14:paraId="10F93E0C" w14:textId="77777777" w:rsidR="00D708FE" w:rsidRDefault="00D708FE" w:rsidP="00D708FE">
            <w:pPr>
              <w:pStyle w:val="XML1"/>
              <w:rPr>
                <w:ins w:id="16420" w:author="Thomas Dietz" w:date="2012-08-08T16:18:00Z"/>
              </w:rPr>
            </w:pPr>
            <w:ins w:id="16421" w:author="Thomas Dietz" w:date="2012-08-08T16:18:00Z">
              <w:r>
                <w:t xml:space="preserve">      errors MUST be detected:</w:t>
              </w:r>
            </w:ins>
          </w:p>
          <w:p w14:paraId="44CE10ED" w14:textId="77777777" w:rsidR="00D708FE" w:rsidRDefault="00D708FE" w:rsidP="00D708FE">
            <w:pPr>
              <w:pStyle w:val="XML1"/>
              <w:rPr>
                <w:ins w:id="16422" w:author="Thomas Dietz" w:date="2012-08-08T16:18:00Z"/>
              </w:rPr>
            </w:pPr>
          </w:p>
          <w:p w14:paraId="306C2146" w14:textId="77777777" w:rsidR="00D708FE" w:rsidRDefault="00D708FE" w:rsidP="00D708FE">
            <w:pPr>
              <w:pStyle w:val="XML1"/>
              <w:rPr>
                <w:ins w:id="16423" w:author="Thomas Dietz" w:date="2012-08-08T16:18:00Z"/>
              </w:rPr>
            </w:pPr>
            <w:ins w:id="16424" w:author="Thomas Dietz" w:date="2012-08-08T16:18:00Z">
              <w:r>
                <w:t xml:space="preserve">      * Delete requests for non-existent data. In this case a</w:t>
              </w:r>
            </w:ins>
          </w:p>
          <w:p w14:paraId="3F4557B7" w14:textId="77777777" w:rsidR="00D708FE" w:rsidRDefault="00D708FE" w:rsidP="00D708FE">
            <w:pPr>
              <w:pStyle w:val="XML1"/>
              <w:rPr>
                <w:ins w:id="16425" w:author="Thomas Dietz" w:date="2012-08-08T16:18:00Z"/>
              </w:rPr>
            </w:pPr>
            <w:ins w:id="16426" w:author="Thomas Dietz" w:date="2012-08-08T16:18:00Z">
              <w:r>
                <w:t xml:space="preserve">      'data-missing' error is returned.</w:t>
              </w:r>
            </w:ins>
          </w:p>
          <w:p w14:paraId="6242E6CA" w14:textId="77777777" w:rsidR="00D708FE" w:rsidRDefault="00D708FE" w:rsidP="00D708FE">
            <w:pPr>
              <w:pStyle w:val="XML1"/>
              <w:rPr>
                <w:ins w:id="16427" w:author="Thomas Dietz" w:date="2012-08-08T16:18:00Z"/>
              </w:rPr>
            </w:pPr>
            <w:ins w:id="16428" w:author="Thomas Dietz" w:date="2012-08-08T16:18:00Z">
              <w:r>
                <w:t xml:space="preserve">      * Create requests for existent data. In this case a </w:t>
              </w:r>
            </w:ins>
          </w:p>
          <w:p w14:paraId="3B9CAF05" w14:textId="77777777" w:rsidR="00D708FE" w:rsidRDefault="00D708FE" w:rsidP="00D708FE">
            <w:pPr>
              <w:pStyle w:val="XML1"/>
              <w:rPr>
                <w:ins w:id="16429" w:author="Thomas Dietz" w:date="2012-08-08T16:18:00Z"/>
              </w:rPr>
            </w:pPr>
            <w:ins w:id="16430" w:author="Thomas Dietz" w:date="2012-08-08T16:18:00Z">
              <w:r>
                <w:t xml:space="preserve">      'data-exists' error is returned.</w:t>
              </w:r>
            </w:ins>
          </w:p>
          <w:p w14:paraId="04F33247" w14:textId="77777777" w:rsidR="00D708FE" w:rsidRDefault="00D708FE" w:rsidP="00D708FE">
            <w:pPr>
              <w:pStyle w:val="XML1"/>
              <w:rPr>
                <w:ins w:id="16431" w:author="Thomas Dietz" w:date="2012-08-08T16:18:00Z"/>
              </w:rPr>
            </w:pPr>
            <w:ins w:id="16432" w:author="Thomas Dietz" w:date="2012-08-08T16:18:00Z">
              <w:r>
                <w:t xml:space="preserve">      * If the NETCONF operation creates data nodes under a</w:t>
              </w:r>
            </w:ins>
          </w:p>
          <w:p w14:paraId="00DC9102" w14:textId="77777777" w:rsidR="00D708FE" w:rsidRDefault="00D708FE" w:rsidP="00D708FE">
            <w:pPr>
              <w:pStyle w:val="XML1"/>
              <w:rPr>
                <w:ins w:id="16433" w:author="Thomas Dietz" w:date="2012-08-08T16:18:00Z"/>
              </w:rPr>
            </w:pPr>
            <w:ins w:id="16434" w:author="Thomas Dietz" w:date="2012-08-08T16:18:00Z">
              <w:r>
                <w:t xml:space="preserve">      'choice', any existing nodes from other branches are</w:t>
              </w:r>
            </w:ins>
          </w:p>
          <w:p w14:paraId="28B3AA95" w14:textId="77777777" w:rsidR="00D708FE" w:rsidRDefault="00D708FE" w:rsidP="00D708FE">
            <w:pPr>
              <w:pStyle w:val="XML1"/>
              <w:rPr>
                <w:ins w:id="16435" w:author="Thomas Dietz" w:date="2012-08-08T16:18:00Z"/>
              </w:rPr>
            </w:pPr>
            <w:ins w:id="16436" w:author="Thomas Dietz" w:date="2012-08-08T16:18:00Z">
              <w:r>
                <w:t xml:space="preserve">      deleted.</w:t>
              </w:r>
            </w:ins>
          </w:p>
          <w:p w14:paraId="0FA3DA18" w14:textId="77777777" w:rsidR="00D708FE" w:rsidRDefault="00D708FE" w:rsidP="00D708FE">
            <w:pPr>
              <w:pStyle w:val="XML1"/>
              <w:rPr>
                <w:ins w:id="16437" w:author="Thomas Dietz" w:date="2012-08-08T16:18:00Z"/>
              </w:rPr>
            </w:pPr>
            <w:ins w:id="16438" w:author="Thomas Dietz" w:date="2012-08-08T16:18:00Z">
              <w:r>
                <w:t xml:space="preserve">    &lt;/xs:documentation&gt;</w:t>
              </w:r>
            </w:ins>
          </w:p>
          <w:p w14:paraId="1BF28008" w14:textId="77777777" w:rsidR="00D708FE" w:rsidRDefault="00D708FE" w:rsidP="00D708FE">
            <w:pPr>
              <w:pStyle w:val="XML1"/>
              <w:rPr>
                <w:ins w:id="16439" w:author="Thomas Dietz" w:date="2012-08-08T16:18:00Z"/>
              </w:rPr>
            </w:pPr>
            <w:ins w:id="16440" w:author="Thomas Dietz" w:date="2012-08-08T16:18:00Z">
              <w:r>
                <w:t xml:space="preserve">  &lt;/xs:annotation&gt;</w:t>
              </w:r>
            </w:ins>
          </w:p>
          <w:p w14:paraId="412682AB" w14:textId="77777777" w:rsidR="00D708FE" w:rsidRDefault="00D708FE" w:rsidP="00D708FE">
            <w:pPr>
              <w:pStyle w:val="XML1"/>
              <w:rPr>
                <w:ins w:id="16441" w:author="Thomas Dietz" w:date="2012-08-08T16:18:00Z"/>
              </w:rPr>
            </w:pPr>
          </w:p>
          <w:p w14:paraId="7D6FAE73" w14:textId="77777777" w:rsidR="00D708FE" w:rsidRDefault="00D708FE" w:rsidP="00D708FE">
            <w:pPr>
              <w:pStyle w:val="XML1"/>
              <w:rPr>
                <w:ins w:id="16442" w:author="Thomas Dietz" w:date="2012-08-08T16:18:00Z"/>
              </w:rPr>
            </w:pPr>
            <w:ins w:id="16443" w:author="Thomas Dietz" w:date="2012-08-08T16:18:00Z">
              <w:r>
                <w:t xml:space="preserve">  &lt;!-- YANG typedefs --&gt;</w:t>
              </w:r>
            </w:ins>
          </w:p>
          <w:p w14:paraId="40846F95" w14:textId="77777777" w:rsidR="00D708FE" w:rsidRDefault="00D708FE" w:rsidP="00D708FE">
            <w:pPr>
              <w:pStyle w:val="XML1"/>
              <w:rPr>
                <w:ins w:id="16444" w:author="Thomas Dietz" w:date="2012-08-08T16:18:00Z"/>
              </w:rPr>
            </w:pPr>
            <w:ins w:id="16445" w:author="Thomas Dietz" w:date="2012-08-08T16:18:00Z">
              <w:r>
                <w:t xml:space="preserve">  &lt;xs:simpleType name="OFConfigId"&gt;</w:t>
              </w:r>
            </w:ins>
          </w:p>
          <w:p w14:paraId="33B98012" w14:textId="77777777" w:rsidR="00D708FE" w:rsidRDefault="00D708FE" w:rsidP="00D708FE">
            <w:pPr>
              <w:pStyle w:val="XML1"/>
              <w:rPr>
                <w:ins w:id="16446" w:author="Thomas Dietz" w:date="2012-08-08T16:18:00Z"/>
              </w:rPr>
            </w:pPr>
            <w:ins w:id="16447" w:author="Thomas Dietz" w:date="2012-08-08T16:18:00Z">
              <w:r>
                <w:t xml:space="preserve">    &lt;xs:annotation&gt;</w:t>
              </w:r>
            </w:ins>
          </w:p>
          <w:p w14:paraId="6E72FD51" w14:textId="77777777" w:rsidR="00D708FE" w:rsidRDefault="00D708FE" w:rsidP="00D708FE">
            <w:pPr>
              <w:pStyle w:val="XML1"/>
              <w:rPr>
                <w:ins w:id="16448" w:author="Thomas Dietz" w:date="2012-08-08T16:18:00Z"/>
              </w:rPr>
            </w:pPr>
            <w:ins w:id="16449" w:author="Thomas Dietz" w:date="2012-08-08T16:18:00Z">
              <w:r>
                <w:t xml:space="preserve">      &lt;xs:documentation&gt;</w:t>
              </w:r>
            </w:ins>
          </w:p>
          <w:p w14:paraId="4C6CF0E7" w14:textId="77777777" w:rsidR="00D708FE" w:rsidRDefault="00D708FE" w:rsidP="00D708FE">
            <w:pPr>
              <w:pStyle w:val="XML1"/>
              <w:rPr>
                <w:ins w:id="16450" w:author="Thomas Dietz" w:date="2012-08-08T16:18:00Z"/>
              </w:rPr>
            </w:pPr>
            <w:ins w:id="16451" w:author="Thomas Dietz" w:date="2012-08-08T16:18:00Z">
              <w:r>
                <w:t xml:space="preserve">        Generic type of an identifier in OF-CONFIG</w:t>
              </w:r>
            </w:ins>
          </w:p>
          <w:p w14:paraId="0A62BE17" w14:textId="77777777" w:rsidR="00D708FE" w:rsidRDefault="00D708FE" w:rsidP="00D708FE">
            <w:pPr>
              <w:pStyle w:val="XML1"/>
              <w:rPr>
                <w:ins w:id="16452" w:author="Thomas Dietz" w:date="2012-08-08T16:18:00Z"/>
              </w:rPr>
            </w:pPr>
            <w:ins w:id="16453" w:author="Thomas Dietz" w:date="2012-08-08T16:18:00Z">
              <w:r>
                <w:t xml:space="preserve">      &lt;/xs:documentation&gt;</w:t>
              </w:r>
            </w:ins>
          </w:p>
          <w:p w14:paraId="0923289D" w14:textId="77777777" w:rsidR="00D708FE" w:rsidRDefault="00D708FE" w:rsidP="00D708FE">
            <w:pPr>
              <w:pStyle w:val="XML1"/>
              <w:rPr>
                <w:ins w:id="16454" w:author="Thomas Dietz" w:date="2012-08-08T16:18:00Z"/>
              </w:rPr>
            </w:pPr>
            <w:ins w:id="16455" w:author="Thomas Dietz" w:date="2012-08-08T16:18:00Z">
              <w:r>
                <w:t xml:space="preserve">    &lt;/xs:annotation&gt;</w:t>
              </w:r>
            </w:ins>
          </w:p>
          <w:p w14:paraId="24D9C19D" w14:textId="77777777" w:rsidR="00D708FE" w:rsidRDefault="00D708FE" w:rsidP="00D708FE">
            <w:pPr>
              <w:pStyle w:val="XML1"/>
              <w:rPr>
                <w:ins w:id="16456" w:author="Thomas Dietz" w:date="2012-08-08T16:18:00Z"/>
              </w:rPr>
            </w:pPr>
          </w:p>
          <w:p w14:paraId="50E56ED0" w14:textId="77777777" w:rsidR="00D708FE" w:rsidRDefault="00D708FE" w:rsidP="00D708FE">
            <w:pPr>
              <w:pStyle w:val="XML1"/>
              <w:rPr>
                <w:ins w:id="16457" w:author="Thomas Dietz" w:date="2012-08-08T16:18:00Z"/>
              </w:rPr>
            </w:pPr>
            <w:ins w:id="16458" w:author="Thomas Dietz" w:date="2012-08-08T16:18:00Z">
              <w:r>
                <w:t xml:space="preserve">    &lt;xs:restriction base="inet:uri"&gt;</w:t>
              </w:r>
            </w:ins>
          </w:p>
          <w:p w14:paraId="0CD9060B" w14:textId="77777777" w:rsidR="00D708FE" w:rsidRDefault="00D708FE" w:rsidP="00D708FE">
            <w:pPr>
              <w:pStyle w:val="XML1"/>
              <w:rPr>
                <w:ins w:id="16459" w:author="Thomas Dietz" w:date="2012-08-08T16:18:00Z"/>
              </w:rPr>
            </w:pPr>
            <w:ins w:id="16460" w:author="Thomas Dietz" w:date="2012-08-08T16:18:00Z">
              <w:r>
                <w:t xml:space="preserve">    &lt;/xs:restriction&gt;</w:t>
              </w:r>
            </w:ins>
          </w:p>
          <w:p w14:paraId="7CC99DB9" w14:textId="77777777" w:rsidR="00D708FE" w:rsidRDefault="00D708FE" w:rsidP="00D708FE">
            <w:pPr>
              <w:pStyle w:val="XML1"/>
              <w:rPr>
                <w:ins w:id="16461" w:author="Thomas Dietz" w:date="2012-08-08T16:18:00Z"/>
              </w:rPr>
            </w:pPr>
            <w:ins w:id="16462" w:author="Thomas Dietz" w:date="2012-08-08T16:18:00Z">
              <w:r>
                <w:t xml:space="preserve">  &lt;/xs:simpleType&gt;</w:t>
              </w:r>
            </w:ins>
          </w:p>
          <w:p w14:paraId="5DB4B838" w14:textId="77777777" w:rsidR="00D708FE" w:rsidRDefault="00D708FE" w:rsidP="00D708FE">
            <w:pPr>
              <w:pStyle w:val="XML1"/>
              <w:rPr>
                <w:ins w:id="16463" w:author="Thomas Dietz" w:date="2012-08-08T16:18:00Z"/>
              </w:rPr>
            </w:pPr>
            <w:ins w:id="16464" w:author="Thomas Dietz" w:date="2012-08-08T16:18:00Z">
              <w:r>
                <w:t xml:space="preserve">  &lt;xs:simpleType name="OFConfigurationPointProtocolType"&gt;</w:t>
              </w:r>
            </w:ins>
          </w:p>
          <w:p w14:paraId="790C197A" w14:textId="77777777" w:rsidR="00D708FE" w:rsidRDefault="00D708FE" w:rsidP="00D708FE">
            <w:pPr>
              <w:pStyle w:val="XML1"/>
              <w:rPr>
                <w:ins w:id="16465" w:author="Thomas Dietz" w:date="2012-08-08T16:18:00Z"/>
              </w:rPr>
            </w:pPr>
            <w:ins w:id="16466" w:author="Thomas Dietz" w:date="2012-08-08T16:18:00Z">
              <w:r>
                <w:t xml:space="preserve">    &lt;xs:annotation&gt;</w:t>
              </w:r>
            </w:ins>
          </w:p>
          <w:p w14:paraId="603A550E" w14:textId="77777777" w:rsidR="00D708FE" w:rsidRDefault="00D708FE" w:rsidP="00D708FE">
            <w:pPr>
              <w:pStyle w:val="XML1"/>
              <w:rPr>
                <w:ins w:id="16467" w:author="Thomas Dietz" w:date="2012-08-08T16:18:00Z"/>
              </w:rPr>
            </w:pPr>
            <w:ins w:id="16468" w:author="Thomas Dietz" w:date="2012-08-08T16:18:00Z">
              <w:r>
                <w:t xml:space="preserve">      &lt;xs:documentation&gt;</w:t>
              </w:r>
            </w:ins>
          </w:p>
          <w:p w14:paraId="38DDDDF7" w14:textId="77777777" w:rsidR="00D708FE" w:rsidRDefault="00D708FE" w:rsidP="00D708FE">
            <w:pPr>
              <w:pStyle w:val="XML1"/>
              <w:rPr>
                <w:ins w:id="16469" w:author="Thomas Dietz" w:date="2012-08-08T16:18:00Z"/>
              </w:rPr>
            </w:pPr>
            <w:ins w:id="16470" w:author="Thomas Dietz" w:date="2012-08-08T16:18:00Z">
              <w:r>
                <w:t xml:space="preserve">        Possible protocols to connect ot an OF</w:t>
              </w:r>
            </w:ins>
          </w:p>
          <w:p w14:paraId="32992B71" w14:textId="77777777" w:rsidR="00D708FE" w:rsidRDefault="00D708FE" w:rsidP="00D708FE">
            <w:pPr>
              <w:pStyle w:val="XML1"/>
              <w:rPr>
                <w:ins w:id="16471" w:author="Thomas Dietz" w:date="2012-08-08T16:18:00Z"/>
              </w:rPr>
            </w:pPr>
            <w:ins w:id="16472" w:author="Thomas Dietz" w:date="2012-08-08T16:18:00Z">
              <w:r>
                <w:lastRenderedPageBreak/>
                <w:t xml:space="preserve">        Configuration Point</w:t>
              </w:r>
            </w:ins>
          </w:p>
          <w:p w14:paraId="3924584E" w14:textId="77777777" w:rsidR="00D708FE" w:rsidRDefault="00D708FE" w:rsidP="00D708FE">
            <w:pPr>
              <w:pStyle w:val="XML1"/>
              <w:rPr>
                <w:ins w:id="16473" w:author="Thomas Dietz" w:date="2012-08-08T16:18:00Z"/>
              </w:rPr>
            </w:pPr>
            <w:ins w:id="16474" w:author="Thomas Dietz" w:date="2012-08-08T16:18:00Z">
              <w:r>
                <w:t xml:space="preserve">      &lt;/xs:documentation&gt;</w:t>
              </w:r>
            </w:ins>
          </w:p>
          <w:p w14:paraId="425C8266" w14:textId="77777777" w:rsidR="00D708FE" w:rsidRDefault="00D708FE" w:rsidP="00D708FE">
            <w:pPr>
              <w:pStyle w:val="XML1"/>
              <w:rPr>
                <w:ins w:id="16475" w:author="Thomas Dietz" w:date="2012-08-08T16:18:00Z"/>
              </w:rPr>
            </w:pPr>
            <w:ins w:id="16476" w:author="Thomas Dietz" w:date="2012-08-08T16:18:00Z">
              <w:r>
                <w:t xml:space="preserve">    &lt;/xs:annotation&gt;</w:t>
              </w:r>
            </w:ins>
          </w:p>
          <w:p w14:paraId="720369A1" w14:textId="77777777" w:rsidR="00D708FE" w:rsidRDefault="00D708FE" w:rsidP="00D708FE">
            <w:pPr>
              <w:pStyle w:val="XML1"/>
              <w:rPr>
                <w:ins w:id="16477" w:author="Thomas Dietz" w:date="2012-08-08T16:18:00Z"/>
              </w:rPr>
            </w:pPr>
          </w:p>
          <w:p w14:paraId="07F838E2" w14:textId="77777777" w:rsidR="00D708FE" w:rsidRDefault="00D708FE" w:rsidP="00D708FE">
            <w:pPr>
              <w:pStyle w:val="XML1"/>
              <w:rPr>
                <w:ins w:id="16478" w:author="Thomas Dietz" w:date="2012-08-08T16:18:00Z"/>
              </w:rPr>
            </w:pPr>
            <w:ins w:id="16479" w:author="Thomas Dietz" w:date="2012-08-08T16:18:00Z">
              <w:r>
                <w:t xml:space="preserve">    &lt;xs:restriction base="xs:string"&gt;</w:t>
              </w:r>
            </w:ins>
          </w:p>
          <w:p w14:paraId="58AADF16" w14:textId="77777777" w:rsidR="00D708FE" w:rsidRDefault="00D708FE" w:rsidP="00D708FE">
            <w:pPr>
              <w:pStyle w:val="XML1"/>
              <w:rPr>
                <w:ins w:id="16480" w:author="Thomas Dietz" w:date="2012-08-08T16:18:00Z"/>
              </w:rPr>
            </w:pPr>
            <w:ins w:id="16481" w:author="Thomas Dietz" w:date="2012-08-08T16:18:00Z">
              <w:r>
                <w:t xml:space="preserve">      &lt;xs:enumeration value="ssh"/&gt;</w:t>
              </w:r>
            </w:ins>
          </w:p>
          <w:p w14:paraId="2E3D368B" w14:textId="77777777" w:rsidR="00D708FE" w:rsidRDefault="00D708FE" w:rsidP="00D708FE">
            <w:pPr>
              <w:pStyle w:val="XML1"/>
              <w:rPr>
                <w:ins w:id="16482" w:author="Thomas Dietz" w:date="2012-08-08T16:18:00Z"/>
              </w:rPr>
            </w:pPr>
            <w:ins w:id="16483" w:author="Thomas Dietz" w:date="2012-08-08T16:18:00Z">
              <w:r>
                <w:t xml:space="preserve">      &lt;xs:enumeration value="soap"/&gt;</w:t>
              </w:r>
            </w:ins>
          </w:p>
          <w:p w14:paraId="7D624D61" w14:textId="77777777" w:rsidR="00D708FE" w:rsidRDefault="00D708FE" w:rsidP="00D708FE">
            <w:pPr>
              <w:pStyle w:val="XML1"/>
              <w:rPr>
                <w:ins w:id="16484" w:author="Thomas Dietz" w:date="2012-08-08T16:18:00Z"/>
              </w:rPr>
            </w:pPr>
            <w:ins w:id="16485" w:author="Thomas Dietz" w:date="2012-08-08T16:18:00Z">
              <w:r>
                <w:t xml:space="preserve">      &lt;xs:enumeration value="tls"/&gt;</w:t>
              </w:r>
            </w:ins>
          </w:p>
          <w:p w14:paraId="3F3F8F1B" w14:textId="77777777" w:rsidR="00D708FE" w:rsidRDefault="00D708FE" w:rsidP="00D708FE">
            <w:pPr>
              <w:pStyle w:val="XML1"/>
              <w:rPr>
                <w:ins w:id="16486" w:author="Thomas Dietz" w:date="2012-08-08T16:18:00Z"/>
              </w:rPr>
            </w:pPr>
            <w:ins w:id="16487" w:author="Thomas Dietz" w:date="2012-08-08T16:18:00Z">
              <w:r>
                <w:t xml:space="preserve">      &lt;xs:enumeration value="beep"/&gt;</w:t>
              </w:r>
            </w:ins>
          </w:p>
          <w:p w14:paraId="0461C4DF" w14:textId="77777777" w:rsidR="00D708FE" w:rsidRDefault="00D708FE" w:rsidP="00D708FE">
            <w:pPr>
              <w:pStyle w:val="XML1"/>
              <w:rPr>
                <w:ins w:id="16488" w:author="Thomas Dietz" w:date="2012-08-08T16:18:00Z"/>
              </w:rPr>
            </w:pPr>
            <w:ins w:id="16489" w:author="Thomas Dietz" w:date="2012-08-08T16:18:00Z">
              <w:r>
                <w:t xml:space="preserve">    &lt;/xs:restriction&gt;</w:t>
              </w:r>
            </w:ins>
          </w:p>
          <w:p w14:paraId="35CA4C1F" w14:textId="77777777" w:rsidR="00D708FE" w:rsidRDefault="00D708FE" w:rsidP="00D708FE">
            <w:pPr>
              <w:pStyle w:val="XML1"/>
              <w:rPr>
                <w:ins w:id="16490" w:author="Thomas Dietz" w:date="2012-08-08T16:18:00Z"/>
              </w:rPr>
            </w:pPr>
            <w:ins w:id="16491" w:author="Thomas Dietz" w:date="2012-08-08T16:18:00Z">
              <w:r>
                <w:t xml:space="preserve">  &lt;/xs:simpleType&gt;</w:t>
              </w:r>
            </w:ins>
          </w:p>
          <w:p w14:paraId="2CD70214" w14:textId="77777777" w:rsidR="00D708FE" w:rsidRDefault="00D708FE" w:rsidP="00D708FE">
            <w:pPr>
              <w:pStyle w:val="XML1"/>
              <w:rPr>
                <w:ins w:id="16492" w:author="Thomas Dietz" w:date="2012-08-08T16:18:00Z"/>
              </w:rPr>
            </w:pPr>
            <w:ins w:id="16493" w:author="Thomas Dietz" w:date="2012-08-08T16:18:00Z">
              <w:r>
                <w:t xml:space="preserve">  &lt;xs:simpleType name="OFOpenFlowVersionType"&gt;</w:t>
              </w:r>
            </w:ins>
          </w:p>
          <w:p w14:paraId="4F777150" w14:textId="77777777" w:rsidR="00D708FE" w:rsidRDefault="00D708FE" w:rsidP="00D708FE">
            <w:pPr>
              <w:pStyle w:val="XML1"/>
              <w:rPr>
                <w:ins w:id="16494" w:author="Thomas Dietz" w:date="2012-08-08T16:18:00Z"/>
              </w:rPr>
            </w:pPr>
            <w:ins w:id="16495" w:author="Thomas Dietz" w:date="2012-08-08T16:18:00Z">
              <w:r>
                <w:t xml:space="preserve">    &lt;xs:annotation&gt;</w:t>
              </w:r>
            </w:ins>
          </w:p>
          <w:p w14:paraId="3442DECF" w14:textId="77777777" w:rsidR="00D708FE" w:rsidRDefault="00D708FE" w:rsidP="00D708FE">
            <w:pPr>
              <w:pStyle w:val="XML1"/>
              <w:rPr>
                <w:ins w:id="16496" w:author="Thomas Dietz" w:date="2012-08-08T16:18:00Z"/>
              </w:rPr>
            </w:pPr>
            <w:ins w:id="16497" w:author="Thomas Dietz" w:date="2012-08-08T16:18:00Z">
              <w:r>
                <w:t xml:space="preserve">      &lt;xs:documentation&gt;</w:t>
              </w:r>
            </w:ins>
          </w:p>
          <w:p w14:paraId="046A6F63" w14:textId="77777777" w:rsidR="00D708FE" w:rsidRDefault="00D708FE" w:rsidP="00D708FE">
            <w:pPr>
              <w:pStyle w:val="XML1"/>
              <w:rPr>
                <w:ins w:id="16498" w:author="Thomas Dietz" w:date="2012-08-08T16:18:00Z"/>
              </w:rPr>
            </w:pPr>
            <w:ins w:id="16499" w:author="Thomas Dietz" w:date="2012-08-08T16:18:00Z">
              <w:r>
                <w:t xml:space="preserve">        This enumeration contains the all OpenFlow</w:t>
              </w:r>
            </w:ins>
          </w:p>
          <w:p w14:paraId="023FE7AF" w14:textId="77777777" w:rsidR="00D708FE" w:rsidRDefault="00D708FE" w:rsidP="00D708FE">
            <w:pPr>
              <w:pStyle w:val="XML1"/>
              <w:rPr>
                <w:ins w:id="16500" w:author="Thomas Dietz" w:date="2012-08-08T16:18:00Z"/>
              </w:rPr>
            </w:pPr>
            <w:ins w:id="16501" w:author="Thomas Dietz" w:date="2012-08-08T16:18:00Z">
              <w:r>
                <w:t xml:space="preserve">        versions released so far.</w:t>
              </w:r>
            </w:ins>
          </w:p>
          <w:p w14:paraId="68A7D952" w14:textId="77777777" w:rsidR="00D708FE" w:rsidRDefault="00D708FE" w:rsidP="00D708FE">
            <w:pPr>
              <w:pStyle w:val="XML1"/>
              <w:rPr>
                <w:ins w:id="16502" w:author="Thomas Dietz" w:date="2012-08-08T16:18:00Z"/>
              </w:rPr>
            </w:pPr>
            <w:ins w:id="16503" w:author="Thomas Dietz" w:date="2012-08-08T16:18:00Z">
              <w:r>
                <w:t xml:space="preserve">      &lt;/xs:documentation&gt;</w:t>
              </w:r>
            </w:ins>
          </w:p>
          <w:p w14:paraId="0A491A34" w14:textId="77777777" w:rsidR="00D708FE" w:rsidRDefault="00D708FE" w:rsidP="00D708FE">
            <w:pPr>
              <w:pStyle w:val="XML1"/>
              <w:rPr>
                <w:ins w:id="16504" w:author="Thomas Dietz" w:date="2012-08-08T16:18:00Z"/>
              </w:rPr>
            </w:pPr>
            <w:ins w:id="16505" w:author="Thomas Dietz" w:date="2012-08-08T16:18:00Z">
              <w:r>
                <w:t xml:space="preserve">    &lt;/xs:annotation&gt;</w:t>
              </w:r>
            </w:ins>
          </w:p>
          <w:p w14:paraId="317EE73A" w14:textId="77777777" w:rsidR="00D708FE" w:rsidRDefault="00D708FE" w:rsidP="00D708FE">
            <w:pPr>
              <w:pStyle w:val="XML1"/>
              <w:rPr>
                <w:ins w:id="16506" w:author="Thomas Dietz" w:date="2012-08-08T16:18:00Z"/>
              </w:rPr>
            </w:pPr>
          </w:p>
          <w:p w14:paraId="6C796798" w14:textId="77777777" w:rsidR="00D708FE" w:rsidRDefault="00D708FE" w:rsidP="00D708FE">
            <w:pPr>
              <w:pStyle w:val="XML1"/>
              <w:rPr>
                <w:ins w:id="16507" w:author="Thomas Dietz" w:date="2012-08-08T16:18:00Z"/>
              </w:rPr>
            </w:pPr>
            <w:ins w:id="16508" w:author="Thomas Dietz" w:date="2012-08-08T16:18:00Z">
              <w:r>
                <w:t xml:space="preserve">    &lt;xs:restriction base="xs:string"&gt;</w:t>
              </w:r>
            </w:ins>
          </w:p>
          <w:p w14:paraId="08883605" w14:textId="77777777" w:rsidR="00D708FE" w:rsidRDefault="00D708FE" w:rsidP="00D708FE">
            <w:pPr>
              <w:pStyle w:val="XML1"/>
              <w:rPr>
                <w:ins w:id="16509" w:author="Thomas Dietz" w:date="2012-08-08T16:18:00Z"/>
              </w:rPr>
            </w:pPr>
            <w:ins w:id="16510" w:author="Thomas Dietz" w:date="2012-08-08T16:18:00Z">
              <w:r>
                <w:t xml:space="preserve">      &lt;xs:enumeration value="not-applicable"/&gt;</w:t>
              </w:r>
            </w:ins>
          </w:p>
          <w:p w14:paraId="6C8D24C5" w14:textId="77777777" w:rsidR="00D708FE" w:rsidRDefault="00D708FE" w:rsidP="00D708FE">
            <w:pPr>
              <w:pStyle w:val="XML1"/>
              <w:rPr>
                <w:ins w:id="16511" w:author="Thomas Dietz" w:date="2012-08-08T16:18:00Z"/>
              </w:rPr>
            </w:pPr>
            <w:ins w:id="16512" w:author="Thomas Dietz" w:date="2012-08-08T16:18:00Z">
              <w:r>
                <w:t xml:space="preserve">      &lt;xs:enumeration value="1.0"/&gt;</w:t>
              </w:r>
            </w:ins>
          </w:p>
          <w:p w14:paraId="7DC89A4A" w14:textId="77777777" w:rsidR="00D708FE" w:rsidRDefault="00D708FE" w:rsidP="00D708FE">
            <w:pPr>
              <w:pStyle w:val="XML1"/>
              <w:rPr>
                <w:ins w:id="16513" w:author="Thomas Dietz" w:date="2012-08-08T16:18:00Z"/>
              </w:rPr>
            </w:pPr>
            <w:ins w:id="16514" w:author="Thomas Dietz" w:date="2012-08-08T16:18:00Z">
              <w:r>
                <w:t xml:space="preserve">      &lt;xs:enumeration value="1.0.1"/&gt;</w:t>
              </w:r>
            </w:ins>
          </w:p>
          <w:p w14:paraId="13D40B56" w14:textId="77777777" w:rsidR="00D708FE" w:rsidRDefault="00D708FE" w:rsidP="00D708FE">
            <w:pPr>
              <w:pStyle w:val="XML1"/>
              <w:rPr>
                <w:ins w:id="16515" w:author="Thomas Dietz" w:date="2012-08-08T16:18:00Z"/>
              </w:rPr>
            </w:pPr>
            <w:ins w:id="16516" w:author="Thomas Dietz" w:date="2012-08-08T16:18:00Z">
              <w:r>
                <w:t xml:space="preserve">      &lt;xs:enumeration value="1.1"/&gt;</w:t>
              </w:r>
            </w:ins>
          </w:p>
          <w:p w14:paraId="48C39EDC" w14:textId="77777777" w:rsidR="00D708FE" w:rsidRDefault="00D708FE" w:rsidP="00D708FE">
            <w:pPr>
              <w:pStyle w:val="XML1"/>
              <w:rPr>
                <w:ins w:id="16517" w:author="Thomas Dietz" w:date="2012-08-08T16:18:00Z"/>
              </w:rPr>
            </w:pPr>
            <w:ins w:id="16518" w:author="Thomas Dietz" w:date="2012-08-08T16:18:00Z">
              <w:r>
                <w:t xml:space="preserve">      &lt;xs:enumeration value="1.2"/&gt;</w:t>
              </w:r>
            </w:ins>
          </w:p>
          <w:p w14:paraId="13B235BE" w14:textId="77777777" w:rsidR="00D708FE" w:rsidRDefault="00D708FE" w:rsidP="00D708FE">
            <w:pPr>
              <w:pStyle w:val="XML1"/>
              <w:rPr>
                <w:ins w:id="16519" w:author="Thomas Dietz" w:date="2012-08-08T16:18:00Z"/>
              </w:rPr>
            </w:pPr>
            <w:ins w:id="16520" w:author="Thomas Dietz" w:date="2012-08-08T16:18:00Z">
              <w:r>
                <w:t xml:space="preserve">      &lt;xs:enumeration value="1.3"/&gt;</w:t>
              </w:r>
            </w:ins>
          </w:p>
          <w:p w14:paraId="36C46901" w14:textId="77777777" w:rsidR="00D708FE" w:rsidRDefault="00D708FE" w:rsidP="00D708FE">
            <w:pPr>
              <w:pStyle w:val="XML1"/>
              <w:rPr>
                <w:ins w:id="16521" w:author="Thomas Dietz" w:date="2012-08-08T16:18:00Z"/>
              </w:rPr>
            </w:pPr>
            <w:ins w:id="16522" w:author="Thomas Dietz" w:date="2012-08-08T16:18:00Z">
              <w:r>
                <w:t xml:space="preserve">      &lt;xs:enumeration value="1.3.1"/&gt;</w:t>
              </w:r>
            </w:ins>
          </w:p>
          <w:p w14:paraId="27FD20EF" w14:textId="77777777" w:rsidR="00D708FE" w:rsidRDefault="00D708FE" w:rsidP="00D708FE">
            <w:pPr>
              <w:pStyle w:val="XML1"/>
              <w:rPr>
                <w:ins w:id="16523" w:author="Thomas Dietz" w:date="2012-08-08T16:18:00Z"/>
              </w:rPr>
            </w:pPr>
            <w:ins w:id="16524" w:author="Thomas Dietz" w:date="2012-08-08T16:18:00Z">
              <w:r>
                <w:t xml:space="preserve">    &lt;/xs:restriction&gt;</w:t>
              </w:r>
            </w:ins>
          </w:p>
          <w:p w14:paraId="34E534EF" w14:textId="77777777" w:rsidR="00D708FE" w:rsidRDefault="00D708FE" w:rsidP="00D708FE">
            <w:pPr>
              <w:pStyle w:val="XML1"/>
              <w:rPr>
                <w:ins w:id="16525" w:author="Thomas Dietz" w:date="2012-08-08T16:18:00Z"/>
              </w:rPr>
            </w:pPr>
            <w:ins w:id="16526" w:author="Thomas Dietz" w:date="2012-08-08T16:18:00Z">
              <w:r>
                <w:t xml:space="preserve">  &lt;/xs:simpleType&gt;</w:t>
              </w:r>
            </w:ins>
          </w:p>
          <w:p w14:paraId="582C92EF" w14:textId="77777777" w:rsidR="00D708FE" w:rsidRDefault="00D708FE" w:rsidP="00D708FE">
            <w:pPr>
              <w:pStyle w:val="XML1"/>
              <w:rPr>
                <w:ins w:id="16527" w:author="Thomas Dietz" w:date="2012-08-08T16:18:00Z"/>
              </w:rPr>
            </w:pPr>
            <w:ins w:id="16528" w:author="Thomas Dietz" w:date="2012-08-08T16:18:00Z">
              <w:r>
                <w:t xml:space="preserve">  &lt;xs:simpleType name="datapath-id-type"&gt;</w:t>
              </w:r>
            </w:ins>
          </w:p>
          <w:p w14:paraId="410DBA0F" w14:textId="77777777" w:rsidR="00D708FE" w:rsidRDefault="00D708FE" w:rsidP="00D708FE">
            <w:pPr>
              <w:pStyle w:val="XML1"/>
              <w:rPr>
                <w:ins w:id="16529" w:author="Thomas Dietz" w:date="2012-08-08T16:18:00Z"/>
              </w:rPr>
            </w:pPr>
            <w:ins w:id="16530" w:author="Thomas Dietz" w:date="2012-08-08T16:18:00Z">
              <w:r>
                <w:t xml:space="preserve">    &lt;xs:annotation&gt;</w:t>
              </w:r>
            </w:ins>
          </w:p>
          <w:p w14:paraId="46A7A61E" w14:textId="77777777" w:rsidR="00D708FE" w:rsidRDefault="00D708FE" w:rsidP="00D708FE">
            <w:pPr>
              <w:pStyle w:val="XML1"/>
              <w:rPr>
                <w:ins w:id="16531" w:author="Thomas Dietz" w:date="2012-08-08T16:18:00Z"/>
              </w:rPr>
            </w:pPr>
            <w:ins w:id="16532" w:author="Thomas Dietz" w:date="2012-08-08T16:18:00Z">
              <w:r>
                <w:t xml:space="preserve">      &lt;xs:documentation&gt;</w:t>
              </w:r>
            </w:ins>
          </w:p>
          <w:p w14:paraId="289CB07B" w14:textId="77777777" w:rsidR="00D708FE" w:rsidRDefault="00D708FE" w:rsidP="00D708FE">
            <w:pPr>
              <w:pStyle w:val="XML1"/>
              <w:rPr>
                <w:ins w:id="16533" w:author="Thomas Dietz" w:date="2012-08-08T16:18:00Z"/>
              </w:rPr>
            </w:pPr>
            <w:ins w:id="16534" w:author="Thomas Dietz" w:date="2012-08-08T16:18:00Z">
              <w:r>
                <w:t xml:space="preserve">        The datapath-id type represents an OpenFlow</w:t>
              </w:r>
            </w:ins>
          </w:p>
          <w:p w14:paraId="1E2B2186" w14:textId="77777777" w:rsidR="00D708FE" w:rsidRDefault="00D708FE" w:rsidP="00D708FE">
            <w:pPr>
              <w:pStyle w:val="XML1"/>
              <w:rPr>
                <w:ins w:id="16535" w:author="Thomas Dietz" w:date="2012-08-08T16:18:00Z"/>
              </w:rPr>
            </w:pPr>
            <w:ins w:id="16536" w:author="Thomas Dietz" w:date="2012-08-08T16:18:00Z">
              <w:r>
                <w:t xml:space="preserve">        datapath identifier.</w:t>
              </w:r>
            </w:ins>
          </w:p>
          <w:p w14:paraId="77B1C60D" w14:textId="77777777" w:rsidR="00D708FE" w:rsidRDefault="00D708FE" w:rsidP="00D708FE">
            <w:pPr>
              <w:pStyle w:val="XML1"/>
              <w:rPr>
                <w:ins w:id="16537" w:author="Thomas Dietz" w:date="2012-08-08T16:18:00Z"/>
              </w:rPr>
            </w:pPr>
            <w:ins w:id="16538" w:author="Thomas Dietz" w:date="2012-08-08T16:18:00Z">
              <w:r>
                <w:t xml:space="preserve">      &lt;/xs:documentation&gt;</w:t>
              </w:r>
            </w:ins>
          </w:p>
          <w:p w14:paraId="7A07DFA6" w14:textId="77777777" w:rsidR="00D708FE" w:rsidRDefault="00D708FE" w:rsidP="00D708FE">
            <w:pPr>
              <w:pStyle w:val="XML1"/>
              <w:rPr>
                <w:ins w:id="16539" w:author="Thomas Dietz" w:date="2012-08-08T16:18:00Z"/>
              </w:rPr>
            </w:pPr>
            <w:ins w:id="16540" w:author="Thomas Dietz" w:date="2012-08-08T16:18:00Z">
              <w:r>
                <w:t xml:space="preserve">    &lt;/xs:annotation&gt;</w:t>
              </w:r>
            </w:ins>
          </w:p>
          <w:p w14:paraId="1B1BD7F8" w14:textId="77777777" w:rsidR="00D708FE" w:rsidRDefault="00D708FE" w:rsidP="00D708FE">
            <w:pPr>
              <w:pStyle w:val="XML1"/>
              <w:rPr>
                <w:ins w:id="16541" w:author="Thomas Dietz" w:date="2012-08-08T16:18:00Z"/>
              </w:rPr>
            </w:pPr>
          </w:p>
          <w:p w14:paraId="163917E4" w14:textId="77777777" w:rsidR="00D708FE" w:rsidRDefault="00D708FE" w:rsidP="00D708FE">
            <w:pPr>
              <w:pStyle w:val="XML1"/>
              <w:rPr>
                <w:ins w:id="16542" w:author="Thomas Dietz" w:date="2012-08-08T16:18:00Z"/>
              </w:rPr>
            </w:pPr>
            <w:ins w:id="16543" w:author="Thomas Dietz" w:date="2012-08-08T16:18:00Z">
              <w:r>
                <w:t xml:space="preserve">    &lt;xs:restriction base="xs:string"&gt;</w:t>
              </w:r>
            </w:ins>
          </w:p>
          <w:p w14:paraId="275654A8" w14:textId="77777777" w:rsidR="00D708FE" w:rsidRDefault="00D708FE" w:rsidP="00D708FE">
            <w:pPr>
              <w:pStyle w:val="XML1"/>
              <w:rPr>
                <w:ins w:id="16544" w:author="Thomas Dietz" w:date="2012-08-08T16:18:00Z"/>
              </w:rPr>
            </w:pPr>
            <w:ins w:id="16545" w:author="Thomas Dietz" w:date="2012-08-08T16:18:00Z">
              <w:r>
                <w:t xml:space="preserve">    &lt;xs:pattern value="[0-9a-fA-F]{2}(:[0-9a-fA-F]{2}){7}"/&gt;</w:t>
              </w:r>
            </w:ins>
          </w:p>
          <w:p w14:paraId="35FA67CE" w14:textId="77777777" w:rsidR="00D708FE" w:rsidRDefault="00D708FE" w:rsidP="00D708FE">
            <w:pPr>
              <w:pStyle w:val="XML1"/>
              <w:rPr>
                <w:ins w:id="16546" w:author="Thomas Dietz" w:date="2012-08-08T16:18:00Z"/>
              </w:rPr>
            </w:pPr>
            <w:ins w:id="16547" w:author="Thomas Dietz" w:date="2012-08-08T16:18:00Z">
              <w:r>
                <w:t xml:space="preserve">    &lt;/xs:restriction&gt;</w:t>
              </w:r>
            </w:ins>
          </w:p>
          <w:p w14:paraId="626D1B35" w14:textId="77777777" w:rsidR="00D708FE" w:rsidRDefault="00D708FE" w:rsidP="00D708FE">
            <w:pPr>
              <w:pStyle w:val="XML1"/>
              <w:rPr>
                <w:ins w:id="16548" w:author="Thomas Dietz" w:date="2012-08-08T16:18:00Z"/>
              </w:rPr>
            </w:pPr>
            <w:ins w:id="16549" w:author="Thomas Dietz" w:date="2012-08-08T16:18:00Z">
              <w:r>
                <w:t xml:space="preserve">  &lt;/xs:simpleType&gt;</w:t>
              </w:r>
            </w:ins>
          </w:p>
          <w:p w14:paraId="0EB9A423" w14:textId="77777777" w:rsidR="00D708FE" w:rsidRDefault="00D708FE" w:rsidP="00D708FE">
            <w:pPr>
              <w:pStyle w:val="XML1"/>
              <w:rPr>
                <w:ins w:id="16550" w:author="Thomas Dietz" w:date="2012-08-08T16:18:00Z"/>
              </w:rPr>
            </w:pPr>
            <w:ins w:id="16551" w:author="Thomas Dietz" w:date="2012-08-08T16:18:00Z">
              <w:r>
                <w:t xml:space="preserve">  &lt;xs:simpleType name="OFTenthOfAPercentType"&gt;</w:t>
              </w:r>
            </w:ins>
          </w:p>
          <w:p w14:paraId="02DA8B11" w14:textId="77777777" w:rsidR="00D708FE" w:rsidRDefault="00D708FE" w:rsidP="00D708FE">
            <w:pPr>
              <w:pStyle w:val="XML1"/>
              <w:rPr>
                <w:ins w:id="16552" w:author="Thomas Dietz" w:date="2012-08-08T16:18:00Z"/>
              </w:rPr>
            </w:pPr>
            <w:ins w:id="16553" w:author="Thomas Dietz" w:date="2012-08-08T16:18:00Z">
              <w:r>
                <w:t xml:space="preserve">    &lt;xs:annotation&gt;</w:t>
              </w:r>
            </w:ins>
          </w:p>
          <w:p w14:paraId="1515AF12" w14:textId="77777777" w:rsidR="00D708FE" w:rsidRDefault="00D708FE" w:rsidP="00D708FE">
            <w:pPr>
              <w:pStyle w:val="XML1"/>
              <w:rPr>
                <w:ins w:id="16554" w:author="Thomas Dietz" w:date="2012-08-08T16:18:00Z"/>
              </w:rPr>
            </w:pPr>
            <w:ins w:id="16555" w:author="Thomas Dietz" w:date="2012-08-08T16:18:00Z">
              <w:r>
                <w:t xml:space="preserve">      &lt;xs:documentation&gt;</w:t>
              </w:r>
            </w:ins>
          </w:p>
          <w:p w14:paraId="7BE9F93D" w14:textId="77777777" w:rsidR="00D708FE" w:rsidRDefault="00D708FE" w:rsidP="00D708FE">
            <w:pPr>
              <w:pStyle w:val="XML1"/>
              <w:rPr>
                <w:ins w:id="16556" w:author="Thomas Dietz" w:date="2012-08-08T16:18:00Z"/>
              </w:rPr>
            </w:pPr>
            <w:ins w:id="16557" w:author="Thomas Dietz" w:date="2012-08-08T16:18:00Z">
              <w:r>
                <w:t xml:space="preserve">        This type defines a value in tenth of a percent.</w:t>
              </w:r>
            </w:ins>
          </w:p>
          <w:p w14:paraId="5A0B96BD" w14:textId="77777777" w:rsidR="00D708FE" w:rsidRDefault="00D708FE" w:rsidP="00D708FE">
            <w:pPr>
              <w:pStyle w:val="XML1"/>
              <w:rPr>
                <w:ins w:id="16558" w:author="Thomas Dietz" w:date="2012-08-08T16:18:00Z"/>
              </w:rPr>
            </w:pPr>
            <w:ins w:id="16559" w:author="Thomas Dietz" w:date="2012-08-08T16:18:00Z">
              <w:r>
                <w:t xml:space="preserve">      &lt;/xs:documentation&gt;</w:t>
              </w:r>
            </w:ins>
          </w:p>
          <w:p w14:paraId="09A2BAFD" w14:textId="77777777" w:rsidR="00D708FE" w:rsidRDefault="00D708FE" w:rsidP="00D708FE">
            <w:pPr>
              <w:pStyle w:val="XML1"/>
              <w:rPr>
                <w:ins w:id="16560" w:author="Thomas Dietz" w:date="2012-08-08T16:18:00Z"/>
              </w:rPr>
            </w:pPr>
            <w:ins w:id="16561" w:author="Thomas Dietz" w:date="2012-08-08T16:18:00Z">
              <w:r>
                <w:t xml:space="preserve">    &lt;/xs:annotation&gt;</w:t>
              </w:r>
            </w:ins>
          </w:p>
          <w:p w14:paraId="42EC25B8" w14:textId="77777777" w:rsidR="00D708FE" w:rsidRDefault="00D708FE" w:rsidP="00D708FE">
            <w:pPr>
              <w:pStyle w:val="XML1"/>
              <w:rPr>
                <w:ins w:id="16562" w:author="Thomas Dietz" w:date="2012-08-08T16:18:00Z"/>
              </w:rPr>
            </w:pPr>
          </w:p>
          <w:p w14:paraId="786FEB51" w14:textId="77777777" w:rsidR="00D708FE" w:rsidRDefault="00D708FE" w:rsidP="00D708FE">
            <w:pPr>
              <w:pStyle w:val="XML1"/>
              <w:rPr>
                <w:ins w:id="16563" w:author="Thomas Dietz" w:date="2012-08-08T16:18:00Z"/>
              </w:rPr>
            </w:pPr>
            <w:ins w:id="16564" w:author="Thomas Dietz" w:date="2012-08-08T16:18:00Z">
              <w:r>
                <w:t xml:space="preserve">    &lt;xs:restriction base="xs:unsignedShort"&gt;</w:t>
              </w:r>
            </w:ins>
          </w:p>
          <w:p w14:paraId="78A37CB5" w14:textId="77777777" w:rsidR="00D708FE" w:rsidRDefault="00D708FE" w:rsidP="00D708FE">
            <w:pPr>
              <w:pStyle w:val="XML1"/>
              <w:rPr>
                <w:ins w:id="16565" w:author="Thomas Dietz" w:date="2012-08-08T16:18:00Z"/>
              </w:rPr>
            </w:pPr>
            <w:ins w:id="16566" w:author="Thomas Dietz" w:date="2012-08-08T16:18:00Z">
              <w:r>
                <w:t xml:space="preserve">      &lt;xs:minInclusive value="0"/&gt;</w:t>
              </w:r>
            </w:ins>
          </w:p>
          <w:p w14:paraId="32F41661" w14:textId="77777777" w:rsidR="00D708FE" w:rsidRDefault="00D708FE" w:rsidP="00D708FE">
            <w:pPr>
              <w:pStyle w:val="XML1"/>
              <w:rPr>
                <w:ins w:id="16567" w:author="Thomas Dietz" w:date="2012-08-08T16:18:00Z"/>
              </w:rPr>
            </w:pPr>
            <w:ins w:id="16568" w:author="Thomas Dietz" w:date="2012-08-08T16:18:00Z">
              <w:r>
                <w:t xml:space="preserve">      &lt;xs:maxInclusive value="1000"/&gt;</w:t>
              </w:r>
            </w:ins>
          </w:p>
          <w:p w14:paraId="590B4CFF" w14:textId="77777777" w:rsidR="00D708FE" w:rsidRDefault="00D708FE" w:rsidP="00D708FE">
            <w:pPr>
              <w:pStyle w:val="XML1"/>
              <w:rPr>
                <w:ins w:id="16569" w:author="Thomas Dietz" w:date="2012-08-08T16:18:00Z"/>
              </w:rPr>
            </w:pPr>
            <w:ins w:id="16570" w:author="Thomas Dietz" w:date="2012-08-08T16:18:00Z">
              <w:r>
                <w:t xml:space="preserve">    &lt;/xs:restriction&gt;</w:t>
              </w:r>
            </w:ins>
          </w:p>
          <w:p w14:paraId="2195B099" w14:textId="77777777" w:rsidR="00D708FE" w:rsidRDefault="00D708FE" w:rsidP="00D708FE">
            <w:pPr>
              <w:pStyle w:val="XML1"/>
              <w:rPr>
                <w:ins w:id="16571" w:author="Thomas Dietz" w:date="2012-08-08T16:18:00Z"/>
              </w:rPr>
            </w:pPr>
            <w:ins w:id="16572" w:author="Thomas Dietz" w:date="2012-08-08T16:18:00Z">
              <w:r>
                <w:t xml:space="preserve">  &lt;/xs:simpleType&gt;</w:t>
              </w:r>
            </w:ins>
          </w:p>
          <w:p w14:paraId="06A4AEE2" w14:textId="77777777" w:rsidR="00D708FE" w:rsidRDefault="00D708FE" w:rsidP="00D708FE">
            <w:pPr>
              <w:pStyle w:val="XML1"/>
              <w:rPr>
                <w:ins w:id="16573" w:author="Thomas Dietz" w:date="2012-08-08T16:18:00Z"/>
              </w:rPr>
            </w:pPr>
            <w:ins w:id="16574" w:author="Thomas Dietz" w:date="2012-08-08T16:18:00Z">
              <w:r>
                <w:t xml:space="preserve">  &lt;xs:simpleType name="OFUpDownStateType"&gt;</w:t>
              </w:r>
            </w:ins>
          </w:p>
          <w:p w14:paraId="76D5CAA5" w14:textId="77777777" w:rsidR="00D708FE" w:rsidRDefault="00D708FE" w:rsidP="00D708FE">
            <w:pPr>
              <w:pStyle w:val="XML1"/>
              <w:rPr>
                <w:ins w:id="16575" w:author="Thomas Dietz" w:date="2012-08-08T16:18:00Z"/>
              </w:rPr>
            </w:pPr>
            <w:ins w:id="16576" w:author="Thomas Dietz" w:date="2012-08-08T16:18:00Z">
              <w:r>
                <w:t xml:space="preserve">    &lt;xs:annotation&gt;</w:t>
              </w:r>
            </w:ins>
          </w:p>
          <w:p w14:paraId="02CC2524" w14:textId="77777777" w:rsidR="00D708FE" w:rsidRDefault="00D708FE" w:rsidP="00D708FE">
            <w:pPr>
              <w:pStyle w:val="XML1"/>
              <w:rPr>
                <w:ins w:id="16577" w:author="Thomas Dietz" w:date="2012-08-08T16:18:00Z"/>
              </w:rPr>
            </w:pPr>
            <w:ins w:id="16578" w:author="Thomas Dietz" w:date="2012-08-08T16:18:00Z">
              <w:r>
                <w:t xml:space="preserve">      &lt;xs:documentation&gt;</w:t>
              </w:r>
            </w:ins>
          </w:p>
          <w:p w14:paraId="6CB979AB" w14:textId="77777777" w:rsidR="00D708FE" w:rsidRDefault="00D708FE" w:rsidP="00D708FE">
            <w:pPr>
              <w:pStyle w:val="XML1"/>
              <w:rPr>
                <w:ins w:id="16579" w:author="Thomas Dietz" w:date="2012-08-08T16:18:00Z"/>
              </w:rPr>
            </w:pPr>
            <w:ins w:id="16580" w:author="Thomas Dietz" w:date="2012-08-08T16:18:00Z">
              <w:r>
                <w:lastRenderedPageBreak/>
                <w:t xml:space="preserve">        Type to specify state information for a port or a</w:t>
              </w:r>
            </w:ins>
          </w:p>
          <w:p w14:paraId="227D79AE" w14:textId="77777777" w:rsidR="00D708FE" w:rsidRDefault="00D708FE" w:rsidP="00D708FE">
            <w:pPr>
              <w:pStyle w:val="XML1"/>
              <w:rPr>
                <w:ins w:id="16581" w:author="Thomas Dietz" w:date="2012-08-08T16:18:00Z"/>
              </w:rPr>
            </w:pPr>
            <w:ins w:id="16582" w:author="Thomas Dietz" w:date="2012-08-08T16:18:00Z">
              <w:r>
                <w:t xml:space="preserve">        connection.</w:t>
              </w:r>
            </w:ins>
          </w:p>
          <w:p w14:paraId="42B1C979" w14:textId="77777777" w:rsidR="00D708FE" w:rsidRDefault="00D708FE" w:rsidP="00D708FE">
            <w:pPr>
              <w:pStyle w:val="XML1"/>
              <w:rPr>
                <w:ins w:id="16583" w:author="Thomas Dietz" w:date="2012-08-08T16:18:00Z"/>
              </w:rPr>
            </w:pPr>
            <w:ins w:id="16584" w:author="Thomas Dietz" w:date="2012-08-08T16:18:00Z">
              <w:r>
                <w:t xml:space="preserve">      &lt;/xs:documentation&gt;</w:t>
              </w:r>
            </w:ins>
          </w:p>
          <w:p w14:paraId="398B08D0" w14:textId="77777777" w:rsidR="00D708FE" w:rsidRDefault="00D708FE" w:rsidP="00D708FE">
            <w:pPr>
              <w:pStyle w:val="XML1"/>
              <w:rPr>
                <w:ins w:id="16585" w:author="Thomas Dietz" w:date="2012-08-08T16:18:00Z"/>
              </w:rPr>
            </w:pPr>
            <w:ins w:id="16586" w:author="Thomas Dietz" w:date="2012-08-08T16:18:00Z">
              <w:r>
                <w:t xml:space="preserve">    &lt;/xs:annotation&gt;</w:t>
              </w:r>
            </w:ins>
          </w:p>
          <w:p w14:paraId="25DDF5F2" w14:textId="77777777" w:rsidR="00D708FE" w:rsidRDefault="00D708FE" w:rsidP="00D708FE">
            <w:pPr>
              <w:pStyle w:val="XML1"/>
              <w:rPr>
                <w:ins w:id="16587" w:author="Thomas Dietz" w:date="2012-08-08T16:18:00Z"/>
              </w:rPr>
            </w:pPr>
          </w:p>
          <w:p w14:paraId="4F310B59" w14:textId="77777777" w:rsidR="00D708FE" w:rsidRDefault="00D708FE" w:rsidP="00D708FE">
            <w:pPr>
              <w:pStyle w:val="XML1"/>
              <w:rPr>
                <w:ins w:id="16588" w:author="Thomas Dietz" w:date="2012-08-08T16:18:00Z"/>
              </w:rPr>
            </w:pPr>
            <w:ins w:id="16589" w:author="Thomas Dietz" w:date="2012-08-08T16:18:00Z">
              <w:r>
                <w:t xml:space="preserve">    &lt;xs:restriction base="xs:string"&gt;</w:t>
              </w:r>
            </w:ins>
          </w:p>
          <w:p w14:paraId="278D2548" w14:textId="77777777" w:rsidR="00D708FE" w:rsidRDefault="00D708FE" w:rsidP="00D708FE">
            <w:pPr>
              <w:pStyle w:val="XML1"/>
              <w:rPr>
                <w:ins w:id="16590" w:author="Thomas Dietz" w:date="2012-08-08T16:18:00Z"/>
              </w:rPr>
            </w:pPr>
            <w:ins w:id="16591" w:author="Thomas Dietz" w:date="2012-08-08T16:18:00Z">
              <w:r>
                <w:t xml:space="preserve">      &lt;xs:enumeration value="up"/&gt;</w:t>
              </w:r>
            </w:ins>
          </w:p>
          <w:p w14:paraId="6CDC0DBA" w14:textId="77777777" w:rsidR="00D708FE" w:rsidRDefault="00D708FE" w:rsidP="00D708FE">
            <w:pPr>
              <w:pStyle w:val="XML1"/>
              <w:rPr>
                <w:ins w:id="16592" w:author="Thomas Dietz" w:date="2012-08-08T16:18:00Z"/>
              </w:rPr>
            </w:pPr>
            <w:ins w:id="16593" w:author="Thomas Dietz" w:date="2012-08-08T16:18:00Z">
              <w:r>
                <w:t xml:space="preserve">      &lt;xs:enumeration value="down"/&gt;</w:t>
              </w:r>
            </w:ins>
          </w:p>
          <w:p w14:paraId="510778DA" w14:textId="77777777" w:rsidR="00D708FE" w:rsidRDefault="00D708FE" w:rsidP="00D708FE">
            <w:pPr>
              <w:pStyle w:val="XML1"/>
              <w:rPr>
                <w:ins w:id="16594" w:author="Thomas Dietz" w:date="2012-08-08T16:18:00Z"/>
              </w:rPr>
            </w:pPr>
            <w:ins w:id="16595" w:author="Thomas Dietz" w:date="2012-08-08T16:18:00Z">
              <w:r>
                <w:t xml:space="preserve">    &lt;/xs:restriction&gt;</w:t>
              </w:r>
            </w:ins>
          </w:p>
          <w:p w14:paraId="26B42CC5" w14:textId="77777777" w:rsidR="00D708FE" w:rsidRDefault="00D708FE" w:rsidP="00D708FE">
            <w:pPr>
              <w:pStyle w:val="XML1"/>
              <w:rPr>
                <w:ins w:id="16596" w:author="Thomas Dietz" w:date="2012-08-08T16:18:00Z"/>
              </w:rPr>
            </w:pPr>
            <w:ins w:id="16597" w:author="Thomas Dietz" w:date="2012-08-08T16:18:00Z">
              <w:r>
                <w:t xml:space="preserve">  &lt;/xs:simpleType&gt;</w:t>
              </w:r>
            </w:ins>
          </w:p>
          <w:p w14:paraId="692658C8" w14:textId="77777777" w:rsidR="00D708FE" w:rsidRDefault="00D708FE" w:rsidP="00D708FE">
            <w:pPr>
              <w:pStyle w:val="XML1"/>
              <w:rPr>
                <w:ins w:id="16598" w:author="Thomas Dietz" w:date="2012-08-08T16:18:00Z"/>
              </w:rPr>
            </w:pPr>
            <w:ins w:id="16599" w:author="Thomas Dietz" w:date="2012-08-08T16:18:00Z">
              <w:r>
                <w:t xml:space="preserve">  &lt;xs:simpleType name="OFPortRateType"&gt;</w:t>
              </w:r>
            </w:ins>
          </w:p>
          <w:p w14:paraId="7F28DAFA" w14:textId="77777777" w:rsidR="00D708FE" w:rsidRDefault="00D708FE" w:rsidP="00D708FE">
            <w:pPr>
              <w:pStyle w:val="XML1"/>
              <w:rPr>
                <w:ins w:id="16600" w:author="Thomas Dietz" w:date="2012-08-08T16:18:00Z"/>
              </w:rPr>
            </w:pPr>
            <w:ins w:id="16601" w:author="Thomas Dietz" w:date="2012-08-08T16:18:00Z">
              <w:r>
                <w:t xml:space="preserve">    &lt;xs:annotation&gt;</w:t>
              </w:r>
            </w:ins>
          </w:p>
          <w:p w14:paraId="5D659F5B" w14:textId="77777777" w:rsidR="00D708FE" w:rsidRDefault="00D708FE" w:rsidP="00D708FE">
            <w:pPr>
              <w:pStyle w:val="XML1"/>
              <w:rPr>
                <w:ins w:id="16602" w:author="Thomas Dietz" w:date="2012-08-08T16:18:00Z"/>
              </w:rPr>
            </w:pPr>
            <w:ins w:id="16603" w:author="Thomas Dietz" w:date="2012-08-08T16:18:00Z">
              <w:r>
                <w:t xml:space="preserve">      &lt;xs:documentation&gt;</w:t>
              </w:r>
            </w:ins>
          </w:p>
          <w:p w14:paraId="1E9F4D89" w14:textId="77777777" w:rsidR="00D708FE" w:rsidRDefault="00D708FE" w:rsidP="00D708FE">
            <w:pPr>
              <w:pStyle w:val="XML1"/>
              <w:rPr>
                <w:ins w:id="16604" w:author="Thomas Dietz" w:date="2012-08-08T16:18:00Z"/>
              </w:rPr>
            </w:pPr>
            <w:ins w:id="16605" w:author="Thomas Dietz" w:date="2012-08-08T16:18:00Z">
              <w:r>
                <w:t xml:space="preserve">        Type to specify the rate of a port including the</w:t>
              </w:r>
            </w:ins>
          </w:p>
          <w:p w14:paraId="606E54B0" w14:textId="77777777" w:rsidR="00D708FE" w:rsidRDefault="00D708FE" w:rsidP="00D708FE">
            <w:pPr>
              <w:pStyle w:val="XML1"/>
              <w:rPr>
                <w:ins w:id="16606" w:author="Thomas Dietz" w:date="2012-08-08T16:18:00Z"/>
              </w:rPr>
            </w:pPr>
            <w:ins w:id="16607" w:author="Thomas Dietz" w:date="2012-08-08T16:18:00Z">
              <w:r>
                <w:t xml:space="preserve">        duplex transmission feature. Possible rates are 10Mb, 100Mb,</w:t>
              </w:r>
            </w:ins>
          </w:p>
          <w:p w14:paraId="03B3CE91" w14:textId="77777777" w:rsidR="00D708FE" w:rsidRDefault="00D708FE" w:rsidP="00D708FE">
            <w:pPr>
              <w:pStyle w:val="XML1"/>
              <w:rPr>
                <w:ins w:id="16608" w:author="Thomas Dietz" w:date="2012-08-08T16:18:00Z"/>
              </w:rPr>
            </w:pPr>
            <w:ins w:id="16609" w:author="Thomas Dietz" w:date="2012-08-08T16:18:00Z">
              <w:r>
                <w:t xml:space="preserve">        1Gb, 10Gb, 40Gb, 100Gb, 1Tb or other. Rates of 10Mb, 100Mb</w:t>
              </w:r>
            </w:ins>
          </w:p>
          <w:p w14:paraId="24082FFF" w14:textId="77777777" w:rsidR="00D708FE" w:rsidRDefault="00D708FE" w:rsidP="00D708FE">
            <w:pPr>
              <w:pStyle w:val="XML1"/>
              <w:rPr>
                <w:ins w:id="16610" w:author="Thomas Dietz" w:date="2012-08-08T16:18:00Z"/>
              </w:rPr>
            </w:pPr>
            <w:ins w:id="16611" w:author="Thomas Dietz" w:date="2012-08-08T16:18:00Z">
              <w:r>
                <w:t xml:space="preserve">        and 1 Gb can support half or full duplex transmission.</w:t>
              </w:r>
            </w:ins>
          </w:p>
          <w:p w14:paraId="692620A0" w14:textId="77777777" w:rsidR="00D708FE" w:rsidRDefault="00D708FE" w:rsidP="00D708FE">
            <w:pPr>
              <w:pStyle w:val="XML1"/>
              <w:rPr>
                <w:ins w:id="16612" w:author="Thomas Dietz" w:date="2012-08-08T16:18:00Z"/>
              </w:rPr>
            </w:pPr>
            <w:ins w:id="16613" w:author="Thomas Dietz" w:date="2012-08-08T16:18:00Z">
              <w:r>
                <w:t xml:space="preserve">      &lt;/xs:documentation&gt;</w:t>
              </w:r>
            </w:ins>
          </w:p>
          <w:p w14:paraId="76BE95E7" w14:textId="77777777" w:rsidR="00D708FE" w:rsidRDefault="00D708FE" w:rsidP="00D708FE">
            <w:pPr>
              <w:pStyle w:val="XML1"/>
              <w:rPr>
                <w:ins w:id="16614" w:author="Thomas Dietz" w:date="2012-08-08T16:18:00Z"/>
              </w:rPr>
            </w:pPr>
            <w:ins w:id="16615" w:author="Thomas Dietz" w:date="2012-08-08T16:18:00Z">
              <w:r>
                <w:t xml:space="preserve">    &lt;/xs:annotation&gt;</w:t>
              </w:r>
            </w:ins>
          </w:p>
          <w:p w14:paraId="0889C1D2" w14:textId="77777777" w:rsidR="00D708FE" w:rsidRDefault="00D708FE" w:rsidP="00D708FE">
            <w:pPr>
              <w:pStyle w:val="XML1"/>
              <w:rPr>
                <w:ins w:id="16616" w:author="Thomas Dietz" w:date="2012-08-08T16:18:00Z"/>
              </w:rPr>
            </w:pPr>
          </w:p>
          <w:p w14:paraId="27DD555B" w14:textId="77777777" w:rsidR="00D708FE" w:rsidRDefault="00D708FE" w:rsidP="00D708FE">
            <w:pPr>
              <w:pStyle w:val="XML1"/>
              <w:rPr>
                <w:ins w:id="16617" w:author="Thomas Dietz" w:date="2012-08-08T16:18:00Z"/>
              </w:rPr>
            </w:pPr>
            <w:ins w:id="16618" w:author="Thomas Dietz" w:date="2012-08-08T16:18:00Z">
              <w:r>
                <w:t xml:space="preserve">    &lt;xs:restriction base="xs:string"&gt;</w:t>
              </w:r>
            </w:ins>
          </w:p>
          <w:p w14:paraId="71204325" w14:textId="77777777" w:rsidR="00D708FE" w:rsidRDefault="00D708FE" w:rsidP="00D708FE">
            <w:pPr>
              <w:pStyle w:val="XML1"/>
              <w:rPr>
                <w:ins w:id="16619" w:author="Thomas Dietz" w:date="2012-08-08T16:18:00Z"/>
              </w:rPr>
            </w:pPr>
            <w:ins w:id="16620" w:author="Thomas Dietz" w:date="2012-08-08T16:18:00Z">
              <w:r>
                <w:t xml:space="preserve">      &lt;xs:enumeration value="10Mb-HD"/&gt;</w:t>
              </w:r>
            </w:ins>
          </w:p>
          <w:p w14:paraId="7DBCE064" w14:textId="77777777" w:rsidR="00D708FE" w:rsidRDefault="00D708FE" w:rsidP="00D708FE">
            <w:pPr>
              <w:pStyle w:val="XML1"/>
              <w:rPr>
                <w:ins w:id="16621" w:author="Thomas Dietz" w:date="2012-08-08T16:18:00Z"/>
              </w:rPr>
            </w:pPr>
            <w:ins w:id="16622" w:author="Thomas Dietz" w:date="2012-08-08T16:18:00Z">
              <w:r>
                <w:t xml:space="preserve">      &lt;xs:enumeration value="10Mb-FD"/&gt;</w:t>
              </w:r>
            </w:ins>
          </w:p>
          <w:p w14:paraId="51F96991" w14:textId="77777777" w:rsidR="00D708FE" w:rsidRDefault="00D708FE" w:rsidP="00D708FE">
            <w:pPr>
              <w:pStyle w:val="XML1"/>
              <w:rPr>
                <w:ins w:id="16623" w:author="Thomas Dietz" w:date="2012-08-08T16:18:00Z"/>
              </w:rPr>
            </w:pPr>
            <w:ins w:id="16624" w:author="Thomas Dietz" w:date="2012-08-08T16:18:00Z">
              <w:r>
                <w:t xml:space="preserve">      &lt;xs:enumeration value="100Mb-HD"/&gt;</w:t>
              </w:r>
            </w:ins>
          </w:p>
          <w:p w14:paraId="6853C8A6" w14:textId="77777777" w:rsidR="00D708FE" w:rsidRDefault="00D708FE" w:rsidP="00D708FE">
            <w:pPr>
              <w:pStyle w:val="XML1"/>
              <w:rPr>
                <w:ins w:id="16625" w:author="Thomas Dietz" w:date="2012-08-08T16:18:00Z"/>
              </w:rPr>
            </w:pPr>
            <w:ins w:id="16626" w:author="Thomas Dietz" w:date="2012-08-08T16:18:00Z">
              <w:r>
                <w:t xml:space="preserve">      &lt;xs:enumeration value="100Mb-FD"/&gt;</w:t>
              </w:r>
            </w:ins>
          </w:p>
          <w:p w14:paraId="71457480" w14:textId="77777777" w:rsidR="00D708FE" w:rsidRDefault="00D708FE" w:rsidP="00D708FE">
            <w:pPr>
              <w:pStyle w:val="XML1"/>
              <w:rPr>
                <w:ins w:id="16627" w:author="Thomas Dietz" w:date="2012-08-08T16:18:00Z"/>
              </w:rPr>
            </w:pPr>
            <w:ins w:id="16628" w:author="Thomas Dietz" w:date="2012-08-08T16:18:00Z">
              <w:r>
                <w:t xml:space="preserve">      &lt;xs:enumeration value="1Gb-HD"/&gt;</w:t>
              </w:r>
            </w:ins>
          </w:p>
          <w:p w14:paraId="1093376E" w14:textId="77777777" w:rsidR="00D708FE" w:rsidRDefault="00D708FE" w:rsidP="00D708FE">
            <w:pPr>
              <w:pStyle w:val="XML1"/>
              <w:rPr>
                <w:ins w:id="16629" w:author="Thomas Dietz" w:date="2012-08-08T16:18:00Z"/>
              </w:rPr>
            </w:pPr>
            <w:ins w:id="16630" w:author="Thomas Dietz" w:date="2012-08-08T16:18:00Z">
              <w:r>
                <w:t xml:space="preserve">      &lt;xs:enumeration value="1Gb-FD"/&gt;</w:t>
              </w:r>
            </w:ins>
          </w:p>
          <w:p w14:paraId="7AC24435" w14:textId="77777777" w:rsidR="00D708FE" w:rsidRDefault="00D708FE" w:rsidP="00D708FE">
            <w:pPr>
              <w:pStyle w:val="XML1"/>
              <w:rPr>
                <w:ins w:id="16631" w:author="Thomas Dietz" w:date="2012-08-08T16:18:00Z"/>
              </w:rPr>
            </w:pPr>
            <w:ins w:id="16632" w:author="Thomas Dietz" w:date="2012-08-08T16:18:00Z">
              <w:r>
                <w:t xml:space="preserve">      &lt;xs:enumeration value="10Gb"/&gt;</w:t>
              </w:r>
            </w:ins>
          </w:p>
          <w:p w14:paraId="09BFAFE0" w14:textId="77777777" w:rsidR="00D708FE" w:rsidRDefault="00D708FE" w:rsidP="00D708FE">
            <w:pPr>
              <w:pStyle w:val="XML1"/>
              <w:rPr>
                <w:ins w:id="16633" w:author="Thomas Dietz" w:date="2012-08-08T16:18:00Z"/>
              </w:rPr>
            </w:pPr>
            <w:ins w:id="16634" w:author="Thomas Dietz" w:date="2012-08-08T16:18:00Z">
              <w:r>
                <w:t xml:space="preserve">      &lt;xs:enumeration value="40Gb"/&gt;</w:t>
              </w:r>
            </w:ins>
          </w:p>
          <w:p w14:paraId="19CAD934" w14:textId="77777777" w:rsidR="00D708FE" w:rsidRDefault="00D708FE" w:rsidP="00D708FE">
            <w:pPr>
              <w:pStyle w:val="XML1"/>
              <w:rPr>
                <w:ins w:id="16635" w:author="Thomas Dietz" w:date="2012-08-08T16:18:00Z"/>
              </w:rPr>
            </w:pPr>
            <w:ins w:id="16636" w:author="Thomas Dietz" w:date="2012-08-08T16:18:00Z">
              <w:r>
                <w:t xml:space="preserve">      &lt;xs:enumeration value="100Gb"/&gt;</w:t>
              </w:r>
            </w:ins>
          </w:p>
          <w:p w14:paraId="15FB558B" w14:textId="77777777" w:rsidR="00D708FE" w:rsidRDefault="00D708FE" w:rsidP="00D708FE">
            <w:pPr>
              <w:pStyle w:val="XML1"/>
              <w:rPr>
                <w:ins w:id="16637" w:author="Thomas Dietz" w:date="2012-08-08T16:18:00Z"/>
              </w:rPr>
            </w:pPr>
            <w:ins w:id="16638" w:author="Thomas Dietz" w:date="2012-08-08T16:18:00Z">
              <w:r>
                <w:t xml:space="preserve">      &lt;xs:enumeration value="1Tb"/&gt;</w:t>
              </w:r>
            </w:ins>
          </w:p>
          <w:p w14:paraId="660D6B11" w14:textId="77777777" w:rsidR="00D708FE" w:rsidRDefault="00D708FE" w:rsidP="00D708FE">
            <w:pPr>
              <w:pStyle w:val="XML1"/>
              <w:rPr>
                <w:ins w:id="16639" w:author="Thomas Dietz" w:date="2012-08-08T16:18:00Z"/>
              </w:rPr>
            </w:pPr>
            <w:ins w:id="16640" w:author="Thomas Dietz" w:date="2012-08-08T16:18:00Z">
              <w:r>
                <w:t xml:space="preserve">      &lt;xs:enumeration value="other"/&gt;</w:t>
              </w:r>
            </w:ins>
          </w:p>
          <w:p w14:paraId="2BD16682" w14:textId="77777777" w:rsidR="00D708FE" w:rsidRDefault="00D708FE" w:rsidP="00D708FE">
            <w:pPr>
              <w:pStyle w:val="XML1"/>
              <w:rPr>
                <w:ins w:id="16641" w:author="Thomas Dietz" w:date="2012-08-08T16:18:00Z"/>
              </w:rPr>
            </w:pPr>
            <w:ins w:id="16642" w:author="Thomas Dietz" w:date="2012-08-08T16:18:00Z">
              <w:r>
                <w:t xml:space="preserve">    &lt;/xs:restriction&gt;</w:t>
              </w:r>
            </w:ins>
          </w:p>
          <w:p w14:paraId="1B566252" w14:textId="77777777" w:rsidR="00D708FE" w:rsidRDefault="00D708FE" w:rsidP="00D708FE">
            <w:pPr>
              <w:pStyle w:val="XML1"/>
              <w:rPr>
                <w:ins w:id="16643" w:author="Thomas Dietz" w:date="2012-08-08T16:18:00Z"/>
              </w:rPr>
            </w:pPr>
            <w:ins w:id="16644" w:author="Thomas Dietz" w:date="2012-08-08T16:18:00Z">
              <w:r>
                <w:t xml:space="preserve">  &lt;/xs:simpleType&gt;</w:t>
              </w:r>
            </w:ins>
          </w:p>
          <w:p w14:paraId="5C069624" w14:textId="77777777" w:rsidR="00D708FE" w:rsidRDefault="00D708FE" w:rsidP="00D708FE">
            <w:pPr>
              <w:pStyle w:val="XML1"/>
              <w:rPr>
                <w:ins w:id="16645" w:author="Thomas Dietz" w:date="2012-08-08T16:18:00Z"/>
              </w:rPr>
            </w:pPr>
            <w:ins w:id="16646" w:author="Thomas Dietz" w:date="2012-08-08T16:18:00Z">
              <w:r>
                <w:t xml:space="preserve">  &lt;xs:simpleType name="OFActionType"&gt;</w:t>
              </w:r>
            </w:ins>
          </w:p>
          <w:p w14:paraId="03BABF52" w14:textId="77777777" w:rsidR="00D708FE" w:rsidRDefault="00D708FE" w:rsidP="00D708FE">
            <w:pPr>
              <w:pStyle w:val="XML1"/>
              <w:rPr>
                <w:ins w:id="16647" w:author="Thomas Dietz" w:date="2012-08-08T16:18:00Z"/>
              </w:rPr>
            </w:pPr>
            <w:ins w:id="16648" w:author="Thomas Dietz" w:date="2012-08-08T16:18:00Z">
              <w:r>
                <w:t xml:space="preserve">    &lt;xs:annotation&gt;</w:t>
              </w:r>
            </w:ins>
          </w:p>
          <w:p w14:paraId="2E4A50E8" w14:textId="77777777" w:rsidR="00D708FE" w:rsidRDefault="00D708FE" w:rsidP="00D708FE">
            <w:pPr>
              <w:pStyle w:val="XML1"/>
              <w:rPr>
                <w:ins w:id="16649" w:author="Thomas Dietz" w:date="2012-08-08T16:18:00Z"/>
              </w:rPr>
            </w:pPr>
            <w:ins w:id="16650" w:author="Thomas Dietz" w:date="2012-08-08T16:18:00Z">
              <w:r>
                <w:t xml:space="preserve">      &lt;xs:documentation&gt;</w:t>
              </w:r>
            </w:ins>
          </w:p>
          <w:p w14:paraId="740E9CE2" w14:textId="77777777" w:rsidR="00D708FE" w:rsidRDefault="00D708FE" w:rsidP="00D708FE">
            <w:pPr>
              <w:pStyle w:val="XML1"/>
              <w:rPr>
                <w:ins w:id="16651" w:author="Thomas Dietz" w:date="2012-08-08T16:18:00Z"/>
              </w:rPr>
            </w:pPr>
            <w:ins w:id="16652" w:author="Thomas Dietz" w:date="2012-08-08T16:18:00Z">
              <w:r>
                <w:t xml:space="preserve">        The types of actions defined in OpenFlow Switch</w:t>
              </w:r>
            </w:ins>
          </w:p>
          <w:p w14:paraId="6FA58AAD" w14:textId="77777777" w:rsidR="00D708FE" w:rsidRDefault="00D708FE" w:rsidP="00D708FE">
            <w:pPr>
              <w:pStyle w:val="XML1"/>
              <w:rPr>
                <w:ins w:id="16653" w:author="Thomas Dietz" w:date="2012-08-08T16:18:00Z"/>
              </w:rPr>
            </w:pPr>
            <w:ins w:id="16654" w:author="Thomas Dietz" w:date="2012-08-08T16:18:00Z">
              <w:r>
                <w:t xml:space="preserve">        Specification versions 1.2, 1.3, and 1.3.1</w:t>
              </w:r>
            </w:ins>
          </w:p>
          <w:p w14:paraId="3CC6035D" w14:textId="77777777" w:rsidR="00D708FE" w:rsidRDefault="00D708FE" w:rsidP="00D708FE">
            <w:pPr>
              <w:pStyle w:val="XML1"/>
              <w:rPr>
                <w:ins w:id="16655" w:author="Thomas Dietz" w:date="2012-08-08T16:18:00Z"/>
              </w:rPr>
            </w:pPr>
            <w:ins w:id="16656" w:author="Thomas Dietz" w:date="2012-08-08T16:18:00Z">
              <w:r>
                <w:t xml:space="preserve">      &lt;/xs:documentation&gt;</w:t>
              </w:r>
            </w:ins>
          </w:p>
          <w:p w14:paraId="137BCBA6" w14:textId="77777777" w:rsidR="00D708FE" w:rsidRDefault="00D708FE" w:rsidP="00D708FE">
            <w:pPr>
              <w:pStyle w:val="XML1"/>
              <w:rPr>
                <w:ins w:id="16657" w:author="Thomas Dietz" w:date="2012-08-08T16:18:00Z"/>
              </w:rPr>
            </w:pPr>
            <w:ins w:id="16658" w:author="Thomas Dietz" w:date="2012-08-08T16:18:00Z">
              <w:r>
                <w:t xml:space="preserve">    &lt;/xs:annotation&gt;</w:t>
              </w:r>
            </w:ins>
          </w:p>
          <w:p w14:paraId="0F405003" w14:textId="77777777" w:rsidR="00D708FE" w:rsidRDefault="00D708FE" w:rsidP="00D708FE">
            <w:pPr>
              <w:pStyle w:val="XML1"/>
              <w:rPr>
                <w:ins w:id="16659" w:author="Thomas Dietz" w:date="2012-08-08T16:18:00Z"/>
              </w:rPr>
            </w:pPr>
          </w:p>
          <w:p w14:paraId="314A391D" w14:textId="77777777" w:rsidR="00D708FE" w:rsidRDefault="00D708FE" w:rsidP="00D708FE">
            <w:pPr>
              <w:pStyle w:val="XML1"/>
              <w:rPr>
                <w:ins w:id="16660" w:author="Thomas Dietz" w:date="2012-08-08T16:18:00Z"/>
              </w:rPr>
            </w:pPr>
            <w:ins w:id="16661" w:author="Thomas Dietz" w:date="2012-08-08T16:18:00Z">
              <w:r>
                <w:t xml:space="preserve">    &lt;xs:restriction base="xs:string"&gt;</w:t>
              </w:r>
            </w:ins>
          </w:p>
          <w:p w14:paraId="077DE5F4" w14:textId="77777777" w:rsidR="00D708FE" w:rsidRDefault="00D708FE" w:rsidP="00D708FE">
            <w:pPr>
              <w:pStyle w:val="XML1"/>
              <w:rPr>
                <w:ins w:id="16662" w:author="Thomas Dietz" w:date="2012-08-08T16:18:00Z"/>
              </w:rPr>
            </w:pPr>
            <w:ins w:id="16663" w:author="Thomas Dietz" w:date="2012-08-08T16:18:00Z">
              <w:r>
                <w:t xml:space="preserve">      &lt;xs:enumeration value="output"/&gt;</w:t>
              </w:r>
            </w:ins>
          </w:p>
          <w:p w14:paraId="03EB8202" w14:textId="77777777" w:rsidR="00D708FE" w:rsidRDefault="00D708FE" w:rsidP="00D708FE">
            <w:pPr>
              <w:pStyle w:val="XML1"/>
              <w:rPr>
                <w:ins w:id="16664" w:author="Thomas Dietz" w:date="2012-08-08T16:18:00Z"/>
              </w:rPr>
            </w:pPr>
            <w:ins w:id="16665" w:author="Thomas Dietz" w:date="2012-08-08T16:18:00Z">
              <w:r>
                <w:t xml:space="preserve">      &lt;xs:enumeration value="copy-ttl-out"/&gt;</w:t>
              </w:r>
            </w:ins>
          </w:p>
          <w:p w14:paraId="7CE73B53" w14:textId="77777777" w:rsidR="00D708FE" w:rsidRDefault="00D708FE" w:rsidP="00D708FE">
            <w:pPr>
              <w:pStyle w:val="XML1"/>
              <w:rPr>
                <w:ins w:id="16666" w:author="Thomas Dietz" w:date="2012-08-08T16:18:00Z"/>
              </w:rPr>
            </w:pPr>
            <w:ins w:id="16667" w:author="Thomas Dietz" w:date="2012-08-08T16:18:00Z">
              <w:r>
                <w:t xml:space="preserve">      &lt;xs:enumeration value="copy-ttl-in"/&gt;</w:t>
              </w:r>
            </w:ins>
          </w:p>
          <w:p w14:paraId="4DDBCC9F" w14:textId="77777777" w:rsidR="00D708FE" w:rsidRDefault="00D708FE" w:rsidP="00D708FE">
            <w:pPr>
              <w:pStyle w:val="XML1"/>
              <w:rPr>
                <w:ins w:id="16668" w:author="Thomas Dietz" w:date="2012-08-08T16:18:00Z"/>
              </w:rPr>
            </w:pPr>
            <w:ins w:id="16669" w:author="Thomas Dietz" w:date="2012-08-08T16:18:00Z">
              <w:r>
                <w:t xml:space="preserve">      &lt;xs:enumeration value="set-mpls-ttl"/&gt;</w:t>
              </w:r>
            </w:ins>
          </w:p>
          <w:p w14:paraId="0445D824" w14:textId="77777777" w:rsidR="00D708FE" w:rsidRDefault="00D708FE" w:rsidP="00D708FE">
            <w:pPr>
              <w:pStyle w:val="XML1"/>
              <w:rPr>
                <w:ins w:id="16670" w:author="Thomas Dietz" w:date="2012-08-08T16:18:00Z"/>
              </w:rPr>
            </w:pPr>
            <w:ins w:id="16671" w:author="Thomas Dietz" w:date="2012-08-08T16:18:00Z">
              <w:r>
                <w:t xml:space="preserve">      &lt;xs:enumeration value="dec-mpls-ttl"/&gt;</w:t>
              </w:r>
            </w:ins>
          </w:p>
          <w:p w14:paraId="06819188" w14:textId="77777777" w:rsidR="00D708FE" w:rsidRDefault="00D708FE" w:rsidP="00D708FE">
            <w:pPr>
              <w:pStyle w:val="XML1"/>
              <w:rPr>
                <w:ins w:id="16672" w:author="Thomas Dietz" w:date="2012-08-08T16:18:00Z"/>
              </w:rPr>
            </w:pPr>
            <w:ins w:id="16673" w:author="Thomas Dietz" w:date="2012-08-08T16:18:00Z">
              <w:r>
                <w:t xml:space="preserve">      &lt;xs:enumeration value="push-vlan"/&gt;</w:t>
              </w:r>
            </w:ins>
          </w:p>
          <w:p w14:paraId="33B8C794" w14:textId="77777777" w:rsidR="00D708FE" w:rsidRDefault="00D708FE" w:rsidP="00D708FE">
            <w:pPr>
              <w:pStyle w:val="XML1"/>
              <w:rPr>
                <w:ins w:id="16674" w:author="Thomas Dietz" w:date="2012-08-08T16:18:00Z"/>
              </w:rPr>
            </w:pPr>
            <w:ins w:id="16675" w:author="Thomas Dietz" w:date="2012-08-08T16:18:00Z">
              <w:r>
                <w:t xml:space="preserve">      &lt;xs:enumeration value="pop-vlan"/&gt;</w:t>
              </w:r>
            </w:ins>
          </w:p>
          <w:p w14:paraId="52CD42F2" w14:textId="77777777" w:rsidR="00D708FE" w:rsidRDefault="00D708FE" w:rsidP="00D708FE">
            <w:pPr>
              <w:pStyle w:val="XML1"/>
              <w:rPr>
                <w:ins w:id="16676" w:author="Thomas Dietz" w:date="2012-08-08T16:18:00Z"/>
              </w:rPr>
            </w:pPr>
            <w:ins w:id="16677" w:author="Thomas Dietz" w:date="2012-08-08T16:18:00Z">
              <w:r>
                <w:t xml:space="preserve">      &lt;xs:enumeration value="push-mpls"/&gt;</w:t>
              </w:r>
            </w:ins>
          </w:p>
          <w:p w14:paraId="278E1103" w14:textId="77777777" w:rsidR="00D708FE" w:rsidRDefault="00D708FE" w:rsidP="00D708FE">
            <w:pPr>
              <w:pStyle w:val="XML1"/>
              <w:rPr>
                <w:ins w:id="16678" w:author="Thomas Dietz" w:date="2012-08-08T16:18:00Z"/>
              </w:rPr>
            </w:pPr>
            <w:ins w:id="16679" w:author="Thomas Dietz" w:date="2012-08-08T16:18:00Z">
              <w:r>
                <w:t xml:space="preserve">      &lt;xs:enumeration value="pop-mpls"/&gt;</w:t>
              </w:r>
            </w:ins>
          </w:p>
          <w:p w14:paraId="102F646D" w14:textId="77777777" w:rsidR="00D708FE" w:rsidRDefault="00D708FE" w:rsidP="00D708FE">
            <w:pPr>
              <w:pStyle w:val="XML1"/>
              <w:rPr>
                <w:ins w:id="16680" w:author="Thomas Dietz" w:date="2012-08-08T16:18:00Z"/>
              </w:rPr>
            </w:pPr>
            <w:ins w:id="16681" w:author="Thomas Dietz" w:date="2012-08-08T16:18:00Z">
              <w:r>
                <w:t xml:space="preserve">      &lt;xs:enumeration value="set-queue"/&gt;</w:t>
              </w:r>
            </w:ins>
          </w:p>
          <w:p w14:paraId="052C7641" w14:textId="77777777" w:rsidR="00D708FE" w:rsidRDefault="00D708FE" w:rsidP="00D708FE">
            <w:pPr>
              <w:pStyle w:val="XML1"/>
              <w:rPr>
                <w:ins w:id="16682" w:author="Thomas Dietz" w:date="2012-08-08T16:18:00Z"/>
              </w:rPr>
            </w:pPr>
            <w:ins w:id="16683" w:author="Thomas Dietz" w:date="2012-08-08T16:18:00Z">
              <w:r>
                <w:t xml:space="preserve">      &lt;xs:enumeration value="group"/&gt;</w:t>
              </w:r>
            </w:ins>
          </w:p>
          <w:p w14:paraId="15C14820" w14:textId="77777777" w:rsidR="00D708FE" w:rsidRDefault="00D708FE" w:rsidP="00D708FE">
            <w:pPr>
              <w:pStyle w:val="XML1"/>
              <w:rPr>
                <w:ins w:id="16684" w:author="Thomas Dietz" w:date="2012-08-08T16:18:00Z"/>
              </w:rPr>
            </w:pPr>
            <w:ins w:id="16685" w:author="Thomas Dietz" w:date="2012-08-08T16:18:00Z">
              <w:r>
                <w:t xml:space="preserve">      &lt;xs:enumeration value="set-nw-ttl"/&gt;</w:t>
              </w:r>
            </w:ins>
          </w:p>
          <w:p w14:paraId="32F8A30E" w14:textId="77777777" w:rsidR="00D708FE" w:rsidRDefault="00D708FE" w:rsidP="00D708FE">
            <w:pPr>
              <w:pStyle w:val="XML1"/>
              <w:rPr>
                <w:ins w:id="16686" w:author="Thomas Dietz" w:date="2012-08-08T16:18:00Z"/>
              </w:rPr>
            </w:pPr>
            <w:ins w:id="16687" w:author="Thomas Dietz" w:date="2012-08-08T16:18:00Z">
              <w:r>
                <w:t xml:space="preserve">      &lt;xs:enumeration value="dec-nw-ttl"/&gt;</w:t>
              </w:r>
            </w:ins>
          </w:p>
          <w:p w14:paraId="0794291B" w14:textId="77777777" w:rsidR="00D708FE" w:rsidRDefault="00D708FE" w:rsidP="00D708FE">
            <w:pPr>
              <w:pStyle w:val="XML1"/>
              <w:rPr>
                <w:ins w:id="16688" w:author="Thomas Dietz" w:date="2012-08-08T16:18:00Z"/>
              </w:rPr>
            </w:pPr>
            <w:ins w:id="16689" w:author="Thomas Dietz" w:date="2012-08-08T16:18:00Z">
              <w:r>
                <w:lastRenderedPageBreak/>
                <w:t xml:space="preserve">      &lt;xs:enumeration value="set-field"/&gt;</w:t>
              </w:r>
            </w:ins>
          </w:p>
          <w:p w14:paraId="59F99C31" w14:textId="77777777" w:rsidR="00D708FE" w:rsidRDefault="00D708FE" w:rsidP="00D708FE">
            <w:pPr>
              <w:pStyle w:val="XML1"/>
              <w:rPr>
                <w:ins w:id="16690" w:author="Thomas Dietz" w:date="2012-08-08T16:18:00Z"/>
              </w:rPr>
            </w:pPr>
            <w:ins w:id="16691" w:author="Thomas Dietz" w:date="2012-08-08T16:18:00Z">
              <w:r>
                <w:t xml:space="preserve">    &lt;/xs:restriction&gt;</w:t>
              </w:r>
            </w:ins>
          </w:p>
          <w:p w14:paraId="57E9E428" w14:textId="77777777" w:rsidR="00D708FE" w:rsidRDefault="00D708FE" w:rsidP="00D708FE">
            <w:pPr>
              <w:pStyle w:val="XML1"/>
              <w:rPr>
                <w:ins w:id="16692" w:author="Thomas Dietz" w:date="2012-08-08T16:18:00Z"/>
              </w:rPr>
            </w:pPr>
            <w:ins w:id="16693" w:author="Thomas Dietz" w:date="2012-08-08T16:18:00Z">
              <w:r>
                <w:t xml:space="preserve">  &lt;/xs:simpleType&gt;</w:t>
              </w:r>
            </w:ins>
          </w:p>
          <w:p w14:paraId="42E2C300" w14:textId="77777777" w:rsidR="00D708FE" w:rsidRDefault="00D708FE" w:rsidP="00D708FE">
            <w:pPr>
              <w:pStyle w:val="XML1"/>
              <w:rPr>
                <w:ins w:id="16694" w:author="Thomas Dietz" w:date="2012-08-08T16:18:00Z"/>
              </w:rPr>
            </w:pPr>
            <w:ins w:id="16695" w:author="Thomas Dietz" w:date="2012-08-08T16:18:00Z">
              <w:r>
                <w:t xml:space="preserve">  &lt;xs:simpleType name="OFInstructionType"&gt;</w:t>
              </w:r>
            </w:ins>
          </w:p>
          <w:p w14:paraId="105FA321" w14:textId="77777777" w:rsidR="00D708FE" w:rsidRDefault="00D708FE" w:rsidP="00D708FE">
            <w:pPr>
              <w:pStyle w:val="XML1"/>
              <w:rPr>
                <w:ins w:id="16696" w:author="Thomas Dietz" w:date="2012-08-08T16:18:00Z"/>
              </w:rPr>
            </w:pPr>
            <w:ins w:id="16697" w:author="Thomas Dietz" w:date="2012-08-08T16:18:00Z">
              <w:r>
                <w:t xml:space="preserve">    &lt;xs:annotation&gt;</w:t>
              </w:r>
            </w:ins>
          </w:p>
          <w:p w14:paraId="4001F172" w14:textId="77777777" w:rsidR="00D708FE" w:rsidRDefault="00D708FE" w:rsidP="00D708FE">
            <w:pPr>
              <w:pStyle w:val="XML1"/>
              <w:rPr>
                <w:ins w:id="16698" w:author="Thomas Dietz" w:date="2012-08-08T16:18:00Z"/>
              </w:rPr>
            </w:pPr>
            <w:ins w:id="16699" w:author="Thomas Dietz" w:date="2012-08-08T16:18:00Z">
              <w:r>
                <w:t xml:space="preserve">      &lt;xs:documentation&gt;</w:t>
              </w:r>
            </w:ins>
          </w:p>
          <w:p w14:paraId="25986EB1" w14:textId="77777777" w:rsidR="00D708FE" w:rsidRDefault="00D708FE" w:rsidP="00D708FE">
            <w:pPr>
              <w:pStyle w:val="XML1"/>
              <w:rPr>
                <w:ins w:id="16700" w:author="Thomas Dietz" w:date="2012-08-08T16:18:00Z"/>
              </w:rPr>
            </w:pPr>
            <w:ins w:id="16701" w:author="Thomas Dietz" w:date="2012-08-08T16:18:00Z">
              <w:r>
                <w:t xml:space="preserve">        The types of instructions defined in OpenFlow</w:t>
              </w:r>
            </w:ins>
          </w:p>
          <w:p w14:paraId="63DB52B1" w14:textId="77777777" w:rsidR="00D708FE" w:rsidRDefault="00D708FE" w:rsidP="00D708FE">
            <w:pPr>
              <w:pStyle w:val="XML1"/>
              <w:rPr>
                <w:ins w:id="16702" w:author="Thomas Dietz" w:date="2012-08-08T16:18:00Z"/>
              </w:rPr>
            </w:pPr>
            <w:ins w:id="16703" w:author="Thomas Dietz" w:date="2012-08-08T16:18:00Z">
              <w:r>
                <w:t xml:space="preserve">        Switch Specification versions 1.2, 1.3, and 1.3.1.</w:t>
              </w:r>
            </w:ins>
          </w:p>
          <w:p w14:paraId="70003AB2" w14:textId="77777777" w:rsidR="00D708FE" w:rsidRDefault="00D708FE" w:rsidP="00D708FE">
            <w:pPr>
              <w:pStyle w:val="XML1"/>
              <w:rPr>
                <w:ins w:id="16704" w:author="Thomas Dietz" w:date="2012-08-08T16:18:00Z"/>
              </w:rPr>
            </w:pPr>
            <w:ins w:id="16705" w:author="Thomas Dietz" w:date="2012-08-08T16:18:00Z">
              <w:r>
                <w:t xml:space="preserve">      &lt;/xs:documentation&gt;</w:t>
              </w:r>
            </w:ins>
          </w:p>
          <w:p w14:paraId="53D8BC2B" w14:textId="77777777" w:rsidR="00D708FE" w:rsidRDefault="00D708FE" w:rsidP="00D708FE">
            <w:pPr>
              <w:pStyle w:val="XML1"/>
              <w:rPr>
                <w:ins w:id="16706" w:author="Thomas Dietz" w:date="2012-08-08T16:18:00Z"/>
              </w:rPr>
            </w:pPr>
            <w:ins w:id="16707" w:author="Thomas Dietz" w:date="2012-08-08T16:18:00Z">
              <w:r>
                <w:t xml:space="preserve">    &lt;/xs:annotation&gt;</w:t>
              </w:r>
            </w:ins>
          </w:p>
          <w:p w14:paraId="3CB7A10D" w14:textId="77777777" w:rsidR="00D708FE" w:rsidRDefault="00D708FE" w:rsidP="00D708FE">
            <w:pPr>
              <w:pStyle w:val="XML1"/>
              <w:rPr>
                <w:ins w:id="16708" w:author="Thomas Dietz" w:date="2012-08-08T16:18:00Z"/>
              </w:rPr>
            </w:pPr>
          </w:p>
          <w:p w14:paraId="6BAA4AFC" w14:textId="77777777" w:rsidR="00D708FE" w:rsidRDefault="00D708FE" w:rsidP="00D708FE">
            <w:pPr>
              <w:pStyle w:val="XML1"/>
              <w:rPr>
                <w:ins w:id="16709" w:author="Thomas Dietz" w:date="2012-08-08T16:18:00Z"/>
              </w:rPr>
            </w:pPr>
            <w:ins w:id="16710" w:author="Thomas Dietz" w:date="2012-08-08T16:18:00Z">
              <w:r>
                <w:t xml:space="preserve">    &lt;xs:restriction base="xs:string"&gt;</w:t>
              </w:r>
            </w:ins>
          </w:p>
          <w:p w14:paraId="7F0B8886" w14:textId="77777777" w:rsidR="00D708FE" w:rsidRDefault="00D708FE" w:rsidP="00D708FE">
            <w:pPr>
              <w:pStyle w:val="XML1"/>
              <w:rPr>
                <w:ins w:id="16711" w:author="Thomas Dietz" w:date="2012-08-08T16:18:00Z"/>
              </w:rPr>
            </w:pPr>
            <w:ins w:id="16712" w:author="Thomas Dietz" w:date="2012-08-08T16:18:00Z">
              <w:r>
                <w:t xml:space="preserve">      &lt;xs:enumeration value="apply-actions"/&gt;</w:t>
              </w:r>
            </w:ins>
          </w:p>
          <w:p w14:paraId="78817AEE" w14:textId="77777777" w:rsidR="00D708FE" w:rsidRDefault="00D708FE" w:rsidP="00D708FE">
            <w:pPr>
              <w:pStyle w:val="XML1"/>
              <w:rPr>
                <w:ins w:id="16713" w:author="Thomas Dietz" w:date="2012-08-08T16:18:00Z"/>
              </w:rPr>
            </w:pPr>
            <w:ins w:id="16714" w:author="Thomas Dietz" w:date="2012-08-08T16:18:00Z">
              <w:r>
                <w:t xml:space="preserve">      &lt;xs:enumeration value="clear-actions"/&gt;</w:t>
              </w:r>
            </w:ins>
          </w:p>
          <w:p w14:paraId="1A55FF37" w14:textId="77777777" w:rsidR="00D708FE" w:rsidRDefault="00D708FE" w:rsidP="00D708FE">
            <w:pPr>
              <w:pStyle w:val="XML1"/>
              <w:rPr>
                <w:ins w:id="16715" w:author="Thomas Dietz" w:date="2012-08-08T16:18:00Z"/>
              </w:rPr>
            </w:pPr>
            <w:ins w:id="16716" w:author="Thomas Dietz" w:date="2012-08-08T16:18:00Z">
              <w:r>
                <w:t xml:space="preserve">      &lt;xs:enumeration value="write-actions"/&gt;</w:t>
              </w:r>
            </w:ins>
          </w:p>
          <w:p w14:paraId="702C931B" w14:textId="77777777" w:rsidR="00D708FE" w:rsidRDefault="00D708FE" w:rsidP="00D708FE">
            <w:pPr>
              <w:pStyle w:val="XML1"/>
              <w:rPr>
                <w:ins w:id="16717" w:author="Thomas Dietz" w:date="2012-08-08T16:18:00Z"/>
              </w:rPr>
            </w:pPr>
            <w:ins w:id="16718" w:author="Thomas Dietz" w:date="2012-08-08T16:18:00Z">
              <w:r>
                <w:t xml:space="preserve">      &lt;xs:enumeration value="write-metadata"/&gt;</w:t>
              </w:r>
            </w:ins>
          </w:p>
          <w:p w14:paraId="79146080" w14:textId="77777777" w:rsidR="00D708FE" w:rsidRDefault="00D708FE" w:rsidP="00D708FE">
            <w:pPr>
              <w:pStyle w:val="XML1"/>
              <w:rPr>
                <w:ins w:id="16719" w:author="Thomas Dietz" w:date="2012-08-08T16:18:00Z"/>
              </w:rPr>
            </w:pPr>
            <w:ins w:id="16720" w:author="Thomas Dietz" w:date="2012-08-08T16:18:00Z">
              <w:r>
                <w:t xml:space="preserve">      &lt;xs:enumeration value="goto-table"/&gt;</w:t>
              </w:r>
            </w:ins>
          </w:p>
          <w:p w14:paraId="1DC70BB5" w14:textId="77777777" w:rsidR="00D708FE" w:rsidRDefault="00D708FE" w:rsidP="00D708FE">
            <w:pPr>
              <w:pStyle w:val="XML1"/>
              <w:rPr>
                <w:ins w:id="16721" w:author="Thomas Dietz" w:date="2012-08-08T16:18:00Z"/>
              </w:rPr>
            </w:pPr>
            <w:ins w:id="16722" w:author="Thomas Dietz" w:date="2012-08-08T16:18:00Z">
              <w:r>
                <w:t xml:space="preserve">    &lt;/xs:restriction&gt;</w:t>
              </w:r>
            </w:ins>
          </w:p>
          <w:p w14:paraId="7818E64F" w14:textId="77777777" w:rsidR="00D708FE" w:rsidRDefault="00D708FE" w:rsidP="00D708FE">
            <w:pPr>
              <w:pStyle w:val="XML1"/>
              <w:rPr>
                <w:ins w:id="16723" w:author="Thomas Dietz" w:date="2012-08-08T16:18:00Z"/>
              </w:rPr>
            </w:pPr>
            <w:ins w:id="16724" w:author="Thomas Dietz" w:date="2012-08-08T16:18:00Z">
              <w:r>
                <w:t xml:space="preserve">  &lt;/xs:simpleType&gt;</w:t>
              </w:r>
            </w:ins>
          </w:p>
          <w:p w14:paraId="6E485072" w14:textId="77777777" w:rsidR="00D708FE" w:rsidRDefault="00D708FE" w:rsidP="00D708FE">
            <w:pPr>
              <w:pStyle w:val="XML1"/>
              <w:rPr>
                <w:ins w:id="16725" w:author="Thomas Dietz" w:date="2012-08-08T16:18:00Z"/>
              </w:rPr>
            </w:pPr>
            <w:ins w:id="16726" w:author="Thomas Dietz" w:date="2012-08-08T16:18:00Z">
              <w:r>
                <w:t xml:space="preserve">  &lt;xs:simpleType name="OFMatchFieldType"&gt;</w:t>
              </w:r>
            </w:ins>
          </w:p>
          <w:p w14:paraId="674306E5" w14:textId="77777777" w:rsidR="00D708FE" w:rsidRDefault="00D708FE" w:rsidP="00D708FE">
            <w:pPr>
              <w:pStyle w:val="XML1"/>
              <w:rPr>
                <w:ins w:id="16727" w:author="Thomas Dietz" w:date="2012-08-08T16:18:00Z"/>
              </w:rPr>
            </w:pPr>
            <w:ins w:id="16728" w:author="Thomas Dietz" w:date="2012-08-08T16:18:00Z">
              <w:r>
                <w:t xml:space="preserve">    &lt;xs:annotation&gt;</w:t>
              </w:r>
            </w:ins>
          </w:p>
          <w:p w14:paraId="116C652C" w14:textId="77777777" w:rsidR="00D708FE" w:rsidRDefault="00D708FE" w:rsidP="00D708FE">
            <w:pPr>
              <w:pStyle w:val="XML1"/>
              <w:rPr>
                <w:ins w:id="16729" w:author="Thomas Dietz" w:date="2012-08-08T16:18:00Z"/>
              </w:rPr>
            </w:pPr>
            <w:ins w:id="16730" w:author="Thomas Dietz" w:date="2012-08-08T16:18:00Z">
              <w:r>
                <w:t xml:space="preserve">      &lt;xs:documentation&gt;</w:t>
              </w:r>
            </w:ins>
          </w:p>
          <w:p w14:paraId="067204A2" w14:textId="77777777" w:rsidR="00D708FE" w:rsidRDefault="00D708FE" w:rsidP="00D708FE">
            <w:pPr>
              <w:pStyle w:val="XML1"/>
              <w:rPr>
                <w:ins w:id="16731" w:author="Thomas Dietz" w:date="2012-08-08T16:18:00Z"/>
              </w:rPr>
            </w:pPr>
            <w:ins w:id="16732" w:author="Thomas Dietz" w:date="2012-08-08T16:18:00Z">
              <w:r>
                <w:t xml:space="preserve">        The types of match field defined in OpenFlow</w:t>
              </w:r>
            </w:ins>
          </w:p>
          <w:p w14:paraId="5F285E71" w14:textId="77777777" w:rsidR="00D708FE" w:rsidRDefault="00D708FE" w:rsidP="00D708FE">
            <w:pPr>
              <w:pStyle w:val="XML1"/>
              <w:rPr>
                <w:ins w:id="16733" w:author="Thomas Dietz" w:date="2012-08-08T16:18:00Z"/>
              </w:rPr>
            </w:pPr>
            <w:ins w:id="16734" w:author="Thomas Dietz" w:date="2012-08-08T16:18:00Z">
              <w:r>
                <w:t xml:space="preserve">        Switch Specification versions 1.2, 1.3, and 1.3.1.</w:t>
              </w:r>
            </w:ins>
          </w:p>
          <w:p w14:paraId="2ABBF99B" w14:textId="77777777" w:rsidR="00D708FE" w:rsidRDefault="00D708FE" w:rsidP="00D708FE">
            <w:pPr>
              <w:pStyle w:val="XML1"/>
              <w:rPr>
                <w:ins w:id="16735" w:author="Thomas Dietz" w:date="2012-08-08T16:18:00Z"/>
              </w:rPr>
            </w:pPr>
            <w:ins w:id="16736" w:author="Thomas Dietz" w:date="2012-08-08T16:18:00Z">
              <w:r>
                <w:t xml:space="preserve">      &lt;/xs:documentation&gt;</w:t>
              </w:r>
            </w:ins>
          </w:p>
          <w:p w14:paraId="08638003" w14:textId="77777777" w:rsidR="00D708FE" w:rsidRDefault="00D708FE" w:rsidP="00D708FE">
            <w:pPr>
              <w:pStyle w:val="XML1"/>
              <w:rPr>
                <w:ins w:id="16737" w:author="Thomas Dietz" w:date="2012-08-08T16:18:00Z"/>
              </w:rPr>
            </w:pPr>
            <w:ins w:id="16738" w:author="Thomas Dietz" w:date="2012-08-08T16:18:00Z">
              <w:r>
                <w:t xml:space="preserve">    &lt;/xs:annotation&gt;</w:t>
              </w:r>
            </w:ins>
          </w:p>
          <w:p w14:paraId="6C329840" w14:textId="77777777" w:rsidR="00D708FE" w:rsidRDefault="00D708FE" w:rsidP="00D708FE">
            <w:pPr>
              <w:pStyle w:val="XML1"/>
              <w:rPr>
                <w:ins w:id="16739" w:author="Thomas Dietz" w:date="2012-08-08T16:18:00Z"/>
              </w:rPr>
            </w:pPr>
          </w:p>
          <w:p w14:paraId="6C07D30C" w14:textId="77777777" w:rsidR="00D708FE" w:rsidRDefault="00D708FE" w:rsidP="00D708FE">
            <w:pPr>
              <w:pStyle w:val="XML1"/>
              <w:rPr>
                <w:ins w:id="16740" w:author="Thomas Dietz" w:date="2012-08-08T16:18:00Z"/>
              </w:rPr>
            </w:pPr>
            <w:ins w:id="16741" w:author="Thomas Dietz" w:date="2012-08-08T16:18:00Z">
              <w:r>
                <w:t xml:space="preserve">    &lt;xs:restriction base="xs:string"&gt;</w:t>
              </w:r>
            </w:ins>
          </w:p>
          <w:p w14:paraId="033860AF" w14:textId="77777777" w:rsidR="00D708FE" w:rsidRDefault="00D708FE" w:rsidP="00D708FE">
            <w:pPr>
              <w:pStyle w:val="XML1"/>
              <w:rPr>
                <w:ins w:id="16742" w:author="Thomas Dietz" w:date="2012-08-08T16:18:00Z"/>
              </w:rPr>
            </w:pPr>
            <w:ins w:id="16743" w:author="Thomas Dietz" w:date="2012-08-08T16:18:00Z">
              <w:r>
                <w:t xml:space="preserve">      &lt;xs:enumeration value="input-port"/&gt;</w:t>
              </w:r>
            </w:ins>
          </w:p>
          <w:p w14:paraId="24E1CDA7" w14:textId="77777777" w:rsidR="00D708FE" w:rsidRDefault="00D708FE" w:rsidP="00D708FE">
            <w:pPr>
              <w:pStyle w:val="XML1"/>
              <w:rPr>
                <w:ins w:id="16744" w:author="Thomas Dietz" w:date="2012-08-08T16:18:00Z"/>
              </w:rPr>
            </w:pPr>
            <w:ins w:id="16745" w:author="Thomas Dietz" w:date="2012-08-08T16:18:00Z">
              <w:r>
                <w:t xml:space="preserve">      &lt;xs:enumeration value="physical-input-port"/&gt;</w:t>
              </w:r>
            </w:ins>
          </w:p>
          <w:p w14:paraId="059B3C5E" w14:textId="77777777" w:rsidR="00D708FE" w:rsidRDefault="00D708FE" w:rsidP="00D708FE">
            <w:pPr>
              <w:pStyle w:val="XML1"/>
              <w:rPr>
                <w:ins w:id="16746" w:author="Thomas Dietz" w:date="2012-08-08T16:18:00Z"/>
              </w:rPr>
            </w:pPr>
            <w:ins w:id="16747" w:author="Thomas Dietz" w:date="2012-08-08T16:18:00Z">
              <w:r>
                <w:t xml:space="preserve">      &lt;xs:enumeration value="metadata"/&gt;</w:t>
              </w:r>
            </w:ins>
          </w:p>
          <w:p w14:paraId="2F678B36" w14:textId="77777777" w:rsidR="00D708FE" w:rsidRDefault="00D708FE" w:rsidP="00D708FE">
            <w:pPr>
              <w:pStyle w:val="XML1"/>
              <w:rPr>
                <w:ins w:id="16748" w:author="Thomas Dietz" w:date="2012-08-08T16:18:00Z"/>
              </w:rPr>
            </w:pPr>
            <w:ins w:id="16749" w:author="Thomas Dietz" w:date="2012-08-08T16:18:00Z">
              <w:r>
                <w:t xml:space="preserve">      &lt;xs:enumeration value="ethernet-dest"/&gt;</w:t>
              </w:r>
            </w:ins>
          </w:p>
          <w:p w14:paraId="32545EC6" w14:textId="77777777" w:rsidR="00D708FE" w:rsidRDefault="00D708FE" w:rsidP="00D708FE">
            <w:pPr>
              <w:pStyle w:val="XML1"/>
              <w:rPr>
                <w:ins w:id="16750" w:author="Thomas Dietz" w:date="2012-08-08T16:18:00Z"/>
              </w:rPr>
            </w:pPr>
            <w:ins w:id="16751" w:author="Thomas Dietz" w:date="2012-08-08T16:18:00Z">
              <w:r>
                <w:t xml:space="preserve">      &lt;xs:enumeration value="ethernet-src"/&gt;</w:t>
              </w:r>
            </w:ins>
          </w:p>
          <w:p w14:paraId="69C4A8B2" w14:textId="77777777" w:rsidR="00D708FE" w:rsidRDefault="00D708FE" w:rsidP="00D708FE">
            <w:pPr>
              <w:pStyle w:val="XML1"/>
              <w:rPr>
                <w:ins w:id="16752" w:author="Thomas Dietz" w:date="2012-08-08T16:18:00Z"/>
              </w:rPr>
            </w:pPr>
            <w:ins w:id="16753" w:author="Thomas Dietz" w:date="2012-08-08T16:18:00Z">
              <w:r>
                <w:t xml:space="preserve">      &lt;xs:enumeration value="ethernet-frame-type"/&gt;</w:t>
              </w:r>
            </w:ins>
          </w:p>
          <w:p w14:paraId="38889B8B" w14:textId="77777777" w:rsidR="00D708FE" w:rsidRDefault="00D708FE" w:rsidP="00D708FE">
            <w:pPr>
              <w:pStyle w:val="XML1"/>
              <w:rPr>
                <w:ins w:id="16754" w:author="Thomas Dietz" w:date="2012-08-08T16:18:00Z"/>
              </w:rPr>
            </w:pPr>
            <w:ins w:id="16755" w:author="Thomas Dietz" w:date="2012-08-08T16:18:00Z">
              <w:r>
                <w:t xml:space="preserve">      &lt;xs:enumeration value="vlan-id"/&gt;</w:t>
              </w:r>
            </w:ins>
          </w:p>
          <w:p w14:paraId="6BC3E608" w14:textId="77777777" w:rsidR="00D708FE" w:rsidRDefault="00D708FE" w:rsidP="00D708FE">
            <w:pPr>
              <w:pStyle w:val="XML1"/>
              <w:rPr>
                <w:ins w:id="16756" w:author="Thomas Dietz" w:date="2012-08-08T16:18:00Z"/>
              </w:rPr>
            </w:pPr>
            <w:ins w:id="16757" w:author="Thomas Dietz" w:date="2012-08-08T16:18:00Z">
              <w:r>
                <w:t xml:space="preserve">      &lt;xs:enumeration value="vlan-priority"/&gt;</w:t>
              </w:r>
            </w:ins>
          </w:p>
          <w:p w14:paraId="555CA622" w14:textId="77777777" w:rsidR="00D708FE" w:rsidRDefault="00D708FE" w:rsidP="00D708FE">
            <w:pPr>
              <w:pStyle w:val="XML1"/>
              <w:rPr>
                <w:ins w:id="16758" w:author="Thomas Dietz" w:date="2012-08-08T16:18:00Z"/>
              </w:rPr>
            </w:pPr>
            <w:ins w:id="16759" w:author="Thomas Dietz" w:date="2012-08-08T16:18:00Z">
              <w:r>
                <w:t xml:space="preserve">      &lt;xs:enumeration value="ip-dscp"/&gt;</w:t>
              </w:r>
            </w:ins>
          </w:p>
          <w:p w14:paraId="5E5E4F79" w14:textId="77777777" w:rsidR="00D708FE" w:rsidRDefault="00D708FE" w:rsidP="00D708FE">
            <w:pPr>
              <w:pStyle w:val="XML1"/>
              <w:rPr>
                <w:ins w:id="16760" w:author="Thomas Dietz" w:date="2012-08-08T16:18:00Z"/>
              </w:rPr>
            </w:pPr>
            <w:ins w:id="16761" w:author="Thomas Dietz" w:date="2012-08-08T16:18:00Z">
              <w:r>
                <w:t xml:space="preserve">      &lt;xs:enumeration value="ip-ecn"/&gt;</w:t>
              </w:r>
            </w:ins>
          </w:p>
          <w:p w14:paraId="631BCF17" w14:textId="77777777" w:rsidR="00D708FE" w:rsidRDefault="00D708FE" w:rsidP="00D708FE">
            <w:pPr>
              <w:pStyle w:val="XML1"/>
              <w:rPr>
                <w:ins w:id="16762" w:author="Thomas Dietz" w:date="2012-08-08T16:18:00Z"/>
              </w:rPr>
            </w:pPr>
            <w:ins w:id="16763" w:author="Thomas Dietz" w:date="2012-08-08T16:18:00Z">
              <w:r>
                <w:t xml:space="preserve">      &lt;xs:enumeration value="ip-protocol"/&gt;</w:t>
              </w:r>
            </w:ins>
          </w:p>
          <w:p w14:paraId="3CE4820B" w14:textId="77777777" w:rsidR="00D708FE" w:rsidRDefault="00D708FE" w:rsidP="00D708FE">
            <w:pPr>
              <w:pStyle w:val="XML1"/>
              <w:rPr>
                <w:ins w:id="16764" w:author="Thomas Dietz" w:date="2012-08-08T16:18:00Z"/>
              </w:rPr>
            </w:pPr>
            <w:ins w:id="16765" w:author="Thomas Dietz" w:date="2012-08-08T16:18:00Z">
              <w:r>
                <w:t xml:space="preserve">      &lt;xs:enumeration value="ipv4-src"/&gt;</w:t>
              </w:r>
            </w:ins>
          </w:p>
          <w:p w14:paraId="255DADEC" w14:textId="77777777" w:rsidR="00D708FE" w:rsidRDefault="00D708FE" w:rsidP="00D708FE">
            <w:pPr>
              <w:pStyle w:val="XML1"/>
              <w:rPr>
                <w:ins w:id="16766" w:author="Thomas Dietz" w:date="2012-08-08T16:18:00Z"/>
              </w:rPr>
            </w:pPr>
            <w:ins w:id="16767" w:author="Thomas Dietz" w:date="2012-08-08T16:18:00Z">
              <w:r>
                <w:t xml:space="preserve">      &lt;xs:enumeration value="ipv4-dest"/&gt;</w:t>
              </w:r>
            </w:ins>
          </w:p>
          <w:p w14:paraId="15E60CFB" w14:textId="77777777" w:rsidR="00D708FE" w:rsidRDefault="00D708FE" w:rsidP="00D708FE">
            <w:pPr>
              <w:pStyle w:val="XML1"/>
              <w:rPr>
                <w:ins w:id="16768" w:author="Thomas Dietz" w:date="2012-08-08T16:18:00Z"/>
              </w:rPr>
            </w:pPr>
            <w:ins w:id="16769" w:author="Thomas Dietz" w:date="2012-08-08T16:18:00Z">
              <w:r>
                <w:t xml:space="preserve">      &lt;xs:enumeration value="tcp-src"/&gt;</w:t>
              </w:r>
            </w:ins>
          </w:p>
          <w:p w14:paraId="358CAF48" w14:textId="77777777" w:rsidR="00D708FE" w:rsidRDefault="00D708FE" w:rsidP="00D708FE">
            <w:pPr>
              <w:pStyle w:val="XML1"/>
              <w:rPr>
                <w:ins w:id="16770" w:author="Thomas Dietz" w:date="2012-08-08T16:18:00Z"/>
              </w:rPr>
            </w:pPr>
            <w:ins w:id="16771" w:author="Thomas Dietz" w:date="2012-08-08T16:18:00Z">
              <w:r>
                <w:t xml:space="preserve">      &lt;xs:enumeration value="tcp-dest"/&gt;</w:t>
              </w:r>
            </w:ins>
          </w:p>
          <w:p w14:paraId="712D3C8A" w14:textId="77777777" w:rsidR="00D708FE" w:rsidRDefault="00D708FE" w:rsidP="00D708FE">
            <w:pPr>
              <w:pStyle w:val="XML1"/>
              <w:rPr>
                <w:ins w:id="16772" w:author="Thomas Dietz" w:date="2012-08-08T16:18:00Z"/>
              </w:rPr>
            </w:pPr>
            <w:ins w:id="16773" w:author="Thomas Dietz" w:date="2012-08-08T16:18:00Z">
              <w:r>
                <w:t xml:space="preserve">      &lt;xs:enumeration value="udp-src"/&gt;</w:t>
              </w:r>
            </w:ins>
          </w:p>
          <w:p w14:paraId="6F785CBC" w14:textId="77777777" w:rsidR="00D708FE" w:rsidRDefault="00D708FE" w:rsidP="00D708FE">
            <w:pPr>
              <w:pStyle w:val="XML1"/>
              <w:rPr>
                <w:ins w:id="16774" w:author="Thomas Dietz" w:date="2012-08-08T16:18:00Z"/>
              </w:rPr>
            </w:pPr>
            <w:ins w:id="16775" w:author="Thomas Dietz" w:date="2012-08-08T16:18:00Z">
              <w:r>
                <w:t xml:space="preserve">      &lt;xs:enumeration value="udp-dest"/&gt;</w:t>
              </w:r>
            </w:ins>
          </w:p>
          <w:p w14:paraId="778A99FF" w14:textId="77777777" w:rsidR="00D708FE" w:rsidRDefault="00D708FE" w:rsidP="00D708FE">
            <w:pPr>
              <w:pStyle w:val="XML1"/>
              <w:rPr>
                <w:ins w:id="16776" w:author="Thomas Dietz" w:date="2012-08-08T16:18:00Z"/>
              </w:rPr>
            </w:pPr>
            <w:ins w:id="16777" w:author="Thomas Dietz" w:date="2012-08-08T16:18:00Z">
              <w:r>
                <w:t xml:space="preserve">      &lt;xs:enumeration value="sctp-src"/&gt;</w:t>
              </w:r>
            </w:ins>
          </w:p>
          <w:p w14:paraId="1B42B5AA" w14:textId="77777777" w:rsidR="00D708FE" w:rsidRDefault="00D708FE" w:rsidP="00D708FE">
            <w:pPr>
              <w:pStyle w:val="XML1"/>
              <w:rPr>
                <w:ins w:id="16778" w:author="Thomas Dietz" w:date="2012-08-08T16:18:00Z"/>
              </w:rPr>
            </w:pPr>
            <w:ins w:id="16779" w:author="Thomas Dietz" w:date="2012-08-08T16:18:00Z">
              <w:r>
                <w:t xml:space="preserve">      &lt;xs:enumeration value="sctp-dest"/&gt;</w:t>
              </w:r>
            </w:ins>
          </w:p>
          <w:p w14:paraId="693FEF21" w14:textId="77777777" w:rsidR="00D708FE" w:rsidRDefault="00D708FE" w:rsidP="00D708FE">
            <w:pPr>
              <w:pStyle w:val="XML1"/>
              <w:rPr>
                <w:ins w:id="16780" w:author="Thomas Dietz" w:date="2012-08-08T16:18:00Z"/>
              </w:rPr>
            </w:pPr>
            <w:ins w:id="16781" w:author="Thomas Dietz" w:date="2012-08-08T16:18:00Z">
              <w:r>
                <w:t xml:space="preserve">      &lt;xs:enumeration value="icmpv4-type"/&gt;</w:t>
              </w:r>
            </w:ins>
          </w:p>
          <w:p w14:paraId="54C5C3EA" w14:textId="77777777" w:rsidR="00D708FE" w:rsidRDefault="00D708FE" w:rsidP="00D708FE">
            <w:pPr>
              <w:pStyle w:val="XML1"/>
              <w:rPr>
                <w:ins w:id="16782" w:author="Thomas Dietz" w:date="2012-08-08T16:18:00Z"/>
              </w:rPr>
            </w:pPr>
            <w:ins w:id="16783" w:author="Thomas Dietz" w:date="2012-08-08T16:18:00Z">
              <w:r>
                <w:t xml:space="preserve">      &lt;xs:enumeration value="icmpv4-code"/&gt;</w:t>
              </w:r>
            </w:ins>
          </w:p>
          <w:p w14:paraId="41F9DCAC" w14:textId="77777777" w:rsidR="00D708FE" w:rsidRDefault="00D708FE" w:rsidP="00D708FE">
            <w:pPr>
              <w:pStyle w:val="XML1"/>
              <w:rPr>
                <w:ins w:id="16784" w:author="Thomas Dietz" w:date="2012-08-08T16:18:00Z"/>
              </w:rPr>
            </w:pPr>
            <w:ins w:id="16785" w:author="Thomas Dietz" w:date="2012-08-08T16:18:00Z">
              <w:r>
                <w:t xml:space="preserve">      &lt;xs:enumeration value="arp-op"/&gt;</w:t>
              </w:r>
            </w:ins>
          </w:p>
          <w:p w14:paraId="29938535" w14:textId="77777777" w:rsidR="00D708FE" w:rsidRDefault="00D708FE" w:rsidP="00D708FE">
            <w:pPr>
              <w:pStyle w:val="XML1"/>
              <w:rPr>
                <w:ins w:id="16786" w:author="Thomas Dietz" w:date="2012-08-08T16:18:00Z"/>
              </w:rPr>
            </w:pPr>
            <w:ins w:id="16787" w:author="Thomas Dietz" w:date="2012-08-08T16:18:00Z">
              <w:r>
                <w:t xml:space="preserve">      &lt;xs:enumeration value="arp-src-ip-address"/&gt;</w:t>
              </w:r>
            </w:ins>
          </w:p>
          <w:p w14:paraId="1B6A0A1D" w14:textId="77777777" w:rsidR="00D708FE" w:rsidRDefault="00D708FE" w:rsidP="00D708FE">
            <w:pPr>
              <w:pStyle w:val="XML1"/>
              <w:rPr>
                <w:ins w:id="16788" w:author="Thomas Dietz" w:date="2012-08-08T16:18:00Z"/>
              </w:rPr>
            </w:pPr>
            <w:ins w:id="16789" w:author="Thomas Dietz" w:date="2012-08-08T16:18:00Z">
              <w:r>
                <w:t xml:space="preserve">      &lt;xs:enumeration value="arp-target-ip-address"/&gt;</w:t>
              </w:r>
            </w:ins>
          </w:p>
          <w:p w14:paraId="4E12B56E" w14:textId="77777777" w:rsidR="00D708FE" w:rsidRDefault="00D708FE" w:rsidP="00D708FE">
            <w:pPr>
              <w:pStyle w:val="XML1"/>
              <w:rPr>
                <w:ins w:id="16790" w:author="Thomas Dietz" w:date="2012-08-08T16:18:00Z"/>
              </w:rPr>
            </w:pPr>
            <w:ins w:id="16791" w:author="Thomas Dietz" w:date="2012-08-08T16:18:00Z">
              <w:r>
                <w:t xml:space="preserve">      &lt;xs:enumeration value="arp-src-hardware-address"/&gt;</w:t>
              </w:r>
            </w:ins>
          </w:p>
          <w:p w14:paraId="3EC70DF5" w14:textId="77777777" w:rsidR="00D708FE" w:rsidRDefault="00D708FE" w:rsidP="00D708FE">
            <w:pPr>
              <w:pStyle w:val="XML1"/>
              <w:rPr>
                <w:ins w:id="16792" w:author="Thomas Dietz" w:date="2012-08-08T16:18:00Z"/>
              </w:rPr>
            </w:pPr>
            <w:ins w:id="16793" w:author="Thomas Dietz" w:date="2012-08-08T16:18:00Z">
              <w:r>
                <w:t xml:space="preserve">      &lt;xs:enumeration value="arp-target-hardware-address"/&gt;</w:t>
              </w:r>
            </w:ins>
          </w:p>
          <w:p w14:paraId="756F5767" w14:textId="77777777" w:rsidR="00D708FE" w:rsidRDefault="00D708FE" w:rsidP="00D708FE">
            <w:pPr>
              <w:pStyle w:val="XML1"/>
              <w:rPr>
                <w:ins w:id="16794" w:author="Thomas Dietz" w:date="2012-08-08T16:18:00Z"/>
              </w:rPr>
            </w:pPr>
            <w:ins w:id="16795" w:author="Thomas Dietz" w:date="2012-08-08T16:18:00Z">
              <w:r>
                <w:t xml:space="preserve">      &lt;xs:enumeration value="ipv6-src"/&gt;</w:t>
              </w:r>
            </w:ins>
          </w:p>
          <w:p w14:paraId="4B78FDBB" w14:textId="77777777" w:rsidR="00D708FE" w:rsidRDefault="00D708FE" w:rsidP="00D708FE">
            <w:pPr>
              <w:pStyle w:val="XML1"/>
              <w:rPr>
                <w:ins w:id="16796" w:author="Thomas Dietz" w:date="2012-08-08T16:18:00Z"/>
              </w:rPr>
            </w:pPr>
            <w:ins w:id="16797" w:author="Thomas Dietz" w:date="2012-08-08T16:18:00Z">
              <w:r>
                <w:t xml:space="preserve">      &lt;xs:enumeration value="ipv6-dest"/&gt;</w:t>
              </w:r>
            </w:ins>
          </w:p>
          <w:p w14:paraId="7BAADDC0" w14:textId="77777777" w:rsidR="00D708FE" w:rsidRDefault="00D708FE" w:rsidP="00D708FE">
            <w:pPr>
              <w:pStyle w:val="XML1"/>
              <w:rPr>
                <w:ins w:id="16798" w:author="Thomas Dietz" w:date="2012-08-08T16:18:00Z"/>
              </w:rPr>
            </w:pPr>
            <w:ins w:id="16799" w:author="Thomas Dietz" w:date="2012-08-08T16:18:00Z">
              <w:r>
                <w:lastRenderedPageBreak/>
                <w:t xml:space="preserve">      &lt;xs:enumeration value="ipv6-flow-label"/&gt;</w:t>
              </w:r>
            </w:ins>
          </w:p>
          <w:p w14:paraId="650A0163" w14:textId="77777777" w:rsidR="00D708FE" w:rsidRDefault="00D708FE" w:rsidP="00D708FE">
            <w:pPr>
              <w:pStyle w:val="XML1"/>
              <w:rPr>
                <w:ins w:id="16800" w:author="Thomas Dietz" w:date="2012-08-08T16:18:00Z"/>
              </w:rPr>
            </w:pPr>
            <w:ins w:id="16801" w:author="Thomas Dietz" w:date="2012-08-08T16:18:00Z">
              <w:r>
                <w:t xml:space="preserve">      &lt;xs:enumeration value="icmpv6-type"/&gt;</w:t>
              </w:r>
            </w:ins>
          </w:p>
          <w:p w14:paraId="4BE42FB8" w14:textId="77777777" w:rsidR="00D708FE" w:rsidRDefault="00D708FE" w:rsidP="00D708FE">
            <w:pPr>
              <w:pStyle w:val="XML1"/>
              <w:rPr>
                <w:ins w:id="16802" w:author="Thomas Dietz" w:date="2012-08-08T16:18:00Z"/>
              </w:rPr>
            </w:pPr>
            <w:ins w:id="16803" w:author="Thomas Dietz" w:date="2012-08-08T16:18:00Z">
              <w:r>
                <w:t xml:space="preserve">      &lt;xs:enumeration value="icmpv6-code"/&gt;</w:t>
              </w:r>
            </w:ins>
          </w:p>
          <w:p w14:paraId="0C07903F" w14:textId="77777777" w:rsidR="00D708FE" w:rsidRDefault="00D708FE" w:rsidP="00D708FE">
            <w:pPr>
              <w:pStyle w:val="XML1"/>
              <w:rPr>
                <w:ins w:id="16804" w:author="Thomas Dietz" w:date="2012-08-08T16:18:00Z"/>
              </w:rPr>
            </w:pPr>
            <w:ins w:id="16805" w:author="Thomas Dietz" w:date="2012-08-08T16:18:00Z">
              <w:r>
                <w:t xml:space="preserve">      &lt;xs:enumeration value="ipv6-nd-target"/&gt;</w:t>
              </w:r>
            </w:ins>
          </w:p>
          <w:p w14:paraId="193571AB" w14:textId="77777777" w:rsidR="00D708FE" w:rsidRDefault="00D708FE" w:rsidP="00D708FE">
            <w:pPr>
              <w:pStyle w:val="XML1"/>
              <w:rPr>
                <w:ins w:id="16806" w:author="Thomas Dietz" w:date="2012-08-08T16:18:00Z"/>
              </w:rPr>
            </w:pPr>
            <w:ins w:id="16807" w:author="Thomas Dietz" w:date="2012-08-08T16:18:00Z">
              <w:r>
                <w:t xml:space="preserve">      &lt;xs:enumeration value="ipv6-nd-source-link-layer"/&gt;</w:t>
              </w:r>
            </w:ins>
          </w:p>
          <w:p w14:paraId="32566A1D" w14:textId="77777777" w:rsidR="00D708FE" w:rsidRDefault="00D708FE" w:rsidP="00D708FE">
            <w:pPr>
              <w:pStyle w:val="XML1"/>
              <w:rPr>
                <w:ins w:id="16808" w:author="Thomas Dietz" w:date="2012-08-08T16:18:00Z"/>
              </w:rPr>
            </w:pPr>
            <w:ins w:id="16809" w:author="Thomas Dietz" w:date="2012-08-08T16:18:00Z">
              <w:r>
                <w:t xml:space="preserve">      &lt;xs:enumeration value="ipv6-nd-target-link-layer"/&gt;</w:t>
              </w:r>
            </w:ins>
          </w:p>
          <w:p w14:paraId="3831AED5" w14:textId="77777777" w:rsidR="00D708FE" w:rsidRDefault="00D708FE" w:rsidP="00D708FE">
            <w:pPr>
              <w:pStyle w:val="XML1"/>
              <w:rPr>
                <w:ins w:id="16810" w:author="Thomas Dietz" w:date="2012-08-08T16:18:00Z"/>
              </w:rPr>
            </w:pPr>
            <w:ins w:id="16811" w:author="Thomas Dietz" w:date="2012-08-08T16:18:00Z">
              <w:r>
                <w:t xml:space="preserve">      &lt;xs:enumeration value="mpls-label"/&gt;</w:t>
              </w:r>
            </w:ins>
          </w:p>
          <w:p w14:paraId="650CE21D" w14:textId="77777777" w:rsidR="00D708FE" w:rsidRDefault="00D708FE" w:rsidP="00D708FE">
            <w:pPr>
              <w:pStyle w:val="XML1"/>
              <w:rPr>
                <w:ins w:id="16812" w:author="Thomas Dietz" w:date="2012-08-08T16:18:00Z"/>
              </w:rPr>
            </w:pPr>
            <w:ins w:id="16813" w:author="Thomas Dietz" w:date="2012-08-08T16:18:00Z">
              <w:r>
                <w:t xml:space="preserve">      &lt;xs:enumeration value="mpls-tc"/&gt;</w:t>
              </w:r>
            </w:ins>
          </w:p>
          <w:p w14:paraId="3A4B7057" w14:textId="77777777" w:rsidR="00D708FE" w:rsidRDefault="00D708FE" w:rsidP="00D708FE">
            <w:pPr>
              <w:pStyle w:val="XML1"/>
              <w:rPr>
                <w:ins w:id="16814" w:author="Thomas Dietz" w:date="2012-08-08T16:18:00Z"/>
              </w:rPr>
            </w:pPr>
            <w:ins w:id="16815" w:author="Thomas Dietz" w:date="2012-08-08T16:18:00Z">
              <w:r>
                <w:t xml:space="preserve">    &lt;/xs:restriction&gt;</w:t>
              </w:r>
            </w:ins>
          </w:p>
          <w:p w14:paraId="7B219278" w14:textId="77777777" w:rsidR="00D708FE" w:rsidRDefault="00D708FE" w:rsidP="00D708FE">
            <w:pPr>
              <w:pStyle w:val="XML1"/>
              <w:rPr>
                <w:ins w:id="16816" w:author="Thomas Dietz" w:date="2012-08-08T16:18:00Z"/>
              </w:rPr>
            </w:pPr>
            <w:ins w:id="16817" w:author="Thomas Dietz" w:date="2012-08-08T16:18:00Z">
              <w:r>
                <w:t xml:space="preserve">  &lt;/xs:simpleType&gt;</w:t>
              </w:r>
            </w:ins>
          </w:p>
          <w:p w14:paraId="51FCEFC4" w14:textId="77777777" w:rsidR="00D708FE" w:rsidRDefault="00D708FE" w:rsidP="00D708FE">
            <w:pPr>
              <w:pStyle w:val="XML1"/>
              <w:rPr>
                <w:ins w:id="16818" w:author="Thomas Dietz" w:date="2012-08-08T16:18:00Z"/>
              </w:rPr>
            </w:pPr>
            <w:ins w:id="16819" w:author="Thomas Dietz" w:date="2012-08-08T16:18:00Z">
              <w:r>
                <w:t xml:space="preserve">  &lt;xs:simpleType name="hex-binary"&gt;</w:t>
              </w:r>
            </w:ins>
          </w:p>
          <w:p w14:paraId="6F871AE0" w14:textId="77777777" w:rsidR="00D708FE" w:rsidRDefault="00D708FE" w:rsidP="00D708FE">
            <w:pPr>
              <w:pStyle w:val="XML1"/>
              <w:rPr>
                <w:ins w:id="16820" w:author="Thomas Dietz" w:date="2012-08-08T16:18:00Z"/>
              </w:rPr>
            </w:pPr>
            <w:ins w:id="16821" w:author="Thomas Dietz" w:date="2012-08-08T16:18:00Z">
              <w:r>
                <w:t xml:space="preserve">    &lt;xs:annotation&gt;</w:t>
              </w:r>
            </w:ins>
          </w:p>
          <w:p w14:paraId="2D1EFA10" w14:textId="77777777" w:rsidR="00D708FE" w:rsidRDefault="00D708FE" w:rsidP="00D708FE">
            <w:pPr>
              <w:pStyle w:val="XML1"/>
              <w:rPr>
                <w:ins w:id="16822" w:author="Thomas Dietz" w:date="2012-08-08T16:18:00Z"/>
              </w:rPr>
            </w:pPr>
            <w:ins w:id="16823" w:author="Thomas Dietz" w:date="2012-08-08T16:18:00Z">
              <w:r>
                <w:t xml:space="preserve">      &lt;xs:documentation&gt;</w:t>
              </w:r>
            </w:ins>
          </w:p>
          <w:p w14:paraId="186C06DD" w14:textId="77777777" w:rsidR="00D708FE" w:rsidRDefault="00D708FE" w:rsidP="00D708FE">
            <w:pPr>
              <w:pStyle w:val="XML1"/>
              <w:rPr>
                <w:ins w:id="16824" w:author="Thomas Dietz" w:date="2012-08-08T16:18:00Z"/>
              </w:rPr>
            </w:pPr>
            <w:ins w:id="16825" w:author="Thomas Dietz" w:date="2012-08-08T16:18:00Z">
              <w:r>
                <w:t xml:space="preserve">        hex binary encoded string</w:t>
              </w:r>
            </w:ins>
          </w:p>
          <w:p w14:paraId="035017F7" w14:textId="77777777" w:rsidR="00D708FE" w:rsidRDefault="00D708FE" w:rsidP="00D708FE">
            <w:pPr>
              <w:pStyle w:val="XML1"/>
              <w:rPr>
                <w:ins w:id="16826" w:author="Thomas Dietz" w:date="2012-08-08T16:18:00Z"/>
              </w:rPr>
            </w:pPr>
            <w:ins w:id="16827" w:author="Thomas Dietz" w:date="2012-08-08T16:18:00Z">
              <w:r>
                <w:t xml:space="preserve">      &lt;/xs:documentation&gt;</w:t>
              </w:r>
            </w:ins>
          </w:p>
          <w:p w14:paraId="32B423BE" w14:textId="77777777" w:rsidR="00D708FE" w:rsidRDefault="00D708FE" w:rsidP="00D708FE">
            <w:pPr>
              <w:pStyle w:val="XML1"/>
              <w:rPr>
                <w:ins w:id="16828" w:author="Thomas Dietz" w:date="2012-08-08T16:18:00Z"/>
              </w:rPr>
            </w:pPr>
            <w:ins w:id="16829" w:author="Thomas Dietz" w:date="2012-08-08T16:18:00Z">
              <w:r>
                <w:t xml:space="preserve">    &lt;/xs:annotation&gt;</w:t>
              </w:r>
            </w:ins>
          </w:p>
          <w:p w14:paraId="43CBEEAA" w14:textId="77777777" w:rsidR="00D708FE" w:rsidRDefault="00D708FE" w:rsidP="00D708FE">
            <w:pPr>
              <w:pStyle w:val="XML1"/>
              <w:rPr>
                <w:ins w:id="16830" w:author="Thomas Dietz" w:date="2012-08-08T16:18:00Z"/>
              </w:rPr>
            </w:pPr>
          </w:p>
          <w:p w14:paraId="018FDAE9" w14:textId="77777777" w:rsidR="00D708FE" w:rsidRDefault="00D708FE" w:rsidP="00D708FE">
            <w:pPr>
              <w:pStyle w:val="XML1"/>
              <w:rPr>
                <w:ins w:id="16831" w:author="Thomas Dietz" w:date="2012-08-08T16:18:00Z"/>
              </w:rPr>
            </w:pPr>
            <w:ins w:id="16832" w:author="Thomas Dietz" w:date="2012-08-08T16:18:00Z">
              <w:r>
                <w:t xml:space="preserve">    &lt;xs:restriction base="xs:base64Binary"&gt;</w:t>
              </w:r>
            </w:ins>
          </w:p>
          <w:p w14:paraId="06CDC662" w14:textId="77777777" w:rsidR="00D708FE" w:rsidRDefault="00D708FE" w:rsidP="00D708FE">
            <w:pPr>
              <w:pStyle w:val="XML1"/>
              <w:rPr>
                <w:ins w:id="16833" w:author="Thomas Dietz" w:date="2012-08-08T16:18:00Z"/>
              </w:rPr>
            </w:pPr>
            <w:ins w:id="16834" w:author="Thomas Dietz" w:date="2012-08-08T16:18:00Z">
              <w:r>
                <w:t xml:space="preserve">    &lt;/xs:restriction&gt;</w:t>
              </w:r>
            </w:ins>
          </w:p>
          <w:p w14:paraId="1F4057C0" w14:textId="77777777" w:rsidR="00D708FE" w:rsidRDefault="00D708FE" w:rsidP="00D708FE">
            <w:pPr>
              <w:pStyle w:val="XML1"/>
              <w:rPr>
                <w:ins w:id="16835" w:author="Thomas Dietz" w:date="2012-08-08T16:18:00Z"/>
              </w:rPr>
            </w:pPr>
            <w:ins w:id="16836" w:author="Thomas Dietz" w:date="2012-08-08T16:18:00Z">
              <w:r>
                <w:t xml:space="preserve">  &lt;/xs:simpleType&gt;</w:t>
              </w:r>
            </w:ins>
          </w:p>
          <w:p w14:paraId="02731DEF" w14:textId="77777777" w:rsidR="00D708FE" w:rsidRDefault="00D708FE" w:rsidP="00D708FE">
            <w:pPr>
              <w:pStyle w:val="XML1"/>
              <w:rPr>
                <w:ins w:id="16837" w:author="Thomas Dietz" w:date="2012-08-08T16:18:00Z"/>
              </w:rPr>
            </w:pPr>
          </w:p>
          <w:p w14:paraId="155005FF" w14:textId="77777777" w:rsidR="00D708FE" w:rsidRDefault="00D708FE" w:rsidP="00D708FE">
            <w:pPr>
              <w:pStyle w:val="XML1"/>
              <w:rPr>
                <w:ins w:id="16838" w:author="Thomas Dietz" w:date="2012-08-08T16:18:00Z"/>
              </w:rPr>
            </w:pPr>
            <w:ins w:id="16839" w:author="Thomas Dietz" w:date="2012-08-08T16:18:00Z">
              <w:r>
                <w:t xml:space="preserve">  &lt;!-- YANG groupings --&gt;</w:t>
              </w:r>
            </w:ins>
          </w:p>
          <w:p w14:paraId="3A02D142" w14:textId="77777777" w:rsidR="00D708FE" w:rsidRDefault="00D708FE" w:rsidP="00D708FE">
            <w:pPr>
              <w:pStyle w:val="XML1"/>
              <w:rPr>
                <w:ins w:id="16840" w:author="Thomas Dietz" w:date="2012-08-08T16:18:00Z"/>
              </w:rPr>
            </w:pPr>
          </w:p>
          <w:p w14:paraId="192299FF" w14:textId="77777777" w:rsidR="00D708FE" w:rsidRDefault="00D708FE" w:rsidP="00D708FE">
            <w:pPr>
              <w:pStyle w:val="XML1"/>
              <w:rPr>
                <w:ins w:id="16841" w:author="Thomas Dietz" w:date="2012-08-08T16:18:00Z"/>
              </w:rPr>
            </w:pPr>
            <w:ins w:id="16842" w:author="Thomas Dietz" w:date="2012-08-08T16:18:00Z">
              <w:r>
                <w:t xml:space="preserve">  &lt;xs:group name="OFPortCurrentFeatureListType"&gt;</w:t>
              </w:r>
            </w:ins>
          </w:p>
          <w:p w14:paraId="5F7A92AB" w14:textId="77777777" w:rsidR="00D708FE" w:rsidRDefault="00D708FE" w:rsidP="00D708FE">
            <w:pPr>
              <w:pStyle w:val="XML1"/>
              <w:rPr>
                <w:ins w:id="16843" w:author="Thomas Dietz" w:date="2012-08-08T16:18:00Z"/>
              </w:rPr>
            </w:pPr>
            <w:ins w:id="16844" w:author="Thomas Dietz" w:date="2012-08-08T16:18:00Z">
              <w:r>
                <w:t xml:space="preserve">    &lt;xs:annotation&gt;</w:t>
              </w:r>
            </w:ins>
          </w:p>
          <w:p w14:paraId="7C598B73" w14:textId="77777777" w:rsidR="00D708FE" w:rsidRDefault="00D708FE" w:rsidP="00D708FE">
            <w:pPr>
              <w:pStyle w:val="XML1"/>
              <w:rPr>
                <w:ins w:id="16845" w:author="Thomas Dietz" w:date="2012-08-08T16:18:00Z"/>
              </w:rPr>
            </w:pPr>
            <w:ins w:id="16846" w:author="Thomas Dietz" w:date="2012-08-08T16:18:00Z">
              <w:r>
                <w:t xml:space="preserve">      &lt;xs:documentation&gt;</w:t>
              </w:r>
            </w:ins>
          </w:p>
          <w:p w14:paraId="1247B91C" w14:textId="77777777" w:rsidR="00D708FE" w:rsidRDefault="00D708FE" w:rsidP="00D708FE">
            <w:pPr>
              <w:pStyle w:val="XML1"/>
              <w:rPr>
                <w:ins w:id="16847" w:author="Thomas Dietz" w:date="2012-08-08T16:18:00Z"/>
              </w:rPr>
            </w:pPr>
            <w:ins w:id="16848" w:author="Thomas Dietz" w:date="2012-08-08T16:18:00Z">
              <w:r>
                <w:t xml:space="preserve">        The current features of a port.</w:t>
              </w:r>
            </w:ins>
          </w:p>
          <w:p w14:paraId="64952416" w14:textId="77777777" w:rsidR="00D708FE" w:rsidRDefault="00D708FE" w:rsidP="00D708FE">
            <w:pPr>
              <w:pStyle w:val="XML1"/>
              <w:rPr>
                <w:ins w:id="16849" w:author="Thomas Dietz" w:date="2012-08-08T16:18:00Z"/>
              </w:rPr>
            </w:pPr>
          </w:p>
          <w:p w14:paraId="489653AE" w14:textId="77777777" w:rsidR="00D708FE" w:rsidRDefault="00D708FE" w:rsidP="00D708FE">
            <w:pPr>
              <w:pStyle w:val="XML1"/>
              <w:rPr>
                <w:ins w:id="16850" w:author="Thomas Dietz" w:date="2012-08-08T16:18:00Z"/>
              </w:rPr>
            </w:pPr>
            <w:ins w:id="16851" w:author="Thomas Dietz" w:date="2012-08-08T16:18:00Z">
              <w:r>
                <w:t xml:space="preserve">        Elements in the type OFPortCurrentFeatureListType are not</w:t>
              </w:r>
            </w:ins>
          </w:p>
          <w:p w14:paraId="4A15256F" w14:textId="77777777" w:rsidR="00D708FE" w:rsidRDefault="00D708FE" w:rsidP="00D708FE">
            <w:pPr>
              <w:pStyle w:val="XML1"/>
              <w:rPr>
                <w:ins w:id="16852" w:author="Thomas Dietz" w:date="2012-08-08T16:18:00Z"/>
              </w:rPr>
            </w:pPr>
            <w:ins w:id="16853" w:author="Thomas Dietz" w:date="2012-08-08T16:18:00Z">
              <w:r>
                <w:t xml:space="preserve">        configurable and can only be retrieved by NETCONF &amp;lt;get&amp;gt;</w:t>
              </w:r>
            </w:ins>
          </w:p>
          <w:p w14:paraId="2849EA65" w14:textId="77777777" w:rsidR="00D708FE" w:rsidRDefault="00D708FE" w:rsidP="00D708FE">
            <w:pPr>
              <w:pStyle w:val="XML1"/>
              <w:rPr>
                <w:ins w:id="16854" w:author="Thomas Dietz" w:date="2012-08-08T16:18:00Z"/>
              </w:rPr>
            </w:pPr>
            <w:ins w:id="16855" w:author="Thomas Dietz" w:date="2012-08-08T16:18:00Z">
              <w:r>
                <w:t xml:space="preserve">        operations. Attemps to modify this element and its children</w:t>
              </w:r>
            </w:ins>
          </w:p>
          <w:p w14:paraId="36B1DAB7" w14:textId="77777777" w:rsidR="00D708FE" w:rsidRDefault="00D708FE" w:rsidP="00D708FE">
            <w:pPr>
              <w:pStyle w:val="XML1"/>
              <w:rPr>
                <w:ins w:id="16856" w:author="Thomas Dietz" w:date="2012-08-08T16:18:00Z"/>
              </w:rPr>
            </w:pPr>
            <w:ins w:id="16857" w:author="Thomas Dietz" w:date="2012-08-08T16:18:00Z">
              <w:r>
                <w:t xml:space="preserve">        with a NETCONF &amp;lt;edit-config&amp;gt; operation MUST result in an </w:t>
              </w:r>
            </w:ins>
          </w:p>
          <w:p w14:paraId="602076E5" w14:textId="77777777" w:rsidR="00D708FE" w:rsidRDefault="00D708FE" w:rsidP="00D708FE">
            <w:pPr>
              <w:pStyle w:val="XML1"/>
              <w:rPr>
                <w:ins w:id="16858" w:author="Thomas Dietz" w:date="2012-08-08T16:18:00Z"/>
              </w:rPr>
            </w:pPr>
            <w:ins w:id="16859" w:author="Thomas Dietz" w:date="2012-08-08T16:18:00Z">
              <w:r>
                <w:t xml:space="preserve">        'operation-not-supported' error with type 'application'.</w:t>
              </w:r>
            </w:ins>
          </w:p>
          <w:p w14:paraId="587E15EB" w14:textId="77777777" w:rsidR="00D708FE" w:rsidRDefault="00D708FE" w:rsidP="00D708FE">
            <w:pPr>
              <w:pStyle w:val="XML1"/>
              <w:rPr>
                <w:ins w:id="16860" w:author="Thomas Dietz" w:date="2012-08-08T16:18:00Z"/>
              </w:rPr>
            </w:pPr>
            <w:ins w:id="16861" w:author="Thomas Dietz" w:date="2012-08-08T16:18:00Z">
              <w:r>
                <w:t xml:space="preserve">      &lt;/xs:documentation&gt;</w:t>
              </w:r>
            </w:ins>
          </w:p>
          <w:p w14:paraId="781BB355" w14:textId="77777777" w:rsidR="00D708FE" w:rsidRDefault="00D708FE" w:rsidP="00D708FE">
            <w:pPr>
              <w:pStyle w:val="XML1"/>
              <w:rPr>
                <w:ins w:id="16862" w:author="Thomas Dietz" w:date="2012-08-08T16:18:00Z"/>
              </w:rPr>
            </w:pPr>
            <w:ins w:id="16863" w:author="Thomas Dietz" w:date="2012-08-08T16:18:00Z">
              <w:r>
                <w:t xml:space="preserve">    &lt;/xs:annotation&gt;</w:t>
              </w:r>
            </w:ins>
          </w:p>
          <w:p w14:paraId="59BBB159" w14:textId="77777777" w:rsidR="00D708FE" w:rsidRDefault="00D708FE" w:rsidP="00D708FE">
            <w:pPr>
              <w:pStyle w:val="XML1"/>
              <w:rPr>
                <w:ins w:id="16864" w:author="Thomas Dietz" w:date="2012-08-08T16:18:00Z"/>
              </w:rPr>
            </w:pPr>
          </w:p>
          <w:p w14:paraId="108F8BB6" w14:textId="77777777" w:rsidR="00D708FE" w:rsidRDefault="00D708FE" w:rsidP="00D708FE">
            <w:pPr>
              <w:pStyle w:val="XML1"/>
              <w:rPr>
                <w:ins w:id="16865" w:author="Thomas Dietz" w:date="2012-08-08T16:18:00Z"/>
              </w:rPr>
            </w:pPr>
            <w:ins w:id="16866" w:author="Thomas Dietz" w:date="2012-08-08T16:18:00Z">
              <w:r>
                <w:t xml:space="preserve">    &lt;xs:sequence&gt;</w:t>
              </w:r>
            </w:ins>
          </w:p>
          <w:p w14:paraId="6DEF7991" w14:textId="77777777" w:rsidR="00D708FE" w:rsidRDefault="00D708FE" w:rsidP="00D708FE">
            <w:pPr>
              <w:pStyle w:val="XML1"/>
              <w:rPr>
                <w:ins w:id="16867" w:author="Thomas Dietz" w:date="2012-08-08T16:18:00Z"/>
              </w:rPr>
            </w:pPr>
            <w:ins w:id="16868" w:author="Thomas Dietz" w:date="2012-08-08T16:18:00Z">
              <w:r>
                <w:t xml:space="preserve">      &lt;xs:element name="rate"  type="OFPortRateType"&gt;</w:t>
              </w:r>
            </w:ins>
          </w:p>
          <w:p w14:paraId="17178F36" w14:textId="77777777" w:rsidR="00D708FE" w:rsidRDefault="00D708FE" w:rsidP="00D708FE">
            <w:pPr>
              <w:pStyle w:val="XML1"/>
              <w:rPr>
                <w:ins w:id="16869" w:author="Thomas Dietz" w:date="2012-08-08T16:18:00Z"/>
              </w:rPr>
            </w:pPr>
            <w:ins w:id="16870" w:author="Thomas Dietz" w:date="2012-08-08T16:18:00Z">
              <w:r>
                <w:t xml:space="preserve">        &lt;xs:annotation&gt;</w:t>
              </w:r>
            </w:ins>
          </w:p>
          <w:p w14:paraId="7DDDD4DE" w14:textId="77777777" w:rsidR="00D708FE" w:rsidRDefault="00D708FE" w:rsidP="00D708FE">
            <w:pPr>
              <w:pStyle w:val="XML1"/>
              <w:rPr>
                <w:ins w:id="16871" w:author="Thomas Dietz" w:date="2012-08-08T16:18:00Z"/>
              </w:rPr>
            </w:pPr>
            <w:ins w:id="16872" w:author="Thomas Dietz" w:date="2012-08-08T16:18:00Z">
              <w:r>
                <w:t xml:space="preserve">          &lt;xs:documentation&gt;</w:t>
              </w:r>
            </w:ins>
          </w:p>
          <w:p w14:paraId="423C4913" w14:textId="77777777" w:rsidR="00D708FE" w:rsidRDefault="00D708FE" w:rsidP="00D708FE">
            <w:pPr>
              <w:pStyle w:val="XML1"/>
              <w:rPr>
                <w:ins w:id="16873" w:author="Thomas Dietz" w:date="2012-08-08T16:18:00Z"/>
              </w:rPr>
            </w:pPr>
            <w:ins w:id="16874" w:author="Thomas Dietz" w:date="2012-08-08T16:18:00Z">
              <w:r>
                <w:t xml:space="preserve">            The transmission rate that is currently used.</w:t>
              </w:r>
            </w:ins>
          </w:p>
          <w:p w14:paraId="1DCC447B" w14:textId="77777777" w:rsidR="00D708FE" w:rsidRDefault="00D708FE" w:rsidP="00D708FE">
            <w:pPr>
              <w:pStyle w:val="XML1"/>
              <w:rPr>
                <w:ins w:id="16875" w:author="Thomas Dietz" w:date="2012-08-08T16:18:00Z"/>
              </w:rPr>
            </w:pPr>
            <w:ins w:id="16876" w:author="Thomas Dietz" w:date="2012-08-08T16:18:00Z">
              <w:r>
                <w:t xml:space="preserve">            The value MUST indicate a valid forwarding rate.  </w:t>
              </w:r>
            </w:ins>
          </w:p>
          <w:p w14:paraId="406BEFB6" w14:textId="77777777" w:rsidR="00D708FE" w:rsidRDefault="00D708FE" w:rsidP="00D708FE">
            <w:pPr>
              <w:pStyle w:val="XML1"/>
              <w:rPr>
                <w:ins w:id="16877" w:author="Thomas Dietz" w:date="2012-08-08T16:18:00Z"/>
              </w:rPr>
            </w:pPr>
            <w:ins w:id="16878" w:author="Thomas Dietz" w:date="2012-08-08T16:18:00Z">
              <w:r>
                <w:t xml:space="preserve">                  </w:t>
              </w:r>
            </w:ins>
          </w:p>
          <w:p w14:paraId="07D7E878" w14:textId="77777777" w:rsidR="00D708FE" w:rsidRDefault="00D708FE" w:rsidP="00D708FE">
            <w:pPr>
              <w:pStyle w:val="XML1"/>
              <w:rPr>
                <w:ins w:id="16879" w:author="Thomas Dietz" w:date="2012-08-08T16:18:00Z"/>
              </w:rPr>
            </w:pPr>
            <w:ins w:id="16880" w:author="Thomas Dietz" w:date="2012-08-08T16:18:00Z">
              <w:r>
                <w:t xml:space="preserve">            The current Port Feature set MUST contain this element</w:t>
              </w:r>
            </w:ins>
          </w:p>
          <w:p w14:paraId="00FE04C9" w14:textId="77777777" w:rsidR="00D708FE" w:rsidRDefault="00D708FE" w:rsidP="00D708FE">
            <w:pPr>
              <w:pStyle w:val="XML1"/>
              <w:rPr>
                <w:ins w:id="16881" w:author="Thomas Dietz" w:date="2012-08-08T16:18:00Z"/>
              </w:rPr>
            </w:pPr>
            <w:ins w:id="16882" w:author="Thomas Dietz" w:date="2012-08-08T16:18:00Z">
              <w:r>
                <w:t xml:space="preserve">            exactly once.  The other Port Feature sets MAY contain this</w:t>
              </w:r>
            </w:ins>
          </w:p>
          <w:p w14:paraId="2C0A478C" w14:textId="77777777" w:rsidR="00D708FE" w:rsidRDefault="00D708FE" w:rsidP="00D708FE">
            <w:pPr>
              <w:pStyle w:val="XML1"/>
              <w:rPr>
                <w:ins w:id="16883" w:author="Thomas Dietz" w:date="2012-08-08T16:18:00Z"/>
              </w:rPr>
            </w:pPr>
            <w:ins w:id="16884" w:author="Thomas Dietz" w:date="2012-08-08T16:18:00Z">
              <w:r>
                <w:t xml:space="preserve">            element more than once.  If this element appears more than</w:t>
              </w:r>
            </w:ins>
          </w:p>
          <w:p w14:paraId="21678600" w14:textId="77777777" w:rsidR="00D708FE" w:rsidRDefault="00D708FE" w:rsidP="00D708FE">
            <w:pPr>
              <w:pStyle w:val="XML1"/>
              <w:rPr>
                <w:ins w:id="16885" w:author="Thomas Dietz" w:date="2012-08-08T16:18:00Z"/>
              </w:rPr>
            </w:pPr>
            <w:ins w:id="16886" w:author="Thomas Dietz" w:date="2012-08-08T16:18:00Z">
              <w:r>
                <w:t xml:space="preserve">            once in a Port Feature set than the value MUST be unique</w:t>
              </w:r>
            </w:ins>
          </w:p>
          <w:p w14:paraId="1B8C7F90" w14:textId="77777777" w:rsidR="00D708FE" w:rsidRDefault="00D708FE" w:rsidP="00D708FE">
            <w:pPr>
              <w:pStyle w:val="XML1"/>
              <w:rPr>
                <w:ins w:id="16887" w:author="Thomas Dietz" w:date="2012-08-08T16:18:00Z"/>
              </w:rPr>
            </w:pPr>
            <w:ins w:id="16888" w:author="Thomas Dietz" w:date="2012-08-08T16:18:00Z">
              <w:r>
                <w:t xml:space="preserve">            within the Port Feature set.</w:t>
              </w:r>
            </w:ins>
          </w:p>
          <w:p w14:paraId="78067311" w14:textId="77777777" w:rsidR="00D708FE" w:rsidRDefault="00D708FE" w:rsidP="00D708FE">
            <w:pPr>
              <w:pStyle w:val="XML1"/>
              <w:rPr>
                <w:ins w:id="16889" w:author="Thomas Dietz" w:date="2012-08-08T16:18:00Z"/>
              </w:rPr>
            </w:pPr>
            <w:ins w:id="16890" w:author="Thomas Dietz" w:date="2012-08-08T16:18:00Z">
              <w:r>
                <w:t xml:space="preserve">          &lt;/xs:documentation&gt;</w:t>
              </w:r>
            </w:ins>
          </w:p>
          <w:p w14:paraId="2A793AC4" w14:textId="77777777" w:rsidR="00D708FE" w:rsidRDefault="00D708FE" w:rsidP="00D708FE">
            <w:pPr>
              <w:pStyle w:val="XML1"/>
              <w:rPr>
                <w:ins w:id="16891" w:author="Thomas Dietz" w:date="2012-08-08T16:18:00Z"/>
              </w:rPr>
            </w:pPr>
            <w:ins w:id="16892" w:author="Thomas Dietz" w:date="2012-08-08T16:18:00Z">
              <w:r>
                <w:t xml:space="preserve">        &lt;/xs:annotation&gt;</w:t>
              </w:r>
            </w:ins>
          </w:p>
          <w:p w14:paraId="07D03C5C" w14:textId="77777777" w:rsidR="00D708FE" w:rsidRDefault="00D708FE" w:rsidP="00D708FE">
            <w:pPr>
              <w:pStyle w:val="XML1"/>
              <w:rPr>
                <w:ins w:id="16893" w:author="Thomas Dietz" w:date="2012-08-08T16:18:00Z"/>
              </w:rPr>
            </w:pPr>
            <w:ins w:id="16894" w:author="Thomas Dietz" w:date="2012-08-08T16:18:00Z">
              <w:r>
                <w:t xml:space="preserve">      &lt;/xs:element&gt;</w:t>
              </w:r>
            </w:ins>
          </w:p>
          <w:p w14:paraId="5AA85004" w14:textId="77777777" w:rsidR="00D708FE" w:rsidRDefault="00D708FE" w:rsidP="00D708FE">
            <w:pPr>
              <w:pStyle w:val="XML1"/>
              <w:rPr>
                <w:ins w:id="16895" w:author="Thomas Dietz" w:date="2012-08-08T16:18:00Z"/>
              </w:rPr>
            </w:pPr>
            <w:ins w:id="16896" w:author="Thomas Dietz" w:date="2012-08-08T16:18:00Z">
              <w:r>
                <w:t xml:space="preserve">      &lt;xs:element name="auto-negotiate"  type="xs:boolean"&gt;</w:t>
              </w:r>
            </w:ins>
          </w:p>
          <w:p w14:paraId="061284F2" w14:textId="77777777" w:rsidR="00D708FE" w:rsidRDefault="00D708FE" w:rsidP="00D708FE">
            <w:pPr>
              <w:pStyle w:val="XML1"/>
              <w:rPr>
                <w:ins w:id="16897" w:author="Thomas Dietz" w:date="2012-08-08T16:18:00Z"/>
              </w:rPr>
            </w:pPr>
            <w:ins w:id="16898" w:author="Thomas Dietz" w:date="2012-08-08T16:18:00Z">
              <w:r>
                <w:t xml:space="preserve">        &lt;xs:annotation&gt;</w:t>
              </w:r>
            </w:ins>
          </w:p>
          <w:p w14:paraId="0F82E313" w14:textId="77777777" w:rsidR="00D708FE" w:rsidRDefault="00D708FE" w:rsidP="00D708FE">
            <w:pPr>
              <w:pStyle w:val="XML1"/>
              <w:rPr>
                <w:ins w:id="16899" w:author="Thomas Dietz" w:date="2012-08-08T16:18:00Z"/>
              </w:rPr>
            </w:pPr>
            <w:ins w:id="16900" w:author="Thomas Dietz" w:date="2012-08-08T16:18:00Z">
              <w:r>
                <w:t xml:space="preserve">          &lt;xs:documentation&gt;</w:t>
              </w:r>
            </w:ins>
          </w:p>
          <w:p w14:paraId="2B4E1B5B" w14:textId="77777777" w:rsidR="00D708FE" w:rsidRDefault="00D708FE" w:rsidP="00D708FE">
            <w:pPr>
              <w:pStyle w:val="XML1"/>
              <w:rPr>
                <w:ins w:id="16901" w:author="Thomas Dietz" w:date="2012-08-08T16:18:00Z"/>
              </w:rPr>
            </w:pPr>
            <w:ins w:id="16902" w:author="Thomas Dietz" w:date="2012-08-08T16:18:00Z">
              <w:r>
                <w:t xml:space="preserve">            Specifies the administrative state of the </w:t>
              </w:r>
            </w:ins>
          </w:p>
          <w:p w14:paraId="6E7C4886" w14:textId="77777777" w:rsidR="00D708FE" w:rsidRDefault="00D708FE" w:rsidP="00D708FE">
            <w:pPr>
              <w:pStyle w:val="XML1"/>
              <w:rPr>
                <w:ins w:id="16903" w:author="Thomas Dietz" w:date="2012-08-08T16:18:00Z"/>
              </w:rPr>
            </w:pPr>
            <w:ins w:id="16904" w:author="Thomas Dietz" w:date="2012-08-08T16:18:00Z">
              <w:r>
                <w:t xml:space="preserve">            forwarding rate auto-negotiation protocol at this OpenFlow</w:t>
              </w:r>
            </w:ins>
          </w:p>
          <w:p w14:paraId="30F72E0C" w14:textId="77777777" w:rsidR="00D708FE" w:rsidRDefault="00D708FE" w:rsidP="00D708FE">
            <w:pPr>
              <w:pStyle w:val="XML1"/>
              <w:rPr>
                <w:ins w:id="16905" w:author="Thomas Dietz" w:date="2012-08-08T16:18:00Z"/>
              </w:rPr>
            </w:pPr>
            <w:ins w:id="16906" w:author="Thomas Dietz" w:date="2012-08-08T16:18:00Z">
              <w:r>
                <w:lastRenderedPageBreak/>
                <w:t xml:space="preserve">            Port.</w:t>
              </w:r>
            </w:ins>
          </w:p>
          <w:p w14:paraId="15AE5575" w14:textId="77777777" w:rsidR="00D708FE" w:rsidRDefault="00D708FE" w:rsidP="00D708FE">
            <w:pPr>
              <w:pStyle w:val="XML1"/>
              <w:rPr>
                <w:ins w:id="16907" w:author="Thomas Dietz" w:date="2012-08-08T16:18:00Z"/>
              </w:rPr>
            </w:pPr>
            <w:ins w:id="16908" w:author="Thomas Dietz" w:date="2012-08-08T16:18:00Z">
              <w:r>
                <w:t xml:space="preserve">          &lt;/xs:documentation&gt;</w:t>
              </w:r>
            </w:ins>
          </w:p>
          <w:p w14:paraId="5C112DD6" w14:textId="77777777" w:rsidR="00D708FE" w:rsidRDefault="00D708FE" w:rsidP="00D708FE">
            <w:pPr>
              <w:pStyle w:val="XML1"/>
              <w:rPr>
                <w:ins w:id="16909" w:author="Thomas Dietz" w:date="2012-08-08T16:18:00Z"/>
              </w:rPr>
            </w:pPr>
            <w:ins w:id="16910" w:author="Thomas Dietz" w:date="2012-08-08T16:18:00Z">
              <w:r>
                <w:t xml:space="preserve">        &lt;/xs:annotation&gt;</w:t>
              </w:r>
            </w:ins>
          </w:p>
          <w:p w14:paraId="1A185DC2" w14:textId="77777777" w:rsidR="00D708FE" w:rsidRDefault="00D708FE" w:rsidP="00D708FE">
            <w:pPr>
              <w:pStyle w:val="XML1"/>
              <w:rPr>
                <w:ins w:id="16911" w:author="Thomas Dietz" w:date="2012-08-08T16:18:00Z"/>
              </w:rPr>
            </w:pPr>
            <w:ins w:id="16912" w:author="Thomas Dietz" w:date="2012-08-08T16:18:00Z">
              <w:r>
                <w:t xml:space="preserve">      &lt;/xs:element&gt;</w:t>
              </w:r>
            </w:ins>
          </w:p>
          <w:p w14:paraId="33D1AE59" w14:textId="77777777" w:rsidR="00D708FE" w:rsidRDefault="00D708FE" w:rsidP="00D708FE">
            <w:pPr>
              <w:pStyle w:val="XML1"/>
              <w:rPr>
                <w:ins w:id="16913" w:author="Thomas Dietz" w:date="2012-08-08T16:18:00Z"/>
              </w:rPr>
            </w:pPr>
            <w:ins w:id="16914" w:author="Thomas Dietz" w:date="2012-08-08T16:18:00Z">
              <w:r>
                <w:t xml:space="preserve">      &lt;xs:element name="medium"&gt;</w:t>
              </w:r>
            </w:ins>
          </w:p>
          <w:p w14:paraId="0E1A6221" w14:textId="77777777" w:rsidR="00D708FE" w:rsidRDefault="00D708FE" w:rsidP="00D708FE">
            <w:pPr>
              <w:pStyle w:val="XML1"/>
              <w:rPr>
                <w:ins w:id="16915" w:author="Thomas Dietz" w:date="2012-08-08T16:18:00Z"/>
              </w:rPr>
            </w:pPr>
            <w:ins w:id="16916" w:author="Thomas Dietz" w:date="2012-08-08T16:18:00Z">
              <w:r>
                <w:t xml:space="preserve">        &lt;xs:annotation&gt;</w:t>
              </w:r>
            </w:ins>
          </w:p>
          <w:p w14:paraId="25333EA4" w14:textId="77777777" w:rsidR="00D708FE" w:rsidRDefault="00D708FE" w:rsidP="00D708FE">
            <w:pPr>
              <w:pStyle w:val="XML1"/>
              <w:rPr>
                <w:ins w:id="16917" w:author="Thomas Dietz" w:date="2012-08-08T16:18:00Z"/>
              </w:rPr>
            </w:pPr>
            <w:ins w:id="16918" w:author="Thomas Dietz" w:date="2012-08-08T16:18:00Z">
              <w:r>
                <w:t xml:space="preserve">          &lt;xs:documentation&gt;</w:t>
              </w:r>
            </w:ins>
          </w:p>
          <w:p w14:paraId="39F6EB53" w14:textId="77777777" w:rsidR="00D708FE" w:rsidRDefault="00D708FE" w:rsidP="00D708FE">
            <w:pPr>
              <w:pStyle w:val="XML1"/>
              <w:rPr>
                <w:ins w:id="16919" w:author="Thomas Dietz" w:date="2012-08-08T16:18:00Z"/>
              </w:rPr>
            </w:pPr>
            <w:ins w:id="16920" w:author="Thomas Dietz" w:date="2012-08-08T16:18:00Z">
              <w:r>
                <w:t xml:space="preserve">            This element MUST indicate a valid physical</w:t>
              </w:r>
            </w:ins>
          </w:p>
          <w:p w14:paraId="50AEAF82" w14:textId="77777777" w:rsidR="00D708FE" w:rsidRDefault="00D708FE" w:rsidP="00D708FE">
            <w:pPr>
              <w:pStyle w:val="XML1"/>
              <w:rPr>
                <w:ins w:id="16921" w:author="Thomas Dietz" w:date="2012-08-08T16:18:00Z"/>
              </w:rPr>
            </w:pPr>
            <w:ins w:id="16922" w:author="Thomas Dietz" w:date="2012-08-08T16:18:00Z">
              <w:r>
                <w:t xml:space="preserve">            medium used by the OpenFlow Port.</w:t>
              </w:r>
            </w:ins>
          </w:p>
          <w:p w14:paraId="588FFEB1" w14:textId="77777777" w:rsidR="00D708FE" w:rsidRDefault="00D708FE" w:rsidP="00D708FE">
            <w:pPr>
              <w:pStyle w:val="XML1"/>
              <w:rPr>
                <w:ins w:id="16923" w:author="Thomas Dietz" w:date="2012-08-08T16:18:00Z"/>
              </w:rPr>
            </w:pPr>
            <w:ins w:id="16924" w:author="Thomas Dietz" w:date="2012-08-08T16:18:00Z">
              <w:r>
                <w:t xml:space="preserve">                  </w:t>
              </w:r>
            </w:ins>
          </w:p>
          <w:p w14:paraId="272ABECB" w14:textId="77777777" w:rsidR="00D708FE" w:rsidRDefault="00D708FE" w:rsidP="00D708FE">
            <w:pPr>
              <w:pStyle w:val="XML1"/>
              <w:rPr>
                <w:ins w:id="16925" w:author="Thomas Dietz" w:date="2012-08-08T16:18:00Z"/>
              </w:rPr>
            </w:pPr>
            <w:ins w:id="16926" w:author="Thomas Dietz" w:date="2012-08-08T16:18:00Z">
              <w:r>
                <w:t xml:space="preserve">            The current Port Feature set MUST contain this element</w:t>
              </w:r>
            </w:ins>
          </w:p>
          <w:p w14:paraId="2DE63A34" w14:textId="77777777" w:rsidR="00D708FE" w:rsidRDefault="00D708FE" w:rsidP="00D708FE">
            <w:pPr>
              <w:pStyle w:val="XML1"/>
              <w:rPr>
                <w:ins w:id="16927" w:author="Thomas Dietz" w:date="2012-08-08T16:18:00Z"/>
              </w:rPr>
            </w:pPr>
            <w:ins w:id="16928" w:author="Thomas Dietz" w:date="2012-08-08T16:18:00Z">
              <w:r>
                <w:t xml:space="preserve">            exactly once. The other Port Feature sets MAY contain this</w:t>
              </w:r>
            </w:ins>
          </w:p>
          <w:p w14:paraId="7453A92A" w14:textId="77777777" w:rsidR="00D708FE" w:rsidRDefault="00D708FE" w:rsidP="00D708FE">
            <w:pPr>
              <w:pStyle w:val="XML1"/>
              <w:rPr>
                <w:ins w:id="16929" w:author="Thomas Dietz" w:date="2012-08-08T16:18:00Z"/>
              </w:rPr>
            </w:pPr>
            <w:ins w:id="16930" w:author="Thomas Dietz" w:date="2012-08-08T16:18:00Z">
              <w:r>
                <w:t xml:space="preserve">            element more than once. If this element appears more than</w:t>
              </w:r>
            </w:ins>
          </w:p>
          <w:p w14:paraId="488DAD03" w14:textId="77777777" w:rsidR="00D708FE" w:rsidRDefault="00D708FE" w:rsidP="00D708FE">
            <w:pPr>
              <w:pStyle w:val="XML1"/>
              <w:rPr>
                <w:ins w:id="16931" w:author="Thomas Dietz" w:date="2012-08-08T16:18:00Z"/>
              </w:rPr>
            </w:pPr>
            <w:ins w:id="16932" w:author="Thomas Dietz" w:date="2012-08-08T16:18:00Z">
              <w:r>
                <w:t xml:space="preserve">            once in a Port Feature set than the value MUST be unique</w:t>
              </w:r>
            </w:ins>
          </w:p>
          <w:p w14:paraId="7E33368F" w14:textId="77777777" w:rsidR="00D708FE" w:rsidRDefault="00D708FE" w:rsidP="00D708FE">
            <w:pPr>
              <w:pStyle w:val="XML1"/>
              <w:rPr>
                <w:ins w:id="16933" w:author="Thomas Dietz" w:date="2012-08-08T16:18:00Z"/>
              </w:rPr>
            </w:pPr>
            <w:ins w:id="16934" w:author="Thomas Dietz" w:date="2012-08-08T16:18:00Z">
              <w:r>
                <w:t xml:space="preserve">            within the Port Feature set.</w:t>
              </w:r>
            </w:ins>
          </w:p>
          <w:p w14:paraId="0DC1106D" w14:textId="77777777" w:rsidR="00D708FE" w:rsidRDefault="00D708FE" w:rsidP="00D708FE">
            <w:pPr>
              <w:pStyle w:val="XML1"/>
              <w:rPr>
                <w:ins w:id="16935" w:author="Thomas Dietz" w:date="2012-08-08T16:18:00Z"/>
              </w:rPr>
            </w:pPr>
            <w:ins w:id="16936" w:author="Thomas Dietz" w:date="2012-08-08T16:18:00Z">
              <w:r>
                <w:t xml:space="preserve">          &lt;/xs:documentation&gt;</w:t>
              </w:r>
            </w:ins>
          </w:p>
          <w:p w14:paraId="429FDE78" w14:textId="77777777" w:rsidR="00D708FE" w:rsidRDefault="00D708FE" w:rsidP="00D708FE">
            <w:pPr>
              <w:pStyle w:val="XML1"/>
              <w:rPr>
                <w:ins w:id="16937" w:author="Thomas Dietz" w:date="2012-08-08T16:18:00Z"/>
              </w:rPr>
            </w:pPr>
            <w:ins w:id="16938" w:author="Thomas Dietz" w:date="2012-08-08T16:18:00Z">
              <w:r>
                <w:t xml:space="preserve">        &lt;/xs:annotation&gt;</w:t>
              </w:r>
            </w:ins>
          </w:p>
          <w:p w14:paraId="0A267644" w14:textId="77777777" w:rsidR="00D708FE" w:rsidRDefault="00D708FE" w:rsidP="00D708FE">
            <w:pPr>
              <w:pStyle w:val="XML1"/>
              <w:rPr>
                <w:ins w:id="16939" w:author="Thomas Dietz" w:date="2012-08-08T16:18:00Z"/>
              </w:rPr>
            </w:pPr>
            <w:ins w:id="16940" w:author="Thomas Dietz" w:date="2012-08-08T16:18:00Z">
              <w:r>
                <w:t xml:space="preserve">        &lt;xs:simpleType&gt;</w:t>
              </w:r>
            </w:ins>
          </w:p>
          <w:p w14:paraId="0093CBEC" w14:textId="77777777" w:rsidR="00D708FE" w:rsidRDefault="00D708FE" w:rsidP="00D708FE">
            <w:pPr>
              <w:pStyle w:val="XML1"/>
              <w:rPr>
                <w:ins w:id="16941" w:author="Thomas Dietz" w:date="2012-08-08T16:18:00Z"/>
              </w:rPr>
            </w:pPr>
            <w:ins w:id="16942" w:author="Thomas Dietz" w:date="2012-08-08T16:18:00Z">
              <w:r>
                <w:t xml:space="preserve">          &lt;xs:restriction base="xs:string"&gt;</w:t>
              </w:r>
            </w:ins>
          </w:p>
          <w:p w14:paraId="4102DF92" w14:textId="77777777" w:rsidR="00D708FE" w:rsidRDefault="00D708FE" w:rsidP="00D708FE">
            <w:pPr>
              <w:pStyle w:val="XML1"/>
              <w:rPr>
                <w:ins w:id="16943" w:author="Thomas Dietz" w:date="2012-08-08T16:18:00Z"/>
              </w:rPr>
            </w:pPr>
            <w:ins w:id="16944" w:author="Thomas Dietz" w:date="2012-08-08T16:18:00Z">
              <w:r>
                <w:t xml:space="preserve">            &lt;xs:enumeration value="copper"/&gt;</w:t>
              </w:r>
            </w:ins>
          </w:p>
          <w:p w14:paraId="2647BEC8" w14:textId="77777777" w:rsidR="00D708FE" w:rsidRDefault="00D708FE" w:rsidP="00D708FE">
            <w:pPr>
              <w:pStyle w:val="XML1"/>
              <w:rPr>
                <w:ins w:id="16945" w:author="Thomas Dietz" w:date="2012-08-08T16:18:00Z"/>
              </w:rPr>
            </w:pPr>
            <w:ins w:id="16946" w:author="Thomas Dietz" w:date="2012-08-08T16:18:00Z">
              <w:r>
                <w:t xml:space="preserve">            &lt;xs:enumeration value="fiber"/&gt;</w:t>
              </w:r>
            </w:ins>
          </w:p>
          <w:p w14:paraId="296EBC53" w14:textId="77777777" w:rsidR="00D708FE" w:rsidRDefault="00D708FE" w:rsidP="00D708FE">
            <w:pPr>
              <w:pStyle w:val="XML1"/>
              <w:rPr>
                <w:ins w:id="16947" w:author="Thomas Dietz" w:date="2012-08-08T16:18:00Z"/>
              </w:rPr>
            </w:pPr>
            <w:ins w:id="16948" w:author="Thomas Dietz" w:date="2012-08-08T16:18:00Z">
              <w:r>
                <w:t xml:space="preserve">          &lt;/xs:restriction&gt;</w:t>
              </w:r>
            </w:ins>
          </w:p>
          <w:p w14:paraId="183B8270" w14:textId="77777777" w:rsidR="00D708FE" w:rsidRDefault="00D708FE" w:rsidP="00D708FE">
            <w:pPr>
              <w:pStyle w:val="XML1"/>
              <w:rPr>
                <w:ins w:id="16949" w:author="Thomas Dietz" w:date="2012-08-08T16:18:00Z"/>
              </w:rPr>
            </w:pPr>
            <w:ins w:id="16950" w:author="Thomas Dietz" w:date="2012-08-08T16:18:00Z">
              <w:r>
                <w:t xml:space="preserve">        &lt;/xs:simpleType&gt;</w:t>
              </w:r>
            </w:ins>
          </w:p>
          <w:p w14:paraId="3E07C4B3" w14:textId="77777777" w:rsidR="00D708FE" w:rsidRDefault="00D708FE" w:rsidP="00D708FE">
            <w:pPr>
              <w:pStyle w:val="XML1"/>
              <w:rPr>
                <w:ins w:id="16951" w:author="Thomas Dietz" w:date="2012-08-08T16:18:00Z"/>
              </w:rPr>
            </w:pPr>
            <w:ins w:id="16952" w:author="Thomas Dietz" w:date="2012-08-08T16:18:00Z">
              <w:r>
                <w:t xml:space="preserve">      &lt;/xs:element&gt;</w:t>
              </w:r>
            </w:ins>
          </w:p>
          <w:p w14:paraId="4B11E1D7" w14:textId="77777777" w:rsidR="00D708FE" w:rsidRDefault="00D708FE" w:rsidP="00D708FE">
            <w:pPr>
              <w:pStyle w:val="XML1"/>
              <w:rPr>
                <w:ins w:id="16953" w:author="Thomas Dietz" w:date="2012-08-08T16:18:00Z"/>
              </w:rPr>
            </w:pPr>
            <w:ins w:id="16954" w:author="Thomas Dietz" w:date="2012-08-08T16:18:00Z">
              <w:r>
                <w:t xml:space="preserve">      &lt;xs:element name="pause"&gt;</w:t>
              </w:r>
            </w:ins>
          </w:p>
          <w:p w14:paraId="0811D4A5" w14:textId="77777777" w:rsidR="00D708FE" w:rsidRDefault="00D708FE" w:rsidP="00D708FE">
            <w:pPr>
              <w:pStyle w:val="XML1"/>
              <w:rPr>
                <w:ins w:id="16955" w:author="Thomas Dietz" w:date="2012-08-08T16:18:00Z"/>
              </w:rPr>
            </w:pPr>
            <w:ins w:id="16956" w:author="Thomas Dietz" w:date="2012-08-08T16:18:00Z">
              <w:r>
                <w:t xml:space="preserve">        &lt;xs:annotation&gt;</w:t>
              </w:r>
            </w:ins>
          </w:p>
          <w:p w14:paraId="2F1761C2" w14:textId="77777777" w:rsidR="00D708FE" w:rsidRDefault="00D708FE" w:rsidP="00D708FE">
            <w:pPr>
              <w:pStyle w:val="XML1"/>
              <w:rPr>
                <w:ins w:id="16957" w:author="Thomas Dietz" w:date="2012-08-08T16:18:00Z"/>
              </w:rPr>
            </w:pPr>
            <w:ins w:id="16958" w:author="Thomas Dietz" w:date="2012-08-08T16:18:00Z">
              <w:r>
                <w:t xml:space="preserve">          &lt;xs:documentation&gt;</w:t>
              </w:r>
            </w:ins>
          </w:p>
          <w:p w14:paraId="2F0E2293" w14:textId="77777777" w:rsidR="00D708FE" w:rsidRDefault="00D708FE" w:rsidP="00D708FE">
            <w:pPr>
              <w:pStyle w:val="XML1"/>
              <w:rPr>
                <w:ins w:id="16959" w:author="Thomas Dietz" w:date="2012-08-08T16:18:00Z"/>
              </w:rPr>
            </w:pPr>
            <w:ins w:id="16960" w:author="Thomas Dietz" w:date="2012-08-08T16:18:00Z">
              <w:r>
                <w:t xml:space="preserve">            Specifies if pausing of transmission is</w:t>
              </w:r>
            </w:ins>
          </w:p>
          <w:p w14:paraId="4C5125BD" w14:textId="77777777" w:rsidR="00D708FE" w:rsidRDefault="00D708FE" w:rsidP="00D708FE">
            <w:pPr>
              <w:pStyle w:val="XML1"/>
              <w:rPr>
                <w:ins w:id="16961" w:author="Thomas Dietz" w:date="2012-08-08T16:18:00Z"/>
              </w:rPr>
            </w:pPr>
            <w:ins w:id="16962" w:author="Thomas Dietz" w:date="2012-08-08T16:18:00Z">
              <w:r>
                <w:t xml:space="preserve">            supported at all and if yes if it is asymmetric or</w:t>
              </w:r>
            </w:ins>
          </w:p>
          <w:p w14:paraId="6021904F" w14:textId="77777777" w:rsidR="00D708FE" w:rsidRDefault="00D708FE" w:rsidP="00D708FE">
            <w:pPr>
              <w:pStyle w:val="XML1"/>
              <w:rPr>
                <w:ins w:id="16963" w:author="Thomas Dietz" w:date="2012-08-08T16:18:00Z"/>
              </w:rPr>
            </w:pPr>
            <w:ins w:id="16964" w:author="Thomas Dietz" w:date="2012-08-08T16:18:00Z">
              <w:r>
                <w:t xml:space="preserve">            symmetric.</w:t>
              </w:r>
            </w:ins>
          </w:p>
          <w:p w14:paraId="02AA1FF0" w14:textId="77777777" w:rsidR="00D708FE" w:rsidRDefault="00D708FE" w:rsidP="00D708FE">
            <w:pPr>
              <w:pStyle w:val="XML1"/>
              <w:rPr>
                <w:ins w:id="16965" w:author="Thomas Dietz" w:date="2012-08-08T16:18:00Z"/>
              </w:rPr>
            </w:pPr>
            <w:ins w:id="16966" w:author="Thomas Dietz" w:date="2012-08-08T16:18:00Z">
              <w:r>
                <w:t xml:space="preserve">          &lt;/xs:documentation&gt;</w:t>
              </w:r>
            </w:ins>
          </w:p>
          <w:p w14:paraId="5397E99E" w14:textId="77777777" w:rsidR="00D708FE" w:rsidRDefault="00D708FE" w:rsidP="00D708FE">
            <w:pPr>
              <w:pStyle w:val="XML1"/>
              <w:rPr>
                <w:ins w:id="16967" w:author="Thomas Dietz" w:date="2012-08-08T16:18:00Z"/>
              </w:rPr>
            </w:pPr>
            <w:ins w:id="16968" w:author="Thomas Dietz" w:date="2012-08-08T16:18:00Z">
              <w:r>
                <w:t xml:space="preserve">        &lt;/xs:annotation&gt;</w:t>
              </w:r>
            </w:ins>
          </w:p>
          <w:p w14:paraId="05EA2B6B" w14:textId="77777777" w:rsidR="00D708FE" w:rsidRDefault="00D708FE" w:rsidP="00D708FE">
            <w:pPr>
              <w:pStyle w:val="XML1"/>
              <w:rPr>
                <w:ins w:id="16969" w:author="Thomas Dietz" w:date="2012-08-08T16:18:00Z"/>
              </w:rPr>
            </w:pPr>
            <w:ins w:id="16970" w:author="Thomas Dietz" w:date="2012-08-08T16:18:00Z">
              <w:r>
                <w:t xml:space="preserve">        &lt;xs:simpleType&gt;</w:t>
              </w:r>
            </w:ins>
          </w:p>
          <w:p w14:paraId="03906A43" w14:textId="77777777" w:rsidR="00D708FE" w:rsidRDefault="00D708FE" w:rsidP="00D708FE">
            <w:pPr>
              <w:pStyle w:val="XML1"/>
              <w:rPr>
                <w:ins w:id="16971" w:author="Thomas Dietz" w:date="2012-08-08T16:18:00Z"/>
              </w:rPr>
            </w:pPr>
            <w:ins w:id="16972" w:author="Thomas Dietz" w:date="2012-08-08T16:18:00Z">
              <w:r>
                <w:t xml:space="preserve">          &lt;xs:restriction base="xs:string"&gt;</w:t>
              </w:r>
            </w:ins>
          </w:p>
          <w:p w14:paraId="56493D44" w14:textId="77777777" w:rsidR="00D708FE" w:rsidRDefault="00D708FE" w:rsidP="00D708FE">
            <w:pPr>
              <w:pStyle w:val="XML1"/>
              <w:rPr>
                <w:ins w:id="16973" w:author="Thomas Dietz" w:date="2012-08-08T16:18:00Z"/>
              </w:rPr>
            </w:pPr>
            <w:ins w:id="16974" w:author="Thomas Dietz" w:date="2012-08-08T16:18:00Z">
              <w:r>
                <w:t xml:space="preserve">            &lt;xs:enumeration value="unsupported"/&gt;</w:t>
              </w:r>
            </w:ins>
          </w:p>
          <w:p w14:paraId="52C04AFE" w14:textId="77777777" w:rsidR="00D708FE" w:rsidRDefault="00D708FE" w:rsidP="00D708FE">
            <w:pPr>
              <w:pStyle w:val="XML1"/>
              <w:rPr>
                <w:ins w:id="16975" w:author="Thomas Dietz" w:date="2012-08-08T16:18:00Z"/>
              </w:rPr>
            </w:pPr>
            <w:ins w:id="16976" w:author="Thomas Dietz" w:date="2012-08-08T16:18:00Z">
              <w:r>
                <w:t xml:space="preserve">            &lt;xs:enumeration value="symmetric"/&gt;</w:t>
              </w:r>
            </w:ins>
          </w:p>
          <w:p w14:paraId="3609E4B1" w14:textId="77777777" w:rsidR="00D708FE" w:rsidRDefault="00D708FE" w:rsidP="00D708FE">
            <w:pPr>
              <w:pStyle w:val="XML1"/>
              <w:rPr>
                <w:ins w:id="16977" w:author="Thomas Dietz" w:date="2012-08-08T16:18:00Z"/>
              </w:rPr>
            </w:pPr>
            <w:ins w:id="16978" w:author="Thomas Dietz" w:date="2012-08-08T16:18:00Z">
              <w:r>
                <w:t xml:space="preserve">            &lt;xs:enumeration value="asymmetric"/&gt;</w:t>
              </w:r>
            </w:ins>
          </w:p>
          <w:p w14:paraId="34971BCA" w14:textId="77777777" w:rsidR="00D708FE" w:rsidRDefault="00D708FE" w:rsidP="00D708FE">
            <w:pPr>
              <w:pStyle w:val="XML1"/>
              <w:rPr>
                <w:ins w:id="16979" w:author="Thomas Dietz" w:date="2012-08-08T16:18:00Z"/>
              </w:rPr>
            </w:pPr>
            <w:ins w:id="16980" w:author="Thomas Dietz" w:date="2012-08-08T16:18:00Z">
              <w:r>
                <w:t xml:space="preserve">          &lt;/xs:restriction&gt;</w:t>
              </w:r>
            </w:ins>
          </w:p>
          <w:p w14:paraId="2411E4C8" w14:textId="77777777" w:rsidR="00D708FE" w:rsidRDefault="00D708FE" w:rsidP="00D708FE">
            <w:pPr>
              <w:pStyle w:val="XML1"/>
              <w:rPr>
                <w:ins w:id="16981" w:author="Thomas Dietz" w:date="2012-08-08T16:18:00Z"/>
              </w:rPr>
            </w:pPr>
            <w:ins w:id="16982" w:author="Thomas Dietz" w:date="2012-08-08T16:18:00Z">
              <w:r>
                <w:t xml:space="preserve">        &lt;/xs:simpleType&gt;</w:t>
              </w:r>
            </w:ins>
          </w:p>
          <w:p w14:paraId="5D82A2AC" w14:textId="77777777" w:rsidR="00D708FE" w:rsidRDefault="00D708FE" w:rsidP="00D708FE">
            <w:pPr>
              <w:pStyle w:val="XML1"/>
              <w:rPr>
                <w:ins w:id="16983" w:author="Thomas Dietz" w:date="2012-08-08T16:18:00Z"/>
              </w:rPr>
            </w:pPr>
            <w:ins w:id="16984" w:author="Thomas Dietz" w:date="2012-08-08T16:18:00Z">
              <w:r>
                <w:t xml:space="preserve">      &lt;/xs:element&gt;</w:t>
              </w:r>
            </w:ins>
          </w:p>
          <w:p w14:paraId="77A78E67" w14:textId="77777777" w:rsidR="00D708FE" w:rsidRDefault="00D708FE" w:rsidP="00D708FE">
            <w:pPr>
              <w:pStyle w:val="XML1"/>
              <w:rPr>
                <w:ins w:id="16985" w:author="Thomas Dietz" w:date="2012-08-08T16:18:00Z"/>
              </w:rPr>
            </w:pPr>
            <w:ins w:id="16986" w:author="Thomas Dietz" w:date="2012-08-08T16:18:00Z">
              <w:r>
                <w:t xml:space="preserve">    &lt;/xs:sequence&gt;</w:t>
              </w:r>
            </w:ins>
          </w:p>
          <w:p w14:paraId="720EF12A" w14:textId="77777777" w:rsidR="00D708FE" w:rsidRDefault="00D708FE" w:rsidP="00D708FE">
            <w:pPr>
              <w:pStyle w:val="XML1"/>
              <w:rPr>
                <w:ins w:id="16987" w:author="Thomas Dietz" w:date="2012-08-08T16:18:00Z"/>
              </w:rPr>
            </w:pPr>
            <w:ins w:id="16988" w:author="Thomas Dietz" w:date="2012-08-08T16:18:00Z">
              <w:r>
                <w:t xml:space="preserve">  &lt;/xs:group&gt;</w:t>
              </w:r>
            </w:ins>
          </w:p>
          <w:p w14:paraId="4246B9BD" w14:textId="77777777" w:rsidR="00D708FE" w:rsidRDefault="00D708FE" w:rsidP="00D708FE">
            <w:pPr>
              <w:pStyle w:val="XML1"/>
              <w:rPr>
                <w:ins w:id="16989" w:author="Thomas Dietz" w:date="2012-08-08T16:18:00Z"/>
              </w:rPr>
            </w:pPr>
          </w:p>
          <w:p w14:paraId="2E506DA4" w14:textId="77777777" w:rsidR="00D708FE" w:rsidRDefault="00D708FE" w:rsidP="00D708FE">
            <w:pPr>
              <w:pStyle w:val="XML1"/>
              <w:rPr>
                <w:ins w:id="16990" w:author="Thomas Dietz" w:date="2012-08-08T16:18:00Z"/>
              </w:rPr>
            </w:pPr>
            <w:ins w:id="16991" w:author="Thomas Dietz" w:date="2012-08-08T16:18:00Z">
              <w:r>
                <w:t xml:space="preserve">  &lt;xs:group name="OFPortOtherFeatureListType"&gt;</w:t>
              </w:r>
            </w:ins>
          </w:p>
          <w:p w14:paraId="5E8AE838" w14:textId="77777777" w:rsidR="00D708FE" w:rsidRDefault="00D708FE" w:rsidP="00D708FE">
            <w:pPr>
              <w:pStyle w:val="XML1"/>
              <w:rPr>
                <w:ins w:id="16992" w:author="Thomas Dietz" w:date="2012-08-08T16:18:00Z"/>
              </w:rPr>
            </w:pPr>
            <w:ins w:id="16993" w:author="Thomas Dietz" w:date="2012-08-08T16:18:00Z">
              <w:r>
                <w:t xml:space="preserve">    &lt;xs:annotation&gt;</w:t>
              </w:r>
            </w:ins>
          </w:p>
          <w:p w14:paraId="11FB9CAA" w14:textId="77777777" w:rsidR="00D708FE" w:rsidRDefault="00D708FE" w:rsidP="00D708FE">
            <w:pPr>
              <w:pStyle w:val="XML1"/>
              <w:rPr>
                <w:ins w:id="16994" w:author="Thomas Dietz" w:date="2012-08-08T16:18:00Z"/>
              </w:rPr>
            </w:pPr>
            <w:ins w:id="16995" w:author="Thomas Dietz" w:date="2012-08-08T16:18:00Z">
              <w:r>
                <w:t xml:space="preserve">      &lt;xs:documentation&gt;</w:t>
              </w:r>
            </w:ins>
          </w:p>
          <w:p w14:paraId="7CB5E3F2" w14:textId="77777777" w:rsidR="00D708FE" w:rsidRDefault="00D708FE" w:rsidP="00D708FE">
            <w:pPr>
              <w:pStyle w:val="XML1"/>
              <w:rPr>
                <w:ins w:id="16996" w:author="Thomas Dietz" w:date="2012-08-08T16:18:00Z"/>
              </w:rPr>
            </w:pPr>
            <w:ins w:id="16997" w:author="Thomas Dietz" w:date="2012-08-08T16:18:00Z">
              <w:r>
                <w:t xml:space="preserve">        The features of a port that are supported or</w:t>
              </w:r>
            </w:ins>
          </w:p>
          <w:p w14:paraId="68F6B1F9" w14:textId="77777777" w:rsidR="00D708FE" w:rsidRDefault="00D708FE" w:rsidP="00D708FE">
            <w:pPr>
              <w:pStyle w:val="XML1"/>
              <w:rPr>
                <w:ins w:id="16998" w:author="Thomas Dietz" w:date="2012-08-08T16:18:00Z"/>
              </w:rPr>
            </w:pPr>
            <w:ins w:id="16999" w:author="Thomas Dietz" w:date="2012-08-08T16:18:00Z">
              <w:r>
                <w:t xml:space="preserve">        advertised.</w:t>
              </w:r>
            </w:ins>
          </w:p>
          <w:p w14:paraId="5B168F6C" w14:textId="77777777" w:rsidR="00D708FE" w:rsidRDefault="00D708FE" w:rsidP="00D708FE">
            <w:pPr>
              <w:pStyle w:val="XML1"/>
              <w:rPr>
                <w:ins w:id="17000" w:author="Thomas Dietz" w:date="2012-08-08T16:18:00Z"/>
              </w:rPr>
            </w:pPr>
          </w:p>
          <w:p w14:paraId="0B8906A4" w14:textId="77777777" w:rsidR="00D708FE" w:rsidRDefault="00D708FE" w:rsidP="00D708FE">
            <w:pPr>
              <w:pStyle w:val="XML1"/>
              <w:rPr>
                <w:ins w:id="17001" w:author="Thomas Dietz" w:date="2012-08-08T16:18:00Z"/>
              </w:rPr>
            </w:pPr>
            <w:ins w:id="17002" w:author="Thomas Dietz" w:date="2012-08-08T16:18:00Z">
              <w:r>
                <w:t xml:space="preserve">        If the elements in the OFPortOtherFeatureListType ares used</w:t>
              </w:r>
            </w:ins>
          </w:p>
          <w:p w14:paraId="22D08457" w14:textId="77777777" w:rsidR="00D708FE" w:rsidRDefault="00D708FE" w:rsidP="00D708FE">
            <w:pPr>
              <w:pStyle w:val="XML1"/>
              <w:rPr>
                <w:ins w:id="17003" w:author="Thomas Dietz" w:date="2012-08-08T16:18:00Z"/>
              </w:rPr>
            </w:pPr>
            <w:ins w:id="17004" w:author="Thomas Dietz" w:date="2012-08-08T16:18:00Z">
              <w:r>
                <w:t xml:space="preserve">        as configurable elements the NETCONF &amp;lt;edit-config&amp;gt; operations</w:t>
              </w:r>
            </w:ins>
          </w:p>
          <w:p w14:paraId="3471D160" w14:textId="77777777" w:rsidR="00D708FE" w:rsidRDefault="00D708FE" w:rsidP="00D708FE">
            <w:pPr>
              <w:pStyle w:val="XML1"/>
              <w:rPr>
                <w:ins w:id="17005" w:author="Thomas Dietz" w:date="2012-08-08T16:18:00Z"/>
              </w:rPr>
            </w:pPr>
            <w:ins w:id="17006" w:author="Thomas Dietz" w:date="2012-08-08T16:18:00Z">
              <w:r>
                <w:t xml:space="preserve">        MUST be implemented as follows: </w:t>
              </w:r>
            </w:ins>
          </w:p>
          <w:p w14:paraId="0D7A2C91" w14:textId="77777777" w:rsidR="00D708FE" w:rsidRDefault="00D708FE" w:rsidP="00D708FE">
            <w:pPr>
              <w:pStyle w:val="XML1"/>
              <w:rPr>
                <w:ins w:id="17007" w:author="Thomas Dietz" w:date="2012-08-08T16:18:00Z"/>
              </w:rPr>
            </w:pPr>
          </w:p>
          <w:p w14:paraId="230C5E3D" w14:textId="77777777" w:rsidR="00D708FE" w:rsidRDefault="00D708FE" w:rsidP="00D708FE">
            <w:pPr>
              <w:pStyle w:val="XML1"/>
              <w:rPr>
                <w:ins w:id="17008" w:author="Thomas Dietz" w:date="2012-08-08T16:18:00Z"/>
              </w:rPr>
            </w:pPr>
            <w:ins w:id="17009" w:author="Thomas Dietz" w:date="2012-08-08T16:18:00Z">
              <w:r>
                <w:t xml:space="preserve">        * The 'resource-id' element MUST be present in the path or in</w:t>
              </w:r>
            </w:ins>
          </w:p>
          <w:p w14:paraId="2C882067" w14:textId="77777777" w:rsidR="00D708FE" w:rsidRDefault="00D708FE" w:rsidP="00D708FE">
            <w:pPr>
              <w:pStyle w:val="XML1"/>
              <w:rPr>
                <w:ins w:id="17010" w:author="Thomas Dietz" w:date="2012-08-08T16:18:00Z"/>
              </w:rPr>
            </w:pPr>
            <w:ins w:id="17011" w:author="Thomas Dietz" w:date="2012-08-08T16:18:00Z">
              <w:r>
                <w:t xml:space="preserve">        the filter at all &amp;lt;edit-config&amp;gt; operations to identify the</w:t>
              </w:r>
            </w:ins>
          </w:p>
          <w:p w14:paraId="7D4FEBE0" w14:textId="77777777" w:rsidR="00D708FE" w:rsidRDefault="00D708FE" w:rsidP="00D708FE">
            <w:pPr>
              <w:pStyle w:val="XML1"/>
              <w:rPr>
                <w:ins w:id="17012" w:author="Thomas Dietz" w:date="2012-08-08T16:18:00Z"/>
              </w:rPr>
            </w:pPr>
            <w:ins w:id="17013" w:author="Thomas Dietz" w:date="2012-08-08T16:18:00Z">
              <w:r>
                <w:t xml:space="preserve">        resource.</w:t>
              </w:r>
            </w:ins>
          </w:p>
          <w:p w14:paraId="7E18F61E" w14:textId="77777777" w:rsidR="00D708FE" w:rsidRDefault="00D708FE" w:rsidP="00D708FE">
            <w:pPr>
              <w:pStyle w:val="XML1"/>
              <w:rPr>
                <w:ins w:id="17014" w:author="Thomas Dietz" w:date="2012-08-08T16:18:00Z"/>
              </w:rPr>
            </w:pPr>
            <w:ins w:id="17015" w:author="Thomas Dietz" w:date="2012-08-08T16:18:00Z">
              <w:r>
                <w:lastRenderedPageBreak/>
                <w:t xml:space="preserve">        * If the operation is 'merge' or 'replace', the element is</w:t>
              </w:r>
            </w:ins>
          </w:p>
          <w:p w14:paraId="1EA6E5F2" w14:textId="77777777" w:rsidR="00D708FE" w:rsidRDefault="00D708FE" w:rsidP="00D708FE">
            <w:pPr>
              <w:pStyle w:val="XML1"/>
              <w:rPr>
                <w:ins w:id="17016" w:author="Thomas Dietz" w:date="2012-08-08T16:18:00Z"/>
              </w:rPr>
            </w:pPr>
            <w:ins w:id="17017" w:author="Thomas Dietz" w:date="2012-08-08T16:18:00Z">
              <w:r>
                <w:t xml:space="preserve">        created if it does not exist, and its value is set to the</w:t>
              </w:r>
            </w:ins>
          </w:p>
          <w:p w14:paraId="03D030F0" w14:textId="77777777" w:rsidR="00D708FE" w:rsidRDefault="00D708FE" w:rsidP="00D708FE">
            <w:pPr>
              <w:pStyle w:val="XML1"/>
              <w:rPr>
                <w:ins w:id="17018" w:author="Thomas Dietz" w:date="2012-08-08T16:18:00Z"/>
              </w:rPr>
            </w:pPr>
            <w:ins w:id="17019" w:author="Thomas Dietz" w:date="2012-08-08T16:18:00Z">
              <w:r>
                <w:t xml:space="preserve">        value found in the XML RPC data.</w:t>
              </w:r>
            </w:ins>
          </w:p>
          <w:p w14:paraId="64F20741" w14:textId="77777777" w:rsidR="00D708FE" w:rsidRDefault="00D708FE" w:rsidP="00D708FE">
            <w:pPr>
              <w:pStyle w:val="XML1"/>
              <w:rPr>
                <w:ins w:id="17020" w:author="Thomas Dietz" w:date="2012-08-08T16:18:00Z"/>
              </w:rPr>
            </w:pPr>
            <w:ins w:id="17021" w:author="Thomas Dietz" w:date="2012-08-08T16:18:00Z">
              <w:r>
                <w:t xml:space="preserve">        * If the operation is 'create', the element is created if it</w:t>
              </w:r>
            </w:ins>
          </w:p>
          <w:p w14:paraId="340D3EED" w14:textId="77777777" w:rsidR="00D708FE" w:rsidRDefault="00D708FE" w:rsidP="00D708FE">
            <w:pPr>
              <w:pStyle w:val="XML1"/>
              <w:rPr>
                <w:ins w:id="17022" w:author="Thomas Dietz" w:date="2012-08-08T16:18:00Z"/>
              </w:rPr>
            </w:pPr>
            <w:ins w:id="17023" w:author="Thomas Dietz" w:date="2012-08-08T16:18:00Z">
              <w:r>
                <w:t xml:space="preserve">        does not exist. If the element already exists, a</w:t>
              </w:r>
            </w:ins>
          </w:p>
          <w:p w14:paraId="7B33DCAA" w14:textId="77777777" w:rsidR="00D708FE" w:rsidRDefault="00D708FE" w:rsidP="00D708FE">
            <w:pPr>
              <w:pStyle w:val="XML1"/>
              <w:rPr>
                <w:ins w:id="17024" w:author="Thomas Dietz" w:date="2012-08-08T16:18:00Z"/>
              </w:rPr>
            </w:pPr>
            <w:ins w:id="17025" w:author="Thomas Dietz" w:date="2012-08-08T16:18:00Z">
              <w:r>
                <w:t xml:space="preserve">        'data</w:t>
              </w:r>
              <w:r>
                <w:rPr>
                  <w:rFonts w:ascii="MS Mincho" w:eastAsia="MS Mincho" w:hAnsi="MS Mincho" w:cs="MS Mincho" w:hint="eastAsia"/>
                </w:rPr>
                <w:t>‑</w:t>
              </w:r>
              <w:r>
                <w:t>exists' error is returned.</w:t>
              </w:r>
            </w:ins>
          </w:p>
          <w:p w14:paraId="0FA56C68" w14:textId="77777777" w:rsidR="00D708FE" w:rsidRDefault="00D708FE" w:rsidP="00D708FE">
            <w:pPr>
              <w:pStyle w:val="XML1"/>
              <w:rPr>
                <w:ins w:id="17026" w:author="Thomas Dietz" w:date="2012-08-08T16:18:00Z"/>
              </w:rPr>
            </w:pPr>
            <w:ins w:id="17027" w:author="Thomas Dietz" w:date="2012-08-08T16:18:00Z">
              <w:r>
                <w:t xml:space="preserve">        * If the operation is 'delete', the element is deleted if it</w:t>
              </w:r>
            </w:ins>
          </w:p>
          <w:p w14:paraId="583C94FE" w14:textId="77777777" w:rsidR="00D708FE" w:rsidRDefault="00D708FE" w:rsidP="00D708FE">
            <w:pPr>
              <w:pStyle w:val="XML1"/>
              <w:rPr>
                <w:ins w:id="17028" w:author="Thomas Dietz" w:date="2012-08-08T16:18:00Z"/>
              </w:rPr>
            </w:pPr>
            <w:ins w:id="17029" w:author="Thomas Dietz" w:date="2012-08-08T16:18:00Z">
              <w:r>
                <w:t xml:space="preserve">        exists. If the element does not exist, a 'data</w:t>
              </w:r>
              <w:r>
                <w:rPr>
                  <w:rFonts w:ascii="MS Mincho" w:eastAsia="MS Mincho" w:hAnsi="MS Mincho" w:cs="MS Mincho" w:hint="eastAsia"/>
                </w:rPr>
                <w:t>‑</w:t>
              </w:r>
              <w:r>
                <w:t>missing'</w:t>
              </w:r>
            </w:ins>
          </w:p>
          <w:p w14:paraId="272CAB7E" w14:textId="77777777" w:rsidR="00D708FE" w:rsidRDefault="00D708FE" w:rsidP="00D708FE">
            <w:pPr>
              <w:pStyle w:val="XML1"/>
              <w:rPr>
                <w:ins w:id="17030" w:author="Thomas Dietz" w:date="2012-08-08T16:18:00Z"/>
              </w:rPr>
            </w:pPr>
            <w:ins w:id="17031" w:author="Thomas Dietz" w:date="2012-08-08T16:18:00Z">
              <w:r>
                <w:t xml:space="preserve">        error is returned.</w:t>
              </w:r>
            </w:ins>
          </w:p>
          <w:p w14:paraId="77BBC4BB" w14:textId="77777777" w:rsidR="00D708FE" w:rsidRDefault="00D708FE" w:rsidP="00D708FE">
            <w:pPr>
              <w:pStyle w:val="XML1"/>
              <w:rPr>
                <w:ins w:id="17032" w:author="Thomas Dietz" w:date="2012-08-08T16:18:00Z"/>
              </w:rPr>
            </w:pPr>
          </w:p>
          <w:p w14:paraId="79773078" w14:textId="77777777" w:rsidR="00D708FE" w:rsidRDefault="00D708FE" w:rsidP="00D708FE">
            <w:pPr>
              <w:pStyle w:val="XML1"/>
              <w:rPr>
                <w:ins w:id="17033" w:author="Thomas Dietz" w:date="2012-08-08T16:18:00Z"/>
              </w:rPr>
            </w:pPr>
            <w:ins w:id="17034" w:author="Thomas Dietz" w:date="2012-08-08T16:18:00Z">
              <w:r>
                <w:t xml:space="preserve">        If elements in the type OFPortOtherFeatureListType are used</w:t>
              </w:r>
            </w:ins>
          </w:p>
          <w:p w14:paraId="6C8B5311" w14:textId="77777777" w:rsidR="00D708FE" w:rsidRDefault="00D708FE" w:rsidP="00D708FE">
            <w:pPr>
              <w:pStyle w:val="XML1"/>
              <w:rPr>
                <w:ins w:id="17035" w:author="Thomas Dietz" w:date="2012-08-08T16:18:00Z"/>
              </w:rPr>
            </w:pPr>
            <w:ins w:id="17036" w:author="Thomas Dietz" w:date="2012-08-08T16:18:00Z">
              <w:r>
                <w:t xml:space="preserve">        in an non-configurable way, they only be retrieved by NETCONF</w:t>
              </w:r>
            </w:ins>
          </w:p>
          <w:p w14:paraId="37FEAD89" w14:textId="77777777" w:rsidR="00D708FE" w:rsidRDefault="00D708FE" w:rsidP="00D708FE">
            <w:pPr>
              <w:pStyle w:val="XML1"/>
              <w:rPr>
                <w:ins w:id="17037" w:author="Thomas Dietz" w:date="2012-08-08T16:18:00Z"/>
              </w:rPr>
            </w:pPr>
            <w:ins w:id="17038" w:author="Thomas Dietz" w:date="2012-08-08T16:18:00Z">
              <w:r>
                <w:t xml:space="preserve">        &amp;lt;get&amp;gt; operations. Attemps to modify this element and its</w:t>
              </w:r>
            </w:ins>
          </w:p>
          <w:p w14:paraId="40542C13" w14:textId="77777777" w:rsidR="00D708FE" w:rsidRDefault="00D708FE" w:rsidP="00D708FE">
            <w:pPr>
              <w:pStyle w:val="XML1"/>
              <w:rPr>
                <w:ins w:id="17039" w:author="Thomas Dietz" w:date="2012-08-08T16:18:00Z"/>
              </w:rPr>
            </w:pPr>
            <w:ins w:id="17040" w:author="Thomas Dietz" w:date="2012-08-08T16:18:00Z">
              <w:r>
                <w:t xml:space="preserve">        children with a NETCONF &amp;lt;edit-config&amp;gt; operation MUST result</w:t>
              </w:r>
            </w:ins>
          </w:p>
          <w:p w14:paraId="782B9D6E" w14:textId="77777777" w:rsidR="00D708FE" w:rsidRDefault="00D708FE" w:rsidP="00D708FE">
            <w:pPr>
              <w:pStyle w:val="XML1"/>
              <w:rPr>
                <w:ins w:id="17041" w:author="Thomas Dietz" w:date="2012-08-08T16:18:00Z"/>
              </w:rPr>
            </w:pPr>
            <w:ins w:id="17042" w:author="Thomas Dietz" w:date="2012-08-08T16:18:00Z">
              <w:r>
                <w:t xml:space="preserve">        in an 'operation-not-supported' error with type</w:t>
              </w:r>
            </w:ins>
          </w:p>
          <w:p w14:paraId="3C437E92" w14:textId="77777777" w:rsidR="00D708FE" w:rsidRDefault="00D708FE" w:rsidP="00D708FE">
            <w:pPr>
              <w:pStyle w:val="XML1"/>
              <w:rPr>
                <w:ins w:id="17043" w:author="Thomas Dietz" w:date="2012-08-08T16:18:00Z"/>
              </w:rPr>
            </w:pPr>
            <w:ins w:id="17044" w:author="Thomas Dietz" w:date="2012-08-08T16:18:00Z">
              <w:r>
                <w:t xml:space="preserve">        'application'.</w:t>
              </w:r>
            </w:ins>
          </w:p>
          <w:p w14:paraId="045B7964" w14:textId="77777777" w:rsidR="00D708FE" w:rsidRDefault="00D708FE" w:rsidP="00D708FE">
            <w:pPr>
              <w:pStyle w:val="XML1"/>
              <w:rPr>
                <w:ins w:id="17045" w:author="Thomas Dietz" w:date="2012-08-08T16:18:00Z"/>
              </w:rPr>
            </w:pPr>
            <w:ins w:id="17046" w:author="Thomas Dietz" w:date="2012-08-08T16:18:00Z">
              <w:r>
                <w:t xml:space="preserve">      &lt;/xs:documentation&gt;</w:t>
              </w:r>
            </w:ins>
          </w:p>
          <w:p w14:paraId="444C9658" w14:textId="77777777" w:rsidR="00D708FE" w:rsidRDefault="00D708FE" w:rsidP="00D708FE">
            <w:pPr>
              <w:pStyle w:val="XML1"/>
              <w:rPr>
                <w:ins w:id="17047" w:author="Thomas Dietz" w:date="2012-08-08T16:18:00Z"/>
              </w:rPr>
            </w:pPr>
            <w:ins w:id="17048" w:author="Thomas Dietz" w:date="2012-08-08T16:18:00Z">
              <w:r>
                <w:t xml:space="preserve">    &lt;/xs:annotation&gt;</w:t>
              </w:r>
            </w:ins>
          </w:p>
          <w:p w14:paraId="49307D78" w14:textId="77777777" w:rsidR="00D708FE" w:rsidRDefault="00D708FE" w:rsidP="00D708FE">
            <w:pPr>
              <w:pStyle w:val="XML1"/>
              <w:rPr>
                <w:ins w:id="17049" w:author="Thomas Dietz" w:date="2012-08-08T16:18:00Z"/>
              </w:rPr>
            </w:pPr>
          </w:p>
          <w:p w14:paraId="644A33B7" w14:textId="77777777" w:rsidR="00D708FE" w:rsidRDefault="00D708FE" w:rsidP="00D708FE">
            <w:pPr>
              <w:pStyle w:val="XML1"/>
              <w:rPr>
                <w:ins w:id="17050" w:author="Thomas Dietz" w:date="2012-08-08T16:18:00Z"/>
              </w:rPr>
            </w:pPr>
            <w:ins w:id="17051" w:author="Thomas Dietz" w:date="2012-08-08T16:18:00Z">
              <w:r>
                <w:t xml:space="preserve">    &lt;xs:sequence&gt;</w:t>
              </w:r>
            </w:ins>
          </w:p>
          <w:p w14:paraId="0DAEEC7E" w14:textId="77777777" w:rsidR="00D708FE" w:rsidRDefault="00D708FE" w:rsidP="00D708FE">
            <w:pPr>
              <w:pStyle w:val="XML1"/>
              <w:rPr>
                <w:ins w:id="17052" w:author="Thomas Dietz" w:date="2012-08-08T16:18:00Z"/>
              </w:rPr>
            </w:pPr>
            <w:ins w:id="17053" w:author="Thomas Dietz" w:date="2012-08-08T16:18:00Z">
              <w:r>
                <w:t xml:space="preserve">      &lt;xs:element name="rate"  type="OFPortRateType"&gt;</w:t>
              </w:r>
            </w:ins>
          </w:p>
          <w:p w14:paraId="0AB35EAA" w14:textId="77777777" w:rsidR="00D708FE" w:rsidRDefault="00D708FE" w:rsidP="00D708FE">
            <w:pPr>
              <w:pStyle w:val="XML1"/>
              <w:rPr>
                <w:ins w:id="17054" w:author="Thomas Dietz" w:date="2012-08-08T16:18:00Z"/>
              </w:rPr>
            </w:pPr>
            <w:ins w:id="17055" w:author="Thomas Dietz" w:date="2012-08-08T16:18:00Z">
              <w:r>
                <w:t xml:space="preserve">        &lt;xs:annotation&gt;</w:t>
              </w:r>
            </w:ins>
          </w:p>
          <w:p w14:paraId="1E435EC6" w14:textId="77777777" w:rsidR="00D708FE" w:rsidRDefault="00D708FE" w:rsidP="00D708FE">
            <w:pPr>
              <w:pStyle w:val="XML1"/>
              <w:rPr>
                <w:ins w:id="17056" w:author="Thomas Dietz" w:date="2012-08-08T16:18:00Z"/>
              </w:rPr>
            </w:pPr>
            <w:ins w:id="17057" w:author="Thomas Dietz" w:date="2012-08-08T16:18:00Z">
              <w:r>
                <w:t xml:space="preserve">          &lt;xs:documentation&gt;</w:t>
              </w:r>
            </w:ins>
          </w:p>
          <w:p w14:paraId="1997A28E" w14:textId="77777777" w:rsidR="00D708FE" w:rsidRDefault="00D708FE" w:rsidP="00D708FE">
            <w:pPr>
              <w:pStyle w:val="XML1"/>
              <w:rPr>
                <w:ins w:id="17058" w:author="Thomas Dietz" w:date="2012-08-08T16:18:00Z"/>
              </w:rPr>
            </w:pPr>
            <w:ins w:id="17059" w:author="Thomas Dietz" w:date="2012-08-08T16:18:00Z">
              <w:r>
                <w:t xml:space="preserve">            The transmission rate that is supported or</w:t>
              </w:r>
            </w:ins>
          </w:p>
          <w:p w14:paraId="6943E625" w14:textId="77777777" w:rsidR="00D708FE" w:rsidRDefault="00D708FE" w:rsidP="00D708FE">
            <w:pPr>
              <w:pStyle w:val="XML1"/>
              <w:rPr>
                <w:ins w:id="17060" w:author="Thomas Dietz" w:date="2012-08-08T16:18:00Z"/>
              </w:rPr>
            </w:pPr>
            <w:ins w:id="17061" w:author="Thomas Dietz" w:date="2012-08-08T16:18:00Z">
              <w:r>
                <w:t xml:space="preserve">            advertised. Multiple transmissions rates are allowed.</w:t>
              </w:r>
            </w:ins>
          </w:p>
          <w:p w14:paraId="6CE0FAFF" w14:textId="77777777" w:rsidR="00D708FE" w:rsidRDefault="00D708FE" w:rsidP="00D708FE">
            <w:pPr>
              <w:pStyle w:val="XML1"/>
              <w:rPr>
                <w:ins w:id="17062" w:author="Thomas Dietz" w:date="2012-08-08T16:18:00Z"/>
              </w:rPr>
            </w:pPr>
          </w:p>
          <w:p w14:paraId="0E09F583" w14:textId="77777777" w:rsidR="00D708FE" w:rsidRDefault="00D708FE" w:rsidP="00D708FE">
            <w:pPr>
              <w:pStyle w:val="XML1"/>
              <w:rPr>
                <w:ins w:id="17063" w:author="Thomas Dietz" w:date="2012-08-08T16:18:00Z"/>
              </w:rPr>
            </w:pPr>
            <w:ins w:id="17064" w:author="Thomas Dietz" w:date="2012-08-08T16:18:00Z">
              <w:r>
                <w:t xml:space="preserve">            At least one element MUST be present in the NETCONF data</w:t>
              </w:r>
            </w:ins>
          </w:p>
          <w:p w14:paraId="2F1C5338" w14:textId="77777777" w:rsidR="00D708FE" w:rsidRDefault="00D708FE" w:rsidP="00D708FE">
            <w:pPr>
              <w:pStyle w:val="XML1"/>
              <w:rPr>
                <w:ins w:id="17065" w:author="Thomas Dietz" w:date="2012-08-08T16:18:00Z"/>
              </w:rPr>
            </w:pPr>
            <w:ins w:id="17066" w:author="Thomas Dietz" w:date="2012-08-08T16:18:00Z">
              <w:r>
                <w:t xml:space="preserve">            store. If none of this elements is are present in a NETCONF</w:t>
              </w:r>
            </w:ins>
          </w:p>
          <w:p w14:paraId="6CB160C2" w14:textId="77777777" w:rsidR="00D708FE" w:rsidRDefault="00D708FE" w:rsidP="00D708FE">
            <w:pPr>
              <w:pStyle w:val="XML1"/>
              <w:rPr>
                <w:ins w:id="17067" w:author="Thomas Dietz" w:date="2012-08-08T16:18:00Z"/>
              </w:rPr>
            </w:pPr>
            <w:ins w:id="17068" w:author="Thomas Dietz" w:date="2012-08-08T16:18:00Z">
              <w:r>
                <w:t xml:space="preserve">            &amp;lt;edit-config&amp;gt; operation 'create', 'merge' or 'replace' and</w:t>
              </w:r>
            </w:ins>
          </w:p>
          <w:p w14:paraId="6BD9F560" w14:textId="77777777" w:rsidR="00D708FE" w:rsidRDefault="00D708FE" w:rsidP="00D708FE">
            <w:pPr>
              <w:pStyle w:val="XML1"/>
              <w:rPr>
                <w:ins w:id="17069" w:author="Thomas Dietz" w:date="2012-08-08T16:18:00Z"/>
              </w:rPr>
            </w:pPr>
            <w:ins w:id="17070" w:author="Thomas Dietz" w:date="2012-08-08T16:18:00Z">
              <w:r>
                <w:t xml:space="preserve">            the parent element does not exist, a 'data-missing' error</w:t>
              </w:r>
            </w:ins>
          </w:p>
          <w:p w14:paraId="23A74A4E" w14:textId="77777777" w:rsidR="00D708FE" w:rsidRDefault="00D708FE" w:rsidP="00D708FE">
            <w:pPr>
              <w:pStyle w:val="XML1"/>
              <w:rPr>
                <w:ins w:id="17071" w:author="Thomas Dietz" w:date="2012-08-08T16:18:00Z"/>
              </w:rPr>
            </w:pPr>
            <w:ins w:id="17072" w:author="Thomas Dietz" w:date="2012-08-08T16:18:00Z">
              <w:r>
                <w:t xml:space="preserve">            is returned.</w:t>
              </w:r>
            </w:ins>
          </w:p>
          <w:p w14:paraId="63DA5180" w14:textId="77777777" w:rsidR="00D708FE" w:rsidRDefault="00D708FE" w:rsidP="00D708FE">
            <w:pPr>
              <w:pStyle w:val="XML1"/>
              <w:rPr>
                <w:ins w:id="17073" w:author="Thomas Dietz" w:date="2012-08-08T16:18:00Z"/>
              </w:rPr>
            </w:pPr>
            <w:ins w:id="17074" w:author="Thomas Dietz" w:date="2012-08-08T16:18:00Z">
              <w:r>
                <w:t xml:space="preserve">          &lt;/xs:documentation&gt;</w:t>
              </w:r>
            </w:ins>
          </w:p>
          <w:p w14:paraId="49757A0F" w14:textId="77777777" w:rsidR="00D708FE" w:rsidRDefault="00D708FE" w:rsidP="00D708FE">
            <w:pPr>
              <w:pStyle w:val="XML1"/>
              <w:rPr>
                <w:ins w:id="17075" w:author="Thomas Dietz" w:date="2012-08-08T16:18:00Z"/>
              </w:rPr>
            </w:pPr>
            <w:ins w:id="17076" w:author="Thomas Dietz" w:date="2012-08-08T16:18:00Z">
              <w:r>
                <w:t xml:space="preserve">        &lt;/xs:annotation&gt;</w:t>
              </w:r>
            </w:ins>
          </w:p>
          <w:p w14:paraId="3AD87421" w14:textId="77777777" w:rsidR="00D708FE" w:rsidRDefault="00D708FE" w:rsidP="00D708FE">
            <w:pPr>
              <w:pStyle w:val="XML1"/>
              <w:rPr>
                <w:ins w:id="17077" w:author="Thomas Dietz" w:date="2012-08-08T16:18:00Z"/>
              </w:rPr>
            </w:pPr>
            <w:ins w:id="17078" w:author="Thomas Dietz" w:date="2012-08-08T16:18:00Z">
              <w:r>
                <w:t xml:space="preserve">      &lt;/xs:element&gt;</w:t>
              </w:r>
            </w:ins>
          </w:p>
          <w:p w14:paraId="1CEBF84C" w14:textId="77777777" w:rsidR="00D708FE" w:rsidRDefault="00D708FE" w:rsidP="00D708FE">
            <w:pPr>
              <w:pStyle w:val="XML1"/>
              <w:rPr>
                <w:ins w:id="17079" w:author="Thomas Dietz" w:date="2012-08-08T16:18:00Z"/>
              </w:rPr>
            </w:pPr>
            <w:ins w:id="17080" w:author="Thomas Dietz" w:date="2012-08-08T16:18:00Z">
              <w:r>
                <w:t xml:space="preserve">      &lt;xs:element name="auto-negotiate"  type="xs:boolean"&gt;</w:t>
              </w:r>
            </w:ins>
          </w:p>
          <w:p w14:paraId="23A13B13" w14:textId="77777777" w:rsidR="00D708FE" w:rsidRDefault="00D708FE" w:rsidP="00D708FE">
            <w:pPr>
              <w:pStyle w:val="XML1"/>
              <w:rPr>
                <w:ins w:id="17081" w:author="Thomas Dietz" w:date="2012-08-08T16:18:00Z"/>
              </w:rPr>
            </w:pPr>
            <w:ins w:id="17082" w:author="Thomas Dietz" w:date="2012-08-08T16:18:00Z">
              <w:r>
                <w:t xml:space="preserve">        &lt;xs:annotation&gt;</w:t>
              </w:r>
            </w:ins>
          </w:p>
          <w:p w14:paraId="7B641BF8" w14:textId="77777777" w:rsidR="00D708FE" w:rsidRDefault="00D708FE" w:rsidP="00D708FE">
            <w:pPr>
              <w:pStyle w:val="XML1"/>
              <w:rPr>
                <w:ins w:id="17083" w:author="Thomas Dietz" w:date="2012-08-08T16:18:00Z"/>
              </w:rPr>
            </w:pPr>
            <w:ins w:id="17084" w:author="Thomas Dietz" w:date="2012-08-08T16:18:00Z">
              <w:r>
                <w:t xml:space="preserve">          &lt;xs:documentation&gt;</w:t>
              </w:r>
            </w:ins>
          </w:p>
          <w:p w14:paraId="4A91F1A7" w14:textId="77777777" w:rsidR="00D708FE" w:rsidRDefault="00D708FE" w:rsidP="00D708FE">
            <w:pPr>
              <w:pStyle w:val="XML1"/>
              <w:rPr>
                <w:ins w:id="17085" w:author="Thomas Dietz" w:date="2012-08-08T16:18:00Z"/>
              </w:rPr>
            </w:pPr>
            <w:ins w:id="17086" w:author="Thomas Dietz" w:date="2012-08-08T16:18:00Z">
              <w:r>
                <w:t xml:space="preserve">            Specifies if auto-negotiation of transmission</w:t>
              </w:r>
            </w:ins>
          </w:p>
          <w:p w14:paraId="5BF0778C" w14:textId="77777777" w:rsidR="00D708FE" w:rsidRDefault="00D708FE" w:rsidP="00D708FE">
            <w:pPr>
              <w:pStyle w:val="XML1"/>
              <w:rPr>
                <w:ins w:id="17087" w:author="Thomas Dietz" w:date="2012-08-08T16:18:00Z"/>
              </w:rPr>
            </w:pPr>
            <w:ins w:id="17088" w:author="Thomas Dietz" w:date="2012-08-08T16:18:00Z">
              <w:r>
                <w:t xml:space="preserve">            parameters is enabled for the port.</w:t>
              </w:r>
            </w:ins>
          </w:p>
          <w:p w14:paraId="33271492" w14:textId="77777777" w:rsidR="00D708FE" w:rsidRDefault="00D708FE" w:rsidP="00D708FE">
            <w:pPr>
              <w:pStyle w:val="XML1"/>
              <w:rPr>
                <w:ins w:id="17089" w:author="Thomas Dietz" w:date="2012-08-08T16:18:00Z"/>
              </w:rPr>
            </w:pPr>
          </w:p>
          <w:p w14:paraId="7D4CEF4A" w14:textId="77777777" w:rsidR="00D708FE" w:rsidRDefault="00D708FE" w:rsidP="00D708FE">
            <w:pPr>
              <w:pStyle w:val="XML1"/>
              <w:rPr>
                <w:ins w:id="17090" w:author="Thomas Dietz" w:date="2012-08-08T16:18:00Z"/>
              </w:rPr>
            </w:pPr>
            <w:ins w:id="17091" w:author="Thomas Dietz" w:date="2012-08-08T16:18:00Z">
              <w:r>
                <w:t xml:space="preserve">            This element is optional. If this element is not present it</w:t>
              </w:r>
            </w:ins>
          </w:p>
          <w:p w14:paraId="0B84EA50" w14:textId="77777777" w:rsidR="00D708FE" w:rsidRDefault="00D708FE" w:rsidP="00D708FE">
            <w:pPr>
              <w:pStyle w:val="XML1"/>
              <w:rPr>
                <w:ins w:id="17092" w:author="Thomas Dietz" w:date="2012-08-08T16:18:00Z"/>
              </w:rPr>
            </w:pPr>
            <w:ins w:id="17093" w:author="Thomas Dietz" w:date="2012-08-08T16:18:00Z">
              <w:r>
                <w:t xml:space="preserve">            defaults to 'true'.</w:t>
              </w:r>
            </w:ins>
          </w:p>
          <w:p w14:paraId="051DBF48" w14:textId="77777777" w:rsidR="00D708FE" w:rsidRDefault="00D708FE" w:rsidP="00D708FE">
            <w:pPr>
              <w:pStyle w:val="XML1"/>
              <w:rPr>
                <w:ins w:id="17094" w:author="Thomas Dietz" w:date="2012-08-08T16:18:00Z"/>
              </w:rPr>
            </w:pPr>
            <w:ins w:id="17095" w:author="Thomas Dietz" w:date="2012-08-08T16:18:00Z">
              <w:r>
                <w:t xml:space="preserve">          &lt;/xs:documentation&gt;</w:t>
              </w:r>
            </w:ins>
          </w:p>
          <w:p w14:paraId="613FD3D1" w14:textId="77777777" w:rsidR="00D708FE" w:rsidRDefault="00D708FE" w:rsidP="00D708FE">
            <w:pPr>
              <w:pStyle w:val="XML1"/>
              <w:rPr>
                <w:ins w:id="17096" w:author="Thomas Dietz" w:date="2012-08-08T16:18:00Z"/>
              </w:rPr>
            </w:pPr>
            <w:ins w:id="17097" w:author="Thomas Dietz" w:date="2012-08-08T16:18:00Z">
              <w:r>
                <w:t xml:space="preserve">        &lt;/xs:annotation&gt;</w:t>
              </w:r>
            </w:ins>
          </w:p>
          <w:p w14:paraId="68ADEEA3" w14:textId="77777777" w:rsidR="00D708FE" w:rsidRDefault="00D708FE" w:rsidP="00D708FE">
            <w:pPr>
              <w:pStyle w:val="XML1"/>
              <w:rPr>
                <w:ins w:id="17098" w:author="Thomas Dietz" w:date="2012-08-08T16:18:00Z"/>
              </w:rPr>
            </w:pPr>
            <w:ins w:id="17099" w:author="Thomas Dietz" w:date="2012-08-08T16:18:00Z">
              <w:r>
                <w:t xml:space="preserve">      &lt;/xs:element&gt;</w:t>
              </w:r>
            </w:ins>
          </w:p>
          <w:p w14:paraId="73A8CAC3" w14:textId="77777777" w:rsidR="00D708FE" w:rsidRDefault="00D708FE" w:rsidP="00D708FE">
            <w:pPr>
              <w:pStyle w:val="XML1"/>
              <w:rPr>
                <w:ins w:id="17100" w:author="Thomas Dietz" w:date="2012-08-08T16:18:00Z"/>
              </w:rPr>
            </w:pPr>
            <w:ins w:id="17101" w:author="Thomas Dietz" w:date="2012-08-08T16:18:00Z">
              <w:r>
                <w:t xml:space="preserve">      &lt;xs:element name="medium"&gt;</w:t>
              </w:r>
            </w:ins>
          </w:p>
          <w:p w14:paraId="2D779C18" w14:textId="77777777" w:rsidR="00D708FE" w:rsidRDefault="00D708FE" w:rsidP="00D708FE">
            <w:pPr>
              <w:pStyle w:val="XML1"/>
              <w:rPr>
                <w:ins w:id="17102" w:author="Thomas Dietz" w:date="2012-08-08T16:18:00Z"/>
              </w:rPr>
            </w:pPr>
            <w:ins w:id="17103" w:author="Thomas Dietz" w:date="2012-08-08T16:18:00Z">
              <w:r>
                <w:t xml:space="preserve">        &lt;xs:annotation&gt;</w:t>
              </w:r>
            </w:ins>
          </w:p>
          <w:p w14:paraId="60AC04EE" w14:textId="77777777" w:rsidR="00D708FE" w:rsidRDefault="00D708FE" w:rsidP="00D708FE">
            <w:pPr>
              <w:pStyle w:val="XML1"/>
              <w:rPr>
                <w:ins w:id="17104" w:author="Thomas Dietz" w:date="2012-08-08T16:18:00Z"/>
              </w:rPr>
            </w:pPr>
            <w:ins w:id="17105" w:author="Thomas Dietz" w:date="2012-08-08T16:18:00Z">
              <w:r>
                <w:t xml:space="preserve">          &lt;xs:documentation&gt;</w:t>
              </w:r>
            </w:ins>
          </w:p>
          <w:p w14:paraId="424611DA" w14:textId="77777777" w:rsidR="00D708FE" w:rsidRDefault="00D708FE" w:rsidP="00D708FE">
            <w:pPr>
              <w:pStyle w:val="XML1"/>
              <w:rPr>
                <w:ins w:id="17106" w:author="Thomas Dietz" w:date="2012-08-08T16:18:00Z"/>
              </w:rPr>
            </w:pPr>
            <w:ins w:id="17107" w:author="Thomas Dietz" w:date="2012-08-08T16:18:00Z">
              <w:r>
                <w:t xml:space="preserve">            The transmission medium used by the port.</w:t>
              </w:r>
            </w:ins>
          </w:p>
          <w:p w14:paraId="1527A78C" w14:textId="77777777" w:rsidR="00D708FE" w:rsidRDefault="00D708FE" w:rsidP="00D708FE">
            <w:pPr>
              <w:pStyle w:val="XML1"/>
              <w:rPr>
                <w:ins w:id="17108" w:author="Thomas Dietz" w:date="2012-08-08T16:18:00Z"/>
              </w:rPr>
            </w:pPr>
            <w:ins w:id="17109" w:author="Thomas Dietz" w:date="2012-08-08T16:18:00Z">
              <w:r>
                <w:t xml:space="preserve">            Multiple media are allowed.</w:t>
              </w:r>
            </w:ins>
          </w:p>
          <w:p w14:paraId="2D53670C" w14:textId="77777777" w:rsidR="00D708FE" w:rsidRDefault="00D708FE" w:rsidP="00D708FE">
            <w:pPr>
              <w:pStyle w:val="XML1"/>
              <w:rPr>
                <w:ins w:id="17110" w:author="Thomas Dietz" w:date="2012-08-08T16:18:00Z"/>
              </w:rPr>
            </w:pPr>
          </w:p>
          <w:p w14:paraId="73A5123F" w14:textId="77777777" w:rsidR="00D708FE" w:rsidRDefault="00D708FE" w:rsidP="00D708FE">
            <w:pPr>
              <w:pStyle w:val="XML1"/>
              <w:rPr>
                <w:ins w:id="17111" w:author="Thomas Dietz" w:date="2012-08-08T16:18:00Z"/>
              </w:rPr>
            </w:pPr>
            <w:ins w:id="17112" w:author="Thomas Dietz" w:date="2012-08-08T16:18:00Z">
              <w:r>
                <w:t xml:space="preserve">            At least one element MUST be present in the NETCONF data</w:t>
              </w:r>
            </w:ins>
          </w:p>
          <w:p w14:paraId="1EB9E164" w14:textId="77777777" w:rsidR="00D708FE" w:rsidRDefault="00D708FE" w:rsidP="00D708FE">
            <w:pPr>
              <w:pStyle w:val="XML1"/>
              <w:rPr>
                <w:ins w:id="17113" w:author="Thomas Dietz" w:date="2012-08-08T16:18:00Z"/>
              </w:rPr>
            </w:pPr>
            <w:ins w:id="17114" w:author="Thomas Dietz" w:date="2012-08-08T16:18:00Z">
              <w:r>
                <w:t xml:space="preserve">            store. If none of this elements is are present in a NETCONF</w:t>
              </w:r>
            </w:ins>
          </w:p>
          <w:p w14:paraId="5C087F62" w14:textId="77777777" w:rsidR="00D708FE" w:rsidRDefault="00D708FE" w:rsidP="00D708FE">
            <w:pPr>
              <w:pStyle w:val="XML1"/>
              <w:rPr>
                <w:ins w:id="17115" w:author="Thomas Dietz" w:date="2012-08-08T16:18:00Z"/>
              </w:rPr>
            </w:pPr>
            <w:ins w:id="17116" w:author="Thomas Dietz" w:date="2012-08-08T16:18:00Z">
              <w:r>
                <w:t xml:space="preserve">            &amp;lt;edit-config&amp;gt; operation 'create', 'merge' or 'replace' and</w:t>
              </w:r>
            </w:ins>
          </w:p>
          <w:p w14:paraId="4D0BCC6F" w14:textId="77777777" w:rsidR="00D708FE" w:rsidRDefault="00D708FE" w:rsidP="00D708FE">
            <w:pPr>
              <w:pStyle w:val="XML1"/>
              <w:rPr>
                <w:ins w:id="17117" w:author="Thomas Dietz" w:date="2012-08-08T16:18:00Z"/>
              </w:rPr>
            </w:pPr>
            <w:ins w:id="17118" w:author="Thomas Dietz" w:date="2012-08-08T16:18:00Z">
              <w:r>
                <w:t xml:space="preserve">            the parent element does not exist, a 'data-missing' error</w:t>
              </w:r>
            </w:ins>
          </w:p>
          <w:p w14:paraId="58AEA580" w14:textId="77777777" w:rsidR="00D708FE" w:rsidRDefault="00D708FE" w:rsidP="00D708FE">
            <w:pPr>
              <w:pStyle w:val="XML1"/>
              <w:rPr>
                <w:ins w:id="17119" w:author="Thomas Dietz" w:date="2012-08-08T16:18:00Z"/>
              </w:rPr>
            </w:pPr>
            <w:ins w:id="17120" w:author="Thomas Dietz" w:date="2012-08-08T16:18:00Z">
              <w:r>
                <w:t xml:space="preserve">            is returned.</w:t>
              </w:r>
            </w:ins>
          </w:p>
          <w:p w14:paraId="3F0FFDE9" w14:textId="77777777" w:rsidR="00D708FE" w:rsidRDefault="00D708FE" w:rsidP="00D708FE">
            <w:pPr>
              <w:pStyle w:val="XML1"/>
              <w:rPr>
                <w:ins w:id="17121" w:author="Thomas Dietz" w:date="2012-08-08T16:18:00Z"/>
              </w:rPr>
            </w:pPr>
            <w:ins w:id="17122" w:author="Thomas Dietz" w:date="2012-08-08T16:18:00Z">
              <w:r>
                <w:lastRenderedPageBreak/>
                <w:t xml:space="preserve">          &lt;/xs:documentation&gt;</w:t>
              </w:r>
            </w:ins>
          </w:p>
          <w:p w14:paraId="638CA863" w14:textId="77777777" w:rsidR="00D708FE" w:rsidRDefault="00D708FE" w:rsidP="00D708FE">
            <w:pPr>
              <w:pStyle w:val="XML1"/>
              <w:rPr>
                <w:ins w:id="17123" w:author="Thomas Dietz" w:date="2012-08-08T16:18:00Z"/>
              </w:rPr>
            </w:pPr>
            <w:ins w:id="17124" w:author="Thomas Dietz" w:date="2012-08-08T16:18:00Z">
              <w:r>
                <w:t xml:space="preserve">        &lt;/xs:annotation&gt;</w:t>
              </w:r>
            </w:ins>
          </w:p>
          <w:p w14:paraId="2624C884" w14:textId="77777777" w:rsidR="00D708FE" w:rsidRDefault="00D708FE" w:rsidP="00D708FE">
            <w:pPr>
              <w:pStyle w:val="XML1"/>
              <w:rPr>
                <w:ins w:id="17125" w:author="Thomas Dietz" w:date="2012-08-08T16:18:00Z"/>
              </w:rPr>
            </w:pPr>
            <w:ins w:id="17126" w:author="Thomas Dietz" w:date="2012-08-08T16:18:00Z">
              <w:r>
                <w:t xml:space="preserve">        &lt;xs:simpleType&gt;</w:t>
              </w:r>
            </w:ins>
          </w:p>
          <w:p w14:paraId="6C2D2EAA" w14:textId="77777777" w:rsidR="00D708FE" w:rsidRDefault="00D708FE" w:rsidP="00D708FE">
            <w:pPr>
              <w:pStyle w:val="XML1"/>
              <w:rPr>
                <w:ins w:id="17127" w:author="Thomas Dietz" w:date="2012-08-08T16:18:00Z"/>
              </w:rPr>
            </w:pPr>
            <w:ins w:id="17128" w:author="Thomas Dietz" w:date="2012-08-08T16:18:00Z">
              <w:r>
                <w:t xml:space="preserve">          &lt;xs:restriction base="xs:string"&gt;</w:t>
              </w:r>
            </w:ins>
          </w:p>
          <w:p w14:paraId="1C64313D" w14:textId="77777777" w:rsidR="00D708FE" w:rsidRDefault="00D708FE" w:rsidP="00D708FE">
            <w:pPr>
              <w:pStyle w:val="XML1"/>
              <w:rPr>
                <w:ins w:id="17129" w:author="Thomas Dietz" w:date="2012-08-08T16:18:00Z"/>
              </w:rPr>
            </w:pPr>
            <w:ins w:id="17130" w:author="Thomas Dietz" w:date="2012-08-08T16:18:00Z">
              <w:r>
                <w:t xml:space="preserve">            &lt;xs:enumeration value="copper"/&gt;</w:t>
              </w:r>
            </w:ins>
          </w:p>
          <w:p w14:paraId="4AC19FD7" w14:textId="77777777" w:rsidR="00D708FE" w:rsidRDefault="00D708FE" w:rsidP="00D708FE">
            <w:pPr>
              <w:pStyle w:val="XML1"/>
              <w:rPr>
                <w:ins w:id="17131" w:author="Thomas Dietz" w:date="2012-08-08T16:18:00Z"/>
              </w:rPr>
            </w:pPr>
            <w:ins w:id="17132" w:author="Thomas Dietz" w:date="2012-08-08T16:18:00Z">
              <w:r>
                <w:t xml:space="preserve">            &lt;xs:enumeration value="fiber"/&gt;</w:t>
              </w:r>
            </w:ins>
          </w:p>
          <w:p w14:paraId="011DDB2B" w14:textId="77777777" w:rsidR="00D708FE" w:rsidRDefault="00D708FE" w:rsidP="00D708FE">
            <w:pPr>
              <w:pStyle w:val="XML1"/>
              <w:rPr>
                <w:ins w:id="17133" w:author="Thomas Dietz" w:date="2012-08-08T16:18:00Z"/>
              </w:rPr>
            </w:pPr>
            <w:ins w:id="17134" w:author="Thomas Dietz" w:date="2012-08-08T16:18:00Z">
              <w:r>
                <w:t xml:space="preserve">          &lt;/xs:restriction&gt;</w:t>
              </w:r>
            </w:ins>
          </w:p>
          <w:p w14:paraId="716DAED9" w14:textId="77777777" w:rsidR="00D708FE" w:rsidRDefault="00D708FE" w:rsidP="00D708FE">
            <w:pPr>
              <w:pStyle w:val="XML1"/>
              <w:rPr>
                <w:ins w:id="17135" w:author="Thomas Dietz" w:date="2012-08-08T16:18:00Z"/>
              </w:rPr>
            </w:pPr>
            <w:ins w:id="17136" w:author="Thomas Dietz" w:date="2012-08-08T16:18:00Z">
              <w:r>
                <w:t xml:space="preserve">        &lt;/xs:simpleType&gt;</w:t>
              </w:r>
            </w:ins>
          </w:p>
          <w:p w14:paraId="17D9BDD0" w14:textId="77777777" w:rsidR="00D708FE" w:rsidRDefault="00D708FE" w:rsidP="00D708FE">
            <w:pPr>
              <w:pStyle w:val="XML1"/>
              <w:rPr>
                <w:ins w:id="17137" w:author="Thomas Dietz" w:date="2012-08-08T16:18:00Z"/>
              </w:rPr>
            </w:pPr>
            <w:ins w:id="17138" w:author="Thomas Dietz" w:date="2012-08-08T16:18:00Z">
              <w:r>
                <w:t xml:space="preserve">      &lt;/xs:element&gt;</w:t>
              </w:r>
            </w:ins>
          </w:p>
          <w:p w14:paraId="175380B3" w14:textId="77777777" w:rsidR="00D708FE" w:rsidRDefault="00D708FE" w:rsidP="00D708FE">
            <w:pPr>
              <w:pStyle w:val="XML1"/>
              <w:rPr>
                <w:ins w:id="17139" w:author="Thomas Dietz" w:date="2012-08-08T16:18:00Z"/>
              </w:rPr>
            </w:pPr>
            <w:ins w:id="17140" w:author="Thomas Dietz" w:date="2012-08-08T16:18:00Z">
              <w:r>
                <w:t xml:space="preserve">      &lt;xs:element name="pause"&gt;</w:t>
              </w:r>
            </w:ins>
          </w:p>
          <w:p w14:paraId="797D05FA" w14:textId="77777777" w:rsidR="00D708FE" w:rsidRDefault="00D708FE" w:rsidP="00D708FE">
            <w:pPr>
              <w:pStyle w:val="XML1"/>
              <w:rPr>
                <w:ins w:id="17141" w:author="Thomas Dietz" w:date="2012-08-08T16:18:00Z"/>
              </w:rPr>
            </w:pPr>
            <w:ins w:id="17142" w:author="Thomas Dietz" w:date="2012-08-08T16:18:00Z">
              <w:r>
                <w:t xml:space="preserve">        &lt;xs:annotation&gt;</w:t>
              </w:r>
            </w:ins>
          </w:p>
          <w:p w14:paraId="4C5B3571" w14:textId="77777777" w:rsidR="00D708FE" w:rsidRDefault="00D708FE" w:rsidP="00D708FE">
            <w:pPr>
              <w:pStyle w:val="XML1"/>
              <w:rPr>
                <w:ins w:id="17143" w:author="Thomas Dietz" w:date="2012-08-08T16:18:00Z"/>
              </w:rPr>
            </w:pPr>
            <w:ins w:id="17144" w:author="Thomas Dietz" w:date="2012-08-08T16:18:00Z">
              <w:r>
                <w:t xml:space="preserve">          &lt;xs:documentation&gt;</w:t>
              </w:r>
            </w:ins>
          </w:p>
          <w:p w14:paraId="621DFFFF" w14:textId="77777777" w:rsidR="00D708FE" w:rsidRDefault="00D708FE" w:rsidP="00D708FE">
            <w:pPr>
              <w:pStyle w:val="XML1"/>
              <w:rPr>
                <w:ins w:id="17145" w:author="Thomas Dietz" w:date="2012-08-08T16:18:00Z"/>
              </w:rPr>
            </w:pPr>
            <w:ins w:id="17146" w:author="Thomas Dietz" w:date="2012-08-08T16:18:00Z">
              <w:r>
                <w:t xml:space="preserve">            Specifies if pausing of transmission is</w:t>
              </w:r>
            </w:ins>
          </w:p>
          <w:p w14:paraId="33F2D292" w14:textId="77777777" w:rsidR="00D708FE" w:rsidRDefault="00D708FE" w:rsidP="00D708FE">
            <w:pPr>
              <w:pStyle w:val="XML1"/>
              <w:rPr>
                <w:ins w:id="17147" w:author="Thomas Dietz" w:date="2012-08-08T16:18:00Z"/>
              </w:rPr>
            </w:pPr>
            <w:ins w:id="17148" w:author="Thomas Dietz" w:date="2012-08-08T16:18:00Z">
              <w:r>
                <w:t xml:space="preserve">            supported at all and if yes if it is asymmetric or</w:t>
              </w:r>
            </w:ins>
          </w:p>
          <w:p w14:paraId="05850B53" w14:textId="77777777" w:rsidR="00D708FE" w:rsidRDefault="00D708FE" w:rsidP="00D708FE">
            <w:pPr>
              <w:pStyle w:val="XML1"/>
              <w:rPr>
                <w:ins w:id="17149" w:author="Thomas Dietz" w:date="2012-08-08T16:18:00Z"/>
              </w:rPr>
            </w:pPr>
            <w:ins w:id="17150" w:author="Thomas Dietz" w:date="2012-08-08T16:18:00Z">
              <w:r>
                <w:t xml:space="preserve">            symmetric.</w:t>
              </w:r>
            </w:ins>
          </w:p>
          <w:p w14:paraId="5C103249" w14:textId="77777777" w:rsidR="00D708FE" w:rsidRDefault="00D708FE" w:rsidP="00D708FE">
            <w:pPr>
              <w:pStyle w:val="XML1"/>
              <w:rPr>
                <w:ins w:id="17151" w:author="Thomas Dietz" w:date="2012-08-08T16:18:00Z"/>
              </w:rPr>
            </w:pPr>
          </w:p>
          <w:p w14:paraId="74661121" w14:textId="77777777" w:rsidR="00D708FE" w:rsidRDefault="00D708FE" w:rsidP="00D708FE">
            <w:pPr>
              <w:pStyle w:val="XML1"/>
              <w:rPr>
                <w:ins w:id="17152" w:author="Thomas Dietz" w:date="2012-08-08T16:18:00Z"/>
              </w:rPr>
            </w:pPr>
            <w:ins w:id="17153" w:author="Thomas Dietz" w:date="2012-08-08T16:18:00Z">
              <w:r>
                <w:t xml:space="preserve">            This element MUST be present in the NETCONF data store.</w:t>
              </w:r>
            </w:ins>
          </w:p>
          <w:p w14:paraId="0AAC0D70" w14:textId="77777777" w:rsidR="00D708FE" w:rsidRDefault="00D708FE" w:rsidP="00D708FE">
            <w:pPr>
              <w:pStyle w:val="XML1"/>
              <w:rPr>
                <w:ins w:id="17154" w:author="Thomas Dietz" w:date="2012-08-08T16:18:00Z"/>
              </w:rPr>
            </w:pPr>
            <w:ins w:id="17155" w:author="Thomas Dietz" w:date="2012-08-08T16:18:00Z">
              <w:r>
                <w:t xml:space="preserve">            If this element is not present in a NETCONF &amp;lt;edit-config&amp;gt;</w:t>
              </w:r>
            </w:ins>
          </w:p>
          <w:p w14:paraId="058C2B20" w14:textId="77777777" w:rsidR="00D708FE" w:rsidRDefault="00D708FE" w:rsidP="00D708FE">
            <w:pPr>
              <w:pStyle w:val="XML1"/>
              <w:rPr>
                <w:ins w:id="17156" w:author="Thomas Dietz" w:date="2012-08-08T16:18:00Z"/>
              </w:rPr>
            </w:pPr>
            <w:ins w:id="17157" w:author="Thomas Dietz" w:date="2012-08-08T16:18:00Z">
              <w:r>
                <w:t xml:space="preserve">            operation 'create', 'merge' or 'replace' and the parent</w:t>
              </w:r>
            </w:ins>
          </w:p>
          <w:p w14:paraId="6D5F2F42" w14:textId="77777777" w:rsidR="00D708FE" w:rsidRDefault="00D708FE" w:rsidP="00D708FE">
            <w:pPr>
              <w:pStyle w:val="XML1"/>
              <w:rPr>
                <w:ins w:id="17158" w:author="Thomas Dietz" w:date="2012-08-08T16:18:00Z"/>
              </w:rPr>
            </w:pPr>
            <w:ins w:id="17159" w:author="Thomas Dietz" w:date="2012-08-08T16:18:00Z">
              <w:r>
                <w:t xml:space="preserve">            element does not exist, a 'data-missing' error is</w:t>
              </w:r>
            </w:ins>
          </w:p>
          <w:p w14:paraId="77A4DF80" w14:textId="77777777" w:rsidR="00D708FE" w:rsidRDefault="00D708FE" w:rsidP="00D708FE">
            <w:pPr>
              <w:pStyle w:val="XML1"/>
              <w:rPr>
                <w:ins w:id="17160" w:author="Thomas Dietz" w:date="2012-08-08T16:18:00Z"/>
              </w:rPr>
            </w:pPr>
            <w:ins w:id="17161" w:author="Thomas Dietz" w:date="2012-08-08T16:18:00Z">
              <w:r>
                <w:t xml:space="preserve">            returned.</w:t>
              </w:r>
            </w:ins>
          </w:p>
          <w:p w14:paraId="0B1F1A54" w14:textId="77777777" w:rsidR="00D708FE" w:rsidRDefault="00D708FE" w:rsidP="00D708FE">
            <w:pPr>
              <w:pStyle w:val="XML1"/>
              <w:rPr>
                <w:ins w:id="17162" w:author="Thomas Dietz" w:date="2012-08-08T16:18:00Z"/>
              </w:rPr>
            </w:pPr>
            <w:ins w:id="17163" w:author="Thomas Dietz" w:date="2012-08-08T16:18:00Z">
              <w:r>
                <w:t xml:space="preserve">          &lt;/xs:documentation&gt;</w:t>
              </w:r>
            </w:ins>
          </w:p>
          <w:p w14:paraId="4341C07D" w14:textId="77777777" w:rsidR="00D708FE" w:rsidRDefault="00D708FE" w:rsidP="00D708FE">
            <w:pPr>
              <w:pStyle w:val="XML1"/>
              <w:rPr>
                <w:ins w:id="17164" w:author="Thomas Dietz" w:date="2012-08-08T16:18:00Z"/>
              </w:rPr>
            </w:pPr>
            <w:ins w:id="17165" w:author="Thomas Dietz" w:date="2012-08-08T16:18:00Z">
              <w:r>
                <w:t xml:space="preserve">        &lt;/xs:annotation&gt;</w:t>
              </w:r>
            </w:ins>
          </w:p>
          <w:p w14:paraId="4C82492F" w14:textId="77777777" w:rsidR="00D708FE" w:rsidRDefault="00D708FE" w:rsidP="00D708FE">
            <w:pPr>
              <w:pStyle w:val="XML1"/>
              <w:rPr>
                <w:ins w:id="17166" w:author="Thomas Dietz" w:date="2012-08-08T16:18:00Z"/>
              </w:rPr>
            </w:pPr>
            <w:ins w:id="17167" w:author="Thomas Dietz" w:date="2012-08-08T16:18:00Z">
              <w:r>
                <w:t xml:space="preserve">        &lt;xs:simpleType&gt;</w:t>
              </w:r>
            </w:ins>
          </w:p>
          <w:p w14:paraId="3D3E7EBE" w14:textId="77777777" w:rsidR="00D708FE" w:rsidRDefault="00D708FE" w:rsidP="00D708FE">
            <w:pPr>
              <w:pStyle w:val="XML1"/>
              <w:rPr>
                <w:ins w:id="17168" w:author="Thomas Dietz" w:date="2012-08-08T16:18:00Z"/>
              </w:rPr>
            </w:pPr>
            <w:ins w:id="17169" w:author="Thomas Dietz" w:date="2012-08-08T16:18:00Z">
              <w:r>
                <w:t xml:space="preserve">          &lt;xs:restriction base="xs:string"&gt;</w:t>
              </w:r>
            </w:ins>
          </w:p>
          <w:p w14:paraId="219123BB" w14:textId="77777777" w:rsidR="00D708FE" w:rsidRDefault="00D708FE" w:rsidP="00D708FE">
            <w:pPr>
              <w:pStyle w:val="XML1"/>
              <w:rPr>
                <w:ins w:id="17170" w:author="Thomas Dietz" w:date="2012-08-08T16:18:00Z"/>
              </w:rPr>
            </w:pPr>
            <w:ins w:id="17171" w:author="Thomas Dietz" w:date="2012-08-08T16:18:00Z">
              <w:r>
                <w:t xml:space="preserve">            &lt;xs:enumeration value="unsupported"/&gt;</w:t>
              </w:r>
            </w:ins>
          </w:p>
          <w:p w14:paraId="58147534" w14:textId="77777777" w:rsidR="00D708FE" w:rsidRDefault="00D708FE" w:rsidP="00D708FE">
            <w:pPr>
              <w:pStyle w:val="XML1"/>
              <w:rPr>
                <w:ins w:id="17172" w:author="Thomas Dietz" w:date="2012-08-08T16:18:00Z"/>
              </w:rPr>
            </w:pPr>
            <w:ins w:id="17173" w:author="Thomas Dietz" w:date="2012-08-08T16:18:00Z">
              <w:r>
                <w:t xml:space="preserve">            &lt;xs:enumeration value="symmetric"/&gt;</w:t>
              </w:r>
            </w:ins>
          </w:p>
          <w:p w14:paraId="23E1358B" w14:textId="77777777" w:rsidR="00D708FE" w:rsidRDefault="00D708FE" w:rsidP="00D708FE">
            <w:pPr>
              <w:pStyle w:val="XML1"/>
              <w:rPr>
                <w:ins w:id="17174" w:author="Thomas Dietz" w:date="2012-08-08T16:18:00Z"/>
              </w:rPr>
            </w:pPr>
            <w:ins w:id="17175" w:author="Thomas Dietz" w:date="2012-08-08T16:18:00Z">
              <w:r>
                <w:t xml:space="preserve">            &lt;xs:enumeration value="asymmetric"/&gt;</w:t>
              </w:r>
            </w:ins>
          </w:p>
          <w:p w14:paraId="11CFCD52" w14:textId="77777777" w:rsidR="00D708FE" w:rsidRDefault="00D708FE" w:rsidP="00D708FE">
            <w:pPr>
              <w:pStyle w:val="XML1"/>
              <w:rPr>
                <w:ins w:id="17176" w:author="Thomas Dietz" w:date="2012-08-08T16:18:00Z"/>
              </w:rPr>
            </w:pPr>
            <w:ins w:id="17177" w:author="Thomas Dietz" w:date="2012-08-08T16:18:00Z">
              <w:r>
                <w:t xml:space="preserve">          &lt;/xs:restriction&gt;</w:t>
              </w:r>
            </w:ins>
          </w:p>
          <w:p w14:paraId="6C0482A0" w14:textId="77777777" w:rsidR="00D708FE" w:rsidRDefault="00D708FE" w:rsidP="00D708FE">
            <w:pPr>
              <w:pStyle w:val="XML1"/>
              <w:rPr>
                <w:ins w:id="17178" w:author="Thomas Dietz" w:date="2012-08-08T16:18:00Z"/>
              </w:rPr>
            </w:pPr>
            <w:ins w:id="17179" w:author="Thomas Dietz" w:date="2012-08-08T16:18:00Z">
              <w:r>
                <w:t xml:space="preserve">        &lt;/xs:simpleType&gt;</w:t>
              </w:r>
            </w:ins>
          </w:p>
          <w:p w14:paraId="04142B0A" w14:textId="77777777" w:rsidR="00D708FE" w:rsidRDefault="00D708FE" w:rsidP="00D708FE">
            <w:pPr>
              <w:pStyle w:val="XML1"/>
              <w:rPr>
                <w:ins w:id="17180" w:author="Thomas Dietz" w:date="2012-08-08T16:18:00Z"/>
              </w:rPr>
            </w:pPr>
            <w:ins w:id="17181" w:author="Thomas Dietz" w:date="2012-08-08T16:18:00Z">
              <w:r>
                <w:t xml:space="preserve">      &lt;/xs:element&gt;</w:t>
              </w:r>
            </w:ins>
          </w:p>
          <w:p w14:paraId="14C3DC4D" w14:textId="77777777" w:rsidR="00D708FE" w:rsidRDefault="00D708FE" w:rsidP="00D708FE">
            <w:pPr>
              <w:pStyle w:val="XML1"/>
              <w:rPr>
                <w:ins w:id="17182" w:author="Thomas Dietz" w:date="2012-08-08T16:18:00Z"/>
              </w:rPr>
            </w:pPr>
            <w:ins w:id="17183" w:author="Thomas Dietz" w:date="2012-08-08T16:18:00Z">
              <w:r>
                <w:t xml:space="preserve">    &lt;/xs:sequence&gt;</w:t>
              </w:r>
            </w:ins>
          </w:p>
          <w:p w14:paraId="38E73C42" w14:textId="77777777" w:rsidR="00D708FE" w:rsidRDefault="00D708FE" w:rsidP="00D708FE">
            <w:pPr>
              <w:pStyle w:val="XML1"/>
              <w:rPr>
                <w:ins w:id="17184" w:author="Thomas Dietz" w:date="2012-08-08T16:18:00Z"/>
              </w:rPr>
            </w:pPr>
            <w:ins w:id="17185" w:author="Thomas Dietz" w:date="2012-08-08T16:18:00Z">
              <w:r>
                <w:t xml:space="preserve">  &lt;/xs:group&gt;</w:t>
              </w:r>
            </w:ins>
          </w:p>
          <w:p w14:paraId="19FF71FE" w14:textId="77777777" w:rsidR="00D708FE" w:rsidRDefault="00D708FE" w:rsidP="00D708FE">
            <w:pPr>
              <w:pStyle w:val="XML1"/>
              <w:rPr>
                <w:ins w:id="17186" w:author="Thomas Dietz" w:date="2012-08-08T16:18:00Z"/>
              </w:rPr>
            </w:pPr>
          </w:p>
          <w:p w14:paraId="77C4D1B8" w14:textId="77777777" w:rsidR="00D708FE" w:rsidRDefault="00D708FE" w:rsidP="00D708FE">
            <w:pPr>
              <w:pStyle w:val="XML1"/>
              <w:rPr>
                <w:ins w:id="17187" w:author="Thomas Dietz" w:date="2012-08-08T16:18:00Z"/>
              </w:rPr>
            </w:pPr>
            <w:ins w:id="17188" w:author="Thomas Dietz" w:date="2012-08-08T16:18:00Z">
              <w:r>
                <w:t xml:space="preserve">  &lt;xs:group name="DSAKeyValueType"&gt;</w:t>
              </w:r>
            </w:ins>
          </w:p>
          <w:p w14:paraId="54AE85BD" w14:textId="77777777" w:rsidR="00D708FE" w:rsidRDefault="00D708FE" w:rsidP="00D708FE">
            <w:pPr>
              <w:pStyle w:val="XML1"/>
              <w:rPr>
                <w:ins w:id="17189" w:author="Thomas Dietz" w:date="2012-08-08T16:18:00Z"/>
              </w:rPr>
            </w:pPr>
            <w:ins w:id="17190" w:author="Thomas Dietz" w:date="2012-08-08T16:18:00Z">
              <w:r>
                <w:t xml:space="preserve">    &lt;xs:annotation&gt;</w:t>
              </w:r>
            </w:ins>
          </w:p>
          <w:p w14:paraId="464D9447" w14:textId="77777777" w:rsidR="00D708FE" w:rsidRDefault="00D708FE" w:rsidP="00D708FE">
            <w:pPr>
              <w:pStyle w:val="XML1"/>
              <w:rPr>
                <w:ins w:id="17191" w:author="Thomas Dietz" w:date="2012-08-08T16:18:00Z"/>
              </w:rPr>
            </w:pPr>
            <w:ins w:id="17192" w:author="Thomas Dietz" w:date="2012-08-08T16:18:00Z">
              <w:r>
                <w:t xml:space="preserve">      &lt;xs:documentation&gt;</w:t>
              </w:r>
            </w:ins>
          </w:p>
          <w:p w14:paraId="293E41DC" w14:textId="77777777" w:rsidR="00D708FE" w:rsidRDefault="00D708FE" w:rsidP="00D708FE">
            <w:pPr>
              <w:pStyle w:val="XML1"/>
              <w:rPr>
                <w:ins w:id="17193" w:author="Thomas Dietz" w:date="2012-08-08T16:18:00Z"/>
              </w:rPr>
            </w:pPr>
            <w:ins w:id="17194" w:author="Thomas Dietz" w:date="2012-08-08T16:18:00Z">
              <w:r>
                <w:t xml:space="preserve">        DSA keys and the DSA signature algorithm are</w:t>
              </w:r>
            </w:ins>
          </w:p>
          <w:p w14:paraId="54715522" w14:textId="77777777" w:rsidR="00D708FE" w:rsidRDefault="00D708FE" w:rsidP="00D708FE">
            <w:pPr>
              <w:pStyle w:val="XML1"/>
              <w:rPr>
                <w:ins w:id="17195" w:author="Thomas Dietz" w:date="2012-08-08T16:18:00Z"/>
              </w:rPr>
            </w:pPr>
            <w:ins w:id="17196" w:author="Thomas Dietz" w:date="2012-08-08T16:18:00Z">
              <w:r>
                <w:t xml:space="preserve">        specified in 'FIPS PUB 186-2, Digital Signature Standard (DSS),</w:t>
              </w:r>
            </w:ins>
          </w:p>
          <w:p w14:paraId="1ADBECBE" w14:textId="77777777" w:rsidR="00D708FE" w:rsidRDefault="00D708FE" w:rsidP="00D708FE">
            <w:pPr>
              <w:pStyle w:val="XML1"/>
              <w:rPr>
                <w:ins w:id="17197" w:author="Thomas Dietz" w:date="2012-08-08T16:18:00Z"/>
              </w:rPr>
            </w:pPr>
            <w:ins w:id="17198" w:author="Thomas Dietz" w:date="2012-08-08T16:18:00Z">
              <w:r>
                <w:t xml:space="preserve">        U.S. Department of Commerce/National Institute of Standards and</w:t>
              </w:r>
            </w:ins>
          </w:p>
          <w:p w14:paraId="02160460" w14:textId="77777777" w:rsidR="00D708FE" w:rsidRDefault="00D708FE" w:rsidP="00D708FE">
            <w:pPr>
              <w:pStyle w:val="XML1"/>
              <w:rPr>
                <w:ins w:id="17199" w:author="Thomas Dietz" w:date="2012-08-08T16:18:00Z"/>
              </w:rPr>
            </w:pPr>
            <w:ins w:id="17200" w:author="Thomas Dietz" w:date="2012-08-08T16:18:00Z">
              <w:r>
                <w:t xml:space="preserve">        Technology,</w:t>
              </w:r>
            </w:ins>
          </w:p>
          <w:p w14:paraId="21B29811" w14:textId="77777777" w:rsidR="00D708FE" w:rsidRDefault="00D708FE" w:rsidP="00D708FE">
            <w:pPr>
              <w:pStyle w:val="XML1"/>
              <w:rPr>
                <w:ins w:id="17201" w:author="Thomas Dietz" w:date="2012-08-08T16:18:00Z"/>
              </w:rPr>
            </w:pPr>
            <w:ins w:id="17202" w:author="Thomas Dietz" w:date="2012-08-08T16:18:00Z">
              <w:r>
                <w:t xml:space="preserve">        http://csrc.nist.gov/publications/fips/fips186-2/fips186-2.pdf'.</w:t>
              </w:r>
            </w:ins>
          </w:p>
          <w:p w14:paraId="5B8078B4" w14:textId="77777777" w:rsidR="00D708FE" w:rsidRDefault="00D708FE" w:rsidP="00D708FE">
            <w:pPr>
              <w:pStyle w:val="XML1"/>
              <w:rPr>
                <w:ins w:id="17203" w:author="Thomas Dietz" w:date="2012-08-08T16:18:00Z"/>
              </w:rPr>
            </w:pPr>
            <w:ins w:id="17204" w:author="Thomas Dietz" w:date="2012-08-08T16:18:00Z">
              <w:r>
                <w:t xml:space="preserve">        DSA public key values can have the following fields:</w:t>
              </w:r>
            </w:ins>
          </w:p>
          <w:p w14:paraId="6AA36888" w14:textId="77777777" w:rsidR="00D708FE" w:rsidRDefault="00D708FE" w:rsidP="00D708FE">
            <w:pPr>
              <w:pStyle w:val="XML1"/>
              <w:rPr>
                <w:ins w:id="17205" w:author="Thomas Dietz" w:date="2012-08-08T16:18:00Z"/>
              </w:rPr>
            </w:pPr>
          </w:p>
          <w:p w14:paraId="19EE0CC4" w14:textId="77777777" w:rsidR="00D708FE" w:rsidRDefault="00D708FE" w:rsidP="00D708FE">
            <w:pPr>
              <w:pStyle w:val="XML1"/>
              <w:rPr>
                <w:ins w:id="17206" w:author="Thomas Dietz" w:date="2012-08-08T16:18:00Z"/>
              </w:rPr>
            </w:pPr>
            <w:ins w:id="17207" w:author="Thomas Dietz" w:date="2012-08-08T16:18:00Z">
              <w:r>
                <w:t xml:space="preserve">        P</w:t>
              </w:r>
            </w:ins>
          </w:p>
          <w:p w14:paraId="5C6C6922" w14:textId="77777777" w:rsidR="00D708FE" w:rsidRDefault="00D708FE" w:rsidP="00D708FE">
            <w:pPr>
              <w:pStyle w:val="XML1"/>
              <w:rPr>
                <w:ins w:id="17208" w:author="Thomas Dietz" w:date="2012-08-08T16:18:00Z"/>
              </w:rPr>
            </w:pPr>
            <w:ins w:id="17209" w:author="Thomas Dietz" w:date="2012-08-08T16:18:00Z">
              <w:r>
                <w:t xml:space="preserve">        a prime modulus meeting the requirements of the standard</w:t>
              </w:r>
            </w:ins>
          </w:p>
          <w:p w14:paraId="460A2474" w14:textId="77777777" w:rsidR="00D708FE" w:rsidRDefault="00D708FE" w:rsidP="00D708FE">
            <w:pPr>
              <w:pStyle w:val="XML1"/>
              <w:rPr>
                <w:ins w:id="17210" w:author="Thomas Dietz" w:date="2012-08-08T16:18:00Z"/>
              </w:rPr>
            </w:pPr>
            <w:ins w:id="17211" w:author="Thomas Dietz" w:date="2012-08-08T16:18:00Z">
              <w:r>
                <w:t xml:space="preserve">        above</w:t>
              </w:r>
            </w:ins>
          </w:p>
          <w:p w14:paraId="0E254D96" w14:textId="77777777" w:rsidR="00D708FE" w:rsidRDefault="00D708FE" w:rsidP="00D708FE">
            <w:pPr>
              <w:pStyle w:val="XML1"/>
              <w:rPr>
                <w:ins w:id="17212" w:author="Thomas Dietz" w:date="2012-08-08T16:18:00Z"/>
              </w:rPr>
            </w:pPr>
            <w:ins w:id="17213" w:author="Thomas Dietz" w:date="2012-08-08T16:18:00Z">
              <w:r>
                <w:t xml:space="preserve">        Q</w:t>
              </w:r>
            </w:ins>
          </w:p>
          <w:p w14:paraId="481E25FE" w14:textId="77777777" w:rsidR="00D708FE" w:rsidRDefault="00D708FE" w:rsidP="00D708FE">
            <w:pPr>
              <w:pStyle w:val="XML1"/>
              <w:rPr>
                <w:ins w:id="17214" w:author="Thomas Dietz" w:date="2012-08-08T16:18:00Z"/>
              </w:rPr>
            </w:pPr>
            <w:ins w:id="17215" w:author="Thomas Dietz" w:date="2012-08-08T16:18:00Z">
              <w:r>
                <w:t xml:space="preserve">        an integer in the range 2**159 &amp;lt; Q &amp;lt; 2**160 which is a</w:t>
              </w:r>
            </w:ins>
          </w:p>
          <w:p w14:paraId="47A46B72" w14:textId="77777777" w:rsidR="00D708FE" w:rsidRDefault="00D708FE" w:rsidP="00D708FE">
            <w:pPr>
              <w:pStyle w:val="XML1"/>
              <w:rPr>
                <w:ins w:id="17216" w:author="Thomas Dietz" w:date="2012-08-08T16:18:00Z"/>
              </w:rPr>
            </w:pPr>
            <w:ins w:id="17217" w:author="Thomas Dietz" w:date="2012-08-08T16:18:00Z">
              <w:r>
                <w:t xml:space="preserve">        prime divisor of P-1</w:t>
              </w:r>
            </w:ins>
          </w:p>
          <w:p w14:paraId="09BADD05" w14:textId="77777777" w:rsidR="00D708FE" w:rsidRDefault="00D708FE" w:rsidP="00D708FE">
            <w:pPr>
              <w:pStyle w:val="XML1"/>
              <w:rPr>
                <w:ins w:id="17218" w:author="Thomas Dietz" w:date="2012-08-08T16:18:00Z"/>
              </w:rPr>
            </w:pPr>
            <w:ins w:id="17219" w:author="Thomas Dietz" w:date="2012-08-08T16:18:00Z">
              <w:r>
                <w:t xml:space="preserve">        G</w:t>
              </w:r>
            </w:ins>
          </w:p>
          <w:p w14:paraId="60BDABCE" w14:textId="77777777" w:rsidR="00D708FE" w:rsidRDefault="00D708FE" w:rsidP="00D708FE">
            <w:pPr>
              <w:pStyle w:val="XML1"/>
              <w:rPr>
                <w:ins w:id="17220" w:author="Thomas Dietz" w:date="2012-08-08T16:18:00Z"/>
              </w:rPr>
            </w:pPr>
            <w:ins w:id="17221" w:author="Thomas Dietz" w:date="2012-08-08T16:18:00Z">
              <w:r>
                <w:t xml:space="preserve">        an integer with certain properties with respect to P and Q</w:t>
              </w:r>
            </w:ins>
          </w:p>
          <w:p w14:paraId="6774F75E" w14:textId="77777777" w:rsidR="00D708FE" w:rsidRDefault="00D708FE" w:rsidP="00D708FE">
            <w:pPr>
              <w:pStyle w:val="XML1"/>
              <w:rPr>
                <w:ins w:id="17222" w:author="Thomas Dietz" w:date="2012-08-08T16:18:00Z"/>
              </w:rPr>
            </w:pPr>
            <w:ins w:id="17223" w:author="Thomas Dietz" w:date="2012-08-08T16:18:00Z">
              <w:r>
                <w:t xml:space="preserve">        J</w:t>
              </w:r>
            </w:ins>
          </w:p>
          <w:p w14:paraId="0D42C2D1" w14:textId="77777777" w:rsidR="00D708FE" w:rsidRDefault="00D708FE" w:rsidP="00D708FE">
            <w:pPr>
              <w:pStyle w:val="XML1"/>
              <w:rPr>
                <w:ins w:id="17224" w:author="Thomas Dietz" w:date="2012-08-08T16:18:00Z"/>
              </w:rPr>
            </w:pPr>
            <w:ins w:id="17225" w:author="Thomas Dietz" w:date="2012-08-08T16:18:00Z">
              <w:r>
                <w:t xml:space="preserve">        (P - 1) / Q</w:t>
              </w:r>
            </w:ins>
          </w:p>
          <w:p w14:paraId="55389475" w14:textId="77777777" w:rsidR="00D708FE" w:rsidRDefault="00D708FE" w:rsidP="00D708FE">
            <w:pPr>
              <w:pStyle w:val="XML1"/>
              <w:rPr>
                <w:ins w:id="17226" w:author="Thomas Dietz" w:date="2012-08-08T16:18:00Z"/>
              </w:rPr>
            </w:pPr>
            <w:ins w:id="17227" w:author="Thomas Dietz" w:date="2012-08-08T16:18:00Z">
              <w:r>
                <w:t xml:space="preserve">        Y</w:t>
              </w:r>
            </w:ins>
          </w:p>
          <w:p w14:paraId="76A41FBF" w14:textId="77777777" w:rsidR="00D708FE" w:rsidRDefault="00D708FE" w:rsidP="00D708FE">
            <w:pPr>
              <w:pStyle w:val="XML1"/>
              <w:rPr>
                <w:ins w:id="17228" w:author="Thomas Dietz" w:date="2012-08-08T16:18:00Z"/>
              </w:rPr>
            </w:pPr>
            <w:ins w:id="17229" w:author="Thomas Dietz" w:date="2012-08-08T16:18:00Z">
              <w:r>
                <w:t xml:space="preserve">        G**X mod P (where X is part of the private key and not made</w:t>
              </w:r>
            </w:ins>
          </w:p>
          <w:p w14:paraId="1162DB06" w14:textId="77777777" w:rsidR="00D708FE" w:rsidRDefault="00D708FE" w:rsidP="00D708FE">
            <w:pPr>
              <w:pStyle w:val="XML1"/>
              <w:rPr>
                <w:ins w:id="17230" w:author="Thomas Dietz" w:date="2012-08-08T16:18:00Z"/>
              </w:rPr>
            </w:pPr>
            <w:ins w:id="17231" w:author="Thomas Dietz" w:date="2012-08-08T16:18:00Z">
              <w:r>
                <w:lastRenderedPageBreak/>
                <w:t xml:space="preserve">        public)</w:t>
              </w:r>
            </w:ins>
          </w:p>
          <w:p w14:paraId="18793998" w14:textId="77777777" w:rsidR="00D708FE" w:rsidRDefault="00D708FE" w:rsidP="00D708FE">
            <w:pPr>
              <w:pStyle w:val="XML1"/>
              <w:rPr>
                <w:ins w:id="17232" w:author="Thomas Dietz" w:date="2012-08-08T16:18:00Z"/>
              </w:rPr>
            </w:pPr>
            <w:ins w:id="17233" w:author="Thomas Dietz" w:date="2012-08-08T16:18:00Z">
              <w:r>
                <w:t xml:space="preserve">        seed</w:t>
              </w:r>
            </w:ins>
          </w:p>
          <w:p w14:paraId="7DA32979" w14:textId="77777777" w:rsidR="00D708FE" w:rsidRDefault="00D708FE" w:rsidP="00D708FE">
            <w:pPr>
              <w:pStyle w:val="XML1"/>
              <w:rPr>
                <w:ins w:id="17234" w:author="Thomas Dietz" w:date="2012-08-08T16:18:00Z"/>
              </w:rPr>
            </w:pPr>
            <w:ins w:id="17235" w:author="Thomas Dietz" w:date="2012-08-08T16:18:00Z">
              <w:r>
                <w:t xml:space="preserve">        a DSA prime generation seed</w:t>
              </w:r>
            </w:ins>
          </w:p>
          <w:p w14:paraId="777AFC11" w14:textId="77777777" w:rsidR="00D708FE" w:rsidRDefault="00D708FE" w:rsidP="00D708FE">
            <w:pPr>
              <w:pStyle w:val="XML1"/>
              <w:rPr>
                <w:ins w:id="17236" w:author="Thomas Dietz" w:date="2012-08-08T16:18:00Z"/>
              </w:rPr>
            </w:pPr>
            <w:ins w:id="17237" w:author="Thomas Dietz" w:date="2012-08-08T16:18:00Z">
              <w:r>
                <w:t xml:space="preserve">        pgenCounter</w:t>
              </w:r>
            </w:ins>
          </w:p>
          <w:p w14:paraId="442514C8" w14:textId="77777777" w:rsidR="00D708FE" w:rsidRDefault="00D708FE" w:rsidP="00D708FE">
            <w:pPr>
              <w:pStyle w:val="XML1"/>
              <w:rPr>
                <w:ins w:id="17238" w:author="Thomas Dietz" w:date="2012-08-08T16:18:00Z"/>
              </w:rPr>
            </w:pPr>
            <w:ins w:id="17239" w:author="Thomas Dietz" w:date="2012-08-08T16:18:00Z">
              <w:r>
                <w:t xml:space="preserve">        a DSA prime generation counter</w:t>
              </w:r>
            </w:ins>
          </w:p>
          <w:p w14:paraId="5D9B1931" w14:textId="77777777" w:rsidR="00D708FE" w:rsidRDefault="00D708FE" w:rsidP="00D708FE">
            <w:pPr>
              <w:pStyle w:val="XML1"/>
              <w:rPr>
                <w:ins w:id="17240" w:author="Thomas Dietz" w:date="2012-08-08T16:18:00Z"/>
              </w:rPr>
            </w:pPr>
          </w:p>
          <w:p w14:paraId="22225328" w14:textId="77777777" w:rsidR="00D708FE" w:rsidRDefault="00D708FE" w:rsidP="00D708FE">
            <w:pPr>
              <w:pStyle w:val="XML1"/>
              <w:rPr>
                <w:ins w:id="17241" w:author="Thomas Dietz" w:date="2012-08-08T16:18:00Z"/>
              </w:rPr>
            </w:pPr>
            <w:ins w:id="17242" w:author="Thomas Dietz" w:date="2012-08-08T16:18:00Z">
              <w:r>
                <w:t xml:space="preserve">        Parameter J is avilable for inclusion solely for efficiency as</w:t>
              </w:r>
            </w:ins>
          </w:p>
          <w:p w14:paraId="19DCDDA8" w14:textId="77777777" w:rsidR="00D708FE" w:rsidRDefault="00D708FE" w:rsidP="00D708FE">
            <w:pPr>
              <w:pStyle w:val="XML1"/>
              <w:rPr>
                <w:ins w:id="17243" w:author="Thomas Dietz" w:date="2012-08-08T16:18:00Z"/>
              </w:rPr>
            </w:pPr>
            <w:ins w:id="17244" w:author="Thomas Dietz" w:date="2012-08-08T16:18:00Z">
              <w:r>
                <w:t xml:space="preserve">        it is calculatable from P and Q. Parameters seed and</w:t>
              </w:r>
            </w:ins>
          </w:p>
          <w:p w14:paraId="49302B61" w14:textId="77777777" w:rsidR="00D708FE" w:rsidRDefault="00D708FE" w:rsidP="00D708FE">
            <w:pPr>
              <w:pStyle w:val="XML1"/>
              <w:rPr>
                <w:ins w:id="17245" w:author="Thomas Dietz" w:date="2012-08-08T16:18:00Z"/>
              </w:rPr>
            </w:pPr>
            <w:ins w:id="17246" w:author="Thomas Dietz" w:date="2012-08-08T16:18:00Z">
              <w:r>
                <w:t xml:space="preserve">        pgenCounter are used in the DSA prime number generation</w:t>
              </w:r>
            </w:ins>
          </w:p>
          <w:p w14:paraId="57FD0EAA" w14:textId="77777777" w:rsidR="00D708FE" w:rsidRDefault="00D708FE" w:rsidP="00D708FE">
            <w:pPr>
              <w:pStyle w:val="XML1"/>
              <w:rPr>
                <w:ins w:id="17247" w:author="Thomas Dietz" w:date="2012-08-08T16:18:00Z"/>
              </w:rPr>
            </w:pPr>
            <w:ins w:id="17248" w:author="Thomas Dietz" w:date="2012-08-08T16:18:00Z">
              <w:r>
                <w:t xml:space="preserve">        algorithm specified in the above standard. As such, they are</w:t>
              </w:r>
            </w:ins>
          </w:p>
          <w:p w14:paraId="22287536" w14:textId="77777777" w:rsidR="00D708FE" w:rsidRDefault="00D708FE" w:rsidP="00D708FE">
            <w:pPr>
              <w:pStyle w:val="XML1"/>
              <w:rPr>
                <w:ins w:id="17249" w:author="Thomas Dietz" w:date="2012-08-08T16:18:00Z"/>
              </w:rPr>
            </w:pPr>
            <w:ins w:id="17250" w:author="Thomas Dietz" w:date="2012-08-08T16:18:00Z">
              <w:r>
                <w:t xml:space="preserve">        optional but MUST either both be present or both be absent.</w:t>
              </w:r>
            </w:ins>
          </w:p>
          <w:p w14:paraId="05257036" w14:textId="77777777" w:rsidR="00D708FE" w:rsidRDefault="00D708FE" w:rsidP="00D708FE">
            <w:pPr>
              <w:pStyle w:val="XML1"/>
              <w:rPr>
                <w:ins w:id="17251" w:author="Thomas Dietz" w:date="2012-08-08T16:18:00Z"/>
              </w:rPr>
            </w:pPr>
            <w:ins w:id="17252" w:author="Thomas Dietz" w:date="2012-08-08T16:18:00Z">
              <w:r>
                <w:t xml:space="preserve">        This prime generation algorithm is designed to provide</w:t>
              </w:r>
            </w:ins>
          </w:p>
          <w:p w14:paraId="084E880F" w14:textId="77777777" w:rsidR="00D708FE" w:rsidRDefault="00D708FE" w:rsidP="00D708FE">
            <w:pPr>
              <w:pStyle w:val="XML1"/>
              <w:rPr>
                <w:ins w:id="17253" w:author="Thomas Dietz" w:date="2012-08-08T16:18:00Z"/>
              </w:rPr>
            </w:pPr>
            <w:ins w:id="17254" w:author="Thomas Dietz" w:date="2012-08-08T16:18:00Z">
              <w:r>
                <w:t xml:space="preserve">        assurance that a weak prime is not being used and it yields a P</w:t>
              </w:r>
            </w:ins>
          </w:p>
          <w:p w14:paraId="47C66304" w14:textId="77777777" w:rsidR="00D708FE" w:rsidRDefault="00D708FE" w:rsidP="00D708FE">
            <w:pPr>
              <w:pStyle w:val="XML1"/>
              <w:rPr>
                <w:ins w:id="17255" w:author="Thomas Dietz" w:date="2012-08-08T16:18:00Z"/>
              </w:rPr>
            </w:pPr>
            <w:ins w:id="17256" w:author="Thomas Dietz" w:date="2012-08-08T16:18:00Z">
              <w:r>
                <w:t xml:space="preserve">        and Q value. Parameters P, Q, and G can be public and common to</w:t>
              </w:r>
            </w:ins>
          </w:p>
          <w:p w14:paraId="20D179CE" w14:textId="77777777" w:rsidR="00D708FE" w:rsidRDefault="00D708FE" w:rsidP="00D708FE">
            <w:pPr>
              <w:pStyle w:val="XML1"/>
              <w:rPr>
                <w:ins w:id="17257" w:author="Thomas Dietz" w:date="2012-08-08T16:18:00Z"/>
              </w:rPr>
            </w:pPr>
            <w:ins w:id="17258" w:author="Thomas Dietz" w:date="2012-08-08T16:18:00Z">
              <w:r>
                <w:t xml:space="preserve">        a group of users. They might be known from application context.</w:t>
              </w:r>
            </w:ins>
          </w:p>
          <w:p w14:paraId="1F3A9626" w14:textId="77777777" w:rsidR="00D708FE" w:rsidRDefault="00D708FE" w:rsidP="00D708FE">
            <w:pPr>
              <w:pStyle w:val="XML1"/>
              <w:rPr>
                <w:ins w:id="17259" w:author="Thomas Dietz" w:date="2012-08-08T16:18:00Z"/>
              </w:rPr>
            </w:pPr>
            <w:ins w:id="17260" w:author="Thomas Dietz" w:date="2012-08-08T16:18:00Z">
              <w:r>
                <w:t xml:space="preserve">        As such, they are optional but P and Q MUST either both appear</w:t>
              </w:r>
            </w:ins>
          </w:p>
          <w:p w14:paraId="259F0021" w14:textId="77777777" w:rsidR="00D708FE" w:rsidRDefault="00D708FE" w:rsidP="00D708FE">
            <w:pPr>
              <w:pStyle w:val="XML1"/>
              <w:rPr>
                <w:ins w:id="17261" w:author="Thomas Dietz" w:date="2012-08-08T16:18:00Z"/>
              </w:rPr>
            </w:pPr>
            <w:ins w:id="17262" w:author="Thomas Dietz" w:date="2012-08-08T16:18:00Z">
              <w:r>
                <w:t xml:space="preserve">        or both be absent. If all of P, Q, seed, and pgenCounter are</w:t>
              </w:r>
            </w:ins>
          </w:p>
          <w:p w14:paraId="5FD4C109" w14:textId="77777777" w:rsidR="00D708FE" w:rsidRDefault="00D708FE" w:rsidP="00D708FE">
            <w:pPr>
              <w:pStyle w:val="XML1"/>
              <w:rPr>
                <w:ins w:id="17263" w:author="Thomas Dietz" w:date="2012-08-08T16:18:00Z"/>
              </w:rPr>
            </w:pPr>
            <w:ins w:id="17264" w:author="Thomas Dietz" w:date="2012-08-08T16:18:00Z">
              <w:r>
                <w:t xml:space="preserve">        present, implementations are not required to check if they are</w:t>
              </w:r>
            </w:ins>
          </w:p>
          <w:p w14:paraId="7FFE684F" w14:textId="77777777" w:rsidR="00D708FE" w:rsidRDefault="00D708FE" w:rsidP="00D708FE">
            <w:pPr>
              <w:pStyle w:val="XML1"/>
              <w:rPr>
                <w:ins w:id="17265" w:author="Thomas Dietz" w:date="2012-08-08T16:18:00Z"/>
              </w:rPr>
            </w:pPr>
            <w:ins w:id="17266" w:author="Thomas Dietz" w:date="2012-08-08T16:18:00Z">
              <w:r>
                <w:t xml:space="preserve">        consistent and are free to use either P and Q or seed and</w:t>
              </w:r>
            </w:ins>
          </w:p>
          <w:p w14:paraId="5DF48A12" w14:textId="77777777" w:rsidR="00D708FE" w:rsidRDefault="00D708FE" w:rsidP="00D708FE">
            <w:pPr>
              <w:pStyle w:val="XML1"/>
              <w:rPr>
                <w:ins w:id="17267" w:author="Thomas Dietz" w:date="2012-08-08T16:18:00Z"/>
              </w:rPr>
            </w:pPr>
            <w:ins w:id="17268" w:author="Thomas Dietz" w:date="2012-08-08T16:18:00Z">
              <w:r>
                <w:t xml:space="preserve">        pgenCounter. All parameters are encoded as base64 values.</w:t>
              </w:r>
            </w:ins>
          </w:p>
          <w:p w14:paraId="0961B99F" w14:textId="77777777" w:rsidR="00D708FE" w:rsidRDefault="00D708FE" w:rsidP="00D708FE">
            <w:pPr>
              <w:pStyle w:val="XML1"/>
              <w:rPr>
                <w:ins w:id="17269" w:author="Thomas Dietz" w:date="2012-08-08T16:18:00Z"/>
              </w:rPr>
            </w:pPr>
            <w:ins w:id="17270" w:author="Thomas Dietz" w:date="2012-08-08T16:18:00Z">
              <w:r>
                <w:t xml:space="preserve">      &lt;/xs:documentation&gt;</w:t>
              </w:r>
            </w:ins>
          </w:p>
          <w:p w14:paraId="051ABD84" w14:textId="77777777" w:rsidR="00D708FE" w:rsidRDefault="00D708FE" w:rsidP="00D708FE">
            <w:pPr>
              <w:pStyle w:val="XML1"/>
              <w:rPr>
                <w:ins w:id="17271" w:author="Thomas Dietz" w:date="2012-08-08T16:18:00Z"/>
              </w:rPr>
            </w:pPr>
            <w:ins w:id="17272" w:author="Thomas Dietz" w:date="2012-08-08T16:18:00Z">
              <w:r>
                <w:t xml:space="preserve">    &lt;/xs:annotation&gt;</w:t>
              </w:r>
            </w:ins>
          </w:p>
          <w:p w14:paraId="6DE51FA2" w14:textId="77777777" w:rsidR="00D708FE" w:rsidRDefault="00D708FE" w:rsidP="00D708FE">
            <w:pPr>
              <w:pStyle w:val="XML1"/>
              <w:rPr>
                <w:ins w:id="17273" w:author="Thomas Dietz" w:date="2012-08-08T16:18:00Z"/>
              </w:rPr>
            </w:pPr>
          </w:p>
          <w:p w14:paraId="09FB69EA" w14:textId="77777777" w:rsidR="00D708FE" w:rsidRDefault="00D708FE" w:rsidP="00D708FE">
            <w:pPr>
              <w:pStyle w:val="XML1"/>
              <w:rPr>
                <w:ins w:id="17274" w:author="Thomas Dietz" w:date="2012-08-08T16:18:00Z"/>
              </w:rPr>
            </w:pPr>
            <w:ins w:id="17275" w:author="Thomas Dietz" w:date="2012-08-08T16:18:00Z">
              <w:r>
                <w:t xml:space="preserve">    &lt;xs:sequence&gt;</w:t>
              </w:r>
            </w:ins>
          </w:p>
          <w:p w14:paraId="0D1AE43E" w14:textId="77777777" w:rsidR="00D708FE" w:rsidRDefault="00D708FE" w:rsidP="00D708FE">
            <w:pPr>
              <w:pStyle w:val="XML1"/>
              <w:rPr>
                <w:ins w:id="17276" w:author="Thomas Dietz" w:date="2012-08-08T16:18:00Z"/>
              </w:rPr>
            </w:pPr>
            <w:ins w:id="17277" w:author="Thomas Dietz" w:date="2012-08-08T16:18:00Z">
              <w:r>
                <w:t xml:space="preserve">      &lt;xs:element name="P"  type="xs:base64Binary"&gt;</w:t>
              </w:r>
            </w:ins>
          </w:p>
          <w:p w14:paraId="5BB2D4C5" w14:textId="77777777" w:rsidR="00D708FE" w:rsidRDefault="00D708FE" w:rsidP="00D708FE">
            <w:pPr>
              <w:pStyle w:val="XML1"/>
              <w:rPr>
                <w:ins w:id="17278" w:author="Thomas Dietz" w:date="2012-08-08T16:18:00Z"/>
              </w:rPr>
            </w:pPr>
            <w:ins w:id="17279" w:author="Thomas Dietz" w:date="2012-08-08T16:18:00Z">
              <w:r>
                <w:t xml:space="preserve">        &lt;xs:annotation&gt;</w:t>
              </w:r>
            </w:ins>
          </w:p>
          <w:p w14:paraId="769976E2" w14:textId="77777777" w:rsidR="00D708FE" w:rsidRDefault="00D708FE" w:rsidP="00D708FE">
            <w:pPr>
              <w:pStyle w:val="XML1"/>
              <w:rPr>
                <w:ins w:id="17280" w:author="Thomas Dietz" w:date="2012-08-08T16:18:00Z"/>
              </w:rPr>
            </w:pPr>
            <w:ins w:id="17281" w:author="Thomas Dietz" w:date="2012-08-08T16:18:00Z">
              <w:r>
                <w:t xml:space="preserve">          &lt;xs:documentation&gt;</w:t>
              </w:r>
            </w:ins>
          </w:p>
          <w:p w14:paraId="7872BCD3" w14:textId="77777777" w:rsidR="00D708FE" w:rsidRDefault="00D708FE" w:rsidP="00D708FE">
            <w:pPr>
              <w:pStyle w:val="XML1"/>
              <w:rPr>
                <w:ins w:id="17282" w:author="Thomas Dietz" w:date="2012-08-08T16:18:00Z"/>
              </w:rPr>
            </w:pPr>
            <w:ins w:id="17283" w:author="Thomas Dietz" w:date="2012-08-08T16:18:00Z">
              <w:r>
                <w:t xml:space="preserve">            This element is optional. It MUST be present in</w:t>
              </w:r>
            </w:ins>
          </w:p>
          <w:p w14:paraId="64C2ED1A" w14:textId="77777777" w:rsidR="00D708FE" w:rsidRDefault="00D708FE" w:rsidP="00D708FE">
            <w:pPr>
              <w:pStyle w:val="XML1"/>
              <w:rPr>
                <w:ins w:id="17284" w:author="Thomas Dietz" w:date="2012-08-08T16:18:00Z"/>
              </w:rPr>
            </w:pPr>
            <w:ins w:id="17285" w:author="Thomas Dietz" w:date="2012-08-08T16:18:00Z">
              <w:r>
                <w:t xml:space="preserve">            the NETCONF data store, if the element 'Q' is present.</w:t>
              </w:r>
            </w:ins>
          </w:p>
          <w:p w14:paraId="250EE16D" w14:textId="77777777" w:rsidR="00D708FE" w:rsidRDefault="00D708FE" w:rsidP="00D708FE">
            <w:pPr>
              <w:pStyle w:val="XML1"/>
              <w:rPr>
                <w:ins w:id="17286" w:author="Thomas Dietz" w:date="2012-08-08T16:18:00Z"/>
              </w:rPr>
            </w:pPr>
            <w:ins w:id="17287" w:author="Thomas Dietz" w:date="2012-08-08T16:18:00Z">
              <w:r>
                <w:t xml:space="preserve">                    </w:t>
              </w:r>
            </w:ins>
          </w:p>
          <w:p w14:paraId="46EAEA6A" w14:textId="77777777" w:rsidR="00D708FE" w:rsidRDefault="00D708FE" w:rsidP="00D708FE">
            <w:pPr>
              <w:pStyle w:val="XML1"/>
              <w:rPr>
                <w:ins w:id="17288" w:author="Thomas Dietz" w:date="2012-08-08T16:18:00Z"/>
              </w:rPr>
            </w:pPr>
            <w:ins w:id="17289" w:author="Thomas Dietz" w:date="2012-08-08T16:18:00Z">
              <w:r>
                <w:t xml:space="preserve">            If element 'Q' is present in a NETCONF &amp;lt;edit-config&amp;gt;</w:t>
              </w:r>
            </w:ins>
          </w:p>
          <w:p w14:paraId="3D2FB9DA" w14:textId="77777777" w:rsidR="00D708FE" w:rsidRDefault="00D708FE" w:rsidP="00D708FE">
            <w:pPr>
              <w:pStyle w:val="XML1"/>
              <w:rPr>
                <w:ins w:id="17290" w:author="Thomas Dietz" w:date="2012-08-08T16:18:00Z"/>
              </w:rPr>
            </w:pPr>
            <w:ins w:id="17291" w:author="Thomas Dietz" w:date="2012-08-08T16:18:00Z">
              <w:r>
                <w:t xml:space="preserve">            operation 'create', 'merge' or 'replace' and this element</w:t>
              </w:r>
            </w:ins>
          </w:p>
          <w:p w14:paraId="6AF9B5C3" w14:textId="77777777" w:rsidR="00D708FE" w:rsidRDefault="00D708FE" w:rsidP="00D708FE">
            <w:pPr>
              <w:pStyle w:val="XML1"/>
              <w:rPr>
                <w:ins w:id="17292" w:author="Thomas Dietz" w:date="2012-08-08T16:18:00Z"/>
              </w:rPr>
            </w:pPr>
            <w:ins w:id="17293" w:author="Thomas Dietz" w:date="2012-08-08T16:18:00Z">
              <w:r>
                <w:t xml:space="preserve">            is missing, a 'data-missing' error is returned.</w:t>
              </w:r>
            </w:ins>
          </w:p>
          <w:p w14:paraId="08BEE451" w14:textId="77777777" w:rsidR="00D708FE" w:rsidRDefault="00D708FE" w:rsidP="00D708FE">
            <w:pPr>
              <w:pStyle w:val="XML1"/>
              <w:rPr>
                <w:ins w:id="17294" w:author="Thomas Dietz" w:date="2012-08-08T16:18:00Z"/>
              </w:rPr>
            </w:pPr>
            <w:ins w:id="17295" w:author="Thomas Dietz" w:date="2012-08-08T16:18:00Z">
              <w:r>
                <w:t xml:space="preserve">          &lt;/xs:documentation&gt;</w:t>
              </w:r>
            </w:ins>
          </w:p>
          <w:p w14:paraId="1E49AF40" w14:textId="77777777" w:rsidR="00D708FE" w:rsidRDefault="00D708FE" w:rsidP="00D708FE">
            <w:pPr>
              <w:pStyle w:val="XML1"/>
              <w:rPr>
                <w:ins w:id="17296" w:author="Thomas Dietz" w:date="2012-08-08T16:18:00Z"/>
              </w:rPr>
            </w:pPr>
            <w:ins w:id="17297" w:author="Thomas Dietz" w:date="2012-08-08T16:18:00Z">
              <w:r>
                <w:t xml:space="preserve">        &lt;/xs:annotation&gt;</w:t>
              </w:r>
            </w:ins>
          </w:p>
          <w:p w14:paraId="0BD4EA18" w14:textId="77777777" w:rsidR="00D708FE" w:rsidRDefault="00D708FE" w:rsidP="00D708FE">
            <w:pPr>
              <w:pStyle w:val="XML1"/>
              <w:rPr>
                <w:ins w:id="17298" w:author="Thomas Dietz" w:date="2012-08-08T16:18:00Z"/>
              </w:rPr>
            </w:pPr>
            <w:ins w:id="17299" w:author="Thomas Dietz" w:date="2012-08-08T16:18:00Z">
              <w:r>
                <w:t xml:space="preserve">      &lt;/xs:element&gt;</w:t>
              </w:r>
            </w:ins>
          </w:p>
          <w:p w14:paraId="022544E8" w14:textId="77777777" w:rsidR="00D708FE" w:rsidRDefault="00D708FE" w:rsidP="00D708FE">
            <w:pPr>
              <w:pStyle w:val="XML1"/>
              <w:rPr>
                <w:ins w:id="17300" w:author="Thomas Dietz" w:date="2012-08-08T16:18:00Z"/>
              </w:rPr>
            </w:pPr>
            <w:ins w:id="17301" w:author="Thomas Dietz" w:date="2012-08-08T16:18:00Z">
              <w:r>
                <w:t xml:space="preserve">      &lt;xs:element name="Q"  type="xs:base64Binary"&gt;</w:t>
              </w:r>
            </w:ins>
          </w:p>
          <w:p w14:paraId="6AD135DF" w14:textId="77777777" w:rsidR="00D708FE" w:rsidRDefault="00D708FE" w:rsidP="00D708FE">
            <w:pPr>
              <w:pStyle w:val="XML1"/>
              <w:rPr>
                <w:ins w:id="17302" w:author="Thomas Dietz" w:date="2012-08-08T16:18:00Z"/>
              </w:rPr>
            </w:pPr>
            <w:ins w:id="17303" w:author="Thomas Dietz" w:date="2012-08-08T16:18:00Z">
              <w:r>
                <w:t xml:space="preserve">        &lt;xs:annotation&gt;</w:t>
              </w:r>
            </w:ins>
          </w:p>
          <w:p w14:paraId="770C91B0" w14:textId="77777777" w:rsidR="00D708FE" w:rsidRDefault="00D708FE" w:rsidP="00D708FE">
            <w:pPr>
              <w:pStyle w:val="XML1"/>
              <w:rPr>
                <w:ins w:id="17304" w:author="Thomas Dietz" w:date="2012-08-08T16:18:00Z"/>
              </w:rPr>
            </w:pPr>
            <w:ins w:id="17305" w:author="Thomas Dietz" w:date="2012-08-08T16:18:00Z">
              <w:r>
                <w:t xml:space="preserve">          &lt;xs:documentation&gt;</w:t>
              </w:r>
            </w:ins>
          </w:p>
          <w:p w14:paraId="383E1070" w14:textId="77777777" w:rsidR="00D708FE" w:rsidRDefault="00D708FE" w:rsidP="00D708FE">
            <w:pPr>
              <w:pStyle w:val="XML1"/>
              <w:rPr>
                <w:ins w:id="17306" w:author="Thomas Dietz" w:date="2012-08-08T16:18:00Z"/>
              </w:rPr>
            </w:pPr>
            <w:ins w:id="17307" w:author="Thomas Dietz" w:date="2012-08-08T16:18:00Z">
              <w:r>
                <w:t xml:space="preserve">            This element is optional. It MUST be present in</w:t>
              </w:r>
            </w:ins>
          </w:p>
          <w:p w14:paraId="40096A23" w14:textId="77777777" w:rsidR="00D708FE" w:rsidRDefault="00D708FE" w:rsidP="00D708FE">
            <w:pPr>
              <w:pStyle w:val="XML1"/>
              <w:rPr>
                <w:ins w:id="17308" w:author="Thomas Dietz" w:date="2012-08-08T16:18:00Z"/>
              </w:rPr>
            </w:pPr>
            <w:ins w:id="17309" w:author="Thomas Dietz" w:date="2012-08-08T16:18:00Z">
              <w:r>
                <w:t xml:space="preserve">            the NETCONF data store, if the element 'P' is present.</w:t>
              </w:r>
            </w:ins>
          </w:p>
          <w:p w14:paraId="44398533" w14:textId="77777777" w:rsidR="00D708FE" w:rsidRDefault="00D708FE" w:rsidP="00D708FE">
            <w:pPr>
              <w:pStyle w:val="XML1"/>
              <w:rPr>
                <w:ins w:id="17310" w:author="Thomas Dietz" w:date="2012-08-08T16:18:00Z"/>
              </w:rPr>
            </w:pPr>
            <w:ins w:id="17311" w:author="Thomas Dietz" w:date="2012-08-08T16:18:00Z">
              <w:r>
                <w:t xml:space="preserve">                    </w:t>
              </w:r>
            </w:ins>
          </w:p>
          <w:p w14:paraId="6DB7D01D" w14:textId="77777777" w:rsidR="00D708FE" w:rsidRDefault="00D708FE" w:rsidP="00D708FE">
            <w:pPr>
              <w:pStyle w:val="XML1"/>
              <w:rPr>
                <w:ins w:id="17312" w:author="Thomas Dietz" w:date="2012-08-08T16:18:00Z"/>
              </w:rPr>
            </w:pPr>
            <w:ins w:id="17313" w:author="Thomas Dietz" w:date="2012-08-08T16:18:00Z">
              <w:r>
                <w:t xml:space="preserve">            If element 'P' is present in a NETCONF &amp;lt;edit-config&amp;gt;</w:t>
              </w:r>
            </w:ins>
          </w:p>
          <w:p w14:paraId="3FB7D987" w14:textId="77777777" w:rsidR="00D708FE" w:rsidRDefault="00D708FE" w:rsidP="00D708FE">
            <w:pPr>
              <w:pStyle w:val="XML1"/>
              <w:rPr>
                <w:ins w:id="17314" w:author="Thomas Dietz" w:date="2012-08-08T16:18:00Z"/>
              </w:rPr>
            </w:pPr>
            <w:ins w:id="17315" w:author="Thomas Dietz" w:date="2012-08-08T16:18:00Z">
              <w:r>
                <w:t xml:space="preserve">            operation 'create', 'merge' or 'replace' and this element</w:t>
              </w:r>
            </w:ins>
          </w:p>
          <w:p w14:paraId="0B20E697" w14:textId="77777777" w:rsidR="00D708FE" w:rsidRDefault="00D708FE" w:rsidP="00D708FE">
            <w:pPr>
              <w:pStyle w:val="XML1"/>
              <w:rPr>
                <w:ins w:id="17316" w:author="Thomas Dietz" w:date="2012-08-08T16:18:00Z"/>
              </w:rPr>
            </w:pPr>
            <w:ins w:id="17317" w:author="Thomas Dietz" w:date="2012-08-08T16:18:00Z">
              <w:r>
                <w:t xml:space="preserve">            is missing, a 'data-missing' error is returned.</w:t>
              </w:r>
            </w:ins>
          </w:p>
          <w:p w14:paraId="083ADA78" w14:textId="77777777" w:rsidR="00D708FE" w:rsidRDefault="00D708FE" w:rsidP="00D708FE">
            <w:pPr>
              <w:pStyle w:val="XML1"/>
              <w:rPr>
                <w:ins w:id="17318" w:author="Thomas Dietz" w:date="2012-08-08T16:18:00Z"/>
              </w:rPr>
            </w:pPr>
            <w:ins w:id="17319" w:author="Thomas Dietz" w:date="2012-08-08T16:18:00Z">
              <w:r>
                <w:t xml:space="preserve">          &lt;/xs:documentation&gt;</w:t>
              </w:r>
            </w:ins>
          </w:p>
          <w:p w14:paraId="54DBD621" w14:textId="77777777" w:rsidR="00D708FE" w:rsidRDefault="00D708FE" w:rsidP="00D708FE">
            <w:pPr>
              <w:pStyle w:val="XML1"/>
              <w:rPr>
                <w:ins w:id="17320" w:author="Thomas Dietz" w:date="2012-08-08T16:18:00Z"/>
              </w:rPr>
            </w:pPr>
            <w:ins w:id="17321" w:author="Thomas Dietz" w:date="2012-08-08T16:18:00Z">
              <w:r>
                <w:t xml:space="preserve">        &lt;/xs:annotation&gt;</w:t>
              </w:r>
            </w:ins>
          </w:p>
          <w:p w14:paraId="10B29418" w14:textId="77777777" w:rsidR="00D708FE" w:rsidRDefault="00D708FE" w:rsidP="00D708FE">
            <w:pPr>
              <w:pStyle w:val="XML1"/>
              <w:rPr>
                <w:ins w:id="17322" w:author="Thomas Dietz" w:date="2012-08-08T16:18:00Z"/>
              </w:rPr>
            </w:pPr>
            <w:ins w:id="17323" w:author="Thomas Dietz" w:date="2012-08-08T16:18:00Z">
              <w:r>
                <w:t xml:space="preserve">      &lt;/xs:element&gt;</w:t>
              </w:r>
            </w:ins>
          </w:p>
          <w:p w14:paraId="2DE829F9" w14:textId="77777777" w:rsidR="00D708FE" w:rsidRDefault="00D708FE" w:rsidP="00D708FE">
            <w:pPr>
              <w:pStyle w:val="XML1"/>
              <w:rPr>
                <w:ins w:id="17324" w:author="Thomas Dietz" w:date="2012-08-08T16:18:00Z"/>
              </w:rPr>
            </w:pPr>
            <w:ins w:id="17325" w:author="Thomas Dietz" w:date="2012-08-08T16:18:00Z">
              <w:r>
                <w:t xml:space="preserve">      &lt;xs:element name="J"  type="xs:base64Binary"&gt;</w:t>
              </w:r>
            </w:ins>
          </w:p>
          <w:p w14:paraId="3E9EF359" w14:textId="77777777" w:rsidR="00D708FE" w:rsidRDefault="00D708FE" w:rsidP="00D708FE">
            <w:pPr>
              <w:pStyle w:val="XML1"/>
              <w:rPr>
                <w:ins w:id="17326" w:author="Thomas Dietz" w:date="2012-08-08T16:18:00Z"/>
              </w:rPr>
            </w:pPr>
            <w:ins w:id="17327" w:author="Thomas Dietz" w:date="2012-08-08T16:18:00Z">
              <w:r>
                <w:t xml:space="preserve">        &lt;xs:annotation&gt;</w:t>
              </w:r>
            </w:ins>
          </w:p>
          <w:p w14:paraId="72EA7884" w14:textId="77777777" w:rsidR="00D708FE" w:rsidRDefault="00D708FE" w:rsidP="00D708FE">
            <w:pPr>
              <w:pStyle w:val="XML1"/>
              <w:rPr>
                <w:ins w:id="17328" w:author="Thomas Dietz" w:date="2012-08-08T16:18:00Z"/>
              </w:rPr>
            </w:pPr>
            <w:ins w:id="17329" w:author="Thomas Dietz" w:date="2012-08-08T16:18:00Z">
              <w:r>
                <w:t xml:space="preserve">          &lt;xs:documentation&gt;</w:t>
              </w:r>
            </w:ins>
          </w:p>
          <w:p w14:paraId="281E6255" w14:textId="77777777" w:rsidR="00D708FE" w:rsidRDefault="00D708FE" w:rsidP="00D708FE">
            <w:pPr>
              <w:pStyle w:val="XML1"/>
              <w:rPr>
                <w:ins w:id="17330" w:author="Thomas Dietz" w:date="2012-08-08T16:18:00Z"/>
              </w:rPr>
            </w:pPr>
            <w:ins w:id="17331" w:author="Thomas Dietz" w:date="2012-08-08T16:18:00Z">
              <w:r>
                <w:t xml:space="preserve">            This element is optional.</w:t>
              </w:r>
            </w:ins>
          </w:p>
          <w:p w14:paraId="30AF0C74" w14:textId="77777777" w:rsidR="00D708FE" w:rsidRDefault="00D708FE" w:rsidP="00D708FE">
            <w:pPr>
              <w:pStyle w:val="XML1"/>
              <w:rPr>
                <w:ins w:id="17332" w:author="Thomas Dietz" w:date="2012-08-08T16:18:00Z"/>
              </w:rPr>
            </w:pPr>
            <w:ins w:id="17333" w:author="Thomas Dietz" w:date="2012-08-08T16:18:00Z">
              <w:r>
                <w:t xml:space="preserve">          &lt;/xs:documentation&gt;</w:t>
              </w:r>
            </w:ins>
          </w:p>
          <w:p w14:paraId="467D931C" w14:textId="77777777" w:rsidR="00D708FE" w:rsidRDefault="00D708FE" w:rsidP="00D708FE">
            <w:pPr>
              <w:pStyle w:val="XML1"/>
              <w:rPr>
                <w:ins w:id="17334" w:author="Thomas Dietz" w:date="2012-08-08T16:18:00Z"/>
              </w:rPr>
            </w:pPr>
            <w:ins w:id="17335" w:author="Thomas Dietz" w:date="2012-08-08T16:18:00Z">
              <w:r>
                <w:t xml:space="preserve">        &lt;/xs:annotation&gt;</w:t>
              </w:r>
            </w:ins>
          </w:p>
          <w:p w14:paraId="5A817243" w14:textId="77777777" w:rsidR="00D708FE" w:rsidRDefault="00D708FE" w:rsidP="00D708FE">
            <w:pPr>
              <w:pStyle w:val="XML1"/>
              <w:rPr>
                <w:ins w:id="17336" w:author="Thomas Dietz" w:date="2012-08-08T16:18:00Z"/>
              </w:rPr>
            </w:pPr>
            <w:ins w:id="17337" w:author="Thomas Dietz" w:date="2012-08-08T16:18:00Z">
              <w:r>
                <w:t xml:space="preserve">      &lt;/xs:element&gt;</w:t>
              </w:r>
            </w:ins>
          </w:p>
          <w:p w14:paraId="33094D0E" w14:textId="77777777" w:rsidR="00D708FE" w:rsidRDefault="00D708FE" w:rsidP="00D708FE">
            <w:pPr>
              <w:pStyle w:val="XML1"/>
              <w:rPr>
                <w:ins w:id="17338" w:author="Thomas Dietz" w:date="2012-08-08T16:18:00Z"/>
              </w:rPr>
            </w:pPr>
            <w:ins w:id="17339" w:author="Thomas Dietz" w:date="2012-08-08T16:18:00Z">
              <w:r>
                <w:t xml:space="preserve">      &lt;xs:element name="G"  type="xs:base64Binary"&gt;</w:t>
              </w:r>
            </w:ins>
          </w:p>
          <w:p w14:paraId="06DDEE54" w14:textId="77777777" w:rsidR="00D708FE" w:rsidRDefault="00D708FE" w:rsidP="00D708FE">
            <w:pPr>
              <w:pStyle w:val="XML1"/>
              <w:rPr>
                <w:ins w:id="17340" w:author="Thomas Dietz" w:date="2012-08-08T16:18:00Z"/>
              </w:rPr>
            </w:pPr>
            <w:ins w:id="17341" w:author="Thomas Dietz" w:date="2012-08-08T16:18:00Z">
              <w:r>
                <w:lastRenderedPageBreak/>
                <w:t xml:space="preserve">        &lt;xs:annotation&gt;</w:t>
              </w:r>
            </w:ins>
          </w:p>
          <w:p w14:paraId="0B0CB0A2" w14:textId="77777777" w:rsidR="00D708FE" w:rsidRDefault="00D708FE" w:rsidP="00D708FE">
            <w:pPr>
              <w:pStyle w:val="XML1"/>
              <w:rPr>
                <w:ins w:id="17342" w:author="Thomas Dietz" w:date="2012-08-08T16:18:00Z"/>
              </w:rPr>
            </w:pPr>
            <w:ins w:id="17343" w:author="Thomas Dietz" w:date="2012-08-08T16:18:00Z">
              <w:r>
                <w:t xml:space="preserve">          &lt;xs:documentation&gt;</w:t>
              </w:r>
            </w:ins>
          </w:p>
          <w:p w14:paraId="00E0FF76" w14:textId="77777777" w:rsidR="00D708FE" w:rsidRDefault="00D708FE" w:rsidP="00D708FE">
            <w:pPr>
              <w:pStyle w:val="XML1"/>
              <w:rPr>
                <w:ins w:id="17344" w:author="Thomas Dietz" w:date="2012-08-08T16:18:00Z"/>
              </w:rPr>
            </w:pPr>
            <w:ins w:id="17345" w:author="Thomas Dietz" w:date="2012-08-08T16:18:00Z">
              <w:r>
                <w:t xml:space="preserve">            This element is optional.</w:t>
              </w:r>
            </w:ins>
          </w:p>
          <w:p w14:paraId="52B505B7" w14:textId="77777777" w:rsidR="00D708FE" w:rsidRDefault="00D708FE" w:rsidP="00D708FE">
            <w:pPr>
              <w:pStyle w:val="XML1"/>
              <w:rPr>
                <w:ins w:id="17346" w:author="Thomas Dietz" w:date="2012-08-08T16:18:00Z"/>
              </w:rPr>
            </w:pPr>
            <w:ins w:id="17347" w:author="Thomas Dietz" w:date="2012-08-08T16:18:00Z">
              <w:r>
                <w:t xml:space="preserve">          &lt;/xs:documentation&gt;</w:t>
              </w:r>
            </w:ins>
          </w:p>
          <w:p w14:paraId="05A93200" w14:textId="77777777" w:rsidR="00D708FE" w:rsidRDefault="00D708FE" w:rsidP="00D708FE">
            <w:pPr>
              <w:pStyle w:val="XML1"/>
              <w:rPr>
                <w:ins w:id="17348" w:author="Thomas Dietz" w:date="2012-08-08T16:18:00Z"/>
              </w:rPr>
            </w:pPr>
            <w:ins w:id="17349" w:author="Thomas Dietz" w:date="2012-08-08T16:18:00Z">
              <w:r>
                <w:t xml:space="preserve">        &lt;/xs:annotation&gt;</w:t>
              </w:r>
            </w:ins>
          </w:p>
          <w:p w14:paraId="46EFD3E3" w14:textId="77777777" w:rsidR="00D708FE" w:rsidRDefault="00D708FE" w:rsidP="00D708FE">
            <w:pPr>
              <w:pStyle w:val="XML1"/>
              <w:rPr>
                <w:ins w:id="17350" w:author="Thomas Dietz" w:date="2012-08-08T16:18:00Z"/>
              </w:rPr>
            </w:pPr>
            <w:ins w:id="17351" w:author="Thomas Dietz" w:date="2012-08-08T16:18:00Z">
              <w:r>
                <w:t xml:space="preserve">      &lt;/xs:element&gt;</w:t>
              </w:r>
            </w:ins>
          </w:p>
          <w:p w14:paraId="79A0738B" w14:textId="77777777" w:rsidR="00D708FE" w:rsidRDefault="00D708FE" w:rsidP="00D708FE">
            <w:pPr>
              <w:pStyle w:val="XML1"/>
              <w:rPr>
                <w:ins w:id="17352" w:author="Thomas Dietz" w:date="2012-08-08T16:18:00Z"/>
              </w:rPr>
            </w:pPr>
            <w:ins w:id="17353" w:author="Thomas Dietz" w:date="2012-08-08T16:18:00Z">
              <w:r>
                <w:t xml:space="preserve">      &lt;xs:element name="Y"  type="xs:base64Binary"&gt;</w:t>
              </w:r>
            </w:ins>
          </w:p>
          <w:p w14:paraId="1B7D91A9" w14:textId="77777777" w:rsidR="00D708FE" w:rsidRDefault="00D708FE" w:rsidP="00D708FE">
            <w:pPr>
              <w:pStyle w:val="XML1"/>
              <w:rPr>
                <w:ins w:id="17354" w:author="Thomas Dietz" w:date="2012-08-08T16:18:00Z"/>
              </w:rPr>
            </w:pPr>
            <w:ins w:id="17355" w:author="Thomas Dietz" w:date="2012-08-08T16:18:00Z">
              <w:r>
                <w:t xml:space="preserve">        &lt;xs:annotation&gt;</w:t>
              </w:r>
            </w:ins>
          </w:p>
          <w:p w14:paraId="3B49C51B" w14:textId="77777777" w:rsidR="00D708FE" w:rsidRDefault="00D708FE" w:rsidP="00D708FE">
            <w:pPr>
              <w:pStyle w:val="XML1"/>
              <w:rPr>
                <w:ins w:id="17356" w:author="Thomas Dietz" w:date="2012-08-08T16:18:00Z"/>
              </w:rPr>
            </w:pPr>
            <w:ins w:id="17357" w:author="Thomas Dietz" w:date="2012-08-08T16:18:00Z">
              <w:r>
                <w:t xml:space="preserve">          &lt;xs:documentation&gt;</w:t>
              </w:r>
            </w:ins>
          </w:p>
          <w:p w14:paraId="181B65F1" w14:textId="77777777" w:rsidR="00D708FE" w:rsidRDefault="00D708FE" w:rsidP="00D708FE">
            <w:pPr>
              <w:pStyle w:val="XML1"/>
              <w:rPr>
                <w:ins w:id="17358" w:author="Thomas Dietz" w:date="2012-08-08T16:18:00Z"/>
              </w:rPr>
            </w:pPr>
            <w:ins w:id="17359" w:author="Thomas Dietz" w:date="2012-08-08T16:18:00Z">
              <w:r>
                <w:t xml:space="preserve">            This element MUST be present in the NETCONF data</w:t>
              </w:r>
            </w:ins>
          </w:p>
          <w:p w14:paraId="6E228CD0" w14:textId="77777777" w:rsidR="00D708FE" w:rsidRDefault="00D708FE" w:rsidP="00D708FE">
            <w:pPr>
              <w:pStyle w:val="XML1"/>
              <w:rPr>
                <w:ins w:id="17360" w:author="Thomas Dietz" w:date="2012-08-08T16:18:00Z"/>
              </w:rPr>
            </w:pPr>
            <w:ins w:id="17361" w:author="Thomas Dietz" w:date="2012-08-08T16:18:00Z">
              <w:r>
                <w:t xml:space="preserve">            store. If this element is not present in a NETCONF</w:t>
              </w:r>
            </w:ins>
          </w:p>
          <w:p w14:paraId="3E810598" w14:textId="77777777" w:rsidR="00D708FE" w:rsidRDefault="00D708FE" w:rsidP="00D708FE">
            <w:pPr>
              <w:pStyle w:val="XML1"/>
              <w:rPr>
                <w:ins w:id="17362" w:author="Thomas Dietz" w:date="2012-08-08T16:18:00Z"/>
              </w:rPr>
            </w:pPr>
            <w:ins w:id="17363" w:author="Thomas Dietz" w:date="2012-08-08T16:18:00Z">
              <w:r>
                <w:t xml:space="preserve">            &amp;lt;edit-config&amp;gt; operation 'create', 'merge' or 'replace' and</w:t>
              </w:r>
            </w:ins>
          </w:p>
          <w:p w14:paraId="76C05F9F" w14:textId="77777777" w:rsidR="00D708FE" w:rsidRDefault="00D708FE" w:rsidP="00D708FE">
            <w:pPr>
              <w:pStyle w:val="XML1"/>
              <w:rPr>
                <w:ins w:id="17364" w:author="Thomas Dietz" w:date="2012-08-08T16:18:00Z"/>
              </w:rPr>
            </w:pPr>
            <w:ins w:id="17365" w:author="Thomas Dietz" w:date="2012-08-08T16:18:00Z">
              <w:r>
                <w:t xml:space="preserve">            the parent element does not exist, a 'data-missing' error</w:t>
              </w:r>
            </w:ins>
          </w:p>
          <w:p w14:paraId="4D215AEF" w14:textId="77777777" w:rsidR="00D708FE" w:rsidRDefault="00D708FE" w:rsidP="00D708FE">
            <w:pPr>
              <w:pStyle w:val="XML1"/>
              <w:rPr>
                <w:ins w:id="17366" w:author="Thomas Dietz" w:date="2012-08-08T16:18:00Z"/>
              </w:rPr>
            </w:pPr>
            <w:ins w:id="17367" w:author="Thomas Dietz" w:date="2012-08-08T16:18:00Z">
              <w:r>
                <w:t xml:space="preserve">            is returned.</w:t>
              </w:r>
            </w:ins>
          </w:p>
          <w:p w14:paraId="13AA6C8D" w14:textId="77777777" w:rsidR="00D708FE" w:rsidRDefault="00D708FE" w:rsidP="00D708FE">
            <w:pPr>
              <w:pStyle w:val="XML1"/>
              <w:rPr>
                <w:ins w:id="17368" w:author="Thomas Dietz" w:date="2012-08-08T16:18:00Z"/>
              </w:rPr>
            </w:pPr>
            <w:ins w:id="17369" w:author="Thomas Dietz" w:date="2012-08-08T16:18:00Z">
              <w:r>
                <w:t xml:space="preserve">          &lt;/xs:documentation&gt;</w:t>
              </w:r>
            </w:ins>
          </w:p>
          <w:p w14:paraId="0C131C04" w14:textId="77777777" w:rsidR="00D708FE" w:rsidRDefault="00D708FE" w:rsidP="00D708FE">
            <w:pPr>
              <w:pStyle w:val="XML1"/>
              <w:rPr>
                <w:ins w:id="17370" w:author="Thomas Dietz" w:date="2012-08-08T16:18:00Z"/>
              </w:rPr>
            </w:pPr>
            <w:ins w:id="17371" w:author="Thomas Dietz" w:date="2012-08-08T16:18:00Z">
              <w:r>
                <w:t xml:space="preserve">        &lt;/xs:annotation&gt;</w:t>
              </w:r>
            </w:ins>
          </w:p>
          <w:p w14:paraId="5426812C" w14:textId="77777777" w:rsidR="00D708FE" w:rsidRDefault="00D708FE" w:rsidP="00D708FE">
            <w:pPr>
              <w:pStyle w:val="XML1"/>
              <w:rPr>
                <w:ins w:id="17372" w:author="Thomas Dietz" w:date="2012-08-08T16:18:00Z"/>
              </w:rPr>
            </w:pPr>
            <w:ins w:id="17373" w:author="Thomas Dietz" w:date="2012-08-08T16:18:00Z">
              <w:r>
                <w:t xml:space="preserve">      &lt;/xs:element&gt;</w:t>
              </w:r>
            </w:ins>
          </w:p>
          <w:p w14:paraId="643645E8" w14:textId="77777777" w:rsidR="00D708FE" w:rsidRDefault="00D708FE" w:rsidP="00D708FE">
            <w:pPr>
              <w:pStyle w:val="XML1"/>
              <w:rPr>
                <w:ins w:id="17374" w:author="Thomas Dietz" w:date="2012-08-08T16:18:00Z"/>
              </w:rPr>
            </w:pPr>
            <w:ins w:id="17375" w:author="Thomas Dietz" w:date="2012-08-08T16:18:00Z">
              <w:r>
                <w:t xml:space="preserve">      &lt;xs:element name="Seed"  type="xs:base64Binary"&gt;</w:t>
              </w:r>
            </w:ins>
          </w:p>
          <w:p w14:paraId="1124B5B8" w14:textId="77777777" w:rsidR="00D708FE" w:rsidRDefault="00D708FE" w:rsidP="00D708FE">
            <w:pPr>
              <w:pStyle w:val="XML1"/>
              <w:rPr>
                <w:ins w:id="17376" w:author="Thomas Dietz" w:date="2012-08-08T16:18:00Z"/>
              </w:rPr>
            </w:pPr>
            <w:ins w:id="17377" w:author="Thomas Dietz" w:date="2012-08-08T16:18:00Z">
              <w:r>
                <w:t xml:space="preserve">        &lt;xs:annotation&gt;</w:t>
              </w:r>
            </w:ins>
          </w:p>
          <w:p w14:paraId="485BFE8D" w14:textId="77777777" w:rsidR="00D708FE" w:rsidRDefault="00D708FE" w:rsidP="00D708FE">
            <w:pPr>
              <w:pStyle w:val="XML1"/>
              <w:rPr>
                <w:ins w:id="17378" w:author="Thomas Dietz" w:date="2012-08-08T16:18:00Z"/>
              </w:rPr>
            </w:pPr>
            <w:ins w:id="17379" w:author="Thomas Dietz" w:date="2012-08-08T16:18:00Z">
              <w:r>
                <w:t xml:space="preserve">          &lt;xs:documentation&gt;</w:t>
              </w:r>
            </w:ins>
          </w:p>
          <w:p w14:paraId="0C415598" w14:textId="77777777" w:rsidR="00D708FE" w:rsidRDefault="00D708FE" w:rsidP="00D708FE">
            <w:pPr>
              <w:pStyle w:val="XML1"/>
              <w:rPr>
                <w:ins w:id="17380" w:author="Thomas Dietz" w:date="2012-08-08T16:18:00Z"/>
              </w:rPr>
            </w:pPr>
            <w:ins w:id="17381" w:author="Thomas Dietz" w:date="2012-08-08T16:18:00Z">
              <w:r>
                <w:t xml:space="preserve">            This element is optional. It MUST be present in</w:t>
              </w:r>
            </w:ins>
          </w:p>
          <w:p w14:paraId="417D710D" w14:textId="77777777" w:rsidR="00D708FE" w:rsidRDefault="00D708FE" w:rsidP="00D708FE">
            <w:pPr>
              <w:pStyle w:val="XML1"/>
              <w:rPr>
                <w:ins w:id="17382" w:author="Thomas Dietz" w:date="2012-08-08T16:18:00Z"/>
              </w:rPr>
            </w:pPr>
            <w:ins w:id="17383" w:author="Thomas Dietz" w:date="2012-08-08T16:18:00Z">
              <w:r>
                <w:t xml:space="preserve">            the NETCONF data store, if the element 'PgenCounter' is</w:t>
              </w:r>
            </w:ins>
          </w:p>
          <w:p w14:paraId="0466C87B" w14:textId="77777777" w:rsidR="00D708FE" w:rsidRDefault="00D708FE" w:rsidP="00D708FE">
            <w:pPr>
              <w:pStyle w:val="XML1"/>
              <w:rPr>
                <w:ins w:id="17384" w:author="Thomas Dietz" w:date="2012-08-08T16:18:00Z"/>
              </w:rPr>
            </w:pPr>
            <w:ins w:id="17385" w:author="Thomas Dietz" w:date="2012-08-08T16:18:00Z">
              <w:r>
                <w:t xml:space="preserve">            present.</w:t>
              </w:r>
            </w:ins>
          </w:p>
          <w:p w14:paraId="7625D878" w14:textId="77777777" w:rsidR="00D708FE" w:rsidRDefault="00D708FE" w:rsidP="00D708FE">
            <w:pPr>
              <w:pStyle w:val="XML1"/>
              <w:rPr>
                <w:ins w:id="17386" w:author="Thomas Dietz" w:date="2012-08-08T16:18:00Z"/>
              </w:rPr>
            </w:pPr>
            <w:ins w:id="17387" w:author="Thomas Dietz" w:date="2012-08-08T16:18:00Z">
              <w:r>
                <w:t xml:space="preserve">                    </w:t>
              </w:r>
            </w:ins>
          </w:p>
          <w:p w14:paraId="24EE5FDE" w14:textId="77777777" w:rsidR="00D708FE" w:rsidRDefault="00D708FE" w:rsidP="00D708FE">
            <w:pPr>
              <w:pStyle w:val="XML1"/>
              <w:rPr>
                <w:ins w:id="17388" w:author="Thomas Dietz" w:date="2012-08-08T16:18:00Z"/>
              </w:rPr>
            </w:pPr>
            <w:ins w:id="17389" w:author="Thomas Dietz" w:date="2012-08-08T16:18:00Z">
              <w:r>
                <w:t xml:space="preserve">            If element 'PgenCounter' is present in a NETCONF</w:t>
              </w:r>
            </w:ins>
          </w:p>
          <w:p w14:paraId="67E08D41" w14:textId="77777777" w:rsidR="00D708FE" w:rsidRDefault="00D708FE" w:rsidP="00D708FE">
            <w:pPr>
              <w:pStyle w:val="XML1"/>
              <w:rPr>
                <w:ins w:id="17390" w:author="Thomas Dietz" w:date="2012-08-08T16:18:00Z"/>
              </w:rPr>
            </w:pPr>
            <w:ins w:id="17391" w:author="Thomas Dietz" w:date="2012-08-08T16:18:00Z">
              <w:r>
                <w:t xml:space="preserve">            &amp;lt;edit-config&amp;gt; operation 'create', 'merge' or 'replace' and</w:t>
              </w:r>
            </w:ins>
          </w:p>
          <w:p w14:paraId="2C97ED00" w14:textId="77777777" w:rsidR="00D708FE" w:rsidRDefault="00D708FE" w:rsidP="00D708FE">
            <w:pPr>
              <w:pStyle w:val="XML1"/>
              <w:rPr>
                <w:ins w:id="17392" w:author="Thomas Dietz" w:date="2012-08-08T16:18:00Z"/>
              </w:rPr>
            </w:pPr>
            <w:ins w:id="17393" w:author="Thomas Dietz" w:date="2012-08-08T16:18:00Z">
              <w:r>
                <w:t xml:space="preserve">            this element is missing, a 'data-missing' error is</w:t>
              </w:r>
            </w:ins>
          </w:p>
          <w:p w14:paraId="5B6BF28A" w14:textId="77777777" w:rsidR="00D708FE" w:rsidRDefault="00D708FE" w:rsidP="00D708FE">
            <w:pPr>
              <w:pStyle w:val="XML1"/>
              <w:rPr>
                <w:ins w:id="17394" w:author="Thomas Dietz" w:date="2012-08-08T16:18:00Z"/>
              </w:rPr>
            </w:pPr>
            <w:ins w:id="17395" w:author="Thomas Dietz" w:date="2012-08-08T16:18:00Z">
              <w:r>
                <w:t xml:space="preserve">            returned.</w:t>
              </w:r>
            </w:ins>
          </w:p>
          <w:p w14:paraId="5744744B" w14:textId="77777777" w:rsidR="00D708FE" w:rsidRDefault="00D708FE" w:rsidP="00D708FE">
            <w:pPr>
              <w:pStyle w:val="XML1"/>
              <w:rPr>
                <w:ins w:id="17396" w:author="Thomas Dietz" w:date="2012-08-08T16:18:00Z"/>
              </w:rPr>
            </w:pPr>
            <w:ins w:id="17397" w:author="Thomas Dietz" w:date="2012-08-08T16:18:00Z">
              <w:r>
                <w:t xml:space="preserve">          &lt;/xs:documentation&gt;</w:t>
              </w:r>
            </w:ins>
          </w:p>
          <w:p w14:paraId="782E4B1E" w14:textId="77777777" w:rsidR="00D708FE" w:rsidRDefault="00D708FE" w:rsidP="00D708FE">
            <w:pPr>
              <w:pStyle w:val="XML1"/>
              <w:rPr>
                <w:ins w:id="17398" w:author="Thomas Dietz" w:date="2012-08-08T16:18:00Z"/>
              </w:rPr>
            </w:pPr>
            <w:ins w:id="17399" w:author="Thomas Dietz" w:date="2012-08-08T16:18:00Z">
              <w:r>
                <w:t xml:space="preserve">        &lt;/xs:annotation&gt;</w:t>
              </w:r>
            </w:ins>
          </w:p>
          <w:p w14:paraId="2304B0FE" w14:textId="77777777" w:rsidR="00D708FE" w:rsidRDefault="00D708FE" w:rsidP="00D708FE">
            <w:pPr>
              <w:pStyle w:val="XML1"/>
              <w:rPr>
                <w:ins w:id="17400" w:author="Thomas Dietz" w:date="2012-08-08T16:18:00Z"/>
              </w:rPr>
            </w:pPr>
            <w:ins w:id="17401" w:author="Thomas Dietz" w:date="2012-08-08T16:18:00Z">
              <w:r>
                <w:t xml:space="preserve">      &lt;/xs:element&gt;</w:t>
              </w:r>
            </w:ins>
          </w:p>
          <w:p w14:paraId="0606B3C1" w14:textId="77777777" w:rsidR="00D708FE" w:rsidRDefault="00D708FE" w:rsidP="00D708FE">
            <w:pPr>
              <w:pStyle w:val="XML1"/>
              <w:rPr>
                <w:ins w:id="17402" w:author="Thomas Dietz" w:date="2012-08-08T16:18:00Z"/>
              </w:rPr>
            </w:pPr>
            <w:ins w:id="17403" w:author="Thomas Dietz" w:date="2012-08-08T16:18:00Z">
              <w:r>
                <w:t xml:space="preserve">      &lt;xs:element name="PgenCounter"  type="xs:base64Binary"&gt;</w:t>
              </w:r>
            </w:ins>
          </w:p>
          <w:p w14:paraId="4A2A9E6C" w14:textId="77777777" w:rsidR="00D708FE" w:rsidRDefault="00D708FE" w:rsidP="00D708FE">
            <w:pPr>
              <w:pStyle w:val="XML1"/>
              <w:rPr>
                <w:ins w:id="17404" w:author="Thomas Dietz" w:date="2012-08-08T16:18:00Z"/>
              </w:rPr>
            </w:pPr>
            <w:ins w:id="17405" w:author="Thomas Dietz" w:date="2012-08-08T16:18:00Z">
              <w:r>
                <w:t xml:space="preserve">        &lt;xs:annotation&gt;</w:t>
              </w:r>
            </w:ins>
          </w:p>
          <w:p w14:paraId="600C6E9F" w14:textId="77777777" w:rsidR="00D708FE" w:rsidRDefault="00D708FE" w:rsidP="00D708FE">
            <w:pPr>
              <w:pStyle w:val="XML1"/>
              <w:rPr>
                <w:ins w:id="17406" w:author="Thomas Dietz" w:date="2012-08-08T16:18:00Z"/>
              </w:rPr>
            </w:pPr>
            <w:ins w:id="17407" w:author="Thomas Dietz" w:date="2012-08-08T16:18:00Z">
              <w:r>
                <w:t xml:space="preserve">          &lt;xs:documentation&gt;</w:t>
              </w:r>
            </w:ins>
          </w:p>
          <w:p w14:paraId="57FCBE59" w14:textId="77777777" w:rsidR="00D708FE" w:rsidRDefault="00D708FE" w:rsidP="00D708FE">
            <w:pPr>
              <w:pStyle w:val="XML1"/>
              <w:rPr>
                <w:ins w:id="17408" w:author="Thomas Dietz" w:date="2012-08-08T16:18:00Z"/>
              </w:rPr>
            </w:pPr>
            <w:ins w:id="17409" w:author="Thomas Dietz" w:date="2012-08-08T16:18:00Z">
              <w:r>
                <w:t xml:space="preserve">            This element is optional. It MUST be present in</w:t>
              </w:r>
            </w:ins>
          </w:p>
          <w:p w14:paraId="161F4E73" w14:textId="77777777" w:rsidR="00D708FE" w:rsidRDefault="00D708FE" w:rsidP="00D708FE">
            <w:pPr>
              <w:pStyle w:val="XML1"/>
              <w:rPr>
                <w:ins w:id="17410" w:author="Thomas Dietz" w:date="2012-08-08T16:18:00Z"/>
              </w:rPr>
            </w:pPr>
            <w:ins w:id="17411" w:author="Thomas Dietz" w:date="2012-08-08T16:18:00Z">
              <w:r>
                <w:t xml:space="preserve">            the NETCONF data store, if the element 'Seed' is present.</w:t>
              </w:r>
            </w:ins>
          </w:p>
          <w:p w14:paraId="4A115DC1" w14:textId="77777777" w:rsidR="00D708FE" w:rsidRDefault="00D708FE" w:rsidP="00D708FE">
            <w:pPr>
              <w:pStyle w:val="XML1"/>
              <w:rPr>
                <w:ins w:id="17412" w:author="Thomas Dietz" w:date="2012-08-08T16:18:00Z"/>
              </w:rPr>
            </w:pPr>
            <w:ins w:id="17413" w:author="Thomas Dietz" w:date="2012-08-08T16:18:00Z">
              <w:r>
                <w:t xml:space="preserve">                    </w:t>
              </w:r>
            </w:ins>
          </w:p>
          <w:p w14:paraId="17469600" w14:textId="77777777" w:rsidR="00D708FE" w:rsidRDefault="00D708FE" w:rsidP="00D708FE">
            <w:pPr>
              <w:pStyle w:val="XML1"/>
              <w:rPr>
                <w:ins w:id="17414" w:author="Thomas Dietz" w:date="2012-08-08T16:18:00Z"/>
              </w:rPr>
            </w:pPr>
            <w:ins w:id="17415" w:author="Thomas Dietz" w:date="2012-08-08T16:18:00Z">
              <w:r>
                <w:t xml:space="preserve">            If element 'Seed' is present in a NETCONF &amp;lt;edit-config&amp;gt;</w:t>
              </w:r>
            </w:ins>
          </w:p>
          <w:p w14:paraId="09F52C29" w14:textId="77777777" w:rsidR="00D708FE" w:rsidRDefault="00D708FE" w:rsidP="00D708FE">
            <w:pPr>
              <w:pStyle w:val="XML1"/>
              <w:rPr>
                <w:ins w:id="17416" w:author="Thomas Dietz" w:date="2012-08-08T16:18:00Z"/>
              </w:rPr>
            </w:pPr>
            <w:ins w:id="17417" w:author="Thomas Dietz" w:date="2012-08-08T16:18:00Z">
              <w:r>
                <w:t xml:space="preserve">            operation 'create', 'merge' or 'replace' and this element</w:t>
              </w:r>
            </w:ins>
          </w:p>
          <w:p w14:paraId="1DABD02D" w14:textId="77777777" w:rsidR="00D708FE" w:rsidRDefault="00D708FE" w:rsidP="00D708FE">
            <w:pPr>
              <w:pStyle w:val="XML1"/>
              <w:rPr>
                <w:ins w:id="17418" w:author="Thomas Dietz" w:date="2012-08-08T16:18:00Z"/>
              </w:rPr>
            </w:pPr>
            <w:ins w:id="17419" w:author="Thomas Dietz" w:date="2012-08-08T16:18:00Z">
              <w:r>
                <w:t xml:space="preserve">            is missing, a 'data-missing' error is returned.</w:t>
              </w:r>
            </w:ins>
          </w:p>
          <w:p w14:paraId="635E196D" w14:textId="77777777" w:rsidR="00D708FE" w:rsidRDefault="00D708FE" w:rsidP="00D708FE">
            <w:pPr>
              <w:pStyle w:val="XML1"/>
              <w:rPr>
                <w:ins w:id="17420" w:author="Thomas Dietz" w:date="2012-08-08T16:18:00Z"/>
              </w:rPr>
            </w:pPr>
            <w:ins w:id="17421" w:author="Thomas Dietz" w:date="2012-08-08T16:18:00Z">
              <w:r>
                <w:t xml:space="preserve">          &lt;/xs:documentation&gt;</w:t>
              </w:r>
            </w:ins>
          </w:p>
          <w:p w14:paraId="2C024497" w14:textId="77777777" w:rsidR="00D708FE" w:rsidRDefault="00D708FE" w:rsidP="00D708FE">
            <w:pPr>
              <w:pStyle w:val="XML1"/>
              <w:rPr>
                <w:ins w:id="17422" w:author="Thomas Dietz" w:date="2012-08-08T16:18:00Z"/>
              </w:rPr>
            </w:pPr>
            <w:ins w:id="17423" w:author="Thomas Dietz" w:date="2012-08-08T16:18:00Z">
              <w:r>
                <w:t xml:space="preserve">        &lt;/xs:annotation&gt;</w:t>
              </w:r>
            </w:ins>
          </w:p>
          <w:p w14:paraId="6E0E0E19" w14:textId="77777777" w:rsidR="00D708FE" w:rsidRDefault="00D708FE" w:rsidP="00D708FE">
            <w:pPr>
              <w:pStyle w:val="XML1"/>
              <w:rPr>
                <w:ins w:id="17424" w:author="Thomas Dietz" w:date="2012-08-08T16:18:00Z"/>
              </w:rPr>
            </w:pPr>
            <w:ins w:id="17425" w:author="Thomas Dietz" w:date="2012-08-08T16:18:00Z">
              <w:r>
                <w:t xml:space="preserve">      &lt;/xs:element&gt;</w:t>
              </w:r>
            </w:ins>
          </w:p>
          <w:p w14:paraId="2C3FCC98" w14:textId="77777777" w:rsidR="00D708FE" w:rsidRDefault="00D708FE" w:rsidP="00D708FE">
            <w:pPr>
              <w:pStyle w:val="XML1"/>
              <w:rPr>
                <w:ins w:id="17426" w:author="Thomas Dietz" w:date="2012-08-08T16:18:00Z"/>
              </w:rPr>
            </w:pPr>
            <w:ins w:id="17427" w:author="Thomas Dietz" w:date="2012-08-08T16:18:00Z">
              <w:r>
                <w:t xml:space="preserve">    &lt;/xs:sequence&gt;</w:t>
              </w:r>
            </w:ins>
          </w:p>
          <w:p w14:paraId="2698B245" w14:textId="77777777" w:rsidR="00D708FE" w:rsidRDefault="00D708FE" w:rsidP="00D708FE">
            <w:pPr>
              <w:pStyle w:val="XML1"/>
              <w:rPr>
                <w:ins w:id="17428" w:author="Thomas Dietz" w:date="2012-08-08T16:18:00Z"/>
              </w:rPr>
            </w:pPr>
            <w:ins w:id="17429" w:author="Thomas Dietz" w:date="2012-08-08T16:18:00Z">
              <w:r>
                <w:t xml:space="preserve">  &lt;/xs:group&gt;</w:t>
              </w:r>
            </w:ins>
          </w:p>
          <w:p w14:paraId="4AFBCCBE" w14:textId="77777777" w:rsidR="00D708FE" w:rsidRDefault="00D708FE" w:rsidP="00D708FE">
            <w:pPr>
              <w:pStyle w:val="XML1"/>
              <w:rPr>
                <w:ins w:id="17430" w:author="Thomas Dietz" w:date="2012-08-08T16:18:00Z"/>
              </w:rPr>
            </w:pPr>
          </w:p>
          <w:p w14:paraId="38EA8065" w14:textId="77777777" w:rsidR="00D708FE" w:rsidRDefault="00D708FE" w:rsidP="00D708FE">
            <w:pPr>
              <w:pStyle w:val="XML1"/>
              <w:rPr>
                <w:ins w:id="17431" w:author="Thomas Dietz" w:date="2012-08-08T16:18:00Z"/>
              </w:rPr>
            </w:pPr>
            <w:ins w:id="17432" w:author="Thomas Dietz" w:date="2012-08-08T16:18:00Z">
              <w:r>
                <w:t xml:space="preserve">  &lt;xs:group name="OFPortBaseTunnelType"&gt;</w:t>
              </w:r>
            </w:ins>
          </w:p>
          <w:p w14:paraId="174C87B3" w14:textId="77777777" w:rsidR="00D708FE" w:rsidRDefault="00D708FE" w:rsidP="00D708FE">
            <w:pPr>
              <w:pStyle w:val="XML1"/>
              <w:rPr>
                <w:ins w:id="17433" w:author="Thomas Dietz" w:date="2012-08-08T16:18:00Z"/>
              </w:rPr>
            </w:pPr>
            <w:ins w:id="17434" w:author="Thomas Dietz" w:date="2012-08-08T16:18:00Z">
              <w:r>
                <w:t xml:space="preserve">    &lt;xs:annotation&gt;</w:t>
              </w:r>
            </w:ins>
          </w:p>
          <w:p w14:paraId="6DFE8BCE" w14:textId="77777777" w:rsidR="00D708FE" w:rsidRDefault="00D708FE" w:rsidP="00D708FE">
            <w:pPr>
              <w:pStyle w:val="XML1"/>
              <w:rPr>
                <w:ins w:id="17435" w:author="Thomas Dietz" w:date="2012-08-08T16:18:00Z"/>
              </w:rPr>
            </w:pPr>
            <w:ins w:id="17436" w:author="Thomas Dietz" w:date="2012-08-08T16:18:00Z">
              <w:r>
                <w:t xml:space="preserve">      &lt;xs:documentation&gt;</w:t>
              </w:r>
            </w:ins>
          </w:p>
          <w:p w14:paraId="59465D5D" w14:textId="77777777" w:rsidR="00D708FE" w:rsidRDefault="00D708FE" w:rsidP="00D708FE">
            <w:pPr>
              <w:pStyle w:val="XML1"/>
              <w:rPr>
                <w:ins w:id="17437" w:author="Thomas Dietz" w:date="2012-08-08T16:18:00Z"/>
              </w:rPr>
            </w:pPr>
            <w:ins w:id="17438" w:author="Thomas Dietz" w:date="2012-08-08T16:18:00Z">
              <w:r>
                <w:t xml:space="preserve">        A group of common elements that are included</w:t>
              </w:r>
            </w:ins>
          </w:p>
          <w:p w14:paraId="7B789877" w14:textId="77777777" w:rsidR="00D708FE" w:rsidRDefault="00D708FE" w:rsidP="00D708FE">
            <w:pPr>
              <w:pStyle w:val="XML1"/>
              <w:rPr>
                <w:ins w:id="17439" w:author="Thomas Dietz" w:date="2012-08-08T16:18:00Z"/>
              </w:rPr>
            </w:pPr>
            <w:ins w:id="17440" w:author="Thomas Dietz" w:date="2012-08-08T16:18:00Z">
              <w:r>
                <w:t xml:space="preserve">        in every supported tunnel type.  Tunnels are modeled as </w:t>
              </w:r>
            </w:ins>
          </w:p>
          <w:p w14:paraId="5C7E0BB5" w14:textId="77777777" w:rsidR="00D708FE" w:rsidRDefault="00D708FE" w:rsidP="00D708FE">
            <w:pPr>
              <w:pStyle w:val="XML1"/>
              <w:rPr>
                <w:ins w:id="17441" w:author="Thomas Dietz" w:date="2012-08-08T16:18:00Z"/>
              </w:rPr>
            </w:pPr>
            <w:ins w:id="17442" w:author="Thomas Dietz" w:date="2012-08-08T16:18:00Z">
              <w:r>
                <w:t xml:space="preserve">        logical ports.</w:t>
              </w:r>
            </w:ins>
          </w:p>
          <w:p w14:paraId="6A940FF8" w14:textId="77777777" w:rsidR="00D708FE" w:rsidRDefault="00D708FE" w:rsidP="00D708FE">
            <w:pPr>
              <w:pStyle w:val="XML1"/>
              <w:rPr>
                <w:ins w:id="17443" w:author="Thomas Dietz" w:date="2012-08-08T16:18:00Z"/>
              </w:rPr>
            </w:pPr>
          </w:p>
          <w:p w14:paraId="4D35888A" w14:textId="77777777" w:rsidR="00D708FE" w:rsidRDefault="00D708FE" w:rsidP="00D708FE">
            <w:pPr>
              <w:pStyle w:val="XML1"/>
              <w:rPr>
                <w:ins w:id="17444" w:author="Thomas Dietz" w:date="2012-08-08T16:18:00Z"/>
              </w:rPr>
            </w:pPr>
            <w:ins w:id="17445" w:author="Thomas Dietz" w:date="2012-08-08T16:18:00Z">
              <w:r>
                <w:t xml:space="preserve">        One pair of local/remote endpoints must exist for a tunnel</w:t>
              </w:r>
            </w:ins>
          </w:p>
          <w:p w14:paraId="19C4021B" w14:textId="77777777" w:rsidR="00D708FE" w:rsidRDefault="00D708FE" w:rsidP="00D708FE">
            <w:pPr>
              <w:pStyle w:val="XML1"/>
              <w:rPr>
                <w:ins w:id="17446" w:author="Thomas Dietz" w:date="2012-08-08T16:18:00Z"/>
              </w:rPr>
            </w:pPr>
            <w:ins w:id="17447" w:author="Thomas Dietz" w:date="2012-08-08T16:18:00Z">
              <w:r>
                <w:t xml:space="preserve">        configuration.</w:t>
              </w:r>
            </w:ins>
          </w:p>
          <w:p w14:paraId="0F9195D6" w14:textId="77777777" w:rsidR="00D708FE" w:rsidRDefault="00D708FE" w:rsidP="00D708FE">
            <w:pPr>
              <w:pStyle w:val="XML1"/>
              <w:rPr>
                <w:ins w:id="17448" w:author="Thomas Dietz" w:date="2012-08-08T16:18:00Z"/>
              </w:rPr>
            </w:pPr>
          </w:p>
          <w:p w14:paraId="5F2DE5EB" w14:textId="77777777" w:rsidR="00D708FE" w:rsidRDefault="00D708FE" w:rsidP="00D708FE">
            <w:pPr>
              <w:pStyle w:val="XML1"/>
              <w:rPr>
                <w:ins w:id="17449" w:author="Thomas Dietz" w:date="2012-08-08T16:18:00Z"/>
              </w:rPr>
            </w:pPr>
            <w:ins w:id="17450" w:author="Thomas Dietz" w:date="2012-08-08T16:18:00Z">
              <w:r>
                <w:lastRenderedPageBreak/>
                <w:t xml:space="preserve">        Only elements from one choice must exist at a time.</w:t>
              </w:r>
            </w:ins>
          </w:p>
          <w:p w14:paraId="7EDA4488" w14:textId="77777777" w:rsidR="00D708FE" w:rsidRDefault="00D708FE" w:rsidP="00D708FE">
            <w:pPr>
              <w:pStyle w:val="XML1"/>
              <w:rPr>
                <w:ins w:id="17451" w:author="Thomas Dietz" w:date="2012-08-08T16:18:00Z"/>
              </w:rPr>
            </w:pPr>
            <w:ins w:id="17452" w:author="Thomas Dietz" w:date="2012-08-08T16:18:00Z">
              <w:r>
                <w:t xml:space="preserve">      &lt;/xs:documentation&gt;</w:t>
              </w:r>
            </w:ins>
          </w:p>
          <w:p w14:paraId="1683FF48" w14:textId="77777777" w:rsidR="00D708FE" w:rsidRDefault="00D708FE" w:rsidP="00D708FE">
            <w:pPr>
              <w:pStyle w:val="XML1"/>
              <w:rPr>
                <w:ins w:id="17453" w:author="Thomas Dietz" w:date="2012-08-08T16:18:00Z"/>
              </w:rPr>
            </w:pPr>
            <w:ins w:id="17454" w:author="Thomas Dietz" w:date="2012-08-08T16:18:00Z">
              <w:r>
                <w:t xml:space="preserve">    &lt;/xs:annotation&gt;</w:t>
              </w:r>
            </w:ins>
          </w:p>
          <w:p w14:paraId="60E539F5" w14:textId="77777777" w:rsidR="00D708FE" w:rsidRDefault="00D708FE" w:rsidP="00D708FE">
            <w:pPr>
              <w:pStyle w:val="XML1"/>
              <w:rPr>
                <w:ins w:id="17455" w:author="Thomas Dietz" w:date="2012-08-08T16:18:00Z"/>
              </w:rPr>
            </w:pPr>
          </w:p>
          <w:p w14:paraId="54ED4CCF" w14:textId="77777777" w:rsidR="00D708FE" w:rsidRDefault="00D708FE" w:rsidP="00D708FE">
            <w:pPr>
              <w:pStyle w:val="XML1"/>
              <w:rPr>
                <w:ins w:id="17456" w:author="Thomas Dietz" w:date="2012-08-08T16:18:00Z"/>
              </w:rPr>
            </w:pPr>
            <w:ins w:id="17457" w:author="Thomas Dietz" w:date="2012-08-08T16:18:00Z">
              <w:r>
                <w:t xml:space="preserve">    &lt;xs:sequence&gt;</w:t>
              </w:r>
            </w:ins>
          </w:p>
          <w:p w14:paraId="2EA8951D" w14:textId="77777777" w:rsidR="00D708FE" w:rsidRDefault="00D708FE" w:rsidP="00D708FE">
            <w:pPr>
              <w:pStyle w:val="XML1"/>
              <w:rPr>
                <w:ins w:id="17458" w:author="Thomas Dietz" w:date="2012-08-08T16:18:00Z"/>
              </w:rPr>
            </w:pPr>
            <w:ins w:id="17459" w:author="Thomas Dietz" w:date="2012-08-08T16:18:00Z">
              <w:r>
                <w:t xml:space="preserve">      &lt;xs:choice&gt;</w:t>
              </w:r>
            </w:ins>
          </w:p>
          <w:p w14:paraId="146D534D" w14:textId="77777777" w:rsidR="00D708FE" w:rsidRDefault="00D708FE" w:rsidP="00D708FE">
            <w:pPr>
              <w:pStyle w:val="XML1"/>
              <w:rPr>
                <w:ins w:id="17460" w:author="Thomas Dietz" w:date="2012-08-08T16:18:00Z"/>
              </w:rPr>
            </w:pPr>
            <w:ins w:id="17461" w:author="Thomas Dietz" w:date="2012-08-08T16:18:00Z">
              <w:r>
                <w:t xml:space="preserve">        &lt;xs:sequence&gt;</w:t>
              </w:r>
            </w:ins>
          </w:p>
          <w:p w14:paraId="41217BAD" w14:textId="77777777" w:rsidR="00D708FE" w:rsidRDefault="00D708FE" w:rsidP="00D708FE">
            <w:pPr>
              <w:pStyle w:val="XML1"/>
              <w:rPr>
                <w:ins w:id="17462" w:author="Thomas Dietz" w:date="2012-08-08T16:18:00Z"/>
              </w:rPr>
            </w:pPr>
            <w:ins w:id="17463" w:author="Thomas Dietz" w:date="2012-08-08T16:18:00Z">
              <w:r>
                <w:t xml:space="preserve">          &lt;xs:element name="local-endpoint-ipv4-adress"  type="inet:ipv4-address"&gt;</w:t>
              </w:r>
            </w:ins>
          </w:p>
          <w:p w14:paraId="3C92795C" w14:textId="77777777" w:rsidR="00D708FE" w:rsidRDefault="00D708FE" w:rsidP="00D708FE">
            <w:pPr>
              <w:pStyle w:val="XML1"/>
              <w:rPr>
                <w:ins w:id="17464" w:author="Thomas Dietz" w:date="2012-08-08T16:18:00Z"/>
              </w:rPr>
            </w:pPr>
            <w:ins w:id="17465" w:author="Thomas Dietz" w:date="2012-08-08T16:18:00Z">
              <w:r>
                <w:t xml:space="preserve">            &lt;xs:annotation&gt;</w:t>
              </w:r>
            </w:ins>
          </w:p>
          <w:p w14:paraId="5A468C45" w14:textId="77777777" w:rsidR="00D708FE" w:rsidRDefault="00D708FE" w:rsidP="00D708FE">
            <w:pPr>
              <w:pStyle w:val="XML1"/>
              <w:rPr>
                <w:ins w:id="17466" w:author="Thomas Dietz" w:date="2012-08-08T16:18:00Z"/>
              </w:rPr>
            </w:pPr>
            <w:ins w:id="17467" w:author="Thomas Dietz" w:date="2012-08-08T16:18:00Z">
              <w:r>
                <w:t xml:space="preserve">              &lt;xs:documentation&gt;</w:t>
              </w:r>
            </w:ins>
          </w:p>
          <w:p w14:paraId="5F8028B4" w14:textId="77777777" w:rsidR="00D708FE" w:rsidRDefault="00D708FE" w:rsidP="00D708FE">
            <w:pPr>
              <w:pStyle w:val="XML1"/>
              <w:rPr>
                <w:ins w:id="17468" w:author="Thomas Dietz" w:date="2012-08-08T16:18:00Z"/>
              </w:rPr>
            </w:pPr>
            <w:ins w:id="17469" w:author="Thomas Dietz" w:date="2012-08-08T16:18:00Z">
              <w:r>
                <w:t xml:space="preserve">                The IPv4 address of the local tunnel</w:t>
              </w:r>
            </w:ins>
          </w:p>
          <w:p w14:paraId="52A661F9" w14:textId="77777777" w:rsidR="00D708FE" w:rsidRDefault="00D708FE" w:rsidP="00D708FE">
            <w:pPr>
              <w:pStyle w:val="XML1"/>
              <w:rPr>
                <w:ins w:id="17470" w:author="Thomas Dietz" w:date="2012-08-08T16:18:00Z"/>
              </w:rPr>
            </w:pPr>
            <w:ins w:id="17471" w:author="Thomas Dietz" w:date="2012-08-08T16:18:00Z">
              <w:r>
                <w:t xml:space="preserve">                endpoint.</w:t>
              </w:r>
            </w:ins>
          </w:p>
          <w:p w14:paraId="54096C77" w14:textId="77777777" w:rsidR="00D708FE" w:rsidRDefault="00D708FE" w:rsidP="00D708FE">
            <w:pPr>
              <w:pStyle w:val="XML1"/>
              <w:rPr>
                <w:ins w:id="17472" w:author="Thomas Dietz" w:date="2012-08-08T16:18:00Z"/>
              </w:rPr>
            </w:pPr>
            <w:ins w:id="17473" w:author="Thomas Dietz" w:date="2012-08-08T16:18:00Z">
              <w:r>
                <w:t xml:space="preserve">              &lt;/xs:documentation&gt;</w:t>
              </w:r>
            </w:ins>
          </w:p>
          <w:p w14:paraId="0892F75D" w14:textId="77777777" w:rsidR="00D708FE" w:rsidRDefault="00D708FE" w:rsidP="00D708FE">
            <w:pPr>
              <w:pStyle w:val="XML1"/>
              <w:rPr>
                <w:ins w:id="17474" w:author="Thomas Dietz" w:date="2012-08-08T16:18:00Z"/>
              </w:rPr>
            </w:pPr>
            <w:ins w:id="17475" w:author="Thomas Dietz" w:date="2012-08-08T16:18:00Z">
              <w:r>
                <w:t xml:space="preserve">            &lt;/xs:annotation&gt;</w:t>
              </w:r>
            </w:ins>
          </w:p>
          <w:p w14:paraId="09284E01" w14:textId="77777777" w:rsidR="00D708FE" w:rsidRDefault="00D708FE" w:rsidP="00D708FE">
            <w:pPr>
              <w:pStyle w:val="XML1"/>
              <w:rPr>
                <w:ins w:id="17476" w:author="Thomas Dietz" w:date="2012-08-08T16:18:00Z"/>
              </w:rPr>
            </w:pPr>
            <w:ins w:id="17477" w:author="Thomas Dietz" w:date="2012-08-08T16:18:00Z">
              <w:r>
                <w:t xml:space="preserve">          &lt;/xs:element&gt;</w:t>
              </w:r>
            </w:ins>
          </w:p>
          <w:p w14:paraId="6A453E13" w14:textId="77777777" w:rsidR="00D708FE" w:rsidRDefault="00D708FE" w:rsidP="00D708FE">
            <w:pPr>
              <w:pStyle w:val="XML1"/>
              <w:rPr>
                <w:ins w:id="17478" w:author="Thomas Dietz" w:date="2012-08-08T16:18:00Z"/>
              </w:rPr>
            </w:pPr>
            <w:ins w:id="17479" w:author="Thomas Dietz" w:date="2012-08-08T16:18:00Z">
              <w:r>
                <w:t xml:space="preserve">          &lt;xs:element name="remote-endpoint-ipv4-adress"  type="inet:ipv4-address"&gt;</w:t>
              </w:r>
            </w:ins>
          </w:p>
          <w:p w14:paraId="7D6B4434" w14:textId="77777777" w:rsidR="00D708FE" w:rsidRDefault="00D708FE" w:rsidP="00D708FE">
            <w:pPr>
              <w:pStyle w:val="XML1"/>
              <w:rPr>
                <w:ins w:id="17480" w:author="Thomas Dietz" w:date="2012-08-08T16:18:00Z"/>
              </w:rPr>
            </w:pPr>
            <w:ins w:id="17481" w:author="Thomas Dietz" w:date="2012-08-08T16:18:00Z">
              <w:r>
                <w:t xml:space="preserve">            &lt;xs:annotation&gt;</w:t>
              </w:r>
            </w:ins>
          </w:p>
          <w:p w14:paraId="17246EE9" w14:textId="77777777" w:rsidR="00D708FE" w:rsidRDefault="00D708FE" w:rsidP="00D708FE">
            <w:pPr>
              <w:pStyle w:val="XML1"/>
              <w:rPr>
                <w:ins w:id="17482" w:author="Thomas Dietz" w:date="2012-08-08T16:18:00Z"/>
              </w:rPr>
            </w:pPr>
            <w:ins w:id="17483" w:author="Thomas Dietz" w:date="2012-08-08T16:18:00Z">
              <w:r>
                <w:t xml:space="preserve">              &lt;xs:documentation&gt;</w:t>
              </w:r>
            </w:ins>
          </w:p>
          <w:p w14:paraId="6BBFA966" w14:textId="77777777" w:rsidR="00D708FE" w:rsidRDefault="00D708FE" w:rsidP="00D708FE">
            <w:pPr>
              <w:pStyle w:val="XML1"/>
              <w:rPr>
                <w:ins w:id="17484" w:author="Thomas Dietz" w:date="2012-08-08T16:18:00Z"/>
              </w:rPr>
            </w:pPr>
            <w:ins w:id="17485" w:author="Thomas Dietz" w:date="2012-08-08T16:18:00Z">
              <w:r>
                <w:t xml:space="preserve">                The IPv4 address of the remote tunnel</w:t>
              </w:r>
            </w:ins>
          </w:p>
          <w:p w14:paraId="32D29635" w14:textId="77777777" w:rsidR="00D708FE" w:rsidRDefault="00D708FE" w:rsidP="00D708FE">
            <w:pPr>
              <w:pStyle w:val="XML1"/>
              <w:rPr>
                <w:ins w:id="17486" w:author="Thomas Dietz" w:date="2012-08-08T16:18:00Z"/>
              </w:rPr>
            </w:pPr>
            <w:ins w:id="17487" w:author="Thomas Dietz" w:date="2012-08-08T16:18:00Z">
              <w:r>
                <w:t xml:space="preserve">                endpoint.</w:t>
              </w:r>
            </w:ins>
          </w:p>
          <w:p w14:paraId="53D93529" w14:textId="77777777" w:rsidR="00D708FE" w:rsidRDefault="00D708FE" w:rsidP="00D708FE">
            <w:pPr>
              <w:pStyle w:val="XML1"/>
              <w:rPr>
                <w:ins w:id="17488" w:author="Thomas Dietz" w:date="2012-08-08T16:18:00Z"/>
              </w:rPr>
            </w:pPr>
            <w:ins w:id="17489" w:author="Thomas Dietz" w:date="2012-08-08T16:18:00Z">
              <w:r>
                <w:t xml:space="preserve">              &lt;/xs:documentation&gt;</w:t>
              </w:r>
            </w:ins>
          </w:p>
          <w:p w14:paraId="4ED951CA" w14:textId="77777777" w:rsidR="00D708FE" w:rsidRDefault="00D708FE" w:rsidP="00D708FE">
            <w:pPr>
              <w:pStyle w:val="XML1"/>
              <w:rPr>
                <w:ins w:id="17490" w:author="Thomas Dietz" w:date="2012-08-08T16:18:00Z"/>
              </w:rPr>
            </w:pPr>
            <w:ins w:id="17491" w:author="Thomas Dietz" w:date="2012-08-08T16:18:00Z">
              <w:r>
                <w:t xml:space="preserve">            &lt;/xs:annotation&gt;</w:t>
              </w:r>
            </w:ins>
          </w:p>
          <w:p w14:paraId="0223A1CE" w14:textId="77777777" w:rsidR="00D708FE" w:rsidRDefault="00D708FE" w:rsidP="00D708FE">
            <w:pPr>
              <w:pStyle w:val="XML1"/>
              <w:rPr>
                <w:ins w:id="17492" w:author="Thomas Dietz" w:date="2012-08-08T16:18:00Z"/>
              </w:rPr>
            </w:pPr>
            <w:ins w:id="17493" w:author="Thomas Dietz" w:date="2012-08-08T16:18:00Z">
              <w:r>
                <w:t xml:space="preserve">          &lt;/xs:element&gt;</w:t>
              </w:r>
            </w:ins>
          </w:p>
          <w:p w14:paraId="2C031322" w14:textId="77777777" w:rsidR="00D708FE" w:rsidRDefault="00D708FE" w:rsidP="00D708FE">
            <w:pPr>
              <w:pStyle w:val="XML1"/>
              <w:rPr>
                <w:ins w:id="17494" w:author="Thomas Dietz" w:date="2012-08-08T16:18:00Z"/>
              </w:rPr>
            </w:pPr>
            <w:ins w:id="17495" w:author="Thomas Dietz" w:date="2012-08-08T16:18:00Z">
              <w:r>
                <w:t xml:space="preserve">        &lt;/xs:sequence&gt;</w:t>
              </w:r>
            </w:ins>
          </w:p>
          <w:p w14:paraId="0D01DB25" w14:textId="77777777" w:rsidR="00D708FE" w:rsidRDefault="00D708FE" w:rsidP="00D708FE">
            <w:pPr>
              <w:pStyle w:val="XML1"/>
              <w:rPr>
                <w:ins w:id="17496" w:author="Thomas Dietz" w:date="2012-08-08T16:18:00Z"/>
              </w:rPr>
            </w:pPr>
            <w:ins w:id="17497" w:author="Thomas Dietz" w:date="2012-08-08T16:18:00Z">
              <w:r>
                <w:t xml:space="preserve">        &lt;xs:sequence&gt;</w:t>
              </w:r>
            </w:ins>
          </w:p>
          <w:p w14:paraId="1B40D21E" w14:textId="77777777" w:rsidR="00D708FE" w:rsidRDefault="00D708FE" w:rsidP="00D708FE">
            <w:pPr>
              <w:pStyle w:val="XML1"/>
              <w:rPr>
                <w:ins w:id="17498" w:author="Thomas Dietz" w:date="2012-08-08T16:18:00Z"/>
              </w:rPr>
            </w:pPr>
            <w:ins w:id="17499" w:author="Thomas Dietz" w:date="2012-08-08T16:18:00Z">
              <w:r>
                <w:t xml:space="preserve">          &lt;xs:element name="local-endpoint-ipv6-adress"  type="inet:ipv6-address"&gt;</w:t>
              </w:r>
            </w:ins>
          </w:p>
          <w:p w14:paraId="20C97ACE" w14:textId="77777777" w:rsidR="00D708FE" w:rsidRDefault="00D708FE" w:rsidP="00D708FE">
            <w:pPr>
              <w:pStyle w:val="XML1"/>
              <w:rPr>
                <w:ins w:id="17500" w:author="Thomas Dietz" w:date="2012-08-08T16:18:00Z"/>
              </w:rPr>
            </w:pPr>
            <w:ins w:id="17501" w:author="Thomas Dietz" w:date="2012-08-08T16:18:00Z">
              <w:r>
                <w:t xml:space="preserve">            &lt;xs:annotation&gt;</w:t>
              </w:r>
            </w:ins>
          </w:p>
          <w:p w14:paraId="6C78E343" w14:textId="77777777" w:rsidR="00D708FE" w:rsidRDefault="00D708FE" w:rsidP="00D708FE">
            <w:pPr>
              <w:pStyle w:val="XML1"/>
              <w:rPr>
                <w:ins w:id="17502" w:author="Thomas Dietz" w:date="2012-08-08T16:18:00Z"/>
              </w:rPr>
            </w:pPr>
            <w:ins w:id="17503" w:author="Thomas Dietz" w:date="2012-08-08T16:18:00Z">
              <w:r>
                <w:t xml:space="preserve">              &lt;xs:documentation&gt;</w:t>
              </w:r>
            </w:ins>
          </w:p>
          <w:p w14:paraId="74B3648B" w14:textId="77777777" w:rsidR="00D708FE" w:rsidRDefault="00D708FE" w:rsidP="00D708FE">
            <w:pPr>
              <w:pStyle w:val="XML1"/>
              <w:rPr>
                <w:ins w:id="17504" w:author="Thomas Dietz" w:date="2012-08-08T16:18:00Z"/>
              </w:rPr>
            </w:pPr>
            <w:ins w:id="17505" w:author="Thomas Dietz" w:date="2012-08-08T16:18:00Z">
              <w:r>
                <w:t xml:space="preserve">                The IPv6 address of the local tunnel</w:t>
              </w:r>
            </w:ins>
          </w:p>
          <w:p w14:paraId="21251538" w14:textId="77777777" w:rsidR="00D708FE" w:rsidRDefault="00D708FE" w:rsidP="00D708FE">
            <w:pPr>
              <w:pStyle w:val="XML1"/>
              <w:rPr>
                <w:ins w:id="17506" w:author="Thomas Dietz" w:date="2012-08-08T16:18:00Z"/>
              </w:rPr>
            </w:pPr>
            <w:ins w:id="17507" w:author="Thomas Dietz" w:date="2012-08-08T16:18:00Z">
              <w:r>
                <w:t xml:space="preserve">                endpoint.</w:t>
              </w:r>
            </w:ins>
          </w:p>
          <w:p w14:paraId="26ABCE67" w14:textId="77777777" w:rsidR="00D708FE" w:rsidRDefault="00D708FE" w:rsidP="00D708FE">
            <w:pPr>
              <w:pStyle w:val="XML1"/>
              <w:rPr>
                <w:ins w:id="17508" w:author="Thomas Dietz" w:date="2012-08-08T16:18:00Z"/>
              </w:rPr>
            </w:pPr>
            <w:ins w:id="17509" w:author="Thomas Dietz" w:date="2012-08-08T16:18:00Z">
              <w:r>
                <w:t xml:space="preserve">              &lt;/xs:documentation&gt;</w:t>
              </w:r>
            </w:ins>
          </w:p>
          <w:p w14:paraId="2819FCB8" w14:textId="77777777" w:rsidR="00D708FE" w:rsidRDefault="00D708FE" w:rsidP="00D708FE">
            <w:pPr>
              <w:pStyle w:val="XML1"/>
              <w:rPr>
                <w:ins w:id="17510" w:author="Thomas Dietz" w:date="2012-08-08T16:18:00Z"/>
              </w:rPr>
            </w:pPr>
            <w:ins w:id="17511" w:author="Thomas Dietz" w:date="2012-08-08T16:18:00Z">
              <w:r>
                <w:t xml:space="preserve">            &lt;/xs:annotation&gt;</w:t>
              </w:r>
            </w:ins>
          </w:p>
          <w:p w14:paraId="0800D445" w14:textId="77777777" w:rsidR="00D708FE" w:rsidRDefault="00D708FE" w:rsidP="00D708FE">
            <w:pPr>
              <w:pStyle w:val="XML1"/>
              <w:rPr>
                <w:ins w:id="17512" w:author="Thomas Dietz" w:date="2012-08-08T16:18:00Z"/>
              </w:rPr>
            </w:pPr>
            <w:ins w:id="17513" w:author="Thomas Dietz" w:date="2012-08-08T16:18:00Z">
              <w:r>
                <w:t xml:space="preserve">          &lt;/xs:element&gt;</w:t>
              </w:r>
            </w:ins>
          </w:p>
          <w:p w14:paraId="22DC221A" w14:textId="77777777" w:rsidR="00D708FE" w:rsidRDefault="00D708FE" w:rsidP="00D708FE">
            <w:pPr>
              <w:pStyle w:val="XML1"/>
              <w:rPr>
                <w:ins w:id="17514" w:author="Thomas Dietz" w:date="2012-08-08T16:18:00Z"/>
              </w:rPr>
            </w:pPr>
            <w:ins w:id="17515" w:author="Thomas Dietz" w:date="2012-08-08T16:18:00Z">
              <w:r>
                <w:t xml:space="preserve">          &lt;xs:element name="remote-endpoint-ipv6-adress"  type="inet:ipv6-address"&gt;</w:t>
              </w:r>
            </w:ins>
          </w:p>
          <w:p w14:paraId="7214FA69" w14:textId="77777777" w:rsidR="00D708FE" w:rsidRDefault="00D708FE" w:rsidP="00D708FE">
            <w:pPr>
              <w:pStyle w:val="XML1"/>
              <w:rPr>
                <w:ins w:id="17516" w:author="Thomas Dietz" w:date="2012-08-08T16:18:00Z"/>
              </w:rPr>
            </w:pPr>
            <w:ins w:id="17517" w:author="Thomas Dietz" w:date="2012-08-08T16:18:00Z">
              <w:r>
                <w:t xml:space="preserve">            &lt;xs:annotation&gt;</w:t>
              </w:r>
            </w:ins>
          </w:p>
          <w:p w14:paraId="29D78C7A" w14:textId="77777777" w:rsidR="00D708FE" w:rsidRDefault="00D708FE" w:rsidP="00D708FE">
            <w:pPr>
              <w:pStyle w:val="XML1"/>
              <w:rPr>
                <w:ins w:id="17518" w:author="Thomas Dietz" w:date="2012-08-08T16:18:00Z"/>
              </w:rPr>
            </w:pPr>
            <w:ins w:id="17519" w:author="Thomas Dietz" w:date="2012-08-08T16:18:00Z">
              <w:r>
                <w:t xml:space="preserve">              &lt;xs:documentation&gt;</w:t>
              </w:r>
            </w:ins>
          </w:p>
          <w:p w14:paraId="4D34E13D" w14:textId="77777777" w:rsidR="00D708FE" w:rsidRDefault="00D708FE" w:rsidP="00D708FE">
            <w:pPr>
              <w:pStyle w:val="XML1"/>
              <w:rPr>
                <w:ins w:id="17520" w:author="Thomas Dietz" w:date="2012-08-08T16:18:00Z"/>
              </w:rPr>
            </w:pPr>
            <w:ins w:id="17521" w:author="Thomas Dietz" w:date="2012-08-08T16:18:00Z">
              <w:r>
                <w:t xml:space="preserve">                The IPv6 address of the remote tunnel</w:t>
              </w:r>
            </w:ins>
          </w:p>
          <w:p w14:paraId="00B1AE7E" w14:textId="77777777" w:rsidR="00D708FE" w:rsidRDefault="00D708FE" w:rsidP="00D708FE">
            <w:pPr>
              <w:pStyle w:val="XML1"/>
              <w:rPr>
                <w:ins w:id="17522" w:author="Thomas Dietz" w:date="2012-08-08T16:18:00Z"/>
              </w:rPr>
            </w:pPr>
            <w:ins w:id="17523" w:author="Thomas Dietz" w:date="2012-08-08T16:18:00Z">
              <w:r>
                <w:t xml:space="preserve">                endpoint.</w:t>
              </w:r>
            </w:ins>
          </w:p>
          <w:p w14:paraId="3B7FB645" w14:textId="77777777" w:rsidR="00D708FE" w:rsidRDefault="00D708FE" w:rsidP="00D708FE">
            <w:pPr>
              <w:pStyle w:val="XML1"/>
              <w:rPr>
                <w:ins w:id="17524" w:author="Thomas Dietz" w:date="2012-08-08T16:18:00Z"/>
              </w:rPr>
            </w:pPr>
            <w:ins w:id="17525" w:author="Thomas Dietz" w:date="2012-08-08T16:18:00Z">
              <w:r>
                <w:t xml:space="preserve">              &lt;/xs:documentation&gt;</w:t>
              </w:r>
            </w:ins>
          </w:p>
          <w:p w14:paraId="2D804C23" w14:textId="77777777" w:rsidR="00D708FE" w:rsidRDefault="00D708FE" w:rsidP="00D708FE">
            <w:pPr>
              <w:pStyle w:val="XML1"/>
              <w:rPr>
                <w:ins w:id="17526" w:author="Thomas Dietz" w:date="2012-08-08T16:18:00Z"/>
              </w:rPr>
            </w:pPr>
            <w:ins w:id="17527" w:author="Thomas Dietz" w:date="2012-08-08T16:18:00Z">
              <w:r>
                <w:t xml:space="preserve">            &lt;/xs:annotation&gt;</w:t>
              </w:r>
            </w:ins>
          </w:p>
          <w:p w14:paraId="2DF59C34" w14:textId="77777777" w:rsidR="00D708FE" w:rsidRDefault="00D708FE" w:rsidP="00D708FE">
            <w:pPr>
              <w:pStyle w:val="XML1"/>
              <w:rPr>
                <w:ins w:id="17528" w:author="Thomas Dietz" w:date="2012-08-08T16:18:00Z"/>
              </w:rPr>
            </w:pPr>
            <w:ins w:id="17529" w:author="Thomas Dietz" w:date="2012-08-08T16:18:00Z">
              <w:r>
                <w:t xml:space="preserve">          &lt;/xs:element&gt;</w:t>
              </w:r>
            </w:ins>
          </w:p>
          <w:p w14:paraId="4276474A" w14:textId="77777777" w:rsidR="00D708FE" w:rsidRDefault="00D708FE" w:rsidP="00D708FE">
            <w:pPr>
              <w:pStyle w:val="XML1"/>
              <w:rPr>
                <w:ins w:id="17530" w:author="Thomas Dietz" w:date="2012-08-08T16:18:00Z"/>
              </w:rPr>
            </w:pPr>
            <w:ins w:id="17531" w:author="Thomas Dietz" w:date="2012-08-08T16:18:00Z">
              <w:r>
                <w:t xml:space="preserve">        &lt;/xs:sequence&gt;</w:t>
              </w:r>
            </w:ins>
          </w:p>
          <w:p w14:paraId="4E99B7E6" w14:textId="77777777" w:rsidR="00D708FE" w:rsidRDefault="00D708FE" w:rsidP="00D708FE">
            <w:pPr>
              <w:pStyle w:val="XML1"/>
              <w:rPr>
                <w:ins w:id="17532" w:author="Thomas Dietz" w:date="2012-08-08T16:18:00Z"/>
              </w:rPr>
            </w:pPr>
            <w:ins w:id="17533" w:author="Thomas Dietz" w:date="2012-08-08T16:18:00Z">
              <w:r>
                <w:t xml:space="preserve">        &lt;xs:sequence&gt;</w:t>
              </w:r>
            </w:ins>
          </w:p>
          <w:p w14:paraId="7A30E079" w14:textId="77777777" w:rsidR="00D708FE" w:rsidRDefault="00D708FE" w:rsidP="00D708FE">
            <w:pPr>
              <w:pStyle w:val="XML1"/>
              <w:rPr>
                <w:ins w:id="17534" w:author="Thomas Dietz" w:date="2012-08-08T16:18:00Z"/>
              </w:rPr>
            </w:pPr>
            <w:ins w:id="17535" w:author="Thomas Dietz" w:date="2012-08-08T16:18:00Z">
              <w:r>
                <w:t xml:space="preserve">          &lt;xs:element name="local-endpoint-mac-adress"  type="yang:mac-address"&gt;</w:t>
              </w:r>
            </w:ins>
          </w:p>
          <w:p w14:paraId="40206DB4" w14:textId="77777777" w:rsidR="00D708FE" w:rsidRDefault="00D708FE" w:rsidP="00D708FE">
            <w:pPr>
              <w:pStyle w:val="XML1"/>
              <w:rPr>
                <w:ins w:id="17536" w:author="Thomas Dietz" w:date="2012-08-08T16:18:00Z"/>
              </w:rPr>
            </w:pPr>
            <w:ins w:id="17537" w:author="Thomas Dietz" w:date="2012-08-08T16:18:00Z">
              <w:r>
                <w:t xml:space="preserve">            &lt;xs:annotation&gt;</w:t>
              </w:r>
            </w:ins>
          </w:p>
          <w:p w14:paraId="371D73E0" w14:textId="77777777" w:rsidR="00D708FE" w:rsidRDefault="00D708FE" w:rsidP="00D708FE">
            <w:pPr>
              <w:pStyle w:val="XML1"/>
              <w:rPr>
                <w:ins w:id="17538" w:author="Thomas Dietz" w:date="2012-08-08T16:18:00Z"/>
              </w:rPr>
            </w:pPr>
            <w:ins w:id="17539" w:author="Thomas Dietz" w:date="2012-08-08T16:18:00Z">
              <w:r>
                <w:t xml:space="preserve">              &lt;xs:documentation&gt;</w:t>
              </w:r>
            </w:ins>
          </w:p>
          <w:p w14:paraId="7FF317E9" w14:textId="77777777" w:rsidR="00D708FE" w:rsidRDefault="00D708FE" w:rsidP="00D708FE">
            <w:pPr>
              <w:pStyle w:val="XML1"/>
              <w:rPr>
                <w:ins w:id="17540" w:author="Thomas Dietz" w:date="2012-08-08T16:18:00Z"/>
              </w:rPr>
            </w:pPr>
            <w:ins w:id="17541" w:author="Thomas Dietz" w:date="2012-08-08T16:18:00Z">
              <w:r>
                <w:t xml:space="preserve">                The MAC address of the local tunnel</w:t>
              </w:r>
            </w:ins>
          </w:p>
          <w:p w14:paraId="2BE9470C" w14:textId="77777777" w:rsidR="00D708FE" w:rsidRDefault="00D708FE" w:rsidP="00D708FE">
            <w:pPr>
              <w:pStyle w:val="XML1"/>
              <w:rPr>
                <w:ins w:id="17542" w:author="Thomas Dietz" w:date="2012-08-08T16:18:00Z"/>
              </w:rPr>
            </w:pPr>
            <w:ins w:id="17543" w:author="Thomas Dietz" w:date="2012-08-08T16:18:00Z">
              <w:r>
                <w:t xml:space="preserve">                endpoint.</w:t>
              </w:r>
            </w:ins>
          </w:p>
          <w:p w14:paraId="2F576583" w14:textId="77777777" w:rsidR="00D708FE" w:rsidRDefault="00D708FE" w:rsidP="00D708FE">
            <w:pPr>
              <w:pStyle w:val="XML1"/>
              <w:rPr>
                <w:ins w:id="17544" w:author="Thomas Dietz" w:date="2012-08-08T16:18:00Z"/>
              </w:rPr>
            </w:pPr>
            <w:ins w:id="17545" w:author="Thomas Dietz" w:date="2012-08-08T16:18:00Z">
              <w:r>
                <w:t xml:space="preserve">              &lt;/xs:documentation&gt;</w:t>
              </w:r>
            </w:ins>
          </w:p>
          <w:p w14:paraId="46DE1760" w14:textId="77777777" w:rsidR="00D708FE" w:rsidRDefault="00D708FE" w:rsidP="00D708FE">
            <w:pPr>
              <w:pStyle w:val="XML1"/>
              <w:rPr>
                <w:ins w:id="17546" w:author="Thomas Dietz" w:date="2012-08-08T16:18:00Z"/>
              </w:rPr>
            </w:pPr>
            <w:ins w:id="17547" w:author="Thomas Dietz" w:date="2012-08-08T16:18:00Z">
              <w:r>
                <w:t xml:space="preserve">            &lt;/xs:annotation&gt;</w:t>
              </w:r>
            </w:ins>
          </w:p>
          <w:p w14:paraId="51338DF9" w14:textId="77777777" w:rsidR="00D708FE" w:rsidRDefault="00D708FE" w:rsidP="00D708FE">
            <w:pPr>
              <w:pStyle w:val="XML1"/>
              <w:rPr>
                <w:ins w:id="17548" w:author="Thomas Dietz" w:date="2012-08-08T16:18:00Z"/>
              </w:rPr>
            </w:pPr>
            <w:ins w:id="17549" w:author="Thomas Dietz" w:date="2012-08-08T16:18:00Z">
              <w:r>
                <w:t xml:space="preserve">          &lt;/xs:element&gt;</w:t>
              </w:r>
            </w:ins>
          </w:p>
          <w:p w14:paraId="41DA69F7" w14:textId="77777777" w:rsidR="00D708FE" w:rsidRDefault="00D708FE" w:rsidP="00D708FE">
            <w:pPr>
              <w:pStyle w:val="XML1"/>
              <w:rPr>
                <w:ins w:id="17550" w:author="Thomas Dietz" w:date="2012-08-08T16:18:00Z"/>
              </w:rPr>
            </w:pPr>
            <w:ins w:id="17551" w:author="Thomas Dietz" w:date="2012-08-08T16:18:00Z">
              <w:r>
                <w:lastRenderedPageBreak/>
                <w:t xml:space="preserve">          &lt;xs:element name="remote-endpoint-mac-adress"  type="yang:mac-address"&gt;</w:t>
              </w:r>
            </w:ins>
          </w:p>
          <w:p w14:paraId="732000C5" w14:textId="77777777" w:rsidR="00D708FE" w:rsidRDefault="00D708FE" w:rsidP="00D708FE">
            <w:pPr>
              <w:pStyle w:val="XML1"/>
              <w:rPr>
                <w:ins w:id="17552" w:author="Thomas Dietz" w:date="2012-08-08T16:18:00Z"/>
              </w:rPr>
            </w:pPr>
            <w:ins w:id="17553" w:author="Thomas Dietz" w:date="2012-08-08T16:18:00Z">
              <w:r>
                <w:t xml:space="preserve">            &lt;xs:annotation&gt;</w:t>
              </w:r>
            </w:ins>
          </w:p>
          <w:p w14:paraId="2DCA6FD1" w14:textId="77777777" w:rsidR="00D708FE" w:rsidRDefault="00D708FE" w:rsidP="00D708FE">
            <w:pPr>
              <w:pStyle w:val="XML1"/>
              <w:rPr>
                <w:ins w:id="17554" w:author="Thomas Dietz" w:date="2012-08-08T16:18:00Z"/>
              </w:rPr>
            </w:pPr>
            <w:ins w:id="17555" w:author="Thomas Dietz" w:date="2012-08-08T16:18:00Z">
              <w:r>
                <w:t xml:space="preserve">              &lt;xs:documentation&gt;</w:t>
              </w:r>
            </w:ins>
          </w:p>
          <w:p w14:paraId="4A306E21" w14:textId="77777777" w:rsidR="00D708FE" w:rsidRDefault="00D708FE" w:rsidP="00D708FE">
            <w:pPr>
              <w:pStyle w:val="XML1"/>
              <w:rPr>
                <w:ins w:id="17556" w:author="Thomas Dietz" w:date="2012-08-08T16:18:00Z"/>
              </w:rPr>
            </w:pPr>
            <w:ins w:id="17557" w:author="Thomas Dietz" w:date="2012-08-08T16:18:00Z">
              <w:r>
                <w:t xml:space="preserve">                The MAC address of the remote tunnel</w:t>
              </w:r>
            </w:ins>
          </w:p>
          <w:p w14:paraId="3EFDD396" w14:textId="77777777" w:rsidR="00D708FE" w:rsidRDefault="00D708FE" w:rsidP="00D708FE">
            <w:pPr>
              <w:pStyle w:val="XML1"/>
              <w:rPr>
                <w:ins w:id="17558" w:author="Thomas Dietz" w:date="2012-08-08T16:18:00Z"/>
              </w:rPr>
            </w:pPr>
            <w:ins w:id="17559" w:author="Thomas Dietz" w:date="2012-08-08T16:18:00Z">
              <w:r>
                <w:t xml:space="preserve">                endpoint.</w:t>
              </w:r>
            </w:ins>
          </w:p>
          <w:p w14:paraId="2AAAF50A" w14:textId="77777777" w:rsidR="00D708FE" w:rsidRDefault="00D708FE" w:rsidP="00D708FE">
            <w:pPr>
              <w:pStyle w:val="XML1"/>
              <w:rPr>
                <w:ins w:id="17560" w:author="Thomas Dietz" w:date="2012-08-08T16:18:00Z"/>
              </w:rPr>
            </w:pPr>
            <w:ins w:id="17561" w:author="Thomas Dietz" w:date="2012-08-08T16:18:00Z">
              <w:r>
                <w:t xml:space="preserve">              &lt;/xs:documentation&gt;</w:t>
              </w:r>
            </w:ins>
          </w:p>
          <w:p w14:paraId="7B874869" w14:textId="77777777" w:rsidR="00D708FE" w:rsidRDefault="00D708FE" w:rsidP="00D708FE">
            <w:pPr>
              <w:pStyle w:val="XML1"/>
              <w:rPr>
                <w:ins w:id="17562" w:author="Thomas Dietz" w:date="2012-08-08T16:18:00Z"/>
              </w:rPr>
            </w:pPr>
            <w:ins w:id="17563" w:author="Thomas Dietz" w:date="2012-08-08T16:18:00Z">
              <w:r>
                <w:t xml:space="preserve">            &lt;/xs:annotation&gt;</w:t>
              </w:r>
            </w:ins>
          </w:p>
          <w:p w14:paraId="0FF1E4CD" w14:textId="77777777" w:rsidR="00D708FE" w:rsidRDefault="00D708FE" w:rsidP="00D708FE">
            <w:pPr>
              <w:pStyle w:val="XML1"/>
              <w:rPr>
                <w:ins w:id="17564" w:author="Thomas Dietz" w:date="2012-08-08T16:18:00Z"/>
              </w:rPr>
            </w:pPr>
            <w:ins w:id="17565" w:author="Thomas Dietz" w:date="2012-08-08T16:18:00Z">
              <w:r>
                <w:t xml:space="preserve">          &lt;/xs:element&gt;</w:t>
              </w:r>
            </w:ins>
          </w:p>
          <w:p w14:paraId="4DE33B4D" w14:textId="77777777" w:rsidR="00D708FE" w:rsidRDefault="00D708FE" w:rsidP="00D708FE">
            <w:pPr>
              <w:pStyle w:val="XML1"/>
              <w:rPr>
                <w:ins w:id="17566" w:author="Thomas Dietz" w:date="2012-08-08T16:18:00Z"/>
              </w:rPr>
            </w:pPr>
            <w:ins w:id="17567" w:author="Thomas Dietz" w:date="2012-08-08T16:18:00Z">
              <w:r>
                <w:t xml:space="preserve">        &lt;/xs:sequence&gt;</w:t>
              </w:r>
            </w:ins>
          </w:p>
          <w:p w14:paraId="2166E6F8" w14:textId="77777777" w:rsidR="00D708FE" w:rsidRDefault="00D708FE" w:rsidP="00D708FE">
            <w:pPr>
              <w:pStyle w:val="XML1"/>
              <w:rPr>
                <w:ins w:id="17568" w:author="Thomas Dietz" w:date="2012-08-08T16:18:00Z"/>
              </w:rPr>
            </w:pPr>
            <w:ins w:id="17569" w:author="Thomas Dietz" w:date="2012-08-08T16:18:00Z">
              <w:r>
                <w:t xml:space="preserve">      &lt;/xs:choice&gt;</w:t>
              </w:r>
            </w:ins>
          </w:p>
          <w:p w14:paraId="03B78473" w14:textId="77777777" w:rsidR="00D708FE" w:rsidRDefault="00D708FE" w:rsidP="00D708FE">
            <w:pPr>
              <w:pStyle w:val="XML1"/>
              <w:rPr>
                <w:ins w:id="17570" w:author="Thomas Dietz" w:date="2012-08-08T16:18:00Z"/>
              </w:rPr>
            </w:pPr>
            <w:ins w:id="17571" w:author="Thomas Dietz" w:date="2012-08-08T16:18:00Z">
              <w:r>
                <w:t xml:space="preserve">    &lt;/xs:sequence&gt;</w:t>
              </w:r>
            </w:ins>
          </w:p>
          <w:p w14:paraId="3260E6C7" w14:textId="77777777" w:rsidR="00D708FE" w:rsidRDefault="00D708FE" w:rsidP="00D708FE">
            <w:pPr>
              <w:pStyle w:val="XML1"/>
              <w:rPr>
                <w:ins w:id="17572" w:author="Thomas Dietz" w:date="2012-08-08T16:18:00Z"/>
              </w:rPr>
            </w:pPr>
            <w:ins w:id="17573" w:author="Thomas Dietz" w:date="2012-08-08T16:18:00Z">
              <w:r>
                <w:t xml:space="preserve">  &lt;/xs:group&gt;</w:t>
              </w:r>
            </w:ins>
          </w:p>
          <w:p w14:paraId="4A822035" w14:textId="77777777" w:rsidR="00D708FE" w:rsidRDefault="00D708FE" w:rsidP="00D708FE">
            <w:pPr>
              <w:pStyle w:val="XML1"/>
              <w:rPr>
                <w:ins w:id="17574" w:author="Thomas Dietz" w:date="2012-08-08T16:18:00Z"/>
              </w:rPr>
            </w:pPr>
          </w:p>
          <w:p w14:paraId="7D1A68C4" w14:textId="77777777" w:rsidR="00D708FE" w:rsidRDefault="00D708FE" w:rsidP="00D708FE">
            <w:pPr>
              <w:pStyle w:val="XML1"/>
              <w:rPr>
                <w:ins w:id="17575" w:author="Thomas Dietz" w:date="2012-08-08T16:18:00Z"/>
              </w:rPr>
            </w:pPr>
            <w:ins w:id="17576" w:author="Thomas Dietz" w:date="2012-08-08T16:18:00Z">
              <w:r>
                <w:t xml:space="preserve">  &lt;xs:group name="OFPortIPGRETunnelType"&gt;</w:t>
              </w:r>
            </w:ins>
          </w:p>
          <w:p w14:paraId="79322D66" w14:textId="77777777" w:rsidR="00D708FE" w:rsidRDefault="00D708FE" w:rsidP="00D708FE">
            <w:pPr>
              <w:pStyle w:val="XML1"/>
              <w:rPr>
                <w:ins w:id="17577" w:author="Thomas Dietz" w:date="2012-08-08T16:18:00Z"/>
              </w:rPr>
            </w:pPr>
            <w:ins w:id="17578" w:author="Thomas Dietz" w:date="2012-08-08T16:18:00Z">
              <w:r>
                <w:t xml:space="preserve">    &lt;xs:annotation&gt;</w:t>
              </w:r>
            </w:ins>
          </w:p>
          <w:p w14:paraId="1504882F" w14:textId="77777777" w:rsidR="00D708FE" w:rsidRDefault="00D708FE" w:rsidP="00D708FE">
            <w:pPr>
              <w:pStyle w:val="XML1"/>
              <w:rPr>
                <w:ins w:id="17579" w:author="Thomas Dietz" w:date="2012-08-08T16:18:00Z"/>
              </w:rPr>
            </w:pPr>
            <w:ins w:id="17580" w:author="Thomas Dietz" w:date="2012-08-08T16:18:00Z">
              <w:r>
                <w:t xml:space="preserve">      &lt;xs:documentation&gt;</w:t>
              </w:r>
            </w:ins>
          </w:p>
          <w:p w14:paraId="69E93CBA" w14:textId="77777777" w:rsidR="00D708FE" w:rsidRDefault="00D708FE" w:rsidP="00D708FE">
            <w:pPr>
              <w:pStyle w:val="XML1"/>
              <w:rPr>
                <w:ins w:id="17581" w:author="Thomas Dietz" w:date="2012-08-08T16:18:00Z"/>
              </w:rPr>
            </w:pPr>
            <w:ins w:id="17582" w:author="Thomas Dietz" w:date="2012-08-08T16:18:00Z">
              <w:r>
                <w:t xml:space="preserve">        Properties of a IP-in-GRE tunnel with key,</w:t>
              </w:r>
            </w:ins>
          </w:p>
          <w:p w14:paraId="33CB9A9D" w14:textId="77777777" w:rsidR="00D708FE" w:rsidRDefault="00D708FE" w:rsidP="00D708FE">
            <w:pPr>
              <w:pStyle w:val="XML1"/>
              <w:rPr>
                <w:ins w:id="17583" w:author="Thomas Dietz" w:date="2012-08-08T16:18:00Z"/>
              </w:rPr>
            </w:pPr>
            <w:ins w:id="17584" w:author="Thomas Dietz" w:date="2012-08-08T16:18:00Z">
              <w:r>
                <w:t xml:space="preserve">        checksum, and sequence number information.</w:t>
              </w:r>
            </w:ins>
          </w:p>
          <w:p w14:paraId="24F75A38" w14:textId="77777777" w:rsidR="00D708FE" w:rsidRDefault="00D708FE" w:rsidP="00D708FE">
            <w:pPr>
              <w:pStyle w:val="XML1"/>
              <w:rPr>
                <w:ins w:id="17585" w:author="Thomas Dietz" w:date="2012-08-08T16:18:00Z"/>
              </w:rPr>
            </w:pPr>
            <w:ins w:id="17586" w:author="Thomas Dietz" w:date="2012-08-08T16:18:00Z">
              <w:r>
                <w:t xml:space="preserve">      &lt;/xs:documentation&gt;</w:t>
              </w:r>
            </w:ins>
          </w:p>
          <w:p w14:paraId="404CE060" w14:textId="77777777" w:rsidR="00D708FE" w:rsidRDefault="00D708FE" w:rsidP="00D708FE">
            <w:pPr>
              <w:pStyle w:val="XML1"/>
              <w:rPr>
                <w:ins w:id="17587" w:author="Thomas Dietz" w:date="2012-08-08T16:18:00Z"/>
              </w:rPr>
            </w:pPr>
            <w:ins w:id="17588" w:author="Thomas Dietz" w:date="2012-08-08T16:18:00Z">
              <w:r>
                <w:t xml:space="preserve">    &lt;/xs:annotation&gt;</w:t>
              </w:r>
            </w:ins>
          </w:p>
          <w:p w14:paraId="60488808" w14:textId="77777777" w:rsidR="00D708FE" w:rsidRDefault="00D708FE" w:rsidP="00D708FE">
            <w:pPr>
              <w:pStyle w:val="XML1"/>
              <w:rPr>
                <w:ins w:id="17589" w:author="Thomas Dietz" w:date="2012-08-08T16:18:00Z"/>
              </w:rPr>
            </w:pPr>
          </w:p>
          <w:p w14:paraId="59978DD8" w14:textId="77777777" w:rsidR="00D708FE" w:rsidRDefault="00D708FE" w:rsidP="00D708FE">
            <w:pPr>
              <w:pStyle w:val="XML1"/>
              <w:rPr>
                <w:ins w:id="17590" w:author="Thomas Dietz" w:date="2012-08-08T16:18:00Z"/>
              </w:rPr>
            </w:pPr>
            <w:ins w:id="17591" w:author="Thomas Dietz" w:date="2012-08-08T16:18:00Z">
              <w:r>
                <w:t xml:space="preserve">    &lt;xs:sequence&gt;</w:t>
              </w:r>
            </w:ins>
          </w:p>
          <w:p w14:paraId="262989BC" w14:textId="77777777" w:rsidR="00D708FE" w:rsidRDefault="00D708FE" w:rsidP="00D708FE">
            <w:pPr>
              <w:pStyle w:val="XML1"/>
              <w:rPr>
                <w:ins w:id="17592" w:author="Thomas Dietz" w:date="2012-08-08T16:18:00Z"/>
              </w:rPr>
            </w:pPr>
            <w:ins w:id="17593" w:author="Thomas Dietz" w:date="2012-08-08T16:18:00Z">
              <w:r>
                <w:t xml:space="preserve">      &lt;xs:group ref="OFPortBaseTunnelType"/&gt;</w:t>
              </w:r>
            </w:ins>
          </w:p>
          <w:p w14:paraId="2295CB37" w14:textId="77777777" w:rsidR="00D708FE" w:rsidRDefault="00D708FE" w:rsidP="00D708FE">
            <w:pPr>
              <w:pStyle w:val="XML1"/>
              <w:rPr>
                <w:ins w:id="17594" w:author="Thomas Dietz" w:date="2012-08-08T16:18:00Z"/>
              </w:rPr>
            </w:pPr>
            <w:ins w:id="17595" w:author="Thomas Dietz" w:date="2012-08-08T16:18:00Z">
              <w:r>
                <w:t xml:space="preserve">      &lt;xs:element name="checksum-present"  type="xs:boolean"&gt;</w:t>
              </w:r>
            </w:ins>
          </w:p>
          <w:p w14:paraId="67A1AF41" w14:textId="77777777" w:rsidR="00D708FE" w:rsidRDefault="00D708FE" w:rsidP="00D708FE">
            <w:pPr>
              <w:pStyle w:val="XML1"/>
              <w:rPr>
                <w:ins w:id="17596" w:author="Thomas Dietz" w:date="2012-08-08T16:18:00Z"/>
              </w:rPr>
            </w:pPr>
            <w:ins w:id="17597" w:author="Thomas Dietz" w:date="2012-08-08T16:18:00Z">
              <w:r>
                <w:t xml:space="preserve">        &lt;xs:annotation&gt;</w:t>
              </w:r>
            </w:ins>
          </w:p>
          <w:p w14:paraId="40CD4C3F" w14:textId="77777777" w:rsidR="00D708FE" w:rsidRDefault="00D708FE" w:rsidP="00D708FE">
            <w:pPr>
              <w:pStyle w:val="XML1"/>
              <w:rPr>
                <w:ins w:id="17598" w:author="Thomas Dietz" w:date="2012-08-08T16:18:00Z"/>
              </w:rPr>
            </w:pPr>
            <w:ins w:id="17599" w:author="Thomas Dietz" w:date="2012-08-08T16:18:00Z">
              <w:r>
                <w:t xml:space="preserve">          &lt;xs:documentation&gt;</w:t>
              </w:r>
            </w:ins>
          </w:p>
          <w:p w14:paraId="1EF2DB7D" w14:textId="77777777" w:rsidR="00D708FE" w:rsidRDefault="00D708FE" w:rsidP="00D708FE">
            <w:pPr>
              <w:pStyle w:val="XML1"/>
              <w:rPr>
                <w:ins w:id="17600" w:author="Thomas Dietz" w:date="2012-08-08T16:18:00Z"/>
              </w:rPr>
            </w:pPr>
            <w:ins w:id="17601" w:author="Thomas Dietz" w:date="2012-08-08T16:18:00Z">
              <w:r>
                <w:t xml:space="preserve">            Indicates presence of the GRE checksum.</w:t>
              </w:r>
            </w:ins>
          </w:p>
          <w:p w14:paraId="65DB12A4" w14:textId="77777777" w:rsidR="00D708FE" w:rsidRDefault="00D708FE" w:rsidP="00D708FE">
            <w:pPr>
              <w:pStyle w:val="XML1"/>
              <w:rPr>
                <w:ins w:id="17602" w:author="Thomas Dietz" w:date="2012-08-08T16:18:00Z"/>
              </w:rPr>
            </w:pPr>
            <w:ins w:id="17603" w:author="Thomas Dietz" w:date="2012-08-08T16:18:00Z">
              <w:r>
                <w:t xml:space="preserve">          &lt;/xs:documentation&gt;</w:t>
              </w:r>
            </w:ins>
          </w:p>
          <w:p w14:paraId="2066FB51" w14:textId="77777777" w:rsidR="00D708FE" w:rsidRDefault="00D708FE" w:rsidP="00D708FE">
            <w:pPr>
              <w:pStyle w:val="XML1"/>
              <w:rPr>
                <w:ins w:id="17604" w:author="Thomas Dietz" w:date="2012-08-08T16:18:00Z"/>
              </w:rPr>
            </w:pPr>
            <w:ins w:id="17605" w:author="Thomas Dietz" w:date="2012-08-08T16:18:00Z">
              <w:r>
                <w:t xml:space="preserve">        &lt;/xs:annotation&gt;</w:t>
              </w:r>
            </w:ins>
          </w:p>
          <w:p w14:paraId="29C40ED2" w14:textId="77777777" w:rsidR="00D708FE" w:rsidRDefault="00D708FE" w:rsidP="00D708FE">
            <w:pPr>
              <w:pStyle w:val="XML1"/>
              <w:rPr>
                <w:ins w:id="17606" w:author="Thomas Dietz" w:date="2012-08-08T16:18:00Z"/>
              </w:rPr>
            </w:pPr>
            <w:ins w:id="17607" w:author="Thomas Dietz" w:date="2012-08-08T16:18:00Z">
              <w:r>
                <w:t xml:space="preserve">      &lt;/xs:element&gt;</w:t>
              </w:r>
            </w:ins>
          </w:p>
          <w:p w14:paraId="61795133" w14:textId="77777777" w:rsidR="00D708FE" w:rsidRDefault="00D708FE" w:rsidP="00D708FE">
            <w:pPr>
              <w:pStyle w:val="XML1"/>
              <w:rPr>
                <w:ins w:id="17608" w:author="Thomas Dietz" w:date="2012-08-08T16:18:00Z"/>
              </w:rPr>
            </w:pPr>
            <w:ins w:id="17609" w:author="Thomas Dietz" w:date="2012-08-08T16:18:00Z">
              <w:r>
                <w:t xml:space="preserve">      &lt;xs:element name="key-present"  type="xs:boolean"&gt;</w:t>
              </w:r>
            </w:ins>
          </w:p>
          <w:p w14:paraId="062CF33D" w14:textId="77777777" w:rsidR="00D708FE" w:rsidRDefault="00D708FE" w:rsidP="00D708FE">
            <w:pPr>
              <w:pStyle w:val="XML1"/>
              <w:rPr>
                <w:ins w:id="17610" w:author="Thomas Dietz" w:date="2012-08-08T16:18:00Z"/>
              </w:rPr>
            </w:pPr>
            <w:ins w:id="17611" w:author="Thomas Dietz" w:date="2012-08-08T16:18:00Z">
              <w:r>
                <w:t xml:space="preserve">        &lt;xs:annotation&gt;</w:t>
              </w:r>
            </w:ins>
          </w:p>
          <w:p w14:paraId="057C193F" w14:textId="77777777" w:rsidR="00D708FE" w:rsidRDefault="00D708FE" w:rsidP="00D708FE">
            <w:pPr>
              <w:pStyle w:val="XML1"/>
              <w:rPr>
                <w:ins w:id="17612" w:author="Thomas Dietz" w:date="2012-08-08T16:18:00Z"/>
              </w:rPr>
            </w:pPr>
            <w:ins w:id="17613" w:author="Thomas Dietz" w:date="2012-08-08T16:18:00Z">
              <w:r>
                <w:t xml:space="preserve">          &lt;xs:documentation&gt;</w:t>
              </w:r>
            </w:ins>
          </w:p>
          <w:p w14:paraId="04E12E34" w14:textId="77777777" w:rsidR="00D708FE" w:rsidRDefault="00D708FE" w:rsidP="00D708FE">
            <w:pPr>
              <w:pStyle w:val="XML1"/>
              <w:rPr>
                <w:ins w:id="17614" w:author="Thomas Dietz" w:date="2012-08-08T16:18:00Z"/>
              </w:rPr>
            </w:pPr>
            <w:ins w:id="17615" w:author="Thomas Dietz" w:date="2012-08-08T16:18:00Z">
              <w:r>
                <w:t xml:space="preserve">            Indicates presence of the GRE key.</w:t>
              </w:r>
            </w:ins>
          </w:p>
          <w:p w14:paraId="4DB629BA" w14:textId="77777777" w:rsidR="00D708FE" w:rsidRDefault="00D708FE" w:rsidP="00D708FE">
            <w:pPr>
              <w:pStyle w:val="XML1"/>
              <w:rPr>
                <w:ins w:id="17616" w:author="Thomas Dietz" w:date="2012-08-08T16:18:00Z"/>
              </w:rPr>
            </w:pPr>
            <w:ins w:id="17617" w:author="Thomas Dietz" w:date="2012-08-08T16:18:00Z">
              <w:r>
                <w:t xml:space="preserve">          &lt;/xs:documentation&gt;</w:t>
              </w:r>
            </w:ins>
          </w:p>
          <w:p w14:paraId="606B9E2F" w14:textId="77777777" w:rsidR="00D708FE" w:rsidRDefault="00D708FE" w:rsidP="00D708FE">
            <w:pPr>
              <w:pStyle w:val="XML1"/>
              <w:rPr>
                <w:ins w:id="17618" w:author="Thomas Dietz" w:date="2012-08-08T16:18:00Z"/>
              </w:rPr>
            </w:pPr>
            <w:ins w:id="17619" w:author="Thomas Dietz" w:date="2012-08-08T16:18:00Z">
              <w:r>
                <w:t xml:space="preserve">        &lt;/xs:annotation&gt;</w:t>
              </w:r>
            </w:ins>
          </w:p>
          <w:p w14:paraId="1BA05435" w14:textId="77777777" w:rsidR="00D708FE" w:rsidRDefault="00D708FE" w:rsidP="00D708FE">
            <w:pPr>
              <w:pStyle w:val="XML1"/>
              <w:rPr>
                <w:ins w:id="17620" w:author="Thomas Dietz" w:date="2012-08-08T16:18:00Z"/>
              </w:rPr>
            </w:pPr>
            <w:ins w:id="17621" w:author="Thomas Dietz" w:date="2012-08-08T16:18:00Z">
              <w:r>
                <w:t xml:space="preserve">      &lt;/xs:element&gt;</w:t>
              </w:r>
            </w:ins>
          </w:p>
          <w:p w14:paraId="70CB34A4" w14:textId="77777777" w:rsidR="00D708FE" w:rsidRDefault="00D708FE" w:rsidP="00D708FE">
            <w:pPr>
              <w:pStyle w:val="XML1"/>
              <w:rPr>
                <w:ins w:id="17622" w:author="Thomas Dietz" w:date="2012-08-08T16:18:00Z"/>
              </w:rPr>
            </w:pPr>
            <w:ins w:id="17623" w:author="Thomas Dietz" w:date="2012-08-08T16:18:00Z">
              <w:r>
                <w:t xml:space="preserve">      &lt;xs:element name="key"  type="xs:unsignedInt"&gt;</w:t>
              </w:r>
            </w:ins>
          </w:p>
          <w:p w14:paraId="3EAF6B0B" w14:textId="77777777" w:rsidR="00D708FE" w:rsidRDefault="00D708FE" w:rsidP="00D708FE">
            <w:pPr>
              <w:pStyle w:val="XML1"/>
              <w:rPr>
                <w:ins w:id="17624" w:author="Thomas Dietz" w:date="2012-08-08T16:18:00Z"/>
              </w:rPr>
            </w:pPr>
            <w:ins w:id="17625" w:author="Thomas Dietz" w:date="2012-08-08T16:18:00Z">
              <w:r>
                <w:t xml:space="preserve">        &lt;xs:annotation&gt;</w:t>
              </w:r>
            </w:ins>
          </w:p>
          <w:p w14:paraId="6AAA5B63" w14:textId="77777777" w:rsidR="00D708FE" w:rsidRDefault="00D708FE" w:rsidP="00D708FE">
            <w:pPr>
              <w:pStyle w:val="XML1"/>
              <w:rPr>
                <w:ins w:id="17626" w:author="Thomas Dietz" w:date="2012-08-08T16:18:00Z"/>
              </w:rPr>
            </w:pPr>
            <w:ins w:id="17627" w:author="Thomas Dietz" w:date="2012-08-08T16:18:00Z">
              <w:r>
                <w:t xml:space="preserve">          &lt;xs:documentation&gt;</w:t>
              </w:r>
            </w:ins>
          </w:p>
          <w:p w14:paraId="2480CF5D" w14:textId="77777777" w:rsidR="00D708FE" w:rsidRDefault="00D708FE" w:rsidP="00D708FE">
            <w:pPr>
              <w:pStyle w:val="XML1"/>
              <w:rPr>
                <w:ins w:id="17628" w:author="Thomas Dietz" w:date="2012-08-08T16:18:00Z"/>
              </w:rPr>
            </w:pPr>
            <w:ins w:id="17629" w:author="Thomas Dietz" w:date="2012-08-08T16:18:00Z">
              <w:r>
                <w:t xml:space="preserve">            The (optional) key of the GRE tunnel.  It MAY</w:t>
              </w:r>
            </w:ins>
          </w:p>
          <w:p w14:paraId="7C9FF9EC" w14:textId="77777777" w:rsidR="00D708FE" w:rsidRDefault="00D708FE" w:rsidP="00D708FE">
            <w:pPr>
              <w:pStyle w:val="XML1"/>
              <w:rPr>
                <w:ins w:id="17630" w:author="Thomas Dietz" w:date="2012-08-08T16:18:00Z"/>
              </w:rPr>
            </w:pPr>
            <w:ins w:id="17631" w:author="Thomas Dietz" w:date="2012-08-08T16:18:00Z">
              <w:r>
                <w:t xml:space="preserve">            be used to set the OXM_OF_TUNNEL_ID match field metadata </w:t>
              </w:r>
            </w:ins>
          </w:p>
          <w:p w14:paraId="2043DC74" w14:textId="77777777" w:rsidR="00D708FE" w:rsidRDefault="00D708FE" w:rsidP="00D708FE">
            <w:pPr>
              <w:pStyle w:val="XML1"/>
              <w:rPr>
                <w:ins w:id="17632" w:author="Thomas Dietz" w:date="2012-08-08T16:18:00Z"/>
              </w:rPr>
            </w:pPr>
            <w:ins w:id="17633" w:author="Thomas Dietz" w:date="2012-08-08T16:18:00Z">
              <w:r>
                <w:t xml:space="preserve">            in the OpenFlow protocol</w:t>
              </w:r>
            </w:ins>
          </w:p>
          <w:p w14:paraId="666D226F" w14:textId="77777777" w:rsidR="00D708FE" w:rsidRDefault="00D708FE" w:rsidP="00D708FE">
            <w:pPr>
              <w:pStyle w:val="XML1"/>
              <w:rPr>
                <w:ins w:id="17634" w:author="Thomas Dietz" w:date="2012-08-08T16:18:00Z"/>
              </w:rPr>
            </w:pPr>
            <w:ins w:id="17635" w:author="Thomas Dietz" w:date="2012-08-08T16:18:00Z">
              <w:r>
                <w:t xml:space="preserve">          &lt;/xs:documentation&gt;</w:t>
              </w:r>
            </w:ins>
          </w:p>
          <w:p w14:paraId="03CEE36E" w14:textId="77777777" w:rsidR="00D708FE" w:rsidRDefault="00D708FE" w:rsidP="00D708FE">
            <w:pPr>
              <w:pStyle w:val="XML1"/>
              <w:rPr>
                <w:ins w:id="17636" w:author="Thomas Dietz" w:date="2012-08-08T16:18:00Z"/>
              </w:rPr>
            </w:pPr>
            <w:ins w:id="17637" w:author="Thomas Dietz" w:date="2012-08-08T16:18:00Z">
              <w:r>
                <w:t xml:space="preserve">        &lt;/xs:annotation&gt;</w:t>
              </w:r>
            </w:ins>
          </w:p>
          <w:p w14:paraId="32F7A40A" w14:textId="77777777" w:rsidR="00D708FE" w:rsidRDefault="00D708FE" w:rsidP="00D708FE">
            <w:pPr>
              <w:pStyle w:val="XML1"/>
              <w:rPr>
                <w:ins w:id="17638" w:author="Thomas Dietz" w:date="2012-08-08T16:18:00Z"/>
              </w:rPr>
            </w:pPr>
            <w:ins w:id="17639" w:author="Thomas Dietz" w:date="2012-08-08T16:18:00Z">
              <w:r>
                <w:t xml:space="preserve">      &lt;/xs:element&gt;</w:t>
              </w:r>
            </w:ins>
          </w:p>
          <w:p w14:paraId="615CEC7F" w14:textId="77777777" w:rsidR="00D708FE" w:rsidRDefault="00D708FE" w:rsidP="00D708FE">
            <w:pPr>
              <w:pStyle w:val="XML1"/>
              <w:rPr>
                <w:ins w:id="17640" w:author="Thomas Dietz" w:date="2012-08-08T16:18:00Z"/>
              </w:rPr>
            </w:pPr>
            <w:ins w:id="17641" w:author="Thomas Dietz" w:date="2012-08-08T16:18:00Z">
              <w:r>
                <w:t xml:space="preserve">      &lt;xs:element name="sequence-number-present"  type="xs:boolean"&gt;</w:t>
              </w:r>
            </w:ins>
          </w:p>
          <w:p w14:paraId="44E9AE4F" w14:textId="77777777" w:rsidR="00D708FE" w:rsidRDefault="00D708FE" w:rsidP="00D708FE">
            <w:pPr>
              <w:pStyle w:val="XML1"/>
              <w:rPr>
                <w:ins w:id="17642" w:author="Thomas Dietz" w:date="2012-08-08T16:18:00Z"/>
              </w:rPr>
            </w:pPr>
            <w:ins w:id="17643" w:author="Thomas Dietz" w:date="2012-08-08T16:18:00Z">
              <w:r>
                <w:t xml:space="preserve">        &lt;xs:annotation&gt;</w:t>
              </w:r>
            </w:ins>
          </w:p>
          <w:p w14:paraId="53D0F54C" w14:textId="77777777" w:rsidR="00D708FE" w:rsidRDefault="00D708FE" w:rsidP="00D708FE">
            <w:pPr>
              <w:pStyle w:val="XML1"/>
              <w:rPr>
                <w:ins w:id="17644" w:author="Thomas Dietz" w:date="2012-08-08T16:18:00Z"/>
              </w:rPr>
            </w:pPr>
            <w:ins w:id="17645" w:author="Thomas Dietz" w:date="2012-08-08T16:18:00Z">
              <w:r>
                <w:t xml:space="preserve">          &lt;xs:documentation&gt;</w:t>
              </w:r>
            </w:ins>
          </w:p>
          <w:p w14:paraId="125F5455" w14:textId="77777777" w:rsidR="00D708FE" w:rsidRDefault="00D708FE" w:rsidP="00D708FE">
            <w:pPr>
              <w:pStyle w:val="XML1"/>
              <w:rPr>
                <w:ins w:id="17646" w:author="Thomas Dietz" w:date="2012-08-08T16:18:00Z"/>
              </w:rPr>
            </w:pPr>
            <w:ins w:id="17647" w:author="Thomas Dietz" w:date="2012-08-08T16:18:00Z">
              <w:r>
                <w:t xml:space="preserve">            Indicates presence of the GRE sequence</w:t>
              </w:r>
            </w:ins>
          </w:p>
          <w:p w14:paraId="6E32EDAF" w14:textId="77777777" w:rsidR="00D708FE" w:rsidRDefault="00D708FE" w:rsidP="00D708FE">
            <w:pPr>
              <w:pStyle w:val="XML1"/>
              <w:rPr>
                <w:ins w:id="17648" w:author="Thomas Dietz" w:date="2012-08-08T16:18:00Z"/>
              </w:rPr>
            </w:pPr>
            <w:ins w:id="17649" w:author="Thomas Dietz" w:date="2012-08-08T16:18:00Z">
              <w:r>
                <w:t xml:space="preserve">            number.</w:t>
              </w:r>
            </w:ins>
          </w:p>
          <w:p w14:paraId="32D5443E" w14:textId="77777777" w:rsidR="00D708FE" w:rsidRDefault="00D708FE" w:rsidP="00D708FE">
            <w:pPr>
              <w:pStyle w:val="XML1"/>
              <w:rPr>
                <w:ins w:id="17650" w:author="Thomas Dietz" w:date="2012-08-08T16:18:00Z"/>
              </w:rPr>
            </w:pPr>
            <w:ins w:id="17651" w:author="Thomas Dietz" w:date="2012-08-08T16:18:00Z">
              <w:r>
                <w:t xml:space="preserve">          &lt;/xs:documentation&gt;</w:t>
              </w:r>
            </w:ins>
          </w:p>
          <w:p w14:paraId="3AA7C721" w14:textId="77777777" w:rsidR="00D708FE" w:rsidRDefault="00D708FE" w:rsidP="00D708FE">
            <w:pPr>
              <w:pStyle w:val="XML1"/>
              <w:rPr>
                <w:ins w:id="17652" w:author="Thomas Dietz" w:date="2012-08-08T16:18:00Z"/>
              </w:rPr>
            </w:pPr>
            <w:ins w:id="17653" w:author="Thomas Dietz" w:date="2012-08-08T16:18:00Z">
              <w:r>
                <w:t xml:space="preserve">        &lt;/xs:annotation&gt;</w:t>
              </w:r>
            </w:ins>
          </w:p>
          <w:p w14:paraId="518F1734" w14:textId="77777777" w:rsidR="00D708FE" w:rsidRDefault="00D708FE" w:rsidP="00D708FE">
            <w:pPr>
              <w:pStyle w:val="XML1"/>
              <w:rPr>
                <w:ins w:id="17654" w:author="Thomas Dietz" w:date="2012-08-08T16:18:00Z"/>
              </w:rPr>
            </w:pPr>
            <w:ins w:id="17655" w:author="Thomas Dietz" w:date="2012-08-08T16:18:00Z">
              <w:r>
                <w:t xml:space="preserve">      &lt;/xs:element&gt;</w:t>
              </w:r>
            </w:ins>
          </w:p>
          <w:p w14:paraId="7979F40A" w14:textId="77777777" w:rsidR="00D708FE" w:rsidRDefault="00D708FE" w:rsidP="00D708FE">
            <w:pPr>
              <w:pStyle w:val="XML1"/>
              <w:rPr>
                <w:ins w:id="17656" w:author="Thomas Dietz" w:date="2012-08-08T16:18:00Z"/>
              </w:rPr>
            </w:pPr>
            <w:ins w:id="17657" w:author="Thomas Dietz" w:date="2012-08-08T16:18:00Z">
              <w:r>
                <w:t xml:space="preserve">    &lt;/xs:sequence&gt;</w:t>
              </w:r>
            </w:ins>
          </w:p>
          <w:p w14:paraId="56940EC7" w14:textId="77777777" w:rsidR="00D708FE" w:rsidRDefault="00D708FE" w:rsidP="00D708FE">
            <w:pPr>
              <w:pStyle w:val="XML1"/>
              <w:rPr>
                <w:ins w:id="17658" w:author="Thomas Dietz" w:date="2012-08-08T16:18:00Z"/>
              </w:rPr>
            </w:pPr>
            <w:ins w:id="17659" w:author="Thomas Dietz" w:date="2012-08-08T16:18:00Z">
              <w:r>
                <w:lastRenderedPageBreak/>
                <w:t xml:space="preserve">  &lt;/xs:group&gt;</w:t>
              </w:r>
            </w:ins>
          </w:p>
          <w:p w14:paraId="0907DEC2" w14:textId="77777777" w:rsidR="00D708FE" w:rsidRDefault="00D708FE" w:rsidP="00D708FE">
            <w:pPr>
              <w:pStyle w:val="XML1"/>
              <w:rPr>
                <w:ins w:id="17660" w:author="Thomas Dietz" w:date="2012-08-08T16:18:00Z"/>
              </w:rPr>
            </w:pPr>
          </w:p>
          <w:p w14:paraId="0DF972A0" w14:textId="77777777" w:rsidR="00D708FE" w:rsidRDefault="00D708FE" w:rsidP="00D708FE">
            <w:pPr>
              <w:pStyle w:val="XML1"/>
              <w:rPr>
                <w:ins w:id="17661" w:author="Thomas Dietz" w:date="2012-08-08T16:18:00Z"/>
              </w:rPr>
            </w:pPr>
            <w:ins w:id="17662" w:author="Thomas Dietz" w:date="2012-08-08T16:18:00Z">
              <w:r>
                <w:t xml:space="preserve">  &lt;xs:group name="OFPortNVGRETunnelType"&gt;</w:t>
              </w:r>
            </w:ins>
          </w:p>
          <w:p w14:paraId="35AF15CE" w14:textId="77777777" w:rsidR="00D708FE" w:rsidRDefault="00D708FE" w:rsidP="00D708FE">
            <w:pPr>
              <w:pStyle w:val="XML1"/>
              <w:rPr>
                <w:ins w:id="17663" w:author="Thomas Dietz" w:date="2012-08-08T16:18:00Z"/>
              </w:rPr>
            </w:pPr>
            <w:ins w:id="17664" w:author="Thomas Dietz" w:date="2012-08-08T16:18:00Z">
              <w:r>
                <w:t xml:space="preserve">    &lt;xs:annotation&gt;</w:t>
              </w:r>
            </w:ins>
          </w:p>
          <w:p w14:paraId="18E443B9" w14:textId="77777777" w:rsidR="00D708FE" w:rsidRDefault="00D708FE" w:rsidP="00D708FE">
            <w:pPr>
              <w:pStyle w:val="XML1"/>
              <w:rPr>
                <w:ins w:id="17665" w:author="Thomas Dietz" w:date="2012-08-08T16:18:00Z"/>
              </w:rPr>
            </w:pPr>
            <w:ins w:id="17666" w:author="Thomas Dietz" w:date="2012-08-08T16:18:00Z">
              <w:r>
                <w:t xml:space="preserve">      &lt;xs:documentation&gt;</w:t>
              </w:r>
            </w:ins>
          </w:p>
          <w:p w14:paraId="0806D96A" w14:textId="77777777" w:rsidR="00D708FE" w:rsidRDefault="00D708FE" w:rsidP="00D708FE">
            <w:pPr>
              <w:pStyle w:val="XML1"/>
              <w:rPr>
                <w:ins w:id="17667" w:author="Thomas Dietz" w:date="2012-08-08T16:18:00Z"/>
              </w:rPr>
            </w:pPr>
            <w:ins w:id="17668" w:author="Thomas Dietz" w:date="2012-08-08T16:18:00Z">
              <w:r>
                <w:t xml:space="preserve">        Properties of a NVGRE tunnel.</w:t>
              </w:r>
            </w:ins>
          </w:p>
          <w:p w14:paraId="09CF7CBF" w14:textId="77777777" w:rsidR="00D708FE" w:rsidRDefault="00D708FE" w:rsidP="00D708FE">
            <w:pPr>
              <w:pStyle w:val="XML1"/>
              <w:rPr>
                <w:ins w:id="17669" w:author="Thomas Dietz" w:date="2012-08-08T16:18:00Z"/>
              </w:rPr>
            </w:pPr>
            <w:ins w:id="17670" w:author="Thomas Dietz" w:date="2012-08-08T16:18:00Z">
              <w:r>
                <w:t xml:space="preserve">      &lt;/xs:documentation&gt;</w:t>
              </w:r>
            </w:ins>
          </w:p>
          <w:p w14:paraId="77F15891" w14:textId="77777777" w:rsidR="00D708FE" w:rsidRDefault="00D708FE" w:rsidP="00D708FE">
            <w:pPr>
              <w:pStyle w:val="XML1"/>
              <w:rPr>
                <w:ins w:id="17671" w:author="Thomas Dietz" w:date="2012-08-08T16:18:00Z"/>
              </w:rPr>
            </w:pPr>
            <w:ins w:id="17672" w:author="Thomas Dietz" w:date="2012-08-08T16:18:00Z">
              <w:r>
                <w:t xml:space="preserve">    &lt;/xs:annotation&gt;</w:t>
              </w:r>
            </w:ins>
          </w:p>
          <w:p w14:paraId="00DFA0D3" w14:textId="77777777" w:rsidR="00D708FE" w:rsidRDefault="00D708FE" w:rsidP="00D708FE">
            <w:pPr>
              <w:pStyle w:val="XML1"/>
              <w:rPr>
                <w:ins w:id="17673" w:author="Thomas Dietz" w:date="2012-08-08T16:18:00Z"/>
              </w:rPr>
            </w:pPr>
          </w:p>
          <w:p w14:paraId="1E297294" w14:textId="77777777" w:rsidR="00D708FE" w:rsidRDefault="00D708FE" w:rsidP="00D708FE">
            <w:pPr>
              <w:pStyle w:val="XML1"/>
              <w:rPr>
                <w:ins w:id="17674" w:author="Thomas Dietz" w:date="2012-08-08T16:18:00Z"/>
              </w:rPr>
            </w:pPr>
            <w:ins w:id="17675" w:author="Thomas Dietz" w:date="2012-08-08T16:18:00Z">
              <w:r>
                <w:t xml:space="preserve">    &lt;xs:sequence&gt;</w:t>
              </w:r>
            </w:ins>
          </w:p>
          <w:p w14:paraId="371D6CE3" w14:textId="77777777" w:rsidR="00D708FE" w:rsidRDefault="00D708FE" w:rsidP="00D708FE">
            <w:pPr>
              <w:pStyle w:val="XML1"/>
              <w:rPr>
                <w:ins w:id="17676" w:author="Thomas Dietz" w:date="2012-08-08T16:18:00Z"/>
              </w:rPr>
            </w:pPr>
            <w:ins w:id="17677" w:author="Thomas Dietz" w:date="2012-08-08T16:18:00Z">
              <w:r>
                <w:t xml:space="preserve">      &lt;xs:group ref="OFPortBaseTunnelType"/&gt;</w:t>
              </w:r>
            </w:ins>
          </w:p>
          <w:p w14:paraId="7EE70CA0" w14:textId="77777777" w:rsidR="00D708FE" w:rsidRDefault="00D708FE" w:rsidP="00D708FE">
            <w:pPr>
              <w:pStyle w:val="XML1"/>
              <w:rPr>
                <w:ins w:id="17678" w:author="Thomas Dietz" w:date="2012-08-08T16:18:00Z"/>
              </w:rPr>
            </w:pPr>
            <w:ins w:id="17679" w:author="Thomas Dietz" w:date="2012-08-08T16:18:00Z">
              <w:r>
                <w:t xml:space="preserve">      &lt;xs:element name="tni"  type="xs:unsignedInt"&gt;</w:t>
              </w:r>
            </w:ins>
          </w:p>
          <w:p w14:paraId="00DC5BA7" w14:textId="77777777" w:rsidR="00D708FE" w:rsidRDefault="00D708FE" w:rsidP="00D708FE">
            <w:pPr>
              <w:pStyle w:val="XML1"/>
              <w:rPr>
                <w:ins w:id="17680" w:author="Thomas Dietz" w:date="2012-08-08T16:18:00Z"/>
              </w:rPr>
            </w:pPr>
            <w:ins w:id="17681" w:author="Thomas Dietz" w:date="2012-08-08T16:18:00Z">
              <w:r>
                <w:t xml:space="preserve">        &lt;xs:annotation&gt;</w:t>
              </w:r>
            </w:ins>
          </w:p>
          <w:p w14:paraId="20B4BD02" w14:textId="77777777" w:rsidR="00D708FE" w:rsidRDefault="00D708FE" w:rsidP="00D708FE">
            <w:pPr>
              <w:pStyle w:val="XML1"/>
              <w:rPr>
                <w:ins w:id="17682" w:author="Thomas Dietz" w:date="2012-08-08T16:18:00Z"/>
              </w:rPr>
            </w:pPr>
            <w:ins w:id="17683" w:author="Thomas Dietz" w:date="2012-08-08T16:18:00Z">
              <w:r>
                <w:t xml:space="preserve">          &lt;xs:documentation&gt;</w:t>
              </w:r>
            </w:ins>
          </w:p>
          <w:p w14:paraId="50C3B711" w14:textId="77777777" w:rsidR="00D708FE" w:rsidRDefault="00D708FE" w:rsidP="00D708FE">
            <w:pPr>
              <w:pStyle w:val="XML1"/>
              <w:rPr>
                <w:ins w:id="17684" w:author="Thomas Dietz" w:date="2012-08-08T16:18:00Z"/>
              </w:rPr>
            </w:pPr>
            <w:ins w:id="17685" w:author="Thomas Dietz" w:date="2012-08-08T16:18:00Z">
              <w:r>
                <w:t xml:space="preserve">            Specifies the tenant network identifier</w:t>
              </w:r>
            </w:ins>
          </w:p>
          <w:p w14:paraId="7F52D523" w14:textId="77777777" w:rsidR="00D708FE" w:rsidRDefault="00D708FE" w:rsidP="00D708FE">
            <w:pPr>
              <w:pStyle w:val="XML1"/>
              <w:rPr>
                <w:ins w:id="17686" w:author="Thomas Dietz" w:date="2012-08-08T16:18:00Z"/>
              </w:rPr>
            </w:pPr>
            <w:ins w:id="17687" w:author="Thomas Dietz" w:date="2012-08-08T16:18:00Z">
              <w:r>
                <w:t xml:space="preserve">            assigned to all packets sent on the tunnel</w:t>
              </w:r>
            </w:ins>
          </w:p>
          <w:p w14:paraId="27C78CAA" w14:textId="77777777" w:rsidR="00D708FE" w:rsidRDefault="00D708FE" w:rsidP="00D708FE">
            <w:pPr>
              <w:pStyle w:val="XML1"/>
              <w:rPr>
                <w:ins w:id="17688" w:author="Thomas Dietz" w:date="2012-08-08T16:18:00Z"/>
              </w:rPr>
            </w:pPr>
            <w:ins w:id="17689" w:author="Thomas Dietz" w:date="2012-08-08T16:18:00Z">
              <w:r>
                <w:t xml:space="preserve">          &lt;/xs:documentation&gt;</w:t>
              </w:r>
            </w:ins>
          </w:p>
          <w:p w14:paraId="2D6C0D48" w14:textId="77777777" w:rsidR="00D708FE" w:rsidRDefault="00D708FE" w:rsidP="00D708FE">
            <w:pPr>
              <w:pStyle w:val="XML1"/>
              <w:rPr>
                <w:ins w:id="17690" w:author="Thomas Dietz" w:date="2012-08-08T16:18:00Z"/>
              </w:rPr>
            </w:pPr>
            <w:ins w:id="17691" w:author="Thomas Dietz" w:date="2012-08-08T16:18:00Z">
              <w:r>
                <w:t xml:space="preserve">        &lt;/xs:annotation&gt;</w:t>
              </w:r>
            </w:ins>
          </w:p>
          <w:p w14:paraId="25464D7D" w14:textId="77777777" w:rsidR="00D708FE" w:rsidRDefault="00D708FE" w:rsidP="00D708FE">
            <w:pPr>
              <w:pStyle w:val="XML1"/>
              <w:rPr>
                <w:ins w:id="17692" w:author="Thomas Dietz" w:date="2012-08-08T16:18:00Z"/>
              </w:rPr>
            </w:pPr>
            <w:ins w:id="17693" w:author="Thomas Dietz" w:date="2012-08-08T16:18:00Z">
              <w:r>
                <w:t xml:space="preserve">      &lt;/xs:element&gt;</w:t>
              </w:r>
            </w:ins>
          </w:p>
          <w:p w14:paraId="15176F15" w14:textId="77777777" w:rsidR="00D708FE" w:rsidRDefault="00D708FE" w:rsidP="00D708FE">
            <w:pPr>
              <w:pStyle w:val="XML1"/>
              <w:rPr>
                <w:ins w:id="17694" w:author="Thomas Dietz" w:date="2012-08-08T16:18:00Z"/>
              </w:rPr>
            </w:pPr>
            <w:ins w:id="17695" w:author="Thomas Dietz" w:date="2012-08-08T16:18:00Z">
              <w:r>
                <w:t xml:space="preserve">      &lt;xs:element name="tni-resv"  type="xs:unsignedInt"&gt;</w:t>
              </w:r>
            </w:ins>
          </w:p>
          <w:p w14:paraId="3F0D34B9" w14:textId="77777777" w:rsidR="00D708FE" w:rsidRDefault="00D708FE" w:rsidP="00D708FE">
            <w:pPr>
              <w:pStyle w:val="XML1"/>
              <w:rPr>
                <w:ins w:id="17696" w:author="Thomas Dietz" w:date="2012-08-08T16:18:00Z"/>
              </w:rPr>
            </w:pPr>
            <w:ins w:id="17697" w:author="Thomas Dietz" w:date="2012-08-08T16:18:00Z">
              <w:r>
                <w:t xml:space="preserve">        &lt;xs:annotation&gt;</w:t>
              </w:r>
            </w:ins>
          </w:p>
          <w:p w14:paraId="78AC6A9B" w14:textId="77777777" w:rsidR="00D708FE" w:rsidRDefault="00D708FE" w:rsidP="00D708FE">
            <w:pPr>
              <w:pStyle w:val="XML1"/>
              <w:rPr>
                <w:ins w:id="17698" w:author="Thomas Dietz" w:date="2012-08-08T16:18:00Z"/>
              </w:rPr>
            </w:pPr>
            <w:ins w:id="17699" w:author="Thomas Dietz" w:date="2012-08-08T16:18:00Z">
              <w:r>
                <w:t xml:space="preserve">          &lt;xs:documentation&gt;</w:t>
              </w:r>
            </w:ins>
          </w:p>
          <w:p w14:paraId="0982AE81" w14:textId="77777777" w:rsidR="00D708FE" w:rsidRDefault="00D708FE" w:rsidP="00D708FE">
            <w:pPr>
              <w:pStyle w:val="XML1"/>
              <w:rPr>
                <w:ins w:id="17700" w:author="Thomas Dietz" w:date="2012-08-08T16:18:00Z"/>
              </w:rPr>
            </w:pPr>
            <w:ins w:id="17701" w:author="Thomas Dietz" w:date="2012-08-08T16:18:00Z">
              <w:r>
                <w:t xml:space="preserve">            Used to set the reserved user-defined bits of</w:t>
              </w:r>
            </w:ins>
          </w:p>
          <w:p w14:paraId="756D3771" w14:textId="77777777" w:rsidR="00D708FE" w:rsidRDefault="00D708FE" w:rsidP="00D708FE">
            <w:pPr>
              <w:pStyle w:val="XML1"/>
              <w:rPr>
                <w:ins w:id="17702" w:author="Thomas Dietz" w:date="2012-08-08T16:18:00Z"/>
              </w:rPr>
            </w:pPr>
            <w:ins w:id="17703" w:author="Thomas Dietz" w:date="2012-08-08T16:18:00Z">
              <w:r>
                <w:t xml:space="preserve">            the GRE key field</w:t>
              </w:r>
            </w:ins>
          </w:p>
          <w:p w14:paraId="79F4ED2C" w14:textId="77777777" w:rsidR="00D708FE" w:rsidRDefault="00D708FE" w:rsidP="00D708FE">
            <w:pPr>
              <w:pStyle w:val="XML1"/>
              <w:rPr>
                <w:ins w:id="17704" w:author="Thomas Dietz" w:date="2012-08-08T16:18:00Z"/>
              </w:rPr>
            </w:pPr>
            <w:ins w:id="17705" w:author="Thomas Dietz" w:date="2012-08-08T16:18:00Z">
              <w:r>
                <w:t xml:space="preserve">          &lt;/xs:documentation&gt;</w:t>
              </w:r>
            </w:ins>
          </w:p>
          <w:p w14:paraId="443BAC3E" w14:textId="77777777" w:rsidR="00D708FE" w:rsidRDefault="00D708FE" w:rsidP="00D708FE">
            <w:pPr>
              <w:pStyle w:val="XML1"/>
              <w:rPr>
                <w:ins w:id="17706" w:author="Thomas Dietz" w:date="2012-08-08T16:18:00Z"/>
              </w:rPr>
            </w:pPr>
            <w:ins w:id="17707" w:author="Thomas Dietz" w:date="2012-08-08T16:18:00Z">
              <w:r>
                <w:t xml:space="preserve">        &lt;/xs:annotation&gt;</w:t>
              </w:r>
            </w:ins>
          </w:p>
          <w:p w14:paraId="404B98B8" w14:textId="77777777" w:rsidR="00D708FE" w:rsidRDefault="00D708FE" w:rsidP="00D708FE">
            <w:pPr>
              <w:pStyle w:val="XML1"/>
              <w:rPr>
                <w:ins w:id="17708" w:author="Thomas Dietz" w:date="2012-08-08T16:18:00Z"/>
              </w:rPr>
            </w:pPr>
            <w:ins w:id="17709" w:author="Thomas Dietz" w:date="2012-08-08T16:18:00Z">
              <w:r>
                <w:t xml:space="preserve">      &lt;/xs:element&gt;</w:t>
              </w:r>
            </w:ins>
          </w:p>
          <w:p w14:paraId="2F2EAEA6" w14:textId="77777777" w:rsidR="00D708FE" w:rsidRDefault="00D708FE" w:rsidP="00D708FE">
            <w:pPr>
              <w:pStyle w:val="XML1"/>
              <w:rPr>
                <w:ins w:id="17710" w:author="Thomas Dietz" w:date="2012-08-08T16:18:00Z"/>
              </w:rPr>
            </w:pPr>
            <w:ins w:id="17711" w:author="Thomas Dietz" w:date="2012-08-08T16:18:00Z">
              <w:r>
                <w:t xml:space="preserve">      &lt;xs:element name="tni-multicast-group"  type="inet:ip-address"&gt;</w:t>
              </w:r>
            </w:ins>
          </w:p>
          <w:p w14:paraId="2CEEEE0C" w14:textId="77777777" w:rsidR="00D708FE" w:rsidRDefault="00D708FE" w:rsidP="00D708FE">
            <w:pPr>
              <w:pStyle w:val="XML1"/>
              <w:rPr>
                <w:ins w:id="17712" w:author="Thomas Dietz" w:date="2012-08-08T16:18:00Z"/>
              </w:rPr>
            </w:pPr>
            <w:ins w:id="17713" w:author="Thomas Dietz" w:date="2012-08-08T16:18:00Z">
              <w:r>
                <w:t xml:space="preserve">        &lt;xs:annotation&gt;</w:t>
              </w:r>
            </w:ins>
          </w:p>
          <w:p w14:paraId="652F10BC" w14:textId="77777777" w:rsidR="00D708FE" w:rsidRDefault="00D708FE" w:rsidP="00D708FE">
            <w:pPr>
              <w:pStyle w:val="XML1"/>
              <w:rPr>
                <w:ins w:id="17714" w:author="Thomas Dietz" w:date="2012-08-08T16:18:00Z"/>
              </w:rPr>
            </w:pPr>
            <w:ins w:id="17715" w:author="Thomas Dietz" w:date="2012-08-08T16:18:00Z">
              <w:r>
                <w:t xml:space="preserve">          &lt;xs:documentation&gt;</w:t>
              </w:r>
            </w:ins>
          </w:p>
          <w:p w14:paraId="59A1D5FC" w14:textId="77777777" w:rsidR="00D708FE" w:rsidRDefault="00D708FE" w:rsidP="00D708FE">
            <w:pPr>
              <w:pStyle w:val="XML1"/>
              <w:rPr>
                <w:ins w:id="17716" w:author="Thomas Dietz" w:date="2012-08-08T16:18:00Z"/>
              </w:rPr>
            </w:pPr>
            <w:ins w:id="17717" w:author="Thomas Dietz" w:date="2012-08-08T16:18:00Z">
              <w:r>
                <w:t xml:space="preserve">            If IP multicast is used to support broadcast</w:t>
              </w:r>
            </w:ins>
          </w:p>
          <w:p w14:paraId="309B0EA6" w14:textId="77777777" w:rsidR="00D708FE" w:rsidRDefault="00D708FE" w:rsidP="00D708FE">
            <w:pPr>
              <w:pStyle w:val="XML1"/>
              <w:rPr>
                <w:ins w:id="17718" w:author="Thomas Dietz" w:date="2012-08-08T16:18:00Z"/>
              </w:rPr>
            </w:pPr>
            <w:ins w:id="17719" w:author="Thomas Dietz" w:date="2012-08-08T16:18:00Z">
              <w:r>
                <w:t xml:space="preserve">            on the tunnel this element specifies the corresponding </w:t>
              </w:r>
            </w:ins>
          </w:p>
          <w:p w14:paraId="478DB193" w14:textId="77777777" w:rsidR="00D708FE" w:rsidRDefault="00D708FE" w:rsidP="00D708FE">
            <w:pPr>
              <w:pStyle w:val="XML1"/>
              <w:rPr>
                <w:ins w:id="17720" w:author="Thomas Dietz" w:date="2012-08-08T16:18:00Z"/>
              </w:rPr>
            </w:pPr>
            <w:ins w:id="17721" w:author="Thomas Dietz" w:date="2012-08-08T16:18:00Z">
              <w:r>
                <w:t xml:space="preserve">            multicast IP address</w:t>
              </w:r>
            </w:ins>
          </w:p>
          <w:p w14:paraId="21E221E1" w14:textId="77777777" w:rsidR="00D708FE" w:rsidRDefault="00D708FE" w:rsidP="00D708FE">
            <w:pPr>
              <w:pStyle w:val="XML1"/>
              <w:rPr>
                <w:ins w:id="17722" w:author="Thomas Dietz" w:date="2012-08-08T16:18:00Z"/>
              </w:rPr>
            </w:pPr>
            <w:ins w:id="17723" w:author="Thomas Dietz" w:date="2012-08-08T16:18:00Z">
              <w:r>
                <w:t xml:space="preserve">          &lt;/xs:documentation&gt;</w:t>
              </w:r>
            </w:ins>
          </w:p>
          <w:p w14:paraId="7B3A8788" w14:textId="77777777" w:rsidR="00D708FE" w:rsidRDefault="00D708FE" w:rsidP="00D708FE">
            <w:pPr>
              <w:pStyle w:val="XML1"/>
              <w:rPr>
                <w:ins w:id="17724" w:author="Thomas Dietz" w:date="2012-08-08T16:18:00Z"/>
              </w:rPr>
            </w:pPr>
            <w:ins w:id="17725" w:author="Thomas Dietz" w:date="2012-08-08T16:18:00Z">
              <w:r>
                <w:t xml:space="preserve">        &lt;/xs:annotation&gt;</w:t>
              </w:r>
            </w:ins>
          </w:p>
          <w:p w14:paraId="0F6E6199" w14:textId="77777777" w:rsidR="00D708FE" w:rsidRDefault="00D708FE" w:rsidP="00D708FE">
            <w:pPr>
              <w:pStyle w:val="XML1"/>
              <w:rPr>
                <w:ins w:id="17726" w:author="Thomas Dietz" w:date="2012-08-08T16:18:00Z"/>
              </w:rPr>
            </w:pPr>
            <w:ins w:id="17727" w:author="Thomas Dietz" w:date="2012-08-08T16:18:00Z">
              <w:r>
                <w:t xml:space="preserve">      &lt;/xs:element&gt;</w:t>
              </w:r>
            </w:ins>
          </w:p>
          <w:p w14:paraId="18A2E15B" w14:textId="77777777" w:rsidR="00D708FE" w:rsidRDefault="00D708FE" w:rsidP="00D708FE">
            <w:pPr>
              <w:pStyle w:val="XML1"/>
              <w:rPr>
                <w:ins w:id="17728" w:author="Thomas Dietz" w:date="2012-08-08T16:18:00Z"/>
              </w:rPr>
            </w:pPr>
            <w:ins w:id="17729" w:author="Thomas Dietz" w:date="2012-08-08T16:18:00Z">
              <w:r>
                <w:t xml:space="preserve">    &lt;/xs:sequence&gt;</w:t>
              </w:r>
            </w:ins>
          </w:p>
          <w:p w14:paraId="3BAC316E" w14:textId="77777777" w:rsidR="00D708FE" w:rsidRDefault="00D708FE" w:rsidP="00D708FE">
            <w:pPr>
              <w:pStyle w:val="XML1"/>
              <w:rPr>
                <w:ins w:id="17730" w:author="Thomas Dietz" w:date="2012-08-08T16:18:00Z"/>
              </w:rPr>
            </w:pPr>
            <w:ins w:id="17731" w:author="Thomas Dietz" w:date="2012-08-08T16:18:00Z">
              <w:r>
                <w:t xml:space="preserve">  &lt;/xs:group&gt;</w:t>
              </w:r>
            </w:ins>
          </w:p>
          <w:p w14:paraId="57F12CD7" w14:textId="77777777" w:rsidR="00D708FE" w:rsidRDefault="00D708FE" w:rsidP="00D708FE">
            <w:pPr>
              <w:pStyle w:val="XML1"/>
              <w:rPr>
                <w:ins w:id="17732" w:author="Thomas Dietz" w:date="2012-08-08T16:18:00Z"/>
              </w:rPr>
            </w:pPr>
          </w:p>
          <w:p w14:paraId="5A5212D0" w14:textId="77777777" w:rsidR="00D708FE" w:rsidRDefault="00D708FE" w:rsidP="00D708FE">
            <w:pPr>
              <w:pStyle w:val="XML1"/>
              <w:rPr>
                <w:ins w:id="17733" w:author="Thomas Dietz" w:date="2012-08-08T16:18:00Z"/>
              </w:rPr>
            </w:pPr>
            <w:ins w:id="17734" w:author="Thomas Dietz" w:date="2012-08-08T16:18:00Z">
              <w:r>
                <w:t xml:space="preserve">  &lt;xs:group name="OFQueueType"&gt;</w:t>
              </w:r>
            </w:ins>
          </w:p>
          <w:p w14:paraId="19A8A62F" w14:textId="77777777" w:rsidR="00D708FE" w:rsidRDefault="00D708FE" w:rsidP="00D708FE">
            <w:pPr>
              <w:pStyle w:val="XML1"/>
              <w:rPr>
                <w:ins w:id="17735" w:author="Thomas Dietz" w:date="2012-08-08T16:18:00Z"/>
              </w:rPr>
            </w:pPr>
            <w:ins w:id="17736" w:author="Thomas Dietz" w:date="2012-08-08T16:18:00Z">
              <w:r>
                <w:t xml:space="preserve">    &lt;xs:annotation&gt;</w:t>
              </w:r>
            </w:ins>
          </w:p>
          <w:p w14:paraId="75FC0CC6" w14:textId="77777777" w:rsidR="00D708FE" w:rsidRDefault="00D708FE" w:rsidP="00D708FE">
            <w:pPr>
              <w:pStyle w:val="XML1"/>
              <w:rPr>
                <w:ins w:id="17737" w:author="Thomas Dietz" w:date="2012-08-08T16:18:00Z"/>
              </w:rPr>
            </w:pPr>
            <w:ins w:id="17738" w:author="Thomas Dietz" w:date="2012-08-08T16:18:00Z">
              <w:r>
                <w:t xml:space="preserve">      &lt;xs:documentation&gt;</w:t>
              </w:r>
            </w:ins>
          </w:p>
          <w:p w14:paraId="6182EE81" w14:textId="77777777" w:rsidR="00D708FE" w:rsidRDefault="00D708FE" w:rsidP="00D708FE">
            <w:pPr>
              <w:pStyle w:val="XML1"/>
              <w:rPr>
                <w:ins w:id="17739" w:author="Thomas Dietz" w:date="2012-08-08T16:18:00Z"/>
              </w:rPr>
            </w:pPr>
            <w:ins w:id="17740" w:author="Thomas Dietz" w:date="2012-08-08T16:18:00Z">
              <w:r>
                <w:t xml:space="preserve">        This grouping specifies all properties of a queue</w:t>
              </w:r>
            </w:ins>
          </w:p>
          <w:p w14:paraId="7704BE53" w14:textId="77777777" w:rsidR="00D708FE" w:rsidRDefault="00D708FE" w:rsidP="00D708FE">
            <w:pPr>
              <w:pStyle w:val="XML1"/>
              <w:rPr>
                <w:ins w:id="17741" w:author="Thomas Dietz" w:date="2012-08-08T16:18:00Z"/>
              </w:rPr>
            </w:pPr>
            <w:ins w:id="17742" w:author="Thomas Dietz" w:date="2012-08-08T16:18:00Z">
              <w:r>
                <w:t xml:space="preserve">        resource.</w:t>
              </w:r>
            </w:ins>
          </w:p>
          <w:p w14:paraId="0C0672D6" w14:textId="77777777" w:rsidR="00D708FE" w:rsidRDefault="00D708FE" w:rsidP="00D708FE">
            <w:pPr>
              <w:pStyle w:val="XML1"/>
              <w:rPr>
                <w:ins w:id="17743" w:author="Thomas Dietz" w:date="2012-08-08T16:18:00Z"/>
              </w:rPr>
            </w:pPr>
          </w:p>
          <w:p w14:paraId="6E7038CE" w14:textId="77777777" w:rsidR="00D708FE" w:rsidRDefault="00D708FE" w:rsidP="00D708FE">
            <w:pPr>
              <w:pStyle w:val="XML1"/>
              <w:rPr>
                <w:ins w:id="17744" w:author="Thomas Dietz" w:date="2012-08-08T16:18:00Z"/>
              </w:rPr>
            </w:pPr>
            <w:ins w:id="17745" w:author="Thomas Dietz" w:date="2012-08-08T16:18:00Z">
              <w:r>
                <w:t xml:space="preserve">        NETCONF &amp;lt;edit-config&amp;gt; operations MUST be implemented as </w:t>
              </w:r>
            </w:ins>
          </w:p>
          <w:p w14:paraId="62403876" w14:textId="77777777" w:rsidR="00D708FE" w:rsidRDefault="00D708FE" w:rsidP="00D708FE">
            <w:pPr>
              <w:pStyle w:val="XML1"/>
              <w:rPr>
                <w:ins w:id="17746" w:author="Thomas Dietz" w:date="2012-08-08T16:18:00Z"/>
              </w:rPr>
            </w:pPr>
            <w:ins w:id="17747" w:author="Thomas Dietz" w:date="2012-08-08T16:18:00Z">
              <w:r>
                <w:t xml:space="preserve">        follows: </w:t>
              </w:r>
            </w:ins>
          </w:p>
          <w:p w14:paraId="54C2E9D9" w14:textId="77777777" w:rsidR="00D708FE" w:rsidRDefault="00D708FE" w:rsidP="00D708FE">
            <w:pPr>
              <w:pStyle w:val="XML1"/>
              <w:rPr>
                <w:ins w:id="17748" w:author="Thomas Dietz" w:date="2012-08-08T16:18:00Z"/>
              </w:rPr>
            </w:pPr>
          </w:p>
          <w:p w14:paraId="549201A6" w14:textId="77777777" w:rsidR="00D708FE" w:rsidRDefault="00D708FE" w:rsidP="00D708FE">
            <w:pPr>
              <w:pStyle w:val="XML1"/>
              <w:rPr>
                <w:ins w:id="17749" w:author="Thomas Dietz" w:date="2012-08-08T16:18:00Z"/>
              </w:rPr>
            </w:pPr>
            <w:ins w:id="17750" w:author="Thomas Dietz" w:date="2012-08-08T16:18:00Z">
              <w:r>
                <w:t xml:space="preserve">        * The 'resource-id' element of OFResoureType MUST be present</w:t>
              </w:r>
            </w:ins>
          </w:p>
          <w:p w14:paraId="005612A7" w14:textId="77777777" w:rsidR="00D708FE" w:rsidRDefault="00D708FE" w:rsidP="00D708FE">
            <w:pPr>
              <w:pStyle w:val="XML1"/>
              <w:rPr>
                <w:ins w:id="17751" w:author="Thomas Dietz" w:date="2012-08-08T16:18:00Z"/>
              </w:rPr>
            </w:pPr>
            <w:ins w:id="17752" w:author="Thomas Dietz" w:date="2012-08-08T16:18:00Z">
              <w:r>
                <w:t xml:space="preserve">        at all &amp;lt;edit-config&amp;gt; operations to identify the port.</w:t>
              </w:r>
            </w:ins>
          </w:p>
          <w:p w14:paraId="01163FE1" w14:textId="77777777" w:rsidR="00D708FE" w:rsidRDefault="00D708FE" w:rsidP="00D708FE">
            <w:pPr>
              <w:pStyle w:val="XML1"/>
              <w:rPr>
                <w:ins w:id="17753" w:author="Thomas Dietz" w:date="2012-08-08T16:18:00Z"/>
              </w:rPr>
            </w:pPr>
            <w:ins w:id="17754" w:author="Thomas Dietz" w:date="2012-08-08T16:18:00Z">
              <w:r>
                <w:t xml:space="preserve">        * If the operation is 'merge' or 'replace', the element is</w:t>
              </w:r>
            </w:ins>
          </w:p>
          <w:p w14:paraId="4D9D387C" w14:textId="77777777" w:rsidR="00D708FE" w:rsidRDefault="00D708FE" w:rsidP="00D708FE">
            <w:pPr>
              <w:pStyle w:val="XML1"/>
              <w:rPr>
                <w:ins w:id="17755" w:author="Thomas Dietz" w:date="2012-08-08T16:18:00Z"/>
              </w:rPr>
            </w:pPr>
            <w:ins w:id="17756" w:author="Thomas Dietz" w:date="2012-08-08T16:18:00Z">
              <w:r>
                <w:t xml:space="preserve">        created if it does not exist, and its value is set to the</w:t>
              </w:r>
            </w:ins>
          </w:p>
          <w:p w14:paraId="238CD988" w14:textId="77777777" w:rsidR="00D708FE" w:rsidRDefault="00D708FE" w:rsidP="00D708FE">
            <w:pPr>
              <w:pStyle w:val="XML1"/>
              <w:rPr>
                <w:ins w:id="17757" w:author="Thomas Dietz" w:date="2012-08-08T16:18:00Z"/>
              </w:rPr>
            </w:pPr>
            <w:ins w:id="17758" w:author="Thomas Dietz" w:date="2012-08-08T16:18:00Z">
              <w:r>
                <w:t xml:space="preserve">        value found in the XML RPC data.</w:t>
              </w:r>
            </w:ins>
          </w:p>
          <w:p w14:paraId="6D820574" w14:textId="77777777" w:rsidR="00D708FE" w:rsidRDefault="00D708FE" w:rsidP="00D708FE">
            <w:pPr>
              <w:pStyle w:val="XML1"/>
              <w:rPr>
                <w:ins w:id="17759" w:author="Thomas Dietz" w:date="2012-08-08T16:18:00Z"/>
              </w:rPr>
            </w:pPr>
            <w:ins w:id="17760" w:author="Thomas Dietz" w:date="2012-08-08T16:18:00Z">
              <w:r>
                <w:t xml:space="preserve">        * If the operation is 'create', the element is created if it</w:t>
              </w:r>
            </w:ins>
          </w:p>
          <w:p w14:paraId="3018252F" w14:textId="77777777" w:rsidR="00D708FE" w:rsidRDefault="00D708FE" w:rsidP="00D708FE">
            <w:pPr>
              <w:pStyle w:val="XML1"/>
              <w:rPr>
                <w:ins w:id="17761" w:author="Thomas Dietz" w:date="2012-08-08T16:18:00Z"/>
              </w:rPr>
            </w:pPr>
            <w:ins w:id="17762" w:author="Thomas Dietz" w:date="2012-08-08T16:18:00Z">
              <w:r>
                <w:t xml:space="preserve">        does not exist. If the element already exists, a</w:t>
              </w:r>
            </w:ins>
          </w:p>
          <w:p w14:paraId="29574116" w14:textId="77777777" w:rsidR="00D708FE" w:rsidRDefault="00D708FE" w:rsidP="00D708FE">
            <w:pPr>
              <w:pStyle w:val="XML1"/>
              <w:rPr>
                <w:ins w:id="17763" w:author="Thomas Dietz" w:date="2012-08-08T16:18:00Z"/>
              </w:rPr>
            </w:pPr>
            <w:ins w:id="17764" w:author="Thomas Dietz" w:date="2012-08-08T16:18:00Z">
              <w:r>
                <w:t xml:space="preserve">        'data</w:t>
              </w:r>
              <w:r>
                <w:rPr>
                  <w:rFonts w:ascii="MS Mincho" w:eastAsia="MS Mincho" w:hAnsi="MS Mincho" w:cs="MS Mincho" w:hint="eastAsia"/>
                </w:rPr>
                <w:t>‑</w:t>
              </w:r>
              <w:r>
                <w:t>exists' error is returned.</w:t>
              </w:r>
            </w:ins>
          </w:p>
          <w:p w14:paraId="1368A7A3" w14:textId="77777777" w:rsidR="00D708FE" w:rsidRDefault="00D708FE" w:rsidP="00D708FE">
            <w:pPr>
              <w:pStyle w:val="XML1"/>
              <w:rPr>
                <w:ins w:id="17765" w:author="Thomas Dietz" w:date="2012-08-08T16:18:00Z"/>
              </w:rPr>
            </w:pPr>
            <w:ins w:id="17766" w:author="Thomas Dietz" w:date="2012-08-08T16:18:00Z">
              <w:r>
                <w:lastRenderedPageBreak/>
                <w:t xml:space="preserve">        * If the operation is 'delete', the element is deleted if it</w:t>
              </w:r>
            </w:ins>
          </w:p>
          <w:p w14:paraId="30F3C5FF" w14:textId="77777777" w:rsidR="00D708FE" w:rsidRDefault="00D708FE" w:rsidP="00D708FE">
            <w:pPr>
              <w:pStyle w:val="XML1"/>
              <w:rPr>
                <w:ins w:id="17767" w:author="Thomas Dietz" w:date="2012-08-08T16:18:00Z"/>
              </w:rPr>
            </w:pPr>
            <w:ins w:id="17768" w:author="Thomas Dietz" w:date="2012-08-08T16:18:00Z">
              <w:r>
                <w:t xml:space="preserve">        exists. If the element does not exist, a 'data</w:t>
              </w:r>
              <w:r>
                <w:rPr>
                  <w:rFonts w:ascii="MS Mincho" w:eastAsia="MS Mincho" w:hAnsi="MS Mincho" w:cs="MS Mincho" w:hint="eastAsia"/>
                </w:rPr>
                <w:t>‑</w:t>
              </w:r>
              <w:r>
                <w:t>missing'</w:t>
              </w:r>
            </w:ins>
          </w:p>
          <w:p w14:paraId="12FFA0CE" w14:textId="77777777" w:rsidR="00D708FE" w:rsidRDefault="00D708FE" w:rsidP="00D708FE">
            <w:pPr>
              <w:pStyle w:val="XML1"/>
              <w:rPr>
                <w:ins w:id="17769" w:author="Thomas Dietz" w:date="2012-08-08T16:18:00Z"/>
              </w:rPr>
            </w:pPr>
            <w:ins w:id="17770" w:author="Thomas Dietz" w:date="2012-08-08T16:18:00Z">
              <w:r>
                <w:t xml:space="preserve">        error is returned.</w:t>
              </w:r>
            </w:ins>
          </w:p>
          <w:p w14:paraId="73C8B827" w14:textId="77777777" w:rsidR="00D708FE" w:rsidRDefault="00D708FE" w:rsidP="00D708FE">
            <w:pPr>
              <w:pStyle w:val="XML1"/>
              <w:rPr>
                <w:ins w:id="17771" w:author="Thomas Dietz" w:date="2012-08-08T16:18:00Z"/>
              </w:rPr>
            </w:pPr>
            <w:ins w:id="17772" w:author="Thomas Dietz" w:date="2012-08-08T16:18:00Z">
              <w:r>
                <w:t xml:space="preserve">      &lt;/xs:documentation&gt;</w:t>
              </w:r>
            </w:ins>
          </w:p>
          <w:p w14:paraId="764DAEA5" w14:textId="77777777" w:rsidR="00D708FE" w:rsidRDefault="00D708FE" w:rsidP="00D708FE">
            <w:pPr>
              <w:pStyle w:val="XML1"/>
              <w:rPr>
                <w:ins w:id="17773" w:author="Thomas Dietz" w:date="2012-08-08T16:18:00Z"/>
              </w:rPr>
            </w:pPr>
            <w:ins w:id="17774" w:author="Thomas Dietz" w:date="2012-08-08T16:18:00Z">
              <w:r>
                <w:t xml:space="preserve">    &lt;/xs:annotation&gt;</w:t>
              </w:r>
            </w:ins>
          </w:p>
          <w:p w14:paraId="1D31E129" w14:textId="77777777" w:rsidR="00D708FE" w:rsidRDefault="00D708FE" w:rsidP="00D708FE">
            <w:pPr>
              <w:pStyle w:val="XML1"/>
              <w:rPr>
                <w:ins w:id="17775" w:author="Thomas Dietz" w:date="2012-08-08T16:18:00Z"/>
              </w:rPr>
            </w:pPr>
          </w:p>
          <w:p w14:paraId="1D97A70E" w14:textId="77777777" w:rsidR="00D708FE" w:rsidRDefault="00D708FE" w:rsidP="00D708FE">
            <w:pPr>
              <w:pStyle w:val="XML1"/>
              <w:rPr>
                <w:ins w:id="17776" w:author="Thomas Dietz" w:date="2012-08-08T16:18:00Z"/>
              </w:rPr>
            </w:pPr>
            <w:ins w:id="17777" w:author="Thomas Dietz" w:date="2012-08-08T16:18:00Z">
              <w:r>
                <w:t xml:space="preserve">    &lt;xs:sequence&gt;</w:t>
              </w:r>
            </w:ins>
          </w:p>
          <w:p w14:paraId="5DF090A9" w14:textId="77777777" w:rsidR="00D708FE" w:rsidRDefault="00D708FE" w:rsidP="00D708FE">
            <w:pPr>
              <w:pStyle w:val="XML1"/>
              <w:rPr>
                <w:ins w:id="17778" w:author="Thomas Dietz" w:date="2012-08-08T16:18:00Z"/>
              </w:rPr>
            </w:pPr>
            <w:ins w:id="17779" w:author="Thomas Dietz" w:date="2012-08-08T16:18:00Z">
              <w:r>
                <w:t xml:space="preserve">      &lt;xs:group ref="OFResourceType"/&gt;</w:t>
              </w:r>
            </w:ins>
          </w:p>
          <w:p w14:paraId="70EA95A8" w14:textId="77777777" w:rsidR="00D708FE" w:rsidRDefault="00D708FE" w:rsidP="00D708FE">
            <w:pPr>
              <w:pStyle w:val="XML1"/>
              <w:rPr>
                <w:ins w:id="17780" w:author="Thomas Dietz" w:date="2012-08-08T16:18:00Z"/>
              </w:rPr>
            </w:pPr>
            <w:ins w:id="17781" w:author="Thomas Dietz" w:date="2012-08-08T16:18:00Z">
              <w:r>
                <w:t xml:space="preserve">      &lt;xs:element name="id"  type="xs:unsignedLong"&gt;</w:t>
              </w:r>
            </w:ins>
          </w:p>
          <w:p w14:paraId="727C4E4E" w14:textId="77777777" w:rsidR="00D708FE" w:rsidRDefault="00D708FE" w:rsidP="00D708FE">
            <w:pPr>
              <w:pStyle w:val="XML1"/>
              <w:rPr>
                <w:ins w:id="17782" w:author="Thomas Dietz" w:date="2012-08-08T16:18:00Z"/>
              </w:rPr>
            </w:pPr>
            <w:ins w:id="17783" w:author="Thomas Dietz" w:date="2012-08-08T16:18:00Z">
              <w:r>
                <w:t xml:space="preserve">        &lt;xs:annotation&gt;</w:t>
              </w:r>
            </w:ins>
          </w:p>
          <w:p w14:paraId="25D50557" w14:textId="77777777" w:rsidR="00D708FE" w:rsidRDefault="00D708FE" w:rsidP="00D708FE">
            <w:pPr>
              <w:pStyle w:val="XML1"/>
              <w:rPr>
                <w:ins w:id="17784" w:author="Thomas Dietz" w:date="2012-08-08T16:18:00Z"/>
              </w:rPr>
            </w:pPr>
            <w:ins w:id="17785" w:author="Thomas Dietz" w:date="2012-08-08T16:18:00Z">
              <w:r>
                <w:t xml:space="preserve">          &lt;xs:documentation&gt;</w:t>
              </w:r>
            </w:ins>
          </w:p>
          <w:p w14:paraId="783AAFF2" w14:textId="77777777" w:rsidR="00D708FE" w:rsidRDefault="00D708FE" w:rsidP="00D708FE">
            <w:pPr>
              <w:pStyle w:val="XML1"/>
              <w:rPr>
                <w:ins w:id="17786" w:author="Thomas Dietz" w:date="2012-08-08T16:18:00Z"/>
              </w:rPr>
            </w:pPr>
            <w:ins w:id="17787" w:author="Thomas Dietz" w:date="2012-08-08T16:18:00Z">
              <w:r>
                <w:t xml:space="preserve">            This id identifies the OpenFlow Queue to </w:t>
              </w:r>
            </w:ins>
          </w:p>
          <w:p w14:paraId="7E7CD2D8" w14:textId="77777777" w:rsidR="00D708FE" w:rsidRDefault="00D708FE" w:rsidP="00D708FE">
            <w:pPr>
              <w:pStyle w:val="XML1"/>
              <w:rPr>
                <w:ins w:id="17788" w:author="Thomas Dietz" w:date="2012-08-08T16:18:00Z"/>
              </w:rPr>
            </w:pPr>
            <w:ins w:id="17789" w:author="Thomas Dietz" w:date="2012-08-08T16:18:00Z">
              <w:r>
                <w:t xml:space="preserve">            OpenFlow Controllers. It is assigned to an OpenFlow Queue </w:t>
              </w:r>
            </w:ins>
          </w:p>
          <w:p w14:paraId="15B192F2" w14:textId="77777777" w:rsidR="00D708FE" w:rsidRDefault="00D708FE" w:rsidP="00D708FE">
            <w:pPr>
              <w:pStyle w:val="XML1"/>
              <w:rPr>
                <w:ins w:id="17790" w:author="Thomas Dietz" w:date="2012-08-08T16:18:00Z"/>
              </w:rPr>
            </w:pPr>
            <w:ins w:id="17791" w:author="Thomas Dietz" w:date="2012-08-08T16:18:00Z">
              <w:r>
                <w:t xml:space="preserve">            latest when the OpenFlow Queue is associated with and</w:t>
              </w:r>
            </w:ins>
          </w:p>
          <w:p w14:paraId="585F05BC" w14:textId="77777777" w:rsidR="00D708FE" w:rsidRDefault="00D708FE" w:rsidP="00D708FE">
            <w:pPr>
              <w:pStyle w:val="XML1"/>
              <w:rPr>
                <w:ins w:id="17792" w:author="Thomas Dietz" w:date="2012-08-08T16:18:00Z"/>
              </w:rPr>
            </w:pPr>
            <w:ins w:id="17793" w:author="Thomas Dietz" w:date="2012-08-08T16:18:00Z">
              <w:r>
                <w:t xml:space="preserve">            OpenFlow Logical Switch.  If the OpenFlow Queue is</w:t>
              </w:r>
            </w:ins>
          </w:p>
          <w:p w14:paraId="506BE380" w14:textId="77777777" w:rsidR="00D708FE" w:rsidRDefault="00D708FE" w:rsidP="00D708FE">
            <w:pPr>
              <w:pStyle w:val="XML1"/>
              <w:rPr>
                <w:ins w:id="17794" w:author="Thomas Dietz" w:date="2012-08-08T16:18:00Z"/>
              </w:rPr>
            </w:pPr>
            <w:ins w:id="17795" w:author="Thomas Dietz" w:date="2012-08-08T16:18:00Z">
              <w:r>
                <w:t xml:space="preserve">            associated with an OpenFlow Logical Switch, this element</w:t>
              </w:r>
            </w:ins>
          </w:p>
          <w:p w14:paraId="5603760C" w14:textId="77777777" w:rsidR="00D708FE" w:rsidRDefault="00D708FE" w:rsidP="00D708FE">
            <w:pPr>
              <w:pStyle w:val="XML1"/>
              <w:rPr>
                <w:ins w:id="17796" w:author="Thomas Dietz" w:date="2012-08-08T16:18:00Z"/>
              </w:rPr>
            </w:pPr>
            <w:ins w:id="17797" w:author="Thomas Dietz" w:date="2012-08-08T16:18:00Z">
              <w:r>
                <w:t xml:space="preserve">            MUST be unique within the context of the OpenFlow Logical</w:t>
              </w:r>
            </w:ins>
          </w:p>
          <w:p w14:paraId="5DD48E50" w14:textId="77777777" w:rsidR="00D708FE" w:rsidRDefault="00D708FE" w:rsidP="00D708FE">
            <w:pPr>
              <w:pStyle w:val="XML1"/>
              <w:rPr>
                <w:ins w:id="17798" w:author="Thomas Dietz" w:date="2012-08-08T16:18:00Z"/>
              </w:rPr>
            </w:pPr>
            <w:ins w:id="17799" w:author="Thomas Dietz" w:date="2012-08-08T16:18:00Z">
              <w:r>
                <w:t xml:space="preserve">            Switch.  </w:t>
              </w:r>
            </w:ins>
          </w:p>
          <w:p w14:paraId="3E6478BE" w14:textId="77777777" w:rsidR="00D708FE" w:rsidRDefault="00D708FE" w:rsidP="00D708FE">
            <w:pPr>
              <w:pStyle w:val="XML1"/>
              <w:rPr>
                <w:ins w:id="17800" w:author="Thomas Dietz" w:date="2012-08-08T16:18:00Z"/>
              </w:rPr>
            </w:pPr>
            <w:ins w:id="17801" w:author="Thomas Dietz" w:date="2012-08-08T16:18:00Z">
              <w:r>
                <w:t xml:space="preserve">                  </w:t>
              </w:r>
            </w:ins>
          </w:p>
          <w:p w14:paraId="2F78D728" w14:textId="77777777" w:rsidR="00D708FE" w:rsidRDefault="00D708FE" w:rsidP="00D708FE">
            <w:pPr>
              <w:pStyle w:val="XML1"/>
              <w:rPr>
                <w:ins w:id="17802" w:author="Thomas Dietz" w:date="2012-08-08T16:18:00Z"/>
              </w:rPr>
            </w:pPr>
            <w:ins w:id="17803" w:author="Thomas Dietz" w:date="2012-08-08T16:18:00Z">
              <w:r>
                <w:t xml:space="preserve">            OpenFlow Capable Switch implementations may choose to</w:t>
              </w:r>
            </w:ins>
          </w:p>
          <w:p w14:paraId="49E2F3F8" w14:textId="77777777" w:rsidR="00D708FE" w:rsidRDefault="00D708FE" w:rsidP="00D708FE">
            <w:pPr>
              <w:pStyle w:val="XML1"/>
              <w:rPr>
                <w:ins w:id="17804" w:author="Thomas Dietz" w:date="2012-08-08T16:18:00Z"/>
              </w:rPr>
            </w:pPr>
            <w:ins w:id="17805" w:author="Thomas Dietz" w:date="2012-08-08T16:18:00Z">
              <w:r>
                <w:t xml:space="preserve">            assign values to OpenFlow Queues that are unique within the</w:t>
              </w:r>
            </w:ins>
          </w:p>
          <w:p w14:paraId="22B65427" w14:textId="77777777" w:rsidR="00D708FE" w:rsidRDefault="00D708FE" w:rsidP="00D708FE">
            <w:pPr>
              <w:pStyle w:val="XML1"/>
              <w:rPr>
                <w:ins w:id="17806" w:author="Thomas Dietz" w:date="2012-08-08T16:18:00Z"/>
              </w:rPr>
            </w:pPr>
            <w:ins w:id="17807" w:author="Thomas Dietz" w:date="2012-08-08T16:18:00Z">
              <w:r>
                <w:t xml:space="preserve">            context of the OpenFlow Logical Switch.  These id can be</w:t>
              </w:r>
            </w:ins>
          </w:p>
          <w:p w14:paraId="47C71497" w14:textId="77777777" w:rsidR="00D708FE" w:rsidRDefault="00D708FE" w:rsidP="00D708FE">
            <w:pPr>
              <w:pStyle w:val="XML1"/>
              <w:rPr>
                <w:ins w:id="17808" w:author="Thomas Dietz" w:date="2012-08-08T16:18:00Z"/>
              </w:rPr>
            </w:pPr>
            <w:ins w:id="17809" w:author="Thomas Dietz" w:date="2012-08-08T16:18:00Z">
              <w:r>
                <w:t xml:space="preserve">            used independent of assignments to OpenFlow Logical</w:t>
              </w:r>
            </w:ins>
          </w:p>
          <w:p w14:paraId="3B6DB614" w14:textId="77777777" w:rsidR="00D708FE" w:rsidRDefault="00D708FE" w:rsidP="00D708FE">
            <w:pPr>
              <w:pStyle w:val="XML1"/>
              <w:rPr>
                <w:ins w:id="17810" w:author="Thomas Dietz" w:date="2012-08-08T16:18:00Z"/>
              </w:rPr>
            </w:pPr>
            <w:ins w:id="17811" w:author="Thomas Dietz" w:date="2012-08-08T16:18:00Z">
              <w:r>
                <w:t xml:space="preserve">            Switches. </w:t>
              </w:r>
            </w:ins>
          </w:p>
          <w:p w14:paraId="7AEEF335" w14:textId="77777777" w:rsidR="00D708FE" w:rsidRDefault="00D708FE" w:rsidP="00D708FE">
            <w:pPr>
              <w:pStyle w:val="XML1"/>
              <w:rPr>
                <w:ins w:id="17812" w:author="Thomas Dietz" w:date="2012-08-08T16:18:00Z"/>
              </w:rPr>
            </w:pPr>
            <w:ins w:id="17813" w:author="Thomas Dietz" w:date="2012-08-08T16:18:00Z">
              <w:r>
                <w:t xml:space="preserve">                  </w:t>
              </w:r>
            </w:ins>
          </w:p>
          <w:p w14:paraId="3BF51F35" w14:textId="77777777" w:rsidR="00D708FE" w:rsidRDefault="00D708FE" w:rsidP="00D708FE">
            <w:pPr>
              <w:pStyle w:val="XML1"/>
              <w:rPr>
                <w:ins w:id="17814" w:author="Thomas Dietz" w:date="2012-08-08T16:18:00Z"/>
              </w:rPr>
            </w:pPr>
            <w:ins w:id="17815" w:author="Thomas Dietz" w:date="2012-08-08T16:18:00Z">
              <w:r>
                <w:t xml:space="preserve">            Other implementations may assign values to this element</w:t>
              </w:r>
            </w:ins>
          </w:p>
          <w:p w14:paraId="45BAFDC2" w14:textId="77777777" w:rsidR="00D708FE" w:rsidRDefault="00D708FE" w:rsidP="00D708FE">
            <w:pPr>
              <w:pStyle w:val="XML1"/>
              <w:rPr>
                <w:ins w:id="17816" w:author="Thomas Dietz" w:date="2012-08-08T16:18:00Z"/>
              </w:rPr>
            </w:pPr>
            <w:ins w:id="17817" w:author="Thomas Dietz" w:date="2012-08-08T16:18:00Z">
              <w:r>
                <w:t xml:space="preserve">            only if the OpenFlow Queue is assigned to an OpenFlow</w:t>
              </w:r>
            </w:ins>
          </w:p>
          <w:p w14:paraId="31A5DC96" w14:textId="77777777" w:rsidR="00D708FE" w:rsidRDefault="00D708FE" w:rsidP="00D708FE">
            <w:pPr>
              <w:pStyle w:val="XML1"/>
              <w:rPr>
                <w:ins w:id="17818" w:author="Thomas Dietz" w:date="2012-08-08T16:18:00Z"/>
              </w:rPr>
            </w:pPr>
            <w:ins w:id="17819" w:author="Thomas Dietz" w:date="2012-08-08T16:18:00Z">
              <w:r>
                <w:t xml:space="preserve">            Logical Switch.  If no value is currently assigned to this</w:t>
              </w:r>
            </w:ins>
          </w:p>
          <w:p w14:paraId="430C298E" w14:textId="77777777" w:rsidR="00D708FE" w:rsidRDefault="00D708FE" w:rsidP="00D708FE">
            <w:pPr>
              <w:pStyle w:val="XML1"/>
              <w:rPr>
                <w:ins w:id="17820" w:author="Thomas Dietz" w:date="2012-08-08T16:18:00Z"/>
              </w:rPr>
            </w:pPr>
            <w:ins w:id="17821" w:author="Thomas Dietz" w:date="2012-08-08T16:18:00Z">
              <w:r>
                <w:t xml:space="preserve">            element then this element MUST NOT be included in replies</w:t>
              </w:r>
            </w:ins>
          </w:p>
          <w:p w14:paraId="44A2F5DE" w14:textId="77777777" w:rsidR="00D708FE" w:rsidRDefault="00D708FE" w:rsidP="00D708FE">
            <w:pPr>
              <w:pStyle w:val="XML1"/>
              <w:rPr>
                <w:ins w:id="17822" w:author="Thomas Dietz" w:date="2012-08-08T16:18:00Z"/>
              </w:rPr>
            </w:pPr>
            <w:ins w:id="17823" w:author="Thomas Dietz" w:date="2012-08-08T16:18:00Z">
              <w:r>
                <w:t xml:space="preserve">            to NETCONF &amp;lt;get&amp;gt; requests. Since this element is not</w:t>
              </w:r>
            </w:ins>
          </w:p>
          <w:p w14:paraId="3ABF11DA" w14:textId="77777777" w:rsidR="00D708FE" w:rsidRDefault="00D708FE" w:rsidP="00D708FE">
            <w:pPr>
              <w:pStyle w:val="XML1"/>
              <w:rPr>
                <w:ins w:id="17824" w:author="Thomas Dietz" w:date="2012-08-08T16:18:00Z"/>
              </w:rPr>
            </w:pPr>
            <w:ins w:id="17825" w:author="Thomas Dietz" w:date="2012-08-08T16:18:00Z">
              <w:r>
                <w:t xml:space="preserve">            configurable with the NETCONF protocol it MUST NOT be</w:t>
              </w:r>
            </w:ins>
          </w:p>
          <w:p w14:paraId="4F1CA79E" w14:textId="77777777" w:rsidR="00D708FE" w:rsidRDefault="00D708FE" w:rsidP="00D708FE">
            <w:pPr>
              <w:pStyle w:val="XML1"/>
              <w:rPr>
                <w:ins w:id="17826" w:author="Thomas Dietz" w:date="2012-08-08T16:18:00Z"/>
              </w:rPr>
            </w:pPr>
            <w:ins w:id="17827" w:author="Thomas Dietz" w:date="2012-08-08T16:18:00Z">
              <w:r>
                <w:t xml:space="preserve">            included in replies to NETCONF &amp;lt;get-config&amp;gt; requests.</w:t>
              </w:r>
            </w:ins>
          </w:p>
          <w:p w14:paraId="195746EC" w14:textId="77777777" w:rsidR="00D708FE" w:rsidRDefault="00D708FE" w:rsidP="00D708FE">
            <w:pPr>
              <w:pStyle w:val="XML1"/>
              <w:rPr>
                <w:ins w:id="17828" w:author="Thomas Dietz" w:date="2012-08-08T16:18:00Z"/>
              </w:rPr>
            </w:pPr>
            <w:ins w:id="17829" w:author="Thomas Dietz" w:date="2012-08-08T16:18:00Z">
              <w:r>
                <w:t xml:space="preserve">          &lt;/xs:documentation&gt;</w:t>
              </w:r>
            </w:ins>
          </w:p>
          <w:p w14:paraId="44487C23" w14:textId="77777777" w:rsidR="00D708FE" w:rsidRDefault="00D708FE" w:rsidP="00D708FE">
            <w:pPr>
              <w:pStyle w:val="XML1"/>
              <w:rPr>
                <w:ins w:id="17830" w:author="Thomas Dietz" w:date="2012-08-08T16:18:00Z"/>
              </w:rPr>
            </w:pPr>
            <w:ins w:id="17831" w:author="Thomas Dietz" w:date="2012-08-08T16:18:00Z">
              <w:r>
                <w:t xml:space="preserve">        &lt;/xs:annotation&gt;</w:t>
              </w:r>
            </w:ins>
          </w:p>
          <w:p w14:paraId="2BCF3198" w14:textId="77777777" w:rsidR="00D708FE" w:rsidRDefault="00D708FE" w:rsidP="00D708FE">
            <w:pPr>
              <w:pStyle w:val="XML1"/>
              <w:rPr>
                <w:ins w:id="17832" w:author="Thomas Dietz" w:date="2012-08-08T16:18:00Z"/>
              </w:rPr>
            </w:pPr>
            <w:ins w:id="17833" w:author="Thomas Dietz" w:date="2012-08-08T16:18:00Z">
              <w:r>
                <w:t xml:space="preserve">      &lt;/xs:element&gt;</w:t>
              </w:r>
            </w:ins>
          </w:p>
          <w:p w14:paraId="46AE56C1" w14:textId="77777777" w:rsidR="00D708FE" w:rsidRDefault="00D708FE" w:rsidP="00D708FE">
            <w:pPr>
              <w:pStyle w:val="XML1"/>
              <w:rPr>
                <w:ins w:id="17834" w:author="Thomas Dietz" w:date="2012-08-08T16:18:00Z"/>
              </w:rPr>
            </w:pPr>
            <w:ins w:id="17835" w:author="Thomas Dietz" w:date="2012-08-08T16:18:00Z">
              <w:r>
                <w:t xml:space="preserve">      &lt;xs:element name="port"&gt;</w:t>
              </w:r>
            </w:ins>
          </w:p>
          <w:p w14:paraId="29430F58" w14:textId="77777777" w:rsidR="00D708FE" w:rsidRDefault="00D708FE" w:rsidP="00D708FE">
            <w:pPr>
              <w:pStyle w:val="XML1"/>
              <w:rPr>
                <w:ins w:id="17836" w:author="Thomas Dietz" w:date="2012-08-08T16:18:00Z"/>
              </w:rPr>
            </w:pPr>
            <w:ins w:id="17837" w:author="Thomas Dietz" w:date="2012-08-08T16:18:00Z">
              <w:r>
                <w:t xml:space="preserve">        &lt;xs:annotation&gt;</w:t>
              </w:r>
            </w:ins>
          </w:p>
          <w:p w14:paraId="0CB065A9" w14:textId="77777777" w:rsidR="00D708FE" w:rsidRDefault="00D708FE" w:rsidP="00D708FE">
            <w:pPr>
              <w:pStyle w:val="XML1"/>
              <w:rPr>
                <w:ins w:id="17838" w:author="Thomas Dietz" w:date="2012-08-08T16:18:00Z"/>
              </w:rPr>
            </w:pPr>
            <w:ins w:id="17839" w:author="Thomas Dietz" w:date="2012-08-08T16:18:00Z">
              <w:r>
                <w:t xml:space="preserve">          &lt;xs:documentation&gt;</w:t>
              </w:r>
            </w:ins>
          </w:p>
          <w:p w14:paraId="6638AAD5" w14:textId="77777777" w:rsidR="00D708FE" w:rsidRDefault="00D708FE" w:rsidP="00D708FE">
            <w:pPr>
              <w:pStyle w:val="XML1"/>
              <w:rPr>
                <w:ins w:id="17840" w:author="Thomas Dietz" w:date="2012-08-08T16:18:00Z"/>
              </w:rPr>
            </w:pPr>
            <w:ins w:id="17841" w:author="Thomas Dietz" w:date="2012-08-08T16:18:00Z">
              <w:r>
                <w:t xml:space="preserve">            Reference to port resources in the Capable</w:t>
              </w:r>
            </w:ins>
          </w:p>
          <w:p w14:paraId="26FE8E30" w14:textId="77777777" w:rsidR="00D708FE" w:rsidRDefault="00D708FE" w:rsidP="00D708FE">
            <w:pPr>
              <w:pStyle w:val="XML1"/>
              <w:rPr>
                <w:ins w:id="17842" w:author="Thomas Dietz" w:date="2012-08-08T16:18:00Z"/>
              </w:rPr>
            </w:pPr>
            <w:ins w:id="17843" w:author="Thomas Dietz" w:date="2012-08-08T16:18:00Z">
              <w:r>
                <w:t xml:space="preserve">            Switch.</w:t>
              </w:r>
            </w:ins>
          </w:p>
          <w:p w14:paraId="0EA194FE" w14:textId="77777777" w:rsidR="00D708FE" w:rsidRDefault="00D708FE" w:rsidP="00D708FE">
            <w:pPr>
              <w:pStyle w:val="XML1"/>
              <w:rPr>
                <w:ins w:id="17844" w:author="Thomas Dietz" w:date="2012-08-08T16:18:00Z"/>
              </w:rPr>
            </w:pPr>
            <w:ins w:id="17845" w:author="Thomas Dietz" w:date="2012-08-08T16:18:00Z">
              <w:r>
                <w:t xml:space="preserve">                  </w:t>
              </w:r>
            </w:ins>
          </w:p>
          <w:p w14:paraId="67DD87AC" w14:textId="77777777" w:rsidR="00D708FE" w:rsidRDefault="00D708FE" w:rsidP="00D708FE">
            <w:pPr>
              <w:pStyle w:val="XML1"/>
              <w:rPr>
                <w:ins w:id="17846" w:author="Thomas Dietz" w:date="2012-08-08T16:18:00Z"/>
              </w:rPr>
            </w:pPr>
            <w:ins w:id="17847" w:author="Thomas Dietz" w:date="2012-08-08T16:18:00Z">
              <w:r>
                <w:t xml:space="preserve">            This element associates an OpenFlow Queue with an OpenFlow </w:t>
              </w:r>
            </w:ins>
          </w:p>
          <w:p w14:paraId="38AAC28D" w14:textId="77777777" w:rsidR="00D708FE" w:rsidRDefault="00D708FE" w:rsidP="00D708FE">
            <w:pPr>
              <w:pStyle w:val="XML1"/>
              <w:rPr>
                <w:ins w:id="17848" w:author="Thomas Dietz" w:date="2012-08-08T16:18:00Z"/>
              </w:rPr>
            </w:pPr>
            <w:ins w:id="17849" w:author="Thomas Dietz" w:date="2012-08-08T16:18:00Z">
              <w:r>
                <w:t xml:space="preserve">            Port. If the OpenFlow Queue is associated with an OpenFlow </w:t>
              </w:r>
            </w:ins>
          </w:p>
          <w:p w14:paraId="09F678BD" w14:textId="77777777" w:rsidR="00D708FE" w:rsidRDefault="00D708FE" w:rsidP="00D708FE">
            <w:pPr>
              <w:pStyle w:val="XML1"/>
              <w:rPr>
                <w:ins w:id="17850" w:author="Thomas Dietz" w:date="2012-08-08T16:18:00Z"/>
              </w:rPr>
            </w:pPr>
            <w:ins w:id="17851" w:author="Thomas Dietz" w:date="2012-08-08T16:18:00Z">
              <w:r>
                <w:t xml:space="preserve">            Logical Switch S and this element is present, then it MUST </w:t>
              </w:r>
            </w:ins>
          </w:p>
          <w:p w14:paraId="4F829226" w14:textId="77777777" w:rsidR="00D708FE" w:rsidRDefault="00D708FE" w:rsidP="00D708FE">
            <w:pPr>
              <w:pStyle w:val="XML1"/>
              <w:rPr>
                <w:ins w:id="17852" w:author="Thomas Dietz" w:date="2012-08-08T16:18:00Z"/>
              </w:rPr>
            </w:pPr>
            <w:ins w:id="17853" w:author="Thomas Dietz" w:date="2012-08-08T16:18:00Z">
              <w:r>
                <w:t xml:space="preserve">            be set to the value of element resource-id of an OpenFlow</w:t>
              </w:r>
            </w:ins>
          </w:p>
          <w:p w14:paraId="5F2D8B14" w14:textId="77777777" w:rsidR="00D708FE" w:rsidRDefault="00D708FE" w:rsidP="00D708FE">
            <w:pPr>
              <w:pStyle w:val="XML1"/>
              <w:rPr>
                <w:ins w:id="17854" w:author="Thomas Dietz" w:date="2012-08-08T16:18:00Z"/>
              </w:rPr>
            </w:pPr>
            <w:ins w:id="17855" w:author="Thomas Dietz" w:date="2012-08-08T16:18:00Z">
              <w:r>
                <w:t xml:space="preserve">            Port which is associated with the OpenFlow Logical Switch</w:t>
              </w:r>
            </w:ins>
          </w:p>
          <w:p w14:paraId="713D5ED8" w14:textId="77777777" w:rsidR="00D708FE" w:rsidRDefault="00D708FE" w:rsidP="00D708FE">
            <w:pPr>
              <w:pStyle w:val="XML1"/>
              <w:rPr>
                <w:ins w:id="17856" w:author="Thomas Dietz" w:date="2012-08-08T16:18:00Z"/>
              </w:rPr>
            </w:pPr>
            <w:ins w:id="17857" w:author="Thomas Dietz" w:date="2012-08-08T16:18:00Z">
              <w:r>
                <w:t xml:space="preserve">            S.</w:t>
              </w:r>
            </w:ins>
          </w:p>
          <w:p w14:paraId="5A6C89D7" w14:textId="77777777" w:rsidR="00D708FE" w:rsidRDefault="00D708FE" w:rsidP="00D708FE">
            <w:pPr>
              <w:pStyle w:val="XML1"/>
              <w:rPr>
                <w:ins w:id="17858" w:author="Thomas Dietz" w:date="2012-08-08T16:18:00Z"/>
              </w:rPr>
            </w:pPr>
          </w:p>
          <w:p w14:paraId="10F0E33C" w14:textId="77777777" w:rsidR="00D708FE" w:rsidRDefault="00D708FE" w:rsidP="00D708FE">
            <w:pPr>
              <w:pStyle w:val="XML1"/>
              <w:rPr>
                <w:ins w:id="17859" w:author="Thomas Dietz" w:date="2012-08-08T16:18:00Z"/>
              </w:rPr>
            </w:pPr>
            <w:ins w:id="17860" w:author="Thomas Dietz" w:date="2012-08-08T16:18:00Z">
              <w:r>
                <w:t xml:space="preserve">            The element MUST refer to an element at the following path:</w:t>
              </w:r>
            </w:ins>
          </w:p>
          <w:p w14:paraId="044A3E61" w14:textId="77777777" w:rsidR="00D708FE" w:rsidRDefault="00D708FE" w:rsidP="00D708FE">
            <w:pPr>
              <w:pStyle w:val="XML1"/>
              <w:rPr>
                <w:ins w:id="17861" w:author="Thomas Dietz" w:date="2012-08-08T16:18:00Z"/>
              </w:rPr>
            </w:pPr>
            <w:ins w:id="17862" w:author="Thomas Dietz" w:date="2012-08-08T16:18:00Z">
              <w:r>
                <w:t xml:space="preserve">            /capable-switch/resources/port/resource-id</w:t>
              </w:r>
            </w:ins>
          </w:p>
          <w:p w14:paraId="2F47D0F4" w14:textId="77777777" w:rsidR="00D708FE" w:rsidRDefault="00D708FE" w:rsidP="00D708FE">
            <w:pPr>
              <w:pStyle w:val="XML1"/>
              <w:rPr>
                <w:ins w:id="17863" w:author="Thomas Dietz" w:date="2012-08-08T16:18:00Z"/>
              </w:rPr>
            </w:pPr>
            <w:ins w:id="17864" w:author="Thomas Dietz" w:date="2012-08-08T16:18:00Z">
              <w:r>
                <w:t xml:space="preserve">          &lt;/xs:documentation&gt;</w:t>
              </w:r>
            </w:ins>
          </w:p>
          <w:p w14:paraId="7127DF94" w14:textId="77777777" w:rsidR="00D708FE" w:rsidRDefault="00D708FE" w:rsidP="00D708FE">
            <w:pPr>
              <w:pStyle w:val="XML1"/>
              <w:rPr>
                <w:ins w:id="17865" w:author="Thomas Dietz" w:date="2012-08-08T16:18:00Z"/>
              </w:rPr>
            </w:pPr>
            <w:ins w:id="17866" w:author="Thomas Dietz" w:date="2012-08-08T16:18:00Z">
              <w:r>
                <w:t xml:space="preserve">        &lt;/xs:annotation&gt;</w:t>
              </w:r>
            </w:ins>
          </w:p>
          <w:p w14:paraId="21B920C9" w14:textId="77777777" w:rsidR="00D708FE" w:rsidRDefault="00D708FE" w:rsidP="00D708FE">
            <w:pPr>
              <w:pStyle w:val="XML1"/>
              <w:rPr>
                <w:ins w:id="17867" w:author="Thomas Dietz" w:date="2012-08-08T16:18:00Z"/>
              </w:rPr>
            </w:pPr>
            <w:ins w:id="17868" w:author="Thomas Dietz" w:date="2012-08-08T16:18:00Z">
              <w:r>
                <w:t xml:space="preserve">        &lt;xs:simpleType&gt;</w:t>
              </w:r>
            </w:ins>
          </w:p>
          <w:p w14:paraId="562B87C6" w14:textId="77777777" w:rsidR="00D708FE" w:rsidRDefault="00D708FE" w:rsidP="00D708FE">
            <w:pPr>
              <w:pStyle w:val="XML1"/>
              <w:rPr>
                <w:ins w:id="17869" w:author="Thomas Dietz" w:date="2012-08-08T16:18:00Z"/>
              </w:rPr>
            </w:pPr>
            <w:ins w:id="17870" w:author="Thomas Dietz" w:date="2012-08-08T16:18:00Z">
              <w:r>
                <w:t xml:space="preserve">          &lt;xs:restriction base="inet:uri"&gt;</w:t>
              </w:r>
            </w:ins>
          </w:p>
          <w:p w14:paraId="5F049F14" w14:textId="77777777" w:rsidR="00D708FE" w:rsidRDefault="00D708FE" w:rsidP="00D708FE">
            <w:pPr>
              <w:pStyle w:val="XML1"/>
              <w:rPr>
                <w:ins w:id="17871" w:author="Thomas Dietz" w:date="2012-08-08T16:18:00Z"/>
              </w:rPr>
            </w:pPr>
            <w:ins w:id="17872" w:author="Thomas Dietz" w:date="2012-08-08T16:18:00Z">
              <w:r>
                <w:t xml:space="preserve">          &lt;/xs:restriction&gt;</w:t>
              </w:r>
            </w:ins>
          </w:p>
          <w:p w14:paraId="4F57AE89" w14:textId="77777777" w:rsidR="00D708FE" w:rsidRDefault="00D708FE" w:rsidP="00D708FE">
            <w:pPr>
              <w:pStyle w:val="XML1"/>
              <w:rPr>
                <w:ins w:id="17873" w:author="Thomas Dietz" w:date="2012-08-08T16:18:00Z"/>
              </w:rPr>
            </w:pPr>
            <w:ins w:id="17874" w:author="Thomas Dietz" w:date="2012-08-08T16:18:00Z">
              <w:r>
                <w:t xml:space="preserve">        &lt;/xs:simpleType&gt;</w:t>
              </w:r>
            </w:ins>
          </w:p>
          <w:p w14:paraId="71CFA9AA" w14:textId="77777777" w:rsidR="00D708FE" w:rsidRDefault="00D708FE" w:rsidP="00D708FE">
            <w:pPr>
              <w:pStyle w:val="XML1"/>
              <w:rPr>
                <w:ins w:id="17875" w:author="Thomas Dietz" w:date="2012-08-08T16:18:00Z"/>
              </w:rPr>
            </w:pPr>
            <w:ins w:id="17876" w:author="Thomas Dietz" w:date="2012-08-08T16:18:00Z">
              <w:r>
                <w:lastRenderedPageBreak/>
                <w:t xml:space="preserve">      &lt;/xs:element&gt;</w:t>
              </w:r>
            </w:ins>
          </w:p>
          <w:p w14:paraId="46ACCE2D" w14:textId="77777777" w:rsidR="00D708FE" w:rsidRDefault="00D708FE" w:rsidP="00D708FE">
            <w:pPr>
              <w:pStyle w:val="XML1"/>
              <w:rPr>
                <w:ins w:id="17877" w:author="Thomas Dietz" w:date="2012-08-08T16:18:00Z"/>
              </w:rPr>
            </w:pPr>
            <w:ins w:id="17878" w:author="Thomas Dietz" w:date="2012-08-08T16:18:00Z">
              <w:r>
                <w:t xml:space="preserve">      &lt;xs:element name="properties"&gt;</w:t>
              </w:r>
            </w:ins>
          </w:p>
          <w:p w14:paraId="6E6E7215" w14:textId="77777777" w:rsidR="00D708FE" w:rsidRDefault="00D708FE" w:rsidP="00D708FE">
            <w:pPr>
              <w:pStyle w:val="XML1"/>
              <w:rPr>
                <w:ins w:id="17879" w:author="Thomas Dietz" w:date="2012-08-08T16:18:00Z"/>
              </w:rPr>
            </w:pPr>
            <w:ins w:id="17880" w:author="Thomas Dietz" w:date="2012-08-08T16:18:00Z">
              <w:r>
                <w:t xml:space="preserve">        &lt;xs:annotation&gt;</w:t>
              </w:r>
            </w:ins>
          </w:p>
          <w:p w14:paraId="1E1B7263" w14:textId="77777777" w:rsidR="00D708FE" w:rsidRDefault="00D708FE" w:rsidP="00D708FE">
            <w:pPr>
              <w:pStyle w:val="XML1"/>
              <w:rPr>
                <w:ins w:id="17881" w:author="Thomas Dietz" w:date="2012-08-08T16:18:00Z"/>
              </w:rPr>
            </w:pPr>
            <w:ins w:id="17882" w:author="Thomas Dietz" w:date="2012-08-08T16:18:00Z">
              <w:r>
                <w:t xml:space="preserve">          &lt;xs:documentation&gt;</w:t>
              </w:r>
            </w:ins>
          </w:p>
          <w:p w14:paraId="1E0002E1" w14:textId="77777777" w:rsidR="00D708FE" w:rsidRDefault="00D708FE" w:rsidP="00D708FE">
            <w:pPr>
              <w:pStyle w:val="XML1"/>
              <w:rPr>
                <w:ins w:id="17883" w:author="Thomas Dietz" w:date="2012-08-08T16:18:00Z"/>
              </w:rPr>
            </w:pPr>
            <w:ins w:id="17884" w:author="Thomas Dietz" w:date="2012-08-08T16:18:00Z">
              <w:r>
                <w:t xml:space="preserve">            The queue properties currently configured.</w:t>
              </w:r>
            </w:ins>
          </w:p>
          <w:p w14:paraId="017B2D16" w14:textId="77777777" w:rsidR="00D708FE" w:rsidRDefault="00D708FE" w:rsidP="00D708FE">
            <w:pPr>
              <w:pStyle w:val="XML1"/>
              <w:rPr>
                <w:ins w:id="17885" w:author="Thomas Dietz" w:date="2012-08-08T16:18:00Z"/>
              </w:rPr>
            </w:pPr>
            <w:ins w:id="17886" w:author="Thomas Dietz" w:date="2012-08-08T16:18:00Z">
              <w:r>
                <w:t xml:space="preserve">          &lt;/xs:documentation&gt;</w:t>
              </w:r>
            </w:ins>
          </w:p>
          <w:p w14:paraId="6D7D5312" w14:textId="77777777" w:rsidR="00D708FE" w:rsidRDefault="00D708FE" w:rsidP="00D708FE">
            <w:pPr>
              <w:pStyle w:val="XML1"/>
              <w:rPr>
                <w:ins w:id="17887" w:author="Thomas Dietz" w:date="2012-08-08T16:18:00Z"/>
              </w:rPr>
            </w:pPr>
            <w:ins w:id="17888" w:author="Thomas Dietz" w:date="2012-08-08T16:18:00Z">
              <w:r>
                <w:t xml:space="preserve">        &lt;/xs:annotation&gt;</w:t>
              </w:r>
            </w:ins>
          </w:p>
          <w:p w14:paraId="7BE8CE93" w14:textId="77777777" w:rsidR="00D708FE" w:rsidRDefault="00D708FE" w:rsidP="00D708FE">
            <w:pPr>
              <w:pStyle w:val="XML1"/>
              <w:rPr>
                <w:ins w:id="17889" w:author="Thomas Dietz" w:date="2012-08-08T16:18:00Z"/>
              </w:rPr>
            </w:pPr>
            <w:ins w:id="17890" w:author="Thomas Dietz" w:date="2012-08-08T16:18:00Z">
              <w:r>
                <w:t xml:space="preserve">        &lt;xs:complexType&gt;</w:t>
              </w:r>
            </w:ins>
          </w:p>
          <w:p w14:paraId="2D49DE81" w14:textId="77777777" w:rsidR="00D708FE" w:rsidRDefault="00D708FE" w:rsidP="00D708FE">
            <w:pPr>
              <w:pStyle w:val="XML1"/>
              <w:rPr>
                <w:ins w:id="17891" w:author="Thomas Dietz" w:date="2012-08-08T16:18:00Z"/>
              </w:rPr>
            </w:pPr>
            <w:ins w:id="17892" w:author="Thomas Dietz" w:date="2012-08-08T16:18:00Z">
              <w:r>
                <w:t xml:space="preserve">          &lt;xs:sequence&gt;</w:t>
              </w:r>
            </w:ins>
          </w:p>
          <w:p w14:paraId="05E9D382" w14:textId="77777777" w:rsidR="00D708FE" w:rsidRDefault="00D708FE" w:rsidP="00D708FE">
            <w:pPr>
              <w:pStyle w:val="XML1"/>
              <w:rPr>
                <w:ins w:id="17893" w:author="Thomas Dietz" w:date="2012-08-08T16:18:00Z"/>
              </w:rPr>
            </w:pPr>
            <w:ins w:id="17894" w:author="Thomas Dietz" w:date="2012-08-08T16:18:00Z">
              <w:r>
                <w:t xml:space="preserve">            &lt;xs:element name="min-rate" minOccurs="0"  type="OFTenthOfAPercentType"&gt;</w:t>
              </w:r>
            </w:ins>
          </w:p>
          <w:p w14:paraId="7663D121" w14:textId="77777777" w:rsidR="00D708FE" w:rsidRDefault="00D708FE" w:rsidP="00D708FE">
            <w:pPr>
              <w:pStyle w:val="XML1"/>
              <w:rPr>
                <w:ins w:id="17895" w:author="Thomas Dietz" w:date="2012-08-08T16:18:00Z"/>
              </w:rPr>
            </w:pPr>
            <w:ins w:id="17896" w:author="Thomas Dietz" w:date="2012-08-08T16:18:00Z">
              <w:r>
                <w:t xml:space="preserve">              &lt;xs:annotation&gt;</w:t>
              </w:r>
            </w:ins>
          </w:p>
          <w:p w14:paraId="6E5AD3F3" w14:textId="77777777" w:rsidR="00D708FE" w:rsidRDefault="00D708FE" w:rsidP="00D708FE">
            <w:pPr>
              <w:pStyle w:val="XML1"/>
              <w:rPr>
                <w:ins w:id="17897" w:author="Thomas Dietz" w:date="2012-08-08T16:18:00Z"/>
              </w:rPr>
            </w:pPr>
            <w:ins w:id="17898" w:author="Thomas Dietz" w:date="2012-08-08T16:18:00Z">
              <w:r>
                <w:t xml:space="preserve">                &lt;xs:documentation&gt;</w:t>
              </w:r>
            </w:ins>
          </w:p>
          <w:p w14:paraId="2D81FFF3" w14:textId="77777777" w:rsidR="00D708FE" w:rsidRDefault="00D708FE" w:rsidP="00D708FE">
            <w:pPr>
              <w:pStyle w:val="XML1"/>
              <w:rPr>
                <w:ins w:id="17899" w:author="Thomas Dietz" w:date="2012-08-08T16:18:00Z"/>
              </w:rPr>
            </w:pPr>
            <w:ins w:id="17900" w:author="Thomas Dietz" w:date="2012-08-08T16:18:00Z">
              <w:r>
                <w:t xml:space="preserve">                  The minimal rate that is reserved for this</w:t>
              </w:r>
            </w:ins>
          </w:p>
          <w:p w14:paraId="6F44CBB1" w14:textId="77777777" w:rsidR="00D708FE" w:rsidRDefault="00D708FE" w:rsidP="00D708FE">
            <w:pPr>
              <w:pStyle w:val="XML1"/>
              <w:rPr>
                <w:ins w:id="17901" w:author="Thomas Dietz" w:date="2012-08-08T16:18:00Z"/>
              </w:rPr>
            </w:pPr>
            <w:ins w:id="17902" w:author="Thomas Dietz" w:date="2012-08-08T16:18:00Z">
              <w:r>
                <w:t xml:space="preserve">                  queue in 1/10 of a percent of the actual rate.</w:t>
              </w:r>
            </w:ins>
          </w:p>
          <w:p w14:paraId="3D472AE7" w14:textId="77777777" w:rsidR="00D708FE" w:rsidRDefault="00D708FE" w:rsidP="00D708FE">
            <w:pPr>
              <w:pStyle w:val="XML1"/>
              <w:rPr>
                <w:ins w:id="17903" w:author="Thomas Dietz" w:date="2012-08-08T16:18:00Z"/>
              </w:rPr>
            </w:pPr>
          </w:p>
          <w:p w14:paraId="6E45C571" w14:textId="77777777" w:rsidR="00D708FE" w:rsidRDefault="00D708FE" w:rsidP="00D708FE">
            <w:pPr>
              <w:pStyle w:val="XML1"/>
              <w:rPr>
                <w:ins w:id="17904" w:author="Thomas Dietz" w:date="2012-08-08T16:18:00Z"/>
              </w:rPr>
            </w:pPr>
            <w:ins w:id="17905" w:author="Thomas Dietz" w:date="2012-08-08T16:18:00Z">
              <w:r>
                <w:t xml:space="preserve">                  This element is optional. If not present a min-rate is</w:t>
              </w:r>
            </w:ins>
          </w:p>
          <w:p w14:paraId="05B484FA" w14:textId="77777777" w:rsidR="00D708FE" w:rsidRDefault="00D708FE" w:rsidP="00D708FE">
            <w:pPr>
              <w:pStyle w:val="XML1"/>
              <w:rPr>
                <w:ins w:id="17906" w:author="Thomas Dietz" w:date="2012-08-08T16:18:00Z"/>
              </w:rPr>
            </w:pPr>
            <w:ins w:id="17907" w:author="Thomas Dietz" w:date="2012-08-08T16:18:00Z">
              <w:r>
                <w:t xml:space="preserve">                  not set.</w:t>
              </w:r>
            </w:ins>
          </w:p>
          <w:p w14:paraId="795E2722" w14:textId="77777777" w:rsidR="00D708FE" w:rsidRDefault="00D708FE" w:rsidP="00D708FE">
            <w:pPr>
              <w:pStyle w:val="XML1"/>
              <w:rPr>
                <w:ins w:id="17908" w:author="Thomas Dietz" w:date="2012-08-08T16:18:00Z"/>
              </w:rPr>
            </w:pPr>
            <w:ins w:id="17909" w:author="Thomas Dietz" w:date="2012-08-08T16:18:00Z">
              <w:r>
                <w:t xml:space="preserve">                &lt;/xs:documentation&gt;</w:t>
              </w:r>
            </w:ins>
          </w:p>
          <w:p w14:paraId="2C104C06" w14:textId="77777777" w:rsidR="00D708FE" w:rsidRDefault="00D708FE" w:rsidP="00D708FE">
            <w:pPr>
              <w:pStyle w:val="XML1"/>
              <w:rPr>
                <w:ins w:id="17910" w:author="Thomas Dietz" w:date="2012-08-08T16:18:00Z"/>
              </w:rPr>
            </w:pPr>
            <w:ins w:id="17911" w:author="Thomas Dietz" w:date="2012-08-08T16:18:00Z">
              <w:r>
                <w:t xml:space="preserve">              &lt;/xs:annotation&gt;</w:t>
              </w:r>
            </w:ins>
          </w:p>
          <w:p w14:paraId="084141A6" w14:textId="77777777" w:rsidR="00D708FE" w:rsidRDefault="00D708FE" w:rsidP="00D708FE">
            <w:pPr>
              <w:pStyle w:val="XML1"/>
              <w:rPr>
                <w:ins w:id="17912" w:author="Thomas Dietz" w:date="2012-08-08T16:18:00Z"/>
              </w:rPr>
            </w:pPr>
            <w:ins w:id="17913" w:author="Thomas Dietz" w:date="2012-08-08T16:18:00Z">
              <w:r>
                <w:t xml:space="preserve">            &lt;/xs:element&gt;</w:t>
              </w:r>
            </w:ins>
          </w:p>
          <w:p w14:paraId="4A802B03" w14:textId="77777777" w:rsidR="00D708FE" w:rsidRDefault="00D708FE" w:rsidP="00D708FE">
            <w:pPr>
              <w:pStyle w:val="XML1"/>
              <w:rPr>
                <w:ins w:id="17914" w:author="Thomas Dietz" w:date="2012-08-08T16:18:00Z"/>
              </w:rPr>
            </w:pPr>
            <w:ins w:id="17915" w:author="Thomas Dietz" w:date="2012-08-08T16:18:00Z">
              <w:r>
                <w:t xml:space="preserve">            &lt;xs:element name="max-rate" minOccurs="0"  type="OFTenthOfAPercentType"&gt;</w:t>
              </w:r>
            </w:ins>
          </w:p>
          <w:p w14:paraId="31FEE44A" w14:textId="77777777" w:rsidR="00D708FE" w:rsidRDefault="00D708FE" w:rsidP="00D708FE">
            <w:pPr>
              <w:pStyle w:val="XML1"/>
              <w:rPr>
                <w:ins w:id="17916" w:author="Thomas Dietz" w:date="2012-08-08T16:18:00Z"/>
              </w:rPr>
            </w:pPr>
            <w:ins w:id="17917" w:author="Thomas Dietz" w:date="2012-08-08T16:18:00Z">
              <w:r>
                <w:t xml:space="preserve">              &lt;xs:annotation&gt;</w:t>
              </w:r>
            </w:ins>
          </w:p>
          <w:p w14:paraId="1A88A854" w14:textId="77777777" w:rsidR="00D708FE" w:rsidRDefault="00D708FE" w:rsidP="00D708FE">
            <w:pPr>
              <w:pStyle w:val="XML1"/>
              <w:rPr>
                <w:ins w:id="17918" w:author="Thomas Dietz" w:date="2012-08-08T16:18:00Z"/>
              </w:rPr>
            </w:pPr>
            <w:ins w:id="17919" w:author="Thomas Dietz" w:date="2012-08-08T16:18:00Z">
              <w:r>
                <w:t xml:space="preserve">                &lt;xs:documentation&gt;</w:t>
              </w:r>
            </w:ins>
          </w:p>
          <w:p w14:paraId="07AE4FE6" w14:textId="77777777" w:rsidR="00D708FE" w:rsidRDefault="00D708FE" w:rsidP="00D708FE">
            <w:pPr>
              <w:pStyle w:val="XML1"/>
              <w:rPr>
                <w:ins w:id="17920" w:author="Thomas Dietz" w:date="2012-08-08T16:18:00Z"/>
              </w:rPr>
            </w:pPr>
            <w:ins w:id="17921" w:author="Thomas Dietz" w:date="2012-08-08T16:18:00Z">
              <w:r>
                <w:t xml:space="preserve">                  The maximum rate that is reserved for this</w:t>
              </w:r>
            </w:ins>
          </w:p>
          <w:p w14:paraId="453BD291" w14:textId="77777777" w:rsidR="00D708FE" w:rsidRDefault="00D708FE" w:rsidP="00D708FE">
            <w:pPr>
              <w:pStyle w:val="XML1"/>
              <w:rPr>
                <w:ins w:id="17922" w:author="Thomas Dietz" w:date="2012-08-08T16:18:00Z"/>
              </w:rPr>
            </w:pPr>
            <w:ins w:id="17923" w:author="Thomas Dietz" w:date="2012-08-08T16:18:00Z">
              <w:r>
                <w:t xml:space="preserve">                  queue in 1/10 of a percent of the actual rate.</w:t>
              </w:r>
            </w:ins>
          </w:p>
          <w:p w14:paraId="2309DE5E" w14:textId="77777777" w:rsidR="00D708FE" w:rsidRDefault="00D708FE" w:rsidP="00D708FE">
            <w:pPr>
              <w:pStyle w:val="XML1"/>
              <w:rPr>
                <w:ins w:id="17924" w:author="Thomas Dietz" w:date="2012-08-08T16:18:00Z"/>
              </w:rPr>
            </w:pPr>
          </w:p>
          <w:p w14:paraId="4CA47FE2" w14:textId="77777777" w:rsidR="00D708FE" w:rsidRDefault="00D708FE" w:rsidP="00D708FE">
            <w:pPr>
              <w:pStyle w:val="XML1"/>
              <w:rPr>
                <w:ins w:id="17925" w:author="Thomas Dietz" w:date="2012-08-08T16:18:00Z"/>
              </w:rPr>
            </w:pPr>
            <w:ins w:id="17926" w:author="Thomas Dietz" w:date="2012-08-08T16:18:00Z">
              <w:r>
                <w:t xml:space="preserve">                  This element is optional. If not present the max-rate is</w:t>
              </w:r>
            </w:ins>
          </w:p>
          <w:p w14:paraId="5DCAE2BB" w14:textId="77777777" w:rsidR="00D708FE" w:rsidRDefault="00D708FE" w:rsidP="00D708FE">
            <w:pPr>
              <w:pStyle w:val="XML1"/>
              <w:rPr>
                <w:ins w:id="17927" w:author="Thomas Dietz" w:date="2012-08-08T16:18:00Z"/>
              </w:rPr>
            </w:pPr>
            <w:ins w:id="17928" w:author="Thomas Dietz" w:date="2012-08-08T16:18:00Z">
              <w:r>
                <w:t xml:space="preserve">                  not set.</w:t>
              </w:r>
            </w:ins>
          </w:p>
          <w:p w14:paraId="4B6913C6" w14:textId="77777777" w:rsidR="00D708FE" w:rsidRDefault="00D708FE" w:rsidP="00D708FE">
            <w:pPr>
              <w:pStyle w:val="XML1"/>
              <w:rPr>
                <w:ins w:id="17929" w:author="Thomas Dietz" w:date="2012-08-08T16:18:00Z"/>
              </w:rPr>
            </w:pPr>
            <w:ins w:id="17930" w:author="Thomas Dietz" w:date="2012-08-08T16:18:00Z">
              <w:r>
                <w:t xml:space="preserve">                &lt;/xs:documentation&gt;</w:t>
              </w:r>
            </w:ins>
          </w:p>
          <w:p w14:paraId="192865BA" w14:textId="77777777" w:rsidR="00D708FE" w:rsidRDefault="00D708FE" w:rsidP="00D708FE">
            <w:pPr>
              <w:pStyle w:val="XML1"/>
              <w:rPr>
                <w:ins w:id="17931" w:author="Thomas Dietz" w:date="2012-08-08T16:18:00Z"/>
              </w:rPr>
            </w:pPr>
            <w:ins w:id="17932" w:author="Thomas Dietz" w:date="2012-08-08T16:18:00Z">
              <w:r>
                <w:t xml:space="preserve">              &lt;/xs:annotation&gt;</w:t>
              </w:r>
            </w:ins>
          </w:p>
          <w:p w14:paraId="3DD35F65" w14:textId="77777777" w:rsidR="00D708FE" w:rsidRDefault="00D708FE" w:rsidP="00D708FE">
            <w:pPr>
              <w:pStyle w:val="XML1"/>
              <w:rPr>
                <w:ins w:id="17933" w:author="Thomas Dietz" w:date="2012-08-08T16:18:00Z"/>
              </w:rPr>
            </w:pPr>
            <w:ins w:id="17934" w:author="Thomas Dietz" w:date="2012-08-08T16:18:00Z">
              <w:r>
                <w:t xml:space="preserve">            &lt;/xs:element&gt;</w:t>
              </w:r>
            </w:ins>
          </w:p>
          <w:p w14:paraId="70FF82D3" w14:textId="77777777" w:rsidR="00D708FE" w:rsidRDefault="00D708FE" w:rsidP="00D708FE">
            <w:pPr>
              <w:pStyle w:val="XML1"/>
              <w:rPr>
                <w:ins w:id="17935" w:author="Thomas Dietz" w:date="2012-08-08T16:18:00Z"/>
              </w:rPr>
            </w:pPr>
            <w:ins w:id="17936" w:author="Thomas Dietz" w:date="2012-08-08T16:18:00Z">
              <w:r>
                <w:t xml:space="preserve">            &lt;xs:element name="experimenter" minOccurs="0" maxOccurs="unbounded"  type="xs:unsignedInt"&gt;</w:t>
              </w:r>
            </w:ins>
          </w:p>
          <w:p w14:paraId="154AD064" w14:textId="77777777" w:rsidR="00D708FE" w:rsidRDefault="00D708FE" w:rsidP="00D708FE">
            <w:pPr>
              <w:pStyle w:val="XML1"/>
              <w:rPr>
                <w:ins w:id="17937" w:author="Thomas Dietz" w:date="2012-08-08T16:18:00Z"/>
              </w:rPr>
            </w:pPr>
            <w:ins w:id="17938" w:author="Thomas Dietz" w:date="2012-08-08T16:18:00Z">
              <w:r>
                <w:t xml:space="preserve">              &lt;xs:annotation&gt;</w:t>
              </w:r>
            </w:ins>
          </w:p>
          <w:p w14:paraId="722949D7" w14:textId="77777777" w:rsidR="00D708FE" w:rsidRDefault="00D708FE" w:rsidP="00D708FE">
            <w:pPr>
              <w:pStyle w:val="XML1"/>
              <w:rPr>
                <w:ins w:id="17939" w:author="Thomas Dietz" w:date="2012-08-08T16:18:00Z"/>
              </w:rPr>
            </w:pPr>
            <w:ins w:id="17940" w:author="Thomas Dietz" w:date="2012-08-08T16:18:00Z">
              <w:r>
                <w:t xml:space="preserve">                &lt;xs:documentation&gt;</w:t>
              </w:r>
            </w:ins>
          </w:p>
          <w:p w14:paraId="3502C22E" w14:textId="77777777" w:rsidR="00D708FE" w:rsidRDefault="00D708FE" w:rsidP="00D708FE">
            <w:pPr>
              <w:pStyle w:val="XML1"/>
              <w:rPr>
                <w:ins w:id="17941" w:author="Thomas Dietz" w:date="2012-08-08T16:18:00Z"/>
              </w:rPr>
            </w:pPr>
            <w:ins w:id="17942" w:author="Thomas Dietz" w:date="2012-08-08T16:18:00Z">
              <w:r>
                <w:t xml:space="preserve">                  A list of experimenter identifiers of queue</w:t>
              </w:r>
            </w:ins>
          </w:p>
          <w:p w14:paraId="45E028F7" w14:textId="77777777" w:rsidR="00D708FE" w:rsidRDefault="00D708FE" w:rsidP="00D708FE">
            <w:pPr>
              <w:pStyle w:val="XML1"/>
              <w:rPr>
                <w:ins w:id="17943" w:author="Thomas Dietz" w:date="2012-08-08T16:18:00Z"/>
              </w:rPr>
            </w:pPr>
            <w:ins w:id="17944" w:author="Thomas Dietz" w:date="2012-08-08T16:18:00Z">
              <w:r>
                <w:t xml:space="preserve">                  properties used.</w:t>
              </w:r>
            </w:ins>
          </w:p>
          <w:p w14:paraId="439065CB" w14:textId="77777777" w:rsidR="00D708FE" w:rsidRDefault="00D708FE" w:rsidP="00D708FE">
            <w:pPr>
              <w:pStyle w:val="XML1"/>
              <w:rPr>
                <w:ins w:id="17945" w:author="Thomas Dietz" w:date="2012-08-08T16:18:00Z"/>
              </w:rPr>
            </w:pPr>
          </w:p>
          <w:p w14:paraId="159E0353" w14:textId="77777777" w:rsidR="00D708FE" w:rsidRDefault="00D708FE" w:rsidP="00D708FE">
            <w:pPr>
              <w:pStyle w:val="XML1"/>
              <w:rPr>
                <w:ins w:id="17946" w:author="Thomas Dietz" w:date="2012-08-08T16:18:00Z"/>
              </w:rPr>
            </w:pPr>
            <w:ins w:id="17947" w:author="Thomas Dietz" w:date="2012-08-08T16:18:00Z">
              <w:r>
                <w:t xml:space="preserve">                  This element is optional.</w:t>
              </w:r>
            </w:ins>
          </w:p>
          <w:p w14:paraId="69F2542D" w14:textId="77777777" w:rsidR="00D708FE" w:rsidRDefault="00D708FE" w:rsidP="00D708FE">
            <w:pPr>
              <w:pStyle w:val="XML1"/>
              <w:rPr>
                <w:ins w:id="17948" w:author="Thomas Dietz" w:date="2012-08-08T16:18:00Z"/>
              </w:rPr>
            </w:pPr>
            <w:ins w:id="17949" w:author="Thomas Dietz" w:date="2012-08-08T16:18:00Z">
              <w:r>
                <w:t xml:space="preserve">                &lt;/xs:documentation&gt;</w:t>
              </w:r>
            </w:ins>
          </w:p>
          <w:p w14:paraId="10943810" w14:textId="77777777" w:rsidR="00D708FE" w:rsidRDefault="00D708FE" w:rsidP="00D708FE">
            <w:pPr>
              <w:pStyle w:val="XML1"/>
              <w:rPr>
                <w:ins w:id="17950" w:author="Thomas Dietz" w:date="2012-08-08T16:18:00Z"/>
              </w:rPr>
            </w:pPr>
            <w:ins w:id="17951" w:author="Thomas Dietz" w:date="2012-08-08T16:18:00Z">
              <w:r>
                <w:t xml:space="preserve">              &lt;/xs:annotation&gt;</w:t>
              </w:r>
            </w:ins>
          </w:p>
          <w:p w14:paraId="21377F01" w14:textId="77777777" w:rsidR="00D708FE" w:rsidRDefault="00D708FE" w:rsidP="00D708FE">
            <w:pPr>
              <w:pStyle w:val="XML1"/>
              <w:rPr>
                <w:ins w:id="17952" w:author="Thomas Dietz" w:date="2012-08-08T16:18:00Z"/>
              </w:rPr>
            </w:pPr>
            <w:ins w:id="17953" w:author="Thomas Dietz" w:date="2012-08-08T16:18:00Z">
              <w:r>
                <w:t xml:space="preserve">            &lt;/xs:element&gt;</w:t>
              </w:r>
            </w:ins>
          </w:p>
          <w:p w14:paraId="690FFDE3" w14:textId="77777777" w:rsidR="00D708FE" w:rsidRDefault="00D708FE" w:rsidP="00D708FE">
            <w:pPr>
              <w:pStyle w:val="XML1"/>
              <w:rPr>
                <w:ins w:id="17954" w:author="Thomas Dietz" w:date="2012-08-08T16:18:00Z"/>
              </w:rPr>
            </w:pPr>
            <w:ins w:id="17955" w:author="Thomas Dietz" w:date="2012-08-08T16:18:00Z">
              <w:r>
                <w:t xml:space="preserve">          &lt;/xs:sequence&gt;</w:t>
              </w:r>
            </w:ins>
          </w:p>
          <w:p w14:paraId="258BD3F8" w14:textId="77777777" w:rsidR="00D708FE" w:rsidRDefault="00D708FE" w:rsidP="00D708FE">
            <w:pPr>
              <w:pStyle w:val="XML1"/>
              <w:rPr>
                <w:ins w:id="17956" w:author="Thomas Dietz" w:date="2012-08-08T16:18:00Z"/>
              </w:rPr>
            </w:pPr>
            <w:ins w:id="17957" w:author="Thomas Dietz" w:date="2012-08-08T16:18:00Z">
              <w:r>
                <w:t xml:space="preserve">        &lt;/xs:complexType&gt;</w:t>
              </w:r>
            </w:ins>
          </w:p>
          <w:p w14:paraId="004F9728" w14:textId="77777777" w:rsidR="00D708FE" w:rsidRDefault="00D708FE" w:rsidP="00D708FE">
            <w:pPr>
              <w:pStyle w:val="XML1"/>
              <w:rPr>
                <w:ins w:id="17958" w:author="Thomas Dietz" w:date="2012-08-08T16:18:00Z"/>
              </w:rPr>
            </w:pPr>
            <w:ins w:id="17959" w:author="Thomas Dietz" w:date="2012-08-08T16:18:00Z">
              <w:r>
                <w:t xml:space="preserve">      &lt;/xs:element&gt;</w:t>
              </w:r>
            </w:ins>
          </w:p>
          <w:p w14:paraId="086686A4" w14:textId="77777777" w:rsidR="00D708FE" w:rsidRDefault="00D708FE" w:rsidP="00D708FE">
            <w:pPr>
              <w:pStyle w:val="XML1"/>
              <w:rPr>
                <w:ins w:id="17960" w:author="Thomas Dietz" w:date="2012-08-08T16:18:00Z"/>
              </w:rPr>
            </w:pPr>
            <w:ins w:id="17961" w:author="Thomas Dietz" w:date="2012-08-08T16:18:00Z">
              <w:r>
                <w:t xml:space="preserve">    &lt;/xs:sequence&gt;</w:t>
              </w:r>
            </w:ins>
          </w:p>
          <w:p w14:paraId="60480264" w14:textId="77777777" w:rsidR="00D708FE" w:rsidRDefault="00D708FE" w:rsidP="00D708FE">
            <w:pPr>
              <w:pStyle w:val="XML1"/>
              <w:rPr>
                <w:ins w:id="17962" w:author="Thomas Dietz" w:date="2012-08-08T16:18:00Z"/>
              </w:rPr>
            </w:pPr>
            <w:ins w:id="17963" w:author="Thomas Dietz" w:date="2012-08-08T16:18:00Z">
              <w:r>
                <w:t xml:space="preserve">  &lt;/xs:group&gt;</w:t>
              </w:r>
            </w:ins>
          </w:p>
          <w:p w14:paraId="4590A31D" w14:textId="77777777" w:rsidR="00D708FE" w:rsidRDefault="00D708FE" w:rsidP="00D708FE">
            <w:pPr>
              <w:pStyle w:val="XML1"/>
              <w:rPr>
                <w:ins w:id="17964" w:author="Thomas Dietz" w:date="2012-08-08T16:18:00Z"/>
              </w:rPr>
            </w:pPr>
          </w:p>
          <w:p w14:paraId="58CE768F" w14:textId="77777777" w:rsidR="00D708FE" w:rsidRDefault="00D708FE" w:rsidP="00D708FE">
            <w:pPr>
              <w:pStyle w:val="XML1"/>
              <w:rPr>
                <w:ins w:id="17965" w:author="Thomas Dietz" w:date="2012-08-08T16:18:00Z"/>
              </w:rPr>
            </w:pPr>
            <w:ins w:id="17966" w:author="Thomas Dietz" w:date="2012-08-08T16:18:00Z">
              <w:r>
                <w:t xml:space="preserve">  &lt;xs:group name="OFOwnedCertificateType"&gt;</w:t>
              </w:r>
            </w:ins>
          </w:p>
          <w:p w14:paraId="03A742CA" w14:textId="77777777" w:rsidR="00D708FE" w:rsidRDefault="00D708FE" w:rsidP="00D708FE">
            <w:pPr>
              <w:pStyle w:val="XML1"/>
              <w:rPr>
                <w:ins w:id="17967" w:author="Thomas Dietz" w:date="2012-08-08T16:18:00Z"/>
              </w:rPr>
            </w:pPr>
            <w:ins w:id="17968" w:author="Thomas Dietz" w:date="2012-08-08T16:18:00Z">
              <w:r>
                <w:t xml:space="preserve">    &lt;xs:annotation&gt;</w:t>
              </w:r>
            </w:ins>
          </w:p>
          <w:p w14:paraId="42B9F601" w14:textId="77777777" w:rsidR="00D708FE" w:rsidRDefault="00D708FE" w:rsidP="00D708FE">
            <w:pPr>
              <w:pStyle w:val="XML1"/>
              <w:rPr>
                <w:ins w:id="17969" w:author="Thomas Dietz" w:date="2012-08-08T16:18:00Z"/>
              </w:rPr>
            </w:pPr>
            <w:ins w:id="17970" w:author="Thomas Dietz" w:date="2012-08-08T16:18:00Z">
              <w:r>
                <w:t xml:space="preserve">      &lt;xs:documentation&gt;</w:t>
              </w:r>
            </w:ins>
          </w:p>
          <w:p w14:paraId="731F6E29" w14:textId="77777777" w:rsidR="00D708FE" w:rsidRDefault="00D708FE" w:rsidP="00D708FE">
            <w:pPr>
              <w:pStyle w:val="XML1"/>
              <w:rPr>
                <w:ins w:id="17971" w:author="Thomas Dietz" w:date="2012-08-08T16:18:00Z"/>
              </w:rPr>
            </w:pPr>
            <w:ins w:id="17972" w:author="Thomas Dietz" w:date="2012-08-08T16:18:00Z">
              <w:r>
                <w:t xml:space="preserve">        This grouping specifies a certificate and a</w:t>
              </w:r>
            </w:ins>
          </w:p>
          <w:p w14:paraId="17D20705" w14:textId="77777777" w:rsidR="00D708FE" w:rsidRDefault="00D708FE" w:rsidP="00D708FE">
            <w:pPr>
              <w:pStyle w:val="XML1"/>
              <w:rPr>
                <w:ins w:id="17973" w:author="Thomas Dietz" w:date="2012-08-08T16:18:00Z"/>
              </w:rPr>
            </w:pPr>
            <w:ins w:id="17974" w:author="Thomas Dietz" w:date="2012-08-08T16:18:00Z">
              <w:r>
                <w:t xml:space="preserve">        private key. It can be used by an OpenFlow Logical Switch for</w:t>
              </w:r>
            </w:ins>
          </w:p>
          <w:p w14:paraId="6F64027C" w14:textId="77777777" w:rsidR="00D708FE" w:rsidRDefault="00D708FE" w:rsidP="00D708FE">
            <w:pPr>
              <w:pStyle w:val="XML1"/>
              <w:rPr>
                <w:ins w:id="17975" w:author="Thomas Dietz" w:date="2012-08-08T16:18:00Z"/>
              </w:rPr>
            </w:pPr>
            <w:ins w:id="17976" w:author="Thomas Dietz" w:date="2012-08-08T16:18:00Z">
              <w:r>
                <w:t xml:space="preserve">        authenticating itself to a controller when a TLS connection</w:t>
              </w:r>
            </w:ins>
          </w:p>
          <w:p w14:paraId="6AC04DAC" w14:textId="77777777" w:rsidR="00D708FE" w:rsidRDefault="00D708FE" w:rsidP="00D708FE">
            <w:pPr>
              <w:pStyle w:val="XML1"/>
              <w:rPr>
                <w:ins w:id="17977" w:author="Thomas Dietz" w:date="2012-08-08T16:18:00Z"/>
              </w:rPr>
            </w:pPr>
            <w:ins w:id="17978" w:author="Thomas Dietz" w:date="2012-08-08T16:18:00Z">
              <w:r>
                <w:lastRenderedPageBreak/>
                <w:t xml:space="preserve">        is established.</w:t>
              </w:r>
            </w:ins>
          </w:p>
          <w:p w14:paraId="6E70BEA3" w14:textId="77777777" w:rsidR="00D708FE" w:rsidRDefault="00D708FE" w:rsidP="00D708FE">
            <w:pPr>
              <w:pStyle w:val="XML1"/>
              <w:rPr>
                <w:ins w:id="17979" w:author="Thomas Dietz" w:date="2012-08-08T16:18:00Z"/>
              </w:rPr>
            </w:pPr>
            <w:ins w:id="17980" w:author="Thomas Dietz" w:date="2012-08-08T16:18:00Z">
              <w:r>
                <w:t xml:space="preserve">      &lt;/xs:documentation&gt;</w:t>
              </w:r>
            </w:ins>
          </w:p>
          <w:p w14:paraId="764E566B" w14:textId="77777777" w:rsidR="00D708FE" w:rsidRDefault="00D708FE" w:rsidP="00D708FE">
            <w:pPr>
              <w:pStyle w:val="XML1"/>
              <w:rPr>
                <w:ins w:id="17981" w:author="Thomas Dietz" w:date="2012-08-08T16:18:00Z"/>
              </w:rPr>
            </w:pPr>
            <w:ins w:id="17982" w:author="Thomas Dietz" w:date="2012-08-08T16:18:00Z">
              <w:r>
                <w:t xml:space="preserve">    &lt;/xs:annotation&gt;</w:t>
              </w:r>
            </w:ins>
          </w:p>
          <w:p w14:paraId="36563398" w14:textId="77777777" w:rsidR="00D708FE" w:rsidRDefault="00D708FE" w:rsidP="00D708FE">
            <w:pPr>
              <w:pStyle w:val="XML1"/>
              <w:rPr>
                <w:ins w:id="17983" w:author="Thomas Dietz" w:date="2012-08-08T16:18:00Z"/>
              </w:rPr>
            </w:pPr>
          </w:p>
          <w:p w14:paraId="24061747" w14:textId="77777777" w:rsidR="00D708FE" w:rsidRDefault="00D708FE" w:rsidP="00D708FE">
            <w:pPr>
              <w:pStyle w:val="XML1"/>
              <w:rPr>
                <w:ins w:id="17984" w:author="Thomas Dietz" w:date="2012-08-08T16:18:00Z"/>
              </w:rPr>
            </w:pPr>
            <w:ins w:id="17985" w:author="Thomas Dietz" w:date="2012-08-08T16:18:00Z">
              <w:r>
                <w:t xml:space="preserve">    &lt;xs:sequence&gt;</w:t>
              </w:r>
            </w:ins>
          </w:p>
          <w:p w14:paraId="18B7B618" w14:textId="77777777" w:rsidR="00D708FE" w:rsidRDefault="00D708FE" w:rsidP="00D708FE">
            <w:pPr>
              <w:pStyle w:val="XML1"/>
              <w:rPr>
                <w:ins w:id="17986" w:author="Thomas Dietz" w:date="2012-08-08T16:18:00Z"/>
              </w:rPr>
            </w:pPr>
            <w:ins w:id="17987" w:author="Thomas Dietz" w:date="2012-08-08T16:18:00Z">
              <w:r>
                <w:t xml:space="preserve">      &lt;xs:group ref="OFResourceType"/&gt;</w:t>
              </w:r>
            </w:ins>
          </w:p>
          <w:p w14:paraId="5AD16C24" w14:textId="77777777" w:rsidR="00D708FE" w:rsidRDefault="00D708FE" w:rsidP="00D708FE">
            <w:pPr>
              <w:pStyle w:val="XML1"/>
              <w:rPr>
                <w:ins w:id="17988" w:author="Thomas Dietz" w:date="2012-08-08T16:18:00Z"/>
              </w:rPr>
            </w:pPr>
            <w:ins w:id="17989" w:author="Thomas Dietz" w:date="2012-08-08T16:18:00Z">
              <w:r>
                <w:t xml:space="preserve">      &lt;xs:element name="certificate"  type="xs:string"&gt;</w:t>
              </w:r>
            </w:ins>
          </w:p>
          <w:p w14:paraId="2F2E8E7A" w14:textId="77777777" w:rsidR="00D708FE" w:rsidRDefault="00D708FE" w:rsidP="00D708FE">
            <w:pPr>
              <w:pStyle w:val="XML1"/>
              <w:rPr>
                <w:ins w:id="17990" w:author="Thomas Dietz" w:date="2012-08-08T16:18:00Z"/>
              </w:rPr>
            </w:pPr>
            <w:ins w:id="17991" w:author="Thomas Dietz" w:date="2012-08-08T16:18:00Z">
              <w:r>
                <w:t xml:space="preserve">        &lt;xs:annotation&gt;</w:t>
              </w:r>
            </w:ins>
          </w:p>
          <w:p w14:paraId="281C994A" w14:textId="77777777" w:rsidR="00D708FE" w:rsidRDefault="00D708FE" w:rsidP="00D708FE">
            <w:pPr>
              <w:pStyle w:val="XML1"/>
              <w:rPr>
                <w:ins w:id="17992" w:author="Thomas Dietz" w:date="2012-08-08T16:18:00Z"/>
              </w:rPr>
            </w:pPr>
            <w:ins w:id="17993" w:author="Thomas Dietz" w:date="2012-08-08T16:18:00Z">
              <w:r>
                <w:t xml:space="preserve">          &lt;xs:documentation&gt;</w:t>
              </w:r>
            </w:ins>
          </w:p>
          <w:p w14:paraId="6C3183D9" w14:textId="77777777" w:rsidR="00D708FE" w:rsidRDefault="00D708FE" w:rsidP="00D708FE">
            <w:pPr>
              <w:pStyle w:val="XML1"/>
              <w:rPr>
                <w:ins w:id="17994" w:author="Thomas Dietz" w:date="2012-08-08T16:18:00Z"/>
              </w:rPr>
            </w:pPr>
            <w:ins w:id="17995" w:author="Thomas Dietz" w:date="2012-08-08T16:18:00Z">
              <w:r>
                <w:t xml:space="preserve">            An X.509 certificate in DER format base64</w:t>
              </w:r>
            </w:ins>
          </w:p>
          <w:p w14:paraId="429BFF1D" w14:textId="77777777" w:rsidR="00D708FE" w:rsidRDefault="00D708FE" w:rsidP="00D708FE">
            <w:pPr>
              <w:pStyle w:val="XML1"/>
              <w:rPr>
                <w:ins w:id="17996" w:author="Thomas Dietz" w:date="2012-08-08T16:18:00Z"/>
              </w:rPr>
            </w:pPr>
            <w:ins w:id="17997" w:author="Thomas Dietz" w:date="2012-08-08T16:18:00Z">
              <w:r>
                <w:t xml:space="preserve">            encoded.</w:t>
              </w:r>
            </w:ins>
          </w:p>
          <w:p w14:paraId="7596C8EF" w14:textId="77777777" w:rsidR="00D708FE" w:rsidRDefault="00D708FE" w:rsidP="00D708FE">
            <w:pPr>
              <w:pStyle w:val="XML1"/>
              <w:rPr>
                <w:ins w:id="17998" w:author="Thomas Dietz" w:date="2012-08-08T16:18:00Z"/>
              </w:rPr>
            </w:pPr>
          </w:p>
          <w:p w14:paraId="34A76B04" w14:textId="77777777" w:rsidR="00D708FE" w:rsidRDefault="00D708FE" w:rsidP="00D708FE">
            <w:pPr>
              <w:pStyle w:val="XML1"/>
              <w:rPr>
                <w:ins w:id="17999" w:author="Thomas Dietz" w:date="2012-08-08T16:18:00Z"/>
              </w:rPr>
            </w:pPr>
            <w:ins w:id="18000" w:author="Thomas Dietz" w:date="2012-08-08T16:18:00Z">
              <w:r>
                <w:t xml:space="preserve">            This element MUST be present in the NETCONF data store.</w:t>
              </w:r>
            </w:ins>
          </w:p>
          <w:p w14:paraId="15C14B67" w14:textId="77777777" w:rsidR="00D708FE" w:rsidRDefault="00D708FE" w:rsidP="00D708FE">
            <w:pPr>
              <w:pStyle w:val="XML1"/>
              <w:rPr>
                <w:ins w:id="18001" w:author="Thomas Dietz" w:date="2012-08-08T16:18:00Z"/>
              </w:rPr>
            </w:pPr>
            <w:ins w:id="18002" w:author="Thomas Dietz" w:date="2012-08-08T16:18:00Z">
              <w:r>
                <w:t xml:space="preserve">            If this element is not present in a NETCONF &amp;lt;edit-config&amp;gt;</w:t>
              </w:r>
            </w:ins>
          </w:p>
          <w:p w14:paraId="337664D1" w14:textId="77777777" w:rsidR="00D708FE" w:rsidRDefault="00D708FE" w:rsidP="00D708FE">
            <w:pPr>
              <w:pStyle w:val="XML1"/>
              <w:rPr>
                <w:ins w:id="18003" w:author="Thomas Dietz" w:date="2012-08-08T16:18:00Z"/>
              </w:rPr>
            </w:pPr>
            <w:ins w:id="18004" w:author="Thomas Dietz" w:date="2012-08-08T16:18:00Z">
              <w:r>
                <w:t xml:space="preserve">            operation 'create', 'merge' or 'replace' and the parent</w:t>
              </w:r>
            </w:ins>
          </w:p>
          <w:p w14:paraId="60067AD1" w14:textId="77777777" w:rsidR="00D708FE" w:rsidRDefault="00D708FE" w:rsidP="00D708FE">
            <w:pPr>
              <w:pStyle w:val="XML1"/>
              <w:rPr>
                <w:ins w:id="18005" w:author="Thomas Dietz" w:date="2012-08-08T16:18:00Z"/>
              </w:rPr>
            </w:pPr>
            <w:ins w:id="18006" w:author="Thomas Dietz" w:date="2012-08-08T16:18:00Z">
              <w:r>
                <w:t xml:space="preserve">            element does not exist, a 'data-missing' error is</w:t>
              </w:r>
            </w:ins>
          </w:p>
          <w:p w14:paraId="73A29C68" w14:textId="77777777" w:rsidR="00D708FE" w:rsidRDefault="00D708FE" w:rsidP="00D708FE">
            <w:pPr>
              <w:pStyle w:val="XML1"/>
              <w:rPr>
                <w:ins w:id="18007" w:author="Thomas Dietz" w:date="2012-08-08T16:18:00Z"/>
              </w:rPr>
            </w:pPr>
            <w:ins w:id="18008" w:author="Thomas Dietz" w:date="2012-08-08T16:18:00Z">
              <w:r>
                <w:t xml:space="preserve">            returned.</w:t>
              </w:r>
            </w:ins>
          </w:p>
          <w:p w14:paraId="405744FB" w14:textId="77777777" w:rsidR="00D708FE" w:rsidRDefault="00D708FE" w:rsidP="00D708FE">
            <w:pPr>
              <w:pStyle w:val="XML1"/>
              <w:rPr>
                <w:ins w:id="18009" w:author="Thomas Dietz" w:date="2012-08-08T16:18:00Z"/>
              </w:rPr>
            </w:pPr>
            <w:ins w:id="18010" w:author="Thomas Dietz" w:date="2012-08-08T16:18:00Z">
              <w:r>
                <w:t xml:space="preserve">          &lt;/xs:documentation&gt;</w:t>
              </w:r>
            </w:ins>
          </w:p>
          <w:p w14:paraId="6EFE2D1E" w14:textId="77777777" w:rsidR="00D708FE" w:rsidRDefault="00D708FE" w:rsidP="00D708FE">
            <w:pPr>
              <w:pStyle w:val="XML1"/>
              <w:rPr>
                <w:ins w:id="18011" w:author="Thomas Dietz" w:date="2012-08-08T16:18:00Z"/>
              </w:rPr>
            </w:pPr>
            <w:ins w:id="18012" w:author="Thomas Dietz" w:date="2012-08-08T16:18:00Z">
              <w:r>
                <w:t xml:space="preserve">        &lt;/xs:annotation&gt;</w:t>
              </w:r>
            </w:ins>
          </w:p>
          <w:p w14:paraId="2815D33B" w14:textId="77777777" w:rsidR="00D708FE" w:rsidRDefault="00D708FE" w:rsidP="00D708FE">
            <w:pPr>
              <w:pStyle w:val="XML1"/>
              <w:rPr>
                <w:ins w:id="18013" w:author="Thomas Dietz" w:date="2012-08-08T16:18:00Z"/>
              </w:rPr>
            </w:pPr>
            <w:ins w:id="18014" w:author="Thomas Dietz" w:date="2012-08-08T16:18:00Z">
              <w:r>
                <w:t xml:space="preserve">      &lt;/xs:element&gt;</w:t>
              </w:r>
            </w:ins>
          </w:p>
          <w:p w14:paraId="68555785" w14:textId="77777777" w:rsidR="00D708FE" w:rsidRDefault="00D708FE" w:rsidP="00D708FE">
            <w:pPr>
              <w:pStyle w:val="XML1"/>
              <w:rPr>
                <w:ins w:id="18015" w:author="Thomas Dietz" w:date="2012-08-08T16:18:00Z"/>
              </w:rPr>
            </w:pPr>
            <w:ins w:id="18016" w:author="Thomas Dietz" w:date="2012-08-08T16:18:00Z">
              <w:r>
                <w:t xml:space="preserve">      &lt;xs:element name="private-key"&gt;</w:t>
              </w:r>
            </w:ins>
          </w:p>
          <w:p w14:paraId="2D0B8865" w14:textId="77777777" w:rsidR="00D708FE" w:rsidRDefault="00D708FE" w:rsidP="00D708FE">
            <w:pPr>
              <w:pStyle w:val="XML1"/>
              <w:rPr>
                <w:ins w:id="18017" w:author="Thomas Dietz" w:date="2012-08-08T16:18:00Z"/>
              </w:rPr>
            </w:pPr>
            <w:ins w:id="18018" w:author="Thomas Dietz" w:date="2012-08-08T16:18:00Z">
              <w:r>
                <w:t xml:space="preserve">        &lt;xs:annotation&gt;</w:t>
              </w:r>
            </w:ins>
          </w:p>
          <w:p w14:paraId="2E7C66EE" w14:textId="77777777" w:rsidR="00D708FE" w:rsidRDefault="00D708FE" w:rsidP="00D708FE">
            <w:pPr>
              <w:pStyle w:val="XML1"/>
              <w:rPr>
                <w:ins w:id="18019" w:author="Thomas Dietz" w:date="2012-08-08T16:18:00Z"/>
              </w:rPr>
            </w:pPr>
            <w:ins w:id="18020" w:author="Thomas Dietz" w:date="2012-08-08T16:18:00Z">
              <w:r>
                <w:t xml:space="preserve">          &lt;xs:documentation&gt;</w:t>
              </w:r>
            </w:ins>
          </w:p>
          <w:p w14:paraId="758582F0" w14:textId="77777777" w:rsidR="00D708FE" w:rsidRDefault="00D708FE" w:rsidP="00D708FE">
            <w:pPr>
              <w:pStyle w:val="XML1"/>
              <w:rPr>
                <w:ins w:id="18021" w:author="Thomas Dietz" w:date="2012-08-08T16:18:00Z"/>
              </w:rPr>
            </w:pPr>
            <w:ins w:id="18022" w:author="Thomas Dietz" w:date="2012-08-08T16:18:00Z">
              <w:r>
                <w:t xml:space="preserve">            This element contains the private key</w:t>
              </w:r>
            </w:ins>
          </w:p>
          <w:p w14:paraId="1DFD2029" w14:textId="77777777" w:rsidR="00D708FE" w:rsidRDefault="00D708FE" w:rsidP="00D708FE">
            <w:pPr>
              <w:pStyle w:val="XML1"/>
              <w:rPr>
                <w:ins w:id="18023" w:author="Thomas Dietz" w:date="2012-08-08T16:18:00Z"/>
              </w:rPr>
            </w:pPr>
            <w:ins w:id="18024" w:author="Thomas Dietz" w:date="2012-08-08T16:18:00Z">
              <w:r>
                <w:t xml:space="preserve">            corresponding to the certificate. The private key is</w:t>
              </w:r>
            </w:ins>
          </w:p>
          <w:p w14:paraId="12C778D3" w14:textId="77777777" w:rsidR="00D708FE" w:rsidRDefault="00D708FE" w:rsidP="00D708FE">
            <w:pPr>
              <w:pStyle w:val="XML1"/>
              <w:rPr>
                <w:ins w:id="18025" w:author="Thomas Dietz" w:date="2012-08-08T16:18:00Z"/>
              </w:rPr>
            </w:pPr>
            <w:ins w:id="18026" w:author="Thomas Dietz" w:date="2012-08-08T16:18:00Z">
              <w:r>
                <w:t xml:space="preserve">            encoded as specified in XML-Signature Syntax and Processing</w:t>
              </w:r>
            </w:ins>
          </w:p>
          <w:p w14:paraId="0972E569" w14:textId="77777777" w:rsidR="00D708FE" w:rsidRDefault="00D708FE" w:rsidP="00D708FE">
            <w:pPr>
              <w:pStyle w:val="XML1"/>
              <w:rPr>
                <w:ins w:id="18027" w:author="Thomas Dietz" w:date="2012-08-08T16:18:00Z"/>
              </w:rPr>
            </w:pPr>
            <w:ins w:id="18028" w:author="Thomas Dietz" w:date="2012-08-08T16:18:00Z">
              <w:r>
                <w:t xml:space="preserve">            (http://www.w3.org/TR/2001/PR-xmldsig-core-20010820/).  </w:t>
              </w:r>
            </w:ins>
          </w:p>
          <w:p w14:paraId="17D7ADCF" w14:textId="77777777" w:rsidR="00D708FE" w:rsidRDefault="00D708FE" w:rsidP="00D708FE">
            <w:pPr>
              <w:pStyle w:val="XML1"/>
              <w:rPr>
                <w:ins w:id="18029" w:author="Thomas Dietz" w:date="2012-08-08T16:18:00Z"/>
              </w:rPr>
            </w:pPr>
            <w:ins w:id="18030" w:author="Thomas Dietz" w:date="2012-08-08T16:18:00Z">
              <w:r>
                <w:t xml:space="preserve">            Currently the specification only support DSA and RSA keys.</w:t>
              </w:r>
            </w:ins>
          </w:p>
          <w:p w14:paraId="4833AEAC" w14:textId="77777777" w:rsidR="00D708FE" w:rsidRDefault="00D708FE" w:rsidP="00D708FE">
            <w:pPr>
              <w:pStyle w:val="XML1"/>
              <w:rPr>
                <w:ins w:id="18031" w:author="Thomas Dietz" w:date="2012-08-08T16:18:00Z"/>
              </w:rPr>
            </w:pPr>
          </w:p>
          <w:p w14:paraId="01C0D979" w14:textId="77777777" w:rsidR="00D708FE" w:rsidRDefault="00D708FE" w:rsidP="00D708FE">
            <w:pPr>
              <w:pStyle w:val="XML1"/>
              <w:rPr>
                <w:ins w:id="18032" w:author="Thomas Dietz" w:date="2012-08-08T16:18:00Z"/>
              </w:rPr>
            </w:pPr>
            <w:ins w:id="18033" w:author="Thomas Dietz" w:date="2012-08-08T16:18:00Z">
              <w:r>
                <w:t xml:space="preserve">            This element MUST be present in the NETCONF data store.</w:t>
              </w:r>
            </w:ins>
          </w:p>
          <w:p w14:paraId="5E63BA64" w14:textId="77777777" w:rsidR="00D708FE" w:rsidRDefault="00D708FE" w:rsidP="00D708FE">
            <w:pPr>
              <w:pStyle w:val="XML1"/>
              <w:rPr>
                <w:ins w:id="18034" w:author="Thomas Dietz" w:date="2012-08-08T16:18:00Z"/>
              </w:rPr>
            </w:pPr>
            <w:ins w:id="18035" w:author="Thomas Dietz" w:date="2012-08-08T16:18:00Z">
              <w:r>
                <w:t xml:space="preserve">            If this element is not present in a NETCONF &amp;lt;edit-config&amp;gt;</w:t>
              </w:r>
            </w:ins>
          </w:p>
          <w:p w14:paraId="32F27A74" w14:textId="77777777" w:rsidR="00D708FE" w:rsidRDefault="00D708FE" w:rsidP="00D708FE">
            <w:pPr>
              <w:pStyle w:val="XML1"/>
              <w:rPr>
                <w:ins w:id="18036" w:author="Thomas Dietz" w:date="2012-08-08T16:18:00Z"/>
              </w:rPr>
            </w:pPr>
            <w:ins w:id="18037" w:author="Thomas Dietz" w:date="2012-08-08T16:18:00Z">
              <w:r>
                <w:t xml:space="preserve">            operation 'create', 'merge' or 'replace' and the parent</w:t>
              </w:r>
            </w:ins>
          </w:p>
          <w:p w14:paraId="1B5082BE" w14:textId="77777777" w:rsidR="00D708FE" w:rsidRDefault="00D708FE" w:rsidP="00D708FE">
            <w:pPr>
              <w:pStyle w:val="XML1"/>
              <w:rPr>
                <w:ins w:id="18038" w:author="Thomas Dietz" w:date="2012-08-08T16:18:00Z"/>
              </w:rPr>
            </w:pPr>
            <w:ins w:id="18039" w:author="Thomas Dietz" w:date="2012-08-08T16:18:00Z">
              <w:r>
                <w:t xml:space="preserve">            element does not exist, a 'data-missing' error is</w:t>
              </w:r>
            </w:ins>
          </w:p>
          <w:p w14:paraId="7AB47B40" w14:textId="77777777" w:rsidR="00D708FE" w:rsidRDefault="00D708FE" w:rsidP="00D708FE">
            <w:pPr>
              <w:pStyle w:val="XML1"/>
              <w:rPr>
                <w:ins w:id="18040" w:author="Thomas Dietz" w:date="2012-08-08T16:18:00Z"/>
              </w:rPr>
            </w:pPr>
            <w:ins w:id="18041" w:author="Thomas Dietz" w:date="2012-08-08T16:18:00Z">
              <w:r>
                <w:t xml:space="preserve">            returned.</w:t>
              </w:r>
            </w:ins>
          </w:p>
          <w:p w14:paraId="78E94A58" w14:textId="77777777" w:rsidR="00D708FE" w:rsidRDefault="00D708FE" w:rsidP="00D708FE">
            <w:pPr>
              <w:pStyle w:val="XML1"/>
              <w:rPr>
                <w:ins w:id="18042" w:author="Thomas Dietz" w:date="2012-08-08T16:18:00Z"/>
              </w:rPr>
            </w:pPr>
            <w:ins w:id="18043" w:author="Thomas Dietz" w:date="2012-08-08T16:18:00Z">
              <w:r>
                <w:t xml:space="preserve">          &lt;/xs:documentation&gt;</w:t>
              </w:r>
            </w:ins>
          </w:p>
          <w:p w14:paraId="28D61B2A" w14:textId="77777777" w:rsidR="00D708FE" w:rsidRDefault="00D708FE" w:rsidP="00D708FE">
            <w:pPr>
              <w:pStyle w:val="XML1"/>
              <w:rPr>
                <w:ins w:id="18044" w:author="Thomas Dietz" w:date="2012-08-08T16:18:00Z"/>
              </w:rPr>
            </w:pPr>
            <w:ins w:id="18045" w:author="Thomas Dietz" w:date="2012-08-08T16:18:00Z">
              <w:r>
                <w:t xml:space="preserve">        &lt;/xs:annotation&gt;</w:t>
              </w:r>
            </w:ins>
          </w:p>
          <w:p w14:paraId="38DCE436" w14:textId="77777777" w:rsidR="00D708FE" w:rsidRDefault="00D708FE" w:rsidP="00D708FE">
            <w:pPr>
              <w:pStyle w:val="XML1"/>
              <w:rPr>
                <w:ins w:id="18046" w:author="Thomas Dietz" w:date="2012-08-08T16:18:00Z"/>
              </w:rPr>
            </w:pPr>
            <w:ins w:id="18047" w:author="Thomas Dietz" w:date="2012-08-08T16:18:00Z">
              <w:r>
                <w:t xml:space="preserve">        &lt;xs:complexType&gt;</w:t>
              </w:r>
            </w:ins>
          </w:p>
          <w:p w14:paraId="0D2BD02D" w14:textId="77777777" w:rsidR="00D708FE" w:rsidRDefault="00D708FE" w:rsidP="00D708FE">
            <w:pPr>
              <w:pStyle w:val="XML1"/>
              <w:rPr>
                <w:ins w:id="18048" w:author="Thomas Dietz" w:date="2012-08-08T16:18:00Z"/>
              </w:rPr>
            </w:pPr>
            <w:ins w:id="18049" w:author="Thomas Dietz" w:date="2012-08-08T16:18:00Z">
              <w:r>
                <w:t xml:space="preserve">          &lt;xs:sequence&gt;</w:t>
              </w:r>
            </w:ins>
          </w:p>
          <w:p w14:paraId="64DDF8AE" w14:textId="77777777" w:rsidR="00D708FE" w:rsidRDefault="00D708FE" w:rsidP="00D708FE">
            <w:pPr>
              <w:pStyle w:val="XML1"/>
              <w:rPr>
                <w:ins w:id="18050" w:author="Thomas Dietz" w:date="2012-08-08T16:18:00Z"/>
              </w:rPr>
            </w:pPr>
            <w:ins w:id="18051" w:author="Thomas Dietz" w:date="2012-08-08T16:18:00Z">
              <w:r>
                <w:t xml:space="preserve">            &lt;xs:group ref="KeyValueType"/&gt;</w:t>
              </w:r>
            </w:ins>
          </w:p>
          <w:p w14:paraId="329A1D1A" w14:textId="77777777" w:rsidR="00D708FE" w:rsidRDefault="00D708FE" w:rsidP="00D708FE">
            <w:pPr>
              <w:pStyle w:val="XML1"/>
              <w:rPr>
                <w:ins w:id="18052" w:author="Thomas Dietz" w:date="2012-08-08T16:18:00Z"/>
              </w:rPr>
            </w:pPr>
            <w:ins w:id="18053" w:author="Thomas Dietz" w:date="2012-08-08T16:18:00Z">
              <w:r>
                <w:t xml:space="preserve">          &lt;/xs:sequence&gt;</w:t>
              </w:r>
            </w:ins>
          </w:p>
          <w:p w14:paraId="5D5B4BE1" w14:textId="77777777" w:rsidR="00D708FE" w:rsidRDefault="00D708FE" w:rsidP="00D708FE">
            <w:pPr>
              <w:pStyle w:val="XML1"/>
              <w:rPr>
                <w:ins w:id="18054" w:author="Thomas Dietz" w:date="2012-08-08T16:18:00Z"/>
              </w:rPr>
            </w:pPr>
            <w:ins w:id="18055" w:author="Thomas Dietz" w:date="2012-08-08T16:18:00Z">
              <w:r>
                <w:t xml:space="preserve">        &lt;/xs:complexType&gt;</w:t>
              </w:r>
            </w:ins>
          </w:p>
          <w:p w14:paraId="127AE3FD" w14:textId="77777777" w:rsidR="00D708FE" w:rsidRDefault="00D708FE" w:rsidP="00D708FE">
            <w:pPr>
              <w:pStyle w:val="XML1"/>
              <w:rPr>
                <w:ins w:id="18056" w:author="Thomas Dietz" w:date="2012-08-08T16:18:00Z"/>
              </w:rPr>
            </w:pPr>
            <w:ins w:id="18057" w:author="Thomas Dietz" w:date="2012-08-08T16:18:00Z">
              <w:r>
                <w:t xml:space="preserve">      &lt;/xs:element&gt;</w:t>
              </w:r>
            </w:ins>
          </w:p>
          <w:p w14:paraId="0F890DF2" w14:textId="77777777" w:rsidR="00D708FE" w:rsidRDefault="00D708FE" w:rsidP="00D708FE">
            <w:pPr>
              <w:pStyle w:val="XML1"/>
              <w:rPr>
                <w:ins w:id="18058" w:author="Thomas Dietz" w:date="2012-08-08T16:18:00Z"/>
              </w:rPr>
            </w:pPr>
            <w:ins w:id="18059" w:author="Thomas Dietz" w:date="2012-08-08T16:18:00Z">
              <w:r>
                <w:t xml:space="preserve">    &lt;/xs:sequence&gt;</w:t>
              </w:r>
            </w:ins>
          </w:p>
          <w:p w14:paraId="17E8B6C3" w14:textId="77777777" w:rsidR="00D708FE" w:rsidRDefault="00D708FE" w:rsidP="00D708FE">
            <w:pPr>
              <w:pStyle w:val="XML1"/>
              <w:rPr>
                <w:ins w:id="18060" w:author="Thomas Dietz" w:date="2012-08-08T16:18:00Z"/>
              </w:rPr>
            </w:pPr>
            <w:ins w:id="18061" w:author="Thomas Dietz" w:date="2012-08-08T16:18:00Z">
              <w:r>
                <w:t xml:space="preserve">  &lt;/xs:group&gt;</w:t>
              </w:r>
            </w:ins>
          </w:p>
          <w:p w14:paraId="55B81302" w14:textId="77777777" w:rsidR="00D708FE" w:rsidRDefault="00D708FE" w:rsidP="00D708FE">
            <w:pPr>
              <w:pStyle w:val="XML1"/>
              <w:rPr>
                <w:ins w:id="18062" w:author="Thomas Dietz" w:date="2012-08-08T16:18:00Z"/>
              </w:rPr>
            </w:pPr>
          </w:p>
          <w:p w14:paraId="11BE0819" w14:textId="77777777" w:rsidR="00D708FE" w:rsidRDefault="00D708FE" w:rsidP="00D708FE">
            <w:pPr>
              <w:pStyle w:val="XML1"/>
              <w:rPr>
                <w:ins w:id="18063" w:author="Thomas Dietz" w:date="2012-08-08T16:18:00Z"/>
              </w:rPr>
            </w:pPr>
            <w:ins w:id="18064" w:author="Thomas Dietz" w:date="2012-08-08T16:18:00Z">
              <w:r>
                <w:t xml:space="preserve">  &lt;xs:group name="OFExternalCertificateType"&gt;</w:t>
              </w:r>
            </w:ins>
          </w:p>
          <w:p w14:paraId="42496ECA" w14:textId="77777777" w:rsidR="00D708FE" w:rsidRDefault="00D708FE" w:rsidP="00D708FE">
            <w:pPr>
              <w:pStyle w:val="XML1"/>
              <w:rPr>
                <w:ins w:id="18065" w:author="Thomas Dietz" w:date="2012-08-08T16:18:00Z"/>
              </w:rPr>
            </w:pPr>
            <w:ins w:id="18066" w:author="Thomas Dietz" w:date="2012-08-08T16:18:00Z">
              <w:r>
                <w:t xml:space="preserve">    &lt;xs:annotation&gt;</w:t>
              </w:r>
            </w:ins>
          </w:p>
          <w:p w14:paraId="162C0EB5" w14:textId="77777777" w:rsidR="00D708FE" w:rsidRDefault="00D708FE" w:rsidP="00D708FE">
            <w:pPr>
              <w:pStyle w:val="XML1"/>
              <w:rPr>
                <w:ins w:id="18067" w:author="Thomas Dietz" w:date="2012-08-08T16:18:00Z"/>
              </w:rPr>
            </w:pPr>
            <w:ins w:id="18068" w:author="Thomas Dietz" w:date="2012-08-08T16:18:00Z">
              <w:r>
                <w:t xml:space="preserve">      &lt;xs:documentation&gt;</w:t>
              </w:r>
            </w:ins>
          </w:p>
          <w:p w14:paraId="333CE8A2" w14:textId="77777777" w:rsidR="00D708FE" w:rsidRDefault="00D708FE" w:rsidP="00D708FE">
            <w:pPr>
              <w:pStyle w:val="XML1"/>
              <w:rPr>
                <w:ins w:id="18069" w:author="Thomas Dietz" w:date="2012-08-08T16:18:00Z"/>
              </w:rPr>
            </w:pPr>
            <w:ins w:id="18070" w:author="Thomas Dietz" w:date="2012-08-08T16:18:00Z">
              <w:r>
                <w:t xml:space="preserve">        This grouping specifies a certificate that can be</w:t>
              </w:r>
            </w:ins>
          </w:p>
          <w:p w14:paraId="42B54F24" w14:textId="77777777" w:rsidR="00D708FE" w:rsidRDefault="00D708FE" w:rsidP="00D708FE">
            <w:pPr>
              <w:pStyle w:val="XML1"/>
              <w:rPr>
                <w:ins w:id="18071" w:author="Thomas Dietz" w:date="2012-08-08T16:18:00Z"/>
              </w:rPr>
            </w:pPr>
            <w:ins w:id="18072" w:author="Thomas Dietz" w:date="2012-08-08T16:18:00Z">
              <w:r>
                <w:t xml:space="preserve">        used by an OpenFlow Logical Switch for authenticating a </w:t>
              </w:r>
            </w:ins>
          </w:p>
          <w:p w14:paraId="40A9EC13" w14:textId="77777777" w:rsidR="00D708FE" w:rsidRDefault="00D708FE" w:rsidP="00D708FE">
            <w:pPr>
              <w:pStyle w:val="XML1"/>
              <w:rPr>
                <w:ins w:id="18073" w:author="Thomas Dietz" w:date="2012-08-08T16:18:00Z"/>
              </w:rPr>
            </w:pPr>
            <w:ins w:id="18074" w:author="Thomas Dietz" w:date="2012-08-08T16:18:00Z">
              <w:r>
                <w:t xml:space="preserve">        controller when a TLS connection is established.</w:t>
              </w:r>
            </w:ins>
          </w:p>
          <w:p w14:paraId="51D26021" w14:textId="77777777" w:rsidR="00D708FE" w:rsidRDefault="00D708FE" w:rsidP="00D708FE">
            <w:pPr>
              <w:pStyle w:val="XML1"/>
              <w:rPr>
                <w:ins w:id="18075" w:author="Thomas Dietz" w:date="2012-08-08T16:18:00Z"/>
              </w:rPr>
            </w:pPr>
            <w:ins w:id="18076" w:author="Thomas Dietz" w:date="2012-08-08T16:18:00Z">
              <w:r>
                <w:t xml:space="preserve">      &lt;/xs:documentation&gt;</w:t>
              </w:r>
            </w:ins>
          </w:p>
          <w:p w14:paraId="0EBEB9EB" w14:textId="77777777" w:rsidR="00D708FE" w:rsidRDefault="00D708FE" w:rsidP="00D708FE">
            <w:pPr>
              <w:pStyle w:val="XML1"/>
              <w:rPr>
                <w:ins w:id="18077" w:author="Thomas Dietz" w:date="2012-08-08T16:18:00Z"/>
              </w:rPr>
            </w:pPr>
            <w:ins w:id="18078" w:author="Thomas Dietz" w:date="2012-08-08T16:18:00Z">
              <w:r>
                <w:t xml:space="preserve">    &lt;/xs:annotation&gt;</w:t>
              </w:r>
            </w:ins>
          </w:p>
          <w:p w14:paraId="45EF1D60" w14:textId="77777777" w:rsidR="00D708FE" w:rsidRDefault="00D708FE" w:rsidP="00D708FE">
            <w:pPr>
              <w:pStyle w:val="XML1"/>
              <w:rPr>
                <w:ins w:id="18079" w:author="Thomas Dietz" w:date="2012-08-08T16:18:00Z"/>
              </w:rPr>
            </w:pPr>
          </w:p>
          <w:p w14:paraId="0146BDC7" w14:textId="77777777" w:rsidR="00D708FE" w:rsidRDefault="00D708FE" w:rsidP="00D708FE">
            <w:pPr>
              <w:pStyle w:val="XML1"/>
              <w:rPr>
                <w:ins w:id="18080" w:author="Thomas Dietz" w:date="2012-08-08T16:18:00Z"/>
              </w:rPr>
            </w:pPr>
            <w:ins w:id="18081" w:author="Thomas Dietz" w:date="2012-08-08T16:18:00Z">
              <w:r>
                <w:t xml:space="preserve">    &lt;xs:sequence&gt;</w:t>
              </w:r>
            </w:ins>
          </w:p>
          <w:p w14:paraId="11EB1CDD" w14:textId="77777777" w:rsidR="00D708FE" w:rsidRDefault="00D708FE" w:rsidP="00D708FE">
            <w:pPr>
              <w:pStyle w:val="XML1"/>
              <w:rPr>
                <w:ins w:id="18082" w:author="Thomas Dietz" w:date="2012-08-08T16:18:00Z"/>
              </w:rPr>
            </w:pPr>
            <w:ins w:id="18083" w:author="Thomas Dietz" w:date="2012-08-08T16:18:00Z">
              <w:r>
                <w:t xml:space="preserve">      &lt;xs:group ref="OFResourceType"/&gt;</w:t>
              </w:r>
            </w:ins>
          </w:p>
          <w:p w14:paraId="03BF0C27" w14:textId="77777777" w:rsidR="00D708FE" w:rsidRDefault="00D708FE" w:rsidP="00D708FE">
            <w:pPr>
              <w:pStyle w:val="XML1"/>
              <w:rPr>
                <w:ins w:id="18084" w:author="Thomas Dietz" w:date="2012-08-08T16:18:00Z"/>
              </w:rPr>
            </w:pPr>
            <w:ins w:id="18085" w:author="Thomas Dietz" w:date="2012-08-08T16:18:00Z">
              <w:r>
                <w:lastRenderedPageBreak/>
                <w:t xml:space="preserve">      &lt;xs:element name="certificate"  type="xs:string"&gt;</w:t>
              </w:r>
            </w:ins>
          </w:p>
          <w:p w14:paraId="5341E62F" w14:textId="77777777" w:rsidR="00D708FE" w:rsidRDefault="00D708FE" w:rsidP="00D708FE">
            <w:pPr>
              <w:pStyle w:val="XML1"/>
              <w:rPr>
                <w:ins w:id="18086" w:author="Thomas Dietz" w:date="2012-08-08T16:18:00Z"/>
              </w:rPr>
            </w:pPr>
            <w:ins w:id="18087" w:author="Thomas Dietz" w:date="2012-08-08T16:18:00Z">
              <w:r>
                <w:t xml:space="preserve">        &lt;xs:annotation&gt;</w:t>
              </w:r>
            </w:ins>
          </w:p>
          <w:p w14:paraId="22286923" w14:textId="77777777" w:rsidR="00D708FE" w:rsidRDefault="00D708FE" w:rsidP="00D708FE">
            <w:pPr>
              <w:pStyle w:val="XML1"/>
              <w:rPr>
                <w:ins w:id="18088" w:author="Thomas Dietz" w:date="2012-08-08T16:18:00Z"/>
              </w:rPr>
            </w:pPr>
            <w:ins w:id="18089" w:author="Thomas Dietz" w:date="2012-08-08T16:18:00Z">
              <w:r>
                <w:t xml:space="preserve">          &lt;xs:documentation&gt;</w:t>
              </w:r>
            </w:ins>
          </w:p>
          <w:p w14:paraId="03562D99" w14:textId="77777777" w:rsidR="00D708FE" w:rsidRDefault="00D708FE" w:rsidP="00D708FE">
            <w:pPr>
              <w:pStyle w:val="XML1"/>
              <w:rPr>
                <w:ins w:id="18090" w:author="Thomas Dietz" w:date="2012-08-08T16:18:00Z"/>
              </w:rPr>
            </w:pPr>
            <w:ins w:id="18091" w:author="Thomas Dietz" w:date="2012-08-08T16:18:00Z">
              <w:r>
                <w:t xml:space="preserve">            An X.509 certificate in DER format base64</w:t>
              </w:r>
            </w:ins>
          </w:p>
          <w:p w14:paraId="1C1FFDCF" w14:textId="77777777" w:rsidR="00D708FE" w:rsidRDefault="00D708FE" w:rsidP="00D708FE">
            <w:pPr>
              <w:pStyle w:val="XML1"/>
              <w:rPr>
                <w:ins w:id="18092" w:author="Thomas Dietz" w:date="2012-08-08T16:18:00Z"/>
              </w:rPr>
            </w:pPr>
            <w:ins w:id="18093" w:author="Thomas Dietz" w:date="2012-08-08T16:18:00Z">
              <w:r>
                <w:t xml:space="preserve">            encoded.</w:t>
              </w:r>
            </w:ins>
          </w:p>
          <w:p w14:paraId="12589CA8" w14:textId="77777777" w:rsidR="00D708FE" w:rsidRDefault="00D708FE" w:rsidP="00D708FE">
            <w:pPr>
              <w:pStyle w:val="XML1"/>
              <w:rPr>
                <w:ins w:id="18094" w:author="Thomas Dietz" w:date="2012-08-08T16:18:00Z"/>
              </w:rPr>
            </w:pPr>
          </w:p>
          <w:p w14:paraId="6C7EA42F" w14:textId="77777777" w:rsidR="00D708FE" w:rsidRDefault="00D708FE" w:rsidP="00D708FE">
            <w:pPr>
              <w:pStyle w:val="XML1"/>
              <w:rPr>
                <w:ins w:id="18095" w:author="Thomas Dietz" w:date="2012-08-08T16:18:00Z"/>
              </w:rPr>
            </w:pPr>
            <w:ins w:id="18096" w:author="Thomas Dietz" w:date="2012-08-08T16:18:00Z">
              <w:r>
                <w:t xml:space="preserve">            This element MUST be present in the NETCONF data store.</w:t>
              </w:r>
            </w:ins>
          </w:p>
          <w:p w14:paraId="516D8008" w14:textId="77777777" w:rsidR="00D708FE" w:rsidRDefault="00D708FE" w:rsidP="00D708FE">
            <w:pPr>
              <w:pStyle w:val="XML1"/>
              <w:rPr>
                <w:ins w:id="18097" w:author="Thomas Dietz" w:date="2012-08-08T16:18:00Z"/>
              </w:rPr>
            </w:pPr>
            <w:ins w:id="18098" w:author="Thomas Dietz" w:date="2012-08-08T16:18:00Z">
              <w:r>
                <w:t xml:space="preserve">            If this element is not present in a NETCONF &amp;lt;edit-config&amp;gt;</w:t>
              </w:r>
            </w:ins>
          </w:p>
          <w:p w14:paraId="70D58E64" w14:textId="77777777" w:rsidR="00D708FE" w:rsidRDefault="00D708FE" w:rsidP="00D708FE">
            <w:pPr>
              <w:pStyle w:val="XML1"/>
              <w:rPr>
                <w:ins w:id="18099" w:author="Thomas Dietz" w:date="2012-08-08T16:18:00Z"/>
              </w:rPr>
            </w:pPr>
            <w:ins w:id="18100" w:author="Thomas Dietz" w:date="2012-08-08T16:18:00Z">
              <w:r>
                <w:t xml:space="preserve">            operation 'create', 'merge' or 'replace' and the parent</w:t>
              </w:r>
            </w:ins>
          </w:p>
          <w:p w14:paraId="4BC48A37" w14:textId="77777777" w:rsidR="00D708FE" w:rsidRDefault="00D708FE" w:rsidP="00D708FE">
            <w:pPr>
              <w:pStyle w:val="XML1"/>
              <w:rPr>
                <w:ins w:id="18101" w:author="Thomas Dietz" w:date="2012-08-08T16:18:00Z"/>
              </w:rPr>
            </w:pPr>
            <w:ins w:id="18102" w:author="Thomas Dietz" w:date="2012-08-08T16:18:00Z">
              <w:r>
                <w:t xml:space="preserve">            element does not exist, a 'data-missing' error is</w:t>
              </w:r>
            </w:ins>
          </w:p>
          <w:p w14:paraId="4DF72B6F" w14:textId="77777777" w:rsidR="00D708FE" w:rsidRDefault="00D708FE" w:rsidP="00D708FE">
            <w:pPr>
              <w:pStyle w:val="XML1"/>
              <w:rPr>
                <w:ins w:id="18103" w:author="Thomas Dietz" w:date="2012-08-08T16:18:00Z"/>
              </w:rPr>
            </w:pPr>
            <w:ins w:id="18104" w:author="Thomas Dietz" w:date="2012-08-08T16:18:00Z">
              <w:r>
                <w:t xml:space="preserve">            returned.</w:t>
              </w:r>
            </w:ins>
          </w:p>
          <w:p w14:paraId="1E4A17CB" w14:textId="77777777" w:rsidR="00D708FE" w:rsidRDefault="00D708FE" w:rsidP="00D708FE">
            <w:pPr>
              <w:pStyle w:val="XML1"/>
              <w:rPr>
                <w:ins w:id="18105" w:author="Thomas Dietz" w:date="2012-08-08T16:18:00Z"/>
              </w:rPr>
            </w:pPr>
            <w:ins w:id="18106" w:author="Thomas Dietz" w:date="2012-08-08T16:18:00Z">
              <w:r>
                <w:t xml:space="preserve">          &lt;/xs:documentation&gt;</w:t>
              </w:r>
            </w:ins>
          </w:p>
          <w:p w14:paraId="1B7F91C0" w14:textId="77777777" w:rsidR="00D708FE" w:rsidRDefault="00D708FE" w:rsidP="00D708FE">
            <w:pPr>
              <w:pStyle w:val="XML1"/>
              <w:rPr>
                <w:ins w:id="18107" w:author="Thomas Dietz" w:date="2012-08-08T16:18:00Z"/>
              </w:rPr>
            </w:pPr>
            <w:ins w:id="18108" w:author="Thomas Dietz" w:date="2012-08-08T16:18:00Z">
              <w:r>
                <w:t xml:space="preserve">        &lt;/xs:annotation&gt;</w:t>
              </w:r>
            </w:ins>
          </w:p>
          <w:p w14:paraId="080745C6" w14:textId="77777777" w:rsidR="00D708FE" w:rsidRDefault="00D708FE" w:rsidP="00D708FE">
            <w:pPr>
              <w:pStyle w:val="XML1"/>
              <w:rPr>
                <w:ins w:id="18109" w:author="Thomas Dietz" w:date="2012-08-08T16:18:00Z"/>
              </w:rPr>
            </w:pPr>
            <w:ins w:id="18110" w:author="Thomas Dietz" w:date="2012-08-08T16:18:00Z">
              <w:r>
                <w:t xml:space="preserve">      &lt;/xs:element&gt;</w:t>
              </w:r>
            </w:ins>
          </w:p>
          <w:p w14:paraId="1A0C7A4C" w14:textId="77777777" w:rsidR="00D708FE" w:rsidRDefault="00D708FE" w:rsidP="00D708FE">
            <w:pPr>
              <w:pStyle w:val="XML1"/>
              <w:rPr>
                <w:ins w:id="18111" w:author="Thomas Dietz" w:date="2012-08-08T16:18:00Z"/>
              </w:rPr>
            </w:pPr>
            <w:ins w:id="18112" w:author="Thomas Dietz" w:date="2012-08-08T16:18:00Z">
              <w:r>
                <w:t xml:space="preserve">    &lt;/xs:sequence&gt;</w:t>
              </w:r>
            </w:ins>
          </w:p>
          <w:p w14:paraId="6BBC8661" w14:textId="77777777" w:rsidR="00D708FE" w:rsidRDefault="00D708FE" w:rsidP="00D708FE">
            <w:pPr>
              <w:pStyle w:val="XML1"/>
              <w:rPr>
                <w:ins w:id="18113" w:author="Thomas Dietz" w:date="2012-08-08T16:18:00Z"/>
              </w:rPr>
            </w:pPr>
            <w:ins w:id="18114" w:author="Thomas Dietz" w:date="2012-08-08T16:18:00Z">
              <w:r>
                <w:t xml:space="preserve">  &lt;/xs:group&gt;</w:t>
              </w:r>
            </w:ins>
          </w:p>
          <w:p w14:paraId="3A7C3019" w14:textId="77777777" w:rsidR="00D708FE" w:rsidRDefault="00D708FE" w:rsidP="00D708FE">
            <w:pPr>
              <w:pStyle w:val="XML1"/>
              <w:rPr>
                <w:ins w:id="18115" w:author="Thomas Dietz" w:date="2012-08-08T16:18:00Z"/>
              </w:rPr>
            </w:pPr>
          </w:p>
          <w:p w14:paraId="494E0879" w14:textId="77777777" w:rsidR="00D708FE" w:rsidRDefault="00D708FE" w:rsidP="00D708FE">
            <w:pPr>
              <w:pStyle w:val="XML1"/>
              <w:rPr>
                <w:ins w:id="18116" w:author="Thomas Dietz" w:date="2012-08-08T16:18:00Z"/>
              </w:rPr>
            </w:pPr>
            <w:ins w:id="18117" w:author="Thomas Dietz" w:date="2012-08-08T16:18:00Z">
              <w:r>
                <w:t xml:space="preserve">  &lt;xs:group name="OFConfigurationPointType"&gt;</w:t>
              </w:r>
            </w:ins>
          </w:p>
          <w:p w14:paraId="51A7D82E" w14:textId="77777777" w:rsidR="00D708FE" w:rsidRDefault="00D708FE" w:rsidP="00D708FE">
            <w:pPr>
              <w:pStyle w:val="XML1"/>
              <w:rPr>
                <w:ins w:id="18118" w:author="Thomas Dietz" w:date="2012-08-08T16:18:00Z"/>
              </w:rPr>
            </w:pPr>
            <w:ins w:id="18119" w:author="Thomas Dietz" w:date="2012-08-08T16:18:00Z">
              <w:r>
                <w:t xml:space="preserve">    &lt;xs:annotation&gt;</w:t>
              </w:r>
            </w:ins>
          </w:p>
          <w:p w14:paraId="2F1D4ED4" w14:textId="77777777" w:rsidR="00D708FE" w:rsidRDefault="00D708FE" w:rsidP="00D708FE">
            <w:pPr>
              <w:pStyle w:val="XML1"/>
              <w:rPr>
                <w:ins w:id="18120" w:author="Thomas Dietz" w:date="2012-08-08T16:18:00Z"/>
              </w:rPr>
            </w:pPr>
            <w:ins w:id="18121" w:author="Thomas Dietz" w:date="2012-08-08T16:18:00Z">
              <w:r>
                <w:t xml:space="preserve">      &lt;xs:documentation&gt;</w:t>
              </w:r>
            </w:ins>
          </w:p>
          <w:p w14:paraId="1265E6FF" w14:textId="77777777" w:rsidR="00D708FE" w:rsidRDefault="00D708FE" w:rsidP="00D708FE">
            <w:pPr>
              <w:pStyle w:val="XML1"/>
              <w:rPr>
                <w:ins w:id="18122" w:author="Thomas Dietz" w:date="2012-08-08T16:18:00Z"/>
              </w:rPr>
            </w:pPr>
            <w:ins w:id="18123" w:author="Thomas Dietz" w:date="2012-08-08T16:18:00Z">
              <w:r>
                <w:t xml:space="preserve">        Representation of an OpenFlow Configuration Point.</w:t>
              </w:r>
            </w:ins>
          </w:p>
          <w:p w14:paraId="6A5B7F27" w14:textId="77777777" w:rsidR="00D708FE" w:rsidRDefault="00D708FE" w:rsidP="00D708FE">
            <w:pPr>
              <w:pStyle w:val="XML1"/>
              <w:rPr>
                <w:ins w:id="18124" w:author="Thomas Dietz" w:date="2012-08-08T16:18:00Z"/>
              </w:rPr>
            </w:pPr>
            <w:ins w:id="18125" w:author="Thomas Dietz" w:date="2012-08-08T16:18:00Z">
              <w:r>
                <w:t xml:space="preserve">        Instances of the Configuration Point class SHOULD be stored </w:t>
              </w:r>
            </w:ins>
          </w:p>
          <w:p w14:paraId="5329F60D" w14:textId="77777777" w:rsidR="00D708FE" w:rsidRDefault="00D708FE" w:rsidP="00D708FE">
            <w:pPr>
              <w:pStyle w:val="XML1"/>
              <w:rPr>
                <w:ins w:id="18126" w:author="Thomas Dietz" w:date="2012-08-08T16:18:00Z"/>
              </w:rPr>
            </w:pPr>
            <w:ins w:id="18127" w:author="Thomas Dietz" w:date="2012-08-08T16:18:00Z">
              <w:r>
                <w:t xml:space="preserve">        persistently across reboots of the OpenFlow Capable Switch.</w:t>
              </w:r>
            </w:ins>
          </w:p>
          <w:p w14:paraId="0BD1265F" w14:textId="77777777" w:rsidR="00D708FE" w:rsidRDefault="00D708FE" w:rsidP="00D708FE">
            <w:pPr>
              <w:pStyle w:val="XML1"/>
              <w:rPr>
                <w:ins w:id="18128" w:author="Thomas Dietz" w:date="2012-08-08T16:18:00Z"/>
              </w:rPr>
            </w:pPr>
            <w:ins w:id="18129" w:author="Thomas Dietz" w:date="2012-08-08T16:18:00Z">
              <w:r>
                <w:t xml:space="preserve">            </w:t>
              </w:r>
            </w:ins>
          </w:p>
          <w:p w14:paraId="71B9AF39" w14:textId="77777777" w:rsidR="00D708FE" w:rsidRDefault="00D708FE" w:rsidP="00D708FE">
            <w:pPr>
              <w:pStyle w:val="XML1"/>
              <w:rPr>
                <w:ins w:id="18130" w:author="Thomas Dietz" w:date="2012-08-08T16:18:00Z"/>
              </w:rPr>
            </w:pPr>
            <w:ins w:id="18131" w:author="Thomas Dietz" w:date="2012-08-08T16:18:00Z">
              <w:r>
                <w:t xml:space="preserve">        When a connection is established between an OpenFlow Capable </w:t>
              </w:r>
            </w:ins>
          </w:p>
          <w:p w14:paraId="7B841E0E" w14:textId="77777777" w:rsidR="00D708FE" w:rsidRDefault="00D708FE" w:rsidP="00D708FE">
            <w:pPr>
              <w:pStyle w:val="XML1"/>
              <w:rPr>
                <w:ins w:id="18132" w:author="Thomas Dietz" w:date="2012-08-08T16:18:00Z"/>
              </w:rPr>
            </w:pPr>
            <w:ins w:id="18133" w:author="Thomas Dietz" w:date="2012-08-08T16:18:00Z">
              <w:r>
                <w:t xml:space="preserve">        Switch and a Configuration Point the switch  MUST store the </w:t>
              </w:r>
            </w:ins>
          </w:p>
          <w:p w14:paraId="16820523" w14:textId="77777777" w:rsidR="00D708FE" w:rsidRDefault="00D708FE" w:rsidP="00D708FE">
            <w:pPr>
              <w:pStyle w:val="XML1"/>
              <w:rPr>
                <w:ins w:id="18134" w:author="Thomas Dietz" w:date="2012-08-08T16:18:00Z"/>
              </w:rPr>
            </w:pPr>
            <w:ins w:id="18135" w:author="Thomas Dietz" w:date="2012-08-08T16:18:00Z">
              <w:r>
                <w:t xml:space="preserve">        connection information in an instance of the Configuration </w:t>
              </w:r>
            </w:ins>
          </w:p>
          <w:p w14:paraId="150BC18C" w14:textId="77777777" w:rsidR="00D708FE" w:rsidRDefault="00D708FE" w:rsidP="00D708FE">
            <w:pPr>
              <w:pStyle w:val="XML1"/>
              <w:rPr>
                <w:ins w:id="18136" w:author="Thomas Dietz" w:date="2012-08-08T16:18:00Z"/>
              </w:rPr>
            </w:pPr>
            <w:ins w:id="18137" w:author="Thomas Dietz" w:date="2012-08-08T16:18:00Z">
              <w:r>
                <w:t xml:space="preserve">        Point class. If such an instance does not exist, the OpenFlow</w:t>
              </w:r>
            </w:ins>
          </w:p>
          <w:p w14:paraId="7F0CC350" w14:textId="77777777" w:rsidR="00D708FE" w:rsidRDefault="00D708FE" w:rsidP="00D708FE">
            <w:pPr>
              <w:pStyle w:val="XML1"/>
              <w:rPr>
                <w:ins w:id="18138" w:author="Thomas Dietz" w:date="2012-08-08T16:18:00Z"/>
              </w:rPr>
            </w:pPr>
            <w:ins w:id="18139" w:author="Thomas Dietz" w:date="2012-08-08T16:18:00Z">
              <w:r>
                <w:t xml:space="preserve">        Capable Switch MUST create an instance where it then stores </w:t>
              </w:r>
            </w:ins>
          </w:p>
          <w:p w14:paraId="27ADE1C1" w14:textId="77777777" w:rsidR="00D708FE" w:rsidRDefault="00D708FE" w:rsidP="00D708FE">
            <w:pPr>
              <w:pStyle w:val="XML1"/>
              <w:rPr>
                <w:ins w:id="18140" w:author="Thomas Dietz" w:date="2012-08-08T16:18:00Z"/>
              </w:rPr>
            </w:pPr>
            <w:ins w:id="18141" w:author="Thomas Dietz" w:date="2012-08-08T16:18:00Z">
              <w:r>
                <w:t xml:space="preserve">        the connection information.</w:t>
              </w:r>
            </w:ins>
          </w:p>
          <w:p w14:paraId="54BA6F2C" w14:textId="77777777" w:rsidR="00D708FE" w:rsidRDefault="00D708FE" w:rsidP="00D708FE">
            <w:pPr>
              <w:pStyle w:val="XML1"/>
              <w:rPr>
                <w:ins w:id="18142" w:author="Thomas Dietz" w:date="2012-08-08T16:18:00Z"/>
              </w:rPr>
            </w:pPr>
            <w:ins w:id="18143" w:author="Thomas Dietz" w:date="2012-08-08T16:18:00Z">
              <w:r>
                <w:t xml:space="preserve">            </w:t>
              </w:r>
            </w:ins>
          </w:p>
          <w:p w14:paraId="0F47BE75" w14:textId="77777777" w:rsidR="00D708FE" w:rsidRDefault="00D708FE" w:rsidP="00D708FE">
            <w:pPr>
              <w:pStyle w:val="XML1"/>
              <w:rPr>
                <w:ins w:id="18144" w:author="Thomas Dietz" w:date="2012-08-08T16:18:00Z"/>
              </w:rPr>
            </w:pPr>
            <w:ins w:id="18145" w:author="Thomas Dietz" w:date="2012-08-08T16:18:00Z">
              <w:r>
                <w:t xml:space="preserve">        An OpenFlow Capable Switch that cannot initiate a connection </w:t>
              </w:r>
            </w:ins>
          </w:p>
          <w:p w14:paraId="4E624F51" w14:textId="77777777" w:rsidR="00D708FE" w:rsidRDefault="00D708FE" w:rsidP="00D708FE">
            <w:pPr>
              <w:pStyle w:val="XML1"/>
              <w:rPr>
                <w:ins w:id="18146" w:author="Thomas Dietz" w:date="2012-08-08T16:18:00Z"/>
              </w:rPr>
            </w:pPr>
            <w:ins w:id="18147" w:author="Thomas Dietz" w:date="2012-08-08T16:18:00Z">
              <w:r>
                <w:t xml:space="preserve">        to a configuration point does not have to implement the </w:t>
              </w:r>
            </w:ins>
          </w:p>
          <w:p w14:paraId="2C89B4D6" w14:textId="77777777" w:rsidR="00D708FE" w:rsidRDefault="00D708FE" w:rsidP="00D708FE">
            <w:pPr>
              <w:pStyle w:val="XML1"/>
              <w:rPr>
                <w:ins w:id="18148" w:author="Thomas Dietz" w:date="2012-08-08T16:18:00Z"/>
              </w:rPr>
            </w:pPr>
            <w:ins w:id="18149" w:author="Thomas Dietz" w:date="2012-08-08T16:18:00Z">
              <w:r>
                <w:t xml:space="preserve">        Configuration Point class. It SHOULD block attempts to write</w:t>
              </w:r>
            </w:ins>
          </w:p>
          <w:p w14:paraId="39EB4A7D" w14:textId="77777777" w:rsidR="00D708FE" w:rsidRDefault="00D708FE" w:rsidP="00D708FE">
            <w:pPr>
              <w:pStyle w:val="XML1"/>
              <w:rPr>
                <w:ins w:id="18150" w:author="Thomas Dietz" w:date="2012-08-08T16:18:00Z"/>
              </w:rPr>
            </w:pPr>
            <w:ins w:id="18151" w:author="Thomas Dietz" w:date="2012-08-08T16:18:00Z">
              <w:r>
                <w:t xml:space="preserve">        to instances of the Configuration Point class with NETCONF </w:t>
              </w:r>
            </w:ins>
          </w:p>
          <w:p w14:paraId="12956199" w14:textId="77777777" w:rsidR="00D708FE" w:rsidRDefault="00D708FE" w:rsidP="00D708FE">
            <w:pPr>
              <w:pStyle w:val="XML1"/>
              <w:rPr>
                <w:ins w:id="18152" w:author="Thomas Dietz" w:date="2012-08-08T16:18:00Z"/>
              </w:rPr>
            </w:pPr>
            <w:ins w:id="18153" w:author="Thomas Dietz" w:date="2012-08-08T16:18:00Z">
              <w:r>
                <w:t xml:space="preserve">        &amp;lt;edit-config&amp;gt; operations.</w:t>
              </w:r>
            </w:ins>
          </w:p>
          <w:p w14:paraId="07CDE94D" w14:textId="77777777" w:rsidR="00D708FE" w:rsidRDefault="00D708FE" w:rsidP="00D708FE">
            <w:pPr>
              <w:pStyle w:val="XML1"/>
              <w:rPr>
                <w:ins w:id="18154" w:author="Thomas Dietz" w:date="2012-08-08T16:18:00Z"/>
              </w:rPr>
            </w:pPr>
          </w:p>
          <w:p w14:paraId="017BE3BA" w14:textId="77777777" w:rsidR="00D708FE" w:rsidRDefault="00D708FE" w:rsidP="00D708FE">
            <w:pPr>
              <w:pStyle w:val="XML1"/>
              <w:rPr>
                <w:ins w:id="18155" w:author="Thomas Dietz" w:date="2012-08-08T16:18:00Z"/>
              </w:rPr>
            </w:pPr>
            <w:ins w:id="18156" w:author="Thomas Dietz" w:date="2012-08-08T16:18:00Z">
              <w:r>
                <w:t xml:space="preserve">        NETCONF &amp;lt;edit-config&amp;gt; operations MUST be implemented as </w:t>
              </w:r>
            </w:ins>
          </w:p>
          <w:p w14:paraId="08DC0541" w14:textId="77777777" w:rsidR="00D708FE" w:rsidRDefault="00D708FE" w:rsidP="00D708FE">
            <w:pPr>
              <w:pStyle w:val="XML1"/>
              <w:rPr>
                <w:ins w:id="18157" w:author="Thomas Dietz" w:date="2012-08-08T16:18:00Z"/>
              </w:rPr>
            </w:pPr>
            <w:ins w:id="18158" w:author="Thomas Dietz" w:date="2012-08-08T16:18:00Z">
              <w:r>
                <w:t xml:space="preserve">        follows: </w:t>
              </w:r>
            </w:ins>
          </w:p>
          <w:p w14:paraId="7BC2484E" w14:textId="77777777" w:rsidR="00D708FE" w:rsidRDefault="00D708FE" w:rsidP="00D708FE">
            <w:pPr>
              <w:pStyle w:val="XML1"/>
              <w:rPr>
                <w:ins w:id="18159" w:author="Thomas Dietz" w:date="2012-08-08T16:18:00Z"/>
              </w:rPr>
            </w:pPr>
          </w:p>
          <w:p w14:paraId="675CDECB" w14:textId="77777777" w:rsidR="00D708FE" w:rsidRDefault="00D708FE" w:rsidP="00D708FE">
            <w:pPr>
              <w:pStyle w:val="XML1"/>
              <w:rPr>
                <w:ins w:id="18160" w:author="Thomas Dietz" w:date="2012-08-08T16:18:00Z"/>
              </w:rPr>
            </w:pPr>
            <w:ins w:id="18161" w:author="Thomas Dietz" w:date="2012-08-08T16:18:00Z">
              <w:r>
                <w:t xml:space="preserve">        * The 'id' element MUST be present at all &amp;lt;edit-config&amp;gt;</w:t>
              </w:r>
            </w:ins>
          </w:p>
          <w:p w14:paraId="70DBFCF7" w14:textId="77777777" w:rsidR="00D708FE" w:rsidRDefault="00D708FE" w:rsidP="00D708FE">
            <w:pPr>
              <w:pStyle w:val="XML1"/>
              <w:rPr>
                <w:ins w:id="18162" w:author="Thomas Dietz" w:date="2012-08-08T16:18:00Z"/>
              </w:rPr>
            </w:pPr>
            <w:ins w:id="18163" w:author="Thomas Dietz" w:date="2012-08-08T16:18:00Z">
              <w:r>
                <w:t xml:space="preserve">        operations to identify the configuration point.</w:t>
              </w:r>
            </w:ins>
          </w:p>
          <w:p w14:paraId="42848D29" w14:textId="77777777" w:rsidR="00D708FE" w:rsidRDefault="00D708FE" w:rsidP="00D708FE">
            <w:pPr>
              <w:pStyle w:val="XML1"/>
              <w:rPr>
                <w:ins w:id="18164" w:author="Thomas Dietz" w:date="2012-08-08T16:18:00Z"/>
              </w:rPr>
            </w:pPr>
            <w:ins w:id="18165" w:author="Thomas Dietz" w:date="2012-08-08T16:18:00Z">
              <w:r>
                <w:t xml:space="preserve">        * If the operation is 'merge' or 'replace', the element is</w:t>
              </w:r>
            </w:ins>
          </w:p>
          <w:p w14:paraId="72283A47" w14:textId="77777777" w:rsidR="00D708FE" w:rsidRDefault="00D708FE" w:rsidP="00D708FE">
            <w:pPr>
              <w:pStyle w:val="XML1"/>
              <w:rPr>
                <w:ins w:id="18166" w:author="Thomas Dietz" w:date="2012-08-08T16:18:00Z"/>
              </w:rPr>
            </w:pPr>
            <w:ins w:id="18167" w:author="Thomas Dietz" w:date="2012-08-08T16:18:00Z">
              <w:r>
                <w:t xml:space="preserve">        created if it does not exist, and its value is set to the</w:t>
              </w:r>
            </w:ins>
          </w:p>
          <w:p w14:paraId="0C50B493" w14:textId="77777777" w:rsidR="00D708FE" w:rsidRDefault="00D708FE" w:rsidP="00D708FE">
            <w:pPr>
              <w:pStyle w:val="XML1"/>
              <w:rPr>
                <w:ins w:id="18168" w:author="Thomas Dietz" w:date="2012-08-08T16:18:00Z"/>
              </w:rPr>
            </w:pPr>
            <w:ins w:id="18169" w:author="Thomas Dietz" w:date="2012-08-08T16:18:00Z">
              <w:r>
                <w:t xml:space="preserve">        value found in the XML RPC data.</w:t>
              </w:r>
            </w:ins>
          </w:p>
          <w:p w14:paraId="0F2C2BC5" w14:textId="77777777" w:rsidR="00D708FE" w:rsidRDefault="00D708FE" w:rsidP="00D708FE">
            <w:pPr>
              <w:pStyle w:val="XML1"/>
              <w:rPr>
                <w:ins w:id="18170" w:author="Thomas Dietz" w:date="2012-08-08T16:18:00Z"/>
              </w:rPr>
            </w:pPr>
            <w:ins w:id="18171" w:author="Thomas Dietz" w:date="2012-08-08T16:18:00Z">
              <w:r>
                <w:t xml:space="preserve">        * If the operation is 'create', the element is created if it</w:t>
              </w:r>
            </w:ins>
          </w:p>
          <w:p w14:paraId="2C97D92B" w14:textId="77777777" w:rsidR="00D708FE" w:rsidRDefault="00D708FE" w:rsidP="00D708FE">
            <w:pPr>
              <w:pStyle w:val="XML1"/>
              <w:rPr>
                <w:ins w:id="18172" w:author="Thomas Dietz" w:date="2012-08-08T16:18:00Z"/>
              </w:rPr>
            </w:pPr>
            <w:ins w:id="18173" w:author="Thomas Dietz" w:date="2012-08-08T16:18:00Z">
              <w:r>
                <w:t xml:space="preserve">        does not exist. If the element already exists, a</w:t>
              </w:r>
            </w:ins>
          </w:p>
          <w:p w14:paraId="58730DBA" w14:textId="77777777" w:rsidR="00D708FE" w:rsidRDefault="00D708FE" w:rsidP="00D708FE">
            <w:pPr>
              <w:pStyle w:val="XML1"/>
              <w:rPr>
                <w:ins w:id="18174" w:author="Thomas Dietz" w:date="2012-08-08T16:18:00Z"/>
              </w:rPr>
            </w:pPr>
            <w:ins w:id="18175" w:author="Thomas Dietz" w:date="2012-08-08T16:18:00Z">
              <w:r>
                <w:t xml:space="preserve">        'data</w:t>
              </w:r>
              <w:r>
                <w:rPr>
                  <w:rFonts w:ascii="MS Mincho" w:eastAsia="MS Mincho" w:hAnsi="MS Mincho" w:cs="MS Mincho" w:hint="eastAsia"/>
                </w:rPr>
                <w:t>‑</w:t>
              </w:r>
              <w:r>
                <w:t>exists' error is returned.</w:t>
              </w:r>
            </w:ins>
          </w:p>
          <w:p w14:paraId="50E280DF" w14:textId="77777777" w:rsidR="00D708FE" w:rsidRDefault="00D708FE" w:rsidP="00D708FE">
            <w:pPr>
              <w:pStyle w:val="XML1"/>
              <w:rPr>
                <w:ins w:id="18176" w:author="Thomas Dietz" w:date="2012-08-08T16:18:00Z"/>
              </w:rPr>
            </w:pPr>
            <w:ins w:id="18177" w:author="Thomas Dietz" w:date="2012-08-08T16:18:00Z">
              <w:r>
                <w:t xml:space="preserve">        * If the operation is 'delete', the element is deleted if it</w:t>
              </w:r>
            </w:ins>
          </w:p>
          <w:p w14:paraId="1C76BEDC" w14:textId="77777777" w:rsidR="00D708FE" w:rsidRDefault="00D708FE" w:rsidP="00D708FE">
            <w:pPr>
              <w:pStyle w:val="XML1"/>
              <w:rPr>
                <w:ins w:id="18178" w:author="Thomas Dietz" w:date="2012-08-08T16:18:00Z"/>
              </w:rPr>
            </w:pPr>
            <w:ins w:id="18179" w:author="Thomas Dietz" w:date="2012-08-08T16:18:00Z">
              <w:r>
                <w:t xml:space="preserve">        exists. If the element does not exist, a 'data</w:t>
              </w:r>
              <w:r>
                <w:rPr>
                  <w:rFonts w:ascii="MS Mincho" w:eastAsia="MS Mincho" w:hAnsi="MS Mincho" w:cs="MS Mincho" w:hint="eastAsia"/>
                </w:rPr>
                <w:t>‑</w:t>
              </w:r>
              <w:r>
                <w:t>missing'</w:t>
              </w:r>
            </w:ins>
          </w:p>
          <w:p w14:paraId="1284BB37" w14:textId="77777777" w:rsidR="00D708FE" w:rsidRDefault="00D708FE" w:rsidP="00D708FE">
            <w:pPr>
              <w:pStyle w:val="XML1"/>
              <w:rPr>
                <w:ins w:id="18180" w:author="Thomas Dietz" w:date="2012-08-08T16:18:00Z"/>
              </w:rPr>
            </w:pPr>
            <w:ins w:id="18181" w:author="Thomas Dietz" w:date="2012-08-08T16:18:00Z">
              <w:r>
                <w:t xml:space="preserve">        error is returned.</w:t>
              </w:r>
            </w:ins>
          </w:p>
          <w:p w14:paraId="090EF6CA" w14:textId="77777777" w:rsidR="00D708FE" w:rsidRDefault="00D708FE" w:rsidP="00D708FE">
            <w:pPr>
              <w:pStyle w:val="XML1"/>
              <w:rPr>
                <w:ins w:id="18182" w:author="Thomas Dietz" w:date="2012-08-08T16:18:00Z"/>
              </w:rPr>
            </w:pPr>
            <w:ins w:id="18183" w:author="Thomas Dietz" w:date="2012-08-08T16:18:00Z">
              <w:r>
                <w:t xml:space="preserve">      &lt;/xs:documentation&gt;</w:t>
              </w:r>
            </w:ins>
          </w:p>
          <w:p w14:paraId="1E1E53A4" w14:textId="77777777" w:rsidR="00D708FE" w:rsidRDefault="00D708FE" w:rsidP="00D708FE">
            <w:pPr>
              <w:pStyle w:val="XML1"/>
              <w:rPr>
                <w:ins w:id="18184" w:author="Thomas Dietz" w:date="2012-08-08T16:18:00Z"/>
              </w:rPr>
            </w:pPr>
            <w:ins w:id="18185" w:author="Thomas Dietz" w:date="2012-08-08T16:18:00Z">
              <w:r>
                <w:t xml:space="preserve">    &lt;/xs:annotation&gt;</w:t>
              </w:r>
            </w:ins>
          </w:p>
          <w:p w14:paraId="0C7B6D28" w14:textId="77777777" w:rsidR="00D708FE" w:rsidRDefault="00D708FE" w:rsidP="00D708FE">
            <w:pPr>
              <w:pStyle w:val="XML1"/>
              <w:rPr>
                <w:ins w:id="18186" w:author="Thomas Dietz" w:date="2012-08-08T16:18:00Z"/>
              </w:rPr>
            </w:pPr>
          </w:p>
          <w:p w14:paraId="7617624F" w14:textId="77777777" w:rsidR="00D708FE" w:rsidRDefault="00D708FE" w:rsidP="00D708FE">
            <w:pPr>
              <w:pStyle w:val="XML1"/>
              <w:rPr>
                <w:ins w:id="18187" w:author="Thomas Dietz" w:date="2012-08-08T16:18:00Z"/>
              </w:rPr>
            </w:pPr>
            <w:ins w:id="18188" w:author="Thomas Dietz" w:date="2012-08-08T16:18:00Z">
              <w:r>
                <w:t xml:space="preserve">    &lt;xs:sequence&gt;</w:t>
              </w:r>
            </w:ins>
          </w:p>
          <w:p w14:paraId="7A23552D" w14:textId="77777777" w:rsidR="00D708FE" w:rsidRDefault="00D708FE" w:rsidP="00D708FE">
            <w:pPr>
              <w:pStyle w:val="XML1"/>
              <w:rPr>
                <w:ins w:id="18189" w:author="Thomas Dietz" w:date="2012-08-08T16:18:00Z"/>
              </w:rPr>
            </w:pPr>
            <w:ins w:id="18190" w:author="Thomas Dietz" w:date="2012-08-08T16:18:00Z">
              <w:r>
                <w:t xml:space="preserve">      &lt;xs:element name="id"  type="OFConfigId"&gt;</w:t>
              </w:r>
            </w:ins>
          </w:p>
          <w:p w14:paraId="38878F84" w14:textId="77777777" w:rsidR="00D708FE" w:rsidRDefault="00D708FE" w:rsidP="00D708FE">
            <w:pPr>
              <w:pStyle w:val="XML1"/>
              <w:rPr>
                <w:ins w:id="18191" w:author="Thomas Dietz" w:date="2012-08-08T16:18:00Z"/>
              </w:rPr>
            </w:pPr>
            <w:ins w:id="18192" w:author="Thomas Dietz" w:date="2012-08-08T16:18:00Z">
              <w:r>
                <w:lastRenderedPageBreak/>
                <w:t xml:space="preserve">        &lt;xs:annotation&gt;</w:t>
              </w:r>
            </w:ins>
          </w:p>
          <w:p w14:paraId="439991A5" w14:textId="77777777" w:rsidR="00D708FE" w:rsidRDefault="00D708FE" w:rsidP="00D708FE">
            <w:pPr>
              <w:pStyle w:val="XML1"/>
              <w:rPr>
                <w:ins w:id="18193" w:author="Thomas Dietz" w:date="2012-08-08T16:18:00Z"/>
              </w:rPr>
            </w:pPr>
            <w:ins w:id="18194" w:author="Thomas Dietz" w:date="2012-08-08T16:18:00Z">
              <w:r>
                <w:t xml:space="preserve">          &lt;xs:documentation&gt;</w:t>
              </w:r>
            </w:ins>
          </w:p>
          <w:p w14:paraId="757546D9" w14:textId="77777777" w:rsidR="00D708FE" w:rsidRDefault="00D708FE" w:rsidP="00D708FE">
            <w:pPr>
              <w:pStyle w:val="XML1"/>
              <w:rPr>
                <w:ins w:id="18195" w:author="Thomas Dietz" w:date="2012-08-08T16:18:00Z"/>
              </w:rPr>
            </w:pPr>
            <w:ins w:id="18196" w:author="Thomas Dietz" w:date="2012-08-08T16:18:00Z">
              <w:r>
                <w:t xml:space="preserve">            A unique but locally arbitrary identifier that</w:t>
              </w:r>
            </w:ins>
          </w:p>
          <w:p w14:paraId="2F2BDFDB" w14:textId="77777777" w:rsidR="00D708FE" w:rsidRDefault="00D708FE" w:rsidP="00D708FE">
            <w:pPr>
              <w:pStyle w:val="XML1"/>
              <w:rPr>
                <w:ins w:id="18197" w:author="Thomas Dietz" w:date="2012-08-08T16:18:00Z"/>
              </w:rPr>
            </w:pPr>
            <w:ins w:id="18198" w:author="Thomas Dietz" w:date="2012-08-08T16:18:00Z">
              <w:r>
                <w:t xml:space="preserve">            identifies a Configuration Point within the context of an </w:t>
              </w:r>
            </w:ins>
          </w:p>
          <w:p w14:paraId="41379320" w14:textId="77777777" w:rsidR="00D708FE" w:rsidRDefault="00D708FE" w:rsidP="00D708FE">
            <w:pPr>
              <w:pStyle w:val="XML1"/>
              <w:rPr>
                <w:ins w:id="18199" w:author="Thomas Dietz" w:date="2012-08-08T16:18:00Z"/>
              </w:rPr>
            </w:pPr>
            <w:ins w:id="18200" w:author="Thomas Dietz" w:date="2012-08-08T16:18:00Z">
              <w:r>
                <w:t xml:space="preserve">            OpenFlow Capable Switch.</w:t>
              </w:r>
            </w:ins>
          </w:p>
          <w:p w14:paraId="0C13FFCE" w14:textId="77777777" w:rsidR="00D708FE" w:rsidRDefault="00D708FE" w:rsidP="00D708FE">
            <w:pPr>
              <w:pStyle w:val="XML1"/>
              <w:rPr>
                <w:ins w:id="18201" w:author="Thomas Dietz" w:date="2012-08-08T16:18:00Z"/>
              </w:rPr>
            </w:pPr>
          </w:p>
          <w:p w14:paraId="764938C1" w14:textId="77777777" w:rsidR="00D708FE" w:rsidRDefault="00D708FE" w:rsidP="00D708FE">
            <w:pPr>
              <w:pStyle w:val="XML1"/>
              <w:rPr>
                <w:ins w:id="18202" w:author="Thomas Dietz" w:date="2012-08-08T16:18:00Z"/>
              </w:rPr>
            </w:pPr>
            <w:ins w:id="18203" w:author="Thomas Dietz" w:date="2012-08-08T16:18:00Z">
              <w:r>
                <w:t xml:space="preserve">            This element MUST be present to identify the configuration</w:t>
              </w:r>
            </w:ins>
          </w:p>
          <w:p w14:paraId="721349C8" w14:textId="77777777" w:rsidR="00D708FE" w:rsidRDefault="00D708FE" w:rsidP="00D708FE">
            <w:pPr>
              <w:pStyle w:val="XML1"/>
              <w:rPr>
                <w:ins w:id="18204" w:author="Thomas Dietz" w:date="2012-08-08T16:18:00Z"/>
              </w:rPr>
            </w:pPr>
            <w:ins w:id="18205" w:author="Thomas Dietz" w:date="2012-08-08T16:18:00Z">
              <w:r>
                <w:t xml:space="preserve">            point.</w:t>
              </w:r>
            </w:ins>
          </w:p>
          <w:p w14:paraId="69027FA8" w14:textId="77777777" w:rsidR="00D708FE" w:rsidRDefault="00D708FE" w:rsidP="00D708FE">
            <w:pPr>
              <w:pStyle w:val="XML1"/>
              <w:rPr>
                <w:ins w:id="18206" w:author="Thomas Dietz" w:date="2012-08-08T16:18:00Z"/>
              </w:rPr>
            </w:pPr>
            <w:ins w:id="18207" w:author="Thomas Dietz" w:date="2012-08-08T16:18:00Z">
              <w:r>
                <w:t xml:space="preserve">          &lt;/xs:documentation&gt;</w:t>
              </w:r>
            </w:ins>
          </w:p>
          <w:p w14:paraId="1FE82F91" w14:textId="77777777" w:rsidR="00D708FE" w:rsidRDefault="00D708FE" w:rsidP="00D708FE">
            <w:pPr>
              <w:pStyle w:val="XML1"/>
              <w:rPr>
                <w:ins w:id="18208" w:author="Thomas Dietz" w:date="2012-08-08T16:18:00Z"/>
              </w:rPr>
            </w:pPr>
            <w:ins w:id="18209" w:author="Thomas Dietz" w:date="2012-08-08T16:18:00Z">
              <w:r>
                <w:t xml:space="preserve">        &lt;/xs:annotation&gt;</w:t>
              </w:r>
            </w:ins>
          </w:p>
          <w:p w14:paraId="297597DB" w14:textId="77777777" w:rsidR="00D708FE" w:rsidRDefault="00D708FE" w:rsidP="00D708FE">
            <w:pPr>
              <w:pStyle w:val="XML1"/>
              <w:rPr>
                <w:ins w:id="18210" w:author="Thomas Dietz" w:date="2012-08-08T16:18:00Z"/>
              </w:rPr>
            </w:pPr>
            <w:ins w:id="18211" w:author="Thomas Dietz" w:date="2012-08-08T16:18:00Z">
              <w:r>
                <w:t xml:space="preserve">      &lt;/xs:element&gt;</w:t>
              </w:r>
            </w:ins>
          </w:p>
          <w:p w14:paraId="1F4F7FA8" w14:textId="77777777" w:rsidR="00D708FE" w:rsidRDefault="00D708FE" w:rsidP="00D708FE">
            <w:pPr>
              <w:pStyle w:val="XML1"/>
              <w:rPr>
                <w:ins w:id="18212" w:author="Thomas Dietz" w:date="2012-08-08T16:18:00Z"/>
              </w:rPr>
            </w:pPr>
            <w:ins w:id="18213" w:author="Thomas Dietz" w:date="2012-08-08T16:18:00Z">
              <w:r>
                <w:t xml:space="preserve">      &lt;xs:element name="uri"  type="inet:uri"&gt;</w:t>
              </w:r>
            </w:ins>
          </w:p>
          <w:p w14:paraId="47E1145E" w14:textId="77777777" w:rsidR="00D708FE" w:rsidRDefault="00D708FE" w:rsidP="00D708FE">
            <w:pPr>
              <w:pStyle w:val="XML1"/>
              <w:rPr>
                <w:ins w:id="18214" w:author="Thomas Dietz" w:date="2012-08-08T16:18:00Z"/>
              </w:rPr>
            </w:pPr>
            <w:ins w:id="18215" w:author="Thomas Dietz" w:date="2012-08-08T16:18:00Z">
              <w:r>
                <w:t xml:space="preserve">        &lt;xs:annotation&gt;</w:t>
              </w:r>
            </w:ins>
          </w:p>
          <w:p w14:paraId="20D726CD" w14:textId="77777777" w:rsidR="00D708FE" w:rsidRDefault="00D708FE" w:rsidP="00D708FE">
            <w:pPr>
              <w:pStyle w:val="XML1"/>
              <w:rPr>
                <w:ins w:id="18216" w:author="Thomas Dietz" w:date="2012-08-08T16:18:00Z"/>
              </w:rPr>
            </w:pPr>
            <w:ins w:id="18217" w:author="Thomas Dietz" w:date="2012-08-08T16:18:00Z">
              <w:r>
                <w:t xml:space="preserve">          &lt;xs:documentation&gt;</w:t>
              </w:r>
            </w:ins>
          </w:p>
          <w:p w14:paraId="78F85957" w14:textId="77777777" w:rsidR="00D708FE" w:rsidRDefault="00D708FE" w:rsidP="00D708FE">
            <w:pPr>
              <w:pStyle w:val="XML1"/>
              <w:rPr>
                <w:ins w:id="18218" w:author="Thomas Dietz" w:date="2012-08-08T16:18:00Z"/>
              </w:rPr>
            </w:pPr>
            <w:ins w:id="18219" w:author="Thomas Dietz" w:date="2012-08-08T16:18:00Z">
              <w:r>
                <w:t xml:space="preserve">            A locator of the Configuration Point.  It </w:t>
              </w:r>
            </w:ins>
          </w:p>
          <w:p w14:paraId="6A885AC2" w14:textId="77777777" w:rsidR="00D708FE" w:rsidRDefault="00D708FE" w:rsidP="00D708FE">
            <w:pPr>
              <w:pStyle w:val="XML1"/>
              <w:rPr>
                <w:ins w:id="18220" w:author="Thomas Dietz" w:date="2012-08-08T16:18:00Z"/>
              </w:rPr>
            </w:pPr>
            <w:ins w:id="18221" w:author="Thomas Dietz" w:date="2012-08-08T16:18:00Z">
              <w:r>
                <w:t xml:space="preserve">            identifies the location of the Configuration Point as a </w:t>
              </w:r>
            </w:ins>
          </w:p>
          <w:p w14:paraId="0C0EC3EF" w14:textId="77777777" w:rsidR="00D708FE" w:rsidRDefault="00D708FE" w:rsidP="00D708FE">
            <w:pPr>
              <w:pStyle w:val="XML1"/>
              <w:rPr>
                <w:ins w:id="18222" w:author="Thomas Dietz" w:date="2012-08-08T16:18:00Z"/>
              </w:rPr>
            </w:pPr>
            <w:ins w:id="18223" w:author="Thomas Dietz" w:date="2012-08-08T16:18:00Z">
              <w:r>
                <w:t xml:space="preserve">            service resource and MUST include all information necessary</w:t>
              </w:r>
            </w:ins>
          </w:p>
          <w:p w14:paraId="2D7F5A2D" w14:textId="77777777" w:rsidR="00D708FE" w:rsidRDefault="00D708FE" w:rsidP="00D708FE">
            <w:pPr>
              <w:pStyle w:val="XML1"/>
              <w:rPr>
                <w:ins w:id="18224" w:author="Thomas Dietz" w:date="2012-08-08T16:18:00Z"/>
              </w:rPr>
            </w:pPr>
            <w:ins w:id="18225" w:author="Thomas Dietz" w:date="2012-08-08T16:18:00Z">
              <w:r>
                <w:t xml:space="preserve">            for the OpenFlow Capable Switch to connect to the </w:t>
              </w:r>
            </w:ins>
          </w:p>
          <w:p w14:paraId="09B34C97" w14:textId="77777777" w:rsidR="00D708FE" w:rsidRDefault="00D708FE" w:rsidP="00D708FE">
            <w:pPr>
              <w:pStyle w:val="XML1"/>
              <w:rPr>
                <w:ins w:id="18226" w:author="Thomas Dietz" w:date="2012-08-08T16:18:00Z"/>
              </w:rPr>
            </w:pPr>
            <w:ins w:id="18227" w:author="Thomas Dietz" w:date="2012-08-08T16:18:00Z">
              <w:r>
                <w:t xml:space="preserve">            Configuration Point or re-connect to it should it become </w:t>
              </w:r>
            </w:ins>
          </w:p>
          <w:p w14:paraId="3E8DE0F9" w14:textId="77777777" w:rsidR="00D708FE" w:rsidRDefault="00D708FE" w:rsidP="00D708FE">
            <w:pPr>
              <w:pStyle w:val="XML1"/>
              <w:rPr>
                <w:ins w:id="18228" w:author="Thomas Dietz" w:date="2012-08-08T16:18:00Z"/>
              </w:rPr>
            </w:pPr>
            <w:ins w:id="18229" w:author="Thomas Dietz" w:date="2012-08-08T16:18:00Z">
              <w:r>
                <w:t xml:space="preserve">            disconnected.  Such information MAY include, for example, </w:t>
              </w:r>
            </w:ins>
          </w:p>
          <w:p w14:paraId="63FC7910" w14:textId="77777777" w:rsidR="00D708FE" w:rsidRDefault="00D708FE" w:rsidP="00D708FE">
            <w:pPr>
              <w:pStyle w:val="XML1"/>
              <w:rPr>
                <w:ins w:id="18230" w:author="Thomas Dietz" w:date="2012-08-08T16:18:00Z"/>
              </w:rPr>
            </w:pPr>
            <w:ins w:id="18231" w:author="Thomas Dietz" w:date="2012-08-08T16:18:00Z">
              <w:r>
                <w:t xml:space="preserve">            protocol, fully qualified domain name, IP address, port </w:t>
              </w:r>
            </w:ins>
          </w:p>
          <w:p w14:paraId="67BD3506" w14:textId="77777777" w:rsidR="00D708FE" w:rsidRDefault="00D708FE" w:rsidP="00D708FE">
            <w:pPr>
              <w:pStyle w:val="XML1"/>
              <w:rPr>
                <w:ins w:id="18232" w:author="Thomas Dietz" w:date="2012-08-08T16:18:00Z"/>
              </w:rPr>
            </w:pPr>
            <w:ins w:id="18233" w:author="Thomas Dietz" w:date="2012-08-08T16:18:00Z">
              <w:r>
                <w:t xml:space="preserve">            number, etc.</w:t>
              </w:r>
            </w:ins>
          </w:p>
          <w:p w14:paraId="60A81BB1" w14:textId="77777777" w:rsidR="00D708FE" w:rsidRDefault="00D708FE" w:rsidP="00D708FE">
            <w:pPr>
              <w:pStyle w:val="XML1"/>
              <w:rPr>
                <w:ins w:id="18234" w:author="Thomas Dietz" w:date="2012-08-08T16:18:00Z"/>
              </w:rPr>
            </w:pPr>
          </w:p>
          <w:p w14:paraId="2C3B4073" w14:textId="77777777" w:rsidR="00D708FE" w:rsidRDefault="00D708FE" w:rsidP="00D708FE">
            <w:pPr>
              <w:pStyle w:val="XML1"/>
              <w:rPr>
                <w:ins w:id="18235" w:author="Thomas Dietz" w:date="2012-08-08T16:18:00Z"/>
              </w:rPr>
            </w:pPr>
            <w:ins w:id="18236" w:author="Thomas Dietz" w:date="2012-08-08T16:18:00Z">
              <w:r>
                <w:t xml:space="preserve">            This element MUST be present in the NETCONF data store.</w:t>
              </w:r>
            </w:ins>
          </w:p>
          <w:p w14:paraId="78244BDF" w14:textId="77777777" w:rsidR="00D708FE" w:rsidRDefault="00D708FE" w:rsidP="00D708FE">
            <w:pPr>
              <w:pStyle w:val="XML1"/>
              <w:rPr>
                <w:ins w:id="18237" w:author="Thomas Dietz" w:date="2012-08-08T16:18:00Z"/>
              </w:rPr>
            </w:pPr>
            <w:ins w:id="18238" w:author="Thomas Dietz" w:date="2012-08-08T16:18:00Z">
              <w:r>
                <w:t xml:space="preserve">            If this element is not present in a NETCONF &amp;lt;edit-config&amp;gt;</w:t>
              </w:r>
            </w:ins>
          </w:p>
          <w:p w14:paraId="237FB0E2" w14:textId="77777777" w:rsidR="00D708FE" w:rsidRDefault="00D708FE" w:rsidP="00D708FE">
            <w:pPr>
              <w:pStyle w:val="XML1"/>
              <w:rPr>
                <w:ins w:id="18239" w:author="Thomas Dietz" w:date="2012-08-08T16:18:00Z"/>
              </w:rPr>
            </w:pPr>
            <w:ins w:id="18240" w:author="Thomas Dietz" w:date="2012-08-08T16:18:00Z">
              <w:r>
                <w:t xml:space="preserve">            operation 'create', 'merge' or 'replace' and the parent</w:t>
              </w:r>
            </w:ins>
          </w:p>
          <w:p w14:paraId="74B1A624" w14:textId="77777777" w:rsidR="00D708FE" w:rsidRDefault="00D708FE" w:rsidP="00D708FE">
            <w:pPr>
              <w:pStyle w:val="XML1"/>
              <w:rPr>
                <w:ins w:id="18241" w:author="Thomas Dietz" w:date="2012-08-08T16:18:00Z"/>
              </w:rPr>
            </w:pPr>
            <w:ins w:id="18242" w:author="Thomas Dietz" w:date="2012-08-08T16:18:00Z">
              <w:r>
                <w:t xml:space="preserve">            element does not exist, a 'data-missing' error is</w:t>
              </w:r>
            </w:ins>
          </w:p>
          <w:p w14:paraId="5E3F9D53" w14:textId="77777777" w:rsidR="00D708FE" w:rsidRDefault="00D708FE" w:rsidP="00D708FE">
            <w:pPr>
              <w:pStyle w:val="XML1"/>
              <w:rPr>
                <w:ins w:id="18243" w:author="Thomas Dietz" w:date="2012-08-08T16:18:00Z"/>
              </w:rPr>
            </w:pPr>
            <w:ins w:id="18244" w:author="Thomas Dietz" w:date="2012-08-08T16:18:00Z">
              <w:r>
                <w:t xml:space="preserve">            returned.</w:t>
              </w:r>
            </w:ins>
          </w:p>
          <w:p w14:paraId="498368B8" w14:textId="77777777" w:rsidR="00D708FE" w:rsidRDefault="00D708FE" w:rsidP="00D708FE">
            <w:pPr>
              <w:pStyle w:val="XML1"/>
              <w:rPr>
                <w:ins w:id="18245" w:author="Thomas Dietz" w:date="2012-08-08T16:18:00Z"/>
              </w:rPr>
            </w:pPr>
            <w:ins w:id="18246" w:author="Thomas Dietz" w:date="2012-08-08T16:18:00Z">
              <w:r>
                <w:t xml:space="preserve">          &lt;/xs:documentation&gt;</w:t>
              </w:r>
            </w:ins>
          </w:p>
          <w:p w14:paraId="51554671" w14:textId="77777777" w:rsidR="00D708FE" w:rsidRDefault="00D708FE" w:rsidP="00D708FE">
            <w:pPr>
              <w:pStyle w:val="XML1"/>
              <w:rPr>
                <w:ins w:id="18247" w:author="Thomas Dietz" w:date="2012-08-08T16:18:00Z"/>
              </w:rPr>
            </w:pPr>
            <w:ins w:id="18248" w:author="Thomas Dietz" w:date="2012-08-08T16:18:00Z">
              <w:r>
                <w:t xml:space="preserve">        &lt;/xs:annotation&gt;</w:t>
              </w:r>
            </w:ins>
          </w:p>
          <w:p w14:paraId="4F7C3098" w14:textId="77777777" w:rsidR="00D708FE" w:rsidRDefault="00D708FE" w:rsidP="00D708FE">
            <w:pPr>
              <w:pStyle w:val="XML1"/>
              <w:rPr>
                <w:ins w:id="18249" w:author="Thomas Dietz" w:date="2012-08-08T16:18:00Z"/>
              </w:rPr>
            </w:pPr>
            <w:ins w:id="18250" w:author="Thomas Dietz" w:date="2012-08-08T16:18:00Z">
              <w:r>
                <w:t xml:space="preserve">      &lt;/xs:element&gt;</w:t>
              </w:r>
            </w:ins>
          </w:p>
          <w:p w14:paraId="6A61255C" w14:textId="77777777" w:rsidR="00D708FE" w:rsidRDefault="00D708FE" w:rsidP="00D708FE">
            <w:pPr>
              <w:pStyle w:val="XML1"/>
              <w:rPr>
                <w:ins w:id="18251" w:author="Thomas Dietz" w:date="2012-08-08T16:18:00Z"/>
              </w:rPr>
            </w:pPr>
            <w:ins w:id="18252" w:author="Thomas Dietz" w:date="2012-08-08T16:18:00Z">
              <w:r>
                <w:t xml:space="preserve">      &lt;xs:element name="protocol"  type="OFConfigurationPointProtocolType"&gt;</w:t>
              </w:r>
            </w:ins>
          </w:p>
          <w:p w14:paraId="2BE33B13" w14:textId="77777777" w:rsidR="00D708FE" w:rsidRDefault="00D708FE" w:rsidP="00D708FE">
            <w:pPr>
              <w:pStyle w:val="XML1"/>
              <w:rPr>
                <w:ins w:id="18253" w:author="Thomas Dietz" w:date="2012-08-08T16:18:00Z"/>
              </w:rPr>
            </w:pPr>
            <w:ins w:id="18254" w:author="Thomas Dietz" w:date="2012-08-08T16:18:00Z">
              <w:r>
                <w:t xml:space="preserve">        &lt;xs:annotation&gt;</w:t>
              </w:r>
            </w:ins>
          </w:p>
          <w:p w14:paraId="475E1D05" w14:textId="77777777" w:rsidR="00D708FE" w:rsidRDefault="00D708FE" w:rsidP="00D708FE">
            <w:pPr>
              <w:pStyle w:val="XML1"/>
              <w:rPr>
                <w:ins w:id="18255" w:author="Thomas Dietz" w:date="2012-08-08T16:18:00Z"/>
              </w:rPr>
            </w:pPr>
            <w:ins w:id="18256" w:author="Thomas Dietz" w:date="2012-08-08T16:18:00Z">
              <w:r>
                <w:t xml:space="preserve">          &lt;xs:documentation&gt;</w:t>
              </w:r>
            </w:ins>
          </w:p>
          <w:p w14:paraId="008C2FD9" w14:textId="77777777" w:rsidR="00D708FE" w:rsidRDefault="00D708FE" w:rsidP="00D708FE">
            <w:pPr>
              <w:pStyle w:val="XML1"/>
              <w:rPr>
                <w:ins w:id="18257" w:author="Thomas Dietz" w:date="2012-08-08T16:18:00Z"/>
              </w:rPr>
            </w:pPr>
            <w:ins w:id="18258" w:author="Thomas Dietz" w:date="2012-08-08T16:18:00Z">
              <w:r>
                <w:t xml:space="preserve">            The transport protocol that the Configuration</w:t>
              </w:r>
            </w:ins>
          </w:p>
          <w:p w14:paraId="1D1441F2" w14:textId="77777777" w:rsidR="00D708FE" w:rsidRDefault="00D708FE" w:rsidP="00D708FE">
            <w:pPr>
              <w:pStyle w:val="XML1"/>
              <w:rPr>
                <w:ins w:id="18259" w:author="Thomas Dietz" w:date="2012-08-08T16:18:00Z"/>
              </w:rPr>
            </w:pPr>
            <w:ins w:id="18260" w:author="Thomas Dietz" w:date="2012-08-08T16:18:00Z">
              <w:r>
                <w:t xml:space="preserve">            Point uses when communicating via NETCONF with the OpenFlow</w:t>
              </w:r>
            </w:ins>
          </w:p>
          <w:p w14:paraId="2D32978A" w14:textId="77777777" w:rsidR="00D708FE" w:rsidRDefault="00D708FE" w:rsidP="00D708FE">
            <w:pPr>
              <w:pStyle w:val="XML1"/>
              <w:rPr>
                <w:ins w:id="18261" w:author="Thomas Dietz" w:date="2012-08-08T16:18:00Z"/>
              </w:rPr>
            </w:pPr>
            <w:ins w:id="18262" w:author="Thomas Dietz" w:date="2012-08-08T16:18:00Z">
              <w:r>
                <w:t xml:space="preserve">            Capable Switch.</w:t>
              </w:r>
            </w:ins>
          </w:p>
          <w:p w14:paraId="08EC5813" w14:textId="77777777" w:rsidR="00D708FE" w:rsidRDefault="00D708FE" w:rsidP="00D708FE">
            <w:pPr>
              <w:pStyle w:val="XML1"/>
              <w:rPr>
                <w:ins w:id="18263" w:author="Thomas Dietz" w:date="2012-08-08T16:18:00Z"/>
              </w:rPr>
            </w:pPr>
          </w:p>
          <w:p w14:paraId="6DFB7EF1" w14:textId="77777777" w:rsidR="00D708FE" w:rsidRDefault="00D708FE" w:rsidP="00D708FE">
            <w:pPr>
              <w:pStyle w:val="XML1"/>
              <w:rPr>
                <w:ins w:id="18264" w:author="Thomas Dietz" w:date="2012-08-08T16:18:00Z"/>
              </w:rPr>
            </w:pPr>
            <w:ins w:id="18265" w:author="Thomas Dietz" w:date="2012-08-08T16:18:00Z">
              <w:r>
                <w:t xml:space="preserve">            This element is optional. If it is not present its value </w:t>
              </w:r>
            </w:ins>
          </w:p>
          <w:p w14:paraId="6441E849" w14:textId="77777777" w:rsidR="00D708FE" w:rsidRDefault="00D708FE" w:rsidP="00D708FE">
            <w:pPr>
              <w:pStyle w:val="XML1"/>
              <w:rPr>
                <w:ins w:id="18266" w:author="Thomas Dietz" w:date="2012-08-08T16:18:00Z"/>
              </w:rPr>
            </w:pPr>
            <w:ins w:id="18267" w:author="Thomas Dietz" w:date="2012-08-08T16:18:00Z">
              <w:r>
                <w:t xml:space="preserve">            defaults to 'ssh'.</w:t>
              </w:r>
            </w:ins>
          </w:p>
          <w:p w14:paraId="4F791CFF" w14:textId="77777777" w:rsidR="00D708FE" w:rsidRDefault="00D708FE" w:rsidP="00D708FE">
            <w:pPr>
              <w:pStyle w:val="XML1"/>
              <w:rPr>
                <w:ins w:id="18268" w:author="Thomas Dietz" w:date="2012-08-08T16:18:00Z"/>
              </w:rPr>
            </w:pPr>
            <w:ins w:id="18269" w:author="Thomas Dietz" w:date="2012-08-08T16:18:00Z">
              <w:r>
                <w:t xml:space="preserve">          &lt;/xs:documentation&gt;</w:t>
              </w:r>
            </w:ins>
          </w:p>
          <w:p w14:paraId="745A52BA" w14:textId="77777777" w:rsidR="00D708FE" w:rsidRDefault="00D708FE" w:rsidP="00D708FE">
            <w:pPr>
              <w:pStyle w:val="XML1"/>
              <w:rPr>
                <w:ins w:id="18270" w:author="Thomas Dietz" w:date="2012-08-08T16:18:00Z"/>
              </w:rPr>
            </w:pPr>
            <w:ins w:id="18271" w:author="Thomas Dietz" w:date="2012-08-08T16:18:00Z">
              <w:r>
                <w:t xml:space="preserve">        &lt;/xs:annotation&gt;</w:t>
              </w:r>
            </w:ins>
          </w:p>
          <w:p w14:paraId="48249F95" w14:textId="77777777" w:rsidR="00D708FE" w:rsidRDefault="00D708FE" w:rsidP="00D708FE">
            <w:pPr>
              <w:pStyle w:val="XML1"/>
              <w:rPr>
                <w:ins w:id="18272" w:author="Thomas Dietz" w:date="2012-08-08T16:18:00Z"/>
              </w:rPr>
            </w:pPr>
            <w:ins w:id="18273" w:author="Thomas Dietz" w:date="2012-08-08T16:18:00Z">
              <w:r>
                <w:t xml:space="preserve">      &lt;/xs:element&gt;</w:t>
              </w:r>
            </w:ins>
          </w:p>
          <w:p w14:paraId="400AF444" w14:textId="77777777" w:rsidR="00D708FE" w:rsidRDefault="00D708FE" w:rsidP="00D708FE">
            <w:pPr>
              <w:pStyle w:val="XML1"/>
              <w:rPr>
                <w:ins w:id="18274" w:author="Thomas Dietz" w:date="2012-08-08T16:18:00Z"/>
              </w:rPr>
            </w:pPr>
            <w:ins w:id="18275" w:author="Thomas Dietz" w:date="2012-08-08T16:18:00Z">
              <w:r>
                <w:t xml:space="preserve">    &lt;/xs:sequence&gt;</w:t>
              </w:r>
            </w:ins>
          </w:p>
          <w:p w14:paraId="7F49A612" w14:textId="77777777" w:rsidR="00D708FE" w:rsidRDefault="00D708FE" w:rsidP="00D708FE">
            <w:pPr>
              <w:pStyle w:val="XML1"/>
              <w:rPr>
                <w:ins w:id="18276" w:author="Thomas Dietz" w:date="2012-08-08T16:18:00Z"/>
              </w:rPr>
            </w:pPr>
            <w:ins w:id="18277" w:author="Thomas Dietz" w:date="2012-08-08T16:18:00Z">
              <w:r>
                <w:t xml:space="preserve">  &lt;/xs:group&gt;</w:t>
              </w:r>
            </w:ins>
          </w:p>
          <w:p w14:paraId="47750AC8" w14:textId="77777777" w:rsidR="00D708FE" w:rsidRDefault="00D708FE" w:rsidP="00D708FE">
            <w:pPr>
              <w:pStyle w:val="XML1"/>
              <w:rPr>
                <w:ins w:id="18278" w:author="Thomas Dietz" w:date="2012-08-08T16:18:00Z"/>
              </w:rPr>
            </w:pPr>
          </w:p>
          <w:p w14:paraId="702B7970" w14:textId="77777777" w:rsidR="00D708FE" w:rsidRDefault="00D708FE" w:rsidP="00D708FE">
            <w:pPr>
              <w:pStyle w:val="XML1"/>
              <w:rPr>
                <w:ins w:id="18279" w:author="Thomas Dietz" w:date="2012-08-08T16:18:00Z"/>
              </w:rPr>
            </w:pPr>
            <w:ins w:id="18280" w:author="Thomas Dietz" w:date="2012-08-08T16:18:00Z">
              <w:r>
                <w:t xml:space="preserve">  &lt;xs:group name="RSAKeyValueType"&gt;</w:t>
              </w:r>
            </w:ins>
          </w:p>
          <w:p w14:paraId="4EDEB546" w14:textId="77777777" w:rsidR="00D708FE" w:rsidRDefault="00D708FE" w:rsidP="00D708FE">
            <w:pPr>
              <w:pStyle w:val="XML1"/>
              <w:rPr>
                <w:ins w:id="18281" w:author="Thomas Dietz" w:date="2012-08-08T16:18:00Z"/>
              </w:rPr>
            </w:pPr>
            <w:ins w:id="18282" w:author="Thomas Dietz" w:date="2012-08-08T16:18:00Z">
              <w:r>
                <w:t xml:space="preserve">    &lt;xs:annotation&gt;</w:t>
              </w:r>
            </w:ins>
          </w:p>
          <w:p w14:paraId="50DD145F" w14:textId="77777777" w:rsidR="00D708FE" w:rsidRDefault="00D708FE" w:rsidP="00D708FE">
            <w:pPr>
              <w:pStyle w:val="XML1"/>
              <w:rPr>
                <w:ins w:id="18283" w:author="Thomas Dietz" w:date="2012-08-08T16:18:00Z"/>
              </w:rPr>
            </w:pPr>
            <w:ins w:id="18284" w:author="Thomas Dietz" w:date="2012-08-08T16:18:00Z">
              <w:r>
                <w:t xml:space="preserve">      &lt;xs:documentation&gt;</w:t>
              </w:r>
            </w:ins>
          </w:p>
          <w:p w14:paraId="4C636776" w14:textId="77777777" w:rsidR="00D708FE" w:rsidRDefault="00D708FE" w:rsidP="00D708FE">
            <w:pPr>
              <w:pStyle w:val="XML1"/>
              <w:rPr>
                <w:ins w:id="18285" w:author="Thomas Dietz" w:date="2012-08-08T16:18:00Z"/>
              </w:rPr>
            </w:pPr>
            <w:ins w:id="18286" w:author="Thomas Dietz" w:date="2012-08-08T16:18:00Z">
              <w:r>
                <w:t xml:space="preserve">        RSA key values have two fields: Modulus and</w:t>
              </w:r>
            </w:ins>
          </w:p>
          <w:p w14:paraId="1C8509BD" w14:textId="77777777" w:rsidR="00D708FE" w:rsidRDefault="00D708FE" w:rsidP="00D708FE">
            <w:pPr>
              <w:pStyle w:val="XML1"/>
              <w:rPr>
                <w:ins w:id="18287" w:author="Thomas Dietz" w:date="2012-08-08T16:18:00Z"/>
              </w:rPr>
            </w:pPr>
            <w:ins w:id="18288" w:author="Thomas Dietz" w:date="2012-08-08T16:18:00Z">
              <w:r>
                <w:t xml:space="preserve">        Exponent.</w:t>
              </w:r>
            </w:ins>
          </w:p>
          <w:p w14:paraId="36D35268" w14:textId="77777777" w:rsidR="00D708FE" w:rsidRDefault="00D708FE" w:rsidP="00D708FE">
            <w:pPr>
              <w:pStyle w:val="XML1"/>
              <w:rPr>
                <w:ins w:id="18289" w:author="Thomas Dietz" w:date="2012-08-08T16:18:00Z"/>
              </w:rPr>
            </w:pPr>
            <w:ins w:id="18290" w:author="Thomas Dietz" w:date="2012-08-08T16:18:00Z">
              <w:r>
                <w:t xml:space="preserve">      &lt;/xs:documentation&gt;</w:t>
              </w:r>
            </w:ins>
          </w:p>
          <w:p w14:paraId="640D22D7" w14:textId="77777777" w:rsidR="00D708FE" w:rsidRDefault="00D708FE" w:rsidP="00D708FE">
            <w:pPr>
              <w:pStyle w:val="XML1"/>
              <w:rPr>
                <w:ins w:id="18291" w:author="Thomas Dietz" w:date="2012-08-08T16:18:00Z"/>
              </w:rPr>
            </w:pPr>
            <w:ins w:id="18292" w:author="Thomas Dietz" w:date="2012-08-08T16:18:00Z">
              <w:r>
                <w:t xml:space="preserve">    &lt;/xs:annotation&gt;</w:t>
              </w:r>
            </w:ins>
          </w:p>
          <w:p w14:paraId="66FE81BF" w14:textId="77777777" w:rsidR="00D708FE" w:rsidRDefault="00D708FE" w:rsidP="00D708FE">
            <w:pPr>
              <w:pStyle w:val="XML1"/>
              <w:rPr>
                <w:ins w:id="18293" w:author="Thomas Dietz" w:date="2012-08-08T16:18:00Z"/>
              </w:rPr>
            </w:pPr>
          </w:p>
          <w:p w14:paraId="4CC46EF4" w14:textId="77777777" w:rsidR="00D708FE" w:rsidRDefault="00D708FE" w:rsidP="00D708FE">
            <w:pPr>
              <w:pStyle w:val="XML1"/>
              <w:rPr>
                <w:ins w:id="18294" w:author="Thomas Dietz" w:date="2012-08-08T16:18:00Z"/>
              </w:rPr>
            </w:pPr>
            <w:ins w:id="18295" w:author="Thomas Dietz" w:date="2012-08-08T16:18:00Z">
              <w:r>
                <w:t xml:space="preserve">    &lt;xs:sequence&gt;</w:t>
              </w:r>
            </w:ins>
          </w:p>
          <w:p w14:paraId="26E15611" w14:textId="77777777" w:rsidR="00D708FE" w:rsidRDefault="00D708FE" w:rsidP="00D708FE">
            <w:pPr>
              <w:pStyle w:val="XML1"/>
              <w:rPr>
                <w:ins w:id="18296" w:author="Thomas Dietz" w:date="2012-08-08T16:18:00Z"/>
              </w:rPr>
            </w:pPr>
            <w:ins w:id="18297" w:author="Thomas Dietz" w:date="2012-08-08T16:18:00Z">
              <w:r>
                <w:t xml:space="preserve">      &lt;xs:element name="Modulus"  type="xs:base64Binary"&gt;</w:t>
              </w:r>
            </w:ins>
          </w:p>
          <w:p w14:paraId="2DAF9255" w14:textId="77777777" w:rsidR="00D708FE" w:rsidRDefault="00D708FE" w:rsidP="00D708FE">
            <w:pPr>
              <w:pStyle w:val="XML1"/>
              <w:rPr>
                <w:ins w:id="18298" w:author="Thomas Dietz" w:date="2012-08-08T16:18:00Z"/>
              </w:rPr>
            </w:pPr>
            <w:ins w:id="18299" w:author="Thomas Dietz" w:date="2012-08-08T16:18:00Z">
              <w:r>
                <w:lastRenderedPageBreak/>
                <w:t xml:space="preserve">        &lt;xs:annotation&gt;</w:t>
              </w:r>
            </w:ins>
          </w:p>
          <w:p w14:paraId="438D9DA5" w14:textId="77777777" w:rsidR="00D708FE" w:rsidRDefault="00D708FE" w:rsidP="00D708FE">
            <w:pPr>
              <w:pStyle w:val="XML1"/>
              <w:rPr>
                <w:ins w:id="18300" w:author="Thomas Dietz" w:date="2012-08-08T16:18:00Z"/>
              </w:rPr>
            </w:pPr>
            <w:ins w:id="18301" w:author="Thomas Dietz" w:date="2012-08-08T16:18:00Z">
              <w:r>
                <w:t xml:space="preserve">          &lt;xs:documentation&gt;</w:t>
              </w:r>
            </w:ins>
          </w:p>
          <w:p w14:paraId="2AE5A9D2" w14:textId="77777777" w:rsidR="00D708FE" w:rsidRDefault="00D708FE" w:rsidP="00D708FE">
            <w:pPr>
              <w:pStyle w:val="XML1"/>
              <w:rPr>
                <w:ins w:id="18302" w:author="Thomas Dietz" w:date="2012-08-08T16:18:00Z"/>
              </w:rPr>
            </w:pPr>
            <w:ins w:id="18303" w:author="Thomas Dietz" w:date="2012-08-08T16:18:00Z">
              <w:r>
                <w:t xml:space="preserve">            This element MUST be present in the NETCONF data</w:t>
              </w:r>
            </w:ins>
          </w:p>
          <w:p w14:paraId="47B09FD3" w14:textId="77777777" w:rsidR="00D708FE" w:rsidRDefault="00D708FE" w:rsidP="00D708FE">
            <w:pPr>
              <w:pStyle w:val="XML1"/>
              <w:rPr>
                <w:ins w:id="18304" w:author="Thomas Dietz" w:date="2012-08-08T16:18:00Z"/>
              </w:rPr>
            </w:pPr>
            <w:ins w:id="18305" w:author="Thomas Dietz" w:date="2012-08-08T16:18:00Z">
              <w:r>
                <w:t xml:space="preserve">            store. If this element is not present in a NETCONF</w:t>
              </w:r>
            </w:ins>
          </w:p>
          <w:p w14:paraId="5DF046E1" w14:textId="77777777" w:rsidR="00D708FE" w:rsidRDefault="00D708FE" w:rsidP="00D708FE">
            <w:pPr>
              <w:pStyle w:val="XML1"/>
              <w:rPr>
                <w:ins w:id="18306" w:author="Thomas Dietz" w:date="2012-08-08T16:18:00Z"/>
              </w:rPr>
            </w:pPr>
            <w:ins w:id="18307" w:author="Thomas Dietz" w:date="2012-08-08T16:18:00Z">
              <w:r>
                <w:t xml:space="preserve">            &amp;lt;edit-config&amp;gt; operation 'create', 'merge' or 'replace' and</w:t>
              </w:r>
            </w:ins>
          </w:p>
          <w:p w14:paraId="65DC0EC9" w14:textId="77777777" w:rsidR="00D708FE" w:rsidRDefault="00D708FE" w:rsidP="00D708FE">
            <w:pPr>
              <w:pStyle w:val="XML1"/>
              <w:rPr>
                <w:ins w:id="18308" w:author="Thomas Dietz" w:date="2012-08-08T16:18:00Z"/>
              </w:rPr>
            </w:pPr>
            <w:ins w:id="18309" w:author="Thomas Dietz" w:date="2012-08-08T16:18:00Z">
              <w:r>
                <w:t xml:space="preserve">            the parent element does not exist, a 'data-missing' error</w:t>
              </w:r>
            </w:ins>
          </w:p>
          <w:p w14:paraId="4630282F" w14:textId="77777777" w:rsidR="00D708FE" w:rsidRDefault="00D708FE" w:rsidP="00D708FE">
            <w:pPr>
              <w:pStyle w:val="XML1"/>
              <w:rPr>
                <w:ins w:id="18310" w:author="Thomas Dietz" w:date="2012-08-08T16:18:00Z"/>
              </w:rPr>
            </w:pPr>
            <w:ins w:id="18311" w:author="Thomas Dietz" w:date="2012-08-08T16:18:00Z">
              <w:r>
                <w:t xml:space="preserve">            is returned.</w:t>
              </w:r>
            </w:ins>
          </w:p>
          <w:p w14:paraId="408273E2" w14:textId="77777777" w:rsidR="00D708FE" w:rsidRDefault="00D708FE" w:rsidP="00D708FE">
            <w:pPr>
              <w:pStyle w:val="XML1"/>
              <w:rPr>
                <w:ins w:id="18312" w:author="Thomas Dietz" w:date="2012-08-08T16:18:00Z"/>
              </w:rPr>
            </w:pPr>
            <w:ins w:id="18313" w:author="Thomas Dietz" w:date="2012-08-08T16:18:00Z">
              <w:r>
                <w:t xml:space="preserve">          &lt;/xs:documentation&gt;</w:t>
              </w:r>
            </w:ins>
          </w:p>
          <w:p w14:paraId="67A472A6" w14:textId="77777777" w:rsidR="00D708FE" w:rsidRDefault="00D708FE" w:rsidP="00D708FE">
            <w:pPr>
              <w:pStyle w:val="XML1"/>
              <w:rPr>
                <w:ins w:id="18314" w:author="Thomas Dietz" w:date="2012-08-08T16:18:00Z"/>
              </w:rPr>
            </w:pPr>
            <w:ins w:id="18315" w:author="Thomas Dietz" w:date="2012-08-08T16:18:00Z">
              <w:r>
                <w:t xml:space="preserve">        &lt;/xs:annotation&gt;</w:t>
              </w:r>
            </w:ins>
          </w:p>
          <w:p w14:paraId="2ACF4A6F" w14:textId="77777777" w:rsidR="00D708FE" w:rsidRDefault="00D708FE" w:rsidP="00D708FE">
            <w:pPr>
              <w:pStyle w:val="XML1"/>
              <w:rPr>
                <w:ins w:id="18316" w:author="Thomas Dietz" w:date="2012-08-08T16:18:00Z"/>
              </w:rPr>
            </w:pPr>
            <w:ins w:id="18317" w:author="Thomas Dietz" w:date="2012-08-08T16:18:00Z">
              <w:r>
                <w:t xml:space="preserve">      &lt;/xs:element&gt;</w:t>
              </w:r>
            </w:ins>
          </w:p>
          <w:p w14:paraId="6D674F06" w14:textId="77777777" w:rsidR="00D708FE" w:rsidRDefault="00D708FE" w:rsidP="00D708FE">
            <w:pPr>
              <w:pStyle w:val="XML1"/>
              <w:rPr>
                <w:ins w:id="18318" w:author="Thomas Dietz" w:date="2012-08-08T16:18:00Z"/>
              </w:rPr>
            </w:pPr>
            <w:ins w:id="18319" w:author="Thomas Dietz" w:date="2012-08-08T16:18:00Z">
              <w:r>
                <w:t xml:space="preserve">      &lt;xs:element name="Exponent"  type="xs:base64Binary"&gt;</w:t>
              </w:r>
            </w:ins>
          </w:p>
          <w:p w14:paraId="2F4F9D0E" w14:textId="77777777" w:rsidR="00D708FE" w:rsidRDefault="00D708FE" w:rsidP="00D708FE">
            <w:pPr>
              <w:pStyle w:val="XML1"/>
              <w:rPr>
                <w:ins w:id="18320" w:author="Thomas Dietz" w:date="2012-08-08T16:18:00Z"/>
              </w:rPr>
            </w:pPr>
            <w:ins w:id="18321" w:author="Thomas Dietz" w:date="2012-08-08T16:18:00Z">
              <w:r>
                <w:t xml:space="preserve">        &lt;xs:annotation&gt;</w:t>
              </w:r>
            </w:ins>
          </w:p>
          <w:p w14:paraId="1C48EFF0" w14:textId="77777777" w:rsidR="00D708FE" w:rsidRDefault="00D708FE" w:rsidP="00D708FE">
            <w:pPr>
              <w:pStyle w:val="XML1"/>
              <w:rPr>
                <w:ins w:id="18322" w:author="Thomas Dietz" w:date="2012-08-08T16:18:00Z"/>
              </w:rPr>
            </w:pPr>
            <w:ins w:id="18323" w:author="Thomas Dietz" w:date="2012-08-08T16:18:00Z">
              <w:r>
                <w:t xml:space="preserve">          &lt;xs:documentation&gt;</w:t>
              </w:r>
            </w:ins>
          </w:p>
          <w:p w14:paraId="35299976" w14:textId="77777777" w:rsidR="00D708FE" w:rsidRDefault="00D708FE" w:rsidP="00D708FE">
            <w:pPr>
              <w:pStyle w:val="XML1"/>
              <w:rPr>
                <w:ins w:id="18324" w:author="Thomas Dietz" w:date="2012-08-08T16:18:00Z"/>
              </w:rPr>
            </w:pPr>
            <w:ins w:id="18325" w:author="Thomas Dietz" w:date="2012-08-08T16:18:00Z">
              <w:r>
                <w:t xml:space="preserve">            This element MUST be present in the NETCONF data</w:t>
              </w:r>
            </w:ins>
          </w:p>
          <w:p w14:paraId="17F12474" w14:textId="77777777" w:rsidR="00D708FE" w:rsidRDefault="00D708FE" w:rsidP="00D708FE">
            <w:pPr>
              <w:pStyle w:val="XML1"/>
              <w:rPr>
                <w:ins w:id="18326" w:author="Thomas Dietz" w:date="2012-08-08T16:18:00Z"/>
              </w:rPr>
            </w:pPr>
            <w:ins w:id="18327" w:author="Thomas Dietz" w:date="2012-08-08T16:18:00Z">
              <w:r>
                <w:t xml:space="preserve">            store. If this element is not present in a NETCONF</w:t>
              </w:r>
            </w:ins>
          </w:p>
          <w:p w14:paraId="19102ECA" w14:textId="77777777" w:rsidR="00D708FE" w:rsidRDefault="00D708FE" w:rsidP="00D708FE">
            <w:pPr>
              <w:pStyle w:val="XML1"/>
              <w:rPr>
                <w:ins w:id="18328" w:author="Thomas Dietz" w:date="2012-08-08T16:18:00Z"/>
              </w:rPr>
            </w:pPr>
            <w:ins w:id="18329" w:author="Thomas Dietz" w:date="2012-08-08T16:18:00Z">
              <w:r>
                <w:t xml:space="preserve">            &amp;lt;edit-config&amp;gt; operation 'create', 'merge' or 'replace' and</w:t>
              </w:r>
            </w:ins>
          </w:p>
          <w:p w14:paraId="1CDFBB26" w14:textId="77777777" w:rsidR="00D708FE" w:rsidRDefault="00D708FE" w:rsidP="00D708FE">
            <w:pPr>
              <w:pStyle w:val="XML1"/>
              <w:rPr>
                <w:ins w:id="18330" w:author="Thomas Dietz" w:date="2012-08-08T16:18:00Z"/>
              </w:rPr>
            </w:pPr>
            <w:ins w:id="18331" w:author="Thomas Dietz" w:date="2012-08-08T16:18:00Z">
              <w:r>
                <w:t xml:space="preserve">            the parent element does not exist, a 'data-missing' error</w:t>
              </w:r>
            </w:ins>
          </w:p>
          <w:p w14:paraId="4E1B6A62" w14:textId="77777777" w:rsidR="00D708FE" w:rsidRDefault="00D708FE" w:rsidP="00D708FE">
            <w:pPr>
              <w:pStyle w:val="XML1"/>
              <w:rPr>
                <w:ins w:id="18332" w:author="Thomas Dietz" w:date="2012-08-08T16:18:00Z"/>
              </w:rPr>
            </w:pPr>
            <w:ins w:id="18333" w:author="Thomas Dietz" w:date="2012-08-08T16:18:00Z">
              <w:r>
                <w:t xml:space="preserve">            is returned.</w:t>
              </w:r>
            </w:ins>
          </w:p>
          <w:p w14:paraId="0CCD19AE" w14:textId="77777777" w:rsidR="00D708FE" w:rsidRDefault="00D708FE" w:rsidP="00D708FE">
            <w:pPr>
              <w:pStyle w:val="XML1"/>
              <w:rPr>
                <w:ins w:id="18334" w:author="Thomas Dietz" w:date="2012-08-08T16:18:00Z"/>
              </w:rPr>
            </w:pPr>
            <w:ins w:id="18335" w:author="Thomas Dietz" w:date="2012-08-08T16:18:00Z">
              <w:r>
                <w:t xml:space="preserve">          &lt;/xs:documentation&gt;</w:t>
              </w:r>
            </w:ins>
          </w:p>
          <w:p w14:paraId="335EE727" w14:textId="77777777" w:rsidR="00D708FE" w:rsidRDefault="00D708FE" w:rsidP="00D708FE">
            <w:pPr>
              <w:pStyle w:val="XML1"/>
              <w:rPr>
                <w:ins w:id="18336" w:author="Thomas Dietz" w:date="2012-08-08T16:18:00Z"/>
              </w:rPr>
            </w:pPr>
            <w:ins w:id="18337" w:author="Thomas Dietz" w:date="2012-08-08T16:18:00Z">
              <w:r>
                <w:t xml:space="preserve">        &lt;/xs:annotation&gt;</w:t>
              </w:r>
            </w:ins>
          </w:p>
          <w:p w14:paraId="5AD68CD2" w14:textId="77777777" w:rsidR="00D708FE" w:rsidRDefault="00D708FE" w:rsidP="00D708FE">
            <w:pPr>
              <w:pStyle w:val="XML1"/>
              <w:rPr>
                <w:ins w:id="18338" w:author="Thomas Dietz" w:date="2012-08-08T16:18:00Z"/>
              </w:rPr>
            </w:pPr>
            <w:ins w:id="18339" w:author="Thomas Dietz" w:date="2012-08-08T16:18:00Z">
              <w:r>
                <w:t xml:space="preserve">      &lt;/xs:element&gt;</w:t>
              </w:r>
            </w:ins>
          </w:p>
          <w:p w14:paraId="73E54354" w14:textId="77777777" w:rsidR="00D708FE" w:rsidRDefault="00D708FE" w:rsidP="00D708FE">
            <w:pPr>
              <w:pStyle w:val="XML1"/>
              <w:rPr>
                <w:ins w:id="18340" w:author="Thomas Dietz" w:date="2012-08-08T16:18:00Z"/>
              </w:rPr>
            </w:pPr>
            <w:ins w:id="18341" w:author="Thomas Dietz" w:date="2012-08-08T16:18:00Z">
              <w:r>
                <w:t xml:space="preserve">    &lt;/xs:sequence&gt;</w:t>
              </w:r>
            </w:ins>
          </w:p>
          <w:p w14:paraId="3D54F510" w14:textId="77777777" w:rsidR="00D708FE" w:rsidRDefault="00D708FE" w:rsidP="00D708FE">
            <w:pPr>
              <w:pStyle w:val="XML1"/>
              <w:rPr>
                <w:ins w:id="18342" w:author="Thomas Dietz" w:date="2012-08-08T16:18:00Z"/>
              </w:rPr>
            </w:pPr>
            <w:ins w:id="18343" w:author="Thomas Dietz" w:date="2012-08-08T16:18:00Z">
              <w:r>
                <w:t xml:space="preserve">  &lt;/xs:group&gt;</w:t>
              </w:r>
            </w:ins>
          </w:p>
          <w:p w14:paraId="7F4A30EA" w14:textId="77777777" w:rsidR="00D708FE" w:rsidRDefault="00D708FE" w:rsidP="00D708FE">
            <w:pPr>
              <w:pStyle w:val="XML1"/>
              <w:rPr>
                <w:ins w:id="18344" w:author="Thomas Dietz" w:date="2012-08-08T16:18:00Z"/>
              </w:rPr>
            </w:pPr>
          </w:p>
          <w:p w14:paraId="5C43737F" w14:textId="77777777" w:rsidR="00D708FE" w:rsidRDefault="00D708FE" w:rsidP="00D708FE">
            <w:pPr>
              <w:pStyle w:val="XML1"/>
              <w:rPr>
                <w:ins w:id="18345" w:author="Thomas Dietz" w:date="2012-08-08T16:18:00Z"/>
              </w:rPr>
            </w:pPr>
            <w:ins w:id="18346" w:author="Thomas Dietz" w:date="2012-08-08T16:18:00Z">
              <w:r>
                <w:t xml:space="preserve">  &lt;xs:group name="OFFlowTableType"&gt;</w:t>
              </w:r>
            </w:ins>
          </w:p>
          <w:p w14:paraId="22B2BDF5" w14:textId="77777777" w:rsidR="00D708FE" w:rsidRDefault="00D708FE" w:rsidP="00D708FE">
            <w:pPr>
              <w:pStyle w:val="XML1"/>
              <w:rPr>
                <w:ins w:id="18347" w:author="Thomas Dietz" w:date="2012-08-08T16:18:00Z"/>
              </w:rPr>
            </w:pPr>
            <w:ins w:id="18348" w:author="Thomas Dietz" w:date="2012-08-08T16:18:00Z">
              <w:r>
                <w:t xml:space="preserve">    &lt;xs:annotation&gt;</w:t>
              </w:r>
            </w:ins>
          </w:p>
          <w:p w14:paraId="3E2E2C48" w14:textId="77777777" w:rsidR="00D708FE" w:rsidRDefault="00D708FE" w:rsidP="00D708FE">
            <w:pPr>
              <w:pStyle w:val="XML1"/>
              <w:rPr>
                <w:ins w:id="18349" w:author="Thomas Dietz" w:date="2012-08-08T16:18:00Z"/>
              </w:rPr>
            </w:pPr>
            <w:ins w:id="18350" w:author="Thomas Dietz" w:date="2012-08-08T16:18:00Z">
              <w:r>
                <w:t xml:space="preserve">      &lt;xs:documentation&gt;</w:t>
              </w:r>
            </w:ins>
          </w:p>
          <w:p w14:paraId="0C659C8D" w14:textId="77777777" w:rsidR="00D708FE" w:rsidRDefault="00D708FE" w:rsidP="00D708FE">
            <w:pPr>
              <w:pStyle w:val="XML1"/>
              <w:rPr>
                <w:ins w:id="18351" w:author="Thomas Dietz" w:date="2012-08-08T16:18:00Z"/>
              </w:rPr>
            </w:pPr>
            <w:ins w:id="18352" w:author="Thomas Dietz" w:date="2012-08-08T16:18:00Z">
              <w:r>
                <w:t xml:space="preserve">        Representation of an OpenFlow Flow Table Resource.</w:t>
              </w:r>
            </w:ins>
          </w:p>
          <w:p w14:paraId="31339142" w14:textId="77777777" w:rsidR="00D708FE" w:rsidRDefault="00D708FE" w:rsidP="00D708FE">
            <w:pPr>
              <w:pStyle w:val="XML1"/>
              <w:rPr>
                <w:ins w:id="18353" w:author="Thomas Dietz" w:date="2012-08-08T16:18:00Z"/>
              </w:rPr>
            </w:pPr>
          </w:p>
          <w:p w14:paraId="2258681F" w14:textId="77777777" w:rsidR="00D708FE" w:rsidRDefault="00D708FE" w:rsidP="00D708FE">
            <w:pPr>
              <w:pStyle w:val="XML1"/>
              <w:rPr>
                <w:ins w:id="18354" w:author="Thomas Dietz" w:date="2012-08-08T16:18:00Z"/>
              </w:rPr>
            </w:pPr>
            <w:ins w:id="18355" w:author="Thomas Dietz" w:date="2012-08-08T16:18:00Z">
              <w:r>
                <w:t xml:space="preserve">        Elements in the type OFFlowTableType are not configurable and</w:t>
              </w:r>
            </w:ins>
          </w:p>
          <w:p w14:paraId="349F2A41" w14:textId="77777777" w:rsidR="00D708FE" w:rsidRDefault="00D708FE" w:rsidP="00D708FE">
            <w:pPr>
              <w:pStyle w:val="XML1"/>
              <w:rPr>
                <w:ins w:id="18356" w:author="Thomas Dietz" w:date="2012-08-08T16:18:00Z"/>
              </w:rPr>
            </w:pPr>
            <w:ins w:id="18357" w:author="Thomas Dietz" w:date="2012-08-08T16:18:00Z">
              <w:r>
                <w:t xml:space="preserve">        can only be retrieved by NETCONF &amp;lt;get&amp;gt; operations. Attemps to</w:t>
              </w:r>
            </w:ins>
          </w:p>
          <w:p w14:paraId="5924D3E8" w14:textId="77777777" w:rsidR="00D708FE" w:rsidRDefault="00D708FE" w:rsidP="00D708FE">
            <w:pPr>
              <w:pStyle w:val="XML1"/>
              <w:rPr>
                <w:ins w:id="18358" w:author="Thomas Dietz" w:date="2012-08-08T16:18:00Z"/>
              </w:rPr>
            </w:pPr>
            <w:ins w:id="18359" w:author="Thomas Dietz" w:date="2012-08-08T16:18:00Z">
              <w:r>
                <w:t xml:space="preserve">        modify this element and its children with a NETCONF</w:t>
              </w:r>
            </w:ins>
          </w:p>
          <w:p w14:paraId="74E25261" w14:textId="77777777" w:rsidR="00D708FE" w:rsidRDefault="00D708FE" w:rsidP="00D708FE">
            <w:pPr>
              <w:pStyle w:val="XML1"/>
              <w:rPr>
                <w:ins w:id="18360" w:author="Thomas Dietz" w:date="2012-08-08T16:18:00Z"/>
              </w:rPr>
            </w:pPr>
            <w:ins w:id="18361" w:author="Thomas Dietz" w:date="2012-08-08T16:18:00Z">
              <w:r>
                <w:t xml:space="preserve">        &amp;lt;edit-config&amp;gt; operation MUST result in an</w:t>
              </w:r>
            </w:ins>
          </w:p>
          <w:p w14:paraId="297F510B" w14:textId="77777777" w:rsidR="00D708FE" w:rsidRDefault="00D708FE" w:rsidP="00D708FE">
            <w:pPr>
              <w:pStyle w:val="XML1"/>
              <w:rPr>
                <w:ins w:id="18362" w:author="Thomas Dietz" w:date="2012-08-08T16:18:00Z"/>
              </w:rPr>
            </w:pPr>
            <w:ins w:id="18363" w:author="Thomas Dietz" w:date="2012-08-08T16:18:00Z">
              <w:r>
                <w:t xml:space="preserve">        'operation-not-supported' error with type 'application'.</w:t>
              </w:r>
            </w:ins>
          </w:p>
          <w:p w14:paraId="1454EBF0" w14:textId="77777777" w:rsidR="00D708FE" w:rsidRDefault="00D708FE" w:rsidP="00D708FE">
            <w:pPr>
              <w:pStyle w:val="XML1"/>
              <w:rPr>
                <w:ins w:id="18364" w:author="Thomas Dietz" w:date="2012-08-08T16:18:00Z"/>
              </w:rPr>
            </w:pPr>
            <w:ins w:id="18365" w:author="Thomas Dietz" w:date="2012-08-08T16:18:00Z">
              <w:r>
                <w:t xml:space="preserve">      &lt;/xs:documentation&gt;</w:t>
              </w:r>
            </w:ins>
          </w:p>
          <w:p w14:paraId="18EC20F8" w14:textId="77777777" w:rsidR="00D708FE" w:rsidRDefault="00D708FE" w:rsidP="00D708FE">
            <w:pPr>
              <w:pStyle w:val="XML1"/>
              <w:rPr>
                <w:ins w:id="18366" w:author="Thomas Dietz" w:date="2012-08-08T16:18:00Z"/>
              </w:rPr>
            </w:pPr>
            <w:ins w:id="18367" w:author="Thomas Dietz" w:date="2012-08-08T16:18:00Z">
              <w:r>
                <w:t xml:space="preserve">    &lt;/xs:annotation&gt;</w:t>
              </w:r>
            </w:ins>
          </w:p>
          <w:p w14:paraId="35B98836" w14:textId="77777777" w:rsidR="00D708FE" w:rsidRDefault="00D708FE" w:rsidP="00D708FE">
            <w:pPr>
              <w:pStyle w:val="XML1"/>
              <w:rPr>
                <w:ins w:id="18368" w:author="Thomas Dietz" w:date="2012-08-08T16:18:00Z"/>
              </w:rPr>
            </w:pPr>
          </w:p>
          <w:p w14:paraId="29AB4959" w14:textId="77777777" w:rsidR="00D708FE" w:rsidRDefault="00D708FE" w:rsidP="00D708FE">
            <w:pPr>
              <w:pStyle w:val="XML1"/>
              <w:rPr>
                <w:ins w:id="18369" w:author="Thomas Dietz" w:date="2012-08-08T16:18:00Z"/>
              </w:rPr>
            </w:pPr>
            <w:ins w:id="18370" w:author="Thomas Dietz" w:date="2012-08-08T16:18:00Z">
              <w:r>
                <w:t xml:space="preserve">    &lt;xs:sequence&gt;</w:t>
              </w:r>
            </w:ins>
          </w:p>
          <w:p w14:paraId="2B29AAFB" w14:textId="77777777" w:rsidR="00D708FE" w:rsidRDefault="00D708FE" w:rsidP="00D708FE">
            <w:pPr>
              <w:pStyle w:val="XML1"/>
              <w:rPr>
                <w:ins w:id="18371" w:author="Thomas Dietz" w:date="2012-08-08T16:18:00Z"/>
              </w:rPr>
            </w:pPr>
            <w:ins w:id="18372" w:author="Thomas Dietz" w:date="2012-08-08T16:18:00Z">
              <w:r>
                <w:t xml:space="preserve">      &lt;xs:group ref="OFResourceType"/&gt;</w:t>
              </w:r>
            </w:ins>
          </w:p>
          <w:p w14:paraId="78913C3E" w14:textId="77777777" w:rsidR="00D708FE" w:rsidRDefault="00D708FE" w:rsidP="00D708FE">
            <w:pPr>
              <w:pStyle w:val="XML1"/>
              <w:rPr>
                <w:ins w:id="18373" w:author="Thomas Dietz" w:date="2012-08-08T16:18:00Z"/>
              </w:rPr>
            </w:pPr>
            <w:ins w:id="18374" w:author="Thomas Dietz" w:date="2012-08-08T16:18:00Z">
              <w:r>
                <w:t xml:space="preserve">      &lt;xs:element name="max-entries"  type="xs:unsignedByte"&gt;</w:t>
              </w:r>
            </w:ins>
          </w:p>
          <w:p w14:paraId="76C1074A" w14:textId="77777777" w:rsidR="00D708FE" w:rsidRDefault="00D708FE" w:rsidP="00D708FE">
            <w:pPr>
              <w:pStyle w:val="XML1"/>
              <w:rPr>
                <w:ins w:id="18375" w:author="Thomas Dietz" w:date="2012-08-08T16:18:00Z"/>
              </w:rPr>
            </w:pPr>
            <w:ins w:id="18376" w:author="Thomas Dietz" w:date="2012-08-08T16:18:00Z">
              <w:r>
                <w:t xml:space="preserve">        &lt;xs:annotation&gt;</w:t>
              </w:r>
            </w:ins>
          </w:p>
          <w:p w14:paraId="664189F5" w14:textId="77777777" w:rsidR="00D708FE" w:rsidRDefault="00D708FE" w:rsidP="00D708FE">
            <w:pPr>
              <w:pStyle w:val="XML1"/>
              <w:rPr>
                <w:ins w:id="18377" w:author="Thomas Dietz" w:date="2012-08-08T16:18:00Z"/>
              </w:rPr>
            </w:pPr>
            <w:ins w:id="18378" w:author="Thomas Dietz" w:date="2012-08-08T16:18:00Z">
              <w:r>
                <w:t xml:space="preserve">          &lt;xs:documentation&gt;</w:t>
              </w:r>
            </w:ins>
          </w:p>
          <w:p w14:paraId="7B566161" w14:textId="77777777" w:rsidR="00D708FE" w:rsidRDefault="00D708FE" w:rsidP="00D708FE">
            <w:pPr>
              <w:pStyle w:val="XML1"/>
              <w:rPr>
                <w:ins w:id="18379" w:author="Thomas Dietz" w:date="2012-08-08T16:18:00Z"/>
              </w:rPr>
            </w:pPr>
            <w:ins w:id="18380" w:author="Thomas Dietz" w:date="2012-08-08T16:18:00Z">
              <w:r>
                <w:t xml:space="preserve">            The maximum number of flow entries supported by</w:t>
              </w:r>
            </w:ins>
          </w:p>
          <w:p w14:paraId="3BE2BD3A" w14:textId="77777777" w:rsidR="00D708FE" w:rsidRDefault="00D708FE" w:rsidP="00D708FE">
            <w:pPr>
              <w:pStyle w:val="XML1"/>
              <w:rPr>
                <w:ins w:id="18381" w:author="Thomas Dietz" w:date="2012-08-08T16:18:00Z"/>
              </w:rPr>
            </w:pPr>
            <w:ins w:id="18382" w:author="Thomas Dietz" w:date="2012-08-08T16:18:00Z">
              <w:r>
                <w:t xml:space="preserve">            the flow table.</w:t>
              </w:r>
            </w:ins>
          </w:p>
          <w:p w14:paraId="04821EA2" w14:textId="77777777" w:rsidR="00D708FE" w:rsidRDefault="00D708FE" w:rsidP="00D708FE">
            <w:pPr>
              <w:pStyle w:val="XML1"/>
              <w:rPr>
                <w:ins w:id="18383" w:author="Thomas Dietz" w:date="2012-08-08T16:18:00Z"/>
              </w:rPr>
            </w:pPr>
            <w:ins w:id="18384" w:author="Thomas Dietz" w:date="2012-08-08T16:18:00Z">
              <w:r>
                <w:t xml:space="preserve">          &lt;/xs:documentation&gt;</w:t>
              </w:r>
            </w:ins>
          </w:p>
          <w:p w14:paraId="0EDDE80C" w14:textId="77777777" w:rsidR="00D708FE" w:rsidRDefault="00D708FE" w:rsidP="00D708FE">
            <w:pPr>
              <w:pStyle w:val="XML1"/>
              <w:rPr>
                <w:ins w:id="18385" w:author="Thomas Dietz" w:date="2012-08-08T16:18:00Z"/>
              </w:rPr>
            </w:pPr>
            <w:ins w:id="18386" w:author="Thomas Dietz" w:date="2012-08-08T16:18:00Z">
              <w:r>
                <w:t xml:space="preserve">        &lt;/xs:annotation&gt;</w:t>
              </w:r>
            </w:ins>
          </w:p>
          <w:p w14:paraId="721BDADD" w14:textId="77777777" w:rsidR="00D708FE" w:rsidRDefault="00D708FE" w:rsidP="00D708FE">
            <w:pPr>
              <w:pStyle w:val="XML1"/>
              <w:rPr>
                <w:ins w:id="18387" w:author="Thomas Dietz" w:date="2012-08-08T16:18:00Z"/>
              </w:rPr>
            </w:pPr>
            <w:ins w:id="18388" w:author="Thomas Dietz" w:date="2012-08-08T16:18:00Z">
              <w:r>
                <w:t xml:space="preserve">      &lt;/xs:element&gt;</w:t>
              </w:r>
            </w:ins>
          </w:p>
          <w:p w14:paraId="31A84D91" w14:textId="77777777" w:rsidR="00D708FE" w:rsidRDefault="00D708FE" w:rsidP="00D708FE">
            <w:pPr>
              <w:pStyle w:val="XML1"/>
              <w:rPr>
                <w:ins w:id="18389" w:author="Thomas Dietz" w:date="2012-08-08T16:18:00Z"/>
              </w:rPr>
            </w:pPr>
            <w:ins w:id="18390" w:author="Thomas Dietz" w:date="2012-08-08T16:18:00Z">
              <w:r>
                <w:t xml:space="preserve">      &lt;xs:element name="next-tables"&gt;</w:t>
              </w:r>
            </w:ins>
          </w:p>
          <w:p w14:paraId="20B48221" w14:textId="77777777" w:rsidR="00D708FE" w:rsidRDefault="00D708FE" w:rsidP="00D708FE">
            <w:pPr>
              <w:pStyle w:val="XML1"/>
              <w:rPr>
                <w:ins w:id="18391" w:author="Thomas Dietz" w:date="2012-08-08T16:18:00Z"/>
              </w:rPr>
            </w:pPr>
            <w:ins w:id="18392" w:author="Thomas Dietz" w:date="2012-08-08T16:18:00Z">
              <w:r>
                <w:t xml:space="preserve">        &lt;xs:annotation&gt;</w:t>
              </w:r>
            </w:ins>
          </w:p>
          <w:p w14:paraId="47F0E648" w14:textId="77777777" w:rsidR="00D708FE" w:rsidRDefault="00D708FE" w:rsidP="00D708FE">
            <w:pPr>
              <w:pStyle w:val="XML1"/>
              <w:rPr>
                <w:ins w:id="18393" w:author="Thomas Dietz" w:date="2012-08-08T16:18:00Z"/>
              </w:rPr>
            </w:pPr>
            <w:ins w:id="18394" w:author="Thomas Dietz" w:date="2012-08-08T16:18:00Z">
              <w:r>
                <w:t xml:space="preserve">          &lt;xs:documentation&gt;</w:t>
              </w:r>
            </w:ins>
          </w:p>
          <w:p w14:paraId="7FBF3E21" w14:textId="77777777" w:rsidR="00D708FE" w:rsidRDefault="00D708FE" w:rsidP="00D708FE">
            <w:pPr>
              <w:pStyle w:val="XML1"/>
              <w:rPr>
                <w:ins w:id="18395" w:author="Thomas Dietz" w:date="2012-08-08T16:18:00Z"/>
              </w:rPr>
            </w:pPr>
            <w:ins w:id="18396" w:author="Thomas Dietz" w:date="2012-08-08T16:18:00Z">
              <w:r>
                <w:t xml:space="preserve">            An array of resource-ids of all flow tables that</w:t>
              </w:r>
            </w:ins>
          </w:p>
          <w:p w14:paraId="66BF805B" w14:textId="77777777" w:rsidR="00D708FE" w:rsidRDefault="00D708FE" w:rsidP="00D708FE">
            <w:pPr>
              <w:pStyle w:val="XML1"/>
              <w:rPr>
                <w:ins w:id="18397" w:author="Thomas Dietz" w:date="2012-08-08T16:18:00Z"/>
              </w:rPr>
            </w:pPr>
            <w:ins w:id="18398" w:author="Thomas Dietz" w:date="2012-08-08T16:18:00Z">
              <w:r>
                <w:t xml:space="preserve">            can be directly reached from this table using the </w:t>
              </w:r>
            </w:ins>
          </w:p>
          <w:p w14:paraId="5BAC1360" w14:textId="77777777" w:rsidR="00D708FE" w:rsidRDefault="00D708FE" w:rsidP="00D708FE">
            <w:pPr>
              <w:pStyle w:val="XML1"/>
              <w:rPr>
                <w:ins w:id="18399" w:author="Thomas Dietz" w:date="2012-08-08T16:18:00Z"/>
              </w:rPr>
            </w:pPr>
            <w:ins w:id="18400" w:author="Thomas Dietz" w:date="2012-08-08T16:18:00Z">
              <w:r>
                <w:t xml:space="preserve">            'goto-table' instruction.</w:t>
              </w:r>
            </w:ins>
          </w:p>
          <w:p w14:paraId="73702E6D" w14:textId="77777777" w:rsidR="00D708FE" w:rsidRDefault="00D708FE" w:rsidP="00D708FE">
            <w:pPr>
              <w:pStyle w:val="XML1"/>
              <w:rPr>
                <w:ins w:id="18401" w:author="Thomas Dietz" w:date="2012-08-08T16:18:00Z"/>
              </w:rPr>
            </w:pPr>
            <w:ins w:id="18402" w:author="Thomas Dietz" w:date="2012-08-08T16:18:00Z">
              <w:r>
                <w:t xml:space="preserve">          &lt;/xs:documentation&gt;</w:t>
              </w:r>
            </w:ins>
          </w:p>
          <w:p w14:paraId="31B202A9" w14:textId="77777777" w:rsidR="00D708FE" w:rsidRDefault="00D708FE" w:rsidP="00D708FE">
            <w:pPr>
              <w:pStyle w:val="XML1"/>
              <w:rPr>
                <w:ins w:id="18403" w:author="Thomas Dietz" w:date="2012-08-08T16:18:00Z"/>
              </w:rPr>
            </w:pPr>
            <w:ins w:id="18404" w:author="Thomas Dietz" w:date="2012-08-08T16:18:00Z">
              <w:r>
                <w:t xml:space="preserve">        &lt;/xs:annotation&gt;</w:t>
              </w:r>
            </w:ins>
          </w:p>
          <w:p w14:paraId="151CD900" w14:textId="77777777" w:rsidR="00D708FE" w:rsidRDefault="00D708FE" w:rsidP="00D708FE">
            <w:pPr>
              <w:pStyle w:val="XML1"/>
              <w:rPr>
                <w:ins w:id="18405" w:author="Thomas Dietz" w:date="2012-08-08T16:18:00Z"/>
              </w:rPr>
            </w:pPr>
            <w:ins w:id="18406" w:author="Thomas Dietz" w:date="2012-08-08T16:18:00Z">
              <w:r>
                <w:t xml:space="preserve">        &lt;xs:complexType&gt;</w:t>
              </w:r>
            </w:ins>
          </w:p>
          <w:p w14:paraId="0EBD930B" w14:textId="77777777" w:rsidR="00D708FE" w:rsidRDefault="00D708FE" w:rsidP="00D708FE">
            <w:pPr>
              <w:pStyle w:val="XML1"/>
              <w:rPr>
                <w:ins w:id="18407" w:author="Thomas Dietz" w:date="2012-08-08T16:18:00Z"/>
              </w:rPr>
            </w:pPr>
            <w:ins w:id="18408" w:author="Thomas Dietz" w:date="2012-08-08T16:18:00Z">
              <w:r>
                <w:lastRenderedPageBreak/>
                <w:t xml:space="preserve">          &lt;xs:sequence&gt;</w:t>
              </w:r>
            </w:ins>
          </w:p>
          <w:p w14:paraId="19BECFC3" w14:textId="77777777" w:rsidR="00D708FE" w:rsidRDefault="00D708FE" w:rsidP="00D708FE">
            <w:pPr>
              <w:pStyle w:val="XML1"/>
              <w:rPr>
                <w:ins w:id="18409" w:author="Thomas Dietz" w:date="2012-08-08T16:18:00Z"/>
              </w:rPr>
            </w:pPr>
            <w:ins w:id="18410" w:author="Thomas Dietz" w:date="2012-08-08T16:18:00Z">
              <w:r>
                <w:t xml:space="preserve">            &lt;xs:element name="table-id" minOccurs="0" maxOccurs="unbounded"  type="inet:uri"/&gt;</w:t>
              </w:r>
            </w:ins>
          </w:p>
          <w:p w14:paraId="4835193F" w14:textId="77777777" w:rsidR="00D708FE" w:rsidRDefault="00D708FE" w:rsidP="00D708FE">
            <w:pPr>
              <w:pStyle w:val="XML1"/>
              <w:rPr>
                <w:ins w:id="18411" w:author="Thomas Dietz" w:date="2012-08-08T16:18:00Z"/>
              </w:rPr>
            </w:pPr>
            <w:ins w:id="18412" w:author="Thomas Dietz" w:date="2012-08-08T16:18:00Z">
              <w:r>
                <w:t xml:space="preserve">          &lt;/xs:sequence&gt;</w:t>
              </w:r>
            </w:ins>
          </w:p>
          <w:p w14:paraId="38166293" w14:textId="77777777" w:rsidR="00D708FE" w:rsidRDefault="00D708FE" w:rsidP="00D708FE">
            <w:pPr>
              <w:pStyle w:val="XML1"/>
              <w:rPr>
                <w:ins w:id="18413" w:author="Thomas Dietz" w:date="2012-08-08T16:18:00Z"/>
              </w:rPr>
            </w:pPr>
            <w:ins w:id="18414" w:author="Thomas Dietz" w:date="2012-08-08T16:18:00Z">
              <w:r>
                <w:t xml:space="preserve">        &lt;/xs:complexType&gt;</w:t>
              </w:r>
            </w:ins>
          </w:p>
          <w:p w14:paraId="4DD06F54" w14:textId="77777777" w:rsidR="00D708FE" w:rsidRDefault="00D708FE" w:rsidP="00D708FE">
            <w:pPr>
              <w:pStyle w:val="XML1"/>
              <w:rPr>
                <w:ins w:id="18415" w:author="Thomas Dietz" w:date="2012-08-08T16:18:00Z"/>
              </w:rPr>
            </w:pPr>
            <w:ins w:id="18416" w:author="Thomas Dietz" w:date="2012-08-08T16:18:00Z">
              <w:r>
                <w:t xml:space="preserve">      &lt;/xs:element&gt;</w:t>
              </w:r>
            </w:ins>
          </w:p>
          <w:p w14:paraId="504BBFC2" w14:textId="77777777" w:rsidR="00D708FE" w:rsidRDefault="00D708FE" w:rsidP="00D708FE">
            <w:pPr>
              <w:pStyle w:val="XML1"/>
              <w:rPr>
                <w:ins w:id="18417" w:author="Thomas Dietz" w:date="2012-08-08T16:18:00Z"/>
              </w:rPr>
            </w:pPr>
            <w:ins w:id="18418" w:author="Thomas Dietz" w:date="2012-08-08T16:18:00Z">
              <w:r>
                <w:t xml:space="preserve">      &lt;xs:element name="instructions"&gt;</w:t>
              </w:r>
            </w:ins>
          </w:p>
          <w:p w14:paraId="050851F1" w14:textId="77777777" w:rsidR="00D708FE" w:rsidRDefault="00D708FE" w:rsidP="00D708FE">
            <w:pPr>
              <w:pStyle w:val="XML1"/>
              <w:rPr>
                <w:ins w:id="18419" w:author="Thomas Dietz" w:date="2012-08-08T16:18:00Z"/>
              </w:rPr>
            </w:pPr>
            <w:ins w:id="18420" w:author="Thomas Dietz" w:date="2012-08-08T16:18:00Z">
              <w:r>
                <w:t xml:space="preserve">        &lt;xs:annotation&gt;</w:t>
              </w:r>
            </w:ins>
          </w:p>
          <w:p w14:paraId="2B3C4393" w14:textId="77777777" w:rsidR="00D708FE" w:rsidRDefault="00D708FE" w:rsidP="00D708FE">
            <w:pPr>
              <w:pStyle w:val="XML1"/>
              <w:rPr>
                <w:ins w:id="18421" w:author="Thomas Dietz" w:date="2012-08-08T16:18:00Z"/>
              </w:rPr>
            </w:pPr>
            <w:ins w:id="18422" w:author="Thomas Dietz" w:date="2012-08-08T16:18:00Z">
              <w:r>
                <w:t xml:space="preserve">          &lt;xs:documentation&gt;</w:t>
              </w:r>
            </w:ins>
          </w:p>
          <w:p w14:paraId="41F91AA5" w14:textId="77777777" w:rsidR="00D708FE" w:rsidRDefault="00D708FE" w:rsidP="00D708FE">
            <w:pPr>
              <w:pStyle w:val="XML1"/>
              <w:rPr>
                <w:ins w:id="18423" w:author="Thomas Dietz" w:date="2012-08-08T16:18:00Z"/>
              </w:rPr>
            </w:pPr>
            <w:ins w:id="18424" w:author="Thomas Dietz" w:date="2012-08-08T16:18:00Z">
              <w:r>
                <w:t xml:space="preserve">            The list of all instruction types supported by</w:t>
              </w:r>
            </w:ins>
          </w:p>
          <w:p w14:paraId="0C800748" w14:textId="77777777" w:rsidR="00D708FE" w:rsidRDefault="00D708FE" w:rsidP="00D708FE">
            <w:pPr>
              <w:pStyle w:val="XML1"/>
              <w:rPr>
                <w:ins w:id="18425" w:author="Thomas Dietz" w:date="2012-08-08T16:18:00Z"/>
              </w:rPr>
            </w:pPr>
            <w:ins w:id="18426" w:author="Thomas Dietz" w:date="2012-08-08T16:18:00Z">
              <w:r>
                <w:t xml:space="preserve">            the flow table.</w:t>
              </w:r>
            </w:ins>
          </w:p>
          <w:p w14:paraId="26A418BE" w14:textId="77777777" w:rsidR="00D708FE" w:rsidRDefault="00D708FE" w:rsidP="00D708FE">
            <w:pPr>
              <w:pStyle w:val="XML1"/>
              <w:rPr>
                <w:ins w:id="18427" w:author="Thomas Dietz" w:date="2012-08-08T16:18:00Z"/>
              </w:rPr>
            </w:pPr>
            <w:ins w:id="18428" w:author="Thomas Dietz" w:date="2012-08-08T16:18:00Z">
              <w:r>
                <w:t xml:space="preserve">          &lt;/xs:documentation&gt;</w:t>
              </w:r>
            </w:ins>
          </w:p>
          <w:p w14:paraId="005604B9" w14:textId="77777777" w:rsidR="00D708FE" w:rsidRDefault="00D708FE" w:rsidP="00D708FE">
            <w:pPr>
              <w:pStyle w:val="XML1"/>
              <w:rPr>
                <w:ins w:id="18429" w:author="Thomas Dietz" w:date="2012-08-08T16:18:00Z"/>
              </w:rPr>
            </w:pPr>
            <w:ins w:id="18430" w:author="Thomas Dietz" w:date="2012-08-08T16:18:00Z">
              <w:r>
                <w:t xml:space="preserve">        &lt;/xs:annotation&gt;</w:t>
              </w:r>
            </w:ins>
          </w:p>
          <w:p w14:paraId="7EFFDC8F" w14:textId="77777777" w:rsidR="00D708FE" w:rsidRDefault="00D708FE" w:rsidP="00D708FE">
            <w:pPr>
              <w:pStyle w:val="XML1"/>
              <w:rPr>
                <w:ins w:id="18431" w:author="Thomas Dietz" w:date="2012-08-08T16:18:00Z"/>
              </w:rPr>
            </w:pPr>
            <w:ins w:id="18432" w:author="Thomas Dietz" w:date="2012-08-08T16:18:00Z">
              <w:r>
                <w:t xml:space="preserve">        &lt;xs:complexType&gt;</w:t>
              </w:r>
            </w:ins>
          </w:p>
          <w:p w14:paraId="38BD525C" w14:textId="77777777" w:rsidR="00D708FE" w:rsidRDefault="00D708FE" w:rsidP="00D708FE">
            <w:pPr>
              <w:pStyle w:val="XML1"/>
              <w:rPr>
                <w:ins w:id="18433" w:author="Thomas Dietz" w:date="2012-08-08T16:18:00Z"/>
              </w:rPr>
            </w:pPr>
            <w:ins w:id="18434" w:author="Thomas Dietz" w:date="2012-08-08T16:18:00Z">
              <w:r>
                <w:t xml:space="preserve">          &lt;xs:sequence&gt;</w:t>
              </w:r>
            </w:ins>
          </w:p>
          <w:p w14:paraId="520D779A" w14:textId="77777777" w:rsidR="00D708FE" w:rsidRDefault="00D708FE" w:rsidP="00D708FE">
            <w:pPr>
              <w:pStyle w:val="XML1"/>
              <w:rPr>
                <w:ins w:id="18435" w:author="Thomas Dietz" w:date="2012-08-08T16:18:00Z"/>
              </w:rPr>
            </w:pPr>
            <w:ins w:id="18436" w:author="Thomas Dietz" w:date="2012-08-08T16:18:00Z">
              <w:r>
                <w:t xml:space="preserve">            &lt;xs:element name="type" minOccurs="0" maxOccurs="unbounded"  type="OFInstructionType"/&gt;</w:t>
              </w:r>
            </w:ins>
          </w:p>
          <w:p w14:paraId="69B2232A" w14:textId="77777777" w:rsidR="00D708FE" w:rsidRDefault="00D708FE" w:rsidP="00D708FE">
            <w:pPr>
              <w:pStyle w:val="XML1"/>
              <w:rPr>
                <w:ins w:id="18437" w:author="Thomas Dietz" w:date="2012-08-08T16:18:00Z"/>
              </w:rPr>
            </w:pPr>
            <w:ins w:id="18438" w:author="Thomas Dietz" w:date="2012-08-08T16:18:00Z">
              <w:r>
                <w:t xml:space="preserve">          &lt;/xs:sequence&gt;</w:t>
              </w:r>
            </w:ins>
          </w:p>
          <w:p w14:paraId="71FBE263" w14:textId="77777777" w:rsidR="00D708FE" w:rsidRDefault="00D708FE" w:rsidP="00D708FE">
            <w:pPr>
              <w:pStyle w:val="XML1"/>
              <w:rPr>
                <w:ins w:id="18439" w:author="Thomas Dietz" w:date="2012-08-08T16:18:00Z"/>
              </w:rPr>
            </w:pPr>
            <w:ins w:id="18440" w:author="Thomas Dietz" w:date="2012-08-08T16:18:00Z">
              <w:r>
                <w:t xml:space="preserve">        &lt;/xs:complexType&gt;</w:t>
              </w:r>
            </w:ins>
          </w:p>
          <w:p w14:paraId="6728F1E3" w14:textId="77777777" w:rsidR="00D708FE" w:rsidRDefault="00D708FE" w:rsidP="00D708FE">
            <w:pPr>
              <w:pStyle w:val="XML1"/>
              <w:rPr>
                <w:ins w:id="18441" w:author="Thomas Dietz" w:date="2012-08-08T16:18:00Z"/>
              </w:rPr>
            </w:pPr>
            <w:ins w:id="18442" w:author="Thomas Dietz" w:date="2012-08-08T16:18:00Z">
              <w:r>
                <w:t xml:space="preserve">      &lt;/xs:element&gt;</w:t>
              </w:r>
            </w:ins>
          </w:p>
          <w:p w14:paraId="28D49052" w14:textId="77777777" w:rsidR="00D708FE" w:rsidRDefault="00D708FE" w:rsidP="00D708FE">
            <w:pPr>
              <w:pStyle w:val="XML1"/>
              <w:rPr>
                <w:ins w:id="18443" w:author="Thomas Dietz" w:date="2012-08-08T16:18:00Z"/>
              </w:rPr>
            </w:pPr>
            <w:ins w:id="18444" w:author="Thomas Dietz" w:date="2012-08-08T16:18:00Z">
              <w:r>
                <w:t xml:space="preserve">      &lt;xs:element name="matches"&gt;</w:t>
              </w:r>
            </w:ins>
          </w:p>
          <w:p w14:paraId="7DB1611E" w14:textId="77777777" w:rsidR="00D708FE" w:rsidRDefault="00D708FE" w:rsidP="00D708FE">
            <w:pPr>
              <w:pStyle w:val="XML1"/>
              <w:rPr>
                <w:ins w:id="18445" w:author="Thomas Dietz" w:date="2012-08-08T16:18:00Z"/>
              </w:rPr>
            </w:pPr>
            <w:ins w:id="18446" w:author="Thomas Dietz" w:date="2012-08-08T16:18:00Z">
              <w:r>
                <w:t xml:space="preserve">        &lt;xs:annotation&gt;</w:t>
              </w:r>
            </w:ins>
          </w:p>
          <w:p w14:paraId="18E7B91B" w14:textId="77777777" w:rsidR="00D708FE" w:rsidRDefault="00D708FE" w:rsidP="00D708FE">
            <w:pPr>
              <w:pStyle w:val="XML1"/>
              <w:rPr>
                <w:ins w:id="18447" w:author="Thomas Dietz" w:date="2012-08-08T16:18:00Z"/>
              </w:rPr>
            </w:pPr>
            <w:ins w:id="18448" w:author="Thomas Dietz" w:date="2012-08-08T16:18:00Z">
              <w:r>
                <w:t xml:space="preserve">          &lt;xs:documentation&gt;</w:t>
              </w:r>
            </w:ins>
          </w:p>
          <w:p w14:paraId="0CB5085E" w14:textId="77777777" w:rsidR="00D708FE" w:rsidRDefault="00D708FE" w:rsidP="00D708FE">
            <w:pPr>
              <w:pStyle w:val="XML1"/>
              <w:rPr>
                <w:ins w:id="18449" w:author="Thomas Dietz" w:date="2012-08-08T16:18:00Z"/>
              </w:rPr>
            </w:pPr>
            <w:ins w:id="18450" w:author="Thomas Dietz" w:date="2012-08-08T16:18:00Z">
              <w:r>
                <w:t xml:space="preserve">            The list of all match types supported by the</w:t>
              </w:r>
            </w:ins>
          </w:p>
          <w:p w14:paraId="180EC389" w14:textId="77777777" w:rsidR="00D708FE" w:rsidRDefault="00D708FE" w:rsidP="00D708FE">
            <w:pPr>
              <w:pStyle w:val="XML1"/>
              <w:rPr>
                <w:ins w:id="18451" w:author="Thomas Dietz" w:date="2012-08-08T16:18:00Z"/>
              </w:rPr>
            </w:pPr>
            <w:ins w:id="18452" w:author="Thomas Dietz" w:date="2012-08-08T16:18:00Z">
              <w:r>
                <w:t xml:space="preserve">            flow table.</w:t>
              </w:r>
            </w:ins>
          </w:p>
          <w:p w14:paraId="097019E4" w14:textId="77777777" w:rsidR="00D708FE" w:rsidRDefault="00D708FE" w:rsidP="00D708FE">
            <w:pPr>
              <w:pStyle w:val="XML1"/>
              <w:rPr>
                <w:ins w:id="18453" w:author="Thomas Dietz" w:date="2012-08-08T16:18:00Z"/>
              </w:rPr>
            </w:pPr>
            <w:ins w:id="18454" w:author="Thomas Dietz" w:date="2012-08-08T16:18:00Z">
              <w:r>
                <w:t xml:space="preserve">          &lt;/xs:documentation&gt;</w:t>
              </w:r>
            </w:ins>
          </w:p>
          <w:p w14:paraId="2C9DFF5E" w14:textId="77777777" w:rsidR="00D708FE" w:rsidRDefault="00D708FE" w:rsidP="00D708FE">
            <w:pPr>
              <w:pStyle w:val="XML1"/>
              <w:rPr>
                <w:ins w:id="18455" w:author="Thomas Dietz" w:date="2012-08-08T16:18:00Z"/>
              </w:rPr>
            </w:pPr>
            <w:ins w:id="18456" w:author="Thomas Dietz" w:date="2012-08-08T16:18:00Z">
              <w:r>
                <w:t xml:space="preserve">        &lt;/xs:annotation&gt;</w:t>
              </w:r>
            </w:ins>
          </w:p>
          <w:p w14:paraId="445A9430" w14:textId="77777777" w:rsidR="00D708FE" w:rsidRDefault="00D708FE" w:rsidP="00D708FE">
            <w:pPr>
              <w:pStyle w:val="XML1"/>
              <w:rPr>
                <w:ins w:id="18457" w:author="Thomas Dietz" w:date="2012-08-08T16:18:00Z"/>
              </w:rPr>
            </w:pPr>
            <w:ins w:id="18458" w:author="Thomas Dietz" w:date="2012-08-08T16:18:00Z">
              <w:r>
                <w:t xml:space="preserve">        &lt;xs:complexType&gt;</w:t>
              </w:r>
            </w:ins>
          </w:p>
          <w:p w14:paraId="61F3C383" w14:textId="77777777" w:rsidR="00D708FE" w:rsidRDefault="00D708FE" w:rsidP="00D708FE">
            <w:pPr>
              <w:pStyle w:val="XML1"/>
              <w:rPr>
                <w:ins w:id="18459" w:author="Thomas Dietz" w:date="2012-08-08T16:18:00Z"/>
              </w:rPr>
            </w:pPr>
            <w:ins w:id="18460" w:author="Thomas Dietz" w:date="2012-08-08T16:18:00Z">
              <w:r>
                <w:t xml:space="preserve">          &lt;xs:sequence&gt;</w:t>
              </w:r>
            </w:ins>
          </w:p>
          <w:p w14:paraId="5FA05CC4" w14:textId="77777777" w:rsidR="00D708FE" w:rsidRDefault="00D708FE" w:rsidP="00D708FE">
            <w:pPr>
              <w:pStyle w:val="XML1"/>
              <w:rPr>
                <w:ins w:id="18461" w:author="Thomas Dietz" w:date="2012-08-08T16:18:00Z"/>
              </w:rPr>
            </w:pPr>
            <w:ins w:id="18462" w:author="Thomas Dietz" w:date="2012-08-08T16:18:00Z">
              <w:r>
                <w:t xml:space="preserve">            &lt;xs:element name="type" minOccurs="0" maxOccurs="unbounded"  type="OFMatchFieldType"/&gt;</w:t>
              </w:r>
            </w:ins>
          </w:p>
          <w:p w14:paraId="2613C5CA" w14:textId="77777777" w:rsidR="00D708FE" w:rsidRDefault="00D708FE" w:rsidP="00D708FE">
            <w:pPr>
              <w:pStyle w:val="XML1"/>
              <w:rPr>
                <w:ins w:id="18463" w:author="Thomas Dietz" w:date="2012-08-08T16:18:00Z"/>
              </w:rPr>
            </w:pPr>
            <w:ins w:id="18464" w:author="Thomas Dietz" w:date="2012-08-08T16:18:00Z">
              <w:r>
                <w:t xml:space="preserve">          &lt;/xs:sequence&gt;</w:t>
              </w:r>
            </w:ins>
          </w:p>
          <w:p w14:paraId="5F979027" w14:textId="77777777" w:rsidR="00D708FE" w:rsidRDefault="00D708FE" w:rsidP="00D708FE">
            <w:pPr>
              <w:pStyle w:val="XML1"/>
              <w:rPr>
                <w:ins w:id="18465" w:author="Thomas Dietz" w:date="2012-08-08T16:18:00Z"/>
              </w:rPr>
            </w:pPr>
            <w:ins w:id="18466" w:author="Thomas Dietz" w:date="2012-08-08T16:18:00Z">
              <w:r>
                <w:t xml:space="preserve">        &lt;/xs:complexType&gt;</w:t>
              </w:r>
            </w:ins>
          </w:p>
          <w:p w14:paraId="548203BB" w14:textId="77777777" w:rsidR="00D708FE" w:rsidRDefault="00D708FE" w:rsidP="00D708FE">
            <w:pPr>
              <w:pStyle w:val="XML1"/>
              <w:rPr>
                <w:ins w:id="18467" w:author="Thomas Dietz" w:date="2012-08-08T16:18:00Z"/>
              </w:rPr>
            </w:pPr>
            <w:ins w:id="18468" w:author="Thomas Dietz" w:date="2012-08-08T16:18:00Z">
              <w:r>
                <w:t xml:space="preserve">      &lt;/xs:element&gt;</w:t>
              </w:r>
            </w:ins>
          </w:p>
          <w:p w14:paraId="1AD5F56D" w14:textId="77777777" w:rsidR="00D708FE" w:rsidRDefault="00D708FE" w:rsidP="00D708FE">
            <w:pPr>
              <w:pStyle w:val="XML1"/>
              <w:rPr>
                <w:ins w:id="18469" w:author="Thomas Dietz" w:date="2012-08-08T16:18:00Z"/>
              </w:rPr>
            </w:pPr>
            <w:ins w:id="18470" w:author="Thomas Dietz" w:date="2012-08-08T16:18:00Z">
              <w:r>
                <w:t xml:space="preserve">      &lt;xs:element name="write-actions"&gt;</w:t>
              </w:r>
            </w:ins>
          </w:p>
          <w:p w14:paraId="1D351DEF" w14:textId="77777777" w:rsidR="00D708FE" w:rsidRDefault="00D708FE" w:rsidP="00D708FE">
            <w:pPr>
              <w:pStyle w:val="XML1"/>
              <w:rPr>
                <w:ins w:id="18471" w:author="Thomas Dietz" w:date="2012-08-08T16:18:00Z"/>
              </w:rPr>
            </w:pPr>
            <w:ins w:id="18472" w:author="Thomas Dietz" w:date="2012-08-08T16:18:00Z">
              <w:r>
                <w:t xml:space="preserve">        &lt;xs:annotation&gt;</w:t>
              </w:r>
            </w:ins>
          </w:p>
          <w:p w14:paraId="19CA0A4E" w14:textId="77777777" w:rsidR="00D708FE" w:rsidRDefault="00D708FE" w:rsidP="00D708FE">
            <w:pPr>
              <w:pStyle w:val="XML1"/>
              <w:rPr>
                <w:ins w:id="18473" w:author="Thomas Dietz" w:date="2012-08-08T16:18:00Z"/>
              </w:rPr>
            </w:pPr>
            <w:ins w:id="18474" w:author="Thomas Dietz" w:date="2012-08-08T16:18:00Z">
              <w:r>
                <w:t xml:space="preserve">          &lt;xs:documentation&gt;</w:t>
              </w:r>
            </w:ins>
          </w:p>
          <w:p w14:paraId="76FA19D1" w14:textId="77777777" w:rsidR="00D708FE" w:rsidRDefault="00D708FE" w:rsidP="00D708FE">
            <w:pPr>
              <w:pStyle w:val="XML1"/>
              <w:rPr>
                <w:ins w:id="18475" w:author="Thomas Dietz" w:date="2012-08-08T16:18:00Z"/>
              </w:rPr>
            </w:pPr>
            <w:ins w:id="18476" w:author="Thomas Dietz" w:date="2012-08-08T16:18:00Z">
              <w:r>
                <w:t xml:space="preserve">            The list of all write action types supported by</w:t>
              </w:r>
            </w:ins>
          </w:p>
          <w:p w14:paraId="73BD4BB4" w14:textId="77777777" w:rsidR="00D708FE" w:rsidRDefault="00D708FE" w:rsidP="00D708FE">
            <w:pPr>
              <w:pStyle w:val="XML1"/>
              <w:rPr>
                <w:ins w:id="18477" w:author="Thomas Dietz" w:date="2012-08-08T16:18:00Z"/>
              </w:rPr>
            </w:pPr>
            <w:ins w:id="18478" w:author="Thomas Dietz" w:date="2012-08-08T16:18:00Z">
              <w:r>
                <w:t xml:space="preserve">            the flow table.</w:t>
              </w:r>
            </w:ins>
          </w:p>
          <w:p w14:paraId="400E1E12" w14:textId="77777777" w:rsidR="00D708FE" w:rsidRDefault="00D708FE" w:rsidP="00D708FE">
            <w:pPr>
              <w:pStyle w:val="XML1"/>
              <w:rPr>
                <w:ins w:id="18479" w:author="Thomas Dietz" w:date="2012-08-08T16:18:00Z"/>
              </w:rPr>
            </w:pPr>
            <w:ins w:id="18480" w:author="Thomas Dietz" w:date="2012-08-08T16:18:00Z">
              <w:r>
                <w:t xml:space="preserve">          &lt;/xs:documentation&gt;</w:t>
              </w:r>
            </w:ins>
          </w:p>
          <w:p w14:paraId="78A45EBE" w14:textId="77777777" w:rsidR="00D708FE" w:rsidRDefault="00D708FE" w:rsidP="00D708FE">
            <w:pPr>
              <w:pStyle w:val="XML1"/>
              <w:rPr>
                <w:ins w:id="18481" w:author="Thomas Dietz" w:date="2012-08-08T16:18:00Z"/>
              </w:rPr>
            </w:pPr>
            <w:ins w:id="18482" w:author="Thomas Dietz" w:date="2012-08-08T16:18:00Z">
              <w:r>
                <w:t xml:space="preserve">        &lt;/xs:annotation&gt;</w:t>
              </w:r>
            </w:ins>
          </w:p>
          <w:p w14:paraId="54D3A6CB" w14:textId="77777777" w:rsidR="00D708FE" w:rsidRDefault="00D708FE" w:rsidP="00D708FE">
            <w:pPr>
              <w:pStyle w:val="XML1"/>
              <w:rPr>
                <w:ins w:id="18483" w:author="Thomas Dietz" w:date="2012-08-08T16:18:00Z"/>
              </w:rPr>
            </w:pPr>
            <w:ins w:id="18484" w:author="Thomas Dietz" w:date="2012-08-08T16:18:00Z">
              <w:r>
                <w:t xml:space="preserve">        &lt;xs:complexType&gt;</w:t>
              </w:r>
            </w:ins>
          </w:p>
          <w:p w14:paraId="56B298AE" w14:textId="77777777" w:rsidR="00D708FE" w:rsidRDefault="00D708FE" w:rsidP="00D708FE">
            <w:pPr>
              <w:pStyle w:val="XML1"/>
              <w:rPr>
                <w:ins w:id="18485" w:author="Thomas Dietz" w:date="2012-08-08T16:18:00Z"/>
              </w:rPr>
            </w:pPr>
            <w:ins w:id="18486" w:author="Thomas Dietz" w:date="2012-08-08T16:18:00Z">
              <w:r>
                <w:t xml:space="preserve">          &lt;xs:sequence&gt;</w:t>
              </w:r>
            </w:ins>
          </w:p>
          <w:p w14:paraId="1C982A5F" w14:textId="77777777" w:rsidR="00D708FE" w:rsidRDefault="00D708FE" w:rsidP="00D708FE">
            <w:pPr>
              <w:pStyle w:val="XML1"/>
              <w:rPr>
                <w:ins w:id="18487" w:author="Thomas Dietz" w:date="2012-08-08T16:18:00Z"/>
              </w:rPr>
            </w:pPr>
            <w:ins w:id="18488" w:author="Thomas Dietz" w:date="2012-08-08T16:18:00Z">
              <w:r>
                <w:t xml:space="preserve">            &lt;xs:element name="type" minOccurs="0" maxOccurs="unbounded"  type="OFActionType"/&gt;</w:t>
              </w:r>
            </w:ins>
          </w:p>
          <w:p w14:paraId="149E4C37" w14:textId="77777777" w:rsidR="00D708FE" w:rsidRDefault="00D708FE" w:rsidP="00D708FE">
            <w:pPr>
              <w:pStyle w:val="XML1"/>
              <w:rPr>
                <w:ins w:id="18489" w:author="Thomas Dietz" w:date="2012-08-08T16:18:00Z"/>
              </w:rPr>
            </w:pPr>
            <w:ins w:id="18490" w:author="Thomas Dietz" w:date="2012-08-08T16:18:00Z">
              <w:r>
                <w:t xml:space="preserve">          &lt;/xs:sequence&gt;</w:t>
              </w:r>
            </w:ins>
          </w:p>
          <w:p w14:paraId="17DE9B52" w14:textId="77777777" w:rsidR="00D708FE" w:rsidRDefault="00D708FE" w:rsidP="00D708FE">
            <w:pPr>
              <w:pStyle w:val="XML1"/>
              <w:rPr>
                <w:ins w:id="18491" w:author="Thomas Dietz" w:date="2012-08-08T16:18:00Z"/>
              </w:rPr>
            </w:pPr>
            <w:ins w:id="18492" w:author="Thomas Dietz" w:date="2012-08-08T16:18:00Z">
              <w:r>
                <w:t xml:space="preserve">        &lt;/xs:complexType&gt;</w:t>
              </w:r>
            </w:ins>
          </w:p>
          <w:p w14:paraId="51F95B40" w14:textId="77777777" w:rsidR="00D708FE" w:rsidRDefault="00D708FE" w:rsidP="00D708FE">
            <w:pPr>
              <w:pStyle w:val="XML1"/>
              <w:rPr>
                <w:ins w:id="18493" w:author="Thomas Dietz" w:date="2012-08-08T16:18:00Z"/>
              </w:rPr>
            </w:pPr>
            <w:ins w:id="18494" w:author="Thomas Dietz" w:date="2012-08-08T16:18:00Z">
              <w:r>
                <w:t xml:space="preserve">      &lt;/xs:element&gt;</w:t>
              </w:r>
            </w:ins>
          </w:p>
          <w:p w14:paraId="662E8482" w14:textId="77777777" w:rsidR="00D708FE" w:rsidRDefault="00D708FE" w:rsidP="00D708FE">
            <w:pPr>
              <w:pStyle w:val="XML1"/>
              <w:rPr>
                <w:ins w:id="18495" w:author="Thomas Dietz" w:date="2012-08-08T16:18:00Z"/>
              </w:rPr>
            </w:pPr>
            <w:ins w:id="18496" w:author="Thomas Dietz" w:date="2012-08-08T16:18:00Z">
              <w:r>
                <w:t xml:space="preserve">      &lt;xs:element name="apply-actions"&gt;</w:t>
              </w:r>
            </w:ins>
          </w:p>
          <w:p w14:paraId="219E5C66" w14:textId="77777777" w:rsidR="00D708FE" w:rsidRDefault="00D708FE" w:rsidP="00D708FE">
            <w:pPr>
              <w:pStyle w:val="XML1"/>
              <w:rPr>
                <w:ins w:id="18497" w:author="Thomas Dietz" w:date="2012-08-08T16:18:00Z"/>
              </w:rPr>
            </w:pPr>
            <w:ins w:id="18498" w:author="Thomas Dietz" w:date="2012-08-08T16:18:00Z">
              <w:r>
                <w:t xml:space="preserve">        &lt;xs:annotation&gt;</w:t>
              </w:r>
            </w:ins>
          </w:p>
          <w:p w14:paraId="534B817B" w14:textId="77777777" w:rsidR="00D708FE" w:rsidRDefault="00D708FE" w:rsidP="00D708FE">
            <w:pPr>
              <w:pStyle w:val="XML1"/>
              <w:rPr>
                <w:ins w:id="18499" w:author="Thomas Dietz" w:date="2012-08-08T16:18:00Z"/>
              </w:rPr>
            </w:pPr>
            <w:ins w:id="18500" w:author="Thomas Dietz" w:date="2012-08-08T16:18:00Z">
              <w:r>
                <w:t xml:space="preserve">          &lt;xs:documentation&gt;</w:t>
              </w:r>
            </w:ins>
          </w:p>
          <w:p w14:paraId="12B33004" w14:textId="77777777" w:rsidR="00D708FE" w:rsidRDefault="00D708FE" w:rsidP="00D708FE">
            <w:pPr>
              <w:pStyle w:val="XML1"/>
              <w:rPr>
                <w:ins w:id="18501" w:author="Thomas Dietz" w:date="2012-08-08T16:18:00Z"/>
              </w:rPr>
            </w:pPr>
            <w:ins w:id="18502" w:author="Thomas Dietz" w:date="2012-08-08T16:18:00Z">
              <w:r>
                <w:t xml:space="preserve">            The list of all apply action types supported by</w:t>
              </w:r>
            </w:ins>
          </w:p>
          <w:p w14:paraId="7F45C53E" w14:textId="77777777" w:rsidR="00D708FE" w:rsidRDefault="00D708FE" w:rsidP="00D708FE">
            <w:pPr>
              <w:pStyle w:val="XML1"/>
              <w:rPr>
                <w:ins w:id="18503" w:author="Thomas Dietz" w:date="2012-08-08T16:18:00Z"/>
              </w:rPr>
            </w:pPr>
            <w:ins w:id="18504" w:author="Thomas Dietz" w:date="2012-08-08T16:18:00Z">
              <w:r>
                <w:t xml:space="preserve">            the flow table.</w:t>
              </w:r>
            </w:ins>
          </w:p>
          <w:p w14:paraId="32ACD9C7" w14:textId="77777777" w:rsidR="00D708FE" w:rsidRDefault="00D708FE" w:rsidP="00D708FE">
            <w:pPr>
              <w:pStyle w:val="XML1"/>
              <w:rPr>
                <w:ins w:id="18505" w:author="Thomas Dietz" w:date="2012-08-08T16:18:00Z"/>
              </w:rPr>
            </w:pPr>
            <w:ins w:id="18506" w:author="Thomas Dietz" w:date="2012-08-08T16:18:00Z">
              <w:r>
                <w:t xml:space="preserve">          &lt;/xs:documentation&gt;</w:t>
              </w:r>
            </w:ins>
          </w:p>
          <w:p w14:paraId="2C2B83AE" w14:textId="77777777" w:rsidR="00D708FE" w:rsidRDefault="00D708FE" w:rsidP="00D708FE">
            <w:pPr>
              <w:pStyle w:val="XML1"/>
              <w:rPr>
                <w:ins w:id="18507" w:author="Thomas Dietz" w:date="2012-08-08T16:18:00Z"/>
              </w:rPr>
            </w:pPr>
            <w:ins w:id="18508" w:author="Thomas Dietz" w:date="2012-08-08T16:18:00Z">
              <w:r>
                <w:t xml:space="preserve">        &lt;/xs:annotation&gt;</w:t>
              </w:r>
            </w:ins>
          </w:p>
          <w:p w14:paraId="1C6782A1" w14:textId="77777777" w:rsidR="00D708FE" w:rsidRDefault="00D708FE" w:rsidP="00D708FE">
            <w:pPr>
              <w:pStyle w:val="XML1"/>
              <w:rPr>
                <w:ins w:id="18509" w:author="Thomas Dietz" w:date="2012-08-08T16:18:00Z"/>
              </w:rPr>
            </w:pPr>
            <w:ins w:id="18510" w:author="Thomas Dietz" w:date="2012-08-08T16:18:00Z">
              <w:r>
                <w:t xml:space="preserve">        &lt;xs:complexType&gt;</w:t>
              </w:r>
            </w:ins>
          </w:p>
          <w:p w14:paraId="4A0B1ADA" w14:textId="77777777" w:rsidR="00D708FE" w:rsidRDefault="00D708FE" w:rsidP="00D708FE">
            <w:pPr>
              <w:pStyle w:val="XML1"/>
              <w:rPr>
                <w:ins w:id="18511" w:author="Thomas Dietz" w:date="2012-08-08T16:18:00Z"/>
              </w:rPr>
            </w:pPr>
            <w:ins w:id="18512" w:author="Thomas Dietz" w:date="2012-08-08T16:18:00Z">
              <w:r>
                <w:lastRenderedPageBreak/>
                <w:t xml:space="preserve">          &lt;xs:sequence&gt;</w:t>
              </w:r>
            </w:ins>
          </w:p>
          <w:p w14:paraId="2711F829" w14:textId="77777777" w:rsidR="00D708FE" w:rsidRDefault="00D708FE" w:rsidP="00D708FE">
            <w:pPr>
              <w:pStyle w:val="XML1"/>
              <w:rPr>
                <w:ins w:id="18513" w:author="Thomas Dietz" w:date="2012-08-08T16:18:00Z"/>
              </w:rPr>
            </w:pPr>
            <w:ins w:id="18514" w:author="Thomas Dietz" w:date="2012-08-08T16:18:00Z">
              <w:r>
                <w:t xml:space="preserve">            &lt;xs:element name="type" minOccurs="0" maxOccurs="unbounded"  type="OFActionType"/&gt;</w:t>
              </w:r>
            </w:ins>
          </w:p>
          <w:p w14:paraId="776A0400" w14:textId="77777777" w:rsidR="00D708FE" w:rsidRDefault="00D708FE" w:rsidP="00D708FE">
            <w:pPr>
              <w:pStyle w:val="XML1"/>
              <w:rPr>
                <w:ins w:id="18515" w:author="Thomas Dietz" w:date="2012-08-08T16:18:00Z"/>
              </w:rPr>
            </w:pPr>
            <w:ins w:id="18516" w:author="Thomas Dietz" w:date="2012-08-08T16:18:00Z">
              <w:r>
                <w:t xml:space="preserve">          &lt;/xs:sequence&gt;</w:t>
              </w:r>
            </w:ins>
          </w:p>
          <w:p w14:paraId="39285C4D" w14:textId="77777777" w:rsidR="00D708FE" w:rsidRDefault="00D708FE" w:rsidP="00D708FE">
            <w:pPr>
              <w:pStyle w:val="XML1"/>
              <w:rPr>
                <w:ins w:id="18517" w:author="Thomas Dietz" w:date="2012-08-08T16:18:00Z"/>
              </w:rPr>
            </w:pPr>
            <w:ins w:id="18518" w:author="Thomas Dietz" w:date="2012-08-08T16:18:00Z">
              <w:r>
                <w:t xml:space="preserve">        &lt;/xs:complexType&gt;</w:t>
              </w:r>
            </w:ins>
          </w:p>
          <w:p w14:paraId="5C69C9D1" w14:textId="77777777" w:rsidR="00D708FE" w:rsidRDefault="00D708FE" w:rsidP="00D708FE">
            <w:pPr>
              <w:pStyle w:val="XML1"/>
              <w:rPr>
                <w:ins w:id="18519" w:author="Thomas Dietz" w:date="2012-08-08T16:18:00Z"/>
              </w:rPr>
            </w:pPr>
            <w:ins w:id="18520" w:author="Thomas Dietz" w:date="2012-08-08T16:18:00Z">
              <w:r>
                <w:t xml:space="preserve">      &lt;/xs:element&gt;</w:t>
              </w:r>
            </w:ins>
          </w:p>
          <w:p w14:paraId="61703A94" w14:textId="77777777" w:rsidR="00D708FE" w:rsidRDefault="00D708FE" w:rsidP="00D708FE">
            <w:pPr>
              <w:pStyle w:val="XML1"/>
              <w:rPr>
                <w:ins w:id="18521" w:author="Thomas Dietz" w:date="2012-08-08T16:18:00Z"/>
              </w:rPr>
            </w:pPr>
            <w:ins w:id="18522" w:author="Thomas Dietz" w:date="2012-08-08T16:18:00Z">
              <w:r>
                <w:t xml:space="preserve">      &lt;xs:element name="write-setfields"&gt;</w:t>
              </w:r>
            </w:ins>
          </w:p>
          <w:p w14:paraId="29842FEF" w14:textId="77777777" w:rsidR="00D708FE" w:rsidRDefault="00D708FE" w:rsidP="00D708FE">
            <w:pPr>
              <w:pStyle w:val="XML1"/>
              <w:rPr>
                <w:ins w:id="18523" w:author="Thomas Dietz" w:date="2012-08-08T16:18:00Z"/>
              </w:rPr>
            </w:pPr>
            <w:ins w:id="18524" w:author="Thomas Dietz" w:date="2012-08-08T16:18:00Z">
              <w:r>
                <w:t xml:space="preserve">        &lt;xs:annotation&gt;</w:t>
              </w:r>
            </w:ins>
          </w:p>
          <w:p w14:paraId="4F2FBA71" w14:textId="77777777" w:rsidR="00D708FE" w:rsidRDefault="00D708FE" w:rsidP="00D708FE">
            <w:pPr>
              <w:pStyle w:val="XML1"/>
              <w:rPr>
                <w:ins w:id="18525" w:author="Thomas Dietz" w:date="2012-08-08T16:18:00Z"/>
              </w:rPr>
            </w:pPr>
            <w:ins w:id="18526" w:author="Thomas Dietz" w:date="2012-08-08T16:18:00Z">
              <w:r>
                <w:t xml:space="preserve">          &lt;xs:documentation&gt;</w:t>
              </w:r>
            </w:ins>
          </w:p>
          <w:p w14:paraId="751059FD" w14:textId="77777777" w:rsidR="00D708FE" w:rsidRDefault="00D708FE" w:rsidP="00D708FE">
            <w:pPr>
              <w:pStyle w:val="XML1"/>
              <w:rPr>
                <w:ins w:id="18527" w:author="Thomas Dietz" w:date="2012-08-08T16:18:00Z"/>
              </w:rPr>
            </w:pPr>
            <w:ins w:id="18528" w:author="Thomas Dietz" w:date="2012-08-08T16:18:00Z">
              <w:r>
                <w:t xml:space="preserve">            The list of all 'set-field' action types </w:t>
              </w:r>
            </w:ins>
          </w:p>
          <w:p w14:paraId="0F59300E" w14:textId="77777777" w:rsidR="00D708FE" w:rsidRDefault="00D708FE" w:rsidP="00D708FE">
            <w:pPr>
              <w:pStyle w:val="XML1"/>
              <w:rPr>
                <w:ins w:id="18529" w:author="Thomas Dietz" w:date="2012-08-08T16:18:00Z"/>
              </w:rPr>
            </w:pPr>
            <w:ins w:id="18530" w:author="Thomas Dietz" w:date="2012-08-08T16:18:00Z">
              <w:r>
                <w:t xml:space="preserve">            supported by the table using write actions.</w:t>
              </w:r>
            </w:ins>
          </w:p>
          <w:p w14:paraId="6B954733" w14:textId="77777777" w:rsidR="00D708FE" w:rsidRDefault="00D708FE" w:rsidP="00D708FE">
            <w:pPr>
              <w:pStyle w:val="XML1"/>
              <w:rPr>
                <w:ins w:id="18531" w:author="Thomas Dietz" w:date="2012-08-08T16:18:00Z"/>
              </w:rPr>
            </w:pPr>
            <w:ins w:id="18532" w:author="Thomas Dietz" w:date="2012-08-08T16:18:00Z">
              <w:r>
                <w:t xml:space="preserve">          &lt;/xs:documentation&gt;</w:t>
              </w:r>
            </w:ins>
          </w:p>
          <w:p w14:paraId="58D95F9E" w14:textId="77777777" w:rsidR="00D708FE" w:rsidRDefault="00D708FE" w:rsidP="00D708FE">
            <w:pPr>
              <w:pStyle w:val="XML1"/>
              <w:rPr>
                <w:ins w:id="18533" w:author="Thomas Dietz" w:date="2012-08-08T16:18:00Z"/>
              </w:rPr>
            </w:pPr>
            <w:ins w:id="18534" w:author="Thomas Dietz" w:date="2012-08-08T16:18:00Z">
              <w:r>
                <w:t xml:space="preserve">        &lt;/xs:annotation&gt;</w:t>
              </w:r>
            </w:ins>
          </w:p>
          <w:p w14:paraId="2636266A" w14:textId="77777777" w:rsidR="00D708FE" w:rsidRDefault="00D708FE" w:rsidP="00D708FE">
            <w:pPr>
              <w:pStyle w:val="XML1"/>
              <w:rPr>
                <w:ins w:id="18535" w:author="Thomas Dietz" w:date="2012-08-08T16:18:00Z"/>
              </w:rPr>
            </w:pPr>
            <w:ins w:id="18536" w:author="Thomas Dietz" w:date="2012-08-08T16:18:00Z">
              <w:r>
                <w:t xml:space="preserve">        &lt;xs:complexType&gt;</w:t>
              </w:r>
            </w:ins>
          </w:p>
          <w:p w14:paraId="066C6736" w14:textId="77777777" w:rsidR="00D708FE" w:rsidRDefault="00D708FE" w:rsidP="00D708FE">
            <w:pPr>
              <w:pStyle w:val="XML1"/>
              <w:rPr>
                <w:ins w:id="18537" w:author="Thomas Dietz" w:date="2012-08-08T16:18:00Z"/>
              </w:rPr>
            </w:pPr>
            <w:ins w:id="18538" w:author="Thomas Dietz" w:date="2012-08-08T16:18:00Z">
              <w:r>
                <w:t xml:space="preserve">          &lt;xs:sequence&gt;</w:t>
              </w:r>
            </w:ins>
          </w:p>
          <w:p w14:paraId="07C026A9" w14:textId="77777777" w:rsidR="00D708FE" w:rsidRDefault="00D708FE" w:rsidP="00D708FE">
            <w:pPr>
              <w:pStyle w:val="XML1"/>
              <w:rPr>
                <w:ins w:id="18539" w:author="Thomas Dietz" w:date="2012-08-08T16:18:00Z"/>
              </w:rPr>
            </w:pPr>
            <w:ins w:id="18540" w:author="Thomas Dietz" w:date="2012-08-08T16:18:00Z">
              <w:r>
                <w:t xml:space="preserve">            &lt;xs:element name="type" minOccurs="0" maxOccurs="unbounded"  type="OFMatchFieldType"/&gt;</w:t>
              </w:r>
            </w:ins>
          </w:p>
          <w:p w14:paraId="7197E307" w14:textId="77777777" w:rsidR="00D708FE" w:rsidRDefault="00D708FE" w:rsidP="00D708FE">
            <w:pPr>
              <w:pStyle w:val="XML1"/>
              <w:rPr>
                <w:ins w:id="18541" w:author="Thomas Dietz" w:date="2012-08-08T16:18:00Z"/>
              </w:rPr>
            </w:pPr>
            <w:ins w:id="18542" w:author="Thomas Dietz" w:date="2012-08-08T16:18:00Z">
              <w:r>
                <w:t xml:space="preserve">          &lt;/xs:sequence&gt;</w:t>
              </w:r>
            </w:ins>
          </w:p>
          <w:p w14:paraId="6AED883D" w14:textId="77777777" w:rsidR="00D708FE" w:rsidRDefault="00D708FE" w:rsidP="00D708FE">
            <w:pPr>
              <w:pStyle w:val="XML1"/>
              <w:rPr>
                <w:ins w:id="18543" w:author="Thomas Dietz" w:date="2012-08-08T16:18:00Z"/>
              </w:rPr>
            </w:pPr>
            <w:ins w:id="18544" w:author="Thomas Dietz" w:date="2012-08-08T16:18:00Z">
              <w:r>
                <w:t xml:space="preserve">        &lt;/xs:complexType&gt;</w:t>
              </w:r>
            </w:ins>
          </w:p>
          <w:p w14:paraId="35908060" w14:textId="77777777" w:rsidR="00D708FE" w:rsidRDefault="00D708FE" w:rsidP="00D708FE">
            <w:pPr>
              <w:pStyle w:val="XML1"/>
              <w:rPr>
                <w:ins w:id="18545" w:author="Thomas Dietz" w:date="2012-08-08T16:18:00Z"/>
              </w:rPr>
            </w:pPr>
            <w:ins w:id="18546" w:author="Thomas Dietz" w:date="2012-08-08T16:18:00Z">
              <w:r>
                <w:t xml:space="preserve">      &lt;/xs:element&gt;</w:t>
              </w:r>
            </w:ins>
          </w:p>
          <w:p w14:paraId="0399B23A" w14:textId="77777777" w:rsidR="00D708FE" w:rsidRDefault="00D708FE" w:rsidP="00D708FE">
            <w:pPr>
              <w:pStyle w:val="XML1"/>
              <w:rPr>
                <w:ins w:id="18547" w:author="Thomas Dietz" w:date="2012-08-08T16:18:00Z"/>
              </w:rPr>
            </w:pPr>
            <w:ins w:id="18548" w:author="Thomas Dietz" w:date="2012-08-08T16:18:00Z">
              <w:r>
                <w:t xml:space="preserve">      &lt;xs:element name="apply-setfields"&gt;</w:t>
              </w:r>
            </w:ins>
          </w:p>
          <w:p w14:paraId="3A571C42" w14:textId="77777777" w:rsidR="00D708FE" w:rsidRDefault="00D708FE" w:rsidP="00D708FE">
            <w:pPr>
              <w:pStyle w:val="XML1"/>
              <w:rPr>
                <w:ins w:id="18549" w:author="Thomas Dietz" w:date="2012-08-08T16:18:00Z"/>
              </w:rPr>
            </w:pPr>
            <w:ins w:id="18550" w:author="Thomas Dietz" w:date="2012-08-08T16:18:00Z">
              <w:r>
                <w:t xml:space="preserve">        &lt;xs:annotation&gt;</w:t>
              </w:r>
            </w:ins>
          </w:p>
          <w:p w14:paraId="3AE3EADD" w14:textId="77777777" w:rsidR="00D708FE" w:rsidRDefault="00D708FE" w:rsidP="00D708FE">
            <w:pPr>
              <w:pStyle w:val="XML1"/>
              <w:rPr>
                <w:ins w:id="18551" w:author="Thomas Dietz" w:date="2012-08-08T16:18:00Z"/>
              </w:rPr>
            </w:pPr>
            <w:ins w:id="18552" w:author="Thomas Dietz" w:date="2012-08-08T16:18:00Z">
              <w:r>
                <w:t xml:space="preserve">          &lt;xs:documentation&gt;</w:t>
              </w:r>
            </w:ins>
          </w:p>
          <w:p w14:paraId="54B606C9" w14:textId="77777777" w:rsidR="00D708FE" w:rsidRDefault="00D708FE" w:rsidP="00D708FE">
            <w:pPr>
              <w:pStyle w:val="XML1"/>
              <w:rPr>
                <w:ins w:id="18553" w:author="Thomas Dietz" w:date="2012-08-08T16:18:00Z"/>
              </w:rPr>
            </w:pPr>
            <w:ins w:id="18554" w:author="Thomas Dietz" w:date="2012-08-08T16:18:00Z">
              <w:r>
                <w:t xml:space="preserve">            The list of all 'set-field' action types </w:t>
              </w:r>
            </w:ins>
          </w:p>
          <w:p w14:paraId="662F3970" w14:textId="77777777" w:rsidR="00D708FE" w:rsidRDefault="00D708FE" w:rsidP="00D708FE">
            <w:pPr>
              <w:pStyle w:val="XML1"/>
              <w:rPr>
                <w:ins w:id="18555" w:author="Thomas Dietz" w:date="2012-08-08T16:18:00Z"/>
              </w:rPr>
            </w:pPr>
            <w:ins w:id="18556" w:author="Thomas Dietz" w:date="2012-08-08T16:18:00Z">
              <w:r>
                <w:t xml:space="preserve">            supported by the table using apply actions.</w:t>
              </w:r>
            </w:ins>
          </w:p>
          <w:p w14:paraId="3CBB7785" w14:textId="77777777" w:rsidR="00D708FE" w:rsidRDefault="00D708FE" w:rsidP="00D708FE">
            <w:pPr>
              <w:pStyle w:val="XML1"/>
              <w:rPr>
                <w:ins w:id="18557" w:author="Thomas Dietz" w:date="2012-08-08T16:18:00Z"/>
              </w:rPr>
            </w:pPr>
            <w:ins w:id="18558" w:author="Thomas Dietz" w:date="2012-08-08T16:18:00Z">
              <w:r>
                <w:t xml:space="preserve">          &lt;/xs:documentation&gt;</w:t>
              </w:r>
            </w:ins>
          </w:p>
          <w:p w14:paraId="7EE5107D" w14:textId="77777777" w:rsidR="00D708FE" w:rsidRDefault="00D708FE" w:rsidP="00D708FE">
            <w:pPr>
              <w:pStyle w:val="XML1"/>
              <w:rPr>
                <w:ins w:id="18559" w:author="Thomas Dietz" w:date="2012-08-08T16:18:00Z"/>
              </w:rPr>
            </w:pPr>
            <w:ins w:id="18560" w:author="Thomas Dietz" w:date="2012-08-08T16:18:00Z">
              <w:r>
                <w:t xml:space="preserve">        &lt;/xs:annotation&gt;</w:t>
              </w:r>
            </w:ins>
          </w:p>
          <w:p w14:paraId="34B6902F" w14:textId="77777777" w:rsidR="00D708FE" w:rsidRDefault="00D708FE" w:rsidP="00D708FE">
            <w:pPr>
              <w:pStyle w:val="XML1"/>
              <w:rPr>
                <w:ins w:id="18561" w:author="Thomas Dietz" w:date="2012-08-08T16:18:00Z"/>
              </w:rPr>
            </w:pPr>
            <w:ins w:id="18562" w:author="Thomas Dietz" w:date="2012-08-08T16:18:00Z">
              <w:r>
                <w:t xml:space="preserve">        &lt;xs:complexType&gt;</w:t>
              </w:r>
            </w:ins>
          </w:p>
          <w:p w14:paraId="5AC62FD1" w14:textId="77777777" w:rsidR="00D708FE" w:rsidRDefault="00D708FE" w:rsidP="00D708FE">
            <w:pPr>
              <w:pStyle w:val="XML1"/>
              <w:rPr>
                <w:ins w:id="18563" w:author="Thomas Dietz" w:date="2012-08-08T16:18:00Z"/>
              </w:rPr>
            </w:pPr>
            <w:ins w:id="18564" w:author="Thomas Dietz" w:date="2012-08-08T16:18:00Z">
              <w:r>
                <w:t xml:space="preserve">          &lt;xs:sequence&gt;</w:t>
              </w:r>
            </w:ins>
          </w:p>
          <w:p w14:paraId="00254F7A" w14:textId="77777777" w:rsidR="00D708FE" w:rsidRDefault="00D708FE" w:rsidP="00D708FE">
            <w:pPr>
              <w:pStyle w:val="XML1"/>
              <w:rPr>
                <w:ins w:id="18565" w:author="Thomas Dietz" w:date="2012-08-08T16:18:00Z"/>
              </w:rPr>
            </w:pPr>
            <w:ins w:id="18566" w:author="Thomas Dietz" w:date="2012-08-08T16:18:00Z">
              <w:r>
                <w:t xml:space="preserve">            &lt;xs:element name="type" minOccurs="0" maxOccurs="unbounded"  type="OFMatchFieldType"/&gt;</w:t>
              </w:r>
            </w:ins>
          </w:p>
          <w:p w14:paraId="3266BA09" w14:textId="77777777" w:rsidR="00D708FE" w:rsidRDefault="00D708FE" w:rsidP="00D708FE">
            <w:pPr>
              <w:pStyle w:val="XML1"/>
              <w:rPr>
                <w:ins w:id="18567" w:author="Thomas Dietz" w:date="2012-08-08T16:18:00Z"/>
              </w:rPr>
            </w:pPr>
            <w:ins w:id="18568" w:author="Thomas Dietz" w:date="2012-08-08T16:18:00Z">
              <w:r>
                <w:t xml:space="preserve">          &lt;/xs:sequence&gt;</w:t>
              </w:r>
            </w:ins>
          </w:p>
          <w:p w14:paraId="29FBC663" w14:textId="77777777" w:rsidR="00D708FE" w:rsidRDefault="00D708FE" w:rsidP="00D708FE">
            <w:pPr>
              <w:pStyle w:val="XML1"/>
              <w:rPr>
                <w:ins w:id="18569" w:author="Thomas Dietz" w:date="2012-08-08T16:18:00Z"/>
              </w:rPr>
            </w:pPr>
            <w:ins w:id="18570" w:author="Thomas Dietz" w:date="2012-08-08T16:18:00Z">
              <w:r>
                <w:t xml:space="preserve">        &lt;/xs:complexType&gt;</w:t>
              </w:r>
            </w:ins>
          </w:p>
          <w:p w14:paraId="3AF68108" w14:textId="77777777" w:rsidR="00D708FE" w:rsidRDefault="00D708FE" w:rsidP="00D708FE">
            <w:pPr>
              <w:pStyle w:val="XML1"/>
              <w:rPr>
                <w:ins w:id="18571" w:author="Thomas Dietz" w:date="2012-08-08T16:18:00Z"/>
              </w:rPr>
            </w:pPr>
            <w:ins w:id="18572" w:author="Thomas Dietz" w:date="2012-08-08T16:18:00Z">
              <w:r>
                <w:t xml:space="preserve">      &lt;/xs:element&gt;</w:t>
              </w:r>
            </w:ins>
          </w:p>
          <w:p w14:paraId="1DC0EB2C" w14:textId="77777777" w:rsidR="00D708FE" w:rsidRDefault="00D708FE" w:rsidP="00D708FE">
            <w:pPr>
              <w:pStyle w:val="XML1"/>
              <w:rPr>
                <w:ins w:id="18573" w:author="Thomas Dietz" w:date="2012-08-08T16:18:00Z"/>
              </w:rPr>
            </w:pPr>
            <w:ins w:id="18574" w:author="Thomas Dietz" w:date="2012-08-08T16:18:00Z">
              <w:r>
                <w:t xml:space="preserve">      &lt;xs:element name="wildcards"&gt;</w:t>
              </w:r>
            </w:ins>
          </w:p>
          <w:p w14:paraId="0D0AB39B" w14:textId="77777777" w:rsidR="00D708FE" w:rsidRDefault="00D708FE" w:rsidP="00D708FE">
            <w:pPr>
              <w:pStyle w:val="XML1"/>
              <w:rPr>
                <w:ins w:id="18575" w:author="Thomas Dietz" w:date="2012-08-08T16:18:00Z"/>
              </w:rPr>
            </w:pPr>
            <w:ins w:id="18576" w:author="Thomas Dietz" w:date="2012-08-08T16:18:00Z">
              <w:r>
                <w:t xml:space="preserve">        &lt;xs:annotation&gt;</w:t>
              </w:r>
            </w:ins>
          </w:p>
          <w:p w14:paraId="6E98F2C2" w14:textId="77777777" w:rsidR="00D708FE" w:rsidRDefault="00D708FE" w:rsidP="00D708FE">
            <w:pPr>
              <w:pStyle w:val="XML1"/>
              <w:rPr>
                <w:ins w:id="18577" w:author="Thomas Dietz" w:date="2012-08-08T16:18:00Z"/>
              </w:rPr>
            </w:pPr>
            <w:ins w:id="18578" w:author="Thomas Dietz" w:date="2012-08-08T16:18:00Z">
              <w:r>
                <w:t xml:space="preserve">          &lt;xs:documentation&gt;</w:t>
              </w:r>
            </w:ins>
          </w:p>
          <w:p w14:paraId="7CA5F82E" w14:textId="77777777" w:rsidR="00D708FE" w:rsidRDefault="00D708FE" w:rsidP="00D708FE">
            <w:pPr>
              <w:pStyle w:val="XML1"/>
              <w:rPr>
                <w:ins w:id="18579" w:author="Thomas Dietz" w:date="2012-08-08T16:18:00Z"/>
              </w:rPr>
            </w:pPr>
            <w:ins w:id="18580" w:author="Thomas Dietz" w:date="2012-08-08T16:18:00Z">
              <w:r>
                <w:t xml:space="preserve">            The list of all fields for which the table </w:t>
              </w:r>
            </w:ins>
          </w:p>
          <w:p w14:paraId="062EF8B9" w14:textId="77777777" w:rsidR="00D708FE" w:rsidRDefault="00D708FE" w:rsidP="00D708FE">
            <w:pPr>
              <w:pStyle w:val="XML1"/>
              <w:rPr>
                <w:ins w:id="18581" w:author="Thomas Dietz" w:date="2012-08-08T16:18:00Z"/>
              </w:rPr>
            </w:pPr>
            <w:ins w:id="18582" w:author="Thomas Dietz" w:date="2012-08-08T16:18:00Z">
              <w:r>
                <w:t xml:space="preserve">            supports wildcarding.</w:t>
              </w:r>
            </w:ins>
          </w:p>
          <w:p w14:paraId="530875FF" w14:textId="77777777" w:rsidR="00D708FE" w:rsidRDefault="00D708FE" w:rsidP="00D708FE">
            <w:pPr>
              <w:pStyle w:val="XML1"/>
              <w:rPr>
                <w:ins w:id="18583" w:author="Thomas Dietz" w:date="2012-08-08T16:18:00Z"/>
              </w:rPr>
            </w:pPr>
            <w:ins w:id="18584" w:author="Thomas Dietz" w:date="2012-08-08T16:18:00Z">
              <w:r>
                <w:t xml:space="preserve">          &lt;/xs:documentation&gt;</w:t>
              </w:r>
            </w:ins>
          </w:p>
          <w:p w14:paraId="06A39899" w14:textId="77777777" w:rsidR="00D708FE" w:rsidRDefault="00D708FE" w:rsidP="00D708FE">
            <w:pPr>
              <w:pStyle w:val="XML1"/>
              <w:rPr>
                <w:ins w:id="18585" w:author="Thomas Dietz" w:date="2012-08-08T16:18:00Z"/>
              </w:rPr>
            </w:pPr>
            <w:ins w:id="18586" w:author="Thomas Dietz" w:date="2012-08-08T16:18:00Z">
              <w:r>
                <w:t xml:space="preserve">        &lt;/xs:annotation&gt;</w:t>
              </w:r>
            </w:ins>
          </w:p>
          <w:p w14:paraId="4D21DAB5" w14:textId="77777777" w:rsidR="00D708FE" w:rsidRDefault="00D708FE" w:rsidP="00D708FE">
            <w:pPr>
              <w:pStyle w:val="XML1"/>
              <w:rPr>
                <w:ins w:id="18587" w:author="Thomas Dietz" w:date="2012-08-08T16:18:00Z"/>
              </w:rPr>
            </w:pPr>
            <w:ins w:id="18588" w:author="Thomas Dietz" w:date="2012-08-08T16:18:00Z">
              <w:r>
                <w:t xml:space="preserve">        &lt;xs:complexType&gt;</w:t>
              </w:r>
            </w:ins>
          </w:p>
          <w:p w14:paraId="26D02347" w14:textId="77777777" w:rsidR="00D708FE" w:rsidRDefault="00D708FE" w:rsidP="00D708FE">
            <w:pPr>
              <w:pStyle w:val="XML1"/>
              <w:rPr>
                <w:ins w:id="18589" w:author="Thomas Dietz" w:date="2012-08-08T16:18:00Z"/>
              </w:rPr>
            </w:pPr>
            <w:ins w:id="18590" w:author="Thomas Dietz" w:date="2012-08-08T16:18:00Z">
              <w:r>
                <w:t xml:space="preserve">          &lt;xs:sequence&gt;</w:t>
              </w:r>
            </w:ins>
          </w:p>
          <w:p w14:paraId="19E62640" w14:textId="77777777" w:rsidR="00D708FE" w:rsidRDefault="00D708FE" w:rsidP="00D708FE">
            <w:pPr>
              <w:pStyle w:val="XML1"/>
              <w:rPr>
                <w:ins w:id="18591" w:author="Thomas Dietz" w:date="2012-08-08T16:18:00Z"/>
              </w:rPr>
            </w:pPr>
            <w:ins w:id="18592" w:author="Thomas Dietz" w:date="2012-08-08T16:18:00Z">
              <w:r>
                <w:t xml:space="preserve">            &lt;xs:element name="type" minOccurs="0" maxOccurs="unbounded"  type="OFMatchFieldType"/&gt;</w:t>
              </w:r>
            </w:ins>
          </w:p>
          <w:p w14:paraId="2D56155B" w14:textId="77777777" w:rsidR="00D708FE" w:rsidRDefault="00D708FE" w:rsidP="00D708FE">
            <w:pPr>
              <w:pStyle w:val="XML1"/>
              <w:rPr>
                <w:ins w:id="18593" w:author="Thomas Dietz" w:date="2012-08-08T16:18:00Z"/>
              </w:rPr>
            </w:pPr>
            <w:ins w:id="18594" w:author="Thomas Dietz" w:date="2012-08-08T16:18:00Z">
              <w:r>
                <w:t xml:space="preserve">          &lt;/xs:sequence&gt;</w:t>
              </w:r>
            </w:ins>
          </w:p>
          <w:p w14:paraId="5A7E0F0F" w14:textId="77777777" w:rsidR="00D708FE" w:rsidRDefault="00D708FE" w:rsidP="00D708FE">
            <w:pPr>
              <w:pStyle w:val="XML1"/>
              <w:rPr>
                <w:ins w:id="18595" w:author="Thomas Dietz" w:date="2012-08-08T16:18:00Z"/>
              </w:rPr>
            </w:pPr>
            <w:ins w:id="18596" w:author="Thomas Dietz" w:date="2012-08-08T16:18:00Z">
              <w:r>
                <w:t xml:space="preserve">        &lt;/xs:complexType&gt;</w:t>
              </w:r>
            </w:ins>
          </w:p>
          <w:p w14:paraId="3114ABD6" w14:textId="77777777" w:rsidR="00D708FE" w:rsidRDefault="00D708FE" w:rsidP="00D708FE">
            <w:pPr>
              <w:pStyle w:val="XML1"/>
              <w:rPr>
                <w:ins w:id="18597" w:author="Thomas Dietz" w:date="2012-08-08T16:18:00Z"/>
              </w:rPr>
            </w:pPr>
            <w:ins w:id="18598" w:author="Thomas Dietz" w:date="2012-08-08T16:18:00Z">
              <w:r>
                <w:t xml:space="preserve">      &lt;/xs:element&gt;</w:t>
              </w:r>
            </w:ins>
          </w:p>
          <w:p w14:paraId="0110EE1D" w14:textId="77777777" w:rsidR="00D708FE" w:rsidRDefault="00D708FE" w:rsidP="00D708FE">
            <w:pPr>
              <w:pStyle w:val="XML1"/>
              <w:rPr>
                <w:ins w:id="18599" w:author="Thomas Dietz" w:date="2012-08-08T16:18:00Z"/>
              </w:rPr>
            </w:pPr>
            <w:ins w:id="18600" w:author="Thomas Dietz" w:date="2012-08-08T16:18:00Z">
              <w:r>
                <w:t xml:space="preserve">      &lt;xs:element name="metadata-match"  type="hex-binary"&gt;</w:t>
              </w:r>
            </w:ins>
          </w:p>
          <w:p w14:paraId="018B78F3" w14:textId="77777777" w:rsidR="00D708FE" w:rsidRDefault="00D708FE" w:rsidP="00D708FE">
            <w:pPr>
              <w:pStyle w:val="XML1"/>
              <w:rPr>
                <w:ins w:id="18601" w:author="Thomas Dietz" w:date="2012-08-08T16:18:00Z"/>
              </w:rPr>
            </w:pPr>
            <w:ins w:id="18602" w:author="Thomas Dietz" w:date="2012-08-08T16:18:00Z">
              <w:r>
                <w:t xml:space="preserve">        &lt;xs:annotation&gt;</w:t>
              </w:r>
            </w:ins>
          </w:p>
          <w:p w14:paraId="5EABAE69" w14:textId="77777777" w:rsidR="00D708FE" w:rsidRDefault="00D708FE" w:rsidP="00D708FE">
            <w:pPr>
              <w:pStyle w:val="XML1"/>
              <w:rPr>
                <w:ins w:id="18603" w:author="Thomas Dietz" w:date="2012-08-08T16:18:00Z"/>
              </w:rPr>
            </w:pPr>
            <w:ins w:id="18604" w:author="Thomas Dietz" w:date="2012-08-08T16:18:00Z">
              <w:r>
                <w:t xml:space="preserve">          &lt;xs:documentation&gt;</w:t>
              </w:r>
            </w:ins>
          </w:p>
          <w:p w14:paraId="7B4ED6F4" w14:textId="77777777" w:rsidR="00D708FE" w:rsidRDefault="00D708FE" w:rsidP="00D708FE">
            <w:pPr>
              <w:pStyle w:val="XML1"/>
              <w:rPr>
                <w:ins w:id="18605" w:author="Thomas Dietz" w:date="2012-08-08T16:18:00Z"/>
              </w:rPr>
            </w:pPr>
            <w:ins w:id="18606" w:author="Thomas Dietz" w:date="2012-08-08T16:18:00Z">
              <w:r>
                <w:t xml:space="preserve">            This element indicates the bits of the metadata </w:t>
              </w:r>
            </w:ins>
          </w:p>
          <w:p w14:paraId="1A995A4F" w14:textId="77777777" w:rsidR="00D708FE" w:rsidRDefault="00D708FE" w:rsidP="00D708FE">
            <w:pPr>
              <w:pStyle w:val="XML1"/>
              <w:rPr>
                <w:ins w:id="18607" w:author="Thomas Dietz" w:date="2012-08-08T16:18:00Z"/>
              </w:rPr>
            </w:pPr>
            <w:ins w:id="18608" w:author="Thomas Dietz" w:date="2012-08-08T16:18:00Z">
              <w:r>
                <w:t xml:space="preserve">            field on which the flow table can match.  It is represented</w:t>
              </w:r>
            </w:ins>
          </w:p>
          <w:p w14:paraId="082A525C" w14:textId="77777777" w:rsidR="00D708FE" w:rsidRDefault="00D708FE" w:rsidP="00D708FE">
            <w:pPr>
              <w:pStyle w:val="XML1"/>
              <w:rPr>
                <w:ins w:id="18609" w:author="Thomas Dietz" w:date="2012-08-08T16:18:00Z"/>
              </w:rPr>
            </w:pPr>
            <w:ins w:id="18610" w:author="Thomas Dietz" w:date="2012-08-08T16:18:00Z">
              <w:r>
                <w:t xml:space="preserve">            as 64-bit integer in hexadecimal digits([0-9a-fA-F]) </w:t>
              </w:r>
            </w:ins>
          </w:p>
          <w:p w14:paraId="5AA635BD" w14:textId="77777777" w:rsidR="00D708FE" w:rsidRDefault="00D708FE" w:rsidP="00D708FE">
            <w:pPr>
              <w:pStyle w:val="XML1"/>
              <w:rPr>
                <w:ins w:id="18611" w:author="Thomas Dietz" w:date="2012-08-08T16:18:00Z"/>
              </w:rPr>
            </w:pPr>
            <w:ins w:id="18612" w:author="Thomas Dietz" w:date="2012-08-08T16:18:00Z">
              <w:r>
                <w:t xml:space="preserve">            format.</w:t>
              </w:r>
            </w:ins>
          </w:p>
          <w:p w14:paraId="356874D8" w14:textId="77777777" w:rsidR="00D708FE" w:rsidRDefault="00D708FE" w:rsidP="00D708FE">
            <w:pPr>
              <w:pStyle w:val="XML1"/>
              <w:rPr>
                <w:ins w:id="18613" w:author="Thomas Dietz" w:date="2012-08-08T16:18:00Z"/>
              </w:rPr>
            </w:pPr>
            <w:ins w:id="18614" w:author="Thomas Dietz" w:date="2012-08-08T16:18:00Z">
              <w:r>
                <w:t xml:space="preserve">          &lt;/xs:documentation&gt;</w:t>
              </w:r>
            </w:ins>
          </w:p>
          <w:p w14:paraId="03574C80" w14:textId="77777777" w:rsidR="00D708FE" w:rsidRDefault="00D708FE" w:rsidP="00D708FE">
            <w:pPr>
              <w:pStyle w:val="XML1"/>
              <w:rPr>
                <w:ins w:id="18615" w:author="Thomas Dietz" w:date="2012-08-08T16:18:00Z"/>
              </w:rPr>
            </w:pPr>
            <w:ins w:id="18616" w:author="Thomas Dietz" w:date="2012-08-08T16:18:00Z">
              <w:r>
                <w:lastRenderedPageBreak/>
                <w:t xml:space="preserve">        &lt;/xs:annotation&gt;</w:t>
              </w:r>
            </w:ins>
          </w:p>
          <w:p w14:paraId="471E8FA9" w14:textId="77777777" w:rsidR="00D708FE" w:rsidRDefault="00D708FE" w:rsidP="00D708FE">
            <w:pPr>
              <w:pStyle w:val="XML1"/>
              <w:rPr>
                <w:ins w:id="18617" w:author="Thomas Dietz" w:date="2012-08-08T16:18:00Z"/>
              </w:rPr>
            </w:pPr>
            <w:ins w:id="18618" w:author="Thomas Dietz" w:date="2012-08-08T16:18:00Z">
              <w:r>
                <w:t xml:space="preserve">      &lt;/xs:element&gt;</w:t>
              </w:r>
            </w:ins>
          </w:p>
          <w:p w14:paraId="7A7A12F8" w14:textId="77777777" w:rsidR="00D708FE" w:rsidRDefault="00D708FE" w:rsidP="00D708FE">
            <w:pPr>
              <w:pStyle w:val="XML1"/>
              <w:rPr>
                <w:ins w:id="18619" w:author="Thomas Dietz" w:date="2012-08-08T16:18:00Z"/>
              </w:rPr>
            </w:pPr>
            <w:ins w:id="18620" w:author="Thomas Dietz" w:date="2012-08-08T16:18:00Z">
              <w:r>
                <w:t xml:space="preserve">      &lt;xs:element name="metadata-write"  type="hex-binary"&gt;</w:t>
              </w:r>
            </w:ins>
          </w:p>
          <w:p w14:paraId="3836A65C" w14:textId="77777777" w:rsidR="00D708FE" w:rsidRDefault="00D708FE" w:rsidP="00D708FE">
            <w:pPr>
              <w:pStyle w:val="XML1"/>
              <w:rPr>
                <w:ins w:id="18621" w:author="Thomas Dietz" w:date="2012-08-08T16:18:00Z"/>
              </w:rPr>
            </w:pPr>
            <w:ins w:id="18622" w:author="Thomas Dietz" w:date="2012-08-08T16:18:00Z">
              <w:r>
                <w:t xml:space="preserve">        &lt;xs:annotation&gt;</w:t>
              </w:r>
            </w:ins>
          </w:p>
          <w:p w14:paraId="2398F16A" w14:textId="77777777" w:rsidR="00D708FE" w:rsidRDefault="00D708FE" w:rsidP="00D708FE">
            <w:pPr>
              <w:pStyle w:val="XML1"/>
              <w:rPr>
                <w:ins w:id="18623" w:author="Thomas Dietz" w:date="2012-08-08T16:18:00Z"/>
              </w:rPr>
            </w:pPr>
            <w:ins w:id="18624" w:author="Thomas Dietz" w:date="2012-08-08T16:18:00Z">
              <w:r>
                <w:t xml:space="preserve">          &lt;xs:documentation&gt;</w:t>
              </w:r>
            </w:ins>
          </w:p>
          <w:p w14:paraId="3D7228C1" w14:textId="77777777" w:rsidR="00D708FE" w:rsidRDefault="00D708FE" w:rsidP="00D708FE">
            <w:pPr>
              <w:pStyle w:val="XML1"/>
              <w:rPr>
                <w:ins w:id="18625" w:author="Thomas Dietz" w:date="2012-08-08T16:18:00Z"/>
              </w:rPr>
            </w:pPr>
            <w:ins w:id="18626" w:author="Thomas Dietz" w:date="2012-08-08T16:18:00Z">
              <w:r>
                <w:t xml:space="preserve">            This element indicates the bits of the metadata </w:t>
              </w:r>
            </w:ins>
          </w:p>
          <w:p w14:paraId="5F924542" w14:textId="77777777" w:rsidR="00D708FE" w:rsidRDefault="00D708FE" w:rsidP="00D708FE">
            <w:pPr>
              <w:pStyle w:val="XML1"/>
              <w:rPr>
                <w:ins w:id="18627" w:author="Thomas Dietz" w:date="2012-08-08T16:18:00Z"/>
              </w:rPr>
            </w:pPr>
            <w:ins w:id="18628" w:author="Thomas Dietz" w:date="2012-08-08T16:18:00Z">
              <w:r>
                <w:t xml:space="preserve">            field on which flow table can write using the </w:t>
              </w:r>
            </w:ins>
          </w:p>
          <w:p w14:paraId="0977EA51" w14:textId="77777777" w:rsidR="00D708FE" w:rsidRDefault="00D708FE" w:rsidP="00D708FE">
            <w:pPr>
              <w:pStyle w:val="XML1"/>
              <w:rPr>
                <w:ins w:id="18629" w:author="Thomas Dietz" w:date="2012-08-08T16:18:00Z"/>
              </w:rPr>
            </w:pPr>
            <w:ins w:id="18630" w:author="Thomas Dietz" w:date="2012-08-08T16:18:00Z">
              <w:r>
                <w:t xml:space="preserve">            'write-metadata' instruction.  It is represented as </w:t>
              </w:r>
            </w:ins>
          </w:p>
          <w:p w14:paraId="5864EA22" w14:textId="77777777" w:rsidR="00D708FE" w:rsidRDefault="00D708FE" w:rsidP="00D708FE">
            <w:pPr>
              <w:pStyle w:val="XML1"/>
              <w:rPr>
                <w:ins w:id="18631" w:author="Thomas Dietz" w:date="2012-08-08T16:18:00Z"/>
              </w:rPr>
            </w:pPr>
            <w:ins w:id="18632" w:author="Thomas Dietz" w:date="2012-08-08T16:18:00Z">
              <w:r>
                <w:t xml:space="preserve">            64-bit integer in hexadecimal digits([0-9a-fA-F]) format.</w:t>
              </w:r>
            </w:ins>
          </w:p>
          <w:p w14:paraId="327709D9" w14:textId="77777777" w:rsidR="00D708FE" w:rsidRDefault="00D708FE" w:rsidP="00D708FE">
            <w:pPr>
              <w:pStyle w:val="XML1"/>
              <w:rPr>
                <w:ins w:id="18633" w:author="Thomas Dietz" w:date="2012-08-08T16:18:00Z"/>
              </w:rPr>
            </w:pPr>
            <w:ins w:id="18634" w:author="Thomas Dietz" w:date="2012-08-08T16:18:00Z">
              <w:r>
                <w:t xml:space="preserve">          &lt;/xs:documentation&gt;</w:t>
              </w:r>
            </w:ins>
          </w:p>
          <w:p w14:paraId="1BC1881A" w14:textId="77777777" w:rsidR="00D708FE" w:rsidRDefault="00D708FE" w:rsidP="00D708FE">
            <w:pPr>
              <w:pStyle w:val="XML1"/>
              <w:rPr>
                <w:ins w:id="18635" w:author="Thomas Dietz" w:date="2012-08-08T16:18:00Z"/>
              </w:rPr>
            </w:pPr>
            <w:ins w:id="18636" w:author="Thomas Dietz" w:date="2012-08-08T16:18:00Z">
              <w:r>
                <w:t xml:space="preserve">        &lt;/xs:annotation&gt;</w:t>
              </w:r>
            </w:ins>
          </w:p>
          <w:p w14:paraId="6A8EFEBF" w14:textId="77777777" w:rsidR="00D708FE" w:rsidRDefault="00D708FE" w:rsidP="00D708FE">
            <w:pPr>
              <w:pStyle w:val="XML1"/>
              <w:rPr>
                <w:ins w:id="18637" w:author="Thomas Dietz" w:date="2012-08-08T16:18:00Z"/>
              </w:rPr>
            </w:pPr>
            <w:ins w:id="18638" w:author="Thomas Dietz" w:date="2012-08-08T16:18:00Z">
              <w:r>
                <w:t xml:space="preserve">      &lt;/xs:element&gt;</w:t>
              </w:r>
            </w:ins>
          </w:p>
          <w:p w14:paraId="0ACFD329" w14:textId="77777777" w:rsidR="00D708FE" w:rsidRDefault="00D708FE" w:rsidP="00D708FE">
            <w:pPr>
              <w:pStyle w:val="XML1"/>
              <w:rPr>
                <w:ins w:id="18639" w:author="Thomas Dietz" w:date="2012-08-08T16:18:00Z"/>
              </w:rPr>
            </w:pPr>
            <w:ins w:id="18640" w:author="Thomas Dietz" w:date="2012-08-08T16:18:00Z">
              <w:r>
                <w:t xml:space="preserve">    &lt;/xs:sequence&gt;</w:t>
              </w:r>
            </w:ins>
          </w:p>
          <w:p w14:paraId="61E48357" w14:textId="77777777" w:rsidR="00D708FE" w:rsidRDefault="00D708FE" w:rsidP="00D708FE">
            <w:pPr>
              <w:pStyle w:val="XML1"/>
              <w:rPr>
                <w:ins w:id="18641" w:author="Thomas Dietz" w:date="2012-08-08T16:18:00Z"/>
              </w:rPr>
            </w:pPr>
            <w:ins w:id="18642" w:author="Thomas Dietz" w:date="2012-08-08T16:18:00Z">
              <w:r>
                <w:t xml:space="preserve">  &lt;/xs:group&gt;</w:t>
              </w:r>
            </w:ins>
          </w:p>
          <w:p w14:paraId="168F8A55" w14:textId="77777777" w:rsidR="00D708FE" w:rsidRDefault="00D708FE" w:rsidP="00D708FE">
            <w:pPr>
              <w:pStyle w:val="XML1"/>
              <w:rPr>
                <w:ins w:id="18643" w:author="Thomas Dietz" w:date="2012-08-08T16:18:00Z"/>
              </w:rPr>
            </w:pPr>
          </w:p>
          <w:p w14:paraId="1BBA9DAC" w14:textId="77777777" w:rsidR="00D708FE" w:rsidRDefault="00D708FE" w:rsidP="00D708FE">
            <w:pPr>
              <w:pStyle w:val="XML1"/>
              <w:rPr>
                <w:ins w:id="18644" w:author="Thomas Dietz" w:date="2012-08-08T16:18:00Z"/>
              </w:rPr>
            </w:pPr>
            <w:ins w:id="18645" w:author="Thomas Dietz" w:date="2012-08-08T16:18:00Z">
              <w:r>
                <w:t xml:space="preserve">  &lt;xs:group name="OFLogicalSwitchType"&gt;</w:t>
              </w:r>
            </w:ins>
          </w:p>
          <w:p w14:paraId="613F8B33" w14:textId="77777777" w:rsidR="00D708FE" w:rsidRDefault="00D708FE" w:rsidP="00D708FE">
            <w:pPr>
              <w:pStyle w:val="XML1"/>
              <w:rPr>
                <w:ins w:id="18646" w:author="Thomas Dietz" w:date="2012-08-08T16:18:00Z"/>
              </w:rPr>
            </w:pPr>
            <w:ins w:id="18647" w:author="Thomas Dietz" w:date="2012-08-08T16:18:00Z">
              <w:r>
                <w:t xml:space="preserve">    &lt;xs:annotation&gt;</w:t>
              </w:r>
            </w:ins>
          </w:p>
          <w:p w14:paraId="5DCC1AD0" w14:textId="77777777" w:rsidR="00D708FE" w:rsidRDefault="00D708FE" w:rsidP="00D708FE">
            <w:pPr>
              <w:pStyle w:val="XML1"/>
              <w:rPr>
                <w:ins w:id="18648" w:author="Thomas Dietz" w:date="2012-08-08T16:18:00Z"/>
              </w:rPr>
            </w:pPr>
            <w:ins w:id="18649" w:author="Thomas Dietz" w:date="2012-08-08T16:18:00Z">
              <w:r>
                <w:t xml:space="preserve">      &lt;xs:documentation&gt;</w:t>
              </w:r>
            </w:ins>
          </w:p>
          <w:p w14:paraId="7A2D7DFE" w14:textId="77777777" w:rsidR="00D708FE" w:rsidRDefault="00D708FE" w:rsidP="00D708FE">
            <w:pPr>
              <w:pStyle w:val="XML1"/>
              <w:rPr>
                <w:ins w:id="18650" w:author="Thomas Dietz" w:date="2012-08-08T16:18:00Z"/>
              </w:rPr>
            </w:pPr>
            <w:ins w:id="18651" w:author="Thomas Dietz" w:date="2012-08-08T16:18:00Z">
              <w:r>
                <w:t xml:space="preserve">        This grouping specifies all properties of an</w:t>
              </w:r>
            </w:ins>
          </w:p>
          <w:p w14:paraId="3E4770B6" w14:textId="77777777" w:rsidR="00D708FE" w:rsidRDefault="00D708FE" w:rsidP="00D708FE">
            <w:pPr>
              <w:pStyle w:val="XML1"/>
              <w:rPr>
                <w:ins w:id="18652" w:author="Thomas Dietz" w:date="2012-08-08T16:18:00Z"/>
              </w:rPr>
            </w:pPr>
            <w:ins w:id="18653" w:author="Thomas Dietz" w:date="2012-08-08T16:18:00Z">
              <w:r>
                <w:t xml:space="preserve">        OpenFlow Logical Switch.</w:t>
              </w:r>
            </w:ins>
          </w:p>
          <w:p w14:paraId="55BBBE1F" w14:textId="77777777" w:rsidR="00D708FE" w:rsidRDefault="00D708FE" w:rsidP="00D708FE">
            <w:pPr>
              <w:pStyle w:val="XML1"/>
              <w:rPr>
                <w:ins w:id="18654" w:author="Thomas Dietz" w:date="2012-08-08T16:18:00Z"/>
              </w:rPr>
            </w:pPr>
          </w:p>
          <w:p w14:paraId="1E799A75" w14:textId="77777777" w:rsidR="00D708FE" w:rsidRDefault="00D708FE" w:rsidP="00D708FE">
            <w:pPr>
              <w:pStyle w:val="XML1"/>
              <w:rPr>
                <w:ins w:id="18655" w:author="Thomas Dietz" w:date="2012-08-08T16:18:00Z"/>
              </w:rPr>
            </w:pPr>
            <w:ins w:id="18656" w:author="Thomas Dietz" w:date="2012-08-08T16:18:00Z">
              <w:r>
                <w:t xml:space="preserve">        Elements of type OFLogicalSwitchType cannot be created or</w:t>
              </w:r>
            </w:ins>
          </w:p>
          <w:p w14:paraId="3A274343" w14:textId="77777777" w:rsidR="00D708FE" w:rsidRDefault="00D708FE" w:rsidP="00D708FE">
            <w:pPr>
              <w:pStyle w:val="XML1"/>
              <w:rPr>
                <w:ins w:id="18657" w:author="Thomas Dietz" w:date="2012-08-08T16:18:00Z"/>
              </w:rPr>
            </w:pPr>
            <w:ins w:id="18658" w:author="Thomas Dietz" w:date="2012-08-08T16:18:00Z">
              <w:r>
                <w:t xml:space="preserve">        deleted with NETCONF &amp;lt;edit-config&amp;gt; operations 'create' or</w:t>
              </w:r>
            </w:ins>
          </w:p>
          <w:p w14:paraId="0F4C2321" w14:textId="77777777" w:rsidR="00D708FE" w:rsidRDefault="00D708FE" w:rsidP="00D708FE">
            <w:pPr>
              <w:pStyle w:val="XML1"/>
              <w:rPr>
                <w:ins w:id="18659" w:author="Thomas Dietz" w:date="2012-08-08T16:18:00Z"/>
              </w:rPr>
            </w:pPr>
            <w:ins w:id="18660" w:author="Thomas Dietz" w:date="2012-08-08T16:18:00Z">
              <w:r>
                <w:t xml:space="preserve">        'delete'. The other NETCONF &amp;lt;edit-config&amp;gt; operations MUST be</w:t>
              </w:r>
            </w:ins>
          </w:p>
          <w:p w14:paraId="76EC6EE5" w14:textId="77777777" w:rsidR="00D708FE" w:rsidRDefault="00D708FE" w:rsidP="00D708FE">
            <w:pPr>
              <w:pStyle w:val="XML1"/>
              <w:rPr>
                <w:ins w:id="18661" w:author="Thomas Dietz" w:date="2012-08-08T16:18:00Z"/>
              </w:rPr>
            </w:pPr>
            <w:ins w:id="18662" w:author="Thomas Dietz" w:date="2012-08-08T16:18:00Z">
              <w:r>
                <w:t xml:space="preserve">        implemented as follows: </w:t>
              </w:r>
            </w:ins>
          </w:p>
          <w:p w14:paraId="67673316" w14:textId="77777777" w:rsidR="00D708FE" w:rsidRDefault="00D708FE" w:rsidP="00D708FE">
            <w:pPr>
              <w:pStyle w:val="XML1"/>
              <w:rPr>
                <w:ins w:id="18663" w:author="Thomas Dietz" w:date="2012-08-08T16:18:00Z"/>
              </w:rPr>
            </w:pPr>
          </w:p>
          <w:p w14:paraId="7D1FC268" w14:textId="77777777" w:rsidR="00D708FE" w:rsidRDefault="00D708FE" w:rsidP="00D708FE">
            <w:pPr>
              <w:pStyle w:val="XML1"/>
              <w:rPr>
                <w:ins w:id="18664" w:author="Thomas Dietz" w:date="2012-08-08T16:18:00Z"/>
              </w:rPr>
            </w:pPr>
            <w:ins w:id="18665" w:author="Thomas Dietz" w:date="2012-08-08T16:18:00Z">
              <w:r>
                <w:t xml:space="preserve">        * The 'id' element MUST be present at all &amp;lt;edit-config&amp;gt;</w:t>
              </w:r>
            </w:ins>
          </w:p>
          <w:p w14:paraId="467213CE" w14:textId="77777777" w:rsidR="00D708FE" w:rsidRDefault="00D708FE" w:rsidP="00D708FE">
            <w:pPr>
              <w:pStyle w:val="XML1"/>
              <w:rPr>
                <w:ins w:id="18666" w:author="Thomas Dietz" w:date="2012-08-08T16:18:00Z"/>
              </w:rPr>
            </w:pPr>
            <w:ins w:id="18667" w:author="Thomas Dietz" w:date="2012-08-08T16:18:00Z">
              <w:r>
                <w:t xml:space="preserve">        operations to identify the OpenFlow Logical Switch.</w:t>
              </w:r>
            </w:ins>
          </w:p>
          <w:p w14:paraId="216EA1A0" w14:textId="77777777" w:rsidR="00D708FE" w:rsidRDefault="00D708FE" w:rsidP="00D708FE">
            <w:pPr>
              <w:pStyle w:val="XML1"/>
              <w:rPr>
                <w:ins w:id="18668" w:author="Thomas Dietz" w:date="2012-08-08T16:18:00Z"/>
              </w:rPr>
            </w:pPr>
            <w:ins w:id="18669" w:author="Thomas Dietz" w:date="2012-08-08T16:18:00Z">
              <w:r>
                <w:t xml:space="preserve">        * If the operation is 'merge' or 'replace', and the element</w:t>
              </w:r>
            </w:ins>
          </w:p>
          <w:p w14:paraId="2C3B3E29" w14:textId="77777777" w:rsidR="00D708FE" w:rsidRDefault="00D708FE" w:rsidP="00D708FE">
            <w:pPr>
              <w:pStyle w:val="XML1"/>
              <w:rPr>
                <w:ins w:id="18670" w:author="Thomas Dietz" w:date="2012-08-08T16:18:00Z"/>
              </w:rPr>
            </w:pPr>
            <w:ins w:id="18671" w:author="Thomas Dietz" w:date="2012-08-08T16:18:00Z">
              <w:r>
                <w:t xml:space="preserve">        does not exist, a 'data-missing' error is returned. If the</w:t>
              </w:r>
            </w:ins>
          </w:p>
          <w:p w14:paraId="77CC65DC" w14:textId="77777777" w:rsidR="00D708FE" w:rsidRDefault="00D708FE" w:rsidP="00D708FE">
            <w:pPr>
              <w:pStyle w:val="XML1"/>
              <w:rPr>
                <w:ins w:id="18672" w:author="Thomas Dietz" w:date="2012-08-08T16:18:00Z"/>
              </w:rPr>
            </w:pPr>
            <w:ins w:id="18673" w:author="Thomas Dietz" w:date="2012-08-08T16:18:00Z">
              <w:r>
                <w:t xml:space="preserve">        element exists its value is set to the value found in the</w:t>
              </w:r>
            </w:ins>
          </w:p>
          <w:p w14:paraId="776CA73F" w14:textId="77777777" w:rsidR="00D708FE" w:rsidRDefault="00D708FE" w:rsidP="00D708FE">
            <w:pPr>
              <w:pStyle w:val="XML1"/>
              <w:rPr>
                <w:ins w:id="18674" w:author="Thomas Dietz" w:date="2012-08-08T16:18:00Z"/>
              </w:rPr>
            </w:pPr>
            <w:ins w:id="18675" w:author="Thomas Dietz" w:date="2012-08-08T16:18:00Z">
              <w:r>
                <w:t xml:space="preserve">        XML RPC data.</w:t>
              </w:r>
            </w:ins>
          </w:p>
          <w:p w14:paraId="1E592588" w14:textId="77777777" w:rsidR="00D708FE" w:rsidRDefault="00D708FE" w:rsidP="00D708FE">
            <w:pPr>
              <w:pStyle w:val="XML1"/>
              <w:rPr>
                <w:ins w:id="18676" w:author="Thomas Dietz" w:date="2012-08-08T16:18:00Z"/>
              </w:rPr>
            </w:pPr>
            <w:ins w:id="18677" w:author="Thomas Dietz" w:date="2012-08-08T16:18:00Z">
              <w:r>
                <w:t xml:space="preserve">        * If the operation is 'create', a 'operation-not-supported'</w:t>
              </w:r>
            </w:ins>
          </w:p>
          <w:p w14:paraId="5D019FCE" w14:textId="77777777" w:rsidR="00D708FE" w:rsidRDefault="00D708FE" w:rsidP="00D708FE">
            <w:pPr>
              <w:pStyle w:val="XML1"/>
              <w:rPr>
                <w:ins w:id="18678" w:author="Thomas Dietz" w:date="2012-08-08T16:18:00Z"/>
              </w:rPr>
            </w:pPr>
            <w:ins w:id="18679" w:author="Thomas Dietz" w:date="2012-08-08T16:18:00Z">
              <w:r>
                <w:t xml:space="preserve">        error with type 'application' is returned.</w:t>
              </w:r>
            </w:ins>
          </w:p>
          <w:p w14:paraId="225C9407" w14:textId="77777777" w:rsidR="00D708FE" w:rsidRDefault="00D708FE" w:rsidP="00D708FE">
            <w:pPr>
              <w:pStyle w:val="XML1"/>
              <w:rPr>
                <w:ins w:id="18680" w:author="Thomas Dietz" w:date="2012-08-08T16:18:00Z"/>
              </w:rPr>
            </w:pPr>
            <w:ins w:id="18681" w:author="Thomas Dietz" w:date="2012-08-08T16:18:00Z">
              <w:r>
                <w:t xml:space="preserve">        * If the operation is 'delete', 'operation-not-supported'</w:t>
              </w:r>
            </w:ins>
          </w:p>
          <w:p w14:paraId="54A7A37D" w14:textId="77777777" w:rsidR="00D708FE" w:rsidRDefault="00D708FE" w:rsidP="00D708FE">
            <w:pPr>
              <w:pStyle w:val="XML1"/>
              <w:rPr>
                <w:ins w:id="18682" w:author="Thomas Dietz" w:date="2012-08-08T16:18:00Z"/>
              </w:rPr>
            </w:pPr>
            <w:ins w:id="18683" w:author="Thomas Dietz" w:date="2012-08-08T16:18:00Z">
              <w:r>
                <w:t xml:space="preserve">        error with type 'application' is returned.</w:t>
              </w:r>
            </w:ins>
          </w:p>
          <w:p w14:paraId="3E37CF2C" w14:textId="77777777" w:rsidR="00D708FE" w:rsidRDefault="00D708FE" w:rsidP="00D708FE">
            <w:pPr>
              <w:pStyle w:val="XML1"/>
              <w:rPr>
                <w:ins w:id="18684" w:author="Thomas Dietz" w:date="2012-08-08T16:18:00Z"/>
              </w:rPr>
            </w:pPr>
            <w:ins w:id="18685" w:author="Thomas Dietz" w:date="2012-08-08T16:18:00Z">
              <w:r>
                <w:t xml:space="preserve">      &lt;/xs:documentation&gt;</w:t>
              </w:r>
            </w:ins>
          </w:p>
          <w:p w14:paraId="7E139FE0" w14:textId="77777777" w:rsidR="00D708FE" w:rsidRDefault="00D708FE" w:rsidP="00D708FE">
            <w:pPr>
              <w:pStyle w:val="XML1"/>
              <w:rPr>
                <w:ins w:id="18686" w:author="Thomas Dietz" w:date="2012-08-08T16:18:00Z"/>
              </w:rPr>
            </w:pPr>
            <w:ins w:id="18687" w:author="Thomas Dietz" w:date="2012-08-08T16:18:00Z">
              <w:r>
                <w:t xml:space="preserve">    &lt;/xs:annotation&gt;</w:t>
              </w:r>
            </w:ins>
          </w:p>
          <w:p w14:paraId="51E94CDC" w14:textId="77777777" w:rsidR="00D708FE" w:rsidRDefault="00D708FE" w:rsidP="00D708FE">
            <w:pPr>
              <w:pStyle w:val="XML1"/>
              <w:rPr>
                <w:ins w:id="18688" w:author="Thomas Dietz" w:date="2012-08-08T16:18:00Z"/>
              </w:rPr>
            </w:pPr>
          </w:p>
          <w:p w14:paraId="7E3670C1" w14:textId="77777777" w:rsidR="00D708FE" w:rsidRDefault="00D708FE" w:rsidP="00D708FE">
            <w:pPr>
              <w:pStyle w:val="XML1"/>
              <w:rPr>
                <w:ins w:id="18689" w:author="Thomas Dietz" w:date="2012-08-08T16:18:00Z"/>
              </w:rPr>
            </w:pPr>
            <w:ins w:id="18690" w:author="Thomas Dietz" w:date="2012-08-08T16:18:00Z">
              <w:r>
                <w:t xml:space="preserve">    &lt;xs:sequence&gt;</w:t>
              </w:r>
            </w:ins>
          </w:p>
          <w:p w14:paraId="09909E58" w14:textId="77777777" w:rsidR="00D708FE" w:rsidRDefault="00D708FE" w:rsidP="00D708FE">
            <w:pPr>
              <w:pStyle w:val="XML1"/>
              <w:rPr>
                <w:ins w:id="18691" w:author="Thomas Dietz" w:date="2012-08-08T16:18:00Z"/>
              </w:rPr>
            </w:pPr>
            <w:ins w:id="18692" w:author="Thomas Dietz" w:date="2012-08-08T16:18:00Z">
              <w:r>
                <w:t xml:space="preserve">      &lt;xs:element name="id"  type="OFConfigId"&gt;</w:t>
              </w:r>
            </w:ins>
          </w:p>
          <w:p w14:paraId="0C173D9C" w14:textId="77777777" w:rsidR="00D708FE" w:rsidRDefault="00D708FE" w:rsidP="00D708FE">
            <w:pPr>
              <w:pStyle w:val="XML1"/>
              <w:rPr>
                <w:ins w:id="18693" w:author="Thomas Dietz" w:date="2012-08-08T16:18:00Z"/>
              </w:rPr>
            </w:pPr>
            <w:ins w:id="18694" w:author="Thomas Dietz" w:date="2012-08-08T16:18:00Z">
              <w:r>
                <w:t xml:space="preserve">        &lt;xs:annotation&gt;</w:t>
              </w:r>
            </w:ins>
          </w:p>
          <w:p w14:paraId="72A34084" w14:textId="77777777" w:rsidR="00D708FE" w:rsidRDefault="00D708FE" w:rsidP="00D708FE">
            <w:pPr>
              <w:pStyle w:val="XML1"/>
              <w:rPr>
                <w:ins w:id="18695" w:author="Thomas Dietz" w:date="2012-08-08T16:18:00Z"/>
              </w:rPr>
            </w:pPr>
            <w:ins w:id="18696" w:author="Thomas Dietz" w:date="2012-08-08T16:18:00Z">
              <w:r>
                <w:t xml:space="preserve">          &lt;xs:documentation&gt;</w:t>
              </w:r>
            </w:ins>
          </w:p>
          <w:p w14:paraId="7BEF06A7" w14:textId="77777777" w:rsidR="00D708FE" w:rsidRDefault="00D708FE" w:rsidP="00D708FE">
            <w:pPr>
              <w:pStyle w:val="XML1"/>
              <w:rPr>
                <w:ins w:id="18697" w:author="Thomas Dietz" w:date="2012-08-08T16:18:00Z"/>
              </w:rPr>
            </w:pPr>
            <w:ins w:id="18698" w:author="Thomas Dietz" w:date="2012-08-08T16:18:00Z">
              <w:r>
                <w:t xml:space="preserve">            A unique but locally arbitrary identifier that</w:t>
              </w:r>
            </w:ins>
          </w:p>
          <w:p w14:paraId="1BDF3ADE" w14:textId="77777777" w:rsidR="00D708FE" w:rsidRDefault="00D708FE" w:rsidP="00D708FE">
            <w:pPr>
              <w:pStyle w:val="XML1"/>
              <w:rPr>
                <w:ins w:id="18699" w:author="Thomas Dietz" w:date="2012-08-08T16:18:00Z"/>
              </w:rPr>
            </w:pPr>
            <w:ins w:id="18700" w:author="Thomas Dietz" w:date="2012-08-08T16:18:00Z">
              <w:r>
                <w:t xml:space="preserve">            identifies a Logical Switch within the context of an</w:t>
              </w:r>
            </w:ins>
          </w:p>
          <w:p w14:paraId="5DE21669" w14:textId="77777777" w:rsidR="00D708FE" w:rsidRDefault="00D708FE" w:rsidP="00D708FE">
            <w:pPr>
              <w:pStyle w:val="XML1"/>
              <w:rPr>
                <w:ins w:id="18701" w:author="Thomas Dietz" w:date="2012-08-08T16:18:00Z"/>
              </w:rPr>
            </w:pPr>
            <w:ins w:id="18702" w:author="Thomas Dietz" w:date="2012-08-08T16:18:00Z">
              <w:r>
                <w:t xml:space="preserve">            OpenFlow Capable Switch. It MUST be persistent across</w:t>
              </w:r>
            </w:ins>
          </w:p>
          <w:p w14:paraId="4582AA16" w14:textId="77777777" w:rsidR="00D708FE" w:rsidRDefault="00D708FE" w:rsidP="00D708FE">
            <w:pPr>
              <w:pStyle w:val="XML1"/>
              <w:rPr>
                <w:ins w:id="18703" w:author="Thomas Dietz" w:date="2012-08-08T16:18:00Z"/>
              </w:rPr>
            </w:pPr>
            <w:ins w:id="18704" w:author="Thomas Dietz" w:date="2012-08-08T16:18:00Z">
              <w:r>
                <w:t xml:space="preserve">            reboots of the OpenFlow Capable Switch.</w:t>
              </w:r>
            </w:ins>
          </w:p>
          <w:p w14:paraId="40C3F611" w14:textId="77777777" w:rsidR="00D708FE" w:rsidRDefault="00D708FE" w:rsidP="00D708FE">
            <w:pPr>
              <w:pStyle w:val="XML1"/>
              <w:rPr>
                <w:ins w:id="18705" w:author="Thomas Dietz" w:date="2012-08-08T16:18:00Z"/>
              </w:rPr>
            </w:pPr>
          </w:p>
          <w:p w14:paraId="38C3CF7B" w14:textId="77777777" w:rsidR="00D708FE" w:rsidRDefault="00D708FE" w:rsidP="00D708FE">
            <w:pPr>
              <w:pStyle w:val="XML1"/>
              <w:rPr>
                <w:ins w:id="18706" w:author="Thomas Dietz" w:date="2012-08-08T16:18:00Z"/>
              </w:rPr>
            </w:pPr>
            <w:ins w:id="18707" w:author="Thomas Dietz" w:date="2012-08-08T16:18:00Z">
              <w:r>
                <w:t xml:space="preserve">            This element MUST be present to identify the OpenFlow</w:t>
              </w:r>
            </w:ins>
          </w:p>
          <w:p w14:paraId="4AFB6B56" w14:textId="77777777" w:rsidR="00D708FE" w:rsidRDefault="00D708FE" w:rsidP="00D708FE">
            <w:pPr>
              <w:pStyle w:val="XML1"/>
              <w:rPr>
                <w:ins w:id="18708" w:author="Thomas Dietz" w:date="2012-08-08T16:18:00Z"/>
              </w:rPr>
            </w:pPr>
            <w:ins w:id="18709" w:author="Thomas Dietz" w:date="2012-08-08T16:18:00Z">
              <w:r>
                <w:t xml:space="preserve">            Logical Switch.</w:t>
              </w:r>
            </w:ins>
          </w:p>
          <w:p w14:paraId="2A51B14A" w14:textId="77777777" w:rsidR="00D708FE" w:rsidRDefault="00D708FE" w:rsidP="00D708FE">
            <w:pPr>
              <w:pStyle w:val="XML1"/>
              <w:rPr>
                <w:ins w:id="18710" w:author="Thomas Dietz" w:date="2012-08-08T16:18:00Z"/>
              </w:rPr>
            </w:pPr>
            <w:ins w:id="18711" w:author="Thomas Dietz" w:date="2012-08-08T16:18:00Z">
              <w:r>
                <w:t xml:space="preserve">          &lt;/xs:documentation&gt;</w:t>
              </w:r>
            </w:ins>
          </w:p>
          <w:p w14:paraId="1B0B1EB4" w14:textId="77777777" w:rsidR="00D708FE" w:rsidRDefault="00D708FE" w:rsidP="00D708FE">
            <w:pPr>
              <w:pStyle w:val="XML1"/>
              <w:rPr>
                <w:ins w:id="18712" w:author="Thomas Dietz" w:date="2012-08-08T16:18:00Z"/>
              </w:rPr>
            </w:pPr>
            <w:ins w:id="18713" w:author="Thomas Dietz" w:date="2012-08-08T16:18:00Z">
              <w:r>
                <w:t xml:space="preserve">        &lt;/xs:annotation&gt;</w:t>
              </w:r>
            </w:ins>
          </w:p>
          <w:p w14:paraId="14A5A96C" w14:textId="77777777" w:rsidR="00D708FE" w:rsidRDefault="00D708FE" w:rsidP="00D708FE">
            <w:pPr>
              <w:pStyle w:val="XML1"/>
              <w:rPr>
                <w:ins w:id="18714" w:author="Thomas Dietz" w:date="2012-08-08T16:18:00Z"/>
              </w:rPr>
            </w:pPr>
            <w:ins w:id="18715" w:author="Thomas Dietz" w:date="2012-08-08T16:18:00Z">
              <w:r>
                <w:t xml:space="preserve">      &lt;/xs:element&gt;</w:t>
              </w:r>
            </w:ins>
          </w:p>
          <w:p w14:paraId="32615965" w14:textId="77777777" w:rsidR="00D708FE" w:rsidRDefault="00D708FE" w:rsidP="00D708FE">
            <w:pPr>
              <w:pStyle w:val="XML1"/>
              <w:rPr>
                <w:ins w:id="18716" w:author="Thomas Dietz" w:date="2012-08-08T16:18:00Z"/>
              </w:rPr>
            </w:pPr>
            <w:ins w:id="18717" w:author="Thomas Dietz" w:date="2012-08-08T16:18:00Z">
              <w:r>
                <w:t xml:space="preserve">      &lt;xs:element name="capabilities"&gt;</w:t>
              </w:r>
            </w:ins>
          </w:p>
          <w:p w14:paraId="5BAF4444" w14:textId="77777777" w:rsidR="00D708FE" w:rsidRDefault="00D708FE" w:rsidP="00D708FE">
            <w:pPr>
              <w:pStyle w:val="XML1"/>
              <w:rPr>
                <w:ins w:id="18718" w:author="Thomas Dietz" w:date="2012-08-08T16:18:00Z"/>
              </w:rPr>
            </w:pPr>
            <w:ins w:id="18719" w:author="Thomas Dietz" w:date="2012-08-08T16:18:00Z">
              <w:r>
                <w:t xml:space="preserve">        &lt;xs:annotation&gt;</w:t>
              </w:r>
            </w:ins>
          </w:p>
          <w:p w14:paraId="6DDAD6F7" w14:textId="77777777" w:rsidR="00D708FE" w:rsidRDefault="00D708FE" w:rsidP="00D708FE">
            <w:pPr>
              <w:pStyle w:val="XML1"/>
              <w:rPr>
                <w:ins w:id="18720" w:author="Thomas Dietz" w:date="2012-08-08T16:18:00Z"/>
              </w:rPr>
            </w:pPr>
            <w:ins w:id="18721" w:author="Thomas Dietz" w:date="2012-08-08T16:18:00Z">
              <w:r>
                <w:t xml:space="preserve">          &lt;xs:documentation&gt;</w:t>
              </w:r>
            </w:ins>
          </w:p>
          <w:p w14:paraId="7F75C201" w14:textId="77777777" w:rsidR="00D708FE" w:rsidRDefault="00D708FE" w:rsidP="00D708FE">
            <w:pPr>
              <w:pStyle w:val="XML1"/>
              <w:rPr>
                <w:ins w:id="18722" w:author="Thomas Dietz" w:date="2012-08-08T16:18:00Z"/>
              </w:rPr>
            </w:pPr>
            <w:ins w:id="18723" w:author="Thomas Dietz" w:date="2012-08-08T16:18:00Z">
              <w:r>
                <w:lastRenderedPageBreak/>
                <w:t xml:space="preserve">            This element contains all capability items that</w:t>
              </w:r>
            </w:ins>
          </w:p>
          <w:p w14:paraId="63A09F5D" w14:textId="77777777" w:rsidR="00D708FE" w:rsidRDefault="00D708FE" w:rsidP="00D708FE">
            <w:pPr>
              <w:pStyle w:val="XML1"/>
              <w:rPr>
                <w:ins w:id="18724" w:author="Thomas Dietz" w:date="2012-08-08T16:18:00Z"/>
              </w:rPr>
            </w:pPr>
            <w:ins w:id="18725" w:author="Thomas Dietz" w:date="2012-08-08T16:18:00Z">
              <w:r>
                <w:t xml:space="preserve">            an OpenFlow Logical Switch MAY implement.</w:t>
              </w:r>
            </w:ins>
          </w:p>
          <w:p w14:paraId="240EAE7E" w14:textId="77777777" w:rsidR="00D708FE" w:rsidRDefault="00D708FE" w:rsidP="00D708FE">
            <w:pPr>
              <w:pStyle w:val="XML1"/>
              <w:rPr>
                <w:ins w:id="18726" w:author="Thomas Dietz" w:date="2012-08-08T16:18:00Z"/>
              </w:rPr>
            </w:pPr>
          </w:p>
          <w:p w14:paraId="6248ED57" w14:textId="77777777" w:rsidR="00D708FE" w:rsidRDefault="00D708FE" w:rsidP="00D708FE">
            <w:pPr>
              <w:pStyle w:val="XML1"/>
              <w:rPr>
                <w:ins w:id="18727" w:author="Thomas Dietz" w:date="2012-08-08T16:18:00Z"/>
              </w:rPr>
            </w:pPr>
            <w:ins w:id="18728" w:author="Thomas Dietz" w:date="2012-08-08T16:18:00Z">
              <w:r>
                <w:t xml:space="preserve">            This element and its children can only be retrieved by</w:t>
              </w:r>
            </w:ins>
          </w:p>
          <w:p w14:paraId="22C60D15" w14:textId="77777777" w:rsidR="00D708FE" w:rsidRDefault="00D708FE" w:rsidP="00D708FE">
            <w:pPr>
              <w:pStyle w:val="XML1"/>
              <w:rPr>
                <w:ins w:id="18729" w:author="Thomas Dietz" w:date="2012-08-08T16:18:00Z"/>
              </w:rPr>
            </w:pPr>
            <w:ins w:id="18730" w:author="Thomas Dietz" w:date="2012-08-08T16:18:00Z">
              <w:r>
                <w:t xml:space="preserve">            NETCONF &amp;lt;get&amp;gt; operation since it contain no configuration</w:t>
              </w:r>
            </w:ins>
          </w:p>
          <w:p w14:paraId="22F09661" w14:textId="77777777" w:rsidR="00D708FE" w:rsidRDefault="00D708FE" w:rsidP="00D708FE">
            <w:pPr>
              <w:pStyle w:val="XML1"/>
              <w:rPr>
                <w:ins w:id="18731" w:author="Thomas Dietz" w:date="2012-08-08T16:18:00Z"/>
              </w:rPr>
            </w:pPr>
            <w:ins w:id="18732" w:author="Thomas Dietz" w:date="2012-08-08T16:18:00Z">
              <w:r>
                <w:t xml:space="preserve">            data.</w:t>
              </w:r>
            </w:ins>
          </w:p>
          <w:p w14:paraId="02C5C01D" w14:textId="77777777" w:rsidR="00D708FE" w:rsidRDefault="00D708FE" w:rsidP="00D708FE">
            <w:pPr>
              <w:pStyle w:val="XML1"/>
              <w:rPr>
                <w:ins w:id="18733" w:author="Thomas Dietz" w:date="2012-08-08T16:18:00Z"/>
              </w:rPr>
            </w:pPr>
            <w:ins w:id="18734" w:author="Thomas Dietz" w:date="2012-08-08T16:18:00Z">
              <w:r>
                <w:t xml:space="preserve">          &lt;/xs:documentation&gt;</w:t>
              </w:r>
            </w:ins>
          </w:p>
          <w:p w14:paraId="7767C6D6" w14:textId="77777777" w:rsidR="00D708FE" w:rsidRDefault="00D708FE" w:rsidP="00D708FE">
            <w:pPr>
              <w:pStyle w:val="XML1"/>
              <w:rPr>
                <w:ins w:id="18735" w:author="Thomas Dietz" w:date="2012-08-08T16:18:00Z"/>
              </w:rPr>
            </w:pPr>
            <w:ins w:id="18736" w:author="Thomas Dietz" w:date="2012-08-08T16:18:00Z">
              <w:r>
                <w:t xml:space="preserve">        &lt;/xs:annotation&gt;</w:t>
              </w:r>
            </w:ins>
          </w:p>
          <w:p w14:paraId="634409B0" w14:textId="77777777" w:rsidR="00D708FE" w:rsidRDefault="00D708FE" w:rsidP="00D708FE">
            <w:pPr>
              <w:pStyle w:val="XML1"/>
              <w:rPr>
                <w:ins w:id="18737" w:author="Thomas Dietz" w:date="2012-08-08T16:18:00Z"/>
              </w:rPr>
            </w:pPr>
            <w:ins w:id="18738" w:author="Thomas Dietz" w:date="2012-08-08T16:18:00Z">
              <w:r>
                <w:t xml:space="preserve">        &lt;xs:complexType&gt;</w:t>
              </w:r>
            </w:ins>
          </w:p>
          <w:p w14:paraId="44347EC7" w14:textId="77777777" w:rsidR="00D708FE" w:rsidRDefault="00D708FE" w:rsidP="00D708FE">
            <w:pPr>
              <w:pStyle w:val="XML1"/>
              <w:rPr>
                <w:ins w:id="18739" w:author="Thomas Dietz" w:date="2012-08-08T16:18:00Z"/>
              </w:rPr>
            </w:pPr>
            <w:ins w:id="18740" w:author="Thomas Dietz" w:date="2012-08-08T16:18:00Z">
              <w:r>
                <w:t xml:space="preserve">          &lt;xs:sequence&gt;</w:t>
              </w:r>
            </w:ins>
          </w:p>
          <w:p w14:paraId="2CF069F7" w14:textId="77777777" w:rsidR="00D708FE" w:rsidRDefault="00D708FE" w:rsidP="00D708FE">
            <w:pPr>
              <w:pStyle w:val="XML1"/>
              <w:rPr>
                <w:ins w:id="18741" w:author="Thomas Dietz" w:date="2012-08-08T16:18:00Z"/>
              </w:rPr>
            </w:pPr>
            <w:ins w:id="18742" w:author="Thomas Dietz" w:date="2012-08-08T16:18:00Z">
              <w:r>
                <w:t xml:space="preserve">            &lt;xs:group ref="OFLogicalSwitchCapabilitiesType"/&gt;</w:t>
              </w:r>
            </w:ins>
          </w:p>
          <w:p w14:paraId="1E1E021F" w14:textId="77777777" w:rsidR="00D708FE" w:rsidRDefault="00D708FE" w:rsidP="00D708FE">
            <w:pPr>
              <w:pStyle w:val="XML1"/>
              <w:rPr>
                <w:ins w:id="18743" w:author="Thomas Dietz" w:date="2012-08-08T16:18:00Z"/>
              </w:rPr>
            </w:pPr>
            <w:ins w:id="18744" w:author="Thomas Dietz" w:date="2012-08-08T16:18:00Z">
              <w:r>
                <w:t xml:space="preserve">          &lt;/xs:sequence&gt;</w:t>
              </w:r>
            </w:ins>
          </w:p>
          <w:p w14:paraId="00442D7E" w14:textId="77777777" w:rsidR="00D708FE" w:rsidRDefault="00D708FE" w:rsidP="00D708FE">
            <w:pPr>
              <w:pStyle w:val="XML1"/>
              <w:rPr>
                <w:ins w:id="18745" w:author="Thomas Dietz" w:date="2012-08-08T16:18:00Z"/>
              </w:rPr>
            </w:pPr>
            <w:ins w:id="18746" w:author="Thomas Dietz" w:date="2012-08-08T16:18:00Z">
              <w:r>
                <w:t xml:space="preserve">        &lt;/xs:complexType&gt;</w:t>
              </w:r>
            </w:ins>
          </w:p>
          <w:p w14:paraId="5291E029" w14:textId="77777777" w:rsidR="00D708FE" w:rsidRDefault="00D708FE" w:rsidP="00D708FE">
            <w:pPr>
              <w:pStyle w:val="XML1"/>
              <w:rPr>
                <w:ins w:id="18747" w:author="Thomas Dietz" w:date="2012-08-08T16:18:00Z"/>
              </w:rPr>
            </w:pPr>
            <w:ins w:id="18748" w:author="Thomas Dietz" w:date="2012-08-08T16:18:00Z">
              <w:r>
                <w:t xml:space="preserve">      &lt;/xs:element&gt;</w:t>
              </w:r>
            </w:ins>
          </w:p>
          <w:p w14:paraId="4151773D" w14:textId="77777777" w:rsidR="00D708FE" w:rsidRDefault="00D708FE" w:rsidP="00D708FE">
            <w:pPr>
              <w:pStyle w:val="XML1"/>
              <w:rPr>
                <w:ins w:id="18749" w:author="Thomas Dietz" w:date="2012-08-08T16:18:00Z"/>
              </w:rPr>
            </w:pPr>
            <w:ins w:id="18750" w:author="Thomas Dietz" w:date="2012-08-08T16:18:00Z">
              <w:r>
                <w:t xml:space="preserve">      &lt;xs:element name="datapath-id"  type="datapath-id-type"&gt;</w:t>
              </w:r>
            </w:ins>
          </w:p>
          <w:p w14:paraId="6D582810" w14:textId="77777777" w:rsidR="00D708FE" w:rsidRDefault="00D708FE" w:rsidP="00D708FE">
            <w:pPr>
              <w:pStyle w:val="XML1"/>
              <w:rPr>
                <w:ins w:id="18751" w:author="Thomas Dietz" w:date="2012-08-08T16:18:00Z"/>
              </w:rPr>
            </w:pPr>
            <w:ins w:id="18752" w:author="Thomas Dietz" w:date="2012-08-08T16:18:00Z">
              <w:r>
                <w:t xml:space="preserve">        &lt;xs:annotation&gt;</w:t>
              </w:r>
            </w:ins>
          </w:p>
          <w:p w14:paraId="6A05E3E6" w14:textId="77777777" w:rsidR="00D708FE" w:rsidRDefault="00D708FE" w:rsidP="00D708FE">
            <w:pPr>
              <w:pStyle w:val="XML1"/>
              <w:rPr>
                <w:ins w:id="18753" w:author="Thomas Dietz" w:date="2012-08-08T16:18:00Z"/>
              </w:rPr>
            </w:pPr>
            <w:ins w:id="18754" w:author="Thomas Dietz" w:date="2012-08-08T16:18:00Z">
              <w:r>
                <w:t xml:space="preserve">          &lt;xs:documentation&gt;</w:t>
              </w:r>
            </w:ins>
          </w:p>
          <w:p w14:paraId="7F04D295" w14:textId="77777777" w:rsidR="00D708FE" w:rsidRDefault="00D708FE" w:rsidP="00D708FE">
            <w:pPr>
              <w:pStyle w:val="XML1"/>
              <w:rPr>
                <w:ins w:id="18755" w:author="Thomas Dietz" w:date="2012-08-08T16:18:00Z"/>
              </w:rPr>
            </w:pPr>
            <w:ins w:id="18756" w:author="Thomas Dietz" w:date="2012-08-08T16:18:00Z">
              <w:r>
                <w:t xml:space="preserve">            The datapath identifier of the Logical Switch</w:t>
              </w:r>
            </w:ins>
          </w:p>
          <w:p w14:paraId="770F8AC6" w14:textId="77777777" w:rsidR="00D708FE" w:rsidRDefault="00D708FE" w:rsidP="00D708FE">
            <w:pPr>
              <w:pStyle w:val="XML1"/>
              <w:rPr>
                <w:ins w:id="18757" w:author="Thomas Dietz" w:date="2012-08-08T16:18:00Z"/>
              </w:rPr>
            </w:pPr>
            <w:ins w:id="18758" w:author="Thomas Dietz" w:date="2012-08-08T16:18:00Z">
              <w:r>
                <w:t xml:space="preserve">            that uniquely identifies this Logical Switch within the</w:t>
              </w:r>
            </w:ins>
          </w:p>
          <w:p w14:paraId="2A4BB64E" w14:textId="77777777" w:rsidR="00D708FE" w:rsidRDefault="00D708FE" w:rsidP="00D708FE">
            <w:pPr>
              <w:pStyle w:val="XML1"/>
              <w:rPr>
                <w:ins w:id="18759" w:author="Thomas Dietz" w:date="2012-08-08T16:18:00Z"/>
              </w:rPr>
            </w:pPr>
            <w:ins w:id="18760" w:author="Thomas Dietz" w:date="2012-08-08T16:18:00Z">
              <w:r>
                <w:t xml:space="preserve">            context of all OpenFlow Controllers associated with the</w:t>
              </w:r>
            </w:ins>
          </w:p>
          <w:p w14:paraId="359DA93A" w14:textId="77777777" w:rsidR="00D708FE" w:rsidRDefault="00D708FE" w:rsidP="00D708FE">
            <w:pPr>
              <w:pStyle w:val="XML1"/>
              <w:rPr>
                <w:ins w:id="18761" w:author="Thomas Dietz" w:date="2012-08-08T16:18:00Z"/>
              </w:rPr>
            </w:pPr>
            <w:ins w:id="18762" w:author="Thomas Dietz" w:date="2012-08-08T16:18:00Z">
              <w:r>
                <w:t xml:space="preserve">            OpenFlow Logical Switch.  The datapath identifier is a</w:t>
              </w:r>
            </w:ins>
          </w:p>
          <w:p w14:paraId="2A4EA1FB" w14:textId="77777777" w:rsidR="00DF476A" w:rsidRDefault="00DF476A" w:rsidP="00DF476A">
            <w:pPr>
              <w:pStyle w:val="XML1"/>
              <w:rPr>
                <w:ins w:id="18763" w:author="Thomas Dietz" w:date="2012-08-10T14:39:00Z"/>
              </w:rPr>
            </w:pPr>
            <w:ins w:id="18764" w:author="Thomas Dietz" w:date="2012-08-10T14:39:00Z">
              <w:r>
                <w:t xml:space="preserve">            string value that MUST be formatted as a sequence of 8</w:t>
              </w:r>
            </w:ins>
          </w:p>
          <w:p w14:paraId="25A8D9A6" w14:textId="77777777" w:rsidR="00DF476A" w:rsidRDefault="00DF476A" w:rsidP="00DF476A">
            <w:pPr>
              <w:pStyle w:val="XML1"/>
              <w:rPr>
                <w:ins w:id="18765" w:author="Thomas Dietz" w:date="2012-08-10T14:39:00Z"/>
              </w:rPr>
            </w:pPr>
            <w:ins w:id="18766" w:author="Thomas Dietz" w:date="2012-08-10T14:39:00Z">
              <w:r>
                <w:t xml:space="preserve">            2-digit hexadecimal numbers that are separated by colons,</w:t>
              </w:r>
            </w:ins>
          </w:p>
          <w:p w14:paraId="59B2895F" w14:textId="77777777" w:rsidR="00DF476A" w:rsidRDefault="00DF476A" w:rsidP="00DF476A">
            <w:pPr>
              <w:pStyle w:val="XML1"/>
              <w:rPr>
                <w:ins w:id="18767" w:author="Thomas Dietz" w:date="2012-08-10T14:39:00Z"/>
              </w:rPr>
            </w:pPr>
            <w:ins w:id="18768" w:author="Thomas Dietz" w:date="2012-08-10T14:39:00Z">
              <w:r>
                <w:t xml:space="preserve">            for example, '01:23:45:67:89:ab:cd:ef'.  When processing a</w:t>
              </w:r>
            </w:ins>
          </w:p>
          <w:p w14:paraId="314CFA13" w14:textId="77777777" w:rsidR="00DF476A" w:rsidRDefault="00DF476A" w:rsidP="00DF476A">
            <w:pPr>
              <w:pStyle w:val="XML1"/>
              <w:rPr>
                <w:ins w:id="18769" w:author="Thomas Dietz" w:date="2012-08-10T14:39:00Z"/>
              </w:rPr>
            </w:pPr>
            <w:ins w:id="18770" w:author="Thomas Dietz" w:date="2012-08-10T14:39:00Z">
              <w:r>
                <w:t xml:space="preserve">            datapath identifier, the case of the decimal digits MUST be</w:t>
              </w:r>
            </w:ins>
          </w:p>
          <w:p w14:paraId="7AACD701" w14:textId="71226857" w:rsidR="00D708FE" w:rsidRDefault="00DF476A" w:rsidP="00DF476A">
            <w:pPr>
              <w:pStyle w:val="XML1"/>
              <w:rPr>
                <w:ins w:id="18771" w:author="Thomas Dietz" w:date="2012-08-10T14:39:00Z"/>
              </w:rPr>
            </w:pPr>
            <w:ins w:id="18772" w:author="Thomas Dietz" w:date="2012-08-10T14:39:00Z">
              <w:r>
                <w:t xml:space="preserve">            ignored.</w:t>
              </w:r>
            </w:ins>
          </w:p>
          <w:p w14:paraId="5009CFB6" w14:textId="77777777" w:rsidR="00DF476A" w:rsidRDefault="00DF476A" w:rsidP="00DF476A">
            <w:pPr>
              <w:pStyle w:val="XML1"/>
              <w:rPr>
                <w:ins w:id="18773" w:author="Thomas Dietz" w:date="2012-08-08T16:18:00Z"/>
              </w:rPr>
            </w:pPr>
          </w:p>
          <w:p w14:paraId="53C12864" w14:textId="77777777" w:rsidR="00D708FE" w:rsidRDefault="00D708FE" w:rsidP="00D708FE">
            <w:pPr>
              <w:pStyle w:val="XML1"/>
              <w:rPr>
                <w:ins w:id="18774" w:author="Thomas Dietz" w:date="2012-08-08T16:18:00Z"/>
              </w:rPr>
            </w:pPr>
            <w:ins w:id="18775" w:author="Thomas Dietz" w:date="2012-08-08T16:18:00Z">
              <w:r>
                <w:t xml:space="preserve">            This element MUST be present in the NETCONF data store.</w:t>
              </w:r>
            </w:ins>
          </w:p>
          <w:p w14:paraId="343754E1" w14:textId="77777777" w:rsidR="00D708FE" w:rsidRDefault="00D708FE" w:rsidP="00D708FE">
            <w:pPr>
              <w:pStyle w:val="XML1"/>
              <w:rPr>
                <w:ins w:id="18776" w:author="Thomas Dietz" w:date="2012-08-08T16:18:00Z"/>
              </w:rPr>
            </w:pPr>
            <w:ins w:id="18777" w:author="Thomas Dietz" w:date="2012-08-08T16:18:00Z">
              <w:r>
                <w:t xml:space="preserve">            If this element is not present in a NETCONF &amp;lt;edit-config&amp;gt;</w:t>
              </w:r>
            </w:ins>
          </w:p>
          <w:p w14:paraId="49BFF954" w14:textId="77777777" w:rsidR="00D708FE" w:rsidRDefault="00D708FE" w:rsidP="00D708FE">
            <w:pPr>
              <w:pStyle w:val="XML1"/>
              <w:rPr>
                <w:ins w:id="18778" w:author="Thomas Dietz" w:date="2012-08-08T16:18:00Z"/>
              </w:rPr>
            </w:pPr>
            <w:ins w:id="18779" w:author="Thomas Dietz" w:date="2012-08-08T16:18:00Z">
              <w:r>
                <w:t xml:space="preserve">            operation 'create', 'merge' or 'replace' and the parent</w:t>
              </w:r>
            </w:ins>
          </w:p>
          <w:p w14:paraId="64CCF131" w14:textId="77777777" w:rsidR="00D708FE" w:rsidRDefault="00D708FE" w:rsidP="00D708FE">
            <w:pPr>
              <w:pStyle w:val="XML1"/>
              <w:rPr>
                <w:ins w:id="18780" w:author="Thomas Dietz" w:date="2012-08-08T16:18:00Z"/>
              </w:rPr>
            </w:pPr>
            <w:ins w:id="18781" w:author="Thomas Dietz" w:date="2012-08-08T16:18:00Z">
              <w:r>
                <w:t xml:space="preserve">            element does not exist, a 'data-missing' error is</w:t>
              </w:r>
            </w:ins>
          </w:p>
          <w:p w14:paraId="254DD14D" w14:textId="77777777" w:rsidR="00D708FE" w:rsidRDefault="00D708FE" w:rsidP="00D708FE">
            <w:pPr>
              <w:pStyle w:val="XML1"/>
              <w:rPr>
                <w:ins w:id="18782" w:author="Thomas Dietz" w:date="2012-08-08T16:18:00Z"/>
              </w:rPr>
            </w:pPr>
            <w:ins w:id="18783" w:author="Thomas Dietz" w:date="2012-08-08T16:18:00Z">
              <w:r>
                <w:t xml:space="preserve">            returned.</w:t>
              </w:r>
            </w:ins>
          </w:p>
          <w:p w14:paraId="35632B0C" w14:textId="77777777" w:rsidR="00D708FE" w:rsidRDefault="00D708FE" w:rsidP="00D708FE">
            <w:pPr>
              <w:pStyle w:val="XML1"/>
              <w:rPr>
                <w:ins w:id="18784" w:author="Thomas Dietz" w:date="2012-08-08T16:18:00Z"/>
              </w:rPr>
            </w:pPr>
            <w:ins w:id="18785" w:author="Thomas Dietz" w:date="2012-08-08T16:18:00Z">
              <w:r>
                <w:t xml:space="preserve">          &lt;/xs:documentation&gt;</w:t>
              </w:r>
            </w:ins>
          </w:p>
          <w:p w14:paraId="38774E6A" w14:textId="77777777" w:rsidR="00D708FE" w:rsidRDefault="00D708FE" w:rsidP="00D708FE">
            <w:pPr>
              <w:pStyle w:val="XML1"/>
              <w:rPr>
                <w:ins w:id="18786" w:author="Thomas Dietz" w:date="2012-08-08T16:18:00Z"/>
              </w:rPr>
            </w:pPr>
            <w:ins w:id="18787" w:author="Thomas Dietz" w:date="2012-08-08T16:18:00Z">
              <w:r>
                <w:t xml:space="preserve">        &lt;/xs:annotation&gt;</w:t>
              </w:r>
            </w:ins>
          </w:p>
          <w:p w14:paraId="5408174B" w14:textId="77777777" w:rsidR="00D708FE" w:rsidRDefault="00D708FE" w:rsidP="00D708FE">
            <w:pPr>
              <w:pStyle w:val="XML1"/>
              <w:rPr>
                <w:ins w:id="18788" w:author="Thomas Dietz" w:date="2012-08-08T16:18:00Z"/>
              </w:rPr>
            </w:pPr>
            <w:ins w:id="18789" w:author="Thomas Dietz" w:date="2012-08-08T16:18:00Z">
              <w:r>
                <w:t xml:space="preserve">      &lt;/xs:element&gt;</w:t>
              </w:r>
            </w:ins>
          </w:p>
          <w:p w14:paraId="55726978" w14:textId="77777777" w:rsidR="00D708FE" w:rsidRDefault="00D708FE" w:rsidP="00D708FE">
            <w:pPr>
              <w:pStyle w:val="XML1"/>
              <w:rPr>
                <w:ins w:id="18790" w:author="Thomas Dietz" w:date="2012-08-08T16:18:00Z"/>
              </w:rPr>
            </w:pPr>
            <w:ins w:id="18791" w:author="Thomas Dietz" w:date="2012-08-08T16:18:00Z">
              <w:r>
                <w:t xml:space="preserve">      &lt;xs:element name="enabled"  type="xs:boolean"&gt;</w:t>
              </w:r>
            </w:ins>
          </w:p>
          <w:p w14:paraId="2144F68A" w14:textId="77777777" w:rsidR="00D708FE" w:rsidRDefault="00D708FE" w:rsidP="00D708FE">
            <w:pPr>
              <w:pStyle w:val="XML1"/>
              <w:rPr>
                <w:ins w:id="18792" w:author="Thomas Dietz" w:date="2012-08-08T16:18:00Z"/>
              </w:rPr>
            </w:pPr>
            <w:ins w:id="18793" w:author="Thomas Dietz" w:date="2012-08-08T16:18:00Z">
              <w:r>
                <w:t xml:space="preserve">        &lt;xs:annotation&gt;</w:t>
              </w:r>
            </w:ins>
          </w:p>
          <w:p w14:paraId="6DB2CCB8" w14:textId="77777777" w:rsidR="00D708FE" w:rsidRDefault="00D708FE" w:rsidP="00D708FE">
            <w:pPr>
              <w:pStyle w:val="XML1"/>
              <w:rPr>
                <w:ins w:id="18794" w:author="Thomas Dietz" w:date="2012-08-08T16:18:00Z"/>
              </w:rPr>
            </w:pPr>
            <w:ins w:id="18795" w:author="Thomas Dietz" w:date="2012-08-08T16:18:00Z">
              <w:r>
                <w:t xml:space="preserve">          &lt;xs:documentation&gt;</w:t>
              </w:r>
            </w:ins>
          </w:p>
          <w:p w14:paraId="7F649EB5" w14:textId="77777777" w:rsidR="00D708FE" w:rsidRDefault="00D708FE" w:rsidP="00D708FE">
            <w:pPr>
              <w:pStyle w:val="XML1"/>
              <w:rPr>
                <w:ins w:id="18796" w:author="Thomas Dietz" w:date="2012-08-08T16:18:00Z"/>
              </w:rPr>
            </w:pPr>
            <w:ins w:id="18797" w:author="Thomas Dietz" w:date="2012-08-08T16:18:00Z">
              <w:r>
                <w:t xml:space="preserve">            This element indicates the administrative state</w:t>
              </w:r>
            </w:ins>
          </w:p>
          <w:p w14:paraId="52298D4C" w14:textId="77777777" w:rsidR="00D708FE" w:rsidRDefault="00D708FE" w:rsidP="00D708FE">
            <w:pPr>
              <w:pStyle w:val="XML1"/>
              <w:rPr>
                <w:ins w:id="18798" w:author="Thomas Dietz" w:date="2012-08-08T16:18:00Z"/>
              </w:rPr>
            </w:pPr>
            <w:ins w:id="18799" w:author="Thomas Dietz" w:date="2012-08-08T16:18:00Z">
              <w:r>
                <w:t xml:space="preserve">            of the OpenFlow Logical Switch.  A value of 'false' means</w:t>
              </w:r>
            </w:ins>
          </w:p>
          <w:p w14:paraId="1F1E8D14" w14:textId="77777777" w:rsidR="00D708FE" w:rsidRDefault="00D708FE" w:rsidP="00D708FE">
            <w:pPr>
              <w:pStyle w:val="XML1"/>
              <w:rPr>
                <w:ins w:id="18800" w:author="Thomas Dietz" w:date="2012-08-08T16:18:00Z"/>
              </w:rPr>
            </w:pPr>
            <w:ins w:id="18801" w:author="Thomas Dietz" w:date="2012-08-08T16:18:00Z">
              <w:r>
                <w:t xml:space="preserve">            the OpenFlow Logical Switch MUST NOT communicate with any </w:t>
              </w:r>
            </w:ins>
          </w:p>
          <w:p w14:paraId="72170464" w14:textId="77777777" w:rsidR="00D708FE" w:rsidRDefault="00D708FE" w:rsidP="00D708FE">
            <w:pPr>
              <w:pStyle w:val="XML1"/>
              <w:rPr>
                <w:ins w:id="18802" w:author="Thomas Dietz" w:date="2012-08-08T16:18:00Z"/>
              </w:rPr>
            </w:pPr>
            <w:ins w:id="18803" w:author="Thomas Dietz" w:date="2012-08-08T16:18:00Z">
              <w:r>
                <w:t xml:space="preserve">            OpenFlow Controllers, MUST NOT conduct any OpenFlow </w:t>
              </w:r>
            </w:ins>
          </w:p>
          <w:p w14:paraId="78105F25" w14:textId="77777777" w:rsidR="00D708FE" w:rsidRDefault="00D708FE" w:rsidP="00D708FE">
            <w:pPr>
              <w:pStyle w:val="XML1"/>
              <w:rPr>
                <w:ins w:id="18804" w:author="Thomas Dietz" w:date="2012-08-08T16:18:00Z"/>
              </w:rPr>
            </w:pPr>
            <w:ins w:id="18805" w:author="Thomas Dietz" w:date="2012-08-08T16:18:00Z">
              <w:r>
                <w:t xml:space="preserve">            processing, and SHOULD NOT be utilizing computational or </w:t>
              </w:r>
            </w:ins>
          </w:p>
          <w:p w14:paraId="271F0129" w14:textId="77777777" w:rsidR="00D708FE" w:rsidRDefault="00D708FE" w:rsidP="00D708FE">
            <w:pPr>
              <w:pStyle w:val="XML1"/>
              <w:rPr>
                <w:ins w:id="18806" w:author="Thomas Dietz" w:date="2012-08-08T16:18:00Z"/>
              </w:rPr>
            </w:pPr>
            <w:ins w:id="18807" w:author="Thomas Dietz" w:date="2012-08-08T16:18:00Z">
              <w:r>
                <w:t xml:space="preserve">            network resources of the underlying platform.</w:t>
              </w:r>
            </w:ins>
          </w:p>
          <w:p w14:paraId="6B7C38F7" w14:textId="77777777" w:rsidR="00D708FE" w:rsidRDefault="00D708FE" w:rsidP="00D708FE">
            <w:pPr>
              <w:pStyle w:val="XML1"/>
              <w:rPr>
                <w:ins w:id="18808" w:author="Thomas Dietz" w:date="2012-08-08T16:18:00Z"/>
              </w:rPr>
            </w:pPr>
          </w:p>
          <w:p w14:paraId="17A248FB" w14:textId="77777777" w:rsidR="00D708FE" w:rsidRDefault="00D708FE" w:rsidP="00D708FE">
            <w:pPr>
              <w:pStyle w:val="XML1"/>
              <w:rPr>
                <w:ins w:id="18809" w:author="Thomas Dietz" w:date="2012-08-08T16:18:00Z"/>
              </w:rPr>
            </w:pPr>
            <w:ins w:id="18810" w:author="Thomas Dietz" w:date="2012-08-08T16:18:00Z">
              <w:r>
                <w:t xml:space="preserve">            This element is optional. If this element is not present it</w:t>
              </w:r>
            </w:ins>
          </w:p>
          <w:p w14:paraId="47D67237" w14:textId="77777777" w:rsidR="00D708FE" w:rsidRDefault="00D708FE" w:rsidP="00D708FE">
            <w:pPr>
              <w:pStyle w:val="XML1"/>
              <w:rPr>
                <w:ins w:id="18811" w:author="Thomas Dietz" w:date="2012-08-08T16:18:00Z"/>
              </w:rPr>
            </w:pPr>
            <w:ins w:id="18812" w:author="Thomas Dietz" w:date="2012-08-08T16:18:00Z">
              <w:r>
                <w:t xml:space="preserve">            defaults to 'false'.</w:t>
              </w:r>
            </w:ins>
          </w:p>
          <w:p w14:paraId="08E88831" w14:textId="77777777" w:rsidR="00D708FE" w:rsidRDefault="00D708FE" w:rsidP="00D708FE">
            <w:pPr>
              <w:pStyle w:val="XML1"/>
              <w:rPr>
                <w:ins w:id="18813" w:author="Thomas Dietz" w:date="2012-08-08T16:18:00Z"/>
              </w:rPr>
            </w:pPr>
            <w:ins w:id="18814" w:author="Thomas Dietz" w:date="2012-08-08T16:18:00Z">
              <w:r>
                <w:t xml:space="preserve">          &lt;/xs:documentation&gt;</w:t>
              </w:r>
            </w:ins>
          </w:p>
          <w:p w14:paraId="5BBD7BF8" w14:textId="77777777" w:rsidR="00D708FE" w:rsidRDefault="00D708FE" w:rsidP="00D708FE">
            <w:pPr>
              <w:pStyle w:val="XML1"/>
              <w:rPr>
                <w:ins w:id="18815" w:author="Thomas Dietz" w:date="2012-08-08T16:18:00Z"/>
              </w:rPr>
            </w:pPr>
            <w:ins w:id="18816" w:author="Thomas Dietz" w:date="2012-08-08T16:18:00Z">
              <w:r>
                <w:t xml:space="preserve">        &lt;/xs:annotation&gt;</w:t>
              </w:r>
            </w:ins>
          </w:p>
          <w:p w14:paraId="0F49AD77" w14:textId="77777777" w:rsidR="00D708FE" w:rsidRDefault="00D708FE" w:rsidP="00D708FE">
            <w:pPr>
              <w:pStyle w:val="XML1"/>
              <w:rPr>
                <w:ins w:id="18817" w:author="Thomas Dietz" w:date="2012-08-08T16:18:00Z"/>
              </w:rPr>
            </w:pPr>
            <w:ins w:id="18818" w:author="Thomas Dietz" w:date="2012-08-08T16:18:00Z">
              <w:r>
                <w:t xml:space="preserve">      &lt;/xs:element&gt;</w:t>
              </w:r>
            </w:ins>
          </w:p>
          <w:p w14:paraId="189075F1" w14:textId="77777777" w:rsidR="00D708FE" w:rsidRDefault="00D708FE" w:rsidP="00D708FE">
            <w:pPr>
              <w:pStyle w:val="XML1"/>
              <w:rPr>
                <w:ins w:id="18819" w:author="Thomas Dietz" w:date="2012-08-08T16:18:00Z"/>
              </w:rPr>
            </w:pPr>
            <w:ins w:id="18820" w:author="Thomas Dietz" w:date="2012-08-08T16:18:00Z">
              <w:r>
                <w:t xml:space="preserve">      &lt;xs:element name="check-controller-certificate"  type="xs:boolean"&gt;</w:t>
              </w:r>
            </w:ins>
          </w:p>
          <w:p w14:paraId="79094B81" w14:textId="77777777" w:rsidR="00D708FE" w:rsidRDefault="00D708FE" w:rsidP="00D708FE">
            <w:pPr>
              <w:pStyle w:val="XML1"/>
              <w:rPr>
                <w:ins w:id="18821" w:author="Thomas Dietz" w:date="2012-08-08T16:18:00Z"/>
              </w:rPr>
            </w:pPr>
            <w:ins w:id="18822" w:author="Thomas Dietz" w:date="2012-08-08T16:18:00Z">
              <w:r>
                <w:t xml:space="preserve">        &lt;xs:annotation&gt;</w:t>
              </w:r>
            </w:ins>
          </w:p>
          <w:p w14:paraId="74A29377" w14:textId="77777777" w:rsidR="00D708FE" w:rsidRDefault="00D708FE" w:rsidP="00D708FE">
            <w:pPr>
              <w:pStyle w:val="XML1"/>
              <w:rPr>
                <w:ins w:id="18823" w:author="Thomas Dietz" w:date="2012-08-08T16:18:00Z"/>
              </w:rPr>
            </w:pPr>
            <w:ins w:id="18824" w:author="Thomas Dietz" w:date="2012-08-08T16:18:00Z">
              <w:r>
                <w:t xml:space="preserve">          &lt;xs:documentation&gt;</w:t>
              </w:r>
            </w:ins>
          </w:p>
          <w:p w14:paraId="1C0022F6" w14:textId="77777777" w:rsidR="00D708FE" w:rsidRDefault="00D708FE" w:rsidP="00D708FE">
            <w:pPr>
              <w:pStyle w:val="XML1"/>
              <w:rPr>
                <w:ins w:id="18825" w:author="Thomas Dietz" w:date="2012-08-08T16:18:00Z"/>
              </w:rPr>
            </w:pPr>
            <w:ins w:id="18826" w:author="Thomas Dietz" w:date="2012-08-08T16:18:00Z">
              <w:r>
                <w:t xml:space="preserve">            This element indicates the behavior of the </w:t>
              </w:r>
            </w:ins>
          </w:p>
          <w:p w14:paraId="4C49EC0B" w14:textId="77777777" w:rsidR="00D708FE" w:rsidRDefault="00D708FE" w:rsidP="00D708FE">
            <w:pPr>
              <w:pStyle w:val="XML1"/>
              <w:rPr>
                <w:ins w:id="18827" w:author="Thomas Dietz" w:date="2012-08-08T16:18:00Z"/>
              </w:rPr>
            </w:pPr>
            <w:ins w:id="18828" w:author="Thomas Dietz" w:date="2012-08-08T16:18:00Z">
              <w:r>
                <w:t xml:space="preserve">            OpenFlow Logical Switch when connecting to an OpenFlow</w:t>
              </w:r>
            </w:ins>
          </w:p>
          <w:p w14:paraId="4AF13012" w14:textId="77777777" w:rsidR="00D708FE" w:rsidRDefault="00D708FE" w:rsidP="00D708FE">
            <w:pPr>
              <w:pStyle w:val="XML1"/>
              <w:rPr>
                <w:ins w:id="18829" w:author="Thomas Dietz" w:date="2012-08-08T16:18:00Z"/>
              </w:rPr>
            </w:pPr>
            <w:ins w:id="18830" w:author="Thomas Dietz" w:date="2012-08-08T16:18:00Z">
              <w:r>
                <w:t xml:space="preserve">            Controller.  </w:t>
              </w:r>
            </w:ins>
          </w:p>
          <w:p w14:paraId="21CE06B8" w14:textId="77777777" w:rsidR="00D708FE" w:rsidRDefault="00D708FE" w:rsidP="00D708FE">
            <w:pPr>
              <w:pStyle w:val="XML1"/>
              <w:rPr>
                <w:ins w:id="18831" w:author="Thomas Dietz" w:date="2012-08-08T16:18:00Z"/>
              </w:rPr>
            </w:pPr>
            <w:ins w:id="18832" w:author="Thomas Dietz" w:date="2012-08-08T16:18:00Z">
              <w:r>
                <w:lastRenderedPageBreak/>
                <w:t xml:space="preserve">                  </w:t>
              </w:r>
            </w:ins>
          </w:p>
          <w:p w14:paraId="77E4950F" w14:textId="77777777" w:rsidR="00D708FE" w:rsidRDefault="00D708FE" w:rsidP="00D708FE">
            <w:pPr>
              <w:pStyle w:val="XML1"/>
              <w:rPr>
                <w:ins w:id="18833" w:author="Thomas Dietz" w:date="2012-08-08T16:18:00Z"/>
              </w:rPr>
            </w:pPr>
            <w:ins w:id="18834" w:author="Thomas Dietz" w:date="2012-08-08T16:18:00Z">
              <w:r>
                <w:t xml:space="preserve">            If set to value 'false', the logical switch will connect to</w:t>
              </w:r>
            </w:ins>
          </w:p>
          <w:p w14:paraId="173766F3" w14:textId="77777777" w:rsidR="00D708FE" w:rsidRDefault="00D708FE" w:rsidP="00D708FE">
            <w:pPr>
              <w:pStyle w:val="XML1"/>
              <w:rPr>
                <w:ins w:id="18835" w:author="Thomas Dietz" w:date="2012-08-08T16:18:00Z"/>
              </w:rPr>
            </w:pPr>
            <w:ins w:id="18836" w:author="Thomas Dietz" w:date="2012-08-08T16:18:00Z">
              <w:r>
                <w:t xml:space="preserve">            a controller without checking any controller certificate.  </w:t>
              </w:r>
            </w:ins>
          </w:p>
          <w:p w14:paraId="43752D8D" w14:textId="77777777" w:rsidR="00D708FE" w:rsidRDefault="00D708FE" w:rsidP="00D708FE">
            <w:pPr>
              <w:pStyle w:val="XML1"/>
              <w:rPr>
                <w:ins w:id="18837" w:author="Thomas Dietz" w:date="2012-08-08T16:18:00Z"/>
              </w:rPr>
            </w:pPr>
            <w:ins w:id="18838" w:author="Thomas Dietz" w:date="2012-08-08T16:18:00Z">
              <w:r>
                <w:t xml:space="preserve">                  </w:t>
              </w:r>
            </w:ins>
          </w:p>
          <w:p w14:paraId="016159AF" w14:textId="77777777" w:rsidR="00D708FE" w:rsidRDefault="00D708FE" w:rsidP="00D708FE">
            <w:pPr>
              <w:pStyle w:val="XML1"/>
              <w:rPr>
                <w:ins w:id="18839" w:author="Thomas Dietz" w:date="2012-08-08T16:18:00Z"/>
              </w:rPr>
            </w:pPr>
            <w:ins w:id="18840" w:author="Thomas Dietz" w:date="2012-08-08T16:18:00Z">
              <w:r>
                <w:t xml:space="preserve">            If set to value 'true', then the logical switch will</w:t>
              </w:r>
            </w:ins>
          </w:p>
          <w:p w14:paraId="0EBA51CA" w14:textId="77777777" w:rsidR="00D708FE" w:rsidRDefault="00D708FE" w:rsidP="00D708FE">
            <w:pPr>
              <w:pStyle w:val="XML1"/>
              <w:rPr>
                <w:ins w:id="18841" w:author="Thomas Dietz" w:date="2012-08-08T16:18:00Z"/>
              </w:rPr>
            </w:pPr>
            <w:ins w:id="18842" w:author="Thomas Dietz" w:date="2012-08-08T16:18:00Z">
              <w:r>
                <w:t xml:space="preserve">            connect to a controller with element &amp;lt;protocol&amp;gt; set to</w:t>
              </w:r>
            </w:ins>
          </w:p>
          <w:p w14:paraId="1CE0633D" w14:textId="77777777" w:rsidR="00D708FE" w:rsidRDefault="00D708FE" w:rsidP="00D708FE">
            <w:pPr>
              <w:pStyle w:val="XML1"/>
              <w:rPr>
                <w:ins w:id="18843" w:author="Thomas Dietz" w:date="2012-08-08T16:18:00Z"/>
              </w:rPr>
            </w:pPr>
            <w:ins w:id="18844" w:author="Thomas Dietz" w:date="2012-08-08T16:18:00Z">
              <w:r>
                <w:t xml:space="preserve">            'TLS', only if the controller provides a certificate that</w:t>
              </w:r>
            </w:ins>
          </w:p>
          <w:p w14:paraId="674BEA9F" w14:textId="77777777" w:rsidR="00D708FE" w:rsidRDefault="00D708FE" w:rsidP="00D708FE">
            <w:pPr>
              <w:pStyle w:val="XML1"/>
              <w:rPr>
                <w:ins w:id="18845" w:author="Thomas Dietz" w:date="2012-08-08T16:18:00Z"/>
              </w:rPr>
            </w:pPr>
            <w:ins w:id="18846" w:author="Thomas Dietz" w:date="2012-08-08T16:18:00Z">
              <w:r>
                <w:t xml:space="preserve">            can be verified with one of the certificates stored in the</w:t>
              </w:r>
            </w:ins>
          </w:p>
          <w:p w14:paraId="6674B495" w14:textId="77777777" w:rsidR="00D708FE" w:rsidRDefault="00D708FE" w:rsidP="00D708FE">
            <w:pPr>
              <w:pStyle w:val="XML1"/>
              <w:rPr>
                <w:ins w:id="18847" w:author="Thomas Dietz" w:date="2012-08-08T16:18:00Z"/>
              </w:rPr>
            </w:pPr>
            <w:ins w:id="18848" w:author="Thomas Dietz" w:date="2012-08-08T16:18:00Z">
              <w:r>
                <w:t xml:space="preserve">            list called external-certificates in the OpenFlow Capable</w:t>
              </w:r>
            </w:ins>
          </w:p>
          <w:p w14:paraId="2640A00E" w14:textId="77777777" w:rsidR="00D708FE" w:rsidRDefault="00D708FE" w:rsidP="00D708FE">
            <w:pPr>
              <w:pStyle w:val="XML1"/>
              <w:rPr>
                <w:ins w:id="18849" w:author="Thomas Dietz" w:date="2012-08-08T16:18:00Z"/>
              </w:rPr>
            </w:pPr>
            <w:ins w:id="18850" w:author="Thomas Dietz" w:date="2012-08-08T16:18:00Z">
              <w:r>
                <w:t xml:space="preserve">            Switch.  </w:t>
              </w:r>
            </w:ins>
          </w:p>
          <w:p w14:paraId="18491074" w14:textId="77777777" w:rsidR="00D708FE" w:rsidRDefault="00D708FE" w:rsidP="00D708FE">
            <w:pPr>
              <w:pStyle w:val="XML1"/>
              <w:rPr>
                <w:ins w:id="18851" w:author="Thomas Dietz" w:date="2012-08-08T16:18:00Z"/>
              </w:rPr>
            </w:pPr>
            <w:ins w:id="18852" w:author="Thomas Dietz" w:date="2012-08-08T16:18:00Z">
              <w:r>
                <w:t xml:space="preserve">                  </w:t>
              </w:r>
            </w:ins>
          </w:p>
          <w:p w14:paraId="4609040A" w14:textId="77777777" w:rsidR="00D708FE" w:rsidRDefault="00D708FE" w:rsidP="00D708FE">
            <w:pPr>
              <w:pStyle w:val="XML1"/>
              <w:rPr>
                <w:ins w:id="18853" w:author="Thomas Dietz" w:date="2012-08-08T16:18:00Z"/>
              </w:rPr>
            </w:pPr>
            <w:ins w:id="18854" w:author="Thomas Dietz" w:date="2012-08-08T16:18:00Z">
              <w:r>
                <w:t xml:space="preserve">            If a certificate cannot be validated, the OpenFlow Logical </w:t>
              </w:r>
            </w:ins>
          </w:p>
          <w:p w14:paraId="62ECBB90" w14:textId="77777777" w:rsidR="00D708FE" w:rsidRDefault="00D708FE" w:rsidP="00D708FE">
            <w:pPr>
              <w:pStyle w:val="XML1"/>
              <w:rPr>
                <w:ins w:id="18855" w:author="Thomas Dietz" w:date="2012-08-08T16:18:00Z"/>
              </w:rPr>
            </w:pPr>
            <w:ins w:id="18856" w:author="Thomas Dietz" w:date="2012-08-08T16:18:00Z">
              <w:r>
                <w:t xml:space="preserve">            Switch MUST terminate communication with the corresponding</w:t>
              </w:r>
            </w:ins>
          </w:p>
          <w:p w14:paraId="2EE46B8A" w14:textId="77777777" w:rsidR="00D708FE" w:rsidRDefault="00D708FE" w:rsidP="00D708FE">
            <w:pPr>
              <w:pStyle w:val="XML1"/>
              <w:rPr>
                <w:ins w:id="18857" w:author="Thomas Dietz" w:date="2012-08-08T16:18:00Z"/>
              </w:rPr>
            </w:pPr>
            <w:ins w:id="18858" w:author="Thomas Dietz" w:date="2012-08-08T16:18:00Z">
              <w:r>
                <w:t xml:space="preserve">            OpenFlow Controller, MUST NOT conduct any OpenFlow</w:t>
              </w:r>
            </w:ins>
          </w:p>
          <w:p w14:paraId="0BFE5A03" w14:textId="77777777" w:rsidR="00D708FE" w:rsidRDefault="00D708FE" w:rsidP="00D708FE">
            <w:pPr>
              <w:pStyle w:val="XML1"/>
              <w:rPr>
                <w:ins w:id="18859" w:author="Thomas Dietz" w:date="2012-08-08T16:18:00Z"/>
              </w:rPr>
            </w:pPr>
            <w:ins w:id="18860" w:author="Thomas Dietz" w:date="2012-08-08T16:18:00Z">
              <w:r>
                <w:t xml:space="preserve">            processing on requests of this OpenFlow controller, and </w:t>
              </w:r>
            </w:ins>
          </w:p>
          <w:p w14:paraId="37CFE681" w14:textId="77777777" w:rsidR="00D708FE" w:rsidRDefault="00D708FE" w:rsidP="00D708FE">
            <w:pPr>
              <w:pStyle w:val="XML1"/>
              <w:rPr>
                <w:ins w:id="18861" w:author="Thomas Dietz" w:date="2012-08-08T16:18:00Z"/>
              </w:rPr>
            </w:pPr>
            <w:ins w:id="18862" w:author="Thomas Dietz" w:date="2012-08-08T16:18:00Z">
              <w:r>
                <w:t xml:space="preserve">            SHOULD NOT further utilize any computational or network </w:t>
              </w:r>
            </w:ins>
          </w:p>
          <w:p w14:paraId="3DCAAC4B" w14:textId="77777777" w:rsidR="00D708FE" w:rsidRDefault="00D708FE" w:rsidP="00D708FE">
            <w:pPr>
              <w:pStyle w:val="XML1"/>
              <w:rPr>
                <w:ins w:id="18863" w:author="Thomas Dietz" w:date="2012-08-08T16:18:00Z"/>
              </w:rPr>
            </w:pPr>
            <w:ins w:id="18864" w:author="Thomas Dietz" w:date="2012-08-08T16:18:00Z">
              <w:r>
                <w:t xml:space="preserve">            resources of for dealing with this connection.</w:t>
              </w:r>
            </w:ins>
          </w:p>
          <w:p w14:paraId="23409363" w14:textId="77777777" w:rsidR="00D708FE" w:rsidRDefault="00D708FE" w:rsidP="00D708FE">
            <w:pPr>
              <w:pStyle w:val="XML1"/>
              <w:rPr>
                <w:ins w:id="18865" w:author="Thomas Dietz" w:date="2012-08-08T16:18:00Z"/>
              </w:rPr>
            </w:pPr>
            <w:ins w:id="18866" w:author="Thomas Dietz" w:date="2012-08-08T16:18:00Z">
              <w:r>
                <w:t xml:space="preserve">                  </w:t>
              </w:r>
            </w:ins>
          </w:p>
          <w:p w14:paraId="7F630425" w14:textId="77777777" w:rsidR="00D708FE" w:rsidRDefault="00D708FE" w:rsidP="00D708FE">
            <w:pPr>
              <w:pStyle w:val="XML1"/>
              <w:rPr>
                <w:ins w:id="18867" w:author="Thomas Dietz" w:date="2012-08-08T16:18:00Z"/>
              </w:rPr>
            </w:pPr>
            <w:ins w:id="18868" w:author="Thomas Dietz" w:date="2012-08-08T16:18:00Z">
              <w:r>
                <w:t xml:space="preserve">            If set to value 'true', the OpenFlow Logical Switch MUST</w:t>
              </w:r>
            </w:ins>
          </w:p>
          <w:p w14:paraId="14A2EEB7" w14:textId="77777777" w:rsidR="00D708FE" w:rsidRDefault="00D708FE" w:rsidP="00D708FE">
            <w:pPr>
              <w:pStyle w:val="XML1"/>
              <w:rPr>
                <w:ins w:id="18869" w:author="Thomas Dietz" w:date="2012-08-08T16:18:00Z"/>
              </w:rPr>
            </w:pPr>
            <w:ins w:id="18870" w:author="Thomas Dietz" w:date="2012-08-08T16:18:00Z">
              <w:r>
                <w:t xml:space="preserve">            NOT connect to any OpenFlow Controller that does not</w:t>
              </w:r>
            </w:ins>
          </w:p>
          <w:p w14:paraId="49AC8BEA" w14:textId="77777777" w:rsidR="00D708FE" w:rsidRDefault="00D708FE" w:rsidP="00D708FE">
            <w:pPr>
              <w:pStyle w:val="XML1"/>
              <w:rPr>
                <w:ins w:id="18871" w:author="Thomas Dietz" w:date="2012-08-08T16:18:00Z"/>
              </w:rPr>
            </w:pPr>
            <w:ins w:id="18872" w:author="Thomas Dietz" w:date="2012-08-08T16:18:00Z">
              <w:r>
                <w:t xml:space="preserve">            provide a certificate. This implies that it cannot connect</w:t>
              </w:r>
            </w:ins>
          </w:p>
          <w:p w14:paraId="7B807B01" w14:textId="77777777" w:rsidR="00D708FE" w:rsidRDefault="00D708FE" w:rsidP="00D708FE">
            <w:pPr>
              <w:pStyle w:val="XML1"/>
              <w:rPr>
                <w:ins w:id="18873" w:author="Thomas Dietz" w:date="2012-08-08T16:18:00Z"/>
              </w:rPr>
            </w:pPr>
            <w:ins w:id="18874" w:author="Thomas Dietz" w:date="2012-08-08T16:18:00Z">
              <w:r>
                <w:t xml:space="preserve">            to an OpenFlow controller that has the value of element</w:t>
              </w:r>
            </w:ins>
          </w:p>
          <w:p w14:paraId="0AFBBDE4" w14:textId="77777777" w:rsidR="00D708FE" w:rsidRDefault="00D708FE" w:rsidP="00D708FE">
            <w:pPr>
              <w:pStyle w:val="XML1"/>
              <w:rPr>
                <w:ins w:id="18875" w:author="Thomas Dietz" w:date="2012-08-08T16:18:00Z"/>
              </w:rPr>
            </w:pPr>
            <w:ins w:id="18876" w:author="Thomas Dietz" w:date="2012-08-08T16:18:00Z">
              <w:r>
                <w:t xml:space="preserve">            protocol set to 'TCP'. Only connections with protocol 'TLS'</w:t>
              </w:r>
            </w:ins>
          </w:p>
          <w:p w14:paraId="76B09649" w14:textId="77777777" w:rsidR="00D708FE" w:rsidRDefault="00D708FE" w:rsidP="00D708FE">
            <w:pPr>
              <w:pStyle w:val="XML1"/>
              <w:rPr>
                <w:ins w:id="18877" w:author="Thomas Dietz" w:date="2012-08-08T16:18:00Z"/>
              </w:rPr>
            </w:pPr>
            <w:ins w:id="18878" w:author="Thomas Dietz" w:date="2012-08-08T16:18:00Z">
              <w:r>
                <w:t xml:space="preserve">            are possible in this case.</w:t>
              </w:r>
            </w:ins>
          </w:p>
          <w:p w14:paraId="6F827324" w14:textId="77777777" w:rsidR="00D708FE" w:rsidRDefault="00D708FE" w:rsidP="00D708FE">
            <w:pPr>
              <w:pStyle w:val="XML1"/>
              <w:rPr>
                <w:ins w:id="18879" w:author="Thomas Dietz" w:date="2012-08-08T16:18:00Z"/>
              </w:rPr>
            </w:pPr>
          </w:p>
          <w:p w14:paraId="7A88193F" w14:textId="77777777" w:rsidR="00D708FE" w:rsidRDefault="00D708FE" w:rsidP="00D708FE">
            <w:pPr>
              <w:pStyle w:val="XML1"/>
              <w:rPr>
                <w:ins w:id="18880" w:author="Thomas Dietz" w:date="2012-08-08T16:18:00Z"/>
              </w:rPr>
            </w:pPr>
            <w:ins w:id="18881" w:author="Thomas Dietz" w:date="2012-08-08T16:18:00Z">
              <w:r>
                <w:t xml:space="preserve">            This element is optional. If this element is not present it</w:t>
              </w:r>
            </w:ins>
          </w:p>
          <w:p w14:paraId="523D78C0" w14:textId="77777777" w:rsidR="00D708FE" w:rsidRDefault="00D708FE" w:rsidP="00D708FE">
            <w:pPr>
              <w:pStyle w:val="XML1"/>
              <w:rPr>
                <w:ins w:id="18882" w:author="Thomas Dietz" w:date="2012-08-08T16:18:00Z"/>
              </w:rPr>
            </w:pPr>
            <w:ins w:id="18883" w:author="Thomas Dietz" w:date="2012-08-08T16:18:00Z">
              <w:r>
                <w:t xml:space="preserve">            defaults to 'false'.</w:t>
              </w:r>
            </w:ins>
          </w:p>
          <w:p w14:paraId="1B4E4920" w14:textId="77777777" w:rsidR="00D708FE" w:rsidRDefault="00D708FE" w:rsidP="00D708FE">
            <w:pPr>
              <w:pStyle w:val="XML1"/>
              <w:rPr>
                <w:ins w:id="18884" w:author="Thomas Dietz" w:date="2012-08-08T16:18:00Z"/>
              </w:rPr>
            </w:pPr>
            <w:ins w:id="18885" w:author="Thomas Dietz" w:date="2012-08-08T16:18:00Z">
              <w:r>
                <w:t xml:space="preserve">          &lt;/xs:documentation&gt;</w:t>
              </w:r>
            </w:ins>
          </w:p>
          <w:p w14:paraId="25580F44" w14:textId="77777777" w:rsidR="00D708FE" w:rsidRDefault="00D708FE" w:rsidP="00D708FE">
            <w:pPr>
              <w:pStyle w:val="XML1"/>
              <w:rPr>
                <w:ins w:id="18886" w:author="Thomas Dietz" w:date="2012-08-08T16:18:00Z"/>
              </w:rPr>
            </w:pPr>
            <w:ins w:id="18887" w:author="Thomas Dietz" w:date="2012-08-08T16:18:00Z">
              <w:r>
                <w:t xml:space="preserve">        &lt;/xs:annotation&gt;</w:t>
              </w:r>
            </w:ins>
          </w:p>
          <w:p w14:paraId="3E4E77D9" w14:textId="77777777" w:rsidR="00D708FE" w:rsidRDefault="00D708FE" w:rsidP="00D708FE">
            <w:pPr>
              <w:pStyle w:val="XML1"/>
              <w:rPr>
                <w:ins w:id="18888" w:author="Thomas Dietz" w:date="2012-08-08T16:18:00Z"/>
              </w:rPr>
            </w:pPr>
            <w:ins w:id="18889" w:author="Thomas Dietz" w:date="2012-08-08T16:18:00Z">
              <w:r>
                <w:t xml:space="preserve">      &lt;/xs:element&gt;</w:t>
              </w:r>
            </w:ins>
          </w:p>
          <w:p w14:paraId="635898FF" w14:textId="77777777" w:rsidR="00D708FE" w:rsidRDefault="00D708FE" w:rsidP="00D708FE">
            <w:pPr>
              <w:pStyle w:val="XML1"/>
              <w:rPr>
                <w:ins w:id="18890" w:author="Thomas Dietz" w:date="2012-08-08T16:18:00Z"/>
              </w:rPr>
            </w:pPr>
            <w:ins w:id="18891" w:author="Thomas Dietz" w:date="2012-08-08T16:18:00Z">
              <w:r>
                <w:t xml:space="preserve">      &lt;xs:element name="lost-connection-behavior"&gt;</w:t>
              </w:r>
            </w:ins>
          </w:p>
          <w:p w14:paraId="58F24E52" w14:textId="77777777" w:rsidR="00D708FE" w:rsidRDefault="00D708FE" w:rsidP="00D708FE">
            <w:pPr>
              <w:pStyle w:val="XML1"/>
              <w:rPr>
                <w:ins w:id="18892" w:author="Thomas Dietz" w:date="2012-08-08T16:18:00Z"/>
              </w:rPr>
            </w:pPr>
            <w:ins w:id="18893" w:author="Thomas Dietz" w:date="2012-08-08T16:18:00Z">
              <w:r>
                <w:t xml:space="preserve">        &lt;xs:annotation&gt;</w:t>
              </w:r>
            </w:ins>
          </w:p>
          <w:p w14:paraId="62B377E7" w14:textId="77777777" w:rsidR="00D708FE" w:rsidRDefault="00D708FE" w:rsidP="00D708FE">
            <w:pPr>
              <w:pStyle w:val="XML1"/>
              <w:rPr>
                <w:ins w:id="18894" w:author="Thomas Dietz" w:date="2012-08-08T16:18:00Z"/>
              </w:rPr>
            </w:pPr>
            <w:ins w:id="18895" w:author="Thomas Dietz" w:date="2012-08-08T16:18:00Z">
              <w:r>
                <w:t xml:space="preserve">          &lt;xs:documentation&gt;</w:t>
              </w:r>
            </w:ins>
          </w:p>
          <w:p w14:paraId="1A0BCA23" w14:textId="77777777" w:rsidR="00D708FE" w:rsidRDefault="00D708FE" w:rsidP="00D708FE">
            <w:pPr>
              <w:pStyle w:val="XML1"/>
              <w:rPr>
                <w:ins w:id="18896" w:author="Thomas Dietz" w:date="2012-08-08T16:18:00Z"/>
              </w:rPr>
            </w:pPr>
            <w:ins w:id="18897" w:author="Thomas Dietz" w:date="2012-08-08T16:18:00Z">
              <w:r>
                <w:t xml:space="preserve">            This element indicates the the behavior of the </w:t>
              </w:r>
            </w:ins>
          </w:p>
          <w:p w14:paraId="515665CC" w14:textId="77777777" w:rsidR="00D708FE" w:rsidRDefault="00D708FE" w:rsidP="00D708FE">
            <w:pPr>
              <w:pStyle w:val="XML1"/>
              <w:rPr>
                <w:ins w:id="18898" w:author="Thomas Dietz" w:date="2012-08-08T16:18:00Z"/>
              </w:rPr>
            </w:pPr>
            <w:ins w:id="18899" w:author="Thomas Dietz" w:date="2012-08-08T16:18:00Z">
              <w:r>
                <w:t xml:space="preserve">            OpenFlow Logical Switch in case it loses contact with all </w:t>
              </w:r>
            </w:ins>
          </w:p>
          <w:p w14:paraId="7A8C2F14" w14:textId="77777777" w:rsidR="00D708FE" w:rsidRDefault="00D708FE" w:rsidP="00D708FE">
            <w:pPr>
              <w:pStyle w:val="XML1"/>
              <w:rPr>
                <w:ins w:id="18900" w:author="Thomas Dietz" w:date="2012-08-08T16:18:00Z"/>
              </w:rPr>
            </w:pPr>
            <w:ins w:id="18901" w:author="Thomas Dietz" w:date="2012-08-08T16:18:00Z">
              <w:r>
                <w:t xml:space="preserve">            OpenFlow Controllers.  There are two alternative modes in</w:t>
              </w:r>
            </w:ins>
          </w:p>
          <w:p w14:paraId="6EF708A6" w14:textId="77777777" w:rsidR="00D708FE" w:rsidRDefault="00D708FE" w:rsidP="00D708FE">
            <w:pPr>
              <w:pStyle w:val="XML1"/>
              <w:rPr>
                <w:ins w:id="18902" w:author="Thomas Dietz" w:date="2012-08-08T16:18:00Z"/>
              </w:rPr>
            </w:pPr>
            <w:ins w:id="18903" w:author="Thomas Dietz" w:date="2012-08-08T16:18:00Z">
              <w:r>
                <w:t xml:space="preserve">            such a case: fails secure mode and fail standalone mode as</w:t>
              </w:r>
            </w:ins>
          </w:p>
          <w:p w14:paraId="1613C836" w14:textId="77777777" w:rsidR="00D708FE" w:rsidRDefault="00D708FE" w:rsidP="00D708FE">
            <w:pPr>
              <w:pStyle w:val="XML1"/>
              <w:rPr>
                <w:ins w:id="18904" w:author="Thomas Dietz" w:date="2012-08-08T16:18:00Z"/>
              </w:rPr>
            </w:pPr>
            <w:ins w:id="18905" w:author="Thomas Dietz" w:date="2012-08-08T16:18:00Z">
              <w:r>
                <w:t xml:space="preserve">            defined by the OpenFlow protocol specification version 1.2,</w:t>
              </w:r>
            </w:ins>
          </w:p>
          <w:p w14:paraId="0FF4757E" w14:textId="77777777" w:rsidR="00D708FE" w:rsidRDefault="00D708FE" w:rsidP="00D708FE">
            <w:pPr>
              <w:pStyle w:val="XML1"/>
              <w:rPr>
                <w:ins w:id="18906" w:author="Thomas Dietz" w:date="2012-08-08T16:18:00Z"/>
              </w:rPr>
            </w:pPr>
            <w:ins w:id="18907" w:author="Thomas Dietz" w:date="2012-08-08T16:18:00Z">
              <w:r>
                <w:t xml:space="preserve">            section 6.4.  These are the only allowed values for this</w:t>
              </w:r>
            </w:ins>
          </w:p>
          <w:p w14:paraId="304C2D41" w14:textId="77777777" w:rsidR="00D708FE" w:rsidRDefault="00D708FE" w:rsidP="00D708FE">
            <w:pPr>
              <w:pStyle w:val="XML1"/>
              <w:rPr>
                <w:ins w:id="18908" w:author="Thomas Dietz" w:date="2012-08-08T16:18:00Z"/>
              </w:rPr>
            </w:pPr>
            <w:ins w:id="18909" w:author="Thomas Dietz" w:date="2012-08-08T16:18:00Z">
              <w:r>
                <w:t xml:space="preserve">            element. Default is the fail secure mode.</w:t>
              </w:r>
            </w:ins>
          </w:p>
          <w:p w14:paraId="7570DF37" w14:textId="77777777" w:rsidR="00D708FE" w:rsidRDefault="00D708FE" w:rsidP="00D708FE">
            <w:pPr>
              <w:pStyle w:val="XML1"/>
              <w:rPr>
                <w:ins w:id="18910" w:author="Thomas Dietz" w:date="2012-08-08T16:18:00Z"/>
              </w:rPr>
            </w:pPr>
          </w:p>
          <w:p w14:paraId="06304190" w14:textId="77777777" w:rsidR="00D708FE" w:rsidRDefault="00D708FE" w:rsidP="00D708FE">
            <w:pPr>
              <w:pStyle w:val="XML1"/>
              <w:rPr>
                <w:ins w:id="18911" w:author="Thomas Dietz" w:date="2012-08-08T16:18:00Z"/>
              </w:rPr>
            </w:pPr>
            <w:ins w:id="18912" w:author="Thomas Dietz" w:date="2012-08-08T16:18:00Z">
              <w:r>
                <w:t xml:space="preserve">            This element is optional. If this element is not present it</w:t>
              </w:r>
            </w:ins>
          </w:p>
          <w:p w14:paraId="044FD91A" w14:textId="77777777" w:rsidR="00D708FE" w:rsidRDefault="00D708FE" w:rsidP="00D708FE">
            <w:pPr>
              <w:pStyle w:val="XML1"/>
              <w:rPr>
                <w:ins w:id="18913" w:author="Thomas Dietz" w:date="2012-08-08T16:18:00Z"/>
              </w:rPr>
            </w:pPr>
            <w:ins w:id="18914" w:author="Thomas Dietz" w:date="2012-08-08T16:18:00Z">
              <w:r>
                <w:t xml:space="preserve">            defaults to 'failSecureMode'.</w:t>
              </w:r>
            </w:ins>
          </w:p>
          <w:p w14:paraId="06487F3C" w14:textId="77777777" w:rsidR="00D708FE" w:rsidRDefault="00D708FE" w:rsidP="00D708FE">
            <w:pPr>
              <w:pStyle w:val="XML1"/>
              <w:rPr>
                <w:ins w:id="18915" w:author="Thomas Dietz" w:date="2012-08-08T16:18:00Z"/>
              </w:rPr>
            </w:pPr>
            <w:ins w:id="18916" w:author="Thomas Dietz" w:date="2012-08-08T16:18:00Z">
              <w:r>
                <w:t xml:space="preserve">          &lt;/xs:documentation&gt;</w:t>
              </w:r>
            </w:ins>
          </w:p>
          <w:p w14:paraId="2645CA89" w14:textId="77777777" w:rsidR="00D708FE" w:rsidRDefault="00D708FE" w:rsidP="00D708FE">
            <w:pPr>
              <w:pStyle w:val="XML1"/>
              <w:rPr>
                <w:ins w:id="18917" w:author="Thomas Dietz" w:date="2012-08-08T16:18:00Z"/>
              </w:rPr>
            </w:pPr>
            <w:ins w:id="18918" w:author="Thomas Dietz" w:date="2012-08-08T16:18:00Z">
              <w:r>
                <w:t xml:space="preserve">        &lt;/xs:annotation&gt;</w:t>
              </w:r>
            </w:ins>
          </w:p>
          <w:p w14:paraId="5E77A3EA" w14:textId="77777777" w:rsidR="00D708FE" w:rsidRDefault="00D708FE" w:rsidP="00D708FE">
            <w:pPr>
              <w:pStyle w:val="XML1"/>
              <w:rPr>
                <w:ins w:id="18919" w:author="Thomas Dietz" w:date="2012-08-08T16:18:00Z"/>
              </w:rPr>
            </w:pPr>
            <w:ins w:id="18920" w:author="Thomas Dietz" w:date="2012-08-08T16:18:00Z">
              <w:r>
                <w:t xml:space="preserve">        &lt;xs:simpleType&gt;</w:t>
              </w:r>
            </w:ins>
          </w:p>
          <w:p w14:paraId="2ED8200D" w14:textId="77777777" w:rsidR="00D708FE" w:rsidRDefault="00D708FE" w:rsidP="00D708FE">
            <w:pPr>
              <w:pStyle w:val="XML1"/>
              <w:rPr>
                <w:ins w:id="18921" w:author="Thomas Dietz" w:date="2012-08-08T16:18:00Z"/>
              </w:rPr>
            </w:pPr>
            <w:ins w:id="18922" w:author="Thomas Dietz" w:date="2012-08-08T16:18:00Z">
              <w:r>
                <w:t xml:space="preserve">          &lt;xs:restriction base="xs:string"&gt;</w:t>
              </w:r>
            </w:ins>
          </w:p>
          <w:p w14:paraId="3452569C" w14:textId="77777777" w:rsidR="00D708FE" w:rsidRDefault="00D708FE" w:rsidP="00D708FE">
            <w:pPr>
              <w:pStyle w:val="XML1"/>
              <w:rPr>
                <w:ins w:id="18923" w:author="Thomas Dietz" w:date="2012-08-08T16:18:00Z"/>
              </w:rPr>
            </w:pPr>
            <w:ins w:id="18924" w:author="Thomas Dietz" w:date="2012-08-08T16:18:00Z">
              <w:r>
                <w:t xml:space="preserve">            &lt;xs:enumeration value="failSecureMode"/&gt;</w:t>
              </w:r>
            </w:ins>
          </w:p>
          <w:p w14:paraId="55D167E0" w14:textId="77777777" w:rsidR="00D708FE" w:rsidRDefault="00D708FE" w:rsidP="00D708FE">
            <w:pPr>
              <w:pStyle w:val="XML1"/>
              <w:rPr>
                <w:ins w:id="18925" w:author="Thomas Dietz" w:date="2012-08-08T16:18:00Z"/>
              </w:rPr>
            </w:pPr>
            <w:ins w:id="18926" w:author="Thomas Dietz" w:date="2012-08-08T16:18:00Z">
              <w:r>
                <w:t xml:space="preserve">            &lt;xs:enumeration value="failStandaloneMode"/&gt;</w:t>
              </w:r>
            </w:ins>
          </w:p>
          <w:p w14:paraId="5D8AE7F8" w14:textId="77777777" w:rsidR="00D708FE" w:rsidRDefault="00D708FE" w:rsidP="00D708FE">
            <w:pPr>
              <w:pStyle w:val="XML1"/>
              <w:rPr>
                <w:ins w:id="18927" w:author="Thomas Dietz" w:date="2012-08-08T16:18:00Z"/>
              </w:rPr>
            </w:pPr>
            <w:ins w:id="18928" w:author="Thomas Dietz" w:date="2012-08-08T16:18:00Z">
              <w:r>
                <w:t xml:space="preserve">          &lt;/xs:restriction&gt;</w:t>
              </w:r>
            </w:ins>
          </w:p>
          <w:p w14:paraId="34F20F01" w14:textId="77777777" w:rsidR="00D708FE" w:rsidRDefault="00D708FE" w:rsidP="00D708FE">
            <w:pPr>
              <w:pStyle w:val="XML1"/>
              <w:rPr>
                <w:ins w:id="18929" w:author="Thomas Dietz" w:date="2012-08-08T16:18:00Z"/>
              </w:rPr>
            </w:pPr>
            <w:ins w:id="18930" w:author="Thomas Dietz" w:date="2012-08-08T16:18:00Z">
              <w:r>
                <w:t xml:space="preserve">        &lt;/xs:simpleType&gt;</w:t>
              </w:r>
            </w:ins>
          </w:p>
          <w:p w14:paraId="45366125" w14:textId="77777777" w:rsidR="00D708FE" w:rsidRDefault="00D708FE" w:rsidP="00D708FE">
            <w:pPr>
              <w:pStyle w:val="XML1"/>
              <w:rPr>
                <w:ins w:id="18931" w:author="Thomas Dietz" w:date="2012-08-08T16:18:00Z"/>
              </w:rPr>
            </w:pPr>
            <w:ins w:id="18932" w:author="Thomas Dietz" w:date="2012-08-08T16:18:00Z">
              <w:r>
                <w:t xml:space="preserve">      &lt;/xs:element&gt;</w:t>
              </w:r>
            </w:ins>
          </w:p>
          <w:p w14:paraId="5239A2BB" w14:textId="77777777" w:rsidR="00D708FE" w:rsidRDefault="00D708FE" w:rsidP="00D708FE">
            <w:pPr>
              <w:pStyle w:val="XML1"/>
              <w:rPr>
                <w:ins w:id="18933" w:author="Thomas Dietz" w:date="2012-08-08T16:18:00Z"/>
              </w:rPr>
            </w:pPr>
            <w:ins w:id="18934" w:author="Thomas Dietz" w:date="2012-08-08T16:18:00Z">
              <w:r>
                <w:t xml:space="preserve">      &lt;xs:element name="controllers"&gt;</w:t>
              </w:r>
            </w:ins>
          </w:p>
          <w:p w14:paraId="0824B50E" w14:textId="77777777" w:rsidR="00D708FE" w:rsidRDefault="00D708FE" w:rsidP="00D708FE">
            <w:pPr>
              <w:pStyle w:val="XML1"/>
              <w:rPr>
                <w:ins w:id="18935" w:author="Thomas Dietz" w:date="2012-08-08T16:18:00Z"/>
              </w:rPr>
            </w:pPr>
            <w:ins w:id="18936" w:author="Thomas Dietz" w:date="2012-08-08T16:18:00Z">
              <w:r>
                <w:t xml:space="preserve">        &lt;xs:annotation&gt;</w:t>
              </w:r>
            </w:ins>
          </w:p>
          <w:p w14:paraId="03429AC1" w14:textId="77777777" w:rsidR="00D708FE" w:rsidRDefault="00D708FE" w:rsidP="00D708FE">
            <w:pPr>
              <w:pStyle w:val="XML1"/>
              <w:rPr>
                <w:ins w:id="18937" w:author="Thomas Dietz" w:date="2012-08-08T16:18:00Z"/>
              </w:rPr>
            </w:pPr>
            <w:ins w:id="18938" w:author="Thomas Dietz" w:date="2012-08-08T16:18:00Z">
              <w:r>
                <w:t xml:space="preserve">          &lt;xs:documentation&gt;</w:t>
              </w:r>
            </w:ins>
          </w:p>
          <w:p w14:paraId="2D378839" w14:textId="77777777" w:rsidR="00D708FE" w:rsidRDefault="00D708FE" w:rsidP="00D708FE">
            <w:pPr>
              <w:pStyle w:val="XML1"/>
              <w:rPr>
                <w:ins w:id="18939" w:author="Thomas Dietz" w:date="2012-08-08T16:18:00Z"/>
              </w:rPr>
            </w:pPr>
            <w:ins w:id="18940" w:author="Thomas Dietz" w:date="2012-08-08T16:18:00Z">
              <w:r>
                <w:t xml:space="preserve">            The list of controllers for this Logical switch.</w:t>
              </w:r>
            </w:ins>
          </w:p>
          <w:p w14:paraId="4671CFB2" w14:textId="77777777" w:rsidR="00D708FE" w:rsidRDefault="00D708FE" w:rsidP="00D708FE">
            <w:pPr>
              <w:pStyle w:val="XML1"/>
              <w:rPr>
                <w:ins w:id="18941" w:author="Thomas Dietz" w:date="2012-08-08T16:18:00Z"/>
              </w:rPr>
            </w:pPr>
          </w:p>
          <w:p w14:paraId="1739BA1B" w14:textId="77777777" w:rsidR="00D708FE" w:rsidRDefault="00D708FE" w:rsidP="00D708FE">
            <w:pPr>
              <w:pStyle w:val="XML1"/>
              <w:rPr>
                <w:ins w:id="18942" w:author="Thomas Dietz" w:date="2012-08-08T16:18:00Z"/>
              </w:rPr>
            </w:pPr>
            <w:ins w:id="18943" w:author="Thomas Dietz" w:date="2012-08-08T16:18:00Z">
              <w:r>
                <w:t xml:space="preserve">            The element 'id' of OFControllerType MUST be unique within</w:t>
              </w:r>
            </w:ins>
          </w:p>
          <w:p w14:paraId="1CA55A81" w14:textId="77777777" w:rsidR="00D708FE" w:rsidRDefault="00D708FE" w:rsidP="00D708FE">
            <w:pPr>
              <w:pStyle w:val="XML1"/>
              <w:rPr>
                <w:ins w:id="18944" w:author="Thomas Dietz" w:date="2012-08-08T16:18:00Z"/>
              </w:rPr>
            </w:pPr>
            <w:ins w:id="18945" w:author="Thomas Dietz" w:date="2012-08-08T16:18:00Z">
              <w:r>
                <w:t xml:space="preserve">            this list.</w:t>
              </w:r>
            </w:ins>
          </w:p>
          <w:p w14:paraId="0E8DBF4A" w14:textId="77777777" w:rsidR="00D708FE" w:rsidRDefault="00D708FE" w:rsidP="00D708FE">
            <w:pPr>
              <w:pStyle w:val="XML1"/>
              <w:rPr>
                <w:ins w:id="18946" w:author="Thomas Dietz" w:date="2012-08-08T16:18:00Z"/>
              </w:rPr>
            </w:pPr>
            <w:ins w:id="18947" w:author="Thomas Dietz" w:date="2012-08-08T16:18:00Z">
              <w:r>
                <w:t xml:space="preserve">          &lt;/xs:documentation&gt;</w:t>
              </w:r>
            </w:ins>
          </w:p>
          <w:p w14:paraId="6EF024BD" w14:textId="77777777" w:rsidR="00D708FE" w:rsidRDefault="00D708FE" w:rsidP="00D708FE">
            <w:pPr>
              <w:pStyle w:val="XML1"/>
              <w:rPr>
                <w:ins w:id="18948" w:author="Thomas Dietz" w:date="2012-08-08T16:18:00Z"/>
              </w:rPr>
            </w:pPr>
            <w:ins w:id="18949" w:author="Thomas Dietz" w:date="2012-08-08T16:18:00Z">
              <w:r>
                <w:t xml:space="preserve">        &lt;/xs:annotation&gt;</w:t>
              </w:r>
            </w:ins>
          </w:p>
          <w:p w14:paraId="0DBE62F8" w14:textId="77777777" w:rsidR="00D708FE" w:rsidRDefault="00D708FE" w:rsidP="00D708FE">
            <w:pPr>
              <w:pStyle w:val="XML1"/>
              <w:rPr>
                <w:ins w:id="18950" w:author="Thomas Dietz" w:date="2012-08-08T16:18:00Z"/>
              </w:rPr>
            </w:pPr>
            <w:ins w:id="18951" w:author="Thomas Dietz" w:date="2012-08-08T16:18:00Z">
              <w:r>
                <w:t xml:space="preserve">        &lt;xs:complexType&gt;</w:t>
              </w:r>
            </w:ins>
          </w:p>
          <w:p w14:paraId="5BE784C1" w14:textId="77777777" w:rsidR="00D708FE" w:rsidRDefault="00D708FE" w:rsidP="00D708FE">
            <w:pPr>
              <w:pStyle w:val="XML1"/>
              <w:rPr>
                <w:ins w:id="18952" w:author="Thomas Dietz" w:date="2012-08-08T16:18:00Z"/>
              </w:rPr>
            </w:pPr>
            <w:ins w:id="18953" w:author="Thomas Dietz" w:date="2012-08-08T16:18:00Z">
              <w:r>
                <w:t xml:space="preserve">          &lt;xs:sequence&gt;</w:t>
              </w:r>
            </w:ins>
          </w:p>
          <w:p w14:paraId="5BDCD6F3" w14:textId="77777777" w:rsidR="00D708FE" w:rsidRDefault="00D708FE" w:rsidP="00D708FE">
            <w:pPr>
              <w:pStyle w:val="XML1"/>
              <w:rPr>
                <w:ins w:id="18954" w:author="Thomas Dietz" w:date="2012-08-08T16:18:00Z"/>
              </w:rPr>
            </w:pPr>
            <w:ins w:id="18955" w:author="Thomas Dietz" w:date="2012-08-08T16:18:00Z">
              <w:r>
                <w:t xml:space="preserve">            &lt;xs:element name="controller" minOccurs="0" maxOccurs="unbounded"&gt;</w:t>
              </w:r>
            </w:ins>
          </w:p>
          <w:p w14:paraId="422F0543" w14:textId="77777777" w:rsidR="00D708FE" w:rsidRDefault="00D708FE" w:rsidP="00D708FE">
            <w:pPr>
              <w:pStyle w:val="XML1"/>
              <w:rPr>
                <w:ins w:id="18956" w:author="Thomas Dietz" w:date="2012-08-08T16:18:00Z"/>
              </w:rPr>
            </w:pPr>
            <w:ins w:id="18957" w:author="Thomas Dietz" w:date="2012-08-08T16:18:00Z">
              <w:r>
                <w:t xml:space="preserve">              &lt;xs:annotation&gt;</w:t>
              </w:r>
            </w:ins>
          </w:p>
          <w:p w14:paraId="20E9C524" w14:textId="77777777" w:rsidR="00D708FE" w:rsidRDefault="00D708FE" w:rsidP="00D708FE">
            <w:pPr>
              <w:pStyle w:val="XML1"/>
              <w:rPr>
                <w:ins w:id="18958" w:author="Thomas Dietz" w:date="2012-08-08T16:18:00Z"/>
              </w:rPr>
            </w:pPr>
            <w:ins w:id="18959" w:author="Thomas Dietz" w:date="2012-08-08T16:18:00Z">
              <w:r>
                <w:t xml:space="preserve">                &lt;xs:documentation&gt;</w:t>
              </w:r>
            </w:ins>
          </w:p>
          <w:p w14:paraId="433CBBD6" w14:textId="77777777" w:rsidR="00D708FE" w:rsidRDefault="00D708FE" w:rsidP="00D708FE">
            <w:pPr>
              <w:pStyle w:val="XML1"/>
              <w:rPr>
                <w:ins w:id="18960" w:author="Thomas Dietz" w:date="2012-08-08T16:18:00Z"/>
              </w:rPr>
            </w:pPr>
            <w:ins w:id="18961" w:author="Thomas Dietz" w:date="2012-08-08T16:18:00Z">
              <w:r>
                <w:t xml:space="preserve">                  The list of OpenFlow Controllers that are </w:t>
              </w:r>
            </w:ins>
          </w:p>
          <w:p w14:paraId="0BFEDEB5" w14:textId="77777777" w:rsidR="00D708FE" w:rsidRDefault="00D708FE" w:rsidP="00D708FE">
            <w:pPr>
              <w:pStyle w:val="XML1"/>
              <w:rPr>
                <w:ins w:id="18962" w:author="Thomas Dietz" w:date="2012-08-08T16:18:00Z"/>
              </w:rPr>
            </w:pPr>
            <w:ins w:id="18963" w:author="Thomas Dietz" w:date="2012-08-08T16:18:00Z">
              <w:r>
                <w:t xml:space="preserve">                  assigned to the OpenFlow Logical Switch.  The switch MUST</w:t>
              </w:r>
            </w:ins>
          </w:p>
          <w:p w14:paraId="4BB270B0" w14:textId="77777777" w:rsidR="00D708FE" w:rsidRDefault="00D708FE" w:rsidP="00D708FE">
            <w:pPr>
              <w:pStyle w:val="XML1"/>
              <w:rPr>
                <w:ins w:id="18964" w:author="Thomas Dietz" w:date="2012-08-08T16:18:00Z"/>
              </w:rPr>
            </w:pPr>
            <w:ins w:id="18965" w:author="Thomas Dietz" w:date="2012-08-08T16:18:00Z">
              <w:r>
                <w:t xml:space="preserve">                  NOT connect to any OpenFlow Controller that is not</w:t>
              </w:r>
            </w:ins>
          </w:p>
          <w:p w14:paraId="1799ECDA" w14:textId="77777777" w:rsidR="00D708FE" w:rsidRDefault="00D708FE" w:rsidP="00D708FE">
            <w:pPr>
              <w:pStyle w:val="XML1"/>
              <w:rPr>
                <w:ins w:id="18966" w:author="Thomas Dietz" w:date="2012-08-08T16:18:00Z"/>
              </w:rPr>
            </w:pPr>
            <w:ins w:id="18967" w:author="Thomas Dietz" w:date="2012-08-08T16:18:00Z">
              <w:r>
                <w:t xml:space="preserve">                  contained in this list.</w:t>
              </w:r>
            </w:ins>
          </w:p>
          <w:p w14:paraId="072023AB" w14:textId="77777777" w:rsidR="00D708FE" w:rsidRDefault="00D708FE" w:rsidP="00D708FE">
            <w:pPr>
              <w:pStyle w:val="XML1"/>
              <w:rPr>
                <w:ins w:id="18968" w:author="Thomas Dietz" w:date="2012-08-08T16:18:00Z"/>
              </w:rPr>
            </w:pPr>
          </w:p>
          <w:p w14:paraId="7704FAA2" w14:textId="77777777" w:rsidR="00D708FE" w:rsidRDefault="00D708FE" w:rsidP="00D708FE">
            <w:pPr>
              <w:pStyle w:val="XML1"/>
              <w:rPr>
                <w:ins w:id="18969" w:author="Thomas Dietz" w:date="2012-08-08T16:18:00Z"/>
              </w:rPr>
            </w:pPr>
            <w:ins w:id="18970" w:author="Thomas Dietz" w:date="2012-08-08T16:18:00Z">
              <w:r>
                <w:t xml:space="preserve">                  NETCONF &amp;lt;edit-config&amp;gt; operations MUST be implemented as </w:t>
              </w:r>
            </w:ins>
          </w:p>
          <w:p w14:paraId="15101CCE" w14:textId="77777777" w:rsidR="00D708FE" w:rsidRDefault="00D708FE" w:rsidP="00D708FE">
            <w:pPr>
              <w:pStyle w:val="XML1"/>
              <w:rPr>
                <w:ins w:id="18971" w:author="Thomas Dietz" w:date="2012-08-08T16:18:00Z"/>
              </w:rPr>
            </w:pPr>
            <w:ins w:id="18972" w:author="Thomas Dietz" w:date="2012-08-08T16:18:00Z">
              <w:r>
                <w:t xml:space="preserve">                  follows: </w:t>
              </w:r>
            </w:ins>
          </w:p>
          <w:p w14:paraId="262DB95E" w14:textId="77777777" w:rsidR="00D708FE" w:rsidRDefault="00D708FE" w:rsidP="00D708FE">
            <w:pPr>
              <w:pStyle w:val="XML1"/>
              <w:rPr>
                <w:ins w:id="18973" w:author="Thomas Dietz" w:date="2012-08-08T16:18:00Z"/>
              </w:rPr>
            </w:pPr>
          </w:p>
          <w:p w14:paraId="432D1D45" w14:textId="77777777" w:rsidR="00D708FE" w:rsidRDefault="00D708FE" w:rsidP="00D708FE">
            <w:pPr>
              <w:pStyle w:val="XML1"/>
              <w:rPr>
                <w:ins w:id="18974" w:author="Thomas Dietz" w:date="2012-08-08T16:18:00Z"/>
              </w:rPr>
            </w:pPr>
            <w:ins w:id="18975" w:author="Thomas Dietz" w:date="2012-08-08T16:18:00Z">
              <w:r>
                <w:t xml:space="preserve">                  * The 'id' element MUST be present at all &amp;lt;edit-config&amp;gt;</w:t>
              </w:r>
            </w:ins>
          </w:p>
          <w:p w14:paraId="34C8BCE7" w14:textId="77777777" w:rsidR="00D708FE" w:rsidRDefault="00D708FE" w:rsidP="00D708FE">
            <w:pPr>
              <w:pStyle w:val="XML1"/>
              <w:rPr>
                <w:ins w:id="18976" w:author="Thomas Dietz" w:date="2012-08-08T16:18:00Z"/>
              </w:rPr>
            </w:pPr>
            <w:ins w:id="18977" w:author="Thomas Dietz" w:date="2012-08-08T16:18:00Z">
              <w:r>
                <w:t xml:space="preserve">                  operations to identify the controller.</w:t>
              </w:r>
            </w:ins>
          </w:p>
          <w:p w14:paraId="1403C5C8" w14:textId="77777777" w:rsidR="00D708FE" w:rsidRDefault="00D708FE" w:rsidP="00D708FE">
            <w:pPr>
              <w:pStyle w:val="XML1"/>
              <w:rPr>
                <w:ins w:id="18978" w:author="Thomas Dietz" w:date="2012-08-08T16:18:00Z"/>
              </w:rPr>
            </w:pPr>
            <w:ins w:id="18979" w:author="Thomas Dietz" w:date="2012-08-08T16:18:00Z">
              <w:r>
                <w:t xml:space="preserve">                  * If the operation is 'merge' or 'replace', the element</w:t>
              </w:r>
            </w:ins>
          </w:p>
          <w:p w14:paraId="6FC757A7" w14:textId="77777777" w:rsidR="00D708FE" w:rsidRDefault="00D708FE" w:rsidP="00D708FE">
            <w:pPr>
              <w:pStyle w:val="XML1"/>
              <w:rPr>
                <w:ins w:id="18980" w:author="Thomas Dietz" w:date="2012-08-08T16:18:00Z"/>
              </w:rPr>
            </w:pPr>
            <w:ins w:id="18981" w:author="Thomas Dietz" w:date="2012-08-08T16:18:00Z">
              <w:r>
                <w:t xml:space="preserve">                  is created if it does not exist, and its value is set</w:t>
              </w:r>
            </w:ins>
          </w:p>
          <w:p w14:paraId="4D7AA53E" w14:textId="77777777" w:rsidR="00D708FE" w:rsidRDefault="00D708FE" w:rsidP="00D708FE">
            <w:pPr>
              <w:pStyle w:val="XML1"/>
              <w:rPr>
                <w:ins w:id="18982" w:author="Thomas Dietz" w:date="2012-08-08T16:18:00Z"/>
              </w:rPr>
            </w:pPr>
            <w:ins w:id="18983" w:author="Thomas Dietz" w:date="2012-08-08T16:18:00Z">
              <w:r>
                <w:t xml:space="preserve">                  to the value found in the XML RPC data.</w:t>
              </w:r>
            </w:ins>
          </w:p>
          <w:p w14:paraId="752213DC" w14:textId="77777777" w:rsidR="00D708FE" w:rsidRDefault="00D708FE" w:rsidP="00D708FE">
            <w:pPr>
              <w:pStyle w:val="XML1"/>
              <w:rPr>
                <w:ins w:id="18984" w:author="Thomas Dietz" w:date="2012-08-08T16:18:00Z"/>
              </w:rPr>
            </w:pPr>
            <w:ins w:id="18985" w:author="Thomas Dietz" w:date="2012-08-08T16:18:00Z">
              <w:r>
                <w:t xml:space="preserve">                  * If the operation is 'create', the element is created if</w:t>
              </w:r>
            </w:ins>
          </w:p>
          <w:p w14:paraId="3760E50B" w14:textId="77777777" w:rsidR="00D708FE" w:rsidRDefault="00D708FE" w:rsidP="00D708FE">
            <w:pPr>
              <w:pStyle w:val="XML1"/>
              <w:rPr>
                <w:ins w:id="18986" w:author="Thomas Dietz" w:date="2012-08-08T16:18:00Z"/>
              </w:rPr>
            </w:pPr>
            <w:ins w:id="18987" w:author="Thomas Dietz" w:date="2012-08-08T16:18:00Z">
              <w:r>
                <w:t xml:space="preserve">                  it does not exist. If the element already exists, a</w:t>
              </w:r>
            </w:ins>
          </w:p>
          <w:p w14:paraId="1B3FB615" w14:textId="77777777" w:rsidR="00D708FE" w:rsidRDefault="00D708FE" w:rsidP="00D708FE">
            <w:pPr>
              <w:pStyle w:val="XML1"/>
              <w:rPr>
                <w:ins w:id="18988" w:author="Thomas Dietz" w:date="2012-08-08T16:18:00Z"/>
              </w:rPr>
            </w:pPr>
            <w:ins w:id="18989" w:author="Thomas Dietz" w:date="2012-08-08T16:18:00Z">
              <w:r>
                <w:t xml:space="preserve">                  'data</w:t>
              </w:r>
              <w:r>
                <w:rPr>
                  <w:rFonts w:ascii="MS Mincho" w:eastAsia="MS Mincho" w:hAnsi="MS Mincho" w:cs="MS Mincho" w:hint="eastAsia"/>
                </w:rPr>
                <w:t>‑</w:t>
              </w:r>
              <w:r>
                <w:t>exists' error is returned.</w:t>
              </w:r>
            </w:ins>
          </w:p>
          <w:p w14:paraId="76390A5C" w14:textId="77777777" w:rsidR="00D708FE" w:rsidRDefault="00D708FE" w:rsidP="00D708FE">
            <w:pPr>
              <w:pStyle w:val="XML1"/>
              <w:rPr>
                <w:ins w:id="18990" w:author="Thomas Dietz" w:date="2012-08-08T16:18:00Z"/>
              </w:rPr>
            </w:pPr>
            <w:ins w:id="18991" w:author="Thomas Dietz" w:date="2012-08-08T16:18:00Z">
              <w:r>
                <w:t xml:space="preserve">                  * If the operation is 'delete', the element is deleted if</w:t>
              </w:r>
            </w:ins>
          </w:p>
          <w:p w14:paraId="054F573F" w14:textId="77777777" w:rsidR="00D708FE" w:rsidRDefault="00D708FE" w:rsidP="00D708FE">
            <w:pPr>
              <w:pStyle w:val="XML1"/>
              <w:rPr>
                <w:ins w:id="18992" w:author="Thomas Dietz" w:date="2012-08-08T16:18:00Z"/>
              </w:rPr>
            </w:pPr>
            <w:ins w:id="18993" w:author="Thomas Dietz" w:date="2012-08-08T16:18:00Z">
              <w:r>
                <w:t xml:space="preserve">                  it exists. If the element does not exist, a </w:t>
              </w:r>
            </w:ins>
          </w:p>
          <w:p w14:paraId="4FD2CE0C" w14:textId="77777777" w:rsidR="00D708FE" w:rsidRDefault="00D708FE" w:rsidP="00D708FE">
            <w:pPr>
              <w:pStyle w:val="XML1"/>
              <w:rPr>
                <w:ins w:id="18994" w:author="Thomas Dietz" w:date="2012-08-08T16:18:00Z"/>
              </w:rPr>
            </w:pPr>
            <w:ins w:id="18995" w:author="Thomas Dietz" w:date="2012-08-08T16:18:00Z">
              <w:r>
                <w:t xml:space="preserve">                  'data</w:t>
              </w:r>
              <w:r>
                <w:rPr>
                  <w:rFonts w:ascii="MS Mincho" w:eastAsia="MS Mincho" w:hAnsi="MS Mincho" w:cs="MS Mincho" w:hint="eastAsia"/>
                </w:rPr>
                <w:t>‑</w:t>
              </w:r>
              <w:r>
                <w:t>missing' error is returned.</w:t>
              </w:r>
            </w:ins>
          </w:p>
          <w:p w14:paraId="65378B1B" w14:textId="77777777" w:rsidR="00D708FE" w:rsidRDefault="00D708FE" w:rsidP="00D708FE">
            <w:pPr>
              <w:pStyle w:val="XML1"/>
              <w:rPr>
                <w:ins w:id="18996" w:author="Thomas Dietz" w:date="2012-08-08T16:18:00Z"/>
              </w:rPr>
            </w:pPr>
            <w:ins w:id="18997" w:author="Thomas Dietz" w:date="2012-08-08T16:18:00Z">
              <w:r>
                <w:t xml:space="preserve">                &lt;/xs:documentation&gt;</w:t>
              </w:r>
            </w:ins>
          </w:p>
          <w:p w14:paraId="1EE08877" w14:textId="77777777" w:rsidR="00D708FE" w:rsidRDefault="00D708FE" w:rsidP="00D708FE">
            <w:pPr>
              <w:pStyle w:val="XML1"/>
              <w:rPr>
                <w:ins w:id="18998" w:author="Thomas Dietz" w:date="2012-08-08T16:18:00Z"/>
              </w:rPr>
            </w:pPr>
            <w:ins w:id="18999" w:author="Thomas Dietz" w:date="2012-08-08T16:18:00Z">
              <w:r>
                <w:t xml:space="preserve">              &lt;/xs:annotation&gt;</w:t>
              </w:r>
            </w:ins>
          </w:p>
          <w:p w14:paraId="26E00829" w14:textId="77777777" w:rsidR="00D708FE" w:rsidRDefault="00D708FE" w:rsidP="00D708FE">
            <w:pPr>
              <w:pStyle w:val="XML1"/>
              <w:rPr>
                <w:ins w:id="19000" w:author="Thomas Dietz" w:date="2012-08-08T16:18:00Z"/>
              </w:rPr>
            </w:pPr>
            <w:ins w:id="19001" w:author="Thomas Dietz" w:date="2012-08-08T16:18:00Z">
              <w:r>
                <w:t xml:space="preserve">              &lt;xs:complexType&gt;</w:t>
              </w:r>
            </w:ins>
          </w:p>
          <w:p w14:paraId="7BA5D8F2" w14:textId="77777777" w:rsidR="00D708FE" w:rsidRDefault="00D708FE" w:rsidP="00D708FE">
            <w:pPr>
              <w:pStyle w:val="XML1"/>
              <w:rPr>
                <w:ins w:id="19002" w:author="Thomas Dietz" w:date="2012-08-08T16:18:00Z"/>
              </w:rPr>
            </w:pPr>
            <w:ins w:id="19003" w:author="Thomas Dietz" w:date="2012-08-08T16:18:00Z">
              <w:r>
                <w:t xml:space="preserve">                &lt;xs:sequence&gt;</w:t>
              </w:r>
            </w:ins>
          </w:p>
          <w:p w14:paraId="2480A3C4" w14:textId="77777777" w:rsidR="00D708FE" w:rsidRDefault="00D708FE" w:rsidP="00D708FE">
            <w:pPr>
              <w:pStyle w:val="XML1"/>
              <w:rPr>
                <w:ins w:id="19004" w:author="Thomas Dietz" w:date="2012-08-08T16:18:00Z"/>
              </w:rPr>
            </w:pPr>
            <w:ins w:id="19005" w:author="Thomas Dietz" w:date="2012-08-08T16:18:00Z">
              <w:r>
                <w:t xml:space="preserve">                  &lt;xs:group ref="OFControllerType"/&gt;</w:t>
              </w:r>
            </w:ins>
          </w:p>
          <w:p w14:paraId="76176699" w14:textId="77777777" w:rsidR="00D708FE" w:rsidRDefault="00D708FE" w:rsidP="00D708FE">
            <w:pPr>
              <w:pStyle w:val="XML1"/>
              <w:rPr>
                <w:ins w:id="19006" w:author="Thomas Dietz" w:date="2012-08-08T16:18:00Z"/>
              </w:rPr>
            </w:pPr>
            <w:ins w:id="19007" w:author="Thomas Dietz" w:date="2012-08-08T16:18:00Z">
              <w:r>
                <w:t xml:space="preserve">                &lt;/xs:sequence&gt;</w:t>
              </w:r>
            </w:ins>
          </w:p>
          <w:p w14:paraId="7AC7F7F6" w14:textId="77777777" w:rsidR="00D708FE" w:rsidRDefault="00D708FE" w:rsidP="00D708FE">
            <w:pPr>
              <w:pStyle w:val="XML1"/>
              <w:rPr>
                <w:ins w:id="19008" w:author="Thomas Dietz" w:date="2012-08-08T16:18:00Z"/>
              </w:rPr>
            </w:pPr>
            <w:ins w:id="19009" w:author="Thomas Dietz" w:date="2012-08-08T16:18:00Z">
              <w:r>
                <w:t xml:space="preserve">              &lt;/xs:complexType&gt;</w:t>
              </w:r>
            </w:ins>
          </w:p>
          <w:p w14:paraId="64808649" w14:textId="77777777" w:rsidR="00D708FE" w:rsidRDefault="00D708FE" w:rsidP="00D708FE">
            <w:pPr>
              <w:pStyle w:val="XML1"/>
              <w:rPr>
                <w:ins w:id="19010" w:author="Thomas Dietz" w:date="2012-08-08T16:18:00Z"/>
              </w:rPr>
            </w:pPr>
            <w:ins w:id="19011" w:author="Thomas Dietz" w:date="2012-08-08T16:18:00Z">
              <w:r>
                <w:t xml:space="preserve">            &lt;/xs:element&gt;</w:t>
              </w:r>
            </w:ins>
          </w:p>
          <w:p w14:paraId="31AC8A58" w14:textId="77777777" w:rsidR="00D708FE" w:rsidRDefault="00D708FE" w:rsidP="00D708FE">
            <w:pPr>
              <w:pStyle w:val="XML1"/>
              <w:rPr>
                <w:ins w:id="19012" w:author="Thomas Dietz" w:date="2012-08-08T16:18:00Z"/>
              </w:rPr>
            </w:pPr>
            <w:ins w:id="19013" w:author="Thomas Dietz" w:date="2012-08-08T16:18:00Z">
              <w:r>
                <w:t xml:space="preserve">          &lt;/xs:sequence&gt;</w:t>
              </w:r>
            </w:ins>
          </w:p>
          <w:p w14:paraId="4344140E" w14:textId="77777777" w:rsidR="00D708FE" w:rsidRDefault="00D708FE" w:rsidP="00D708FE">
            <w:pPr>
              <w:pStyle w:val="XML1"/>
              <w:rPr>
                <w:ins w:id="19014" w:author="Thomas Dietz" w:date="2012-08-08T16:18:00Z"/>
              </w:rPr>
            </w:pPr>
            <w:ins w:id="19015" w:author="Thomas Dietz" w:date="2012-08-08T16:18:00Z">
              <w:r>
                <w:t xml:space="preserve">        &lt;/xs:complexType&gt;</w:t>
              </w:r>
            </w:ins>
          </w:p>
          <w:p w14:paraId="25C23EDF" w14:textId="77777777" w:rsidR="00D708FE" w:rsidRDefault="00D708FE" w:rsidP="00D708FE">
            <w:pPr>
              <w:pStyle w:val="XML1"/>
              <w:rPr>
                <w:ins w:id="19016" w:author="Thomas Dietz" w:date="2012-08-08T16:18:00Z"/>
              </w:rPr>
            </w:pPr>
            <w:ins w:id="19017" w:author="Thomas Dietz" w:date="2012-08-08T16:18:00Z">
              <w:r>
                <w:t xml:space="preserve">        &lt;xs:key name="key_controllers_controller"&gt;</w:t>
              </w:r>
            </w:ins>
          </w:p>
          <w:p w14:paraId="27F2A610" w14:textId="77777777" w:rsidR="00D708FE" w:rsidRDefault="00D708FE" w:rsidP="00D708FE">
            <w:pPr>
              <w:pStyle w:val="XML1"/>
              <w:rPr>
                <w:ins w:id="19018" w:author="Thomas Dietz" w:date="2012-08-08T16:18:00Z"/>
              </w:rPr>
            </w:pPr>
            <w:ins w:id="19019" w:author="Thomas Dietz" w:date="2012-08-08T16:18:00Z">
              <w:r>
                <w:t xml:space="preserve">          &lt;xs:selector xpath="of11-config:controller"/&gt;</w:t>
              </w:r>
            </w:ins>
          </w:p>
          <w:p w14:paraId="22D97E5E" w14:textId="77777777" w:rsidR="00D708FE" w:rsidRDefault="00D708FE" w:rsidP="00D708FE">
            <w:pPr>
              <w:pStyle w:val="XML1"/>
              <w:rPr>
                <w:ins w:id="19020" w:author="Thomas Dietz" w:date="2012-08-08T16:18:00Z"/>
              </w:rPr>
            </w:pPr>
            <w:ins w:id="19021" w:author="Thomas Dietz" w:date="2012-08-08T16:18:00Z">
              <w:r>
                <w:t xml:space="preserve">          &lt;xs:field xpath="of11-config:id"/&gt;</w:t>
              </w:r>
            </w:ins>
          </w:p>
          <w:p w14:paraId="0CD1ABBA" w14:textId="77777777" w:rsidR="00D708FE" w:rsidRDefault="00D708FE" w:rsidP="00D708FE">
            <w:pPr>
              <w:pStyle w:val="XML1"/>
              <w:rPr>
                <w:ins w:id="19022" w:author="Thomas Dietz" w:date="2012-08-08T16:18:00Z"/>
              </w:rPr>
            </w:pPr>
            <w:ins w:id="19023" w:author="Thomas Dietz" w:date="2012-08-08T16:18:00Z">
              <w:r>
                <w:t xml:space="preserve">        &lt;/xs:key&gt;</w:t>
              </w:r>
            </w:ins>
          </w:p>
          <w:p w14:paraId="62B5AE4C" w14:textId="77777777" w:rsidR="00D708FE" w:rsidRDefault="00D708FE" w:rsidP="00D708FE">
            <w:pPr>
              <w:pStyle w:val="XML1"/>
              <w:rPr>
                <w:ins w:id="19024" w:author="Thomas Dietz" w:date="2012-08-08T16:18:00Z"/>
              </w:rPr>
            </w:pPr>
            <w:ins w:id="19025" w:author="Thomas Dietz" w:date="2012-08-08T16:18:00Z">
              <w:r>
                <w:t xml:space="preserve">      &lt;/xs:element&gt;</w:t>
              </w:r>
            </w:ins>
          </w:p>
          <w:p w14:paraId="6EEC8E7F" w14:textId="77777777" w:rsidR="00D708FE" w:rsidRDefault="00D708FE" w:rsidP="00D708FE">
            <w:pPr>
              <w:pStyle w:val="XML1"/>
              <w:rPr>
                <w:ins w:id="19026" w:author="Thomas Dietz" w:date="2012-08-08T16:18:00Z"/>
              </w:rPr>
            </w:pPr>
            <w:ins w:id="19027" w:author="Thomas Dietz" w:date="2012-08-08T16:18:00Z">
              <w:r>
                <w:t xml:space="preserve">      &lt;xs:element name="resources"&gt;</w:t>
              </w:r>
            </w:ins>
          </w:p>
          <w:p w14:paraId="042385C4" w14:textId="77777777" w:rsidR="00D708FE" w:rsidRDefault="00D708FE" w:rsidP="00D708FE">
            <w:pPr>
              <w:pStyle w:val="XML1"/>
              <w:rPr>
                <w:ins w:id="19028" w:author="Thomas Dietz" w:date="2012-08-08T16:18:00Z"/>
              </w:rPr>
            </w:pPr>
            <w:ins w:id="19029" w:author="Thomas Dietz" w:date="2012-08-08T16:18:00Z">
              <w:r>
                <w:t xml:space="preserve">        &lt;xs:annotation&gt;</w:t>
              </w:r>
            </w:ins>
          </w:p>
          <w:p w14:paraId="61CF6BC5" w14:textId="77777777" w:rsidR="00D708FE" w:rsidRDefault="00D708FE" w:rsidP="00D708FE">
            <w:pPr>
              <w:pStyle w:val="XML1"/>
              <w:rPr>
                <w:ins w:id="19030" w:author="Thomas Dietz" w:date="2012-08-08T16:18:00Z"/>
              </w:rPr>
            </w:pPr>
            <w:ins w:id="19031" w:author="Thomas Dietz" w:date="2012-08-08T16:18:00Z">
              <w:r>
                <w:t xml:space="preserve">          &lt;xs:documentation&gt;</w:t>
              </w:r>
            </w:ins>
          </w:p>
          <w:p w14:paraId="6D664DEA" w14:textId="77777777" w:rsidR="00D708FE" w:rsidRDefault="00D708FE" w:rsidP="00D708FE">
            <w:pPr>
              <w:pStyle w:val="XML1"/>
              <w:rPr>
                <w:ins w:id="19032" w:author="Thomas Dietz" w:date="2012-08-08T16:18:00Z"/>
              </w:rPr>
            </w:pPr>
            <w:ins w:id="19033" w:author="Thomas Dietz" w:date="2012-08-08T16:18:00Z">
              <w:r>
                <w:t xml:space="preserve">            The list of identifiers of all resources of the</w:t>
              </w:r>
            </w:ins>
          </w:p>
          <w:p w14:paraId="08C7F2B0" w14:textId="77777777" w:rsidR="00D708FE" w:rsidRDefault="00D708FE" w:rsidP="00D708FE">
            <w:pPr>
              <w:pStyle w:val="XML1"/>
              <w:rPr>
                <w:ins w:id="19034" w:author="Thomas Dietz" w:date="2012-08-08T16:18:00Z"/>
              </w:rPr>
            </w:pPr>
            <w:ins w:id="19035" w:author="Thomas Dietz" w:date="2012-08-08T16:18:00Z">
              <w:r>
                <w:t xml:space="preserve">            OpenFlow Capable Switch that the OpenFlow Logical Switch</w:t>
              </w:r>
            </w:ins>
          </w:p>
          <w:p w14:paraId="79B5F3F8" w14:textId="77777777" w:rsidR="00D708FE" w:rsidRDefault="00D708FE" w:rsidP="00D708FE">
            <w:pPr>
              <w:pStyle w:val="XML1"/>
              <w:rPr>
                <w:ins w:id="19036" w:author="Thomas Dietz" w:date="2012-08-08T16:18:00Z"/>
              </w:rPr>
            </w:pPr>
            <w:ins w:id="19037" w:author="Thomas Dietz" w:date="2012-08-08T16:18:00Z">
              <w:r>
                <w:t xml:space="preserve">            has exclusive or non-exclusive access to.  A resource is </w:t>
              </w:r>
            </w:ins>
          </w:p>
          <w:p w14:paraId="545D6D79" w14:textId="77777777" w:rsidR="00D708FE" w:rsidRDefault="00D708FE" w:rsidP="00D708FE">
            <w:pPr>
              <w:pStyle w:val="XML1"/>
              <w:rPr>
                <w:ins w:id="19038" w:author="Thomas Dietz" w:date="2012-08-08T16:18:00Z"/>
              </w:rPr>
            </w:pPr>
            <w:ins w:id="19039" w:author="Thomas Dietz" w:date="2012-08-08T16:18:00Z">
              <w:r>
                <w:t xml:space="preserve">            identified by the value of its resource-identifier element.</w:t>
              </w:r>
            </w:ins>
          </w:p>
          <w:p w14:paraId="1F3DA8E1" w14:textId="77777777" w:rsidR="00D708FE" w:rsidRDefault="00D708FE" w:rsidP="00D708FE">
            <w:pPr>
              <w:pStyle w:val="XML1"/>
              <w:rPr>
                <w:ins w:id="19040" w:author="Thomas Dietz" w:date="2012-08-08T16:18:00Z"/>
              </w:rPr>
            </w:pPr>
            <w:ins w:id="19041" w:author="Thomas Dietz" w:date="2012-08-08T16:18:00Z">
              <w:r>
                <w:t xml:space="preserve">            For each resource identifier value in this list, there MUST</w:t>
              </w:r>
            </w:ins>
          </w:p>
          <w:p w14:paraId="1B848520" w14:textId="77777777" w:rsidR="00D708FE" w:rsidRDefault="00D708FE" w:rsidP="00D708FE">
            <w:pPr>
              <w:pStyle w:val="XML1"/>
              <w:rPr>
                <w:ins w:id="19042" w:author="Thomas Dietz" w:date="2012-08-08T16:18:00Z"/>
              </w:rPr>
            </w:pPr>
            <w:ins w:id="19043" w:author="Thomas Dietz" w:date="2012-08-08T16:18:00Z">
              <w:r>
                <w:t xml:space="preserve">            be an element with a matching resource identifier value in </w:t>
              </w:r>
            </w:ins>
          </w:p>
          <w:p w14:paraId="45F3D7BE" w14:textId="77777777" w:rsidR="00D708FE" w:rsidRDefault="00D708FE" w:rsidP="00D708FE">
            <w:pPr>
              <w:pStyle w:val="XML1"/>
              <w:rPr>
                <w:ins w:id="19044" w:author="Thomas Dietz" w:date="2012-08-08T16:18:00Z"/>
              </w:rPr>
            </w:pPr>
            <w:ins w:id="19045" w:author="Thomas Dietz" w:date="2012-08-08T16:18:00Z">
              <w:r>
                <w:lastRenderedPageBreak/>
                <w:t xml:space="preserve">            the resources list of the OpenFlow Capable Switch.</w:t>
              </w:r>
            </w:ins>
          </w:p>
          <w:p w14:paraId="36A879ED" w14:textId="77777777" w:rsidR="00D708FE" w:rsidRDefault="00D708FE" w:rsidP="00D708FE">
            <w:pPr>
              <w:pStyle w:val="XML1"/>
              <w:rPr>
                <w:ins w:id="19046" w:author="Thomas Dietz" w:date="2012-08-08T16:18:00Z"/>
              </w:rPr>
            </w:pPr>
            <w:ins w:id="19047" w:author="Thomas Dietz" w:date="2012-08-08T16:18:00Z">
              <w:r>
                <w:t xml:space="preserve">                  </w:t>
              </w:r>
            </w:ins>
          </w:p>
          <w:p w14:paraId="785A5422" w14:textId="77777777" w:rsidR="00D708FE" w:rsidRDefault="00D708FE" w:rsidP="00D708FE">
            <w:pPr>
              <w:pStyle w:val="XML1"/>
              <w:rPr>
                <w:ins w:id="19048" w:author="Thomas Dietz" w:date="2012-08-08T16:18:00Z"/>
              </w:rPr>
            </w:pPr>
            <w:ins w:id="19049" w:author="Thomas Dietz" w:date="2012-08-08T16:18:00Z">
              <w:r>
                <w:t xml:space="preserve">            Identifiers of this list are contained in elements</w:t>
              </w:r>
            </w:ins>
          </w:p>
          <w:p w14:paraId="3C5A90CA" w14:textId="77777777" w:rsidR="00D708FE" w:rsidRDefault="00D708FE" w:rsidP="00D708FE">
            <w:pPr>
              <w:pStyle w:val="XML1"/>
              <w:rPr>
                <w:ins w:id="19050" w:author="Thomas Dietz" w:date="2012-08-08T16:18:00Z"/>
              </w:rPr>
            </w:pPr>
            <w:ins w:id="19051" w:author="Thomas Dietz" w:date="2012-08-08T16:18:00Z">
              <w:r>
                <w:t xml:space="preserve">            indicating the type of resource: 'port', 'queue',</w:t>
              </w:r>
            </w:ins>
          </w:p>
          <w:p w14:paraId="7971798F" w14:textId="77777777" w:rsidR="00D708FE" w:rsidRDefault="00D708FE" w:rsidP="00D708FE">
            <w:pPr>
              <w:pStyle w:val="XML1"/>
              <w:rPr>
                <w:ins w:id="19052" w:author="Thomas Dietz" w:date="2012-08-08T16:18:00Z"/>
              </w:rPr>
            </w:pPr>
            <w:ins w:id="19053" w:author="Thomas Dietz" w:date="2012-08-08T16:18:00Z">
              <w:r>
                <w:t xml:space="preserve">            'certificate', or 'flow-table'.  Depending on the type,</w:t>
              </w:r>
            </w:ins>
          </w:p>
          <w:p w14:paraId="11515D89" w14:textId="77777777" w:rsidR="00D708FE" w:rsidRDefault="00D708FE" w:rsidP="00D708FE">
            <w:pPr>
              <w:pStyle w:val="XML1"/>
              <w:rPr>
                <w:ins w:id="19054" w:author="Thomas Dietz" w:date="2012-08-08T16:18:00Z"/>
              </w:rPr>
            </w:pPr>
            <w:ins w:id="19055" w:author="Thomas Dietz" w:date="2012-08-08T16:18:00Z">
              <w:r>
                <w:t xml:space="preserve">            different constraints apply.  These are specified in</w:t>
              </w:r>
            </w:ins>
          </w:p>
          <w:p w14:paraId="797E0A89" w14:textId="77777777" w:rsidR="00D708FE" w:rsidRDefault="00D708FE" w:rsidP="00D708FE">
            <w:pPr>
              <w:pStyle w:val="XML1"/>
              <w:rPr>
                <w:ins w:id="19056" w:author="Thomas Dietz" w:date="2012-08-08T16:18:00Z"/>
              </w:rPr>
            </w:pPr>
            <w:ins w:id="19057" w:author="Thomas Dietz" w:date="2012-08-08T16:18:00Z">
              <w:r>
                <w:t xml:space="preserve">            separate descriptions per type.</w:t>
              </w:r>
            </w:ins>
          </w:p>
          <w:p w14:paraId="73672BB1" w14:textId="77777777" w:rsidR="00D708FE" w:rsidRDefault="00D708FE" w:rsidP="00D708FE">
            <w:pPr>
              <w:pStyle w:val="XML1"/>
              <w:rPr>
                <w:ins w:id="19058" w:author="Thomas Dietz" w:date="2012-08-08T16:18:00Z"/>
              </w:rPr>
            </w:pPr>
          </w:p>
          <w:p w14:paraId="58042427" w14:textId="77777777" w:rsidR="00D708FE" w:rsidRDefault="00D708FE" w:rsidP="00D708FE">
            <w:pPr>
              <w:pStyle w:val="XML1"/>
              <w:rPr>
                <w:ins w:id="19059" w:author="Thomas Dietz" w:date="2012-08-08T16:18:00Z"/>
              </w:rPr>
            </w:pPr>
            <w:ins w:id="19060" w:author="Thomas Dietz" w:date="2012-08-08T16:18:00Z">
              <w:r>
                <w:t xml:space="preserve">            At present the elements in this lists are not configurable</w:t>
              </w:r>
            </w:ins>
          </w:p>
          <w:p w14:paraId="31EBD9F0" w14:textId="77777777" w:rsidR="00D708FE" w:rsidRDefault="00D708FE" w:rsidP="00D708FE">
            <w:pPr>
              <w:pStyle w:val="XML1"/>
              <w:rPr>
                <w:ins w:id="19061" w:author="Thomas Dietz" w:date="2012-08-08T16:18:00Z"/>
              </w:rPr>
            </w:pPr>
            <w:ins w:id="19062" w:author="Thomas Dietz" w:date="2012-08-08T16:18:00Z">
              <w:r>
                <w:t xml:space="preserve">            and can only be retrieved by NETCONF &amp;lt;get&amp;gt; or &amp;lt;get-config&amp;gt;</w:t>
              </w:r>
            </w:ins>
          </w:p>
          <w:p w14:paraId="4014A9FF" w14:textId="77777777" w:rsidR="00D708FE" w:rsidRDefault="00D708FE" w:rsidP="00D708FE">
            <w:pPr>
              <w:pStyle w:val="XML1"/>
              <w:rPr>
                <w:ins w:id="19063" w:author="Thomas Dietz" w:date="2012-08-08T16:18:00Z"/>
              </w:rPr>
            </w:pPr>
            <w:ins w:id="19064" w:author="Thomas Dietz" w:date="2012-08-08T16:18:00Z">
              <w:r>
                <w:t xml:space="preserve">            operations. Attemps to modify this element and its children</w:t>
              </w:r>
            </w:ins>
          </w:p>
          <w:p w14:paraId="73CA855C" w14:textId="77777777" w:rsidR="00D708FE" w:rsidRDefault="00D708FE" w:rsidP="00D708FE">
            <w:pPr>
              <w:pStyle w:val="XML1"/>
              <w:rPr>
                <w:ins w:id="19065" w:author="Thomas Dietz" w:date="2012-08-08T16:18:00Z"/>
              </w:rPr>
            </w:pPr>
            <w:ins w:id="19066" w:author="Thomas Dietz" w:date="2012-08-08T16:18:00Z">
              <w:r>
                <w:t xml:space="preserve">            with a NETCONF &amp;lt;edit-config&amp;gt; operation MUST result in an </w:t>
              </w:r>
            </w:ins>
          </w:p>
          <w:p w14:paraId="3B6AFF93" w14:textId="77777777" w:rsidR="00D708FE" w:rsidRDefault="00D708FE" w:rsidP="00D708FE">
            <w:pPr>
              <w:pStyle w:val="XML1"/>
              <w:rPr>
                <w:ins w:id="19067" w:author="Thomas Dietz" w:date="2012-08-08T16:18:00Z"/>
              </w:rPr>
            </w:pPr>
            <w:ins w:id="19068" w:author="Thomas Dietz" w:date="2012-08-08T16:18:00Z">
              <w:r>
                <w:t xml:space="preserve">            'operation-not-supported' error with type 'application'.</w:t>
              </w:r>
            </w:ins>
          </w:p>
          <w:p w14:paraId="12DB8C7D" w14:textId="77777777" w:rsidR="00D708FE" w:rsidRDefault="00D708FE" w:rsidP="00D708FE">
            <w:pPr>
              <w:pStyle w:val="XML1"/>
              <w:rPr>
                <w:ins w:id="19069" w:author="Thomas Dietz" w:date="2012-08-08T16:18:00Z"/>
              </w:rPr>
            </w:pPr>
            <w:ins w:id="19070" w:author="Thomas Dietz" w:date="2012-08-08T16:18:00Z">
              <w:r>
                <w:t xml:space="preserve">          &lt;/xs:documentation&gt;</w:t>
              </w:r>
            </w:ins>
          </w:p>
          <w:p w14:paraId="0BA941F9" w14:textId="77777777" w:rsidR="00D708FE" w:rsidRDefault="00D708FE" w:rsidP="00D708FE">
            <w:pPr>
              <w:pStyle w:val="XML1"/>
              <w:rPr>
                <w:ins w:id="19071" w:author="Thomas Dietz" w:date="2012-08-08T16:18:00Z"/>
              </w:rPr>
            </w:pPr>
            <w:ins w:id="19072" w:author="Thomas Dietz" w:date="2012-08-08T16:18:00Z">
              <w:r>
                <w:t xml:space="preserve">        &lt;/xs:annotation&gt;</w:t>
              </w:r>
            </w:ins>
          </w:p>
          <w:p w14:paraId="7754A786" w14:textId="77777777" w:rsidR="00D708FE" w:rsidRDefault="00D708FE" w:rsidP="00D708FE">
            <w:pPr>
              <w:pStyle w:val="XML1"/>
              <w:rPr>
                <w:ins w:id="19073" w:author="Thomas Dietz" w:date="2012-08-08T16:18:00Z"/>
              </w:rPr>
            </w:pPr>
            <w:ins w:id="19074" w:author="Thomas Dietz" w:date="2012-08-08T16:18:00Z">
              <w:r>
                <w:t xml:space="preserve">        &lt;xs:complexType&gt;</w:t>
              </w:r>
            </w:ins>
          </w:p>
          <w:p w14:paraId="05ABB71F" w14:textId="77777777" w:rsidR="00D708FE" w:rsidRDefault="00D708FE" w:rsidP="00D708FE">
            <w:pPr>
              <w:pStyle w:val="XML1"/>
              <w:rPr>
                <w:ins w:id="19075" w:author="Thomas Dietz" w:date="2012-08-08T16:18:00Z"/>
              </w:rPr>
            </w:pPr>
            <w:ins w:id="19076" w:author="Thomas Dietz" w:date="2012-08-08T16:18:00Z">
              <w:r>
                <w:t xml:space="preserve">          &lt;xs:sequence&gt;</w:t>
              </w:r>
            </w:ins>
          </w:p>
          <w:p w14:paraId="279CC1E8" w14:textId="77777777" w:rsidR="00D708FE" w:rsidRDefault="00D708FE" w:rsidP="00D708FE">
            <w:pPr>
              <w:pStyle w:val="XML1"/>
              <w:rPr>
                <w:ins w:id="19077" w:author="Thomas Dietz" w:date="2012-08-08T16:18:00Z"/>
              </w:rPr>
            </w:pPr>
            <w:ins w:id="19078" w:author="Thomas Dietz" w:date="2012-08-08T16:18:00Z">
              <w:r>
                <w:t xml:space="preserve">            &lt;xs:element name="port" minOccurs="0" maxOccurs="unbounded"&gt;</w:t>
              </w:r>
            </w:ins>
          </w:p>
          <w:p w14:paraId="43C7AA1D" w14:textId="77777777" w:rsidR="00D708FE" w:rsidRDefault="00D708FE" w:rsidP="00D708FE">
            <w:pPr>
              <w:pStyle w:val="XML1"/>
              <w:rPr>
                <w:ins w:id="19079" w:author="Thomas Dietz" w:date="2012-08-08T16:18:00Z"/>
              </w:rPr>
            </w:pPr>
            <w:ins w:id="19080" w:author="Thomas Dietz" w:date="2012-08-08T16:18:00Z">
              <w:r>
                <w:t xml:space="preserve">              &lt;xs:annotation&gt;</w:t>
              </w:r>
            </w:ins>
          </w:p>
          <w:p w14:paraId="5DD5E34A" w14:textId="77777777" w:rsidR="00D708FE" w:rsidRDefault="00D708FE" w:rsidP="00D708FE">
            <w:pPr>
              <w:pStyle w:val="XML1"/>
              <w:rPr>
                <w:ins w:id="19081" w:author="Thomas Dietz" w:date="2012-08-08T16:18:00Z"/>
              </w:rPr>
            </w:pPr>
            <w:ins w:id="19082" w:author="Thomas Dietz" w:date="2012-08-08T16:18:00Z">
              <w:r>
                <w:t xml:space="preserve">                &lt;xs:documentation&gt;</w:t>
              </w:r>
            </w:ins>
          </w:p>
          <w:p w14:paraId="717D7608" w14:textId="77777777" w:rsidR="00D708FE" w:rsidRDefault="00D708FE" w:rsidP="00D708FE">
            <w:pPr>
              <w:pStyle w:val="XML1"/>
              <w:rPr>
                <w:ins w:id="19083" w:author="Thomas Dietz" w:date="2012-08-08T16:18:00Z"/>
              </w:rPr>
            </w:pPr>
            <w:ins w:id="19084" w:author="Thomas Dietz" w:date="2012-08-08T16:18:00Z">
              <w:r>
                <w:t xml:space="preserve">                  A resource identifier of a port of the </w:t>
              </w:r>
            </w:ins>
          </w:p>
          <w:p w14:paraId="7525FD2D" w14:textId="77777777" w:rsidR="00D708FE" w:rsidRDefault="00D708FE" w:rsidP="00D708FE">
            <w:pPr>
              <w:pStyle w:val="XML1"/>
              <w:rPr>
                <w:ins w:id="19085" w:author="Thomas Dietz" w:date="2012-08-08T16:18:00Z"/>
              </w:rPr>
            </w:pPr>
            <w:ins w:id="19086" w:author="Thomas Dietz" w:date="2012-08-08T16:18:00Z">
              <w:r>
                <w:t xml:space="preserve">                  OpenFlow Capable Switch that the OpenFlow Logical Switch</w:t>
              </w:r>
            </w:ins>
          </w:p>
          <w:p w14:paraId="4D6E9352" w14:textId="77777777" w:rsidR="00D708FE" w:rsidRDefault="00D708FE" w:rsidP="00D708FE">
            <w:pPr>
              <w:pStyle w:val="XML1"/>
              <w:rPr>
                <w:ins w:id="19087" w:author="Thomas Dietz" w:date="2012-08-08T16:18:00Z"/>
              </w:rPr>
            </w:pPr>
            <w:ins w:id="19088" w:author="Thomas Dietz" w:date="2012-08-08T16:18:00Z">
              <w:r>
                <w:t xml:space="preserve">                  has exclusive access to.</w:t>
              </w:r>
            </w:ins>
          </w:p>
          <w:p w14:paraId="261680E4" w14:textId="77777777" w:rsidR="00D708FE" w:rsidRDefault="00D708FE" w:rsidP="00D708FE">
            <w:pPr>
              <w:pStyle w:val="XML1"/>
              <w:rPr>
                <w:ins w:id="19089" w:author="Thomas Dietz" w:date="2012-08-08T16:18:00Z"/>
              </w:rPr>
            </w:pPr>
          </w:p>
          <w:p w14:paraId="485B64F9" w14:textId="77777777" w:rsidR="00D708FE" w:rsidRDefault="00D708FE" w:rsidP="00D708FE">
            <w:pPr>
              <w:pStyle w:val="XML1"/>
              <w:rPr>
                <w:ins w:id="19090" w:author="Thomas Dietz" w:date="2012-08-08T16:18:00Z"/>
              </w:rPr>
            </w:pPr>
            <w:ins w:id="19091" w:author="Thomas Dietz" w:date="2012-08-08T16:18:00Z">
              <w:r>
                <w:t xml:space="preserve">                  The elements in this list MUST refer to elements at the</w:t>
              </w:r>
            </w:ins>
          </w:p>
          <w:p w14:paraId="753D7C7F" w14:textId="77777777" w:rsidR="00D708FE" w:rsidRDefault="00D708FE" w:rsidP="00D708FE">
            <w:pPr>
              <w:pStyle w:val="XML1"/>
              <w:rPr>
                <w:ins w:id="19092" w:author="Thomas Dietz" w:date="2012-08-08T16:18:00Z"/>
              </w:rPr>
            </w:pPr>
            <w:ins w:id="19093" w:author="Thomas Dietz" w:date="2012-08-08T16:18:00Z">
              <w:r>
                <w:t xml:space="preserve">                  following path:</w:t>
              </w:r>
            </w:ins>
          </w:p>
          <w:p w14:paraId="52DDFE62" w14:textId="77777777" w:rsidR="00D708FE" w:rsidRDefault="00D708FE" w:rsidP="00D708FE">
            <w:pPr>
              <w:pStyle w:val="XML1"/>
              <w:rPr>
                <w:ins w:id="19094" w:author="Thomas Dietz" w:date="2012-08-08T16:18:00Z"/>
              </w:rPr>
            </w:pPr>
            <w:ins w:id="19095" w:author="Thomas Dietz" w:date="2012-08-08T16:18:00Z">
              <w:r>
                <w:t xml:space="preserve">                  /capable-switch/resources/port/resource-id</w:t>
              </w:r>
            </w:ins>
          </w:p>
          <w:p w14:paraId="2974E52C" w14:textId="77777777" w:rsidR="00D708FE" w:rsidRDefault="00D708FE" w:rsidP="00D708FE">
            <w:pPr>
              <w:pStyle w:val="XML1"/>
              <w:rPr>
                <w:ins w:id="19096" w:author="Thomas Dietz" w:date="2012-08-08T16:18:00Z"/>
              </w:rPr>
            </w:pPr>
          </w:p>
          <w:p w14:paraId="04888E39" w14:textId="77777777" w:rsidR="00D708FE" w:rsidRDefault="00D708FE" w:rsidP="00D708FE">
            <w:pPr>
              <w:pStyle w:val="XML1"/>
              <w:rPr>
                <w:ins w:id="19097" w:author="Thomas Dietz" w:date="2012-08-08T16:18:00Z"/>
              </w:rPr>
            </w:pPr>
            <w:ins w:id="19098" w:author="Thomas Dietz" w:date="2012-08-08T16:18:00Z">
              <w:r>
                <w:t xml:space="preserve">                  Elements in this list MUST be unique. This means each</w:t>
              </w:r>
            </w:ins>
          </w:p>
          <w:p w14:paraId="05C4CDE5" w14:textId="77777777" w:rsidR="00D708FE" w:rsidRDefault="00D708FE" w:rsidP="00D708FE">
            <w:pPr>
              <w:pStyle w:val="XML1"/>
              <w:rPr>
                <w:ins w:id="19099" w:author="Thomas Dietz" w:date="2012-08-08T16:18:00Z"/>
              </w:rPr>
            </w:pPr>
            <w:ins w:id="19100" w:author="Thomas Dietz" w:date="2012-08-08T16:18:00Z">
              <w:r>
                <w:t xml:space="preserve">                  port element can only be referenced once.</w:t>
              </w:r>
            </w:ins>
          </w:p>
          <w:p w14:paraId="6A1B6B9B" w14:textId="77777777" w:rsidR="00D708FE" w:rsidRDefault="00D708FE" w:rsidP="00D708FE">
            <w:pPr>
              <w:pStyle w:val="XML1"/>
              <w:rPr>
                <w:ins w:id="19101" w:author="Thomas Dietz" w:date="2012-08-08T16:18:00Z"/>
              </w:rPr>
            </w:pPr>
            <w:ins w:id="19102" w:author="Thomas Dietz" w:date="2012-08-08T16:18:00Z">
              <w:r>
                <w:t xml:space="preserve">                &lt;/xs:documentation&gt;</w:t>
              </w:r>
            </w:ins>
          </w:p>
          <w:p w14:paraId="38FC19F6" w14:textId="77777777" w:rsidR="00D708FE" w:rsidRDefault="00D708FE" w:rsidP="00D708FE">
            <w:pPr>
              <w:pStyle w:val="XML1"/>
              <w:rPr>
                <w:ins w:id="19103" w:author="Thomas Dietz" w:date="2012-08-08T16:18:00Z"/>
              </w:rPr>
            </w:pPr>
            <w:ins w:id="19104" w:author="Thomas Dietz" w:date="2012-08-08T16:18:00Z">
              <w:r>
                <w:t xml:space="preserve">              &lt;/xs:annotation&gt;</w:t>
              </w:r>
            </w:ins>
          </w:p>
          <w:p w14:paraId="3A7CC77D" w14:textId="77777777" w:rsidR="00D708FE" w:rsidRDefault="00D708FE" w:rsidP="00D708FE">
            <w:pPr>
              <w:pStyle w:val="XML1"/>
              <w:rPr>
                <w:ins w:id="19105" w:author="Thomas Dietz" w:date="2012-08-08T16:18:00Z"/>
              </w:rPr>
            </w:pPr>
            <w:ins w:id="19106" w:author="Thomas Dietz" w:date="2012-08-08T16:18:00Z">
              <w:r>
                <w:t xml:space="preserve">              &lt;xs:simpleType&gt;</w:t>
              </w:r>
            </w:ins>
          </w:p>
          <w:p w14:paraId="5FFDC712" w14:textId="77777777" w:rsidR="00D708FE" w:rsidRDefault="00D708FE" w:rsidP="00D708FE">
            <w:pPr>
              <w:pStyle w:val="XML1"/>
              <w:rPr>
                <w:ins w:id="19107" w:author="Thomas Dietz" w:date="2012-08-08T16:18:00Z"/>
              </w:rPr>
            </w:pPr>
            <w:ins w:id="19108" w:author="Thomas Dietz" w:date="2012-08-08T16:18:00Z">
              <w:r>
                <w:t xml:space="preserve">                &lt;xs:restriction base="inet:uri"&gt;</w:t>
              </w:r>
            </w:ins>
          </w:p>
          <w:p w14:paraId="25CAF461" w14:textId="77777777" w:rsidR="00D708FE" w:rsidRDefault="00D708FE" w:rsidP="00D708FE">
            <w:pPr>
              <w:pStyle w:val="XML1"/>
              <w:rPr>
                <w:ins w:id="19109" w:author="Thomas Dietz" w:date="2012-08-08T16:18:00Z"/>
              </w:rPr>
            </w:pPr>
            <w:ins w:id="19110" w:author="Thomas Dietz" w:date="2012-08-08T16:18:00Z">
              <w:r>
                <w:t xml:space="preserve">                &lt;/xs:restriction&gt;</w:t>
              </w:r>
            </w:ins>
          </w:p>
          <w:p w14:paraId="760DE3DC" w14:textId="77777777" w:rsidR="00D708FE" w:rsidRDefault="00D708FE" w:rsidP="00D708FE">
            <w:pPr>
              <w:pStyle w:val="XML1"/>
              <w:rPr>
                <w:ins w:id="19111" w:author="Thomas Dietz" w:date="2012-08-08T16:18:00Z"/>
              </w:rPr>
            </w:pPr>
            <w:ins w:id="19112" w:author="Thomas Dietz" w:date="2012-08-08T16:18:00Z">
              <w:r>
                <w:t xml:space="preserve">              &lt;/xs:simpleType&gt;</w:t>
              </w:r>
            </w:ins>
          </w:p>
          <w:p w14:paraId="0DEB58B9" w14:textId="77777777" w:rsidR="00D708FE" w:rsidRDefault="00D708FE" w:rsidP="00D708FE">
            <w:pPr>
              <w:pStyle w:val="XML1"/>
              <w:rPr>
                <w:ins w:id="19113" w:author="Thomas Dietz" w:date="2012-08-08T16:18:00Z"/>
              </w:rPr>
            </w:pPr>
            <w:ins w:id="19114" w:author="Thomas Dietz" w:date="2012-08-08T16:18:00Z">
              <w:r>
                <w:t xml:space="preserve">            &lt;/xs:element&gt;</w:t>
              </w:r>
            </w:ins>
          </w:p>
          <w:p w14:paraId="18B776F8" w14:textId="77777777" w:rsidR="00D708FE" w:rsidRDefault="00D708FE" w:rsidP="00D708FE">
            <w:pPr>
              <w:pStyle w:val="XML1"/>
              <w:rPr>
                <w:ins w:id="19115" w:author="Thomas Dietz" w:date="2012-08-08T16:18:00Z"/>
              </w:rPr>
            </w:pPr>
            <w:ins w:id="19116" w:author="Thomas Dietz" w:date="2012-08-08T16:18:00Z">
              <w:r>
                <w:t xml:space="preserve">            &lt;xs:element name="queue" minOccurs="0" maxOccurs="unbounded"&gt;</w:t>
              </w:r>
            </w:ins>
          </w:p>
          <w:p w14:paraId="515BBFB1" w14:textId="77777777" w:rsidR="00D708FE" w:rsidRDefault="00D708FE" w:rsidP="00D708FE">
            <w:pPr>
              <w:pStyle w:val="XML1"/>
              <w:rPr>
                <w:ins w:id="19117" w:author="Thomas Dietz" w:date="2012-08-08T16:18:00Z"/>
              </w:rPr>
            </w:pPr>
            <w:ins w:id="19118" w:author="Thomas Dietz" w:date="2012-08-08T16:18:00Z">
              <w:r>
                <w:t xml:space="preserve">              &lt;xs:annotation&gt;</w:t>
              </w:r>
            </w:ins>
          </w:p>
          <w:p w14:paraId="47D5BA99" w14:textId="77777777" w:rsidR="00D708FE" w:rsidRDefault="00D708FE" w:rsidP="00D708FE">
            <w:pPr>
              <w:pStyle w:val="XML1"/>
              <w:rPr>
                <w:ins w:id="19119" w:author="Thomas Dietz" w:date="2012-08-08T16:18:00Z"/>
              </w:rPr>
            </w:pPr>
            <w:ins w:id="19120" w:author="Thomas Dietz" w:date="2012-08-08T16:18:00Z">
              <w:r>
                <w:t xml:space="preserve">                &lt;xs:documentation&gt;</w:t>
              </w:r>
            </w:ins>
          </w:p>
          <w:p w14:paraId="6D645C7E" w14:textId="77777777" w:rsidR="00D708FE" w:rsidRDefault="00D708FE" w:rsidP="00D708FE">
            <w:pPr>
              <w:pStyle w:val="XML1"/>
              <w:rPr>
                <w:ins w:id="19121" w:author="Thomas Dietz" w:date="2012-08-08T16:18:00Z"/>
              </w:rPr>
            </w:pPr>
            <w:ins w:id="19122" w:author="Thomas Dietz" w:date="2012-08-08T16:18:00Z">
              <w:r>
                <w:t xml:space="preserve">                  A resource identifier of a queue of the</w:t>
              </w:r>
            </w:ins>
          </w:p>
          <w:p w14:paraId="3E3D309B" w14:textId="77777777" w:rsidR="00D708FE" w:rsidRDefault="00D708FE" w:rsidP="00D708FE">
            <w:pPr>
              <w:pStyle w:val="XML1"/>
              <w:rPr>
                <w:ins w:id="19123" w:author="Thomas Dietz" w:date="2012-08-08T16:18:00Z"/>
              </w:rPr>
            </w:pPr>
            <w:ins w:id="19124" w:author="Thomas Dietz" w:date="2012-08-08T16:18:00Z">
              <w:r>
                <w:t xml:space="preserve">                  OpenFlow Capable Switch that the OpenFlow Logical Switch</w:t>
              </w:r>
            </w:ins>
          </w:p>
          <w:p w14:paraId="4C7E7443" w14:textId="77777777" w:rsidR="00D708FE" w:rsidRDefault="00D708FE" w:rsidP="00D708FE">
            <w:pPr>
              <w:pStyle w:val="XML1"/>
              <w:rPr>
                <w:ins w:id="19125" w:author="Thomas Dietz" w:date="2012-08-08T16:18:00Z"/>
              </w:rPr>
            </w:pPr>
            <w:ins w:id="19126" w:author="Thomas Dietz" w:date="2012-08-08T16:18:00Z">
              <w:r>
                <w:t xml:space="preserve">                  has exclusive access to.</w:t>
              </w:r>
            </w:ins>
          </w:p>
          <w:p w14:paraId="2A3F12E5" w14:textId="77777777" w:rsidR="00D708FE" w:rsidRDefault="00D708FE" w:rsidP="00D708FE">
            <w:pPr>
              <w:pStyle w:val="XML1"/>
              <w:rPr>
                <w:ins w:id="19127" w:author="Thomas Dietz" w:date="2012-08-08T16:18:00Z"/>
              </w:rPr>
            </w:pPr>
          </w:p>
          <w:p w14:paraId="50C4ABE3" w14:textId="77777777" w:rsidR="00D708FE" w:rsidRDefault="00D708FE" w:rsidP="00D708FE">
            <w:pPr>
              <w:pStyle w:val="XML1"/>
              <w:rPr>
                <w:ins w:id="19128" w:author="Thomas Dietz" w:date="2012-08-08T16:18:00Z"/>
              </w:rPr>
            </w:pPr>
            <w:ins w:id="19129" w:author="Thomas Dietz" w:date="2012-08-08T16:18:00Z">
              <w:r>
                <w:t xml:space="preserve">                  The elements in this list MUST refer to elements at the</w:t>
              </w:r>
            </w:ins>
          </w:p>
          <w:p w14:paraId="2403155C" w14:textId="77777777" w:rsidR="00D708FE" w:rsidRDefault="00D708FE" w:rsidP="00D708FE">
            <w:pPr>
              <w:pStyle w:val="XML1"/>
              <w:rPr>
                <w:ins w:id="19130" w:author="Thomas Dietz" w:date="2012-08-08T16:18:00Z"/>
              </w:rPr>
            </w:pPr>
            <w:ins w:id="19131" w:author="Thomas Dietz" w:date="2012-08-08T16:18:00Z">
              <w:r>
                <w:t xml:space="preserve">                  following path:</w:t>
              </w:r>
            </w:ins>
          </w:p>
          <w:p w14:paraId="2557217F" w14:textId="77777777" w:rsidR="00D708FE" w:rsidRDefault="00D708FE" w:rsidP="00D708FE">
            <w:pPr>
              <w:pStyle w:val="XML1"/>
              <w:rPr>
                <w:ins w:id="19132" w:author="Thomas Dietz" w:date="2012-08-08T16:18:00Z"/>
              </w:rPr>
            </w:pPr>
            <w:ins w:id="19133" w:author="Thomas Dietz" w:date="2012-08-08T16:18:00Z">
              <w:r>
                <w:t xml:space="preserve">                  /capable-switch/resources/queue/resource-id</w:t>
              </w:r>
            </w:ins>
          </w:p>
          <w:p w14:paraId="1AACCC06" w14:textId="77777777" w:rsidR="00D708FE" w:rsidRDefault="00D708FE" w:rsidP="00D708FE">
            <w:pPr>
              <w:pStyle w:val="XML1"/>
              <w:rPr>
                <w:ins w:id="19134" w:author="Thomas Dietz" w:date="2012-08-08T16:18:00Z"/>
              </w:rPr>
            </w:pPr>
          </w:p>
          <w:p w14:paraId="721BAF35" w14:textId="77777777" w:rsidR="00D708FE" w:rsidRDefault="00D708FE" w:rsidP="00D708FE">
            <w:pPr>
              <w:pStyle w:val="XML1"/>
              <w:rPr>
                <w:ins w:id="19135" w:author="Thomas Dietz" w:date="2012-08-08T16:18:00Z"/>
              </w:rPr>
            </w:pPr>
            <w:ins w:id="19136" w:author="Thomas Dietz" w:date="2012-08-08T16:18:00Z">
              <w:r>
                <w:t xml:space="preserve">                  Elements in this list MUST be unique. This means each</w:t>
              </w:r>
            </w:ins>
          </w:p>
          <w:p w14:paraId="2B1D8AD4" w14:textId="77777777" w:rsidR="00D708FE" w:rsidRDefault="00D708FE" w:rsidP="00D708FE">
            <w:pPr>
              <w:pStyle w:val="XML1"/>
              <w:rPr>
                <w:ins w:id="19137" w:author="Thomas Dietz" w:date="2012-08-08T16:18:00Z"/>
              </w:rPr>
            </w:pPr>
            <w:ins w:id="19138" w:author="Thomas Dietz" w:date="2012-08-08T16:18:00Z">
              <w:r>
                <w:t xml:space="preserve">                  queue element can only be referenced once.</w:t>
              </w:r>
            </w:ins>
          </w:p>
          <w:p w14:paraId="2763A32F" w14:textId="77777777" w:rsidR="00D708FE" w:rsidRDefault="00D708FE" w:rsidP="00D708FE">
            <w:pPr>
              <w:pStyle w:val="XML1"/>
              <w:rPr>
                <w:ins w:id="19139" w:author="Thomas Dietz" w:date="2012-08-08T16:18:00Z"/>
              </w:rPr>
            </w:pPr>
            <w:ins w:id="19140" w:author="Thomas Dietz" w:date="2012-08-08T16:18:00Z">
              <w:r>
                <w:t xml:space="preserve">                &lt;/xs:documentation&gt;</w:t>
              </w:r>
            </w:ins>
          </w:p>
          <w:p w14:paraId="34781672" w14:textId="77777777" w:rsidR="00D708FE" w:rsidRDefault="00D708FE" w:rsidP="00D708FE">
            <w:pPr>
              <w:pStyle w:val="XML1"/>
              <w:rPr>
                <w:ins w:id="19141" w:author="Thomas Dietz" w:date="2012-08-08T16:18:00Z"/>
              </w:rPr>
            </w:pPr>
            <w:ins w:id="19142" w:author="Thomas Dietz" w:date="2012-08-08T16:18:00Z">
              <w:r>
                <w:t xml:space="preserve">              &lt;/xs:annotation&gt;</w:t>
              </w:r>
            </w:ins>
          </w:p>
          <w:p w14:paraId="7E01DB1E" w14:textId="77777777" w:rsidR="00D708FE" w:rsidRDefault="00D708FE" w:rsidP="00D708FE">
            <w:pPr>
              <w:pStyle w:val="XML1"/>
              <w:rPr>
                <w:ins w:id="19143" w:author="Thomas Dietz" w:date="2012-08-08T16:18:00Z"/>
              </w:rPr>
            </w:pPr>
            <w:ins w:id="19144" w:author="Thomas Dietz" w:date="2012-08-08T16:18:00Z">
              <w:r>
                <w:t xml:space="preserve">              &lt;xs:simpleType&gt;</w:t>
              </w:r>
            </w:ins>
          </w:p>
          <w:p w14:paraId="28400795" w14:textId="77777777" w:rsidR="00D708FE" w:rsidRDefault="00D708FE" w:rsidP="00D708FE">
            <w:pPr>
              <w:pStyle w:val="XML1"/>
              <w:rPr>
                <w:ins w:id="19145" w:author="Thomas Dietz" w:date="2012-08-08T16:18:00Z"/>
              </w:rPr>
            </w:pPr>
            <w:ins w:id="19146" w:author="Thomas Dietz" w:date="2012-08-08T16:18:00Z">
              <w:r>
                <w:t xml:space="preserve">                &lt;xs:restriction base="inet:uri"&gt;</w:t>
              </w:r>
            </w:ins>
          </w:p>
          <w:p w14:paraId="3B6FB85E" w14:textId="77777777" w:rsidR="00D708FE" w:rsidRDefault="00D708FE" w:rsidP="00D708FE">
            <w:pPr>
              <w:pStyle w:val="XML1"/>
              <w:rPr>
                <w:ins w:id="19147" w:author="Thomas Dietz" w:date="2012-08-08T16:18:00Z"/>
              </w:rPr>
            </w:pPr>
            <w:ins w:id="19148" w:author="Thomas Dietz" w:date="2012-08-08T16:18:00Z">
              <w:r>
                <w:t xml:space="preserve">                &lt;/xs:restriction&gt;</w:t>
              </w:r>
            </w:ins>
          </w:p>
          <w:p w14:paraId="4800D4CD" w14:textId="77777777" w:rsidR="00D708FE" w:rsidRDefault="00D708FE" w:rsidP="00D708FE">
            <w:pPr>
              <w:pStyle w:val="XML1"/>
              <w:rPr>
                <w:ins w:id="19149" w:author="Thomas Dietz" w:date="2012-08-08T16:18:00Z"/>
              </w:rPr>
            </w:pPr>
            <w:ins w:id="19150" w:author="Thomas Dietz" w:date="2012-08-08T16:18:00Z">
              <w:r>
                <w:lastRenderedPageBreak/>
                <w:t xml:space="preserve">              &lt;/xs:simpleType&gt;</w:t>
              </w:r>
            </w:ins>
          </w:p>
          <w:p w14:paraId="62F09077" w14:textId="77777777" w:rsidR="00D708FE" w:rsidRDefault="00D708FE" w:rsidP="00D708FE">
            <w:pPr>
              <w:pStyle w:val="XML1"/>
              <w:rPr>
                <w:ins w:id="19151" w:author="Thomas Dietz" w:date="2012-08-08T16:18:00Z"/>
              </w:rPr>
            </w:pPr>
            <w:ins w:id="19152" w:author="Thomas Dietz" w:date="2012-08-08T16:18:00Z">
              <w:r>
                <w:t xml:space="preserve">            &lt;/xs:element&gt;</w:t>
              </w:r>
            </w:ins>
          </w:p>
          <w:p w14:paraId="41E316D2" w14:textId="77777777" w:rsidR="00D708FE" w:rsidRDefault="00D708FE" w:rsidP="00D708FE">
            <w:pPr>
              <w:pStyle w:val="XML1"/>
              <w:rPr>
                <w:ins w:id="19153" w:author="Thomas Dietz" w:date="2012-08-08T16:18:00Z"/>
              </w:rPr>
            </w:pPr>
            <w:ins w:id="19154" w:author="Thomas Dietz" w:date="2012-08-08T16:18:00Z">
              <w:r>
                <w:t xml:space="preserve">            &lt;xs:element name="certificate" minOccurs="0"&gt;</w:t>
              </w:r>
            </w:ins>
          </w:p>
          <w:p w14:paraId="3FEF5E37" w14:textId="77777777" w:rsidR="00D708FE" w:rsidRDefault="00D708FE" w:rsidP="00D708FE">
            <w:pPr>
              <w:pStyle w:val="XML1"/>
              <w:rPr>
                <w:ins w:id="19155" w:author="Thomas Dietz" w:date="2012-08-08T16:18:00Z"/>
              </w:rPr>
            </w:pPr>
            <w:ins w:id="19156" w:author="Thomas Dietz" w:date="2012-08-08T16:18:00Z">
              <w:r>
                <w:t xml:space="preserve">              &lt;xs:annotation&gt;</w:t>
              </w:r>
            </w:ins>
          </w:p>
          <w:p w14:paraId="5CFE3B58" w14:textId="77777777" w:rsidR="00D708FE" w:rsidRDefault="00D708FE" w:rsidP="00D708FE">
            <w:pPr>
              <w:pStyle w:val="XML1"/>
              <w:rPr>
                <w:ins w:id="19157" w:author="Thomas Dietz" w:date="2012-08-08T16:18:00Z"/>
              </w:rPr>
            </w:pPr>
            <w:ins w:id="19158" w:author="Thomas Dietz" w:date="2012-08-08T16:18:00Z">
              <w:r>
                <w:t xml:space="preserve">                &lt;xs:documentation&gt;</w:t>
              </w:r>
            </w:ins>
          </w:p>
          <w:p w14:paraId="2037973B" w14:textId="77777777" w:rsidR="00D708FE" w:rsidRDefault="00D708FE" w:rsidP="00D708FE">
            <w:pPr>
              <w:pStyle w:val="XML1"/>
              <w:rPr>
                <w:ins w:id="19159" w:author="Thomas Dietz" w:date="2012-08-08T16:18:00Z"/>
              </w:rPr>
            </w:pPr>
            <w:ins w:id="19160" w:author="Thomas Dietz" w:date="2012-08-08T16:18:00Z">
              <w:r>
                <w:t xml:space="preserve">                  The resource identifier of the owned</w:t>
              </w:r>
            </w:ins>
          </w:p>
          <w:p w14:paraId="0FB17A5E" w14:textId="77777777" w:rsidR="00D708FE" w:rsidRDefault="00D708FE" w:rsidP="00D708FE">
            <w:pPr>
              <w:pStyle w:val="XML1"/>
              <w:rPr>
                <w:ins w:id="19161" w:author="Thomas Dietz" w:date="2012-08-08T16:18:00Z"/>
              </w:rPr>
            </w:pPr>
            <w:ins w:id="19162" w:author="Thomas Dietz" w:date="2012-08-08T16:18:00Z">
              <w:r>
                <w:t xml:space="preserve">                  certificate in the OpenFlow Capable Switch that the</w:t>
              </w:r>
            </w:ins>
          </w:p>
          <w:p w14:paraId="26B02A03" w14:textId="77777777" w:rsidR="00D708FE" w:rsidRDefault="00D708FE" w:rsidP="00D708FE">
            <w:pPr>
              <w:pStyle w:val="XML1"/>
              <w:rPr>
                <w:ins w:id="19163" w:author="Thomas Dietz" w:date="2012-08-08T16:18:00Z"/>
              </w:rPr>
            </w:pPr>
            <w:ins w:id="19164" w:author="Thomas Dietz" w:date="2012-08-08T16:18:00Z">
              <w:r>
                <w:t xml:space="preserve">                  OpenFlow Logical Switch uses to identify itself.  This</w:t>
              </w:r>
            </w:ins>
          </w:p>
          <w:p w14:paraId="4F4881F7" w14:textId="77777777" w:rsidR="00D708FE" w:rsidRDefault="00D708FE" w:rsidP="00D708FE">
            <w:pPr>
              <w:pStyle w:val="XML1"/>
              <w:rPr>
                <w:ins w:id="19165" w:author="Thomas Dietz" w:date="2012-08-08T16:18:00Z"/>
              </w:rPr>
            </w:pPr>
            <w:ins w:id="19166" w:author="Thomas Dietz" w:date="2012-08-08T16:18:00Z">
              <w:r>
                <w:t xml:space="preserve">                  element MUST NOT occur more than once in an OpenFlow</w:t>
              </w:r>
            </w:ins>
          </w:p>
          <w:p w14:paraId="2BAEC882" w14:textId="77777777" w:rsidR="00D708FE" w:rsidRDefault="00D708FE" w:rsidP="00D708FE">
            <w:pPr>
              <w:pStyle w:val="XML1"/>
              <w:rPr>
                <w:ins w:id="19167" w:author="Thomas Dietz" w:date="2012-08-08T16:18:00Z"/>
              </w:rPr>
            </w:pPr>
            <w:ins w:id="19168" w:author="Thomas Dietz" w:date="2012-08-08T16:18:00Z">
              <w:r>
                <w:t xml:space="preserve">                  Logical Switch's resource list.  </w:t>
              </w:r>
            </w:ins>
          </w:p>
          <w:p w14:paraId="6B4EECA7" w14:textId="77777777" w:rsidR="00D708FE" w:rsidRDefault="00D708FE" w:rsidP="00D708FE">
            <w:pPr>
              <w:pStyle w:val="XML1"/>
              <w:rPr>
                <w:ins w:id="19169" w:author="Thomas Dietz" w:date="2012-08-08T16:18:00Z"/>
              </w:rPr>
            </w:pPr>
            <w:ins w:id="19170" w:author="Thomas Dietz" w:date="2012-08-08T16:18:00Z">
              <w:r>
                <w:t xml:space="preserve">                          </w:t>
              </w:r>
            </w:ins>
          </w:p>
          <w:p w14:paraId="4DD9C32B" w14:textId="77777777" w:rsidR="00D708FE" w:rsidRDefault="00D708FE" w:rsidP="00D708FE">
            <w:pPr>
              <w:pStyle w:val="XML1"/>
              <w:rPr>
                <w:ins w:id="19171" w:author="Thomas Dietz" w:date="2012-08-08T16:18:00Z"/>
              </w:rPr>
            </w:pPr>
            <w:ins w:id="19172" w:author="Thomas Dietz" w:date="2012-08-08T16:18:00Z">
              <w:r>
                <w:t xml:space="preserve">                  If no such element is in an OpenFlow Logical Switch's </w:t>
              </w:r>
            </w:ins>
          </w:p>
          <w:p w14:paraId="3621363E" w14:textId="77777777" w:rsidR="00D708FE" w:rsidRDefault="00D708FE" w:rsidP="00D708FE">
            <w:pPr>
              <w:pStyle w:val="XML1"/>
              <w:rPr>
                <w:ins w:id="19173" w:author="Thomas Dietz" w:date="2012-08-08T16:18:00Z"/>
              </w:rPr>
            </w:pPr>
            <w:ins w:id="19174" w:author="Thomas Dietz" w:date="2012-08-08T16:18:00Z">
              <w:r>
                <w:t xml:space="preserve">                  resource list, then the OpenFlow Logical Switch does not </w:t>
              </w:r>
            </w:ins>
          </w:p>
          <w:p w14:paraId="332AB866" w14:textId="77777777" w:rsidR="00D708FE" w:rsidRDefault="00D708FE" w:rsidP="00D708FE">
            <w:pPr>
              <w:pStyle w:val="XML1"/>
              <w:rPr>
                <w:ins w:id="19175" w:author="Thomas Dietz" w:date="2012-08-08T16:18:00Z"/>
              </w:rPr>
            </w:pPr>
            <w:ins w:id="19176" w:author="Thomas Dietz" w:date="2012-08-08T16:18:00Z">
              <w:r>
                <w:t xml:space="preserve">                  authenticate itself towards an OpenFloe Controller with a</w:t>
              </w:r>
            </w:ins>
          </w:p>
          <w:p w14:paraId="08F0ECA9" w14:textId="77777777" w:rsidR="00D708FE" w:rsidRDefault="00D708FE" w:rsidP="00D708FE">
            <w:pPr>
              <w:pStyle w:val="XML1"/>
              <w:rPr>
                <w:ins w:id="19177" w:author="Thomas Dietz" w:date="2012-08-08T16:18:00Z"/>
              </w:rPr>
            </w:pPr>
            <w:ins w:id="19178" w:author="Thomas Dietz" w:date="2012-08-08T16:18:00Z">
              <w:r>
                <w:t xml:space="preserve">                  certificate.  If this element is present, then the</w:t>
              </w:r>
            </w:ins>
          </w:p>
          <w:p w14:paraId="1DB3CD70" w14:textId="77777777" w:rsidR="00D708FE" w:rsidRDefault="00D708FE" w:rsidP="00D708FE">
            <w:pPr>
              <w:pStyle w:val="XML1"/>
              <w:rPr>
                <w:ins w:id="19179" w:author="Thomas Dietz" w:date="2012-08-08T16:18:00Z"/>
              </w:rPr>
            </w:pPr>
            <w:ins w:id="19180" w:author="Thomas Dietz" w:date="2012-08-08T16:18:00Z">
              <w:r>
                <w:t xml:space="preserve">                  OpenFlow Logical Switch MUST provide this certificate for</w:t>
              </w:r>
            </w:ins>
          </w:p>
          <w:p w14:paraId="15DD0474" w14:textId="77777777" w:rsidR="00D708FE" w:rsidRDefault="00D708FE" w:rsidP="00D708FE">
            <w:pPr>
              <w:pStyle w:val="XML1"/>
              <w:rPr>
                <w:ins w:id="19181" w:author="Thomas Dietz" w:date="2012-08-08T16:18:00Z"/>
              </w:rPr>
            </w:pPr>
            <w:ins w:id="19182" w:author="Thomas Dietz" w:date="2012-08-08T16:18:00Z">
              <w:r>
                <w:t xml:space="preserve">                  authentication to an OpenFlow Controller when setting up</w:t>
              </w:r>
            </w:ins>
          </w:p>
          <w:p w14:paraId="5B00838C" w14:textId="77777777" w:rsidR="00D708FE" w:rsidRDefault="00D708FE" w:rsidP="00D708FE">
            <w:pPr>
              <w:pStyle w:val="XML1"/>
              <w:rPr>
                <w:ins w:id="19183" w:author="Thomas Dietz" w:date="2012-08-08T16:18:00Z"/>
              </w:rPr>
            </w:pPr>
            <w:ins w:id="19184" w:author="Thomas Dietz" w:date="2012-08-08T16:18:00Z">
              <w:r>
                <w:t xml:space="preserve">                  a TLS connection.  </w:t>
              </w:r>
            </w:ins>
          </w:p>
          <w:p w14:paraId="3DC36E8C" w14:textId="77777777" w:rsidR="00D708FE" w:rsidRDefault="00D708FE" w:rsidP="00D708FE">
            <w:pPr>
              <w:pStyle w:val="XML1"/>
              <w:rPr>
                <w:ins w:id="19185" w:author="Thomas Dietz" w:date="2012-08-08T16:18:00Z"/>
              </w:rPr>
            </w:pPr>
            <w:ins w:id="19186" w:author="Thomas Dietz" w:date="2012-08-08T16:18:00Z">
              <w:r>
                <w:t xml:space="preserve">                          </w:t>
              </w:r>
            </w:ins>
          </w:p>
          <w:p w14:paraId="0D74BECA" w14:textId="77777777" w:rsidR="00D708FE" w:rsidRDefault="00D708FE" w:rsidP="00D708FE">
            <w:pPr>
              <w:pStyle w:val="XML1"/>
              <w:rPr>
                <w:ins w:id="19187" w:author="Thomas Dietz" w:date="2012-08-08T16:18:00Z"/>
              </w:rPr>
            </w:pPr>
            <w:ins w:id="19188" w:author="Thomas Dietz" w:date="2012-08-08T16:18:00Z">
              <w:r>
                <w:t xml:space="preserve">                  For TCP connections this element is irrelevant.</w:t>
              </w:r>
            </w:ins>
          </w:p>
          <w:p w14:paraId="52C7FB43" w14:textId="77777777" w:rsidR="00D708FE" w:rsidRDefault="00D708FE" w:rsidP="00D708FE">
            <w:pPr>
              <w:pStyle w:val="XML1"/>
              <w:rPr>
                <w:ins w:id="19189" w:author="Thomas Dietz" w:date="2012-08-08T16:18:00Z"/>
              </w:rPr>
            </w:pPr>
          </w:p>
          <w:p w14:paraId="5CFF15CD" w14:textId="77777777" w:rsidR="00D708FE" w:rsidRDefault="00D708FE" w:rsidP="00D708FE">
            <w:pPr>
              <w:pStyle w:val="XML1"/>
              <w:rPr>
                <w:ins w:id="19190" w:author="Thomas Dietz" w:date="2012-08-08T16:18:00Z"/>
              </w:rPr>
            </w:pPr>
            <w:ins w:id="19191" w:author="Thomas Dietz" w:date="2012-08-08T16:18:00Z">
              <w:r>
                <w:t xml:space="preserve">                  The element MUST refer to an element at the following</w:t>
              </w:r>
            </w:ins>
          </w:p>
          <w:p w14:paraId="40F438DB" w14:textId="77777777" w:rsidR="00D708FE" w:rsidRDefault="00D708FE" w:rsidP="00D708FE">
            <w:pPr>
              <w:pStyle w:val="XML1"/>
              <w:rPr>
                <w:ins w:id="19192" w:author="Thomas Dietz" w:date="2012-08-08T16:18:00Z"/>
              </w:rPr>
            </w:pPr>
            <w:ins w:id="19193" w:author="Thomas Dietz" w:date="2012-08-08T16:18:00Z">
              <w:r>
                <w:t xml:space="preserve">                  path:</w:t>
              </w:r>
            </w:ins>
          </w:p>
          <w:p w14:paraId="74360C29" w14:textId="77777777" w:rsidR="00D708FE" w:rsidRDefault="00D708FE" w:rsidP="00D708FE">
            <w:pPr>
              <w:pStyle w:val="XML1"/>
              <w:rPr>
                <w:ins w:id="19194" w:author="Thomas Dietz" w:date="2012-08-08T16:18:00Z"/>
              </w:rPr>
            </w:pPr>
            <w:ins w:id="19195" w:author="Thomas Dietz" w:date="2012-08-08T16:18:00Z">
              <w:r>
                <w:t xml:space="preserve">                  /capable-switch/resources/owned-certificate/resource-id</w:t>
              </w:r>
            </w:ins>
          </w:p>
          <w:p w14:paraId="587D8298" w14:textId="77777777" w:rsidR="00D708FE" w:rsidRDefault="00D708FE" w:rsidP="00D708FE">
            <w:pPr>
              <w:pStyle w:val="XML1"/>
              <w:rPr>
                <w:ins w:id="19196" w:author="Thomas Dietz" w:date="2012-08-08T16:18:00Z"/>
              </w:rPr>
            </w:pPr>
          </w:p>
          <w:p w14:paraId="6207EB3E" w14:textId="77777777" w:rsidR="00D708FE" w:rsidRDefault="00D708FE" w:rsidP="00D708FE">
            <w:pPr>
              <w:pStyle w:val="XML1"/>
              <w:rPr>
                <w:ins w:id="19197" w:author="Thomas Dietz" w:date="2012-08-08T16:18:00Z"/>
              </w:rPr>
            </w:pPr>
            <w:ins w:id="19198" w:author="Thomas Dietz" w:date="2012-08-08T16:18:00Z">
              <w:r>
                <w:t xml:space="preserve">                &lt;/xs:documentation&gt;</w:t>
              </w:r>
            </w:ins>
          </w:p>
          <w:p w14:paraId="64D8842F" w14:textId="77777777" w:rsidR="00D708FE" w:rsidRDefault="00D708FE" w:rsidP="00D708FE">
            <w:pPr>
              <w:pStyle w:val="XML1"/>
              <w:rPr>
                <w:ins w:id="19199" w:author="Thomas Dietz" w:date="2012-08-08T16:18:00Z"/>
              </w:rPr>
            </w:pPr>
            <w:ins w:id="19200" w:author="Thomas Dietz" w:date="2012-08-08T16:18:00Z">
              <w:r>
                <w:t xml:space="preserve">              &lt;/xs:annotation&gt;</w:t>
              </w:r>
            </w:ins>
          </w:p>
          <w:p w14:paraId="6153F708" w14:textId="77777777" w:rsidR="00D708FE" w:rsidRDefault="00D708FE" w:rsidP="00D708FE">
            <w:pPr>
              <w:pStyle w:val="XML1"/>
              <w:rPr>
                <w:ins w:id="19201" w:author="Thomas Dietz" w:date="2012-08-08T16:18:00Z"/>
              </w:rPr>
            </w:pPr>
            <w:ins w:id="19202" w:author="Thomas Dietz" w:date="2012-08-08T16:18:00Z">
              <w:r>
                <w:t xml:space="preserve">              &lt;xs:simpleType&gt;</w:t>
              </w:r>
            </w:ins>
          </w:p>
          <w:p w14:paraId="6D38E6B0" w14:textId="77777777" w:rsidR="00D708FE" w:rsidRDefault="00D708FE" w:rsidP="00D708FE">
            <w:pPr>
              <w:pStyle w:val="XML1"/>
              <w:rPr>
                <w:ins w:id="19203" w:author="Thomas Dietz" w:date="2012-08-08T16:18:00Z"/>
              </w:rPr>
            </w:pPr>
            <w:ins w:id="19204" w:author="Thomas Dietz" w:date="2012-08-08T16:18:00Z">
              <w:r>
                <w:t xml:space="preserve">                &lt;xs:restriction base="inet:uri"&gt;</w:t>
              </w:r>
            </w:ins>
          </w:p>
          <w:p w14:paraId="3AF6E6A6" w14:textId="77777777" w:rsidR="00D708FE" w:rsidRDefault="00D708FE" w:rsidP="00D708FE">
            <w:pPr>
              <w:pStyle w:val="XML1"/>
              <w:rPr>
                <w:ins w:id="19205" w:author="Thomas Dietz" w:date="2012-08-08T16:18:00Z"/>
              </w:rPr>
            </w:pPr>
            <w:ins w:id="19206" w:author="Thomas Dietz" w:date="2012-08-08T16:18:00Z">
              <w:r>
                <w:t xml:space="preserve">                &lt;/xs:restriction&gt;</w:t>
              </w:r>
            </w:ins>
          </w:p>
          <w:p w14:paraId="2CFB39C2" w14:textId="77777777" w:rsidR="00D708FE" w:rsidRDefault="00D708FE" w:rsidP="00D708FE">
            <w:pPr>
              <w:pStyle w:val="XML1"/>
              <w:rPr>
                <w:ins w:id="19207" w:author="Thomas Dietz" w:date="2012-08-08T16:18:00Z"/>
              </w:rPr>
            </w:pPr>
            <w:ins w:id="19208" w:author="Thomas Dietz" w:date="2012-08-08T16:18:00Z">
              <w:r>
                <w:t xml:space="preserve">              &lt;/xs:simpleType&gt;</w:t>
              </w:r>
            </w:ins>
          </w:p>
          <w:p w14:paraId="3CE39DF2" w14:textId="77777777" w:rsidR="00D708FE" w:rsidRDefault="00D708FE" w:rsidP="00D708FE">
            <w:pPr>
              <w:pStyle w:val="XML1"/>
              <w:rPr>
                <w:ins w:id="19209" w:author="Thomas Dietz" w:date="2012-08-08T16:18:00Z"/>
              </w:rPr>
            </w:pPr>
            <w:ins w:id="19210" w:author="Thomas Dietz" w:date="2012-08-08T16:18:00Z">
              <w:r>
                <w:t xml:space="preserve">            &lt;/xs:element&gt;</w:t>
              </w:r>
            </w:ins>
          </w:p>
          <w:p w14:paraId="032F17EC" w14:textId="77777777" w:rsidR="00D708FE" w:rsidRDefault="00D708FE" w:rsidP="00D708FE">
            <w:pPr>
              <w:pStyle w:val="XML1"/>
              <w:rPr>
                <w:ins w:id="19211" w:author="Thomas Dietz" w:date="2012-08-08T16:18:00Z"/>
              </w:rPr>
            </w:pPr>
            <w:ins w:id="19212" w:author="Thomas Dietz" w:date="2012-08-08T16:18:00Z">
              <w:r>
                <w:t xml:space="preserve">            &lt;xs:element name="flow-table" minOccurs="0" maxOccurs="unbounded"&gt;</w:t>
              </w:r>
            </w:ins>
          </w:p>
          <w:p w14:paraId="40B56564" w14:textId="77777777" w:rsidR="00D708FE" w:rsidRDefault="00D708FE" w:rsidP="00D708FE">
            <w:pPr>
              <w:pStyle w:val="XML1"/>
              <w:rPr>
                <w:ins w:id="19213" w:author="Thomas Dietz" w:date="2012-08-08T16:18:00Z"/>
              </w:rPr>
            </w:pPr>
            <w:ins w:id="19214" w:author="Thomas Dietz" w:date="2012-08-08T16:18:00Z">
              <w:r>
                <w:t xml:space="preserve">              &lt;xs:annotation&gt;</w:t>
              </w:r>
            </w:ins>
          </w:p>
          <w:p w14:paraId="09FF9110" w14:textId="77777777" w:rsidR="00D708FE" w:rsidRDefault="00D708FE" w:rsidP="00D708FE">
            <w:pPr>
              <w:pStyle w:val="XML1"/>
              <w:rPr>
                <w:ins w:id="19215" w:author="Thomas Dietz" w:date="2012-08-08T16:18:00Z"/>
              </w:rPr>
            </w:pPr>
            <w:ins w:id="19216" w:author="Thomas Dietz" w:date="2012-08-08T16:18:00Z">
              <w:r>
                <w:t xml:space="preserve">                &lt;xs:documentation&gt;</w:t>
              </w:r>
            </w:ins>
          </w:p>
          <w:p w14:paraId="2C6CD43A" w14:textId="77777777" w:rsidR="00D708FE" w:rsidRDefault="00D708FE" w:rsidP="00D708FE">
            <w:pPr>
              <w:pStyle w:val="XML1"/>
              <w:rPr>
                <w:ins w:id="19217" w:author="Thomas Dietz" w:date="2012-08-08T16:18:00Z"/>
              </w:rPr>
            </w:pPr>
            <w:ins w:id="19218" w:author="Thomas Dietz" w:date="2012-08-08T16:18:00Z">
              <w:r>
                <w:t xml:space="preserve">                  A resource identifier of a flow table of the </w:t>
              </w:r>
            </w:ins>
          </w:p>
          <w:p w14:paraId="66167E7F" w14:textId="77777777" w:rsidR="00D708FE" w:rsidRDefault="00D708FE" w:rsidP="00D708FE">
            <w:pPr>
              <w:pStyle w:val="XML1"/>
              <w:rPr>
                <w:ins w:id="19219" w:author="Thomas Dietz" w:date="2012-08-08T16:18:00Z"/>
              </w:rPr>
            </w:pPr>
            <w:ins w:id="19220" w:author="Thomas Dietz" w:date="2012-08-08T16:18:00Z">
              <w:r>
                <w:t xml:space="preserve">                  OpenFlow Capable Switch that the OpenFlow Logical Switch </w:t>
              </w:r>
            </w:ins>
          </w:p>
          <w:p w14:paraId="07FFCEA4" w14:textId="77777777" w:rsidR="00D708FE" w:rsidRDefault="00D708FE" w:rsidP="00D708FE">
            <w:pPr>
              <w:pStyle w:val="XML1"/>
              <w:rPr>
                <w:ins w:id="19221" w:author="Thomas Dietz" w:date="2012-08-08T16:18:00Z"/>
              </w:rPr>
            </w:pPr>
            <w:ins w:id="19222" w:author="Thomas Dietz" w:date="2012-08-08T16:18:00Z">
              <w:r>
                <w:t xml:space="preserve">                  has exclusive access to.</w:t>
              </w:r>
            </w:ins>
          </w:p>
          <w:p w14:paraId="7BA730C2" w14:textId="77777777" w:rsidR="00D708FE" w:rsidRDefault="00D708FE" w:rsidP="00D708FE">
            <w:pPr>
              <w:pStyle w:val="XML1"/>
              <w:rPr>
                <w:ins w:id="19223" w:author="Thomas Dietz" w:date="2012-08-08T16:18:00Z"/>
              </w:rPr>
            </w:pPr>
          </w:p>
          <w:p w14:paraId="580671BE" w14:textId="77777777" w:rsidR="00D708FE" w:rsidRDefault="00D708FE" w:rsidP="00D708FE">
            <w:pPr>
              <w:pStyle w:val="XML1"/>
              <w:rPr>
                <w:ins w:id="19224" w:author="Thomas Dietz" w:date="2012-08-08T16:18:00Z"/>
              </w:rPr>
            </w:pPr>
            <w:ins w:id="19225" w:author="Thomas Dietz" w:date="2012-08-08T16:18:00Z">
              <w:r>
                <w:t xml:space="preserve">                  The elements in this list MUST refer to elements at the</w:t>
              </w:r>
            </w:ins>
          </w:p>
          <w:p w14:paraId="0A467C30" w14:textId="77777777" w:rsidR="00D708FE" w:rsidRDefault="00D708FE" w:rsidP="00D708FE">
            <w:pPr>
              <w:pStyle w:val="XML1"/>
              <w:rPr>
                <w:ins w:id="19226" w:author="Thomas Dietz" w:date="2012-08-08T16:18:00Z"/>
              </w:rPr>
            </w:pPr>
            <w:ins w:id="19227" w:author="Thomas Dietz" w:date="2012-08-08T16:18:00Z">
              <w:r>
                <w:t xml:space="preserve">                  following path:</w:t>
              </w:r>
            </w:ins>
          </w:p>
          <w:p w14:paraId="4D170212" w14:textId="77777777" w:rsidR="00D708FE" w:rsidRDefault="00D708FE" w:rsidP="00D708FE">
            <w:pPr>
              <w:pStyle w:val="XML1"/>
              <w:rPr>
                <w:ins w:id="19228" w:author="Thomas Dietz" w:date="2012-08-08T16:18:00Z"/>
              </w:rPr>
            </w:pPr>
            <w:ins w:id="19229" w:author="Thomas Dietz" w:date="2012-08-08T16:18:00Z">
              <w:r>
                <w:t xml:space="preserve">                  /capable-switch/resources/flow-table/resource-id</w:t>
              </w:r>
            </w:ins>
          </w:p>
          <w:p w14:paraId="06B75511" w14:textId="77777777" w:rsidR="00D708FE" w:rsidRDefault="00D708FE" w:rsidP="00D708FE">
            <w:pPr>
              <w:pStyle w:val="XML1"/>
              <w:rPr>
                <w:ins w:id="19230" w:author="Thomas Dietz" w:date="2012-08-08T16:18:00Z"/>
              </w:rPr>
            </w:pPr>
          </w:p>
          <w:p w14:paraId="42472F90" w14:textId="77777777" w:rsidR="00D708FE" w:rsidRDefault="00D708FE" w:rsidP="00D708FE">
            <w:pPr>
              <w:pStyle w:val="XML1"/>
              <w:rPr>
                <w:ins w:id="19231" w:author="Thomas Dietz" w:date="2012-08-08T16:18:00Z"/>
              </w:rPr>
            </w:pPr>
            <w:ins w:id="19232" w:author="Thomas Dietz" w:date="2012-08-08T16:18:00Z">
              <w:r>
                <w:t xml:space="preserve">                  Elements in this list MUST be unique. This means each</w:t>
              </w:r>
            </w:ins>
          </w:p>
          <w:p w14:paraId="3FF87E9B" w14:textId="77777777" w:rsidR="00D708FE" w:rsidRDefault="00D708FE" w:rsidP="00D708FE">
            <w:pPr>
              <w:pStyle w:val="XML1"/>
              <w:rPr>
                <w:ins w:id="19233" w:author="Thomas Dietz" w:date="2012-08-08T16:18:00Z"/>
              </w:rPr>
            </w:pPr>
            <w:ins w:id="19234" w:author="Thomas Dietz" w:date="2012-08-08T16:18:00Z">
              <w:r>
                <w:t xml:space="preserve">                  flow-table element can only be referenced once.</w:t>
              </w:r>
            </w:ins>
          </w:p>
          <w:p w14:paraId="3B1DCB3D" w14:textId="77777777" w:rsidR="00D708FE" w:rsidRDefault="00D708FE" w:rsidP="00D708FE">
            <w:pPr>
              <w:pStyle w:val="XML1"/>
              <w:rPr>
                <w:ins w:id="19235" w:author="Thomas Dietz" w:date="2012-08-08T16:18:00Z"/>
              </w:rPr>
            </w:pPr>
            <w:ins w:id="19236" w:author="Thomas Dietz" w:date="2012-08-08T16:18:00Z">
              <w:r>
                <w:t xml:space="preserve">                &lt;/xs:documentation&gt;</w:t>
              </w:r>
            </w:ins>
          </w:p>
          <w:p w14:paraId="010AAF37" w14:textId="77777777" w:rsidR="00D708FE" w:rsidRDefault="00D708FE" w:rsidP="00D708FE">
            <w:pPr>
              <w:pStyle w:val="XML1"/>
              <w:rPr>
                <w:ins w:id="19237" w:author="Thomas Dietz" w:date="2012-08-08T16:18:00Z"/>
              </w:rPr>
            </w:pPr>
            <w:ins w:id="19238" w:author="Thomas Dietz" w:date="2012-08-08T16:18:00Z">
              <w:r>
                <w:t xml:space="preserve">              &lt;/xs:annotation&gt;</w:t>
              </w:r>
            </w:ins>
          </w:p>
          <w:p w14:paraId="11F09279" w14:textId="77777777" w:rsidR="00D708FE" w:rsidRDefault="00D708FE" w:rsidP="00D708FE">
            <w:pPr>
              <w:pStyle w:val="XML1"/>
              <w:rPr>
                <w:ins w:id="19239" w:author="Thomas Dietz" w:date="2012-08-08T16:18:00Z"/>
              </w:rPr>
            </w:pPr>
            <w:ins w:id="19240" w:author="Thomas Dietz" w:date="2012-08-08T16:18:00Z">
              <w:r>
                <w:t xml:space="preserve">              &lt;xs:simpleType&gt;</w:t>
              </w:r>
            </w:ins>
          </w:p>
          <w:p w14:paraId="552FD5FE" w14:textId="77777777" w:rsidR="00D708FE" w:rsidRDefault="00D708FE" w:rsidP="00D708FE">
            <w:pPr>
              <w:pStyle w:val="XML1"/>
              <w:rPr>
                <w:ins w:id="19241" w:author="Thomas Dietz" w:date="2012-08-08T16:18:00Z"/>
              </w:rPr>
            </w:pPr>
            <w:ins w:id="19242" w:author="Thomas Dietz" w:date="2012-08-08T16:18:00Z">
              <w:r>
                <w:t xml:space="preserve">                &lt;xs:restriction base="inet:uri"&gt;</w:t>
              </w:r>
            </w:ins>
          </w:p>
          <w:p w14:paraId="273152CB" w14:textId="77777777" w:rsidR="00D708FE" w:rsidRDefault="00D708FE" w:rsidP="00D708FE">
            <w:pPr>
              <w:pStyle w:val="XML1"/>
              <w:rPr>
                <w:ins w:id="19243" w:author="Thomas Dietz" w:date="2012-08-08T16:18:00Z"/>
              </w:rPr>
            </w:pPr>
            <w:ins w:id="19244" w:author="Thomas Dietz" w:date="2012-08-08T16:18:00Z">
              <w:r>
                <w:t xml:space="preserve">                &lt;/xs:restriction&gt;</w:t>
              </w:r>
            </w:ins>
          </w:p>
          <w:p w14:paraId="2A420BFD" w14:textId="77777777" w:rsidR="00D708FE" w:rsidRDefault="00D708FE" w:rsidP="00D708FE">
            <w:pPr>
              <w:pStyle w:val="XML1"/>
              <w:rPr>
                <w:ins w:id="19245" w:author="Thomas Dietz" w:date="2012-08-08T16:18:00Z"/>
              </w:rPr>
            </w:pPr>
            <w:ins w:id="19246" w:author="Thomas Dietz" w:date="2012-08-08T16:18:00Z">
              <w:r>
                <w:t xml:space="preserve">              &lt;/xs:simpleType&gt;</w:t>
              </w:r>
            </w:ins>
          </w:p>
          <w:p w14:paraId="42D2C55F" w14:textId="77777777" w:rsidR="00D708FE" w:rsidRDefault="00D708FE" w:rsidP="00D708FE">
            <w:pPr>
              <w:pStyle w:val="XML1"/>
              <w:rPr>
                <w:ins w:id="19247" w:author="Thomas Dietz" w:date="2012-08-08T16:18:00Z"/>
              </w:rPr>
            </w:pPr>
            <w:ins w:id="19248" w:author="Thomas Dietz" w:date="2012-08-08T16:18:00Z">
              <w:r>
                <w:t xml:space="preserve">            &lt;/xs:element&gt;</w:t>
              </w:r>
            </w:ins>
          </w:p>
          <w:p w14:paraId="2AEAACE6" w14:textId="77777777" w:rsidR="00D708FE" w:rsidRDefault="00D708FE" w:rsidP="00D708FE">
            <w:pPr>
              <w:pStyle w:val="XML1"/>
              <w:rPr>
                <w:ins w:id="19249" w:author="Thomas Dietz" w:date="2012-08-08T16:18:00Z"/>
              </w:rPr>
            </w:pPr>
            <w:ins w:id="19250" w:author="Thomas Dietz" w:date="2012-08-08T16:18:00Z">
              <w:r>
                <w:t xml:space="preserve">          &lt;/xs:sequence&gt;</w:t>
              </w:r>
            </w:ins>
          </w:p>
          <w:p w14:paraId="07F7AFCD" w14:textId="77777777" w:rsidR="00D708FE" w:rsidRDefault="00D708FE" w:rsidP="00D708FE">
            <w:pPr>
              <w:pStyle w:val="XML1"/>
              <w:rPr>
                <w:ins w:id="19251" w:author="Thomas Dietz" w:date="2012-08-08T16:18:00Z"/>
              </w:rPr>
            </w:pPr>
            <w:ins w:id="19252" w:author="Thomas Dietz" w:date="2012-08-08T16:18:00Z">
              <w:r>
                <w:t xml:space="preserve">        &lt;/xs:complexType&gt;</w:t>
              </w:r>
            </w:ins>
          </w:p>
          <w:p w14:paraId="44200072" w14:textId="77777777" w:rsidR="00D708FE" w:rsidRDefault="00D708FE" w:rsidP="00D708FE">
            <w:pPr>
              <w:pStyle w:val="XML1"/>
              <w:rPr>
                <w:ins w:id="19253" w:author="Thomas Dietz" w:date="2012-08-08T16:18:00Z"/>
              </w:rPr>
            </w:pPr>
            <w:ins w:id="19254" w:author="Thomas Dietz" w:date="2012-08-08T16:18:00Z">
              <w:r>
                <w:t xml:space="preserve">      &lt;/xs:element&gt;</w:t>
              </w:r>
            </w:ins>
          </w:p>
          <w:p w14:paraId="1ABDFF5E" w14:textId="77777777" w:rsidR="00D708FE" w:rsidRDefault="00D708FE" w:rsidP="00D708FE">
            <w:pPr>
              <w:pStyle w:val="XML1"/>
              <w:rPr>
                <w:ins w:id="19255" w:author="Thomas Dietz" w:date="2012-08-08T16:18:00Z"/>
              </w:rPr>
            </w:pPr>
            <w:ins w:id="19256" w:author="Thomas Dietz" w:date="2012-08-08T16:18:00Z">
              <w:r>
                <w:lastRenderedPageBreak/>
                <w:t xml:space="preserve">    &lt;/xs:sequence&gt;</w:t>
              </w:r>
            </w:ins>
          </w:p>
          <w:p w14:paraId="05FA667C" w14:textId="77777777" w:rsidR="00D708FE" w:rsidRDefault="00D708FE" w:rsidP="00D708FE">
            <w:pPr>
              <w:pStyle w:val="XML1"/>
              <w:rPr>
                <w:ins w:id="19257" w:author="Thomas Dietz" w:date="2012-08-08T16:18:00Z"/>
              </w:rPr>
            </w:pPr>
            <w:ins w:id="19258" w:author="Thomas Dietz" w:date="2012-08-08T16:18:00Z">
              <w:r>
                <w:t xml:space="preserve">  &lt;/xs:group&gt;</w:t>
              </w:r>
            </w:ins>
          </w:p>
          <w:p w14:paraId="723A5266" w14:textId="77777777" w:rsidR="00D708FE" w:rsidRDefault="00D708FE" w:rsidP="00D708FE">
            <w:pPr>
              <w:pStyle w:val="XML1"/>
              <w:rPr>
                <w:ins w:id="19259" w:author="Thomas Dietz" w:date="2012-08-08T16:18:00Z"/>
              </w:rPr>
            </w:pPr>
          </w:p>
          <w:p w14:paraId="42780B77" w14:textId="77777777" w:rsidR="00D708FE" w:rsidRDefault="00D708FE" w:rsidP="00D708FE">
            <w:pPr>
              <w:pStyle w:val="XML1"/>
              <w:rPr>
                <w:ins w:id="19260" w:author="Thomas Dietz" w:date="2012-08-08T16:18:00Z"/>
              </w:rPr>
            </w:pPr>
            <w:ins w:id="19261" w:author="Thomas Dietz" w:date="2012-08-08T16:18:00Z">
              <w:r>
                <w:t xml:space="preserve">  &lt;xs:group name="KeyValueType"&gt;</w:t>
              </w:r>
            </w:ins>
          </w:p>
          <w:p w14:paraId="125CAA2D" w14:textId="77777777" w:rsidR="00D708FE" w:rsidRDefault="00D708FE" w:rsidP="00D708FE">
            <w:pPr>
              <w:pStyle w:val="XML1"/>
              <w:rPr>
                <w:ins w:id="19262" w:author="Thomas Dietz" w:date="2012-08-08T16:18:00Z"/>
              </w:rPr>
            </w:pPr>
            <w:ins w:id="19263" w:author="Thomas Dietz" w:date="2012-08-08T16:18:00Z">
              <w:r>
                <w:t xml:space="preserve">    &lt;xs:annotation&gt;</w:t>
              </w:r>
            </w:ins>
          </w:p>
          <w:p w14:paraId="07F940F1" w14:textId="77777777" w:rsidR="00D708FE" w:rsidRDefault="00D708FE" w:rsidP="00D708FE">
            <w:pPr>
              <w:pStyle w:val="XML1"/>
              <w:rPr>
                <w:ins w:id="19264" w:author="Thomas Dietz" w:date="2012-08-08T16:18:00Z"/>
              </w:rPr>
            </w:pPr>
            <w:ins w:id="19265" w:author="Thomas Dietz" w:date="2012-08-08T16:18:00Z">
              <w:r>
                <w:t xml:space="preserve">      &lt;xs:documentation&gt;</w:t>
              </w:r>
            </w:ins>
          </w:p>
          <w:p w14:paraId="003D00B2" w14:textId="77777777" w:rsidR="00D708FE" w:rsidRDefault="00D708FE" w:rsidP="00D708FE">
            <w:pPr>
              <w:pStyle w:val="XML1"/>
              <w:rPr>
                <w:ins w:id="19266" w:author="Thomas Dietz" w:date="2012-08-08T16:18:00Z"/>
              </w:rPr>
            </w:pPr>
            <w:ins w:id="19267" w:author="Thomas Dietz" w:date="2012-08-08T16:18:00Z">
              <w:r>
                <w:t xml:space="preserve">        The KeyValue element contains a single public key</w:t>
              </w:r>
            </w:ins>
          </w:p>
          <w:p w14:paraId="3F506769" w14:textId="77777777" w:rsidR="00D708FE" w:rsidRDefault="00D708FE" w:rsidP="00D708FE">
            <w:pPr>
              <w:pStyle w:val="XML1"/>
              <w:rPr>
                <w:ins w:id="19268" w:author="Thomas Dietz" w:date="2012-08-08T16:18:00Z"/>
              </w:rPr>
            </w:pPr>
            <w:ins w:id="19269" w:author="Thomas Dietz" w:date="2012-08-08T16:18:00Z">
              <w:r>
                <w:t xml:space="preserve">        that may be useful in validating the signature.</w:t>
              </w:r>
            </w:ins>
          </w:p>
          <w:p w14:paraId="0A9BEA36" w14:textId="77777777" w:rsidR="00D708FE" w:rsidRDefault="00D708FE" w:rsidP="00D708FE">
            <w:pPr>
              <w:pStyle w:val="XML1"/>
              <w:rPr>
                <w:ins w:id="19270" w:author="Thomas Dietz" w:date="2012-08-08T16:18:00Z"/>
              </w:rPr>
            </w:pPr>
          </w:p>
          <w:p w14:paraId="1A74CAEC" w14:textId="77777777" w:rsidR="00D708FE" w:rsidRDefault="00D708FE" w:rsidP="00D708FE">
            <w:pPr>
              <w:pStyle w:val="XML1"/>
              <w:rPr>
                <w:ins w:id="19271" w:author="Thomas Dietz" w:date="2012-08-08T16:18:00Z"/>
              </w:rPr>
            </w:pPr>
            <w:ins w:id="19272" w:author="Thomas Dietz" w:date="2012-08-08T16:18:00Z">
              <w:r>
                <w:t xml:space="preserve">        NETCONF &amp;lt;edit-config&amp;gt; operations MUST be implemented as </w:t>
              </w:r>
            </w:ins>
          </w:p>
          <w:p w14:paraId="0D998725" w14:textId="77777777" w:rsidR="00D708FE" w:rsidRDefault="00D708FE" w:rsidP="00D708FE">
            <w:pPr>
              <w:pStyle w:val="XML1"/>
              <w:rPr>
                <w:ins w:id="19273" w:author="Thomas Dietz" w:date="2012-08-08T16:18:00Z"/>
              </w:rPr>
            </w:pPr>
            <w:ins w:id="19274" w:author="Thomas Dietz" w:date="2012-08-08T16:18:00Z">
              <w:r>
                <w:t xml:space="preserve">        follows: </w:t>
              </w:r>
            </w:ins>
          </w:p>
          <w:p w14:paraId="55E24DE3" w14:textId="77777777" w:rsidR="00D708FE" w:rsidRDefault="00D708FE" w:rsidP="00D708FE">
            <w:pPr>
              <w:pStyle w:val="XML1"/>
              <w:rPr>
                <w:ins w:id="19275" w:author="Thomas Dietz" w:date="2012-08-08T16:18:00Z"/>
              </w:rPr>
            </w:pPr>
          </w:p>
          <w:p w14:paraId="65D2E730" w14:textId="77777777" w:rsidR="00D708FE" w:rsidRDefault="00D708FE" w:rsidP="00D708FE">
            <w:pPr>
              <w:pStyle w:val="XML1"/>
              <w:rPr>
                <w:ins w:id="19276" w:author="Thomas Dietz" w:date="2012-08-08T16:18:00Z"/>
              </w:rPr>
            </w:pPr>
            <w:ins w:id="19277" w:author="Thomas Dietz" w:date="2012-08-08T16:18:00Z">
              <w:r>
                <w:t xml:space="preserve">        * Exactly one of the elemenst 'DSAKeyValue' or 'RSAKeyValue'</w:t>
              </w:r>
            </w:ins>
          </w:p>
          <w:p w14:paraId="66FC0197" w14:textId="77777777" w:rsidR="00D708FE" w:rsidRDefault="00D708FE" w:rsidP="00D708FE">
            <w:pPr>
              <w:pStyle w:val="XML1"/>
              <w:rPr>
                <w:ins w:id="19278" w:author="Thomas Dietz" w:date="2012-08-08T16:18:00Z"/>
              </w:rPr>
            </w:pPr>
            <w:ins w:id="19279" w:author="Thomas Dietz" w:date="2012-08-08T16:18:00Z">
              <w:r>
                <w:t xml:space="preserve">        all &amp;lt;edit-config&amp;gt; operations.</w:t>
              </w:r>
            </w:ins>
          </w:p>
          <w:p w14:paraId="6CD5DFEF" w14:textId="77777777" w:rsidR="00D708FE" w:rsidRDefault="00D708FE" w:rsidP="00D708FE">
            <w:pPr>
              <w:pStyle w:val="XML1"/>
              <w:rPr>
                <w:ins w:id="19280" w:author="Thomas Dietz" w:date="2012-08-08T16:18:00Z"/>
              </w:rPr>
            </w:pPr>
            <w:ins w:id="19281" w:author="Thomas Dietz" w:date="2012-08-08T16:18:00Z">
              <w:r>
                <w:t xml:space="preserve">        * If the operation is 'merge' or 'replace', the element is</w:t>
              </w:r>
            </w:ins>
          </w:p>
          <w:p w14:paraId="63FCCB1C" w14:textId="77777777" w:rsidR="00D708FE" w:rsidRDefault="00D708FE" w:rsidP="00D708FE">
            <w:pPr>
              <w:pStyle w:val="XML1"/>
              <w:rPr>
                <w:ins w:id="19282" w:author="Thomas Dietz" w:date="2012-08-08T16:18:00Z"/>
              </w:rPr>
            </w:pPr>
            <w:ins w:id="19283" w:author="Thomas Dietz" w:date="2012-08-08T16:18:00Z">
              <w:r>
                <w:t xml:space="preserve">        created if it does not exist, and its value is set to the</w:t>
              </w:r>
            </w:ins>
          </w:p>
          <w:p w14:paraId="7408D19A" w14:textId="77777777" w:rsidR="00D708FE" w:rsidRDefault="00D708FE" w:rsidP="00D708FE">
            <w:pPr>
              <w:pStyle w:val="XML1"/>
              <w:rPr>
                <w:ins w:id="19284" w:author="Thomas Dietz" w:date="2012-08-08T16:18:00Z"/>
              </w:rPr>
            </w:pPr>
            <w:ins w:id="19285" w:author="Thomas Dietz" w:date="2012-08-08T16:18:00Z">
              <w:r>
                <w:t xml:space="preserve">        value found in the XML RPC data.</w:t>
              </w:r>
            </w:ins>
          </w:p>
          <w:p w14:paraId="115DF862" w14:textId="77777777" w:rsidR="00D708FE" w:rsidRDefault="00D708FE" w:rsidP="00D708FE">
            <w:pPr>
              <w:pStyle w:val="XML1"/>
              <w:rPr>
                <w:ins w:id="19286" w:author="Thomas Dietz" w:date="2012-08-08T16:18:00Z"/>
              </w:rPr>
            </w:pPr>
            <w:ins w:id="19287" w:author="Thomas Dietz" w:date="2012-08-08T16:18:00Z">
              <w:r>
                <w:t xml:space="preserve">        * If the operation is 'create', the element is created if it</w:t>
              </w:r>
            </w:ins>
          </w:p>
          <w:p w14:paraId="5D0E8F9B" w14:textId="77777777" w:rsidR="00D708FE" w:rsidRDefault="00D708FE" w:rsidP="00D708FE">
            <w:pPr>
              <w:pStyle w:val="XML1"/>
              <w:rPr>
                <w:ins w:id="19288" w:author="Thomas Dietz" w:date="2012-08-08T16:18:00Z"/>
              </w:rPr>
            </w:pPr>
            <w:ins w:id="19289" w:author="Thomas Dietz" w:date="2012-08-08T16:18:00Z">
              <w:r>
                <w:t xml:space="preserve">        does not exist. If the element already exists, a</w:t>
              </w:r>
            </w:ins>
          </w:p>
          <w:p w14:paraId="12A81C81" w14:textId="77777777" w:rsidR="00D708FE" w:rsidRDefault="00D708FE" w:rsidP="00D708FE">
            <w:pPr>
              <w:pStyle w:val="XML1"/>
              <w:rPr>
                <w:ins w:id="19290" w:author="Thomas Dietz" w:date="2012-08-08T16:18:00Z"/>
              </w:rPr>
            </w:pPr>
            <w:ins w:id="19291" w:author="Thomas Dietz" w:date="2012-08-08T16:18:00Z">
              <w:r>
                <w:t xml:space="preserve">        'data</w:t>
              </w:r>
              <w:r>
                <w:rPr>
                  <w:rFonts w:ascii="MS Mincho" w:eastAsia="MS Mincho" w:hAnsi="MS Mincho" w:cs="MS Mincho" w:hint="eastAsia"/>
                </w:rPr>
                <w:t>‑</w:t>
              </w:r>
              <w:r>
                <w:t>exists' error is returned.</w:t>
              </w:r>
            </w:ins>
          </w:p>
          <w:p w14:paraId="565A499E" w14:textId="77777777" w:rsidR="00D708FE" w:rsidRDefault="00D708FE" w:rsidP="00D708FE">
            <w:pPr>
              <w:pStyle w:val="XML1"/>
              <w:rPr>
                <w:ins w:id="19292" w:author="Thomas Dietz" w:date="2012-08-08T16:18:00Z"/>
              </w:rPr>
            </w:pPr>
            <w:ins w:id="19293" w:author="Thomas Dietz" w:date="2012-08-08T16:18:00Z">
              <w:r>
                <w:t xml:space="preserve">        * If the operation is 'delete', the element is deleted if it</w:t>
              </w:r>
            </w:ins>
          </w:p>
          <w:p w14:paraId="60C71A8C" w14:textId="77777777" w:rsidR="00D708FE" w:rsidRDefault="00D708FE" w:rsidP="00D708FE">
            <w:pPr>
              <w:pStyle w:val="XML1"/>
              <w:rPr>
                <w:ins w:id="19294" w:author="Thomas Dietz" w:date="2012-08-08T16:18:00Z"/>
              </w:rPr>
            </w:pPr>
            <w:ins w:id="19295" w:author="Thomas Dietz" w:date="2012-08-08T16:18:00Z">
              <w:r>
                <w:t xml:space="preserve">        exists. If the element does not exist, a 'data</w:t>
              </w:r>
              <w:r>
                <w:rPr>
                  <w:rFonts w:ascii="MS Mincho" w:eastAsia="MS Mincho" w:hAnsi="MS Mincho" w:cs="MS Mincho" w:hint="eastAsia"/>
                </w:rPr>
                <w:t>‑</w:t>
              </w:r>
              <w:r>
                <w:t>missing'</w:t>
              </w:r>
            </w:ins>
          </w:p>
          <w:p w14:paraId="51525921" w14:textId="77777777" w:rsidR="00D708FE" w:rsidRDefault="00D708FE" w:rsidP="00D708FE">
            <w:pPr>
              <w:pStyle w:val="XML1"/>
              <w:rPr>
                <w:ins w:id="19296" w:author="Thomas Dietz" w:date="2012-08-08T16:18:00Z"/>
              </w:rPr>
            </w:pPr>
            <w:ins w:id="19297" w:author="Thomas Dietz" w:date="2012-08-08T16:18:00Z">
              <w:r>
                <w:t xml:space="preserve">        error is returned.</w:t>
              </w:r>
            </w:ins>
          </w:p>
          <w:p w14:paraId="5F3232E2" w14:textId="77777777" w:rsidR="00D708FE" w:rsidRDefault="00D708FE" w:rsidP="00D708FE">
            <w:pPr>
              <w:pStyle w:val="XML1"/>
              <w:rPr>
                <w:ins w:id="19298" w:author="Thomas Dietz" w:date="2012-08-08T16:18:00Z"/>
              </w:rPr>
            </w:pPr>
            <w:ins w:id="19299" w:author="Thomas Dietz" w:date="2012-08-08T16:18:00Z">
              <w:r>
                <w:t xml:space="preserve">      &lt;/xs:documentation&gt;</w:t>
              </w:r>
            </w:ins>
          </w:p>
          <w:p w14:paraId="23D6F786" w14:textId="77777777" w:rsidR="00D708FE" w:rsidRDefault="00D708FE" w:rsidP="00D708FE">
            <w:pPr>
              <w:pStyle w:val="XML1"/>
              <w:rPr>
                <w:ins w:id="19300" w:author="Thomas Dietz" w:date="2012-08-08T16:18:00Z"/>
              </w:rPr>
            </w:pPr>
            <w:ins w:id="19301" w:author="Thomas Dietz" w:date="2012-08-08T16:18:00Z">
              <w:r>
                <w:t xml:space="preserve">    &lt;/xs:annotation&gt;</w:t>
              </w:r>
            </w:ins>
          </w:p>
          <w:p w14:paraId="08E286FB" w14:textId="77777777" w:rsidR="00D708FE" w:rsidRDefault="00D708FE" w:rsidP="00D708FE">
            <w:pPr>
              <w:pStyle w:val="XML1"/>
              <w:rPr>
                <w:ins w:id="19302" w:author="Thomas Dietz" w:date="2012-08-08T16:18:00Z"/>
              </w:rPr>
            </w:pPr>
          </w:p>
          <w:p w14:paraId="7561009B" w14:textId="77777777" w:rsidR="00D708FE" w:rsidRDefault="00D708FE" w:rsidP="00D708FE">
            <w:pPr>
              <w:pStyle w:val="XML1"/>
              <w:rPr>
                <w:ins w:id="19303" w:author="Thomas Dietz" w:date="2012-08-08T16:18:00Z"/>
              </w:rPr>
            </w:pPr>
            <w:ins w:id="19304" w:author="Thomas Dietz" w:date="2012-08-08T16:18:00Z">
              <w:r>
                <w:t xml:space="preserve">    &lt;xs:sequence&gt;</w:t>
              </w:r>
            </w:ins>
          </w:p>
          <w:p w14:paraId="256127B5" w14:textId="77777777" w:rsidR="00D708FE" w:rsidRDefault="00D708FE" w:rsidP="00D708FE">
            <w:pPr>
              <w:pStyle w:val="XML1"/>
              <w:rPr>
                <w:ins w:id="19305" w:author="Thomas Dietz" w:date="2012-08-08T16:18:00Z"/>
              </w:rPr>
            </w:pPr>
            <w:ins w:id="19306" w:author="Thomas Dietz" w:date="2012-08-08T16:18:00Z">
              <w:r>
                <w:t xml:space="preserve">      &lt;xs:choice&gt;</w:t>
              </w:r>
            </w:ins>
          </w:p>
          <w:p w14:paraId="1B3D05BA" w14:textId="77777777" w:rsidR="00D708FE" w:rsidRDefault="00D708FE" w:rsidP="00D708FE">
            <w:pPr>
              <w:pStyle w:val="XML1"/>
              <w:rPr>
                <w:ins w:id="19307" w:author="Thomas Dietz" w:date="2012-08-08T16:18:00Z"/>
              </w:rPr>
            </w:pPr>
            <w:ins w:id="19308" w:author="Thomas Dietz" w:date="2012-08-08T16:18:00Z">
              <w:r>
                <w:t xml:space="preserve">        &lt;xs:sequence&gt;</w:t>
              </w:r>
            </w:ins>
          </w:p>
          <w:p w14:paraId="0F11622D" w14:textId="77777777" w:rsidR="00D708FE" w:rsidRDefault="00D708FE" w:rsidP="00D708FE">
            <w:pPr>
              <w:pStyle w:val="XML1"/>
              <w:rPr>
                <w:ins w:id="19309" w:author="Thomas Dietz" w:date="2012-08-08T16:18:00Z"/>
              </w:rPr>
            </w:pPr>
            <w:ins w:id="19310" w:author="Thomas Dietz" w:date="2012-08-08T16:18:00Z">
              <w:r>
                <w:t xml:space="preserve">          &lt;xs:element name="DSAKeyValue"&gt;</w:t>
              </w:r>
            </w:ins>
          </w:p>
          <w:p w14:paraId="28F01544" w14:textId="77777777" w:rsidR="00D708FE" w:rsidRDefault="00D708FE" w:rsidP="00D708FE">
            <w:pPr>
              <w:pStyle w:val="XML1"/>
              <w:rPr>
                <w:ins w:id="19311" w:author="Thomas Dietz" w:date="2012-08-08T16:18:00Z"/>
              </w:rPr>
            </w:pPr>
            <w:ins w:id="19312" w:author="Thomas Dietz" w:date="2012-08-08T16:18:00Z">
              <w:r>
                <w:t xml:space="preserve">            &lt;xs:complexType&gt;</w:t>
              </w:r>
            </w:ins>
          </w:p>
          <w:p w14:paraId="1D6C9F08" w14:textId="77777777" w:rsidR="00D708FE" w:rsidRDefault="00D708FE" w:rsidP="00D708FE">
            <w:pPr>
              <w:pStyle w:val="XML1"/>
              <w:rPr>
                <w:ins w:id="19313" w:author="Thomas Dietz" w:date="2012-08-08T16:18:00Z"/>
              </w:rPr>
            </w:pPr>
            <w:ins w:id="19314" w:author="Thomas Dietz" w:date="2012-08-08T16:18:00Z">
              <w:r>
                <w:t xml:space="preserve">              &lt;xs:sequence&gt;</w:t>
              </w:r>
            </w:ins>
          </w:p>
          <w:p w14:paraId="6B1DBAC3" w14:textId="77777777" w:rsidR="00D708FE" w:rsidRDefault="00D708FE" w:rsidP="00D708FE">
            <w:pPr>
              <w:pStyle w:val="XML1"/>
              <w:rPr>
                <w:ins w:id="19315" w:author="Thomas Dietz" w:date="2012-08-08T16:18:00Z"/>
              </w:rPr>
            </w:pPr>
            <w:ins w:id="19316" w:author="Thomas Dietz" w:date="2012-08-08T16:18:00Z">
              <w:r>
                <w:t xml:space="preserve">                &lt;xs:group ref="DSAKeyValueType"/&gt;</w:t>
              </w:r>
            </w:ins>
          </w:p>
          <w:p w14:paraId="6E92C844" w14:textId="77777777" w:rsidR="00D708FE" w:rsidRDefault="00D708FE" w:rsidP="00D708FE">
            <w:pPr>
              <w:pStyle w:val="XML1"/>
              <w:rPr>
                <w:ins w:id="19317" w:author="Thomas Dietz" w:date="2012-08-08T16:18:00Z"/>
              </w:rPr>
            </w:pPr>
            <w:ins w:id="19318" w:author="Thomas Dietz" w:date="2012-08-08T16:18:00Z">
              <w:r>
                <w:t xml:space="preserve">              &lt;/xs:sequence&gt;</w:t>
              </w:r>
            </w:ins>
          </w:p>
          <w:p w14:paraId="1019DB75" w14:textId="77777777" w:rsidR="00D708FE" w:rsidRDefault="00D708FE" w:rsidP="00D708FE">
            <w:pPr>
              <w:pStyle w:val="XML1"/>
              <w:rPr>
                <w:ins w:id="19319" w:author="Thomas Dietz" w:date="2012-08-08T16:18:00Z"/>
              </w:rPr>
            </w:pPr>
            <w:ins w:id="19320" w:author="Thomas Dietz" w:date="2012-08-08T16:18:00Z">
              <w:r>
                <w:t xml:space="preserve">            &lt;/xs:complexType&gt;</w:t>
              </w:r>
            </w:ins>
          </w:p>
          <w:p w14:paraId="4B04C9A1" w14:textId="77777777" w:rsidR="00D708FE" w:rsidRDefault="00D708FE" w:rsidP="00D708FE">
            <w:pPr>
              <w:pStyle w:val="XML1"/>
              <w:rPr>
                <w:ins w:id="19321" w:author="Thomas Dietz" w:date="2012-08-08T16:18:00Z"/>
              </w:rPr>
            </w:pPr>
            <w:ins w:id="19322" w:author="Thomas Dietz" w:date="2012-08-08T16:18:00Z">
              <w:r>
                <w:t xml:space="preserve">          &lt;/xs:element&gt;</w:t>
              </w:r>
            </w:ins>
          </w:p>
          <w:p w14:paraId="11B81330" w14:textId="77777777" w:rsidR="00D708FE" w:rsidRDefault="00D708FE" w:rsidP="00D708FE">
            <w:pPr>
              <w:pStyle w:val="XML1"/>
              <w:rPr>
                <w:ins w:id="19323" w:author="Thomas Dietz" w:date="2012-08-08T16:18:00Z"/>
              </w:rPr>
            </w:pPr>
            <w:ins w:id="19324" w:author="Thomas Dietz" w:date="2012-08-08T16:18:00Z">
              <w:r>
                <w:t xml:space="preserve">        &lt;/xs:sequence&gt;</w:t>
              </w:r>
            </w:ins>
          </w:p>
          <w:p w14:paraId="5DC4C8EA" w14:textId="77777777" w:rsidR="00D708FE" w:rsidRDefault="00D708FE" w:rsidP="00D708FE">
            <w:pPr>
              <w:pStyle w:val="XML1"/>
              <w:rPr>
                <w:ins w:id="19325" w:author="Thomas Dietz" w:date="2012-08-08T16:18:00Z"/>
              </w:rPr>
            </w:pPr>
            <w:ins w:id="19326" w:author="Thomas Dietz" w:date="2012-08-08T16:18:00Z">
              <w:r>
                <w:t xml:space="preserve">        &lt;xs:sequence&gt;</w:t>
              </w:r>
            </w:ins>
          </w:p>
          <w:p w14:paraId="615CA6DA" w14:textId="77777777" w:rsidR="00D708FE" w:rsidRDefault="00D708FE" w:rsidP="00D708FE">
            <w:pPr>
              <w:pStyle w:val="XML1"/>
              <w:rPr>
                <w:ins w:id="19327" w:author="Thomas Dietz" w:date="2012-08-08T16:18:00Z"/>
              </w:rPr>
            </w:pPr>
            <w:ins w:id="19328" w:author="Thomas Dietz" w:date="2012-08-08T16:18:00Z">
              <w:r>
                <w:t xml:space="preserve">          &lt;xs:element name="RSAKeyValue"&gt;</w:t>
              </w:r>
            </w:ins>
          </w:p>
          <w:p w14:paraId="3A79DDF9" w14:textId="77777777" w:rsidR="00D708FE" w:rsidRDefault="00D708FE" w:rsidP="00D708FE">
            <w:pPr>
              <w:pStyle w:val="XML1"/>
              <w:rPr>
                <w:ins w:id="19329" w:author="Thomas Dietz" w:date="2012-08-08T16:18:00Z"/>
              </w:rPr>
            </w:pPr>
            <w:ins w:id="19330" w:author="Thomas Dietz" w:date="2012-08-08T16:18:00Z">
              <w:r>
                <w:t xml:space="preserve">            &lt;xs:complexType&gt;</w:t>
              </w:r>
            </w:ins>
          </w:p>
          <w:p w14:paraId="70457F0F" w14:textId="77777777" w:rsidR="00D708FE" w:rsidRDefault="00D708FE" w:rsidP="00D708FE">
            <w:pPr>
              <w:pStyle w:val="XML1"/>
              <w:rPr>
                <w:ins w:id="19331" w:author="Thomas Dietz" w:date="2012-08-08T16:18:00Z"/>
              </w:rPr>
            </w:pPr>
            <w:ins w:id="19332" w:author="Thomas Dietz" w:date="2012-08-08T16:18:00Z">
              <w:r>
                <w:t xml:space="preserve">              &lt;xs:sequence&gt;</w:t>
              </w:r>
            </w:ins>
          </w:p>
          <w:p w14:paraId="352847FA" w14:textId="77777777" w:rsidR="00D708FE" w:rsidRDefault="00D708FE" w:rsidP="00D708FE">
            <w:pPr>
              <w:pStyle w:val="XML1"/>
              <w:rPr>
                <w:ins w:id="19333" w:author="Thomas Dietz" w:date="2012-08-08T16:18:00Z"/>
              </w:rPr>
            </w:pPr>
            <w:ins w:id="19334" w:author="Thomas Dietz" w:date="2012-08-08T16:18:00Z">
              <w:r>
                <w:t xml:space="preserve">                &lt;xs:group ref="RSAKeyValueType"/&gt;</w:t>
              </w:r>
            </w:ins>
          </w:p>
          <w:p w14:paraId="655E2074" w14:textId="77777777" w:rsidR="00D708FE" w:rsidRDefault="00D708FE" w:rsidP="00D708FE">
            <w:pPr>
              <w:pStyle w:val="XML1"/>
              <w:rPr>
                <w:ins w:id="19335" w:author="Thomas Dietz" w:date="2012-08-08T16:18:00Z"/>
              </w:rPr>
            </w:pPr>
            <w:ins w:id="19336" w:author="Thomas Dietz" w:date="2012-08-08T16:18:00Z">
              <w:r>
                <w:t xml:space="preserve">              &lt;/xs:sequence&gt;</w:t>
              </w:r>
            </w:ins>
          </w:p>
          <w:p w14:paraId="670FEBCA" w14:textId="77777777" w:rsidR="00D708FE" w:rsidRDefault="00D708FE" w:rsidP="00D708FE">
            <w:pPr>
              <w:pStyle w:val="XML1"/>
              <w:rPr>
                <w:ins w:id="19337" w:author="Thomas Dietz" w:date="2012-08-08T16:18:00Z"/>
              </w:rPr>
            </w:pPr>
            <w:ins w:id="19338" w:author="Thomas Dietz" w:date="2012-08-08T16:18:00Z">
              <w:r>
                <w:t xml:space="preserve">            &lt;/xs:complexType&gt;</w:t>
              </w:r>
            </w:ins>
          </w:p>
          <w:p w14:paraId="68D58291" w14:textId="77777777" w:rsidR="00D708FE" w:rsidRDefault="00D708FE" w:rsidP="00D708FE">
            <w:pPr>
              <w:pStyle w:val="XML1"/>
              <w:rPr>
                <w:ins w:id="19339" w:author="Thomas Dietz" w:date="2012-08-08T16:18:00Z"/>
              </w:rPr>
            </w:pPr>
            <w:ins w:id="19340" w:author="Thomas Dietz" w:date="2012-08-08T16:18:00Z">
              <w:r>
                <w:t xml:space="preserve">          &lt;/xs:element&gt;</w:t>
              </w:r>
            </w:ins>
          </w:p>
          <w:p w14:paraId="61FEDAE0" w14:textId="77777777" w:rsidR="00D708FE" w:rsidRDefault="00D708FE" w:rsidP="00D708FE">
            <w:pPr>
              <w:pStyle w:val="XML1"/>
              <w:rPr>
                <w:ins w:id="19341" w:author="Thomas Dietz" w:date="2012-08-08T16:18:00Z"/>
              </w:rPr>
            </w:pPr>
            <w:ins w:id="19342" w:author="Thomas Dietz" w:date="2012-08-08T16:18:00Z">
              <w:r>
                <w:t xml:space="preserve">        &lt;/xs:sequence&gt;</w:t>
              </w:r>
            </w:ins>
          </w:p>
          <w:p w14:paraId="091FBA4A" w14:textId="77777777" w:rsidR="00D708FE" w:rsidRDefault="00D708FE" w:rsidP="00D708FE">
            <w:pPr>
              <w:pStyle w:val="XML1"/>
              <w:rPr>
                <w:ins w:id="19343" w:author="Thomas Dietz" w:date="2012-08-08T16:18:00Z"/>
              </w:rPr>
            </w:pPr>
            <w:ins w:id="19344" w:author="Thomas Dietz" w:date="2012-08-08T16:18:00Z">
              <w:r>
                <w:t xml:space="preserve">      &lt;/xs:choice&gt;</w:t>
              </w:r>
            </w:ins>
          </w:p>
          <w:p w14:paraId="213A667A" w14:textId="77777777" w:rsidR="00D708FE" w:rsidRDefault="00D708FE" w:rsidP="00D708FE">
            <w:pPr>
              <w:pStyle w:val="XML1"/>
              <w:rPr>
                <w:ins w:id="19345" w:author="Thomas Dietz" w:date="2012-08-08T16:18:00Z"/>
              </w:rPr>
            </w:pPr>
            <w:ins w:id="19346" w:author="Thomas Dietz" w:date="2012-08-08T16:18:00Z">
              <w:r>
                <w:t xml:space="preserve">    &lt;/xs:sequence&gt;</w:t>
              </w:r>
            </w:ins>
          </w:p>
          <w:p w14:paraId="587A15A2" w14:textId="77777777" w:rsidR="00D708FE" w:rsidRDefault="00D708FE" w:rsidP="00D708FE">
            <w:pPr>
              <w:pStyle w:val="XML1"/>
              <w:rPr>
                <w:ins w:id="19347" w:author="Thomas Dietz" w:date="2012-08-08T16:18:00Z"/>
              </w:rPr>
            </w:pPr>
            <w:ins w:id="19348" w:author="Thomas Dietz" w:date="2012-08-08T16:18:00Z">
              <w:r>
                <w:t xml:space="preserve">  &lt;/xs:group&gt;</w:t>
              </w:r>
            </w:ins>
          </w:p>
          <w:p w14:paraId="5E9CD459" w14:textId="77777777" w:rsidR="00D708FE" w:rsidRDefault="00D708FE" w:rsidP="00D708FE">
            <w:pPr>
              <w:pStyle w:val="XML1"/>
              <w:rPr>
                <w:ins w:id="19349" w:author="Thomas Dietz" w:date="2012-08-08T16:18:00Z"/>
              </w:rPr>
            </w:pPr>
          </w:p>
          <w:p w14:paraId="418B34C5" w14:textId="77777777" w:rsidR="00D708FE" w:rsidRDefault="00D708FE" w:rsidP="00D708FE">
            <w:pPr>
              <w:pStyle w:val="XML1"/>
              <w:rPr>
                <w:ins w:id="19350" w:author="Thomas Dietz" w:date="2012-08-08T16:18:00Z"/>
              </w:rPr>
            </w:pPr>
            <w:ins w:id="19351" w:author="Thomas Dietz" w:date="2012-08-08T16:18:00Z">
              <w:r>
                <w:t xml:space="preserve">  &lt;xs:group name="OFLogicalSwitchCapabilitiesType"&gt;</w:t>
              </w:r>
            </w:ins>
          </w:p>
          <w:p w14:paraId="14744CA0" w14:textId="77777777" w:rsidR="00D708FE" w:rsidRDefault="00D708FE" w:rsidP="00D708FE">
            <w:pPr>
              <w:pStyle w:val="XML1"/>
              <w:rPr>
                <w:ins w:id="19352" w:author="Thomas Dietz" w:date="2012-08-08T16:18:00Z"/>
              </w:rPr>
            </w:pPr>
            <w:ins w:id="19353" w:author="Thomas Dietz" w:date="2012-08-08T16:18:00Z">
              <w:r>
                <w:t xml:space="preserve">    &lt;xs:annotation&gt;</w:t>
              </w:r>
            </w:ins>
          </w:p>
          <w:p w14:paraId="4CAC4E8C" w14:textId="77777777" w:rsidR="00D708FE" w:rsidRDefault="00D708FE" w:rsidP="00D708FE">
            <w:pPr>
              <w:pStyle w:val="XML1"/>
              <w:rPr>
                <w:ins w:id="19354" w:author="Thomas Dietz" w:date="2012-08-08T16:18:00Z"/>
              </w:rPr>
            </w:pPr>
            <w:ins w:id="19355" w:author="Thomas Dietz" w:date="2012-08-08T16:18:00Z">
              <w:r>
                <w:t xml:space="preserve">      &lt;xs:documentation&gt;</w:t>
              </w:r>
            </w:ins>
          </w:p>
          <w:p w14:paraId="094E2216" w14:textId="77777777" w:rsidR="00D708FE" w:rsidRDefault="00D708FE" w:rsidP="00D708FE">
            <w:pPr>
              <w:pStyle w:val="XML1"/>
              <w:rPr>
                <w:ins w:id="19356" w:author="Thomas Dietz" w:date="2012-08-08T16:18:00Z"/>
              </w:rPr>
            </w:pPr>
            <w:ins w:id="19357" w:author="Thomas Dietz" w:date="2012-08-08T16:18:00Z">
              <w:r>
                <w:t xml:space="preserve">        This grouping specifies all properties of an</w:t>
              </w:r>
            </w:ins>
          </w:p>
          <w:p w14:paraId="157E5593" w14:textId="77777777" w:rsidR="00D708FE" w:rsidRDefault="00D708FE" w:rsidP="00D708FE">
            <w:pPr>
              <w:pStyle w:val="XML1"/>
              <w:rPr>
                <w:ins w:id="19358" w:author="Thomas Dietz" w:date="2012-08-08T16:18:00Z"/>
              </w:rPr>
            </w:pPr>
            <w:ins w:id="19359" w:author="Thomas Dietz" w:date="2012-08-08T16:18:00Z">
              <w:r>
                <w:t xml:space="preserve">        OpenFlow logical switch's capabilities.</w:t>
              </w:r>
            </w:ins>
          </w:p>
          <w:p w14:paraId="2AA5A8FE" w14:textId="77777777" w:rsidR="00D708FE" w:rsidRDefault="00D708FE" w:rsidP="00D708FE">
            <w:pPr>
              <w:pStyle w:val="XML1"/>
              <w:rPr>
                <w:ins w:id="19360" w:author="Thomas Dietz" w:date="2012-08-08T16:18:00Z"/>
              </w:rPr>
            </w:pPr>
          </w:p>
          <w:p w14:paraId="3050E1C8" w14:textId="77777777" w:rsidR="00D708FE" w:rsidRDefault="00D708FE" w:rsidP="00D708FE">
            <w:pPr>
              <w:pStyle w:val="XML1"/>
              <w:rPr>
                <w:ins w:id="19361" w:author="Thomas Dietz" w:date="2012-08-08T16:18:00Z"/>
              </w:rPr>
            </w:pPr>
            <w:ins w:id="19362" w:author="Thomas Dietz" w:date="2012-08-08T16:18:00Z">
              <w:r>
                <w:lastRenderedPageBreak/>
                <w:t xml:space="preserve">        Elements in the type OFLogicalSwitchCapabilitiesType are not</w:t>
              </w:r>
            </w:ins>
          </w:p>
          <w:p w14:paraId="29F27067" w14:textId="77777777" w:rsidR="00D708FE" w:rsidRDefault="00D708FE" w:rsidP="00D708FE">
            <w:pPr>
              <w:pStyle w:val="XML1"/>
              <w:rPr>
                <w:ins w:id="19363" w:author="Thomas Dietz" w:date="2012-08-08T16:18:00Z"/>
              </w:rPr>
            </w:pPr>
            <w:ins w:id="19364" w:author="Thomas Dietz" w:date="2012-08-08T16:18:00Z">
              <w:r>
                <w:t xml:space="preserve">        configurable and can only be retrieved by NETCONF &amp;lt;get&amp;gt;</w:t>
              </w:r>
            </w:ins>
          </w:p>
          <w:p w14:paraId="54CEE27A" w14:textId="77777777" w:rsidR="00D708FE" w:rsidRDefault="00D708FE" w:rsidP="00D708FE">
            <w:pPr>
              <w:pStyle w:val="XML1"/>
              <w:rPr>
                <w:ins w:id="19365" w:author="Thomas Dietz" w:date="2012-08-08T16:18:00Z"/>
              </w:rPr>
            </w:pPr>
            <w:ins w:id="19366" w:author="Thomas Dietz" w:date="2012-08-08T16:18:00Z">
              <w:r>
                <w:t xml:space="preserve">        operations. Attemps to modify this element and its children</w:t>
              </w:r>
            </w:ins>
          </w:p>
          <w:p w14:paraId="1FD351F7" w14:textId="77777777" w:rsidR="00D708FE" w:rsidRDefault="00D708FE" w:rsidP="00D708FE">
            <w:pPr>
              <w:pStyle w:val="XML1"/>
              <w:rPr>
                <w:ins w:id="19367" w:author="Thomas Dietz" w:date="2012-08-08T16:18:00Z"/>
              </w:rPr>
            </w:pPr>
            <w:ins w:id="19368" w:author="Thomas Dietz" w:date="2012-08-08T16:18:00Z">
              <w:r>
                <w:t xml:space="preserve">        with a NETCONF &amp;lt;edit-config&amp;gt; operation MUST result in an </w:t>
              </w:r>
            </w:ins>
          </w:p>
          <w:p w14:paraId="08FC3CF0" w14:textId="77777777" w:rsidR="00D708FE" w:rsidRDefault="00D708FE" w:rsidP="00D708FE">
            <w:pPr>
              <w:pStyle w:val="XML1"/>
              <w:rPr>
                <w:ins w:id="19369" w:author="Thomas Dietz" w:date="2012-08-08T16:18:00Z"/>
              </w:rPr>
            </w:pPr>
            <w:ins w:id="19370" w:author="Thomas Dietz" w:date="2012-08-08T16:18:00Z">
              <w:r>
                <w:t xml:space="preserve">        'operation-not-supported' error with type 'application'.</w:t>
              </w:r>
            </w:ins>
          </w:p>
          <w:p w14:paraId="4FBA6C3F" w14:textId="77777777" w:rsidR="00D708FE" w:rsidRDefault="00D708FE" w:rsidP="00D708FE">
            <w:pPr>
              <w:pStyle w:val="XML1"/>
              <w:rPr>
                <w:ins w:id="19371" w:author="Thomas Dietz" w:date="2012-08-08T16:18:00Z"/>
              </w:rPr>
            </w:pPr>
            <w:ins w:id="19372" w:author="Thomas Dietz" w:date="2012-08-08T16:18:00Z">
              <w:r>
                <w:t xml:space="preserve">      &lt;/xs:documentation&gt;</w:t>
              </w:r>
            </w:ins>
          </w:p>
          <w:p w14:paraId="3DD79B68" w14:textId="77777777" w:rsidR="00D708FE" w:rsidRDefault="00D708FE" w:rsidP="00D708FE">
            <w:pPr>
              <w:pStyle w:val="XML1"/>
              <w:rPr>
                <w:ins w:id="19373" w:author="Thomas Dietz" w:date="2012-08-08T16:18:00Z"/>
              </w:rPr>
            </w:pPr>
            <w:ins w:id="19374" w:author="Thomas Dietz" w:date="2012-08-08T16:18:00Z">
              <w:r>
                <w:t xml:space="preserve">    &lt;/xs:annotation&gt;</w:t>
              </w:r>
            </w:ins>
          </w:p>
          <w:p w14:paraId="1371BB8D" w14:textId="77777777" w:rsidR="00D708FE" w:rsidRDefault="00D708FE" w:rsidP="00D708FE">
            <w:pPr>
              <w:pStyle w:val="XML1"/>
              <w:rPr>
                <w:ins w:id="19375" w:author="Thomas Dietz" w:date="2012-08-08T16:18:00Z"/>
              </w:rPr>
            </w:pPr>
          </w:p>
          <w:p w14:paraId="0D34D0BD" w14:textId="77777777" w:rsidR="00D708FE" w:rsidRDefault="00D708FE" w:rsidP="00D708FE">
            <w:pPr>
              <w:pStyle w:val="XML1"/>
              <w:rPr>
                <w:ins w:id="19376" w:author="Thomas Dietz" w:date="2012-08-08T16:18:00Z"/>
              </w:rPr>
            </w:pPr>
            <w:ins w:id="19377" w:author="Thomas Dietz" w:date="2012-08-08T16:18:00Z">
              <w:r>
                <w:t xml:space="preserve">    &lt;xs:sequence&gt;</w:t>
              </w:r>
            </w:ins>
          </w:p>
          <w:p w14:paraId="3E38A532" w14:textId="77777777" w:rsidR="00D708FE" w:rsidRDefault="00D708FE" w:rsidP="00D708FE">
            <w:pPr>
              <w:pStyle w:val="XML1"/>
              <w:rPr>
                <w:ins w:id="19378" w:author="Thomas Dietz" w:date="2012-08-08T16:18:00Z"/>
              </w:rPr>
            </w:pPr>
            <w:ins w:id="19379" w:author="Thomas Dietz" w:date="2012-08-08T16:18:00Z">
              <w:r>
                <w:t xml:space="preserve">      &lt;xs:element name="max-buffered-packets"  type="xs:unsignedInt"&gt;</w:t>
              </w:r>
            </w:ins>
          </w:p>
          <w:p w14:paraId="1E265465" w14:textId="77777777" w:rsidR="00D708FE" w:rsidRDefault="00D708FE" w:rsidP="00D708FE">
            <w:pPr>
              <w:pStyle w:val="XML1"/>
              <w:rPr>
                <w:ins w:id="19380" w:author="Thomas Dietz" w:date="2012-08-08T16:18:00Z"/>
              </w:rPr>
            </w:pPr>
            <w:ins w:id="19381" w:author="Thomas Dietz" w:date="2012-08-08T16:18:00Z">
              <w:r>
                <w:t xml:space="preserve">        &lt;xs:annotation&gt;</w:t>
              </w:r>
            </w:ins>
          </w:p>
          <w:p w14:paraId="3F806961" w14:textId="77777777" w:rsidR="00D708FE" w:rsidRDefault="00D708FE" w:rsidP="00D708FE">
            <w:pPr>
              <w:pStyle w:val="XML1"/>
              <w:rPr>
                <w:ins w:id="19382" w:author="Thomas Dietz" w:date="2012-08-08T16:18:00Z"/>
              </w:rPr>
            </w:pPr>
            <w:ins w:id="19383" w:author="Thomas Dietz" w:date="2012-08-08T16:18:00Z">
              <w:r>
                <w:t xml:space="preserve">          &lt;xs:documentation&gt;</w:t>
              </w:r>
            </w:ins>
          </w:p>
          <w:p w14:paraId="3C577B0A" w14:textId="77777777" w:rsidR="00D708FE" w:rsidRDefault="00D708FE" w:rsidP="00D708FE">
            <w:pPr>
              <w:pStyle w:val="XML1"/>
              <w:rPr>
                <w:ins w:id="19384" w:author="Thomas Dietz" w:date="2012-08-08T16:18:00Z"/>
              </w:rPr>
            </w:pPr>
            <w:ins w:id="19385" w:author="Thomas Dietz" w:date="2012-08-08T16:18:00Z">
              <w:r>
                <w:t xml:space="preserve">            The maximum number of packets the logical switch</w:t>
              </w:r>
            </w:ins>
          </w:p>
          <w:p w14:paraId="03180F72" w14:textId="77777777" w:rsidR="00D708FE" w:rsidRDefault="00D708FE" w:rsidP="00D708FE">
            <w:pPr>
              <w:pStyle w:val="XML1"/>
              <w:rPr>
                <w:ins w:id="19386" w:author="Thomas Dietz" w:date="2012-08-08T16:18:00Z"/>
              </w:rPr>
            </w:pPr>
            <w:ins w:id="19387" w:author="Thomas Dietz" w:date="2012-08-08T16:18:00Z">
              <w:r>
                <w:t xml:space="preserve">            can buffer when sending packets to the controller using</w:t>
              </w:r>
            </w:ins>
          </w:p>
          <w:p w14:paraId="4D152F9A" w14:textId="77777777" w:rsidR="00D708FE" w:rsidRDefault="00D708FE" w:rsidP="00D708FE">
            <w:pPr>
              <w:pStyle w:val="XML1"/>
              <w:rPr>
                <w:ins w:id="19388" w:author="Thomas Dietz" w:date="2012-08-08T16:18:00Z"/>
              </w:rPr>
            </w:pPr>
            <w:ins w:id="19389" w:author="Thomas Dietz" w:date="2012-08-08T16:18:00Z">
              <w:r>
                <w:t xml:space="preserve">            packet-in messages.</w:t>
              </w:r>
            </w:ins>
          </w:p>
          <w:p w14:paraId="40D000B6" w14:textId="77777777" w:rsidR="00D708FE" w:rsidRDefault="00D708FE" w:rsidP="00D708FE">
            <w:pPr>
              <w:pStyle w:val="XML1"/>
              <w:rPr>
                <w:ins w:id="19390" w:author="Thomas Dietz" w:date="2012-08-08T16:18:00Z"/>
              </w:rPr>
            </w:pPr>
            <w:ins w:id="19391" w:author="Thomas Dietz" w:date="2012-08-08T16:18:00Z">
              <w:r>
                <w:t xml:space="preserve">          &lt;/xs:documentation&gt;</w:t>
              </w:r>
            </w:ins>
          </w:p>
          <w:p w14:paraId="06B827D4" w14:textId="77777777" w:rsidR="00D708FE" w:rsidRDefault="00D708FE" w:rsidP="00D708FE">
            <w:pPr>
              <w:pStyle w:val="XML1"/>
              <w:rPr>
                <w:ins w:id="19392" w:author="Thomas Dietz" w:date="2012-08-08T16:18:00Z"/>
              </w:rPr>
            </w:pPr>
            <w:ins w:id="19393" w:author="Thomas Dietz" w:date="2012-08-08T16:18:00Z">
              <w:r>
                <w:t xml:space="preserve">        &lt;/xs:annotation&gt;</w:t>
              </w:r>
            </w:ins>
          </w:p>
          <w:p w14:paraId="61DC9E18" w14:textId="77777777" w:rsidR="00D708FE" w:rsidRDefault="00D708FE" w:rsidP="00D708FE">
            <w:pPr>
              <w:pStyle w:val="XML1"/>
              <w:rPr>
                <w:ins w:id="19394" w:author="Thomas Dietz" w:date="2012-08-08T16:18:00Z"/>
              </w:rPr>
            </w:pPr>
            <w:ins w:id="19395" w:author="Thomas Dietz" w:date="2012-08-08T16:18:00Z">
              <w:r>
                <w:t xml:space="preserve">      &lt;/xs:element&gt;</w:t>
              </w:r>
            </w:ins>
          </w:p>
          <w:p w14:paraId="67A9F3C1" w14:textId="77777777" w:rsidR="00D708FE" w:rsidRDefault="00D708FE" w:rsidP="00D708FE">
            <w:pPr>
              <w:pStyle w:val="XML1"/>
              <w:rPr>
                <w:ins w:id="19396" w:author="Thomas Dietz" w:date="2012-08-08T16:18:00Z"/>
              </w:rPr>
            </w:pPr>
            <w:ins w:id="19397" w:author="Thomas Dietz" w:date="2012-08-08T16:18:00Z">
              <w:r>
                <w:t xml:space="preserve">      &lt;xs:element name="max-tables"  type="xs:unsignedByte"&gt;</w:t>
              </w:r>
            </w:ins>
          </w:p>
          <w:p w14:paraId="7DF928AC" w14:textId="77777777" w:rsidR="00D708FE" w:rsidRDefault="00D708FE" w:rsidP="00D708FE">
            <w:pPr>
              <w:pStyle w:val="XML1"/>
              <w:rPr>
                <w:ins w:id="19398" w:author="Thomas Dietz" w:date="2012-08-08T16:18:00Z"/>
              </w:rPr>
            </w:pPr>
            <w:ins w:id="19399" w:author="Thomas Dietz" w:date="2012-08-08T16:18:00Z">
              <w:r>
                <w:t xml:space="preserve">        &lt;xs:annotation&gt;</w:t>
              </w:r>
            </w:ins>
          </w:p>
          <w:p w14:paraId="5A9A4E76" w14:textId="77777777" w:rsidR="00D708FE" w:rsidRDefault="00D708FE" w:rsidP="00D708FE">
            <w:pPr>
              <w:pStyle w:val="XML1"/>
              <w:rPr>
                <w:ins w:id="19400" w:author="Thomas Dietz" w:date="2012-08-08T16:18:00Z"/>
              </w:rPr>
            </w:pPr>
            <w:ins w:id="19401" w:author="Thomas Dietz" w:date="2012-08-08T16:18:00Z">
              <w:r>
                <w:t xml:space="preserve">          &lt;xs:documentation&gt;</w:t>
              </w:r>
            </w:ins>
          </w:p>
          <w:p w14:paraId="6CC0E7FF" w14:textId="77777777" w:rsidR="00D708FE" w:rsidRDefault="00D708FE" w:rsidP="00D708FE">
            <w:pPr>
              <w:pStyle w:val="XML1"/>
              <w:rPr>
                <w:ins w:id="19402" w:author="Thomas Dietz" w:date="2012-08-08T16:18:00Z"/>
              </w:rPr>
            </w:pPr>
            <w:ins w:id="19403" w:author="Thomas Dietz" w:date="2012-08-08T16:18:00Z">
              <w:r>
                <w:t xml:space="preserve">            The number of flow tables supported by the</w:t>
              </w:r>
            </w:ins>
          </w:p>
          <w:p w14:paraId="3F910764" w14:textId="77777777" w:rsidR="00D708FE" w:rsidRDefault="00D708FE" w:rsidP="00D708FE">
            <w:pPr>
              <w:pStyle w:val="XML1"/>
              <w:rPr>
                <w:ins w:id="19404" w:author="Thomas Dietz" w:date="2012-08-08T16:18:00Z"/>
              </w:rPr>
            </w:pPr>
            <w:ins w:id="19405" w:author="Thomas Dietz" w:date="2012-08-08T16:18:00Z">
              <w:r>
                <w:t xml:space="preserve">            logical switch.</w:t>
              </w:r>
            </w:ins>
          </w:p>
          <w:p w14:paraId="39D5546E" w14:textId="77777777" w:rsidR="00D708FE" w:rsidRDefault="00D708FE" w:rsidP="00D708FE">
            <w:pPr>
              <w:pStyle w:val="XML1"/>
              <w:rPr>
                <w:ins w:id="19406" w:author="Thomas Dietz" w:date="2012-08-08T16:18:00Z"/>
              </w:rPr>
            </w:pPr>
            <w:ins w:id="19407" w:author="Thomas Dietz" w:date="2012-08-08T16:18:00Z">
              <w:r>
                <w:t xml:space="preserve">          &lt;/xs:documentation&gt;</w:t>
              </w:r>
            </w:ins>
          </w:p>
          <w:p w14:paraId="4814D647" w14:textId="77777777" w:rsidR="00D708FE" w:rsidRDefault="00D708FE" w:rsidP="00D708FE">
            <w:pPr>
              <w:pStyle w:val="XML1"/>
              <w:rPr>
                <w:ins w:id="19408" w:author="Thomas Dietz" w:date="2012-08-08T16:18:00Z"/>
              </w:rPr>
            </w:pPr>
            <w:ins w:id="19409" w:author="Thomas Dietz" w:date="2012-08-08T16:18:00Z">
              <w:r>
                <w:t xml:space="preserve">        &lt;/xs:annotation&gt;</w:t>
              </w:r>
            </w:ins>
          </w:p>
          <w:p w14:paraId="626D4539" w14:textId="77777777" w:rsidR="00D708FE" w:rsidRDefault="00D708FE" w:rsidP="00D708FE">
            <w:pPr>
              <w:pStyle w:val="XML1"/>
              <w:rPr>
                <w:ins w:id="19410" w:author="Thomas Dietz" w:date="2012-08-08T16:18:00Z"/>
              </w:rPr>
            </w:pPr>
            <w:ins w:id="19411" w:author="Thomas Dietz" w:date="2012-08-08T16:18:00Z">
              <w:r>
                <w:t xml:space="preserve">      &lt;/xs:element&gt;</w:t>
              </w:r>
            </w:ins>
          </w:p>
          <w:p w14:paraId="150576F9" w14:textId="77777777" w:rsidR="00D708FE" w:rsidRDefault="00D708FE" w:rsidP="00D708FE">
            <w:pPr>
              <w:pStyle w:val="XML1"/>
              <w:rPr>
                <w:ins w:id="19412" w:author="Thomas Dietz" w:date="2012-08-08T16:18:00Z"/>
              </w:rPr>
            </w:pPr>
            <w:ins w:id="19413" w:author="Thomas Dietz" w:date="2012-08-08T16:18:00Z">
              <w:r>
                <w:t xml:space="preserve">      &lt;xs:element name="max-ports"  type="xs:unsignedInt"&gt;</w:t>
              </w:r>
            </w:ins>
          </w:p>
          <w:p w14:paraId="0DB1EB14" w14:textId="77777777" w:rsidR="00D708FE" w:rsidRDefault="00D708FE" w:rsidP="00D708FE">
            <w:pPr>
              <w:pStyle w:val="XML1"/>
              <w:rPr>
                <w:ins w:id="19414" w:author="Thomas Dietz" w:date="2012-08-08T16:18:00Z"/>
              </w:rPr>
            </w:pPr>
            <w:ins w:id="19415" w:author="Thomas Dietz" w:date="2012-08-08T16:18:00Z">
              <w:r>
                <w:t xml:space="preserve">        &lt;xs:annotation&gt;</w:t>
              </w:r>
            </w:ins>
          </w:p>
          <w:p w14:paraId="7D940FB7" w14:textId="77777777" w:rsidR="00D708FE" w:rsidRDefault="00D708FE" w:rsidP="00D708FE">
            <w:pPr>
              <w:pStyle w:val="XML1"/>
              <w:rPr>
                <w:ins w:id="19416" w:author="Thomas Dietz" w:date="2012-08-08T16:18:00Z"/>
              </w:rPr>
            </w:pPr>
            <w:ins w:id="19417" w:author="Thomas Dietz" w:date="2012-08-08T16:18:00Z">
              <w:r>
                <w:t xml:space="preserve">          &lt;xs:documentation&gt;</w:t>
              </w:r>
            </w:ins>
          </w:p>
          <w:p w14:paraId="342BDB30" w14:textId="77777777" w:rsidR="00D708FE" w:rsidRDefault="00D708FE" w:rsidP="00D708FE">
            <w:pPr>
              <w:pStyle w:val="XML1"/>
              <w:rPr>
                <w:ins w:id="19418" w:author="Thomas Dietz" w:date="2012-08-08T16:18:00Z"/>
              </w:rPr>
            </w:pPr>
            <w:ins w:id="19419" w:author="Thomas Dietz" w:date="2012-08-08T16:18:00Z">
              <w:r>
                <w:t xml:space="preserve">            The number of flow tables supported by the</w:t>
              </w:r>
            </w:ins>
          </w:p>
          <w:p w14:paraId="11849615" w14:textId="77777777" w:rsidR="00D708FE" w:rsidRDefault="00D708FE" w:rsidP="00D708FE">
            <w:pPr>
              <w:pStyle w:val="XML1"/>
              <w:rPr>
                <w:ins w:id="19420" w:author="Thomas Dietz" w:date="2012-08-08T16:18:00Z"/>
              </w:rPr>
            </w:pPr>
            <w:ins w:id="19421" w:author="Thomas Dietz" w:date="2012-08-08T16:18:00Z">
              <w:r>
                <w:t xml:space="preserve">            logical switch.</w:t>
              </w:r>
            </w:ins>
          </w:p>
          <w:p w14:paraId="267E6EB5" w14:textId="77777777" w:rsidR="00D708FE" w:rsidRDefault="00D708FE" w:rsidP="00D708FE">
            <w:pPr>
              <w:pStyle w:val="XML1"/>
              <w:rPr>
                <w:ins w:id="19422" w:author="Thomas Dietz" w:date="2012-08-08T16:18:00Z"/>
              </w:rPr>
            </w:pPr>
            <w:ins w:id="19423" w:author="Thomas Dietz" w:date="2012-08-08T16:18:00Z">
              <w:r>
                <w:t xml:space="preserve">          &lt;/xs:documentation&gt;</w:t>
              </w:r>
            </w:ins>
          </w:p>
          <w:p w14:paraId="5B69EFBE" w14:textId="77777777" w:rsidR="00D708FE" w:rsidRDefault="00D708FE" w:rsidP="00D708FE">
            <w:pPr>
              <w:pStyle w:val="XML1"/>
              <w:rPr>
                <w:ins w:id="19424" w:author="Thomas Dietz" w:date="2012-08-08T16:18:00Z"/>
              </w:rPr>
            </w:pPr>
            <w:ins w:id="19425" w:author="Thomas Dietz" w:date="2012-08-08T16:18:00Z">
              <w:r>
                <w:t xml:space="preserve">        &lt;/xs:annotation&gt;</w:t>
              </w:r>
            </w:ins>
          </w:p>
          <w:p w14:paraId="0A1F2BA3" w14:textId="77777777" w:rsidR="00D708FE" w:rsidRDefault="00D708FE" w:rsidP="00D708FE">
            <w:pPr>
              <w:pStyle w:val="XML1"/>
              <w:rPr>
                <w:ins w:id="19426" w:author="Thomas Dietz" w:date="2012-08-08T16:18:00Z"/>
              </w:rPr>
            </w:pPr>
            <w:ins w:id="19427" w:author="Thomas Dietz" w:date="2012-08-08T16:18:00Z">
              <w:r>
                <w:t xml:space="preserve">      &lt;/xs:element&gt;</w:t>
              </w:r>
            </w:ins>
          </w:p>
          <w:p w14:paraId="68D9B6FF" w14:textId="77777777" w:rsidR="00D708FE" w:rsidRDefault="00D708FE" w:rsidP="00D708FE">
            <w:pPr>
              <w:pStyle w:val="XML1"/>
              <w:rPr>
                <w:ins w:id="19428" w:author="Thomas Dietz" w:date="2012-08-08T16:18:00Z"/>
              </w:rPr>
            </w:pPr>
            <w:ins w:id="19429" w:author="Thomas Dietz" w:date="2012-08-08T16:18:00Z">
              <w:r>
                <w:t xml:space="preserve">      &lt;xs:element name="flow-statistics"  type="xs:boolean"&gt;</w:t>
              </w:r>
            </w:ins>
          </w:p>
          <w:p w14:paraId="034E49FA" w14:textId="77777777" w:rsidR="00D708FE" w:rsidRDefault="00D708FE" w:rsidP="00D708FE">
            <w:pPr>
              <w:pStyle w:val="XML1"/>
              <w:rPr>
                <w:ins w:id="19430" w:author="Thomas Dietz" w:date="2012-08-08T16:18:00Z"/>
              </w:rPr>
            </w:pPr>
            <w:ins w:id="19431" w:author="Thomas Dietz" w:date="2012-08-08T16:18:00Z">
              <w:r>
                <w:t xml:space="preserve">        &lt;xs:annotation&gt;</w:t>
              </w:r>
            </w:ins>
          </w:p>
          <w:p w14:paraId="6D78C087" w14:textId="77777777" w:rsidR="00D708FE" w:rsidRDefault="00D708FE" w:rsidP="00D708FE">
            <w:pPr>
              <w:pStyle w:val="XML1"/>
              <w:rPr>
                <w:ins w:id="19432" w:author="Thomas Dietz" w:date="2012-08-08T16:18:00Z"/>
              </w:rPr>
            </w:pPr>
            <w:ins w:id="19433" w:author="Thomas Dietz" w:date="2012-08-08T16:18:00Z">
              <w:r>
                <w:t xml:space="preserve">          &lt;xs:documentation&gt;</w:t>
              </w:r>
            </w:ins>
          </w:p>
          <w:p w14:paraId="4C7EEA8A" w14:textId="77777777" w:rsidR="00D708FE" w:rsidRDefault="00D708FE" w:rsidP="00D708FE">
            <w:pPr>
              <w:pStyle w:val="XML1"/>
              <w:rPr>
                <w:ins w:id="19434" w:author="Thomas Dietz" w:date="2012-08-08T16:18:00Z"/>
              </w:rPr>
            </w:pPr>
            <w:ins w:id="19435" w:author="Thomas Dietz" w:date="2012-08-08T16:18:00Z">
              <w:r>
                <w:t xml:space="preserve">            Specifies if the logical switch supports flow</w:t>
              </w:r>
            </w:ins>
          </w:p>
          <w:p w14:paraId="3BF88554" w14:textId="77777777" w:rsidR="00D708FE" w:rsidRDefault="00D708FE" w:rsidP="00D708FE">
            <w:pPr>
              <w:pStyle w:val="XML1"/>
              <w:rPr>
                <w:ins w:id="19436" w:author="Thomas Dietz" w:date="2012-08-08T16:18:00Z"/>
              </w:rPr>
            </w:pPr>
            <w:ins w:id="19437" w:author="Thomas Dietz" w:date="2012-08-08T16:18:00Z">
              <w:r>
                <w:t xml:space="preserve">            statistics.</w:t>
              </w:r>
            </w:ins>
          </w:p>
          <w:p w14:paraId="481FAF26" w14:textId="77777777" w:rsidR="00D708FE" w:rsidRDefault="00D708FE" w:rsidP="00D708FE">
            <w:pPr>
              <w:pStyle w:val="XML1"/>
              <w:rPr>
                <w:ins w:id="19438" w:author="Thomas Dietz" w:date="2012-08-08T16:18:00Z"/>
              </w:rPr>
            </w:pPr>
            <w:ins w:id="19439" w:author="Thomas Dietz" w:date="2012-08-08T16:18:00Z">
              <w:r>
                <w:t xml:space="preserve">          &lt;/xs:documentation&gt;</w:t>
              </w:r>
            </w:ins>
          </w:p>
          <w:p w14:paraId="028F1129" w14:textId="77777777" w:rsidR="00D708FE" w:rsidRDefault="00D708FE" w:rsidP="00D708FE">
            <w:pPr>
              <w:pStyle w:val="XML1"/>
              <w:rPr>
                <w:ins w:id="19440" w:author="Thomas Dietz" w:date="2012-08-08T16:18:00Z"/>
              </w:rPr>
            </w:pPr>
            <w:ins w:id="19441" w:author="Thomas Dietz" w:date="2012-08-08T16:18:00Z">
              <w:r>
                <w:t xml:space="preserve">        &lt;/xs:annotation&gt;</w:t>
              </w:r>
            </w:ins>
          </w:p>
          <w:p w14:paraId="459208E4" w14:textId="77777777" w:rsidR="00D708FE" w:rsidRDefault="00D708FE" w:rsidP="00D708FE">
            <w:pPr>
              <w:pStyle w:val="XML1"/>
              <w:rPr>
                <w:ins w:id="19442" w:author="Thomas Dietz" w:date="2012-08-08T16:18:00Z"/>
              </w:rPr>
            </w:pPr>
            <w:ins w:id="19443" w:author="Thomas Dietz" w:date="2012-08-08T16:18:00Z">
              <w:r>
                <w:t xml:space="preserve">      &lt;/xs:element&gt;</w:t>
              </w:r>
            </w:ins>
          </w:p>
          <w:p w14:paraId="0E6BF91C" w14:textId="77777777" w:rsidR="00D708FE" w:rsidRDefault="00D708FE" w:rsidP="00D708FE">
            <w:pPr>
              <w:pStyle w:val="XML1"/>
              <w:rPr>
                <w:ins w:id="19444" w:author="Thomas Dietz" w:date="2012-08-08T16:18:00Z"/>
              </w:rPr>
            </w:pPr>
            <w:ins w:id="19445" w:author="Thomas Dietz" w:date="2012-08-08T16:18:00Z">
              <w:r>
                <w:t xml:space="preserve">      &lt;xs:element name="table-statistics"  type="xs:boolean"&gt;</w:t>
              </w:r>
            </w:ins>
          </w:p>
          <w:p w14:paraId="5F406F54" w14:textId="77777777" w:rsidR="00D708FE" w:rsidRDefault="00D708FE" w:rsidP="00D708FE">
            <w:pPr>
              <w:pStyle w:val="XML1"/>
              <w:rPr>
                <w:ins w:id="19446" w:author="Thomas Dietz" w:date="2012-08-08T16:18:00Z"/>
              </w:rPr>
            </w:pPr>
            <w:ins w:id="19447" w:author="Thomas Dietz" w:date="2012-08-08T16:18:00Z">
              <w:r>
                <w:t xml:space="preserve">        &lt;xs:annotation&gt;</w:t>
              </w:r>
            </w:ins>
          </w:p>
          <w:p w14:paraId="45FBC048" w14:textId="77777777" w:rsidR="00D708FE" w:rsidRDefault="00D708FE" w:rsidP="00D708FE">
            <w:pPr>
              <w:pStyle w:val="XML1"/>
              <w:rPr>
                <w:ins w:id="19448" w:author="Thomas Dietz" w:date="2012-08-08T16:18:00Z"/>
              </w:rPr>
            </w:pPr>
            <w:ins w:id="19449" w:author="Thomas Dietz" w:date="2012-08-08T16:18:00Z">
              <w:r>
                <w:t xml:space="preserve">          &lt;xs:documentation&gt;</w:t>
              </w:r>
            </w:ins>
          </w:p>
          <w:p w14:paraId="660C7108" w14:textId="77777777" w:rsidR="00D708FE" w:rsidRDefault="00D708FE" w:rsidP="00D708FE">
            <w:pPr>
              <w:pStyle w:val="XML1"/>
              <w:rPr>
                <w:ins w:id="19450" w:author="Thomas Dietz" w:date="2012-08-08T16:18:00Z"/>
              </w:rPr>
            </w:pPr>
            <w:ins w:id="19451" w:author="Thomas Dietz" w:date="2012-08-08T16:18:00Z">
              <w:r>
                <w:t xml:space="preserve">            Specifies if the logical switch supports table</w:t>
              </w:r>
            </w:ins>
          </w:p>
          <w:p w14:paraId="065928CF" w14:textId="77777777" w:rsidR="00D708FE" w:rsidRDefault="00D708FE" w:rsidP="00D708FE">
            <w:pPr>
              <w:pStyle w:val="XML1"/>
              <w:rPr>
                <w:ins w:id="19452" w:author="Thomas Dietz" w:date="2012-08-08T16:18:00Z"/>
              </w:rPr>
            </w:pPr>
            <w:ins w:id="19453" w:author="Thomas Dietz" w:date="2012-08-08T16:18:00Z">
              <w:r>
                <w:t xml:space="preserve">            statistics.</w:t>
              </w:r>
            </w:ins>
          </w:p>
          <w:p w14:paraId="257F4C11" w14:textId="77777777" w:rsidR="00D708FE" w:rsidRDefault="00D708FE" w:rsidP="00D708FE">
            <w:pPr>
              <w:pStyle w:val="XML1"/>
              <w:rPr>
                <w:ins w:id="19454" w:author="Thomas Dietz" w:date="2012-08-08T16:18:00Z"/>
              </w:rPr>
            </w:pPr>
            <w:ins w:id="19455" w:author="Thomas Dietz" w:date="2012-08-08T16:18:00Z">
              <w:r>
                <w:t xml:space="preserve">          &lt;/xs:documentation&gt;</w:t>
              </w:r>
            </w:ins>
          </w:p>
          <w:p w14:paraId="1F95EADD" w14:textId="77777777" w:rsidR="00D708FE" w:rsidRDefault="00D708FE" w:rsidP="00D708FE">
            <w:pPr>
              <w:pStyle w:val="XML1"/>
              <w:rPr>
                <w:ins w:id="19456" w:author="Thomas Dietz" w:date="2012-08-08T16:18:00Z"/>
              </w:rPr>
            </w:pPr>
            <w:ins w:id="19457" w:author="Thomas Dietz" w:date="2012-08-08T16:18:00Z">
              <w:r>
                <w:t xml:space="preserve">        &lt;/xs:annotation&gt;</w:t>
              </w:r>
            </w:ins>
          </w:p>
          <w:p w14:paraId="555FED16" w14:textId="77777777" w:rsidR="00D708FE" w:rsidRDefault="00D708FE" w:rsidP="00D708FE">
            <w:pPr>
              <w:pStyle w:val="XML1"/>
              <w:rPr>
                <w:ins w:id="19458" w:author="Thomas Dietz" w:date="2012-08-08T16:18:00Z"/>
              </w:rPr>
            </w:pPr>
            <w:ins w:id="19459" w:author="Thomas Dietz" w:date="2012-08-08T16:18:00Z">
              <w:r>
                <w:t xml:space="preserve">      &lt;/xs:element&gt;</w:t>
              </w:r>
            </w:ins>
          </w:p>
          <w:p w14:paraId="5C1745CC" w14:textId="77777777" w:rsidR="00D708FE" w:rsidRDefault="00D708FE" w:rsidP="00D708FE">
            <w:pPr>
              <w:pStyle w:val="XML1"/>
              <w:rPr>
                <w:ins w:id="19460" w:author="Thomas Dietz" w:date="2012-08-08T16:18:00Z"/>
              </w:rPr>
            </w:pPr>
            <w:ins w:id="19461" w:author="Thomas Dietz" w:date="2012-08-08T16:18:00Z">
              <w:r>
                <w:t xml:space="preserve">      &lt;xs:element name="port-statistics"  type="xs:boolean"&gt;</w:t>
              </w:r>
            </w:ins>
          </w:p>
          <w:p w14:paraId="03DD9707" w14:textId="77777777" w:rsidR="00D708FE" w:rsidRDefault="00D708FE" w:rsidP="00D708FE">
            <w:pPr>
              <w:pStyle w:val="XML1"/>
              <w:rPr>
                <w:ins w:id="19462" w:author="Thomas Dietz" w:date="2012-08-08T16:18:00Z"/>
              </w:rPr>
            </w:pPr>
            <w:ins w:id="19463" w:author="Thomas Dietz" w:date="2012-08-08T16:18:00Z">
              <w:r>
                <w:t xml:space="preserve">        &lt;xs:annotation&gt;</w:t>
              </w:r>
            </w:ins>
          </w:p>
          <w:p w14:paraId="66F79AF1" w14:textId="77777777" w:rsidR="00D708FE" w:rsidRDefault="00D708FE" w:rsidP="00D708FE">
            <w:pPr>
              <w:pStyle w:val="XML1"/>
              <w:rPr>
                <w:ins w:id="19464" w:author="Thomas Dietz" w:date="2012-08-08T16:18:00Z"/>
              </w:rPr>
            </w:pPr>
            <w:ins w:id="19465" w:author="Thomas Dietz" w:date="2012-08-08T16:18:00Z">
              <w:r>
                <w:t xml:space="preserve">          &lt;xs:documentation&gt;</w:t>
              </w:r>
            </w:ins>
          </w:p>
          <w:p w14:paraId="4400009E" w14:textId="77777777" w:rsidR="00D708FE" w:rsidRDefault="00D708FE" w:rsidP="00D708FE">
            <w:pPr>
              <w:pStyle w:val="XML1"/>
              <w:rPr>
                <w:ins w:id="19466" w:author="Thomas Dietz" w:date="2012-08-08T16:18:00Z"/>
              </w:rPr>
            </w:pPr>
            <w:ins w:id="19467" w:author="Thomas Dietz" w:date="2012-08-08T16:18:00Z">
              <w:r>
                <w:t xml:space="preserve">            Specifies if the logical switch supports port</w:t>
              </w:r>
            </w:ins>
          </w:p>
          <w:p w14:paraId="4F248AE9" w14:textId="77777777" w:rsidR="00D708FE" w:rsidRDefault="00D708FE" w:rsidP="00D708FE">
            <w:pPr>
              <w:pStyle w:val="XML1"/>
              <w:rPr>
                <w:ins w:id="19468" w:author="Thomas Dietz" w:date="2012-08-08T16:18:00Z"/>
              </w:rPr>
            </w:pPr>
            <w:ins w:id="19469" w:author="Thomas Dietz" w:date="2012-08-08T16:18:00Z">
              <w:r>
                <w:t xml:space="preserve">            statistics.</w:t>
              </w:r>
            </w:ins>
          </w:p>
          <w:p w14:paraId="47F1DA7F" w14:textId="77777777" w:rsidR="00D708FE" w:rsidRDefault="00D708FE" w:rsidP="00D708FE">
            <w:pPr>
              <w:pStyle w:val="XML1"/>
              <w:rPr>
                <w:ins w:id="19470" w:author="Thomas Dietz" w:date="2012-08-08T16:18:00Z"/>
              </w:rPr>
            </w:pPr>
            <w:ins w:id="19471" w:author="Thomas Dietz" w:date="2012-08-08T16:18:00Z">
              <w:r>
                <w:t xml:space="preserve">          &lt;/xs:documentation&gt;</w:t>
              </w:r>
            </w:ins>
          </w:p>
          <w:p w14:paraId="2458096A" w14:textId="77777777" w:rsidR="00D708FE" w:rsidRDefault="00D708FE" w:rsidP="00D708FE">
            <w:pPr>
              <w:pStyle w:val="XML1"/>
              <w:rPr>
                <w:ins w:id="19472" w:author="Thomas Dietz" w:date="2012-08-08T16:18:00Z"/>
              </w:rPr>
            </w:pPr>
            <w:ins w:id="19473" w:author="Thomas Dietz" w:date="2012-08-08T16:18:00Z">
              <w:r>
                <w:lastRenderedPageBreak/>
                <w:t xml:space="preserve">        &lt;/xs:annotation&gt;</w:t>
              </w:r>
            </w:ins>
          </w:p>
          <w:p w14:paraId="606DE1BA" w14:textId="77777777" w:rsidR="00D708FE" w:rsidRDefault="00D708FE" w:rsidP="00D708FE">
            <w:pPr>
              <w:pStyle w:val="XML1"/>
              <w:rPr>
                <w:ins w:id="19474" w:author="Thomas Dietz" w:date="2012-08-08T16:18:00Z"/>
              </w:rPr>
            </w:pPr>
            <w:ins w:id="19475" w:author="Thomas Dietz" w:date="2012-08-08T16:18:00Z">
              <w:r>
                <w:t xml:space="preserve">      &lt;/xs:element&gt;</w:t>
              </w:r>
            </w:ins>
          </w:p>
          <w:p w14:paraId="72797B94" w14:textId="77777777" w:rsidR="00D708FE" w:rsidRDefault="00D708FE" w:rsidP="00D708FE">
            <w:pPr>
              <w:pStyle w:val="XML1"/>
              <w:rPr>
                <w:ins w:id="19476" w:author="Thomas Dietz" w:date="2012-08-08T16:18:00Z"/>
              </w:rPr>
            </w:pPr>
            <w:ins w:id="19477" w:author="Thomas Dietz" w:date="2012-08-08T16:18:00Z">
              <w:r>
                <w:t xml:space="preserve">      &lt;xs:element name="group-statistics"  type="xs:boolean"&gt;</w:t>
              </w:r>
            </w:ins>
          </w:p>
          <w:p w14:paraId="3986C2E5" w14:textId="77777777" w:rsidR="00D708FE" w:rsidRDefault="00D708FE" w:rsidP="00D708FE">
            <w:pPr>
              <w:pStyle w:val="XML1"/>
              <w:rPr>
                <w:ins w:id="19478" w:author="Thomas Dietz" w:date="2012-08-08T16:18:00Z"/>
              </w:rPr>
            </w:pPr>
            <w:ins w:id="19479" w:author="Thomas Dietz" w:date="2012-08-08T16:18:00Z">
              <w:r>
                <w:t xml:space="preserve">        &lt;xs:annotation&gt;</w:t>
              </w:r>
            </w:ins>
          </w:p>
          <w:p w14:paraId="01EF94DA" w14:textId="77777777" w:rsidR="00D708FE" w:rsidRDefault="00D708FE" w:rsidP="00D708FE">
            <w:pPr>
              <w:pStyle w:val="XML1"/>
              <w:rPr>
                <w:ins w:id="19480" w:author="Thomas Dietz" w:date="2012-08-08T16:18:00Z"/>
              </w:rPr>
            </w:pPr>
            <w:ins w:id="19481" w:author="Thomas Dietz" w:date="2012-08-08T16:18:00Z">
              <w:r>
                <w:t xml:space="preserve">          &lt;xs:documentation&gt;</w:t>
              </w:r>
            </w:ins>
          </w:p>
          <w:p w14:paraId="5F2E1183" w14:textId="77777777" w:rsidR="00D708FE" w:rsidRDefault="00D708FE" w:rsidP="00D708FE">
            <w:pPr>
              <w:pStyle w:val="XML1"/>
              <w:rPr>
                <w:ins w:id="19482" w:author="Thomas Dietz" w:date="2012-08-08T16:18:00Z"/>
              </w:rPr>
            </w:pPr>
            <w:ins w:id="19483" w:author="Thomas Dietz" w:date="2012-08-08T16:18:00Z">
              <w:r>
                <w:t xml:space="preserve">            Specifies if the logical switch supports group</w:t>
              </w:r>
            </w:ins>
          </w:p>
          <w:p w14:paraId="0562AFC7" w14:textId="77777777" w:rsidR="00D708FE" w:rsidRDefault="00D708FE" w:rsidP="00D708FE">
            <w:pPr>
              <w:pStyle w:val="XML1"/>
              <w:rPr>
                <w:ins w:id="19484" w:author="Thomas Dietz" w:date="2012-08-08T16:18:00Z"/>
              </w:rPr>
            </w:pPr>
            <w:ins w:id="19485" w:author="Thomas Dietz" w:date="2012-08-08T16:18:00Z">
              <w:r>
                <w:t xml:space="preserve">            statistics.</w:t>
              </w:r>
            </w:ins>
          </w:p>
          <w:p w14:paraId="35FE1FF6" w14:textId="77777777" w:rsidR="00D708FE" w:rsidRDefault="00D708FE" w:rsidP="00D708FE">
            <w:pPr>
              <w:pStyle w:val="XML1"/>
              <w:rPr>
                <w:ins w:id="19486" w:author="Thomas Dietz" w:date="2012-08-08T16:18:00Z"/>
              </w:rPr>
            </w:pPr>
            <w:ins w:id="19487" w:author="Thomas Dietz" w:date="2012-08-08T16:18:00Z">
              <w:r>
                <w:t xml:space="preserve">          &lt;/xs:documentation&gt;</w:t>
              </w:r>
            </w:ins>
          </w:p>
          <w:p w14:paraId="711D02D2" w14:textId="77777777" w:rsidR="00D708FE" w:rsidRDefault="00D708FE" w:rsidP="00D708FE">
            <w:pPr>
              <w:pStyle w:val="XML1"/>
              <w:rPr>
                <w:ins w:id="19488" w:author="Thomas Dietz" w:date="2012-08-08T16:18:00Z"/>
              </w:rPr>
            </w:pPr>
            <w:ins w:id="19489" w:author="Thomas Dietz" w:date="2012-08-08T16:18:00Z">
              <w:r>
                <w:t xml:space="preserve">        &lt;/xs:annotation&gt;</w:t>
              </w:r>
            </w:ins>
          </w:p>
          <w:p w14:paraId="0102260F" w14:textId="77777777" w:rsidR="00D708FE" w:rsidRDefault="00D708FE" w:rsidP="00D708FE">
            <w:pPr>
              <w:pStyle w:val="XML1"/>
              <w:rPr>
                <w:ins w:id="19490" w:author="Thomas Dietz" w:date="2012-08-08T16:18:00Z"/>
              </w:rPr>
            </w:pPr>
            <w:ins w:id="19491" w:author="Thomas Dietz" w:date="2012-08-08T16:18:00Z">
              <w:r>
                <w:t xml:space="preserve">      &lt;/xs:element&gt;</w:t>
              </w:r>
            </w:ins>
          </w:p>
          <w:p w14:paraId="4A7AB2FD" w14:textId="77777777" w:rsidR="00D708FE" w:rsidRDefault="00D708FE" w:rsidP="00D708FE">
            <w:pPr>
              <w:pStyle w:val="XML1"/>
              <w:rPr>
                <w:ins w:id="19492" w:author="Thomas Dietz" w:date="2012-08-08T16:18:00Z"/>
              </w:rPr>
            </w:pPr>
            <w:ins w:id="19493" w:author="Thomas Dietz" w:date="2012-08-08T16:18:00Z">
              <w:r>
                <w:t xml:space="preserve">      &lt;xs:element name="queue-statistics"  type="xs:boolean"&gt;</w:t>
              </w:r>
            </w:ins>
          </w:p>
          <w:p w14:paraId="60316DD3" w14:textId="77777777" w:rsidR="00D708FE" w:rsidRDefault="00D708FE" w:rsidP="00D708FE">
            <w:pPr>
              <w:pStyle w:val="XML1"/>
              <w:rPr>
                <w:ins w:id="19494" w:author="Thomas Dietz" w:date="2012-08-08T16:18:00Z"/>
              </w:rPr>
            </w:pPr>
            <w:ins w:id="19495" w:author="Thomas Dietz" w:date="2012-08-08T16:18:00Z">
              <w:r>
                <w:t xml:space="preserve">        &lt;xs:annotation&gt;</w:t>
              </w:r>
            </w:ins>
          </w:p>
          <w:p w14:paraId="634F1BC1" w14:textId="77777777" w:rsidR="00D708FE" w:rsidRDefault="00D708FE" w:rsidP="00D708FE">
            <w:pPr>
              <w:pStyle w:val="XML1"/>
              <w:rPr>
                <w:ins w:id="19496" w:author="Thomas Dietz" w:date="2012-08-08T16:18:00Z"/>
              </w:rPr>
            </w:pPr>
            <w:ins w:id="19497" w:author="Thomas Dietz" w:date="2012-08-08T16:18:00Z">
              <w:r>
                <w:t xml:space="preserve">          &lt;xs:documentation&gt;</w:t>
              </w:r>
            </w:ins>
          </w:p>
          <w:p w14:paraId="6CE8AEBA" w14:textId="77777777" w:rsidR="00D708FE" w:rsidRDefault="00D708FE" w:rsidP="00D708FE">
            <w:pPr>
              <w:pStyle w:val="XML1"/>
              <w:rPr>
                <w:ins w:id="19498" w:author="Thomas Dietz" w:date="2012-08-08T16:18:00Z"/>
              </w:rPr>
            </w:pPr>
            <w:ins w:id="19499" w:author="Thomas Dietz" w:date="2012-08-08T16:18:00Z">
              <w:r>
                <w:t xml:space="preserve">            Specifies if the logical switch supports queue</w:t>
              </w:r>
            </w:ins>
          </w:p>
          <w:p w14:paraId="3583F9D3" w14:textId="77777777" w:rsidR="00D708FE" w:rsidRDefault="00D708FE" w:rsidP="00D708FE">
            <w:pPr>
              <w:pStyle w:val="XML1"/>
              <w:rPr>
                <w:ins w:id="19500" w:author="Thomas Dietz" w:date="2012-08-08T16:18:00Z"/>
              </w:rPr>
            </w:pPr>
            <w:ins w:id="19501" w:author="Thomas Dietz" w:date="2012-08-08T16:18:00Z">
              <w:r>
                <w:t xml:space="preserve">            statistics.</w:t>
              </w:r>
            </w:ins>
          </w:p>
          <w:p w14:paraId="2313EED8" w14:textId="77777777" w:rsidR="00D708FE" w:rsidRDefault="00D708FE" w:rsidP="00D708FE">
            <w:pPr>
              <w:pStyle w:val="XML1"/>
              <w:rPr>
                <w:ins w:id="19502" w:author="Thomas Dietz" w:date="2012-08-08T16:18:00Z"/>
              </w:rPr>
            </w:pPr>
            <w:ins w:id="19503" w:author="Thomas Dietz" w:date="2012-08-08T16:18:00Z">
              <w:r>
                <w:t xml:space="preserve">          &lt;/xs:documentation&gt;</w:t>
              </w:r>
            </w:ins>
          </w:p>
          <w:p w14:paraId="4EBE8A1E" w14:textId="77777777" w:rsidR="00D708FE" w:rsidRDefault="00D708FE" w:rsidP="00D708FE">
            <w:pPr>
              <w:pStyle w:val="XML1"/>
              <w:rPr>
                <w:ins w:id="19504" w:author="Thomas Dietz" w:date="2012-08-08T16:18:00Z"/>
              </w:rPr>
            </w:pPr>
            <w:ins w:id="19505" w:author="Thomas Dietz" w:date="2012-08-08T16:18:00Z">
              <w:r>
                <w:t xml:space="preserve">        &lt;/xs:annotation&gt;</w:t>
              </w:r>
            </w:ins>
          </w:p>
          <w:p w14:paraId="7EC57CD5" w14:textId="77777777" w:rsidR="00D708FE" w:rsidRDefault="00D708FE" w:rsidP="00D708FE">
            <w:pPr>
              <w:pStyle w:val="XML1"/>
              <w:rPr>
                <w:ins w:id="19506" w:author="Thomas Dietz" w:date="2012-08-08T16:18:00Z"/>
              </w:rPr>
            </w:pPr>
            <w:ins w:id="19507" w:author="Thomas Dietz" w:date="2012-08-08T16:18:00Z">
              <w:r>
                <w:t xml:space="preserve">      &lt;/xs:element&gt;</w:t>
              </w:r>
            </w:ins>
          </w:p>
          <w:p w14:paraId="7952F2B5" w14:textId="77777777" w:rsidR="00D708FE" w:rsidRDefault="00D708FE" w:rsidP="00D708FE">
            <w:pPr>
              <w:pStyle w:val="XML1"/>
              <w:rPr>
                <w:ins w:id="19508" w:author="Thomas Dietz" w:date="2012-08-08T16:18:00Z"/>
              </w:rPr>
            </w:pPr>
            <w:ins w:id="19509" w:author="Thomas Dietz" w:date="2012-08-08T16:18:00Z">
              <w:r>
                <w:t xml:space="preserve">      &lt;xs:element name="reassemble-ip-fragments"  type="xs:boolean"&gt;</w:t>
              </w:r>
            </w:ins>
          </w:p>
          <w:p w14:paraId="7E360934" w14:textId="77777777" w:rsidR="00D708FE" w:rsidRDefault="00D708FE" w:rsidP="00D708FE">
            <w:pPr>
              <w:pStyle w:val="XML1"/>
              <w:rPr>
                <w:ins w:id="19510" w:author="Thomas Dietz" w:date="2012-08-08T16:18:00Z"/>
              </w:rPr>
            </w:pPr>
            <w:ins w:id="19511" w:author="Thomas Dietz" w:date="2012-08-08T16:18:00Z">
              <w:r>
                <w:t xml:space="preserve">        &lt;xs:annotation&gt;</w:t>
              </w:r>
            </w:ins>
          </w:p>
          <w:p w14:paraId="7A0C0F0A" w14:textId="77777777" w:rsidR="00D708FE" w:rsidRDefault="00D708FE" w:rsidP="00D708FE">
            <w:pPr>
              <w:pStyle w:val="XML1"/>
              <w:rPr>
                <w:ins w:id="19512" w:author="Thomas Dietz" w:date="2012-08-08T16:18:00Z"/>
              </w:rPr>
            </w:pPr>
            <w:ins w:id="19513" w:author="Thomas Dietz" w:date="2012-08-08T16:18:00Z">
              <w:r>
                <w:t xml:space="preserve">          &lt;xs:documentation&gt;</w:t>
              </w:r>
            </w:ins>
          </w:p>
          <w:p w14:paraId="3BA9FC47" w14:textId="77777777" w:rsidR="00D708FE" w:rsidRDefault="00D708FE" w:rsidP="00D708FE">
            <w:pPr>
              <w:pStyle w:val="XML1"/>
              <w:rPr>
                <w:ins w:id="19514" w:author="Thomas Dietz" w:date="2012-08-08T16:18:00Z"/>
              </w:rPr>
            </w:pPr>
            <w:ins w:id="19515" w:author="Thomas Dietz" w:date="2012-08-08T16:18:00Z">
              <w:r>
                <w:t xml:space="preserve">            Specifies if the logical switch supports</w:t>
              </w:r>
            </w:ins>
          </w:p>
          <w:p w14:paraId="033FFD33" w14:textId="77777777" w:rsidR="00D708FE" w:rsidRDefault="00D708FE" w:rsidP="00D708FE">
            <w:pPr>
              <w:pStyle w:val="XML1"/>
              <w:rPr>
                <w:ins w:id="19516" w:author="Thomas Dietz" w:date="2012-08-08T16:18:00Z"/>
              </w:rPr>
            </w:pPr>
            <w:ins w:id="19517" w:author="Thomas Dietz" w:date="2012-08-08T16:18:00Z">
              <w:r>
                <w:t xml:space="preserve">            reassemble IP fragments.</w:t>
              </w:r>
            </w:ins>
          </w:p>
          <w:p w14:paraId="48E132FE" w14:textId="77777777" w:rsidR="00D708FE" w:rsidRDefault="00D708FE" w:rsidP="00D708FE">
            <w:pPr>
              <w:pStyle w:val="XML1"/>
              <w:rPr>
                <w:ins w:id="19518" w:author="Thomas Dietz" w:date="2012-08-08T16:18:00Z"/>
              </w:rPr>
            </w:pPr>
            <w:ins w:id="19519" w:author="Thomas Dietz" w:date="2012-08-08T16:18:00Z">
              <w:r>
                <w:t xml:space="preserve">          &lt;/xs:documentation&gt;</w:t>
              </w:r>
            </w:ins>
          </w:p>
          <w:p w14:paraId="026E0D3A" w14:textId="77777777" w:rsidR="00D708FE" w:rsidRDefault="00D708FE" w:rsidP="00D708FE">
            <w:pPr>
              <w:pStyle w:val="XML1"/>
              <w:rPr>
                <w:ins w:id="19520" w:author="Thomas Dietz" w:date="2012-08-08T16:18:00Z"/>
              </w:rPr>
            </w:pPr>
            <w:ins w:id="19521" w:author="Thomas Dietz" w:date="2012-08-08T16:18:00Z">
              <w:r>
                <w:t xml:space="preserve">        &lt;/xs:annotation&gt;</w:t>
              </w:r>
            </w:ins>
          </w:p>
          <w:p w14:paraId="52FE111B" w14:textId="77777777" w:rsidR="00D708FE" w:rsidRDefault="00D708FE" w:rsidP="00D708FE">
            <w:pPr>
              <w:pStyle w:val="XML1"/>
              <w:rPr>
                <w:ins w:id="19522" w:author="Thomas Dietz" w:date="2012-08-08T16:18:00Z"/>
              </w:rPr>
            </w:pPr>
            <w:ins w:id="19523" w:author="Thomas Dietz" w:date="2012-08-08T16:18:00Z">
              <w:r>
                <w:t xml:space="preserve">      &lt;/xs:element&gt;</w:t>
              </w:r>
            </w:ins>
          </w:p>
          <w:p w14:paraId="77E32B00" w14:textId="77777777" w:rsidR="00D708FE" w:rsidRDefault="00D708FE" w:rsidP="00D708FE">
            <w:pPr>
              <w:pStyle w:val="XML1"/>
              <w:rPr>
                <w:ins w:id="19524" w:author="Thomas Dietz" w:date="2012-08-08T16:18:00Z"/>
              </w:rPr>
            </w:pPr>
            <w:ins w:id="19525" w:author="Thomas Dietz" w:date="2012-08-08T16:18:00Z">
              <w:r>
                <w:t xml:space="preserve">      &lt;xs:element name="block-looping-ports"  type="xs:boolean"&gt;</w:t>
              </w:r>
            </w:ins>
          </w:p>
          <w:p w14:paraId="60F588F2" w14:textId="77777777" w:rsidR="00D708FE" w:rsidRDefault="00D708FE" w:rsidP="00D708FE">
            <w:pPr>
              <w:pStyle w:val="XML1"/>
              <w:rPr>
                <w:ins w:id="19526" w:author="Thomas Dietz" w:date="2012-08-08T16:18:00Z"/>
              </w:rPr>
            </w:pPr>
            <w:ins w:id="19527" w:author="Thomas Dietz" w:date="2012-08-08T16:18:00Z">
              <w:r>
                <w:t xml:space="preserve">        &lt;xs:annotation&gt;</w:t>
              </w:r>
            </w:ins>
          </w:p>
          <w:p w14:paraId="4693A5F9" w14:textId="77777777" w:rsidR="00D708FE" w:rsidRDefault="00D708FE" w:rsidP="00D708FE">
            <w:pPr>
              <w:pStyle w:val="XML1"/>
              <w:rPr>
                <w:ins w:id="19528" w:author="Thomas Dietz" w:date="2012-08-08T16:18:00Z"/>
              </w:rPr>
            </w:pPr>
            <w:ins w:id="19529" w:author="Thomas Dietz" w:date="2012-08-08T16:18:00Z">
              <w:r>
                <w:t xml:space="preserve">          &lt;xs:documentation&gt;</w:t>
              </w:r>
            </w:ins>
          </w:p>
          <w:p w14:paraId="2953172D" w14:textId="77777777" w:rsidR="00D708FE" w:rsidRDefault="00D708FE" w:rsidP="00D708FE">
            <w:pPr>
              <w:pStyle w:val="XML1"/>
              <w:rPr>
                <w:ins w:id="19530" w:author="Thomas Dietz" w:date="2012-08-08T16:18:00Z"/>
              </w:rPr>
            </w:pPr>
            <w:ins w:id="19531" w:author="Thomas Dietz" w:date="2012-08-08T16:18:00Z">
              <w:r>
                <w:t xml:space="preserve">            'true' indicates that a switch protocol outside</w:t>
              </w:r>
            </w:ins>
          </w:p>
          <w:p w14:paraId="73ACEB64" w14:textId="77777777" w:rsidR="00D708FE" w:rsidRDefault="00D708FE" w:rsidP="00D708FE">
            <w:pPr>
              <w:pStyle w:val="XML1"/>
              <w:rPr>
                <w:ins w:id="19532" w:author="Thomas Dietz" w:date="2012-08-08T16:18:00Z"/>
              </w:rPr>
            </w:pPr>
            <w:ins w:id="19533" w:author="Thomas Dietz" w:date="2012-08-08T16:18:00Z">
              <w:r>
                <w:t xml:space="preserve">            of OpenFlow, such as 802.1D Spanning Tree, will detect</w:t>
              </w:r>
            </w:ins>
          </w:p>
          <w:p w14:paraId="4BCF578F" w14:textId="77777777" w:rsidR="00D708FE" w:rsidRDefault="00D708FE" w:rsidP="00D708FE">
            <w:pPr>
              <w:pStyle w:val="XML1"/>
              <w:rPr>
                <w:ins w:id="19534" w:author="Thomas Dietz" w:date="2012-08-08T16:18:00Z"/>
              </w:rPr>
            </w:pPr>
            <w:ins w:id="19535" w:author="Thomas Dietz" w:date="2012-08-08T16:18:00Z">
              <w:r>
                <w:t xml:space="preserve">            topology loops and block ports to prevent packet loops.</w:t>
              </w:r>
            </w:ins>
          </w:p>
          <w:p w14:paraId="6C5EE8EE" w14:textId="77777777" w:rsidR="00D708FE" w:rsidRDefault="00D708FE" w:rsidP="00D708FE">
            <w:pPr>
              <w:pStyle w:val="XML1"/>
              <w:rPr>
                <w:ins w:id="19536" w:author="Thomas Dietz" w:date="2012-08-08T16:18:00Z"/>
              </w:rPr>
            </w:pPr>
            <w:ins w:id="19537" w:author="Thomas Dietz" w:date="2012-08-08T16:18:00Z">
              <w:r>
                <w:t xml:space="preserve">          &lt;/xs:documentation&gt;</w:t>
              </w:r>
            </w:ins>
          </w:p>
          <w:p w14:paraId="101AE674" w14:textId="77777777" w:rsidR="00D708FE" w:rsidRDefault="00D708FE" w:rsidP="00D708FE">
            <w:pPr>
              <w:pStyle w:val="XML1"/>
              <w:rPr>
                <w:ins w:id="19538" w:author="Thomas Dietz" w:date="2012-08-08T16:18:00Z"/>
              </w:rPr>
            </w:pPr>
            <w:ins w:id="19539" w:author="Thomas Dietz" w:date="2012-08-08T16:18:00Z">
              <w:r>
                <w:t xml:space="preserve">        &lt;/xs:annotation&gt;</w:t>
              </w:r>
            </w:ins>
          </w:p>
          <w:p w14:paraId="7307AA82" w14:textId="77777777" w:rsidR="00D708FE" w:rsidRDefault="00D708FE" w:rsidP="00D708FE">
            <w:pPr>
              <w:pStyle w:val="XML1"/>
              <w:rPr>
                <w:ins w:id="19540" w:author="Thomas Dietz" w:date="2012-08-08T16:18:00Z"/>
              </w:rPr>
            </w:pPr>
            <w:ins w:id="19541" w:author="Thomas Dietz" w:date="2012-08-08T16:18:00Z">
              <w:r>
                <w:t xml:space="preserve">      &lt;/xs:element&gt;</w:t>
              </w:r>
            </w:ins>
          </w:p>
          <w:p w14:paraId="08252A2D" w14:textId="77777777" w:rsidR="00D708FE" w:rsidRDefault="00D708FE" w:rsidP="00D708FE">
            <w:pPr>
              <w:pStyle w:val="XML1"/>
              <w:rPr>
                <w:ins w:id="19542" w:author="Thomas Dietz" w:date="2012-08-08T16:18:00Z"/>
              </w:rPr>
            </w:pPr>
            <w:ins w:id="19543" w:author="Thomas Dietz" w:date="2012-08-08T16:18:00Z">
              <w:r>
                <w:t xml:space="preserve">      &lt;xs:element name="reserved-port-types"&gt;</w:t>
              </w:r>
            </w:ins>
          </w:p>
          <w:p w14:paraId="14CFB7DF" w14:textId="77777777" w:rsidR="00D708FE" w:rsidRDefault="00D708FE" w:rsidP="00D708FE">
            <w:pPr>
              <w:pStyle w:val="XML1"/>
              <w:rPr>
                <w:ins w:id="19544" w:author="Thomas Dietz" w:date="2012-08-08T16:18:00Z"/>
              </w:rPr>
            </w:pPr>
            <w:ins w:id="19545" w:author="Thomas Dietz" w:date="2012-08-08T16:18:00Z">
              <w:r>
                <w:t xml:space="preserve">        &lt;xs:annotation&gt;</w:t>
              </w:r>
            </w:ins>
          </w:p>
          <w:p w14:paraId="7FCDB056" w14:textId="77777777" w:rsidR="00D708FE" w:rsidRDefault="00D708FE" w:rsidP="00D708FE">
            <w:pPr>
              <w:pStyle w:val="XML1"/>
              <w:rPr>
                <w:ins w:id="19546" w:author="Thomas Dietz" w:date="2012-08-08T16:18:00Z"/>
              </w:rPr>
            </w:pPr>
            <w:ins w:id="19547" w:author="Thomas Dietz" w:date="2012-08-08T16:18:00Z">
              <w:r>
                <w:t xml:space="preserve">          &lt;xs:documentation&gt;</w:t>
              </w:r>
            </w:ins>
          </w:p>
          <w:p w14:paraId="10F2DAA4" w14:textId="77777777" w:rsidR="00D708FE" w:rsidRDefault="00D708FE" w:rsidP="00D708FE">
            <w:pPr>
              <w:pStyle w:val="XML1"/>
              <w:rPr>
                <w:ins w:id="19548" w:author="Thomas Dietz" w:date="2012-08-08T16:18:00Z"/>
              </w:rPr>
            </w:pPr>
            <w:ins w:id="19549" w:author="Thomas Dietz" w:date="2012-08-08T16:18:00Z">
              <w:r>
                <w:t xml:space="preserve">            Specify generic forwarding actions such as</w:t>
              </w:r>
            </w:ins>
          </w:p>
          <w:p w14:paraId="4FBA81BF" w14:textId="77777777" w:rsidR="00D708FE" w:rsidRDefault="00D708FE" w:rsidP="00D708FE">
            <w:pPr>
              <w:pStyle w:val="XML1"/>
              <w:rPr>
                <w:ins w:id="19550" w:author="Thomas Dietz" w:date="2012-08-08T16:18:00Z"/>
              </w:rPr>
            </w:pPr>
            <w:ins w:id="19551" w:author="Thomas Dietz" w:date="2012-08-08T16:18:00Z">
              <w:r>
                <w:t xml:space="preserve">            sending to the controller, flooding, or forwarding using</w:t>
              </w:r>
            </w:ins>
          </w:p>
          <w:p w14:paraId="411050C2" w14:textId="77777777" w:rsidR="00D708FE" w:rsidRDefault="00D708FE" w:rsidP="00D708FE">
            <w:pPr>
              <w:pStyle w:val="XML1"/>
              <w:rPr>
                <w:ins w:id="19552" w:author="Thomas Dietz" w:date="2012-08-08T16:18:00Z"/>
              </w:rPr>
            </w:pPr>
            <w:ins w:id="19553" w:author="Thomas Dietz" w:date="2012-08-08T16:18:00Z">
              <w:r>
                <w:t xml:space="preserve">            non-OpenFlow methods, such as 'normal' switch processing.</w:t>
              </w:r>
            </w:ins>
          </w:p>
          <w:p w14:paraId="29F6EA2F" w14:textId="77777777" w:rsidR="00D708FE" w:rsidRDefault="00D708FE" w:rsidP="00D708FE">
            <w:pPr>
              <w:pStyle w:val="XML1"/>
              <w:rPr>
                <w:ins w:id="19554" w:author="Thomas Dietz" w:date="2012-08-08T16:18:00Z"/>
              </w:rPr>
            </w:pPr>
            <w:ins w:id="19555" w:author="Thomas Dietz" w:date="2012-08-08T16:18:00Z">
              <w:r>
                <w:t xml:space="preserve">          &lt;/xs:documentation&gt;</w:t>
              </w:r>
            </w:ins>
          </w:p>
          <w:p w14:paraId="0082E066" w14:textId="77777777" w:rsidR="00D708FE" w:rsidRDefault="00D708FE" w:rsidP="00D708FE">
            <w:pPr>
              <w:pStyle w:val="XML1"/>
              <w:rPr>
                <w:ins w:id="19556" w:author="Thomas Dietz" w:date="2012-08-08T16:18:00Z"/>
              </w:rPr>
            </w:pPr>
            <w:ins w:id="19557" w:author="Thomas Dietz" w:date="2012-08-08T16:18:00Z">
              <w:r>
                <w:t xml:space="preserve">        &lt;/xs:annotation&gt;</w:t>
              </w:r>
            </w:ins>
          </w:p>
          <w:p w14:paraId="37E75BEF" w14:textId="77777777" w:rsidR="00D708FE" w:rsidRDefault="00D708FE" w:rsidP="00D708FE">
            <w:pPr>
              <w:pStyle w:val="XML1"/>
              <w:rPr>
                <w:ins w:id="19558" w:author="Thomas Dietz" w:date="2012-08-08T16:18:00Z"/>
              </w:rPr>
            </w:pPr>
            <w:ins w:id="19559" w:author="Thomas Dietz" w:date="2012-08-08T16:18:00Z">
              <w:r>
                <w:t xml:space="preserve">        &lt;xs:complexType&gt;</w:t>
              </w:r>
            </w:ins>
          </w:p>
          <w:p w14:paraId="41BEA01D" w14:textId="77777777" w:rsidR="00D708FE" w:rsidRDefault="00D708FE" w:rsidP="00D708FE">
            <w:pPr>
              <w:pStyle w:val="XML1"/>
              <w:rPr>
                <w:ins w:id="19560" w:author="Thomas Dietz" w:date="2012-08-08T16:18:00Z"/>
              </w:rPr>
            </w:pPr>
            <w:ins w:id="19561" w:author="Thomas Dietz" w:date="2012-08-08T16:18:00Z">
              <w:r>
                <w:t xml:space="preserve">          &lt;xs:sequence&gt;</w:t>
              </w:r>
            </w:ins>
          </w:p>
          <w:p w14:paraId="491157FE" w14:textId="77777777" w:rsidR="00D708FE" w:rsidRDefault="00D708FE" w:rsidP="00D708FE">
            <w:pPr>
              <w:pStyle w:val="XML1"/>
              <w:rPr>
                <w:ins w:id="19562" w:author="Thomas Dietz" w:date="2012-08-08T16:18:00Z"/>
              </w:rPr>
            </w:pPr>
            <w:ins w:id="19563" w:author="Thomas Dietz" w:date="2012-08-08T16:18:00Z">
              <w:r>
                <w:t xml:space="preserve">            &lt;xs:element name="type" minOccurs="0" maxOccurs="unbounded"&gt;</w:t>
              </w:r>
            </w:ins>
          </w:p>
          <w:p w14:paraId="396994D9" w14:textId="77777777" w:rsidR="00D708FE" w:rsidRDefault="00D708FE" w:rsidP="00D708FE">
            <w:pPr>
              <w:pStyle w:val="XML1"/>
              <w:rPr>
                <w:ins w:id="19564" w:author="Thomas Dietz" w:date="2012-08-08T16:18:00Z"/>
              </w:rPr>
            </w:pPr>
            <w:ins w:id="19565" w:author="Thomas Dietz" w:date="2012-08-08T16:18:00Z">
              <w:r>
                <w:t xml:space="preserve">              &lt;xs:simpleType&gt;</w:t>
              </w:r>
            </w:ins>
          </w:p>
          <w:p w14:paraId="2280200D" w14:textId="77777777" w:rsidR="00D708FE" w:rsidRDefault="00D708FE" w:rsidP="00D708FE">
            <w:pPr>
              <w:pStyle w:val="XML1"/>
              <w:rPr>
                <w:ins w:id="19566" w:author="Thomas Dietz" w:date="2012-08-08T16:18:00Z"/>
              </w:rPr>
            </w:pPr>
            <w:ins w:id="19567" w:author="Thomas Dietz" w:date="2012-08-08T16:18:00Z">
              <w:r>
                <w:t xml:space="preserve">                &lt;xs:restriction base="xs:string"&gt;</w:t>
              </w:r>
            </w:ins>
          </w:p>
          <w:p w14:paraId="285A56AF" w14:textId="77777777" w:rsidR="00D708FE" w:rsidRDefault="00D708FE" w:rsidP="00D708FE">
            <w:pPr>
              <w:pStyle w:val="XML1"/>
              <w:rPr>
                <w:ins w:id="19568" w:author="Thomas Dietz" w:date="2012-08-08T16:18:00Z"/>
              </w:rPr>
            </w:pPr>
            <w:ins w:id="19569" w:author="Thomas Dietz" w:date="2012-08-08T16:18:00Z">
              <w:r>
                <w:t xml:space="preserve">                  &lt;xs:enumeration value="all"/&gt;</w:t>
              </w:r>
            </w:ins>
          </w:p>
          <w:p w14:paraId="2CBC47C0" w14:textId="77777777" w:rsidR="00D708FE" w:rsidRDefault="00D708FE" w:rsidP="00D708FE">
            <w:pPr>
              <w:pStyle w:val="XML1"/>
              <w:rPr>
                <w:ins w:id="19570" w:author="Thomas Dietz" w:date="2012-08-08T16:18:00Z"/>
              </w:rPr>
            </w:pPr>
            <w:ins w:id="19571" w:author="Thomas Dietz" w:date="2012-08-08T16:18:00Z">
              <w:r>
                <w:t xml:space="preserve">                  &lt;xs:enumeration value="controller"/&gt;</w:t>
              </w:r>
            </w:ins>
          </w:p>
          <w:p w14:paraId="4E1951DD" w14:textId="77777777" w:rsidR="00D708FE" w:rsidRDefault="00D708FE" w:rsidP="00D708FE">
            <w:pPr>
              <w:pStyle w:val="XML1"/>
              <w:rPr>
                <w:ins w:id="19572" w:author="Thomas Dietz" w:date="2012-08-08T16:18:00Z"/>
              </w:rPr>
            </w:pPr>
            <w:ins w:id="19573" w:author="Thomas Dietz" w:date="2012-08-08T16:18:00Z">
              <w:r>
                <w:t xml:space="preserve">                  &lt;xs:enumeration value="table"/&gt;</w:t>
              </w:r>
            </w:ins>
          </w:p>
          <w:p w14:paraId="3C665F35" w14:textId="77777777" w:rsidR="00D708FE" w:rsidRDefault="00D708FE" w:rsidP="00D708FE">
            <w:pPr>
              <w:pStyle w:val="XML1"/>
              <w:rPr>
                <w:ins w:id="19574" w:author="Thomas Dietz" w:date="2012-08-08T16:18:00Z"/>
              </w:rPr>
            </w:pPr>
            <w:ins w:id="19575" w:author="Thomas Dietz" w:date="2012-08-08T16:18:00Z">
              <w:r>
                <w:t xml:space="preserve">                  &lt;xs:enumeration value="inport"/&gt;</w:t>
              </w:r>
            </w:ins>
          </w:p>
          <w:p w14:paraId="3E5F3884" w14:textId="77777777" w:rsidR="00D708FE" w:rsidRDefault="00D708FE" w:rsidP="00D708FE">
            <w:pPr>
              <w:pStyle w:val="XML1"/>
              <w:rPr>
                <w:ins w:id="19576" w:author="Thomas Dietz" w:date="2012-08-08T16:18:00Z"/>
              </w:rPr>
            </w:pPr>
            <w:ins w:id="19577" w:author="Thomas Dietz" w:date="2012-08-08T16:18:00Z">
              <w:r>
                <w:t xml:space="preserve">                  &lt;xs:enumeration value="any"/&gt;</w:t>
              </w:r>
            </w:ins>
          </w:p>
          <w:p w14:paraId="6607E5A2" w14:textId="77777777" w:rsidR="00D708FE" w:rsidRDefault="00D708FE" w:rsidP="00D708FE">
            <w:pPr>
              <w:pStyle w:val="XML1"/>
              <w:rPr>
                <w:ins w:id="19578" w:author="Thomas Dietz" w:date="2012-08-08T16:18:00Z"/>
              </w:rPr>
            </w:pPr>
            <w:ins w:id="19579" w:author="Thomas Dietz" w:date="2012-08-08T16:18:00Z">
              <w:r>
                <w:t xml:space="preserve">                  &lt;xs:enumeration value="normal"/&gt;</w:t>
              </w:r>
            </w:ins>
          </w:p>
          <w:p w14:paraId="58017535" w14:textId="77777777" w:rsidR="00D708FE" w:rsidRDefault="00D708FE" w:rsidP="00D708FE">
            <w:pPr>
              <w:pStyle w:val="XML1"/>
              <w:rPr>
                <w:ins w:id="19580" w:author="Thomas Dietz" w:date="2012-08-08T16:18:00Z"/>
              </w:rPr>
            </w:pPr>
            <w:ins w:id="19581" w:author="Thomas Dietz" w:date="2012-08-08T16:18:00Z">
              <w:r>
                <w:t xml:space="preserve">                  &lt;xs:enumeration value="flood"/&gt;</w:t>
              </w:r>
            </w:ins>
          </w:p>
          <w:p w14:paraId="4AFA47AC" w14:textId="77777777" w:rsidR="00D708FE" w:rsidRDefault="00D708FE" w:rsidP="00D708FE">
            <w:pPr>
              <w:pStyle w:val="XML1"/>
              <w:rPr>
                <w:ins w:id="19582" w:author="Thomas Dietz" w:date="2012-08-08T16:18:00Z"/>
              </w:rPr>
            </w:pPr>
            <w:ins w:id="19583" w:author="Thomas Dietz" w:date="2012-08-08T16:18:00Z">
              <w:r>
                <w:t xml:space="preserve">                &lt;/xs:restriction&gt;</w:t>
              </w:r>
            </w:ins>
          </w:p>
          <w:p w14:paraId="7E9C6E04" w14:textId="77777777" w:rsidR="00D708FE" w:rsidRDefault="00D708FE" w:rsidP="00D708FE">
            <w:pPr>
              <w:pStyle w:val="XML1"/>
              <w:rPr>
                <w:ins w:id="19584" w:author="Thomas Dietz" w:date="2012-08-08T16:18:00Z"/>
              </w:rPr>
            </w:pPr>
            <w:ins w:id="19585" w:author="Thomas Dietz" w:date="2012-08-08T16:18:00Z">
              <w:r>
                <w:lastRenderedPageBreak/>
                <w:t xml:space="preserve">              &lt;/xs:simpleType&gt;</w:t>
              </w:r>
            </w:ins>
          </w:p>
          <w:p w14:paraId="52359C2B" w14:textId="77777777" w:rsidR="00D708FE" w:rsidRDefault="00D708FE" w:rsidP="00D708FE">
            <w:pPr>
              <w:pStyle w:val="XML1"/>
              <w:rPr>
                <w:ins w:id="19586" w:author="Thomas Dietz" w:date="2012-08-08T16:18:00Z"/>
              </w:rPr>
            </w:pPr>
            <w:ins w:id="19587" w:author="Thomas Dietz" w:date="2012-08-08T16:18:00Z">
              <w:r>
                <w:t xml:space="preserve">            &lt;/xs:element&gt;</w:t>
              </w:r>
            </w:ins>
          </w:p>
          <w:p w14:paraId="6DB4FC1A" w14:textId="77777777" w:rsidR="00D708FE" w:rsidRDefault="00D708FE" w:rsidP="00D708FE">
            <w:pPr>
              <w:pStyle w:val="XML1"/>
              <w:rPr>
                <w:ins w:id="19588" w:author="Thomas Dietz" w:date="2012-08-08T16:18:00Z"/>
              </w:rPr>
            </w:pPr>
            <w:ins w:id="19589" w:author="Thomas Dietz" w:date="2012-08-08T16:18:00Z">
              <w:r>
                <w:t xml:space="preserve">          &lt;/xs:sequence&gt;</w:t>
              </w:r>
            </w:ins>
          </w:p>
          <w:p w14:paraId="53387385" w14:textId="77777777" w:rsidR="00D708FE" w:rsidRDefault="00D708FE" w:rsidP="00D708FE">
            <w:pPr>
              <w:pStyle w:val="XML1"/>
              <w:rPr>
                <w:ins w:id="19590" w:author="Thomas Dietz" w:date="2012-08-08T16:18:00Z"/>
              </w:rPr>
            </w:pPr>
            <w:ins w:id="19591" w:author="Thomas Dietz" w:date="2012-08-08T16:18:00Z">
              <w:r>
                <w:t xml:space="preserve">        &lt;/xs:complexType&gt;</w:t>
              </w:r>
            </w:ins>
          </w:p>
          <w:p w14:paraId="37B49BBF" w14:textId="77777777" w:rsidR="00D708FE" w:rsidRDefault="00D708FE" w:rsidP="00D708FE">
            <w:pPr>
              <w:pStyle w:val="XML1"/>
              <w:rPr>
                <w:ins w:id="19592" w:author="Thomas Dietz" w:date="2012-08-08T16:18:00Z"/>
              </w:rPr>
            </w:pPr>
            <w:ins w:id="19593" w:author="Thomas Dietz" w:date="2012-08-08T16:18:00Z">
              <w:r>
                <w:t xml:space="preserve">      &lt;/xs:element&gt;</w:t>
              </w:r>
            </w:ins>
          </w:p>
          <w:p w14:paraId="26C7AD7A" w14:textId="77777777" w:rsidR="00D708FE" w:rsidRDefault="00D708FE" w:rsidP="00D708FE">
            <w:pPr>
              <w:pStyle w:val="XML1"/>
              <w:rPr>
                <w:ins w:id="19594" w:author="Thomas Dietz" w:date="2012-08-08T16:18:00Z"/>
              </w:rPr>
            </w:pPr>
            <w:ins w:id="19595" w:author="Thomas Dietz" w:date="2012-08-08T16:18:00Z">
              <w:r>
                <w:t xml:space="preserve">      &lt;xs:element name="group-types"&gt;</w:t>
              </w:r>
            </w:ins>
          </w:p>
          <w:p w14:paraId="5556F8E9" w14:textId="77777777" w:rsidR="00D708FE" w:rsidRDefault="00D708FE" w:rsidP="00D708FE">
            <w:pPr>
              <w:pStyle w:val="XML1"/>
              <w:rPr>
                <w:ins w:id="19596" w:author="Thomas Dietz" w:date="2012-08-08T16:18:00Z"/>
              </w:rPr>
            </w:pPr>
            <w:ins w:id="19597" w:author="Thomas Dietz" w:date="2012-08-08T16:18:00Z">
              <w:r>
                <w:t xml:space="preserve">        &lt;xs:annotation&gt;</w:t>
              </w:r>
            </w:ins>
          </w:p>
          <w:p w14:paraId="0497E973" w14:textId="77777777" w:rsidR="00D708FE" w:rsidRDefault="00D708FE" w:rsidP="00D708FE">
            <w:pPr>
              <w:pStyle w:val="XML1"/>
              <w:rPr>
                <w:ins w:id="19598" w:author="Thomas Dietz" w:date="2012-08-08T16:18:00Z"/>
              </w:rPr>
            </w:pPr>
            <w:ins w:id="19599" w:author="Thomas Dietz" w:date="2012-08-08T16:18:00Z">
              <w:r>
                <w:t xml:space="preserve">          &lt;xs:documentation&gt;</w:t>
              </w:r>
            </w:ins>
          </w:p>
          <w:p w14:paraId="52E39C58" w14:textId="77777777" w:rsidR="00D708FE" w:rsidRDefault="00D708FE" w:rsidP="00D708FE">
            <w:pPr>
              <w:pStyle w:val="XML1"/>
              <w:rPr>
                <w:ins w:id="19600" w:author="Thomas Dietz" w:date="2012-08-08T16:18:00Z"/>
              </w:rPr>
            </w:pPr>
            <w:ins w:id="19601" w:author="Thomas Dietz" w:date="2012-08-08T16:18:00Z">
              <w:r>
                <w:t xml:space="preserve">            Specify the group types supported by the logical</w:t>
              </w:r>
            </w:ins>
          </w:p>
          <w:p w14:paraId="00F1C552" w14:textId="77777777" w:rsidR="00D708FE" w:rsidRDefault="00D708FE" w:rsidP="00D708FE">
            <w:pPr>
              <w:pStyle w:val="XML1"/>
              <w:rPr>
                <w:ins w:id="19602" w:author="Thomas Dietz" w:date="2012-08-08T16:18:00Z"/>
              </w:rPr>
            </w:pPr>
            <w:ins w:id="19603" w:author="Thomas Dietz" w:date="2012-08-08T16:18:00Z">
              <w:r>
                <w:t xml:space="preserve">            switch.</w:t>
              </w:r>
            </w:ins>
          </w:p>
          <w:p w14:paraId="562B9D19" w14:textId="77777777" w:rsidR="00D708FE" w:rsidRDefault="00D708FE" w:rsidP="00D708FE">
            <w:pPr>
              <w:pStyle w:val="XML1"/>
              <w:rPr>
                <w:ins w:id="19604" w:author="Thomas Dietz" w:date="2012-08-08T16:18:00Z"/>
              </w:rPr>
            </w:pPr>
            <w:ins w:id="19605" w:author="Thomas Dietz" w:date="2012-08-08T16:18:00Z">
              <w:r>
                <w:t xml:space="preserve">          &lt;/xs:documentation&gt;</w:t>
              </w:r>
            </w:ins>
          </w:p>
          <w:p w14:paraId="6236BEC5" w14:textId="77777777" w:rsidR="00D708FE" w:rsidRDefault="00D708FE" w:rsidP="00D708FE">
            <w:pPr>
              <w:pStyle w:val="XML1"/>
              <w:rPr>
                <w:ins w:id="19606" w:author="Thomas Dietz" w:date="2012-08-08T16:18:00Z"/>
              </w:rPr>
            </w:pPr>
            <w:ins w:id="19607" w:author="Thomas Dietz" w:date="2012-08-08T16:18:00Z">
              <w:r>
                <w:t xml:space="preserve">        &lt;/xs:annotation&gt;</w:t>
              </w:r>
            </w:ins>
          </w:p>
          <w:p w14:paraId="69416614" w14:textId="77777777" w:rsidR="00D708FE" w:rsidRDefault="00D708FE" w:rsidP="00D708FE">
            <w:pPr>
              <w:pStyle w:val="XML1"/>
              <w:rPr>
                <w:ins w:id="19608" w:author="Thomas Dietz" w:date="2012-08-08T16:18:00Z"/>
              </w:rPr>
            </w:pPr>
            <w:ins w:id="19609" w:author="Thomas Dietz" w:date="2012-08-08T16:18:00Z">
              <w:r>
                <w:t xml:space="preserve">        &lt;xs:complexType&gt;</w:t>
              </w:r>
            </w:ins>
          </w:p>
          <w:p w14:paraId="0CF5F74B" w14:textId="77777777" w:rsidR="00D708FE" w:rsidRDefault="00D708FE" w:rsidP="00D708FE">
            <w:pPr>
              <w:pStyle w:val="XML1"/>
              <w:rPr>
                <w:ins w:id="19610" w:author="Thomas Dietz" w:date="2012-08-08T16:18:00Z"/>
              </w:rPr>
            </w:pPr>
            <w:ins w:id="19611" w:author="Thomas Dietz" w:date="2012-08-08T16:18:00Z">
              <w:r>
                <w:t xml:space="preserve">          &lt;xs:sequence&gt;</w:t>
              </w:r>
            </w:ins>
          </w:p>
          <w:p w14:paraId="531CAC8C" w14:textId="77777777" w:rsidR="00D708FE" w:rsidRDefault="00D708FE" w:rsidP="00D708FE">
            <w:pPr>
              <w:pStyle w:val="XML1"/>
              <w:rPr>
                <w:ins w:id="19612" w:author="Thomas Dietz" w:date="2012-08-08T16:18:00Z"/>
              </w:rPr>
            </w:pPr>
            <w:ins w:id="19613" w:author="Thomas Dietz" w:date="2012-08-08T16:18:00Z">
              <w:r>
                <w:t xml:space="preserve">            &lt;xs:element name="type" minOccurs="0" maxOccurs="unbounded"&gt;</w:t>
              </w:r>
            </w:ins>
          </w:p>
          <w:p w14:paraId="0E144876" w14:textId="77777777" w:rsidR="00D708FE" w:rsidRDefault="00D708FE" w:rsidP="00D708FE">
            <w:pPr>
              <w:pStyle w:val="XML1"/>
              <w:rPr>
                <w:ins w:id="19614" w:author="Thomas Dietz" w:date="2012-08-08T16:18:00Z"/>
              </w:rPr>
            </w:pPr>
            <w:ins w:id="19615" w:author="Thomas Dietz" w:date="2012-08-08T16:18:00Z">
              <w:r>
                <w:t xml:space="preserve">              &lt;xs:simpleType&gt;</w:t>
              </w:r>
            </w:ins>
          </w:p>
          <w:p w14:paraId="3B2C82ED" w14:textId="77777777" w:rsidR="00D708FE" w:rsidRDefault="00D708FE" w:rsidP="00D708FE">
            <w:pPr>
              <w:pStyle w:val="XML1"/>
              <w:rPr>
                <w:ins w:id="19616" w:author="Thomas Dietz" w:date="2012-08-08T16:18:00Z"/>
              </w:rPr>
            </w:pPr>
            <w:ins w:id="19617" w:author="Thomas Dietz" w:date="2012-08-08T16:18:00Z">
              <w:r>
                <w:t xml:space="preserve">                &lt;xs:restriction base="xs:string"&gt;</w:t>
              </w:r>
            </w:ins>
          </w:p>
          <w:p w14:paraId="35A79072" w14:textId="77777777" w:rsidR="00D708FE" w:rsidRDefault="00D708FE" w:rsidP="00D708FE">
            <w:pPr>
              <w:pStyle w:val="XML1"/>
              <w:rPr>
                <w:ins w:id="19618" w:author="Thomas Dietz" w:date="2012-08-08T16:18:00Z"/>
              </w:rPr>
            </w:pPr>
            <w:ins w:id="19619" w:author="Thomas Dietz" w:date="2012-08-08T16:18:00Z">
              <w:r>
                <w:t xml:space="preserve">                  &lt;xs:enumeration value="all"/&gt;</w:t>
              </w:r>
            </w:ins>
          </w:p>
          <w:p w14:paraId="785D30CA" w14:textId="77777777" w:rsidR="00D708FE" w:rsidRDefault="00D708FE" w:rsidP="00D708FE">
            <w:pPr>
              <w:pStyle w:val="XML1"/>
              <w:rPr>
                <w:ins w:id="19620" w:author="Thomas Dietz" w:date="2012-08-08T16:18:00Z"/>
              </w:rPr>
            </w:pPr>
            <w:ins w:id="19621" w:author="Thomas Dietz" w:date="2012-08-08T16:18:00Z">
              <w:r>
                <w:t xml:space="preserve">                  &lt;xs:enumeration value="select"/&gt;</w:t>
              </w:r>
            </w:ins>
          </w:p>
          <w:p w14:paraId="2A25AB3F" w14:textId="77777777" w:rsidR="00D708FE" w:rsidRDefault="00D708FE" w:rsidP="00D708FE">
            <w:pPr>
              <w:pStyle w:val="XML1"/>
              <w:rPr>
                <w:ins w:id="19622" w:author="Thomas Dietz" w:date="2012-08-08T16:18:00Z"/>
              </w:rPr>
            </w:pPr>
            <w:ins w:id="19623" w:author="Thomas Dietz" w:date="2012-08-08T16:18:00Z">
              <w:r>
                <w:t xml:space="preserve">                  &lt;xs:enumeration value="indirect"/&gt;</w:t>
              </w:r>
            </w:ins>
          </w:p>
          <w:p w14:paraId="02275F17" w14:textId="77777777" w:rsidR="00D708FE" w:rsidRDefault="00D708FE" w:rsidP="00D708FE">
            <w:pPr>
              <w:pStyle w:val="XML1"/>
              <w:rPr>
                <w:ins w:id="19624" w:author="Thomas Dietz" w:date="2012-08-08T16:18:00Z"/>
              </w:rPr>
            </w:pPr>
            <w:ins w:id="19625" w:author="Thomas Dietz" w:date="2012-08-08T16:18:00Z">
              <w:r>
                <w:t xml:space="preserve">                  &lt;xs:enumeration value="fast-failover"/&gt;</w:t>
              </w:r>
            </w:ins>
          </w:p>
          <w:p w14:paraId="3B77A89B" w14:textId="77777777" w:rsidR="00D708FE" w:rsidRDefault="00D708FE" w:rsidP="00D708FE">
            <w:pPr>
              <w:pStyle w:val="XML1"/>
              <w:rPr>
                <w:ins w:id="19626" w:author="Thomas Dietz" w:date="2012-08-08T16:18:00Z"/>
              </w:rPr>
            </w:pPr>
            <w:ins w:id="19627" w:author="Thomas Dietz" w:date="2012-08-08T16:18:00Z">
              <w:r>
                <w:t xml:space="preserve">                &lt;/xs:restriction&gt;</w:t>
              </w:r>
            </w:ins>
          </w:p>
          <w:p w14:paraId="788C2570" w14:textId="77777777" w:rsidR="00D708FE" w:rsidRDefault="00D708FE" w:rsidP="00D708FE">
            <w:pPr>
              <w:pStyle w:val="XML1"/>
              <w:rPr>
                <w:ins w:id="19628" w:author="Thomas Dietz" w:date="2012-08-08T16:18:00Z"/>
              </w:rPr>
            </w:pPr>
            <w:ins w:id="19629" w:author="Thomas Dietz" w:date="2012-08-08T16:18:00Z">
              <w:r>
                <w:t xml:space="preserve">              &lt;/xs:simpleType&gt;</w:t>
              </w:r>
            </w:ins>
          </w:p>
          <w:p w14:paraId="33853672" w14:textId="77777777" w:rsidR="00D708FE" w:rsidRDefault="00D708FE" w:rsidP="00D708FE">
            <w:pPr>
              <w:pStyle w:val="XML1"/>
              <w:rPr>
                <w:ins w:id="19630" w:author="Thomas Dietz" w:date="2012-08-08T16:18:00Z"/>
              </w:rPr>
            </w:pPr>
            <w:ins w:id="19631" w:author="Thomas Dietz" w:date="2012-08-08T16:18:00Z">
              <w:r>
                <w:t xml:space="preserve">            &lt;/xs:element&gt;</w:t>
              </w:r>
            </w:ins>
          </w:p>
          <w:p w14:paraId="18867787" w14:textId="77777777" w:rsidR="00D708FE" w:rsidRDefault="00D708FE" w:rsidP="00D708FE">
            <w:pPr>
              <w:pStyle w:val="XML1"/>
              <w:rPr>
                <w:ins w:id="19632" w:author="Thomas Dietz" w:date="2012-08-08T16:18:00Z"/>
              </w:rPr>
            </w:pPr>
            <w:ins w:id="19633" w:author="Thomas Dietz" w:date="2012-08-08T16:18:00Z">
              <w:r>
                <w:t xml:space="preserve">          &lt;/xs:sequence&gt;</w:t>
              </w:r>
            </w:ins>
          </w:p>
          <w:p w14:paraId="79A42DC9" w14:textId="77777777" w:rsidR="00D708FE" w:rsidRDefault="00D708FE" w:rsidP="00D708FE">
            <w:pPr>
              <w:pStyle w:val="XML1"/>
              <w:rPr>
                <w:ins w:id="19634" w:author="Thomas Dietz" w:date="2012-08-08T16:18:00Z"/>
              </w:rPr>
            </w:pPr>
            <w:ins w:id="19635" w:author="Thomas Dietz" w:date="2012-08-08T16:18:00Z">
              <w:r>
                <w:t xml:space="preserve">        &lt;/xs:complexType&gt;</w:t>
              </w:r>
            </w:ins>
          </w:p>
          <w:p w14:paraId="2A7D7D9E" w14:textId="77777777" w:rsidR="00D708FE" w:rsidRDefault="00D708FE" w:rsidP="00D708FE">
            <w:pPr>
              <w:pStyle w:val="XML1"/>
              <w:rPr>
                <w:ins w:id="19636" w:author="Thomas Dietz" w:date="2012-08-08T16:18:00Z"/>
              </w:rPr>
            </w:pPr>
            <w:ins w:id="19637" w:author="Thomas Dietz" w:date="2012-08-08T16:18:00Z">
              <w:r>
                <w:t xml:space="preserve">      &lt;/xs:element&gt;</w:t>
              </w:r>
            </w:ins>
          </w:p>
          <w:p w14:paraId="2B48EB25" w14:textId="77777777" w:rsidR="00D708FE" w:rsidRDefault="00D708FE" w:rsidP="00D708FE">
            <w:pPr>
              <w:pStyle w:val="XML1"/>
              <w:rPr>
                <w:ins w:id="19638" w:author="Thomas Dietz" w:date="2012-08-08T16:18:00Z"/>
              </w:rPr>
            </w:pPr>
            <w:ins w:id="19639" w:author="Thomas Dietz" w:date="2012-08-08T16:18:00Z">
              <w:r>
                <w:t xml:space="preserve">      &lt;xs:element name="group-capabilities"&gt;</w:t>
              </w:r>
            </w:ins>
          </w:p>
          <w:p w14:paraId="2771AEA1" w14:textId="77777777" w:rsidR="00D708FE" w:rsidRDefault="00D708FE" w:rsidP="00D708FE">
            <w:pPr>
              <w:pStyle w:val="XML1"/>
              <w:rPr>
                <w:ins w:id="19640" w:author="Thomas Dietz" w:date="2012-08-08T16:18:00Z"/>
              </w:rPr>
            </w:pPr>
            <w:ins w:id="19641" w:author="Thomas Dietz" w:date="2012-08-08T16:18:00Z">
              <w:r>
                <w:t xml:space="preserve">        &lt;xs:annotation&gt;</w:t>
              </w:r>
            </w:ins>
          </w:p>
          <w:p w14:paraId="4F451534" w14:textId="77777777" w:rsidR="00D708FE" w:rsidRDefault="00D708FE" w:rsidP="00D708FE">
            <w:pPr>
              <w:pStyle w:val="XML1"/>
              <w:rPr>
                <w:ins w:id="19642" w:author="Thomas Dietz" w:date="2012-08-08T16:18:00Z"/>
              </w:rPr>
            </w:pPr>
            <w:ins w:id="19643" w:author="Thomas Dietz" w:date="2012-08-08T16:18:00Z">
              <w:r>
                <w:t xml:space="preserve">          &lt;xs:documentation&gt;</w:t>
              </w:r>
            </w:ins>
          </w:p>
          <w:p w14:paraId="284B4701" w14:textId="77777777" w:rsidR="00D708FE" w:rsidRDefault="00D708FE" w:rsidP="00D708FE">
            <w:pPr>
              <w:pStyle w:val="XML1"/>
              <w:rPr>
                <w:ins w:id="19644" w:author="Thomas Dietz" w:date="2012-08-08T16:18:00Z"/>
              </w:rPr>
            </w:pPr>
            <w:ins w:id="19645" w:author="Thomas Dietz" w:date="2012-08-08T16:18:00Z">
              <w:r>
                <w:t xml:space="preserve">            Specify the group capabilities supported by the</w:t>
              </w:r>
            </w:ins>
          </w:p>
          <w:p w14:paraId="6AEFC668" w14:textId="77777777" w:rsidR="00D708FE" w:rsidRDefault="00D708FE" w:rsidP="00D708FE">
            <w:pPr>
              <w:pStyle w:val="XML1"/>
              <w:rPr>
                <w:ins w:id="19646" w:author="Thomas Dietz" w:date="2012-08-08T16:18:00Z"/>
              </w:rPr>
            </w:pPr>
            <w:ins w:id="19647" w:author="Thomas Dietz" w:date="2012-08-08T16:18:00Z">
              <w:r>
                <w:t xml:space="preserve">            logical switch.</w:t>
              </w:r>
            </w:ins>
          </w:p>
          <w:p w14:paraId="0B9B63D8" w14:textId="77777777" w:rsidR="00D708FE" w:rsidRDefault="00D708FE" w:rsidP="00D708FE">
            <w:pPr>
              <w:pStyle w:val="XML1"/>
              <w:rPr>
                <w:ins w:id="19648" w:author="Thomas Dietz" w:date="2012-08-08T16:18:00Z"/>
              </w:rPr>
            </w:pPr>
            <w:ins w:id="19649" w:author="Thomas Dietz" w:date="2012-08-08T16:18:00Z">
              <w:r>
                <w:t xml:space="preserve">          &lt;/xs:documentation&gt;</w:t>
              </w:r>
            </w:ins>
          </w:p>
          <w:p w14:paraId="635203B3" w14:textId="77777777" w:rsidR="00D708FE" w:rsidRDefault="00D708FE" w:rsidP="00D708FE">
            <w:pPr>
              <w:pStyle w:val="XML1"/>
              <w:rPr>
                <w:ins w:id="19650" w:author="Thomas Dietz" w:date="2012-08-08T16:18:00Z"/>
              </w:rPr>
            </w:pPr>
            <w:ins w:id="19651" w:author="Thomas Dietz" w:date="2012-08-08T16:18:00Z">
              <w:r>
                <w:t xml:space="preserve">        &lt;/xs:annotation&gt;</w:t>
              </w:r>
            </w:ins>
          </w:p>
          <w:p w14:paraId="5C64C6A3" w14:textId="77777777" w:rsidR="00D708FE" w:rsidRDefault="00D708FE" w:rsidP="00D708FE">
            <w:pPr>
              <w:pStyle w:val="XML1"/>
              <w:rPr>
                <w:ins w:id="19652" w:author="Thomas Dietz" w:date="2012-08-08T16:18:00Z"/>
              </w:rPr>
            </w:pPr>
            <w:ins w:id="19653" w:author="Thomas Dietz" w:date="2012-08-08T16:18:00Z">
              <w:r>
                <w:t xml:space="preserve">        &lt;xs:complexType&gt;</w:t>
              </w:r>
            </w:ins>
          </w:p>
          <w:p w14:paraId="2125488A" w14:textId="77777777" w:rsidR="00D708FE" w:rsidRDefault="00D708FE" w:rsidP="00D708FE">
            <w:pPr>
              <w:pStyle w:val="XML1"/>
              <w:rPr>
                <w:ins w:id="19654" w:author="Thomas Dietz" w:date="2012-08-08T16:18:00Z"/>
              </w:rPr>
            </w:pPr>
            <w:ins w:id="19655" w:author="Thomas Dietz" w:date="2012-08-08T16:18:00Z">
              <w:r>
                <w:t xml:space="preserve">          &lt;xs:sequence&gt;</w:t>
              </w:r>
            </w:ins>
          </w:p>
          <w:p w14:paraId="2E5C8A22" w14:textId="77777777" w:rsidR="00D708FE" w:rsidRDefault="00D708FE" w:rsidP="00D708FE">
            <w:pPr>
              <w:pStyle w:val="XML1"/>
              <w:rPr>
                <w:ins w:id="19656" w:author="Thomas Dietz" w:date="2012-08-08T16:18:00Z"/>
              </w:rPr>
            </w:pPr>
            <w:ins w:id="19657" w:author="Thomas Dietz" w:date="2012-08-08T16:18:00Z">
              <w:r>
                <w:t xml:space="preserve">            &lt;xs:element name="capability" minOccurs="0" maxOccurs="unbounded"&gt;</w:t>
              </w:r>
            </w:ins>
          </w:p>
          <w:p w14:paraId="2F2C1671" w14:textId="77777777" w:rsidR="00D708FE" w:rsidRDefault="00D708FE" w:rsidP="00D708FE">
            <w:pPr>
              <w:pStyle w:val="XML1"/>
              <w:rPr>
                <w:ins w:id="19658" w:author="Thomas Dietz" w:date="2012-08-08T16:18:00Z"/>
              </w:rPr>
            </w:pPr>
            <w:ins w:id="19659" w:author="Thomas Dietz" w:date="2012-08-08T16:18:00Z">
              <w:r>
                <w:t xml:space="preserve">              &lt;xs:simpleType&gt;</w:t>
              </w:r>
            </w:ins>
          </w:p>
          <w:p w14:paraId="4965A998" w14:textId="77777777" w:rsidR="00D708FE" w:rsidRDefault="00D708FE" w:rsidP="00D708FE">
            <w:pPr>
              <w:pStyle w:val="XML1"/>
              <w:rPr>
                <w:ins w:id="19660" w:author="Thomas Dietz" w:date="2012-08-08T16:18:00Z"/>
              </w:rPr>
            </w:pPr>
            <w:ins w:id="19661" w:author="Thomas Dietz" w:date="2012-08-08T16:18:00Z">
              <w:r>
                <w:t xml:space="preserve">                &lt;xs:restriction base="xs:string"&gt;</w:t>
              </w:r>
            </w:ins>
          </w:p>
          <w:p w14:paraId="5C27FD11" w14:textId="77777777" w:rsidR="00D708FE" w:rsidRDefault="00D708FE" w:rsidP="00D708FE">
            <w:pPr>
              <w:pStyle w:val="XML1"/>
              <w:rPr>
                <w:ins w:id="19662" w:author="Thomas Dietz" w:date="2012-08-08T16:18:00Z"/>
              </w:rPr>
            </w:pPr>
            <w:ins w:id="19663" w:author="Thomas Dietz" w:date="2012-08-08T16:18:00Z">
              <w:r>
                <w:t xml:space="preserve">                  &lt;xs:enumeration value="select-weight"/&gt;</w:t>
              </w:r>
            </w:ins>
          </w:p>
          <w:p w14:paraId="05244EA5" w14:textId="77777777" w:rsidR="00D708FE" w:rsidRDefault="00D708FE" w:rsidP="00D708FE">
            <w:pPr>
              <w:pStyle w:val="XML1"/>
              <w:rPr>
                <w:ins w:id="19664" w:author="Thomas Dietz" w:date="2012-08-08T16:18:00Z"/>
              </w:rPr>
            </w:pPr>
            <w:ins w:id="19665" w:author="Thomas Dietz" w:date="2012-08-08T16:18:00Z">
              <w:r>
                <w:t xml:space="preserve">                  &lt;xs:enumeration value="select-liveness"/&gt;</w:t>
              </w:r>
            </w:ins>
          </w:p>
          <w:p w14:paraId="5CE9BEC5" w14:textId="77777777" w:rsidR="00D708FE" w:rsidRDefault="00D708FE" w:rsidP="00D708FE">
            <w:pPr>
              <w:pStyle w:val="XML1"/>
              <w:rPr>
                <w:ins w:id="19666" w:author="Thomas Dietz" w:date="2012-08-08T16:18:00Z"/>
              </w:rPr>
            </w:pPr>
            <w:ins w:id="19667" w:author="Thomas Dietz" w:date="2012-08-08T16:18:00Z">
              <w:r>
                <w:t xml:space="preserve">                  &lt;xs:enumeration value="chaining"/&gt;</w:t>
              </w:r>
            </w:ins>
          </w:p>
          <w:p w14:paraId="0E487991" w14:textId="77777777" w:rsidR="00D708FE" w:rsidRDefault="00D708FE" w:rsidP="00D708FE">
            <w:pPr>
              <w:pStyle w:val="XML1"/>
              <w:rPr>
                <w:ins w:id="19668" w:author="Thomas Dietz" w:date="2012-08-08T16:18:00Z"/>
              </w:rPr>
            </w:pPr>
            <w:ins w:id="19669" w:author="Thomas Dietz" w:date="2012-08-08T16:18:00Z">
              <w:r>
                <w:t xml:space="preserve">                  &lt;xs:enumeration value="chaining-check"/&gt;</w:t>
              </w:r>
            </w:ins>
          </w:p>
          <w:p w14:paraId="0D6C55AB" w14:textId="77777777" w:rsidR="00D708FE" w:rsidRDefault="00D708FE" w:rsidP="00D708FE">
            <w:pPr>
              <w:pStyle w:val="XML1"/>
              <w:rPr>
                <w:ins w:id="19670" w:author="Thomas Dietz" w:date="2012-08-08T16:18:00Z"/>
              </w:rPr>
            </w:pPr>
            <w:ins w:id="19671" w:author="Thomas Dietz" w:date="2012-08-08T16:18:00Z">
              <w:r>
                <w:t xml:space="preserve">                &lt;/xs:restriction&gt;</w:t>
              </w:r>
            </w:ins>
          </w:p>
          <w:p w14:paraId="101F381F" w14:textId="77777777" w:rsidR="00D708FE" w:rsidRDefault="00D708FE" w:rsidP="00D708FE">
            <w:pPr>
              <w:pStyle w:val="XML1"/>
              <w:rPr>
                <w:ins w:id="19672" w:author="Thomas Dietz" w:date="2012-08-08T16:18:00Z"/>
              </w:rPr>
            </w:pPr>
            <w:ins w:id="19673" w:author="Thomas Dietz" w:date="2012-08-08T16:18:00Z">
              <w:r>
                <w:t xml:space="preserve">              &lt;/xs:simpleType&gt;</w:t>
              </w:r>
            </w:ins>
          </w:p>
          <w:p w14:paraId="18B8BD2E" w14:textId="77777777" w:rsidR="00D708FE" w:rsidRDefault="00D708FE" w:rsidP="00D708FE">
            <w:pPr>
              <w:pStyle w:val="XML1"/>
              <w:rPr>
                <w:ins w:id="19674" w:author="Thomas Dietz" w:date="2012-08-08T16:18:00Z"/>
              </w:rPr>
            </w:pPr>
            <w:ins w:id="19675" w:author="Thomas Dietz" w:date="2012-08-08T16:18:00Z">
              <w:r>
                <w:t xml:space="preserve">            &lt;/xs:element&gt;</w:t>
              </w:r>
            </w:ins>
          </w:p>
          <w:p w14:paraId="023E3EDE" w14:textId="77777777" w:rsidR="00D708FE" w:rsidRDefault="00D708FE" w:rsidP="00D708FE">
            <w:pPr>
              <w:pStyle w:val="XML1"/>
              <w:rPr>
                <w:ins w:id="19676" w:author="Thomas Dietz" w:date="2012-08-08T16:18:00Z"/>
              </w:rPr>
            </w:pPr>
            <w:ins w:id="19677" w:author="Thomas Dietz" w:date="2012-08-08T16:18:00Z">
              <w:r>
                <w:t xml:space="preserve">          &lt;/xs:sequence&gt;</w:t>
              </w:r>
            </w:ins>
          </w:p>
          <w:p w14:paraId="28FE841F" w14:textId="77777777" w:rsidR="00D708FE" w:rsidRDefault="00D708FE" w:rsidP="00D708FE">
            <w:pPr>
              <w:pStyle w:val="XML1"/>
              <w:rPr>
                <w:ins w:id="19678" w:author="Thomas Dietz" w:date="2012-08-08T16:18:00Z"/>
              </w:rPr>
            </w:pPr>
            <w:ins w:id="19679" w:author="Thomas Dietz" w:date="2012-08-08T16:18:00Z">
              <w:r>
                <w:t xml:space="preserve">        &lt;/xs:complexType&gt;</w:t>
              </w:r>
            </w:ins>
          </w:p>
          <w:p w14:paraId="471F58F4" w14:textId="77777777" w:rsidR="00D708FE" w:rsidRDefault="00D708FE" w:rsidP="00D708FE">
            <w:pPr>
              <w:pStyle w:val="XML1"/>
              <w:rPr>
                <w:ins w:id="19680" w:author="Thomas Dietz" w:date="2012-08-08T16:18:00Z"/>
              </w:rPr>
            </w:pPr>
            <w:ins w:id="19681" w:author="Thomas Dietz" w:date="2012-08-08T16:18:00Z">
              <w:r>
                <w:t xml:space="preserve">      &lt;/xs:element&gt;</w:t>
              </w:r>
            </w:ins>
          </w:p>
          <w:p w14:paraId="18A46242" w14:textId="77777777" w:rsidR="00D708FE" w:rsidRDefault="00D708FE" w:rsidP="00D708FE">
            <w:pPr>
              <w:pStyle w:val="XML1"/>
              <w:rPr>
                <w:ins w:id="19682" w:author="Thomas Dietz" w:date="2012-08-08T16:18:00Z"/>
              </w:rPr>
            </w:pPr>
            <w:ins w:id="19683" w:author="Thomas Dietz" w:date="2012-08-08T16:18:00Z">
              <w:r>
                <w:t xml:space="preserve">      &lt;xs:element name="action-types"&gt;</w:t>
              </w:r>
            </w:ins>
          </w:p>
          <w:p w14:paraId="755A3ABE" w14:textId="77777777" w:rsidR="00D708FE" w:rsidRDefault="00D708FE" w:rsidP="00D708FE">
            <w:pPr>
              <w:pStyle w:val="XML1"/>
              <w:rPr>
                <w:ins w:id="19684" w:author="Thomas Dietz" w:date="2012-08-08T16:18:00Z"/>
              </w:rPr>
            </w:pPr>
            <w:ins w:id="19685" w:author="Thomas Dietz" w:date="2012-08-08T16:18:00Z">
              <w:r>
                <w:t xml:space="preserve">        &lt;xs:annotation&gt;</w:t>
              </w:r>
            </w:ins>
          </w:p>
          <w:p w14:paraId="218C70C7" w14:textId="77777777" w:rsidR="00D708FE" w:rsidRDefault="00D708FE" w:rsidP="00D708FE">
            <w:pPr>
              <w:pStyle w:val="XML1"/>
              <w:rPr>
                <w:ins w:id="19686" w:author="Thomas Dietz" w:date="2012-08-08T16:18:00Z"/>
              </w:rPr>
            </w:pPr>
            <w:ins w:id="19687" w:author="Thomas Dietz" w:date="2012-08-08T16:18:00Z">
              <w:r>
                <w:t xml:space="preserve">          &lt;xs:documentation&gt;</w:t>
              </w:r>
            </w:ins>
          </w:p>
          <w:p w14:paraId="23CF4F65" w14:textId="77777777" w:rsidR="00D708FE" w:rsidRDefault="00D708FE" w:rsidP="00D708FE">
            <w:pPr>
              <w:pStyle w:val="XML1"/>
              <w:rPr>
                <w:ins w:id="19688" w:author="Thomas Dietz" w:date="2012-08-08T16:18:00Z"/>
              </w:rPr>
            </w:pPr>
            <w:ins w:id="19689" w:author="Thomas Dietz" w:date="2012-08-08T16:18:00Z">
              <w:r>
                <w:t xml:space="preserve">            Specify the action types supported by the</w:t>
              </w:r>
            </w:ins>
          </w:p>
          <w:p w14:paraId="6325AC02" w14:textId="77777777" w:rsidR="00D708FE" w:rsidRDefault="00D708FE" w:rsidP="00D708FE">
            <w:pPr>
              <w:pStyle w:val="XML1"/>
              <w:rPr>
                <w:ins w:id="19690" w:author="Thomas Dietz" w:date="2012-08-08T16:18:00Z"/>
              </w:rPr>
            </w:pPr>
            <w:ins w:id="19691" w:author="Thomas Dietz" w:date="2012-08-08T16:18:00Z">
              <w:r>
                <w:t xml:space="preserve">            logical switch.</w:t>
              </w:r>
            </w:ins>
          </w:p>
          <w:p w14:paraId="3744AC28" w14:textId="77777777" w:rsidR="00D708FE" w:rsidRDefault="00D708FE" w:rsidP="00D708FE">
            <w:pPr>
              <w:pStyle w:val="XML1"/>
              <w:rPr>
                <w:ins w:id="19692" w:author="Thomas Dietz" w:date="2012-08-08T16:18:00Z"/>
              </w:rPr>
            </w:pPr>
            <w:ins w:id="19693" w:author="Thomas Dietz" w:date="2012-08-08T16:18:00Z">
              <w:r>
                <w:t xml:space="preserve">          &lt;/xs:documentation&gt;</w:t>
              </w:r>
            </w:ins>
          </w:p>
          <w:p w14:paraId="608D55CB" w14:textId="77777777" w:rsidR="00D708FE" w:rsidRDefault="00D708FE" w:rsidP="00D708FE">
            <w:pPr>
              <w:pStyle w:val="XML1"/>
              <w:rPr>
                <w:ins w:id="19694" w:author="Thomas Dietz" w:date="2012-08-08T16:18:00Z"/>
              </w:rPr>
            </w:pPr>
            <w:ins w:id="19695" w:author="Thomas Dietz" w:date="2012-08-08T16:18:00Z">
              <w:r>
                <w:lastRenderedPageBreak/>
                <w:t xml:space="preserve">        &lt;/xs:annotation&gt;</w:t>
              </w:r>
            </w:ins>
          </w:p>
          <w:p w14:paraId="29212FBA" w14:textId="77777777" w:rsidR="00D708FE" w:rsidRDefault="00D708FE" w:rsidP="00D708FE">
            <w:pPr>
              <w:pStyle w:val="XML1"/>
              <w:rPr>
                <w:ins w:id="19696" w:author="Thomas Dietz" w:date="2012-08-08T16:18:00Z"/>
              </w:rPr>
            </w:pPr>
            <w:ins w:id="19697" w:author="Thomas Dietz" w:date="2012-08-08T16:18:00Z">
              <w:r>
                <w:t xml:space="preserve">        &lt;xs:complexType&gt;</w:t>
              </w:r>
            </w:ins>
          </w:p>
          <w:p w14:paraId="7930CA62" w14:textId="77777777" w:rsidR="00D708FE" w:rsidRDefault="00D708FE" w:rsidP="00D708FE">
            <w:pPr>
              <w:pStyle w:val="XML1"/>
              <w:rPr>
                <w:ins w:id="19698" w:author="Thomas Dietz" w:date="2012-08-08T16:18:00Z"/>
              </w:rPr>
            </w:pPr>
            <w:ins w:id="19699" w:author="Thomas Dietz" w:date="2012-08-08T16:18:00Z">
              <w:r>
                <w:t xml:space="preserve">          &lt;xs:sequence&gt;</w:t>
              </w:r>
            </w:ins>
          </w:p>
          <w:p w14:paraId="5FD10D4E" w14:textId="77777777" w:rsidR="00D708FE" w:rsidRDefault="00D708FE" w:rsidP="00D708FE">
            <w:pPr>
              <w:pStyle w:val="XML1"/>
              <w:rPr>
                <w:ins w:id="19700" w:author="Thomas Dietz" w:date="2012-08-08T16:18:00Z"/>
              </w:rPr>
            </w:pPr>
            <w:ins w:id="19701" w:author="Thomas Dietz" w:date="2012-08-08T16:18:00Z">
              <w:r>
                <w:t xml:space="preserve">            &lt;xs:element name="type" minOccurs="0" maxOccurs="unbounded"  type="OFActionType"/&gt;</w:t>
              </w:r>
            </w:ins>
          </w:p>
          <w:p w14:paraId="71F86557" w14:textId="77777777" w:rsidR="00D708FE" w:rsidRDefault="00D708FE" w:rsidP="00D708FE">
            <w:pPr>
              <w:pStyle w:val="XML1"/>
              <w:rPr>
                <w:ins w:id="19702" w:author="Thomas Dietz" w:date="2012-08-08T16:18:00Z"/>
              </w:rPr>
            </w:pPr>
            <w:ins w:id="19703" w:author="Thomas Dietz" w:date="2012-08-08T16:18:00Z">
              <w:r>
                <w:t xml:space="preserve">          &lt;/xs:sequence&gt;</w:t>
              </w:r>
            </w:ins>
          </w:p>
          <w:p w14:paraId="6154AC0C" w14:textId="77777777" w:rsidR="00D708FE" w:rsidRDefault="00D708FE" w:rsidP="00D708FE">
            <w:pPr>
              <w:pStyle w:val="XML1"/>
              <w:rPr>
                <w:ins w:id="19704" w:author="Thomas Dietz" w:date="2012-08-08T16:18:00Z"/>
              </w:rPr>
            </w:pPr>
            <w:ins w:id="19705" w:author="Thomas Dietz" w:date="2012-08-08T16:18:00Z">
              <w:r>
                <w:t xml:space="preserve">        &lt;/xs:complexType&gt;</w:t>
              </w:r>
            </w:ins>
          </w:p>
          <w:p w14:paraId="0859225A" w14:textId="77777777" w:rsidR="00D708FE" w:rsidRDefault="00D708FE" w:rsidP="00D708FE">
            <w:pPr>
              <w:pStyle w:val="XML1"/>
              <w:rPr>
                <w:ins w:id="19706" w:author="Thomas Dietz" w:date="2012-08-08T16:18:00Z"/>
              </w:rPr>
            </w:pPr>
            <w:ins w:id="19707" w:author="Thomas Dietz" w:date="2012-08-08T16:18:00Z">
              <w:r>
                <w:t xml:space="preserve">      &lt;/xs:element&gt;</w:t>
              </w:r>
            </w:ins>
          </w:p>
          <w:p w14:paraId="5E878FF0" w14:textId="77777777" w:rsidR="00D708FE" w:rsidRDefault="00D708FE" w:rsidP="00D708FE">
            <w:pPr>
              <w:pStyle w:val="XML1"/>
              <w:rPr>
                <w:ins w:id="19708" w:author="Thomas Dietz" w:date="2012-08-08T16:18:00Z"/>
              </w:rPr>
            </w:pPr>
            <w:ins w:id="19709" w:author="Thomas Dietz" w:date="2012-08-08T16:18:00Z">
              <w:r>
                <w:t xml:space="preserve">      &lt;xs:element name="instruction-types"&gt;</w:t>
              </w:r>
            </w:ins>
          </w:p>
          <w:p w14:paraId="11A9E1B4" w14:textId="77777777" w:rsidR="00D708FE" w:rsidRDefault="00D708FE" w:rsidP="00D708FE">
            <w:pPr>
              <w:pStyle w:val="XML1"/>
              <w:rPr>
                <w:ins w:id="19710" w:author="Thomas Dietz" w:date="2012-08-08T16:18:00Z"/>
              </w:rPr>
            </w:pPr>
            <w:ins w:id="19711" w:author="Thomas Dietz" w:date="2012-08-08T16:18:00Z">
              <w:r>
                <w:t xml:space="preserve">        &lt;xs:annotation&gt;</w:t>
              </w:r>
            </w:ins>
          </w:p>
          <w:p w14:paraId="3D445F01" w14:textId="77777777" w:rsidR="00D708FE" w:rsidRDefault="00D708FE" w:rsidP="00D708FE">
            <w:pPr>
              <w:pStyle w:val="XML1"/>
              <w:rPr>
                <w:ins w:id="19712" w:author="Thomas Dietz" w:date="2012-08-08T16:18:00Z"/>
              </w:rPr>
            </w:pPr>
            <w:ins w:id="19713" w:author="Thomas Dietz" w:date="2012-08-08T16:18:00Z">
              <w:r>
                <w:t xml:space="preserve">          &lt;xs:documentation&gt;</w:t>
              </w:r>
            </w:ins>
          </w:p>
          <w:p w14:paraId="02FD6E14" w14:textId="77777777" w:rsidR="00D708FE" w:rsidRDefault="00D708FE" w:rsidP="00D708FE">
            <w:pPr>
              <w:pStyle w:val="XML1"/>
              <w:rPr>
                <w:ins w:id="19714" w:author="Thomas Dietz" w:date="2012-08-08T16:18:00Z"/>
              </w:rPr>
            </w:pPr>
            <w:ins w:id="19715" w:author="Thomas Dietz" w:date="2012-08-08T16:18:00Z">
              <w:r>
                <w:t xml:space="preserve">            Specify the instruction types supported by the</w:t>
              </w:r>
            </w:ins>
          </w:p>
          <w:p w14:paraId="4F749808" w14:textId="77777777" w:rsidR="00D708FE" w:rsidRDefault="00D708FE" w:rsidP="00D708FE">
            <w:pPr>
              <w:pStyle w:val="XML1"/>
              <w:rPr>
                <w:ins w:id="19716" w:author="Thomas Dietz" w:date="2012-08-08T16:18:00Z"/>
              </w:rPr>
            </w:pPr>
            <w:ins w:id="19717" w:author="Thomas Dietz" w:date="2012-08-08T16:18:00Z">
              <w:r>
                <w:t xml:space="preserve">            logical switch.</w:t>
              </w:r>
            </w:ins>
          </w:p>
          <w:p w14:paraId="46F94F8A" w14:textId="77777777" w:rsidR="00D708FE" w:rsidRDefault="00D708FE" w:rsidP="00D708FE">
            <w:pPr>
              <w:pStyle w:val="XML1"/>
              <w:rPr>
                <w:ins w:id="19718" w:author="Thomas Dietz" w:date="2012-08-08T16:18:00Z"/>
              </w:rPr>
            </w:pPr>
            <w:ins w:id="19719" w:author="Thomas Dietz" w:date="2012-08-08T16:18:00Z">
              <w:r>
                <w:t xml:space="preserve">          &lt;/xs:documentation&gt;</w:t>
              </w:r>
            </w:ins>
          </w:p>
          <w:p w14:paraId="656D2970" w14:textId="77777777" w:rsidR="00D708FE" w:rsidRDefault="00D708FE" w:rsidP="00D708FE">
            <w:pPr>
              <w:pStyle w:val="XML1"/>
              <w:rPr>
                <w:ins w:id="19720" w:author="Thomas Dietz" w:date="2012-08-08T16:18:00Z"/>
              </w:rPr>
            </w:pPr>
            <w:ins w:id="19721" w:author="Thomas Dietz" w:date="2012-08-08T16:18:00Z">
              <w:r>
                <w:t xml:space="preserve">        &lt;/xs:annotation&gt;</w:t>
              </w:r>
            </w:ins>
          </w:p>
          <w:p w14:paraId="27DB9265" w14:textId="77777777" w:rsidR="00D708FE" w:rsidRDefault="00D708FE" w:rsidP="00D708FE">
            <w:pPr>
              <w:pStyle w:val="XML1"/>
              <w:rPr>
                <w:ins w:id="19722" w:author="Thomas Dietz" w:date="2012-08-08T16:18:00Z"/>
              </w:rPr>
            </w:pPr>
            <w:ins w:id="19723" w:author="Thomas Dietz" w:date="2012-08-08T16:18:00Z">
              <w:r>
                <w:t xml:space="preserve">        &lt;xs:complexType&gt;</w:t>
              </w:r>
            </w:ins>
          </w:p>
          <w:p w14:paraId="2D8BE4F7" w14:textId="77777777" w:rsidR="00D708FE" w:rsidRDefault="00D708FE" w:rsidP="00D708FE">
            <w:pPr>
              <w:pStyle w:val="XML1"/>
              <w:rPr>
                <w:ins w:id="19724" w:author="Thomas Dietz" w:date="2012-08-08T16:18:00Z"/>
              </w:rPr>
            </w:pPr>
            <w:ins w:id="19725" w:author="Thomas Dietz" w:date="2012-08-08T16:18:00Z">
              <w:r>
                <w:t xml:space="preserve">          &lt;xs:sequence&gt;</w:t>
              </w:r>
            </w:ins>
          </w:p>
          <w:p w14:paraId="6ADB9B04" w14:textId="77777777" w:rsidR="00D708FE" w:rsidRDefault="00D708FE" w:rsidP="00D708FE">
            <w:pPr>
              <w:pStyle w:val="XML1"/>
              <w:rPr>
                <w:ins w:id="19726" w:author="Thomas Dietz" w:date="2012-08-08T16:18:00Z"/>
              </w:rPr>
            </w:pPr>
            <w:ins w:id="19727" w:author="Thomas Dietz" w:date="2012-08-08T16:18:00Z">
              <w:r>
                <w:t xml:space="preserve">            &lt;xs:element name="type" minOccurs="0" maxOccurs="unbounded"  type="OFInstructionType"/&gt;</w:t>
              </w:r>
            </w:ins>
          </w:p>
          <w:p w14:paraId="05D6C6A4" w14:textId="77777777" w:rsidR="00D708FE" w:rsidRDefault="00D708FE" w:rsidP="00D708FE">
            <w:pPr>
              <w:pStyle w:val="XML1"/>
              <w:rPr>
                <w:ins w:id="19728" w:author="Thomas Dietz" w:date="2012-08-08T16:18:00Z"/>
              </w:rPr>
            </w:pPr>
            <w:ins w:id="19729" w:author="Thomas Dietz" w:date="2012-08-08T16:18:00Z">
              <w:r>
                <w:t xml:space="preserve">          &lt;/xs:sequence&gt;</w:t>
              </w:r>
            </w:ins>
          </w:p>
          <w:p w14:paraId="1B8F417F" w14:textId="77777777" w:rsidR="00D708FE" w:rsidRDefault="00D708FE" w:rsidP="00D708FE">
            <w:pPr>
              <w:pStyle w:val="XML1"/>
              <w:rPr>
                <w:ins w:id="19730" w:author="Thomas Dietz" w:date="2012-08-08T16:18:00Z"/>
              </w:rPr>
            </w:pPr>
            <w:ins w:id="19731" w:author="Thomas Dietz" w:date="2012-08-08T16:18:00Z">
              <w:r>
                <w:t xml:space="preserve">        &lt;/xs:complexType&gt;</w:t>
              </w:r>
            </w:ins>
          </w:p>
          <w:p w14:paraId="61D0564A" w14:textId="77777777" w:rsidR="00D708FE" w:rsidRDefault="00D708FE" w:rsidP="00D708FE">
            <w:pPr>
              <w:pStyle w:val="XML1"/>
              <w:rPr>
                <w:ins w:id="19732" w:author="Thomas Dietz" w:date="2012-08-08T16:18:00Z"/>
              </w:rPr>
            </w:pPr>
            <w:ins w:id="19733" w:author="Thomas Dietz" w:date="2012-08-08T16:18:00Z">
              <w:r>
                <w:t xml:space="preserve">      &lt;/xs:element&gt;</w:t>
              </w:r>
            </w:ins>
          </w:p>
          <w:p w14:paraId="108B34B8" w14:textId="77777777" w:rsidR="00D708FE" w:rsidRDefault="00D708FE" w:rsidP="00D708FE">
            <w:pPr>
              <w:pStyle w:val="XML1"/>
              <w:rPr>
                <w:ins w:id="19734" w:author="Thomas Dietz" w:date="2012-08-08T16:18:00Z"/>
              </w:rPr>
            </w:pPr>
            <w:ins w:id="19735" w:author="Thomas Dietz" w:date="2012-08-08T16:18:00Z">
              <w:r>
                <w:t xml:space="preserve">    &lt;/xs:sequence&gt;</w:t>
              </w:r>
            </w:ins>
          </w:p>
          <w:p w14:paraId="47723688" w14:textId="77777777" w:rsidR="00D708FE" w:rsidRDefault="00D708FE" w:rsidP="00D708FE">
            <w:pPr>
              <w:pStyle w:val="XML1"/>
              <w:rPr>
                <w:ins w:id="19736" w:author="Thomas Dietz" w:date="2012-08-08T16:18:00Z"/>
              </w:rPr>
            </w:pPr>
            <w:ins w:id="19737" w:author="Thomas Dietz" w:date="2012-08-08T16:18:00Z">
              <w:r>
                <w:t xml:space="preserve">  &lt;/xs:group&gt;</w:t>
              </w:r>
            </w:ins>
          </w:p>
          <w:p w14:paraId="03A2E863" w14:textId="77777777" w:rsidR="00D708FE" w:rsidRDefault="00D708FE" w:rsidP="00D708FE">
            <w:pPr>
              <w:pStyle w:val="XML1"/>
              <w:rPr>
                <w:ins w:id="19738" w:author="Thomas Dietz" w:date="2012-08-08T16:18:00Z"/>
              </w:rPr>
            </w:pPr>
          </w:p>
          <w:p w14:paraId="1BB9BD70" w14:textId="77777777" w:rsidR="00D708FE" w:rsidRDefault="00D708FE" w:rsidP="00D708FE">
            <w:pPr>
              <w:pStyle w:val="XML1"/>
              <w:rPr>
                <w:ins w:id="19739" w:author="Thomas Dietz" w:date="2012-08-08T16:18:00Z"/>
              </w:rPr>
            </w:pPr>
            <w:ins w:id="19740" w:author="Thomas Dietz" w:date="2012-08-08T16:18:00Z">
              <w:r>
                <w:t xml:space="preserve">  &lt;xs:group name="OFPortType"&gt;</w:t>
              </w:r>
            </w:ins>
          </w:p>
          <w:p w14:paraId="3FA53041" w14:textId="77777777" w:rsidR="00D708FE" w:rsidRDefault="00D708FE" w:rsidP="00D708FE">
            <w:pPr>
              <w:pStyle w:val="XML1"/>
              <w:rPr>
                <w:ins w:id="19741" w:author="Thomas Dietz" w:date="2012-08-08T16:18:00Z"/>
              </w:rPr>
            </w:pPr>
            <w:ins w:id="19742" w:author="Thomas Dietz" w:date="2012-08-08T16:18:00Z">
              <w:r>
                <w:t xml:space="preserve">    &lt;xs:annotation&gt;</w:t>
              </w:r>
            </w:ins>
          </w:p>
          <w:p w14:paraId="3F38FACA" w14:textId="77777777" w:rsidR="00D708FE" w:rsidRDefault="00D708FE" w:rsidP="00D708FE">
            <w:pPr>
              <w:pStyle w:val="XML1"/>
              <w:rPr>
                <w:ins w:id="19743" w:author="Thomas Dietz" w:date="2012-08-08T16:18:00Z"/>
              </w:rPr>
            </w:pPr>
            <w:ins w:id="19744" w:author="Thomas Dietz" w:date="2012-08-08T16:18:00Z">
              <w:r>
                <w:t xml:space="preserve">      &lt;xs:documentation&gt;</w:t>
              </w:r>
            </w:ins>
          </w:p>
          <w:p w14:paraId="07F9F4AC" w14:textId="77777777" w:rsidR="00D708FE" w:rsidRDefault="00D708FE" w:rsidP="00D708FE">
            <w:pPr>
              <w:pStyle w:val="XML1"/>
              <w:rPr>
                <w:ins w:id="19745" w:author="Thomas Dietz" w:date="2012-08-08T16:18:00Z"/>
              </w:rPr>
            </w:pPr>
            <w:ins w:id="19746" w:author="Thomas Dietz" w:date="2012-08-08T16:18:00Z">
              <w:r>
                <w:t xml:space="preserve">        This element specifies all properties of an</w:t>
              </w:r>
            </w:ins>
          </w:p>
          <w:p w14:paraId="1B2C236F" w14:textId="77777777" w:rsidR="00D708FE" w:rsidRDefault="00D708FE" w:rsidP="00D708FE">
            <w:pPr>
              <w:pStyle w:val="XML1"/>
              <w:rPr>
                <w:ins w:id="19747" w:author="Thomas Dietz" w:date="2012-08-08T16:18:00Z"/>
              </w:rPr>
            </w:pPr>
            <w:ins w:id="19748" w:author="Thomas Dietz" w:date="2012-08-08T16:18:00Z">
              <w:r>
                <w:t xml:space="preserve">        OpenFlow resource of type OpenFlow Port. It represent a</w:t>
              </w:r>
            </w:ins>
          </w:p>
          <w:p w14:paraId="07580E9A" w14:textId="77777777" w:rsidR="00D708FE" w:rsidRDefault="00D708FE" w:rsidP="00D708FE">
            <w:pPr>
              <w:pStyle w:val="XML1"/>
              <w:rPr>
                <w:ins w:id="19749" w:author="Thomas Dietz" w:date="2012-08-08T16:18:00Z"/>
              </w:rPr>
            </w:pPr>
            <w:ins w:id="19750" w:author="Thomas Dietz" w:date="2012-08-08T16:18:00Z">
              <w:r>
                <w:t xml:space="preserve">        physical port or a logical port of the OpenFlow Capable</w:t>
              </w:r>
            </w:ins>
          </w:p>
          <w:p w14:paraId="5834E30A" w14:textId="77777777" w:rsidR="00D708FE" w:rsidRDefault="00D708FE" w:rsidP="00D708FE">
            <w:pPr>
              <w:pStyle w:val="XML1"/>
              <w:rPr>
                <w:ins w:id="19751" w:author="Thomas Dietz" w:date="2012-08-08T16:18:00Z"/>
              </w:rPr>
            </w:pPr>
            <w:ins w:id="19752" w:author="Thomas Dietz" w:date="2012-08-08T16:18:00Z">
              <w:r>
                <w:t xml:space="preserve">        Switch and can be assigned for exclusive use to an OpenFlow</w:t>
              </w:r>
            </w:ins>
          </w:p>
          <w:p w14:paraId="7FF6E034" w14:textId="77777777" w:rsidR="00D708FE" w:rsidRDefault="00D708FE" w:rsidP="00D708FE">
            <w:pPr>
              <w:pStyle w:val="XML1"/>
              <w:rPr>
                <w:ins w:id="19753" w:author="Thomas Dietz" w:date="2012-08-08T16:18:00Z"/>
              </w:rPr>
            </w:pPr>
            <w:ins w:id="19754" w:author="Thomas Dietz" w:date="2012-08-08T16:18:00Z">
              <w:r>
                <w:t xml:space="preserve">        Logical Switch.  A logical port represents a tunnel endpoint</w:t>
              </w:r>
            </w:ins>
          </w:p>
          <w:p w14:paraId="3D042879" w14:textId="77777777" w:rsidR="00D708FE" w:rsidRDefault="00D708FE" w:rsidP="00D708FE">
            <w:pPr>
              <w:pStyle w:val="XML1"/>
              <w:rPr>
                <w:ins w:id="19755" w:author="Thomas Dietz" w:date="2012-08-08T16:18:00Z"/>
              </w:rPr>
            </w:pPr>
            <w:ins w:id="19756" w:author="Thomas Dietz" w:date="2012-08-08T16:18:00Z">
              <w:r>
                <w:t xml:space="preserve">        as described in the OpenFlow protocol specification versions</w:t>
              </w:r>
            </w:ins>
          </w:p>
          <w:p w14:paraId="63916DEA" w14:textId="77777777" w:rsidR="00D708FE" w:rsidRDefault="00D708FE" w:rsidP="00D708FE">
            <w:pPr>
              <w:pStyle w:val="XML1"/>
              <w:rPr>
                <w:ins w:id="19757" w:author="Thomas Dietz" w:date="2012-08-08T16:18:00Z"/>
              </w:rPr>
            </w:pPr>
            <w:ins w:id="19758" w:author="Thomas Dietz" w:date="2012-08-08T16:18:00Z">
              <w:r>
                <w:t xml:space="preserve">        1.3 - 1.3.1.</w:t>
              </w:r>
            </w:ins>
          </w:p>
          <w:p w14:paraId="5D32A08B" w14:textId="77777777" w:rsidR="00D708FE" w:rsidRDefault="00D708FE" w:rsidP="00D708FE">
            <w:pPr>
              <w:pStyle w:val="XML1"/>
              <w:rPr>
                <w:ins w:id="19759" w:author="Thomas Dietz" w:date="2012-08-08T16:18:00Z"/>
              </w:rPr>
            </w:pPr>
          </w:p>
          <w:p w14:paraId="7A45DBF8" w14:textId="77777777" w:rsidR="00D708FE" w:rsidRDefault="00D708FE" w:rsidP="00D708FE">
            <w:pPr>
              <w:pStyle w:val="XML1"/>
              <w:rPr>
                <w:ins w:id="19760" w:author="Thomas Dietz" w:date="2012-08-08T16:18:00Z"/>
              </w:rPr>
            </w:pPr>
            <w:ins w:id="19761" w:author="Thomas Dietz" w:date="2012-08-08T16:18:00Z">
              <w:r>
                <w:t xml:space="preserve">        NETCONF &amp;lt;edit-config&amp;gt; operations MUST be implemented as </w:t>
              </w:r>
            </w:ins>
          </w:p>
          <w:p w14:paraId="6514B360" w14:textId="77777777" w:rsidR="00D708FE" w:rsidRDefault="00D708FE" w:rsidP="00D708FE">
            <w:pPr>
              <w:pStyle w:val="XML1"/>
              <w:rPr>
                <w:ins w:id="19762" w:author="Thomas Dietz" w:date="2012-08-08T16:18:00Z"/>
              </w:rPr>
            </w:pPr>
            <w:ins w:id="19763" w:author="Thomas Dietz" w:date="2012-08-08T16:18:00Z">
              <w:r>
                <w:t xml:space="preserve">        follows: </w:t>
              </w:r>
            </w:ins>
          </w:p>
          <w:p w14:paraId="6632547F" w14:textId="77777777" w:rsidR="00D708FE" w:rsidRDefault="00D708FE" w:rsidP="00D708FE">
            <w:pPr>
              <w:pStyle w:val="XML1"/>
              <w:rPr>
                <w:ins w:id="19764" w:author="Thomas Dietz" w:date="2012-08-08T16:18:00Z"/>
              </w:rPr>
            </w:pPr>
          </w:p>
          <w:p w14:paraId="33E0782F" w14:textId="77777777" w:rsidR="00D708FE" w:rsidRDefault="00D708FE" w:rsidP="00D708FE">
            <w:pPr>
              <w:pStyle w:val="XML1"/>
              <w:rPr>
                <w:ins w:id="19765" w:author="Thomas Dietz" w:date="2012-08-08T16:18:00Z"/>
              </w:rPr>
            </w:pPr>
            <w:ins w:id="19766" w:author="Thomas Dietz" w:date="2012-08-08T16:18:00Z">
              <w:r>
                <w:t xml:space="preserve">        * The 'resource-id' element of OFResoureType MUST be present</w:t>
              </w:r>
            </w:ins>
          </w:p>
          <w:p w14:paraId="456F7A11" w14:textId="77777777" w:rsidR="00D708FE" w:rsidRDefault="00D708FE" w:rsidP="00D708FE">
            <w:pPr>
              <w:pStyle w:val="XML1"/>
              <w:rPr>
                <w:ins w:id="19767" w:author="Thomas Dietz" w:date="2012-08-08T16:18:00Z"/>
              </w:rPr>
            </w:pPr>
            <w:ins w:id="19768" w:author="Thomas Dietz" w:date="2012-08-08T16:18:00Z">
              <w:r>
                <w:t xml:space="preserve">        at all &amp;lt;edit-config&amp;gt; operations to identify the port.</w:t>
              </w:r>
            </w:ins>
          </w:p>
          <w:p w14:paraId="60AAB398" w14:textId="77777777" w:rsidR="00D708FE" w:rsidRDefault="00D708FE" w:rsidP="00D708FE">
            <w:pPr>
              <w:pStyle w:val="XML1"/>
              <w:rPr>
                <w:ins w:id="19769" w:author="Thomas Dietz" w:date="2012-08-08T16:18:00Z"/>
              </w:rPr>
            </w:pPr>
            <w:ins w:id="19770" w:author="Thomas Dietz" w:date="2012-08-08T16:18:00Z">
              <w:r>
                <w:t xml:space="preserve">        * If the operation is 'merge' or 'replace', the element is</w:t>
              </w:r>
            </w:ins>
          </w:p>
          <w:p w14:paraId="0FB8AAC2" w14:textId="77777777" w:rsidR="00D708FE" w:rsidRDefault="00D708FE" w:rsidP="00D708FE">
            <w:pPr>
              <w:pStyle w:val="XML1"/>
              <w:rPr>
                <w:ins w:id="19771" w:author="Thomas Dietz" w:date="2012-08-08T16:18:00Z"/>
              </w:rPr>
            </w:pPr>
            <w:ins w:id="19772" w:author="Thomas Dietz" w:date="2012-08-08T16:18:00Z">
              <w:r>
                <w:t xml:space="preserve">        created if it does not exist, and its value is set to the</w:t>
              </w:r>
            </w:ins>
          </w:p>
          <w:p w14:paraId="3A7B9477" w14:textId="77777777" w:rsidR="00D708FE" w:rsidRDefault="00D708FE" w:rsidP="00D708FE">
            <w:pPr>
              <w:pStyle w:val="XML1"/>
              <w:rPr>
                <w:ins w:id="19773" w:author="Thomas Dietz" w:date="2012-08-08T16:18:00Z"/>
              </w:rPr>
            </w:pPr>
            <w:ins w:id="19774" w:author="Thomas Dietz" w:date="2012-08-08T16:18:00Z">
              <w:r>
                <w:t xml:space="preserve">        value found in the XML RPC data.</w:t>
              </w:r>
            </w:ins>
          </w:p>
          <w:p w14:paraId="31FB77B7" w14:textId="77777777" w:rsidR="00D708FE" w:rsidRDefault="00D708FE" w:rsidP="00D708FE">
            <w:pPr>
              <w:pStyle w:val="XML1"/>
              <w:rPr>
                <w:ins w:id="19775" w:author="Thomas Dietz" w:date="2012-08-08T16:18:00Z"/>
              </w:rPr>
            </w:pPr>
            <w:ins w:id="19776" w:author="Thomas Dietz" w:date="2012-08-08T16:18:00Z">
              <w:r>
                <w:t xml:space="preserve">        * If the operation is 'create', the element is created if it</w:t>
              </w:r>
            </w:ins>
          </w:p>
          <w:p w14:paraId="172C8332" w14:textId="77777777" w:rsidR="00D708FE" w:rsidRDefault="00D708FE" w:rsidP="00D708FE">
            <w:pPr>
              <w:pStyle w:val="XML1"/>
              <w:rPr>
                <w:ins w:id="19777" w:author="Thomas Dietz" w:date="2012-08-08T16:18:00Z"/>
              </w:rPr>
            </w:pPr>
            <w:ins w:id="19778" w:author="Thomas Dietz" w:date="2012-08-08T16:18:00Z">
              <w:r>
                <w:t xml:space="preserve">        does not exist. If the element already exists, a</w:t>
              </w:r>
            </w:ins>
          </w:p>
          <w:p w14:paraId="21B1D53B" w14:textId="77777777" w:rsidR="00D708FE" w:rsidRDefault="00D708FE" w:rsidP="00D708FE">
            <w:pPr>
              <w:pStyle w:val="XML1"/>
              <w:rPr>
                <w:ins w:id="19779" w:author="Thomas Dietz" w:date="2012-08-08T16:18:00Z"/>
              </w:rPr>
            </w:pPr>
            <w:ins w:id="19780" w:author="Thomas Dietz" w:date="2012-08-08T16:18:00Z">
              <w:r>
                <w:t xml:space="preserve">        'data</w:t>
              </w:r>
              <w:r>
                <w:rPr>
                  <w:rFonts w:ascii="MS Mincho" w:eastAsia="MS Mincho" w:hAnsi="MS Mincho" w:cs="MS Mincho" w:hint="eastAsia"/>
                </w:rPr>
                <w:t>‑</w:t>
              </w:r>
              <w:r>
                <w:t>exists' error is returned.</w:t>
              </w:r>
            </w:ins>
          </w:p>
          <w:p w14:paraId="3E4DF786" w14:textId="77777777" w:rsidR="00D708FE" w:rsidRDefault="00D708FE" w:rsidP="00D708FE">
            <w:pPr>
              <w:pStyle w:val="XML1"/>
              <w:rPr>
                <w:ins w:id="19781" w:author="Thomas Dietz" w:date="2012-08-08T16:18:00Z"/>
              </w:rPr>
            </w:pPr>
            <w:ins w:id="19782" w:author="Thomas Dietz" w:date="2012-08-08T16:18:00Z">
              <w:r>
                <w:t xml:space="preserve">        * If the operation is 'delete', the element is deleted if it</w:t>
              </w:r>
            </w:ins>
          </w:p>
          <w:p w14:paraId="501DA745" w14:textId="77777777" w:rsidR="00D708FE" w:rsidRDefault="00D708FE" w:rsidP="00D708FE">
            <w:pPr>
              <w:pStyle w:val="XML1"/>
              <w:rPr>
                <w:ins w:id="19783" w:author="Thomas Dietz" w:date="2012-08-08T16:18:00Z"/>
              </w:rPr>
            </w:pPr>
            <w:ins w:id="19784" w:author="Thomas Dietz" w:date="2012-08-08T16:18:00Z">
              <w:r>
                <w:t xml:space="preserve">        exists. If the element does not exist, a 'data</w:t>
              </w:r>
              <w:r>
                <w:rPr>
                  <w:rFonts w:ascii="MS Mincho" w:eastAsia="MS Mincho" w:hAnsi="MS Mincho" w:cs="MS Mincho" w:hint="eastAsia"/>
                </w:rPr>
                <w:t>‑</w:t>
              </w:r>
              <w:r>
                <w:t>missing'</w:t>
              </w:r>
            </w:ins>
          </w:p>
          <w:p w14:paraId="1CA6E8DF" w14:textId="77777777" w:rsidR="00D708FE" w:rsidRDefault="00D708FE" w:rsidP="00D708FE">
            <w:pPr>
              <w:pStyle w:val="XML1"/>
              <w:rPr>
                <w:ins w:id="19785" w:author="Thomas Dietz" w:date="2012-08-08T16:18:00Z"/>
              </w:rPr>
            </w:pPr>
            <w:ins w:id="19786" w:author="Thomas Dietz" w:date="2012-08-08T16:18:00Z">
              <w:r>
                <w:t xml:space="preserve">        error is returned.</w:t>
              </w:r>
            </w:ins>
          </w:p>
          <w:p w14:paraId="4A406E94" w14:textId="77777777" w:rsidR="00D708FE" w:rsidRDefault="00D708FE" w:rsidP="00D708FE">
            <w:pPr>
              <w:pStyle w:val="XML1"/>
              <w:rPr>
                <w:ins w:id="19787" w:author="Thomas Dietz" w:date="2012-08-08T16:18:00Z"/>
              </w:rPr>
            </w:pPr>
            <w:ins w:id="19788" w:author="Thomas Dietz" w:date="2012-08-08T16:18:00Z">
              <w:r>
                <w:t xml:space="preserve">      &lt;/xs:documentation&gt;</w:t>
              </w:r>
            </w:ins>
          </w:p>
          <w:p w14:paraId="24DF0D1E" w14:textId="77777777" w:rsidR="00D708FE" w:rsidRDefault="00D708FE" w:rsidP="00D708FE">
            <w:pPr>
              <w:pStyle w:val="XML1"/>
              <w:rPr>
                <w:ins w:id="19789" w:author="Thomas Dietz" w:date="2012-08-08T16:18:00Z"/>
              </w:rPr>
            </w:pPr>
            <w:ins w:id="19790" w:author="Thomas Dietz" w:date="2012-08-08T16:18:00Z">
              <w:r>
                <w:t xml:space="preserve">    &lt;/xs:annotation&gt;</w:t>
              </w:r>
            </w:ins>
          </w:p>
          <w:p w14:paraId="1C06FA36" w14:textId="77777777" w:rsidR="00D708FE" w:rsidRDefault="00D708FE" w:rsidP="00D708FE">
            <w:pPr>
              <w:pStyle w:val="XML1"/>
              <w:rPr>
                <w:ins w:id="19791" w:author="Thomas Dietz" w:date="2012-08-08T16:18:00Z"/>
              </w:rPr>
            </w:pPr>
          </w:p>
          <w:p w14:paraId="52B9B9F1" w14:textId="77777777" w:rsidR="00D708FE" w:rsidRDefault="00D708FE" w:rsidP="00D708FE">
            <w:pPr>
              <w:pStyle w:val="XML1"/>
              <w:rPr>
                <w:ins w:id="19792" w:author="Thomas Dietz" w:date="2012-08-08T16:18:00Z"/>
              </w:rPr>
            </w:pPr>
            <w:ins w:id="19793" w:author="Thomas Dietz" w:date="2012-08-08T16:18:00Z">
              <w:r>
                <w:t xml:space="preserve">    &lt;xs:sequence&gt;</w:t>
              </w:r>
            </w:ins>
          </w:p>
          <w:p w14:paraId="3A1F219A" w14:textId="77777777" w:rsidR="00D708FE" w:rsidRDefault="00D708FE" w:rsidP="00D708FE">
            <w:pPr>
              <w:pStyle w:val="XML1"/>
              <w:rPr>
                <w:ins w:id="19794" w:author="Thomas Dietz" w:date="2012-08-08T16:18:00Z"/>
              </w:rPr>
            </w:pPr>
            <w:ins w:id="19795" w:author="Thomas Dietz" w:date="2012-08-08T16:18:00Z">
              <w:r>
                <w:t xml:space="preserve">      &lt;xs:group ref="OFResourceType"/&gt;</w:t>
              </w:r>
            </w:ins>
          </w:p>
          <w:p w14:paraId="5758DC9F" w14:textId="77777777" w:rsidR="00D708FE" w:rsidRDefault="00D708FE" w:rsidP="00D708FE">
            <w:pPr>
              <w:pStyle w:val="XML1"/>
              <w:rPr>
                <w:ins w:id="19796" w:author="Thomas Dietz" w:date="2012-08-08T16:18:00Z"/>
              </w:rPr>
            </w:pPr>
            <w:ins w:id="19797" w:author="Thomas Dietz" w:date="2012-08-08T16:18:00Z">
              <w:r>
                <w:t xml:space="preserve">      &lt;xs:element name="number"  type="xs:unsignedLong"&gt;</w:t>
              </w:r>
            </w:ins>
          </w:p>
          <w:p w14:paraId="0714AB23" w14:textId="77777777" w:rsidR="00D708FE" w:rsidRDefault="00D708FE" w:rsidP="00D708FE">
            <w:pPr>
              <w:pStyle w:val="XML1"/>
              <w:rPr>
                <w:ins w:id="19798" w:author="Thomas Dietz" w:date="2012-08-08T16:18:00Z"/>
              </w:rPr>
            </w:pPr>
            <w:ins w:id="19799" w:author="Thomas Dietz" w:date="2012-08-08T16:18:00Z">
              <w:r>
                <w:lastRenderedPageBreak/>
                <w:t xml:space="preserve">        &lt;xs:annotation&gt;</w:t>
              </w:r>
            </w:ins>
          </w:p>
          <w:p w14:paraId="3EF61C5B" w14:textId="77777777" w:rsidR="00D708FE" w:rsidRDefault="00D708FE" w:rsidP="00D708FE">
            <w:pPr>
              <w:pStyle w:val="XML1"/>
              <w:rPr>
                <w:ins w:id="19800" w:author="Thomas Dietz" w:date="2012-08-08T16:18:00Z"/>
              </w:rPr>
            </w:pPr>
            <w:ins w:id="19801" w:author="Thomas Dietz" w:date="2012-08-08T16:18:00Z">
              <w:r>
                <w:t xml:space="preserve">          &lt;xs:documentation&gt;</w:t>
              </w:r>
            </w:ins>
          </w:p>
          <w:p w14:paraId="02AAA335" w14:textId="77777777" w:rsidR="00D708FE" w:rsidRDefault="00D708FE" w:rsidP="00D708FE">
            <w:pPr>
              <w:pStyle w:val="XML1"/>
              <w:rPr>
                <w:ins w:id="19802" w:author="Thomas Dietz" w:date="2012-08-08T16:18:00Z"/>
              </w:rPr>
            </w:pPr>
            <w:ins w:id="19803" w:author="Thomas Dietz" w:date="2012-08-08T16:18:00Z">
              <w:r>
                <w:t xml:space="preserve">            This number identifies the OpenFlow Port to </w:t>
              </w:r>
            </w:ins>
          </w:p>
          <w:p w14:paraId="6743DB0E" w14:textId="77777777" w:rsidR="00D708FE" w:rsidRDefault="00D708FE" w:rsidP="00D708FE">
            <w:pPr>
              <w:pStyle w:val="XML1"/>
              <w:rPr>
                <w:ins w:id="19804" w:author="Thomas Dietz" w:date="2012-08-08T16:18:00Z"/>
              </w:rPr>
            </w:pPr>
            <w:ins w:id="19805" w:author="Thomas Dietz" w:date="2012-08-08T16:18:00Z">
              <w:r>
                <w:t xml:space="preserve">            OpenFlow Controllers. It is assigned to an OpenFlow Port </w:t>
              </w:r>
            </w:ins>
          </w:p>
          <w:p w14:paraId="313787C6" w14:textId="77777777" w:rsidR="00D708FE" w:rsidRDefault="00D708FE" w:rsidP="00D708FE">
            <w:pPr>
              <w:pStyle w:val="XML1"/>
              <w:rPr>
                <w:ins w:id="19806" w:author="Thomas Dietz" w:date="2012-08-08T16:18:00Z"/>
              </w:rPr>
            </w:pPr>
            <w:ins w:id="19807" w:author="Thomas Dietz" w:date="2012-08-08T16:18:00Z">
              <w:r>
                <w:t xml:space="preserve">            latest when the OpenFlow Port is associated with and</w:t>
              </w:r>
            </w:ins>
          </w:p>
          <w:p w14:paraId="3A607FB0" w14:textId="77777777" w:rsidR="00D708FE" w:rsidRDefault="00D708FE" w:rsidP="00D708FE">
            <w:pPr>
              <w:pStyle w:val="XML1"/>
              <w:rPr>
                <w:ins w:id="19808" w:author="Thomas Dietz" w:date="2012-08-08T16:18:00Z"/>
              </w:rPr>
            </w:pPr>
            <w:ins w:id="19809" w:author="Thomas Dietz" w:date="2012-08-08T16:18:00Z">
              <w:r>
                <w:t xml:space="preserve">            OpenFlow Logical Switch.  If the OpenFlow Port is</w:t>
              </w:r>
            </w:ins>
          </w:p>
          <w:p w14:paraId="230F44BA" w14:textId="77777777" w:rsidR="00D708FE" w:rsidRDefault="00D708FE" w:rsidP="00D708FE">
            <w:pPr>
              <w:pStyle w:val="XML1"/>
              <w:rPr>
                <w:ins w:id="19810" w:author="Thomas Dietz" w:date="2012-08-08T16:18:00Z"/>
              </w:rPr>
            </w:pPr>
            <w:ins w:id="19811" w:author="Thomas Dietz" w:date="2012-08-08T16:18:00Z">
              <w:r>
                <w:t xml:space="preserve">            associated with an OpenFlow Logical Switch, this element</w:t>
              </w:r>
            </w:ins>
          </w:p>
          <w:p w14:paraId="1BCC597B" w14:textId="77777777" w:rsidR="00D708FE" w:rsidRDefault="00D708FE" w:rsidP="00D708FE">
            <w:pPr>
              <w:pStyle w:val="XML1"/>
              <w:rPr>
                <w:ins w:id="19812" w:author="Thomas Dietz" w:date="2012-08-08T16:18:00Z"/>
              </w:rPr>
            </w:pPr>
            <w:ins w:id="19813" w:author="Thomas Dietz" w:date="2012-08-08T16:18:00Z">
              <w:r>
                <w:t xml:space="preserve">            MUST be unique within the context of the OpenFlow Logical</w:t>
              </w:r>
            </w:ins>
          </w:p>
          <w:p w14:paraId="09918938" w14:textId="77777777" w:rsidR="00D708FE" w:rsidRDefault="00D708FE" w:rsidP="00D708FE">
            <w:pPr>
              <w:pStyle w:val="XML1"/>
              <w:rPr>
                <w:ins w:id="19814" w:author="Thomas Dietz" w:date="2012-08-08T16:18:00Z"/>
              </w:rPr>
            </w:pPr>
            <w:ins w:id="19815" w:author="Thomas Dietz" w:date="2012-08-08T16:18:00Z">
              <w:r>
                <w:t xml:space="preserve">            Switch.  </w:t>
              </w:r>
            </w:ins>
          </w:p>
          <w:p w14:paraId="2F49F266" w14:textId="77777777" w:rsidR="00D708FE" w:rsidRDefault="00D708FE" w:rsidP="00D708FE">
            <w:pPr>
              <w:pStyle w:val="XML1"/>
              <w:rPr>
                <w:ins w:id="19816" w:author="Thomas Dietz" w:date="2012-08-08T16:18:00Z"/>
              </w:rPr>
            </w:pPr>
            <w:ins w:id="19817" w:author="Thomas Dietz" w:date="2012-08-08T16:18:00Z">
              <w:r>
                <w:t xml:space="preserve">                  </w:t>
              </w:r>
            </w:ins>
          </w:p>
          <w:p w14:paraId="42E510B7" w14:textId="77777777" w:rsidR="00D708FE" w:rsidRDefault="00D708FE" w:rsidP="00D708FE">
            <w:pPr>
              <w:pStyle w:val="XML1"/>
              <w:rPr>
                <w:ins w:id="19818" w:author="Thomas Dietz" w:date="2012-08-08T16:18:00Z"/>
              </w:rPr>
            </w:pPr>
            <w:ins w:id="19819" w:author="Thomas Dietz" w:date="2012-08-08T16:18:00Z">
              <w:r>
                <w:t xml:space="preserve">            OpenFlow Capable Switch implementations may choose to</w:t>
              </w:r>
            </w:ins>
          </w:p>
          <w:p w14:paraId="68BF1844" w14:textId="77777777" w:rsidR="00D708FE" w:rsidRDefault="00D708FE" w:rsidP="00D708FE">
            <w:pPr>
              <w:pStyle w:val="XML1"/>
              <w:rPr>
                <w:ins w:id="19820" w:author="Thomas Dietz" w:date="2012-08-08T16:18:00Z"/>
              </w:rPr>
            </w:pPr>
            <w:ins w:id="19821" w:author="Thomas Dietz" w:date="2012-08-08T16:18:00Z">
              <w:r>
                <w:t xml:space="preserve">            assign values to OpenFlow Ports that are unique within the</w:t>
              </w:r>
            </w:ins>
          </w:p>
          <w:p w14:paraId="0612D61A" w14:textId="77777777" w:rsidR="00D708FE" w:rsidRDefault="00D708FE" w:rsidP="00D708FE">
            <w:pPr>
              <w:pStyle w:val="XML1"/>
              <w:rPr>
                <w:ins w:id="19822" w:author="Thomas Dietz" w:date="2012-08-08T16:18:00Z"/>
              </w:rPr>
            </w:pPr>
            <w:ins w:id="19823" w:author="Thomas Dietz" w:date="2012-08-08T16:18:00Z">
              <w:r>
                <w:t xml:space="preserve">            context of the OpenFlow Logical Switch.  These numbers can</w:t>
              </w:r>
            </w:ins>
          </w:p>
          <w:p w14:paraId="1BAC5E6B" w14:textId="77777777" w:rsidR="00D708FE" w:rsidRDefault="00D708FE" w:rsidP="00D708FE">
            <w:pPr>
              <w:pStyle w:val="XML1"/>
              <w:rPr>
                <w:ins w:id="19824" w:author="Thomas Dietz" w:date="2012-08-08T16:18:00Z"/>
              </w:rPr>
            </w:pPr>
            <w:ins w:id="19825" w:author="Thomas Dietz" w:date="2012-08-08T16:18:00Z">
              <w:r>
                <w:t xml:space="preserve">            be used independent of assignments to OpenFlow Logical</w:t>
              </w:r>
            </w:ins>
          </w:p>
          <w:p w14:paraId="3EAEE079" w14:textId="77777777" w:rsidR="00D708FE" w:rsidRDefault="00D708FE" w:rsidP="00D708FE">
            <w:pPr>
              <w:pStyle w:val="XML1"/>
              <w:rPr>
                <w:ins w:id="19826" w:author="Thomas Dietz" w:date="2012-08-08T16:18:00Z"/>
              </w:rPr>
            </w:pPr>
            <w:ins w:id="19827" w:author="Thomas Dietz" w:date="2012-08-08T16:18:00Z">
              <w:r>
                <w:t xml:space="preserve">            Switches. </w:t>
              </w:r>
            </w:ins>
          </w:p>
          <w:p w14:paraId="55E6653C" w14:textId="77777777" w:rsidR="00D708FE" w:rsidRDefault="00D708FE" w:rsidP="00D708FE">
            <w:pPr>
              <w:pStyle w:val="XML1"/>
              <w:rPr>
                <w:ins w:id="19828" w:author="Thomas Dietz" w:date="2012-08-08T16:18:00Z"/>
              </w:rPr>
            </w:pPr>
            <w:ins w:id="19829" w:author="Thomas Dietz" w:date="2012-08-08T16:18:00Z">
              <w:r>
                <w:t xml:space="preserve">                  </w:t>
              </w:r>
            </w:ins>
          </w:p>
          <w:p w14:paraId="02C6A27D" w14:textId="77777777" w:rsidR="00D708FE" w:rsidRDefault="00D708FE" w:rsidP="00D708FE">
            <w:pPr>
              <w:pStyle w:val="XML1"/>
              <w:rPr>
                <w:ins w:id="19830" w:author="Thomas Dietz" w:date="2012-08-08T16:18:00Z"/>
              </w:rPr>
            </w:pPr>
            <w:ins w:id="19831" w:author="Thomas Dietz" w:date="2012-08-08T16:18:00Z">
              <w:r>
                <w:t xml:space="preserve">            Other implementations may assign values to this element</w:t>
              </w:r>
            </w:ins>
          </w:p>
          <w:p w14:paraId="19545A46" w14:textId="77777777" w:rsidR="00D708FE" w:rsidRDefault="00D708FE" w:rsidP="00D708FE">
            <w:pPr>
              <w:pStyle w:val="XML1"/>
              <w:rPr>
                <w:ins w:id="19832" w:author="Thomas Dietz" w:date="2012-08-08T16:18:00Z"/>
              </w:rPr>
            </w:pPr>
            <w:ins w:id="19833" w:author="Thomas Dietz" w:date="2012-08-08T16:18:00Z">
              <w:r>
                <w:t xml:space="preserve">            only if the OpenFlow Port is assigned to an OpenFlow</w:t>
              </w:r>
            </w:ins>
          </w:p>
          <w:p w14:paraId="5417E022" w14:textId="77777777" w:rsidR="00D708FE" w:rsidRDefault="00D708FE" w:rsidP="00D708FE">
            <w:pPr>
              <w:pStyle w:val="XML1"/>
              <w:rPr>
                <w:ins w:id="19834" w:author="Thomas Dietz" w:date="2012-08-08T16:18:00Z"/>
              </w:rPr>
            </w:pPr>
            <w:ins w:id="19835" w:author="Thomas Dietz" w:date="2012-08-08T16:18:00Z">
              <w:r>
                <w:t xml:space="preserve">            Logical Switch.  If no value is currently assigned to this</w:t>
              </w:r>
            </w:ins>
          </w:p>
          <w:p w14:paraId="32FE6BBE" w14:textId="77777777" w:rsidR="00D708FE" w:rsidRDefault="00D708FE" w:rsidP="00D708FE">
            <w:pPr>
              <w:pStyle w:val="XML1"/>
              <w:rPr>
                <w:ins w:id="19836" w:author="Thomas Dietz" w:date="2012-08-08T16:18:00Z"/>
              </w:rPr>
            </w:pPr>
            <w:ins w:id="19837" w:author="Thomas Dietz" w:date="2012-08-08T16:18:00Z">
              <w:r>
                <w:t xml:space="preserve">            element then this element MUST NOT be included in replies</w:t>
              </w:r>
            </w:ins>
          </w:p>
          <w:p w14:paraId="6578275F" w14:textId="77777777" w:rsidR="00D708FE" w:rsidRDefault="00D708FE" w:rsidP="00D708FE">
            <w:pPr>
              <w:pStyle w:val="XML1"/>
              <w:rPr>
                <w:ins w:id="19838" w:author="Thomas Dietz" w:date="2012-08-08T16:18:00Z"/>
              </w:rPr>
            </w:pPr>
            <w:ins w:id="19839" w:author="Thomas Dietz" w:date="2012-08-08T16:18:00Z">
              <w:r>
                <w:t xml:space="preserve">            to NETCONF &amp;lt;get&amp;gt; requests. Since this element is not</w:t>
              </w:r>
            </w:ins>
          </w:p>
          <w:p w14:paraId="4D8B4F10" w14:textId="77777777" w:rsidR="00D708FE" w:rsidRDefault="00D708FE" w:rsidP="00D708FE">
            <w:pPr>
              <w:pStyle w:val="XML1"/>
              <w:rPr>
                <w:ins w:id="19840" w:author="Thomas Dietz" w:date="2012-08-08T16:18:00Z"/>
              </w:rPr>
            </w:pPr>
            <w:ins w:id="19841" w:author="Thomas Dietz" w:date="2012-08-08T16:18:00Z">
              <w:r>
                <w:t xml:space="preserve">            configurable with the NETCONF protocol it MUST NOT be</w:t>
              </w:r>
            </w:ins>
          </w:p>
          <w:p w14:paraId="7464F3B3" w14:textId="77777777" w:rsidR="00D708FE" w:rsidRDefault="00D708FE" w:rsidP="00D708FE">
            <w:pPr>
              <w:pStyle w:val="XML1"/>
              <w:rPr>
                <w:ins w:id="19842" w:author="Thomas Dietz" w:date="2012-08-08T16:18:00Z"/>
              </w:rPr>
            </w:pPr>
            <w:ins w:id="19843" w:author="Thomas Dietz" w:date="2012-08-08T16:18:00Z">
              <w:r>
                <w:t xml:space="preserve">            included in replies to NETCONF &amp;lt;get-config&amp;gt; requests.</w:t>
              </w:r>
            </w:ins>
          </w:p>
          <w:p w14:paraId="5FE60087" w14:textId="77777777" w:rsidR="00D708FE" w:rsidRDefault="00D708FE" w:rsidP="00D708FE">
            <w:pPr>
              <w:pStyle w:val="XML1"/>
              <w:rPr>
                <w:ins w:id="19844" w:author="Thomas Dietz" w:date="2012-08-08T16:18:00Z"/>
              </w:rPr>
            </w:pPr>
            <w:ins w:id="19845" w:author="Thomas Dietz" w:date="2012-08-08T16:18:00Z">
              <w:r>
                <w:t xml:space="preserve">          &lt;/xs:documentation&gt;</w:t>
              </w:r>
            </w:ins>
          </w:p>
          <w:p w14:paraId="15AF2778" w14:textId="77777777" w:rsidR="00D708FE" w:rsidRDefault="00D708FE" w:rsidP="00D708FE">
            <w:pPr>
              <w:pStyle w:val="XML1"/>
              <w:rPr>
                <w:ins w:id="19846" w:author="Thomas Dietz" w:date="2012-08-08T16:18:00Z"/>
              </w:rPr>
            </w:pPr>
            <w:ins w:id="19847" w:author="Thomas Dietz" w:date="2012-08-08T16:18:00Z">
              <w:r>
                <w:t xml:space="preserve">        &lt;/xs:annotation&gt;</w:t>
              </w:r>
            </w:ins>
          </w:p>
          <w:p w14:paraId="7B89D3B3" w14:textId="77777777" w:rsidR="00D708FE" w:rsidRDefault="00D708FE" w:rsidP="00D708FE">
            <w:pPr>
              <w:pStyle w:val="XML1"/>
              <w:rPr>
                <w:ins w:id="19848" w:author="Thomas Dietz" w:date="2012-08-08T16:18:00Z"/>
              </w:rPr>
            </w:pPr>
            <w:ins w:id="19849" w:author="Thomas Dietz" w:date="2012-08-08T16:18:00Z">
              <w:r>
                <w:t xml:space="preserve">      &lt;/xs:element&gt;</w:t>
              </w:r>
            </w:ins>
          </w:p>
          <w:p w14:paraId="718B6133" w14:textId="77777777" w:rsidR="00D708FE" w:rsidRDefault="00D708FE" w:rsidP="00D708FE">
            <w:pPr>
              <w:pStyle w:val="XML1"/>
              <w:rPr>
                <w:ins w:id="19850" w:author="Thomas Dietz" w:date="2012-08-08T16:18:00Z"/>
              </w:rPr>
            </w:pPr>
            <w:ins w:id="19851" w:author="Thomas Dietz" w:date="2012-08-08T16:18:00Z">
              <w:r>
                <w:t xml:space="preserve">      &lt;xs:element name="name"&gt;</w:t>
              </w:r>
            </w:ins>
          </w:p>
          <w:p w14:paraId="0B1CE661" w14:textId="77777777" w:rsidR="00D708FE" w:rsidRDefault="00D708FE" w:rsidP="00D708FE">
            <w:pPr>
              <w:pStyle w:val="XML1"/>
              <w:rPr>
                <w:ins w:id="19852" w:author="Thomas Dietz" w:date="2012-08-08T16:18:00Z"/>
              </w:rPr>
            </w:pPr>
            <w:ins w:id="19853" w:author="Thomas Dietz" w:date="2012-08-08T16:18:00Z">
              <w:r>
                <w:t xml:space="preserve">        &lt;xs:annotation&gt;</w:t>
              </w:r>
            </w:ins>
          </w:p>
          <w:p w14:paraId="6EBECCA9" w14:textId="77777777" w:rsidR="00D708FE" w:rsidRDefault="00D708FE" w:rsidP="00D708FE">
            <w:pPr>
              <w:pStyle w:val="XML1"/>
              <w:rPr>
                <w:ins w:id="19854" w:author="Thomas Dietz" w:date="2012-08-08T16:18:00Z"/>
              </w:rPr>
            </w:pPr>
            <w:ins w:id="19855" w:author="Thomas Dietz" w:date="2012-08-08T16:18:00Z">
              <w:r>
                <w:t xml:space="preserve">          &lt;xs:documentation&gt;</w:t>
              </w:r>
            </w:ins>
          </w:p>
          <w:p w14:paraId="28BE5CCB" w14:textId="77777777" w:rsidR="00D708FE" w:rsidRDefault="00D708FE" w:rsidP="00D708FE">
            <w:pPr>
              <w:pStyle w:val="XML1"/>
              <w:rPr>
                <w:ins w:id="19856" w:author="Thomas Dietz" w:date="2012-08-08T16:18:00Z"/>
              </w:rPr>
            </w:pPr>
            <w:ins w:id="19857" w:author="Thomas Dietz" w:date="2012-08-08T16:18:00Z">
              <w:r>
                <w:t xml:space="preserve">            This element assists OpenFlow Controllers in </w:t>
              </w:r>
            </w:ins>
          </w:p>
          <w:p w14:paraId="29FA92B7" w14:textId="77777777" w:rsidR="00D708FE" w:rsidRDefault="00D708FE" w:rsidP="00D708FE">
            <w:pPr>
              <w:pStyle w:val="XML1"/>
              <w:rPr>
                <w:ins w:id="19858" w:author="Thomas Dietz" w:date="2012-08-08T16:18:00Z"/>
              </w:rPr>
            </w:pPr>
            <w:ins w:id="19859" w:author="Thomas Dietz" w:date="2012-08-08T16:18:00Z">
              <w:r>
                <w:t xml:space="preserve">            identifying OpenFlow Ports.  </w:t>
              </w:r>
            </w:ins>
          </w:p>
          <w:p w14:paraId="0CDB4E73" w14:textId="77777777" w:rsidR="00D708FE" w:rsidRDefault="00D708FE" w:rsidP="00D708FE">
            <w:pPr>
              <w:pStyle w:val="XML1"/>
              <w:rPr>
                <w:ins w:id="19860" w:author="Thomas Dietz" w:date="2012-08-08T16:18:00Z"/>
              </w:rPr>
            </w:pPr>
            <w:ins w:id="19861" w:author="Thomas Dietz" w:date="2012-08-08T16:18:00Z">
              <w:r>
                <w:t xml:space="preserve">                  </w:t>
              </w:r>
            </w:ins>
          </w:p>
          <w:p w14:paraId="545D4EB1" w14:textId="77777777" w:rsidR="00D708FE" w:rsidRDefault="00D708FE" w:rsidP="00D708FE">
            <w:pPr>
              <w:pStyle w:val="XML1"/>
              <w:rPr>
                <w:ins w:id="19862" w:author="Thomas Dietz" w:date="2012-08-08T16:18:00Z"/>
              </w:rPr>
            </w:pPr>
            <w:ins w:id="19863" w:author="Thomas Dietz" w:date="2012-08-08T16:18:00Z">
              <w:r>
                <w:t xml:space="preserve">            This element is not to be set by the OP-CONFIG protocol,</w:t>
              </w:r>
            </w:ins>
          </w:p>
          <w:p w14:paraId="1AA0CFFE" w14:textId="77777777" w:rsidR="00D708FE" w:rsidRDefault="00D708FE" w:rsidP="00D708FE">
            <w:pPr>
              <w:pStyle w:val="XML1"/>
              <w:rPr>
                <w:ins w:id="19864" w:author="Thomas Dietz" w:date="2012-08-08T16:18:00Z"/>
              </w:rPr>
            </w:pPr>
            <w:ins w:id="19865" w:author="Thomas Dietz" w:date="2012-08-08T16:18:00Z">
              <w:r>
                <w:t xml:space="preserve">            but it is set by the switch implementation.  It may be set</w:t>
              </w:r>
            </w:ins>
          </w:p>
          <w:p w14:paraId="26580822" w14:textId="77777777" w:rsidR="00D708FE" w:rsidRDefault="00D708FE" w:rsidP="00D708FE">
            <w:pPr>
              <w:pStyle w:val="XML1"/>
              <w:rPr>
                <w:ins w:id="19866" w:author="Thomas Dietz" w:date="2012-08-08T16:18:00Z"/>
              </w:rPr>
            </w:pPr>
            <w:ins w:id="19867" w:author="Thomas Dietz" w:date="2012-08-08T16:18:00Z">
              <w:r>
                <w:t xml:space="preserve">            at start-up time of an OpenFlow Capable Switch or when the </w:t>
              </w:r>
            </w:ins>
          </w:p>
          <w:p w14:paraId="1A3CD76C" w14:textId="77777777" w:rsidR="00D708FE" w:rsidRDefault="00D708FE" w:rsidP="00D708FE">
            <w:pPr>
              <w:pStyle w:val="XML1"/>
              <w:rPr>
                <w:ins w:id="19868" w:author="Thomas Dietz" w:date="2012-08-08T16:18:00Z"/>
              </w:rPr>
            </w:pPr>
            <w:ins w:id="19869" w:author="Thomas Dietz" w:date="2012-08-08T16:18:00Z">
              <w:r>
                <w:t xml:space="preserve">            OpenFlow Port is assigned to an OpenFlow Logical Switch.</w:t>
              </w:r>
            </w:ins>
          </w:p>
          <w:p w14:paraId="2B210042" w14:textId="77777777" w:rsidR="00D708FE" w:rsidRDefault="00D708FE" w:rsidP="00D708FE">
            <w:pPr>
              <w:pStyle w:val="XML1"/>
              <w:rPr>
                <w:ins w:id="19870" w:author="Thomas Dietz" w:date="2012-08-08T16:18:00Z"/>
              </w:rPr>
            </w:pPr>
            <w:ins w:id="19871" w:author="Thomas Dietz" w:date="2012-08-08T16:18:00Z">
              <w:r>
                <w:t xml:space="preserve">            It MAY also be not set at all.  If this element is set to a</w:t>
              </w:r>
            </w:ins>
          </w:p>
          <w:p w14:paraId="2C13BC65" w14:textId="77777777" w:rsidR="00D708FE" w:rsidRDefault="00D708FE" w:rsidP="00D708FE">
            <w:pPr>
              <w:pStyle w:val="XML1"/>
              <w:rPr>
                <w:ins w:id="19872" w:author="Thomas Dietz" w:date="2012-08-08T16:18:00Z"/>
              </w:rPr>
            </w:pPr>
            <w:ins w:id="19873" w:author="Thomas Dietz" w:date="2012-08-08T16:18:00Z">
              <w:r>
                <w:t xml:space="preserve">            value other than the empty string when being assigned to an</w:t>
              </w:r>
            </w:ins>
          </w:p>
          <w:p w14:paraId="0C2F2F0F" w14:textId="77777777" w:rsidR="00D708FE" w:rsidRDefault="00D708FE" w:rsidP="00D708FE">
            <w:pPr>
              <w:pStyle w:val="XML1"/>
              <w:rPr>
                <w:ins w:id="19874" w:author="Thomas Dietz" w:date="2012-08-08T16:18:00Z"/>
              </w:rPr>
            </w:pPr>
            <w:ins w:id="19875" w:author="Thomas Dietz" w:date="2012-08-08T16:18:00Z">
              <w:r>
                <w:t xml:space="preserve">            OpenFlow Logical Switch, then the value of this element</w:t>
              </w:r>
            </w:ins>
          </w:p>
          <w:p w14:paraId="092D070D" w14:textId="77777777" w:rsidR="00D708FE" w:rsidRDefault="00D708FE" w:rsidP="00D708FE">
            <w:pPr>
              <w:pStyle w:val="XML1"/>
              <w:rPr>
                <w:ins w:id="19876" w:author="Thomas Dietz" w:date="2012-08-08T16:18:00Z"/>
              </w:rPr>
            </w:pPr>
            <w:ins w:id="19877" w:author="Thomas Dietz" w:date="2012-08-08T16:18:00Z">
              <w:r>
                <w:t xml:space="preserve">            MUST be unique within the context of the OpenFlow Logical</w:t>
              </w:r>
            </w:ins>
          </w:p>
          <w:p w14:paraId="1F7444D5" w14:textId="77777777" w:rsidR="00D708FE" w:rsidRDefault="00D708FE" w:rsidP="00D708FE">
            <w:pPr>
              <w:pStyle w:val="XML1"/>
              <w:rPr>
                <w:ins w:id="19878" w:author="Thomas Dietz" w:date="2012-08-08T16:18:00Z"/>
              </w:rPr>
            </w:pPr>
            <w:ins w:id="19879" w:author="Thomas Dietz" w:date="2012-08-08T16:18:00Z">
              <w:r>
                <w:t xml:space="preserve">            Switch.  </w:t>
              </w:r>
            </w:ins>
          </w:p>
          <w:p w14:paraId="4A816151" w14:textId="77777777" w:rsidR="00D708FE" w:rsidRDefault="00D708FE" w:rsidP="00D708FE">
            <w:pPr>
              <w:pStyle w:val="XML1"/>
              <w:rPr>
                <w:ins w:id="19880" w:author="Thomas Dietz" w:date="2012-08-08T16:18:00Z"/>
              </w:rPr>
            </w:pPr>
            <w:ins w:id="19881" w:author="Thomas Dietz" w:date="2012-08-08T16:18:00Z">
              <w:r>
                <w:t xml:space="preserve">                  </w:t>
              </w:r>
            </w:ins>
          </w:p>
          <w:p w14:paraId="607F3445" w14:textId="77777777" w:rsidR="00D708FE" w:rsidRDefault="00D708FE" w:rsidP="00D708FE">
            <w:pPr>
              <w:pStyle w:val="XML1"/>
              <w:rPr>
                <w:ins w:id="19882" w:author="Thomas Dietz" w:date="2012-08-08T16:18:00Z"/>
              </w:rPr>
            </w:pPr>
            <w:ins w:id="19883" w:author="Thomas Dietz" w:date="2012-08-08T16:18:00Z">
              <w:r>
                <w:t xml:space="preserve">            If no value or the empty string is currently assigned to</w:t>
              </w:r>
            </w:ins>
          </w:p>
          <w:p w14:paraId="0B051EB9" w14:textId="77777777" w:rsidR="00D708FE" w:rsidRDefault="00D708FE" w:rsidP="00D708FE">
            <w:pPr>
              <w:pStyle w:val="XML1"/>
              <w:rPr>
                <w:ins w:id="19884" w:author="Thomas Dietz" w:date="2012-08-08T16:18:00Z"/>
              </w:rPr>
            </w:pPr>
            <w:ins w:id="19885" w:author="Thomas Dietz" w:date="2012-08-08T16:18:00Z">
              <w:r>
                <w:t xml:space="preserve">            this element then this element MUST not be included in</w:t>
              </w:r>
            </w:ins>
          </w:p>
          <w:p w14:paraId="5E786903" w14:textId="77777777" w:rsidR="00D708FE" w:rsidRDefault="00D708FE" w:rsidP="00D708FE">
            <w:pPr>
              <w:pStyle w:val="XML1"/>
              <w:rPr>
                <w:ins w:id="19886" w:author="Thomas Dietz" w:date="2012-08-08T16:18:00Z"/>
              </w:rPr>
            </w:pPr>
            <w:ins w:id="19887" w:author="Thomas Dietz" w:date="2012-08-08T16:18:00Z">
              <w:r>
                <w:t xml:space="preserve">            replies to NETCONF &amp;lt;get&amp;gt; requests. Since this element is</w:t>
              </w:r>
            </w:ins>
          </w:p>
          <w:p w14:paraId="4C616EB5" w14:textId="77777777" w:rsidR="00D708FE" w:rsidRDefault="00D708FE" w:rsidP="00D708FE">
            <w:pPr>
              <w:pStyle w:val="XML1"/>
              <w:rPr>
                <w:ins w:id="19888" w:author="Thomas Dietz" w:date="2012-08-08T16:18:00Z"/>
              </w:rPr>
            </w:pPr>
            <w:ins w:id="19889" w:author="Thomas Dietz" w:date="2012-08-08T16:18:00Z">
              <w:r>
                <w:t xml:space="preserve">            not configurable with the NETCONF protocol it MUST NOT be</w:t>
              </w:r>
            </w:ins>
          </w:p>
          <w:p w14:paraId="50E0EEB1" w14:textId="77777777" w:rsidR="00D708FE" w:rsidRDefault="00D708FE" w:rsidP="00D708FE">
            <w:pPr>
              <w:pStyle w:val="XML1"/>
              <w:rPr>
                <w:ins w:id="19890" w:author="Thomas Dietz" w:date="2012-08-08T16:18:00Z"/>
              </w:rPr>
            </w:pPr>
            <w:ins w:id="19891" w:author="Thomas Dietz" w:date="2012-08-08T16:18:00Z">
              <w:r>
                <w:t xml:space="preserve">            included in replies to NETCONF &amp;lt;get-config&amp;gt; requests.</w:t>
              </w:r>
            </w:ins>
          </w:p>
          <w:p w14:paraId="6031ED71" w14:textId="77777777" w:rsidR="00D708FE" w:rsidRDefault="00D708FE" w:rsidP="00D708FE">
            <w:pPr>
              <w:pStyle w:val="XML1"/>
              <w:rPr>
                <w:ins w:id="19892" w:author="Thomas Dietz" w:date="2012-08-08T16:18:00Z"/>
              </w:rPr>
            </w:pPr>
            <w:ins w:id="19893" w:author="Thomas Dietz" w:date="2012-08-08T16:18:00Z">
              <w:r>
                <w:t xml:space="preserve">          &lt;/xs:documentation&gt;</w:t>
              </w:r>
            </w:ins>
          </w:p>
          <w:p w14:paraId="766EEC87" w14:textId="77777777" w:rsidR="00D708FE" w:rsidRDefault="00D708FE" w:rsidP="00D708FE">
            <w:pPr>
              <w:pStyle w:val="XML1"/>
              <w:rPr>
                <w:ins w:id="19894" w:author="Thomas Dietz" w:date="2012-08-08T16:18:00Z"/>
              </w:rPr>
            </w:pPr>
            <w:ins w:id="19895" w:author="Thomas Dietz" w:date="2012-08-08T16:18:00Z">
              <w:r>
                <w:t xml:space="preserve">        &lt;/xs:annotation&gt;</w:t>
              </w:r>
            </w:ins>
          </w:p>
          <w:p w14:paraId="1874E723" w14:textId="77777777" w:rsidR="00D708FE" w:rsidRDefault="00D708FE" w:rsidP="00D708FE">
            <w:pPr>
              <w:pStyle w:val="XML1"/>
              <w:rPr>
                <w:ins w:id="19896" w:author="Thomas Dietz" w:date="2012-08-08T16:18:00Z"/>
              </w:rPr>
            </w:pPr>
            <w:ins w:id="19897" w:author="Thomas Dietz" w:date="2012-08-08T16:18:00Z">
              <w:r>
                <w:t xml:space="preserve">        &lt;xs:simpleType&gt;</w:t>
              </w:r>
            </w:ins>
          </w:p>
          <w:p w14:paraId="57D3F95D" w14:textId="77777777" w:rsidR="00D708FE" w:rsidRDefault="00D708FE" w:rsidP="00D708FE">
            <w:pPr>
              <w:pStyle w:val="XML1"/>
              <w:rPr>
                <w:ins w:id="19898" w:author="Thomas Dietz" w:date="2012-08-08T16:18:00Z"/>
              </w:rPr>
            </w:pPr>
            <w:ins w:id="19899" w:author="Thomas Dietz" w:date="2012-08-08T16:18:00Z">
              <w:r>
                <w:t xml:space="preserve">          &lt;xs:restriction base="xs:string"&gt;</w:t>
              </w:r>
            </w:ins>
          </w:p>
          <w:p w14:paraId="7A1241D8" w14:textId="77777777" w:rsidR="00D708FE" w:rsidRDefault="00D708FE" w:rsidP="00D708FE">
            <w:pPr>
              <w:pStyle w:val="XML1"/>
              <w:rPr>
                <w:ins w:id="19900" w:author="Thomas Dietz" w:date="2012-08-08T16:18:00Z"/>
              </w:rPr>
            </w:pPr>
            <w:ins w:id="19901" w:author="Thomas Dietz" w:date="2012-08-08T16:18:00Z">
              <w:r>
                <w:t xml:space="preserve">            &lt;xs:minLength value="1"/&gt;</w:t>
              </w:r>
            </w:ins>
          </w:p>
          <w:p w14:paraId="2974EC3D" w14:textId="77777777" w:rsidR="00D708FE" w:rsidRDefault="00D708FE" w:rsidP="00D708FE">
            <w:pPr>
              <w:pStyle w:val="XML1"/>
              <w:rPr>
                <w:ins w:id="19902" w:author="Thomas Dietz" w:date="2012-08-08T16:18:00Z"/>
              </w:rPr>
            </w:pPr>
            <w:ins w:id="19903" w:author="Thomas Dietz" w:date="2012-08-08T16:18:00Z">
              <w:r>
                <w:t xml:space="preserve">            &lt;xs:maxLength value="16"/&gt;</w:t>
              </w:r>
            </w:ins>
          </w:p>
          <w:p w14:paraId="0597A1E0" w14:textId="77777777" w:rsidR="00D708FE" w:rsidRDefault="00D708FE" w:rsidP="00D708FE">
            <w:pPr>
              <w:pStyle w:val="XML1"/>
              <w:rPr>
                <w:ins w:id="19904" w:author="Thomas Dietz" w:date="2012-08-08T16:18:00Z"/>
              </w:rPr>
            </w:pPr>
            <w:ins w:id="19905" w:author="Thomas Dietz" w:date="2012-08-08T16:18:00Z">
              <w:r>
                <w:t xml:space="preserve">          &lt;/xs:restriction&gt;</w:t>
              </w:r>
            </w:ins>
          </w:p>
          <w:p w14:paraId="2529CD51" w14:textId="77777777" w:rsidR="00D708FE" w:rsidRDefault="00D708FE" w:rsidP="00D708FE">
            <w:pPr>
              <w:pStyle w:val="XML1"/>
              <w:rPr>
                <w:ins w:id="19906" w:author="Thomas Dietz" w:date="2012-08-08T16:18:00Z"/>
              </w:rPr>
            </w:pPr>
            <w:ins w:id="19907" w:author="Thomas Dietz" w:date="2012-08-08T16:18:00Z">
              <w:r>
                <w:t xml:space="preserve">        &lt;/xs:simpleType&gt;</w:t>
              </w:r>
            </w:ins>
          </w:p>
          <w:p w14:paraId="4FB66614" w14:textId="77777777" w:rsidR="00D708FE" w:rsidRDefault="00D708FE" w:rsidP="00D708FE">
            <w:pPr>
              <w:pStyle w:val="XML1"/>
              <w:rPr>
                <w:ins w:id="19908" w:author="Thomas Dietz" w:date="2012-08-08T16:18:00Z"/>
              </w:rPr>
            </w:pPr>
            <w:ins w:id="19909" w:author="Thomas Dietz" w:date="2012-08-08T16:18:00Z">
              <w:r>
                <w:t xml:space="preserve">      &lt;/xs:element&gt;</w:t>
              </w:r>
            </w:ins>
          </w:p>
          <w:p w14:paraId="2376FC50" w14:textId="77777777" w:rsidR="00D708FE" w:rsidRDefault="00D708FE" w:rsidP="00D708FE">
            <w:pPr>
              <w:pStyle w:val="XML1"/>
              <w:rPr>
                <w:ins w:id="19910" w:author="Thomas Dietz" w:date="2012-08-08T16:18:00Z"/>
              </w:rPr>
            </w:pPr>
            <w:ins w:id="19911" w:author="Thomas Dietz" w:date="2012-08-08T16:18:00Z">
              <w:r>
                <w:lastRenderedPageBreak/>
                <w:t xml:space="preserve">      &lt;xs:element name="current-rate"  type="xs:unsignedInt"&gt;</w:t>
              </w:r>
            </w:ins>
          </w:p>
          <w:p w14:paraId="26BA43E2" w14:textId="77777777" w:rsidR="00D708FE" w:rsidRDefault="00D708FE" w:rsidP="00D708FE">
            <w:pPr>
              <w:pStyle w:val="XML1"/>
              <w:rPr>
                <w:ins w:id="19912" w:author="Thomas Dietz" w:date="2012-08-08T16:18:00Z"/>
              </w:rPr>
            </w:pPr>
            <w:ins w:id="19913" w:author="Thomas Dietz" w:date="2012-08-08T16:18:00Z">
              <w:r>
                <w:t xml:space="preserve">        &lt;xs:annotation&gt;</w:t>
              </w:r>
            </w:ins>
          </w:p>
          <w:p w14:paraId="52CAFF21" w14:textId="77777777" w:rsidR="00D708FE" w:rsidRDefault="00D708FE" w:rsidP="00D708FE">
            <w:pPr>
              <w:pStyle w:val="XML1"/>
              <w:rPr>
                <w:ins w:id="19914" w:author="Thomas Dietz" w:date="2012-08-08T16:18:00Z"/>
              </w:rPr>
            </w:pPr>
            <w:ins w:id="19915" w:author="Thomas Dietz" w:date="2012-08-08T16:18:00Z">
              <w:r>
                <w:t xml:space="preserve">          &lt;xs:documentation&gt;</w:t>
              </w:r>
            </w:ins>
          </w:p>
          <w:p w14:paraId="50AA8082" w14:textId="77777777" w:rsidR="00D708FE" w:rsidRDefault="00D708FE" w:rsidP="00D708FE">
            <w:pPr>
              <w:pStyle w:val="XML1"/>
              <w:rPr>
                <w:ins w:id="19916" w:author="Thomas Dietz" w:date="2012-08-08T16:18:00Z"/>
              </w:rPr>
            </w:pPr>
            <w:ins w:id="19917" w:author="Thomas Dietz" w:date="2012-08-08T16:18:00Z">
              <w:r>
                <w:t xml:space="preserve">            This element indicates the current bit rate of </w:t>
              </w:r>
            </w:ins>
          </w:p>
          <w:p w14:paraId="3810EE2B" w14:textId="77777777" w:rsidR="00D708FE" w:rsidRDefault="00D708FE" w:rsidP="00D708FE">
            <w:pPr>
              <w:pStyle w:val="XML1"/>
              <w:rPr>
                <w:ins w:id="19918" w:author="Thomas Dietz" w:date="2012-08-08T16:18:00Z"/>
              </w:rPr>
            </w:pPr>
            <w:ins w:id="19919" w:author="Thomas Dietz" w:date="2012-08-08T16:18:00Z">
              <w:r>
                <w:t xml:space="preserve">            the port. Its values is to be provided in units of kilobit </w:t>
              </w:r>
            </w:ins>
          </w:p>
          <w:p w14:paraId="7C8DB385" w14:textId="77777777" w:rsidR="00D708FE" w:rsidRDefault="00D708FE" w:rsidP="00D708FE">
            <w:pPr>
              <w:pStyle w:val="XML1"/>
              <w:rPr>
                <w:ins w:id="19920" w:author="Thomas Dietz" w:date="2012-08-08T16:18:00Z"/>
              </w:rPr>
            </w:pPr>
            <w:ins w:id="19921" w:author="Thomas Dietz" w:date="2012-08-08T16:18:00Z">
              <w:r>
                <w:t xml:space="preserve">            per second (kbps). This element is only valid if the </w:t>
              </w:r>
            </w:ins>
          </w:p>
          <w:p w14:paraId="632CF598" w14:textId="77777777" w:rsidR="00D708FE" w:rsidRDefault="00D708FE" w:rsidP="00D708FE">
            <w:pPr>
              <w:pStyle w:val="XML1"/>
              <w:rPr>
                <w:ins w:id="19922" w:author="Thomas Dietz" w:date="2012-08-08T16:18:00Z"/>
              </w:rPr>
            </w:pPr>
            <w:ins w:id="19923" w:author="Thomas Dietz" w:date="2012-08-08T16:18:00Z">
              <w:r>
                <w:t xml:space="preserve">            element called 'rate' in the current Port Features has a </w:t>
              </w:r>
            </w:ins>
          </w:p>
          <w:p w14:paraId="4ED6A0DC" w14:textId="77777777" w:rsidR="00D708FE" w:rsidRDefault="00D708FE" w:rsidP="00D708FE">
            <w:pPr>
              <w:pStyle w:val="XML1"/>
              <w:rPr>
                <w:ins w:id="19924" w:author="Thomas Dietz" w:date="2012-08-08T16:18:00Z"/>
              </w:rPr>
            </w:pPr>
            <w:ins w:id="19925" w:author="Thomas Dietz" w:date="2012-08-08T16:18:00Z">
              <w:r>
                <w:t xml:space="preserve">            value of 'other'.</w:t>
              </w:r>
            </w:ins>
          </w:p>
          <w:p w14:paraId="1AE5ED31" w14:textId="77777777" w:rsidR="00D708FE" w:rsidRDefault="00D708FE" w:rsidP="00D708FE">
            <w:pPr>
              <w:pStyle w:val="XML1"/>
              <w:rPr>
                <w:ins w:id="19926" w:author="Thomas Dietz" w:date="2012-08-08T16:18:00Z"/>
              </w:rPr>
            </w:pPr>
          </w:p>
          <w:p w14:paraId="01C93F68" w14:textId="77777777" w:rsidR="00D708FE" w:rsidRDefault="00D708FE" w:rsidP="00D708FE">
            <w:pPr>
              <w:pStyle w:val="XML1"/>
              <w:rPr>
                <w:ins w:id="19927" w:author="Thomas Dietz" w:date="2012-08-08T16:18:00Z"/>
              </w:rPr>
            </w:pPr>
            <w:ins w:id="19928" w:author="Thomas Dietz" w:date="2012-08-08T16:18:00Z">
              <w:r>
                <w:t xml:space="preserve">            Since this element is not configurable with the NETCONF</w:t>
              </w:r>
            </w:ins>
          </w:p>
          <w:p w14:paraId="20921AA7" w14:textId="77777777" w:rsidR="00D708FE" w:rsidRDefault="00D708FE" w:rsidP="00D708FE">
            <w:pPr>
              <w:pStyle w:val="XML1"/>
              <w:rPr>
                <w:ins w:id="19929" w:author="Thomas Dietz" w:date="2012-08-08T16:18:00Z"/>
              </w:rPr>
            </w:pPr>
            <w:ins w:id="19930" w:author="Thomas Dietz" w:date="2012-08-08T16:18:00Z">
              <w:r>
                <w:t xml:space="preserve">            protocol it MUST NOT be included in replies to NETCONF</w:t>
              </w:r>
            </w:ins>
          </w:p>
          <w:p w14:paraId="2015300B" w14:textId="77777777" w:rsidR="00D708FE" w:rsidRDefault="00D708FE" w:rsidP="00D708FE">
            <w:pPr>
              <w:pStyle w:val="XML1"/>
              <w:rPr>
                <w:ins w:id="19931" w:author="Thomas Dietz" w:date="2012-08-08T16:18:00Z"/>
              </w:rPr>
            </w:pPr>
            <w:ins w:id="19932" w:author="Thomas Dietz" w:date="2012-08-08T16:18:00Z">
              <w:r>
                <w:t xml:space="preserve">            &amp;lt;get-config&amp;gt; requests.</w:t>
              </w:r>
            </w:ins>
          </w:p>
          <w:p w14:paraId="67E0E964" w14:textId="77777777" w:rsidR="00D708FE" w:rsidRDefault="00D708FE" w:rsidP="00D708FE">
            <w:pPr>
              <w:pStyle w:val="XML1"/>
              <w:rPr>
                <w:ins w:id="19933" w:author="Thomas Dietz" w:date="2012-08-08T16:18:00Z"/>
              </w:rPr>
            </w:pPr>
            <w:ins w:id="19934" w:author="Thomas Dietz" w:date="2012-08-08T16:18:00Z">
              <w:r>
                <w:t xml:space="preserve">          &lt;/xs:documentation&gt;</w:t>
              </w:r>
            </w:ins>
          </w:p>
          <w:p w14:paraId="3A668189" w14:textId="77777777" w:rsidR="00D708FE" w:rsidRDefault="00D708FE" w:rsidP="00D708FE">
            <w:pPr>
              <w:pStyle w:val="XML1"/>
              <w:rPr>
                <w:ins w:id="19935" w:author="Thomas Dietz" w:date="2012-08-08T16:18:00Z"/>
              </w:rPr>
            </w:pPr>
            <w:ins w:id="19936" w:author="Thomas Dietz" w:date="2012-08-08T16:18:00Z">
              <w:r>
                <w:t xml:space="preserve">        &lt;/xs:annotation&gt;</w:t>
              </w:r>
            </w:ins>
          </w:p>
          <w:p w14:paraId="0984474E" w14:textId="77777777" w:rsidR="00D708FE" w:rsidRDefault="00D708FE" w:rsidP="00D708FE">
            <w:pPr>
              <w:pStyle w:val="XML1"/>
              <w:rPr>
                <w:ins w:id="19937" w:author="Thomas Dietz" w:date="2012-08-08T16:18:00Z"/>
              </w:rPr>
            </w:pPr>
            <w:ins w:id="19938" w:author="Thomas Dietz" w:date="2012-08-08T16:18:00Z">
              <w:r>
                <w:t xml:space="preserve">      &lt;/xs:element&gt;</w:t>
              </w:r>
            </w:ins>
          </w:p>
          <w:p w14:paraId="32B02958" w14:textId="77777777" w:rsidR="00D708FE" w:rsidRDefault="00D708FE" w:rsidP="00D708FE">
            <w:pPr>
              <w:pStyle w:val="XML1"/>
              <w:rPr>
                <w:ins w:id="19939" w:author="Thomas Dietz" w:date="2012-08-08T16:18:00Z"/>
              </w:rPr>
            </w:pPr>
            <w:ins w:id="19940" w:author="Thomas Dietz" w:date="2012-08-08T16:18:00Z">
              <w:r>
                <w:t xml:space="preserve">      &lt;xs:element name="max-rate"  type="xs:unsignedInt"&gt;</w:t>
              </w:r>
            </w:ins>
          </w:p>
          <w:p w14:paraId="2B2EDCAD" w14:textId="77777777" w:rsidR="00D708FE" w:rsidRDefault="00D708FE" w:rsidP="00D708FE">
            <w:pPr>
              <w:pStyle w:val="XML1"/>
              <w:rPr>
                <w:ins w:id="19941" w:author="Thomas Dietz" w:date="2012-08-08T16:18:00Z"/>
              </w:rPr>
            </w:pPr>
            <w:ins w:id="19942" w:author="Thomas Dietz" w:date="2012-08-08T16:18:00Z">
              <w:r>
                <w:t xml:space="preserve">        &lt;xs:annotation&gt;</w:t>
              </w:r>
            </w:ins>
          </w:p>
          <w:p w14:paraId="3FD4AC2B" w14:textId="77777777" w:rsidR="00D708FE" w:rsidRDefault="00D708FE" w:rsidP="00D708FE">
            <w:pPr>
              <w:pStyle w:val="XML1"/>
              <w:rPr>
                <w:ins w:id="19943" w:author="Thomas Dietz" w:date="2012-08-08T16:18:00Z"/>
              </w:rPr>
            </w:pPr>
            <w:ins w:id="19944" w:author="Thomas Dietz" w:date="2012-08-08T16:18:00Z">
              <w:r>
                <w:t xml:space="preserve">          &lt;xs:documentation&gt;</w:t>
              </w:r>
            </w:ins>
          </w:p>
          <w:p w14:paraId="5CDDC6DC" w14:textId="77777777" w:rsidR="00D708FE" w:rsidRDefault="00D708FE" w:rsidP="00D708FE">
            <w:pPr>
              <w:pStyle w:val="XML1"/>
              <w:rPr>
                <w:ins w:id="19945" w:author="Thomas Dietz" w:date="2012-08-08T16:18:00Z"/>
              </w:rPr>
            </w:pPr>
            <w:ins w:id="19946" w:author="Thomas Dietz" w:date="2012-08-08T16:18:00Z">
              <w:r>
                <w:t xml:space="preserve">            This element indicates the maximum bit rate of </w:t>
              </w:r>
            </w:ins>
          </w:p>
          <w:p w14:paraId="4322CC93" w14:textId="77777777" w:rsidR="00D708FE" w:rsidRDefault="00D708FE" w:rsidP="00D708FE">
            <w:pPr>
              <w:pStyle w:val="XML1"/>
              <w:rPr>
                <w:ins w:id="19947" w:author="Thomas Dietz" w:date="2012-08-08T16:18:00Z"/>
              </w:rPr>
            </w:pPr>
            <w:ins w:id="19948" w:author="Thomas Dietz" w:date="2012-08-08T16:18:00Z">
              <w:r>
                <w:t xml:space="preserve">            the port. Its values is to be provided in units of kilobit </w:t>
              </w:r>
            </w:ins>
          </w:p>
          <w:p w14:paraId="290EF766" w14:textId="77777777" w:rsidR="00D708FE" w:rsidRDefault="00D708FE" w:rsidP="00D708FE">
            <w:pPr>
              <w:pStyle w:val="XML1"/>
              <w:rPr>
                <w:ins w:id="19949" w:author="Thomas Dietz" w:date="2012-08-08T16:18:00Z"/>
              </w:rPr>
            </w:pPr>
            <w:ins w:id="19950" w:author="Thomas Dietz" w:date="2012-08-08T16:18:00Z">
              <w:r>
                <w:t xml:space="preserve">            per second (kbps). This element is only valid if the </w:t>
              </w:r>
            </w:ins>
          </w:p>
          <w:p w14:paraId="3E35CF48" w14:textId="77777777" w:rsidR="00D708FE" w:rsidRDefault="00D708FE" w:rsidP="00D708FE">
            <w:pPr>
              <w:pStyle w:val="XML1"/>
              <w:rPr>
                <w:ins w:id="19951" w:author="Thomas Dietz" w:date="2012-08-08T16:18:00Z"/>
              </w:rPr>
            </w:pPr>
            <w:ins w:id="19952" w:author="Thomas Dietz" w:date="2012-08-08T16:18:00Z">
              <w:r>
                <w:t xml:space="preserve">            element called 'rate' in the current Port Features has a </w:t>
              </w:r>
            </w:ins>
          </w:p>
          <w:p w14:paraId="315DE515" w14:textId="77777777" w:rsidR="00D708FE" w:rsidRDefault="00D708FE" w:rsidP="00D708FE">
            <w:pPr>
              <w:pStyle w:val="XML1"/>
              <w:rPr>
                <w:ins w:id="19953" w:author="Thomas Dietz" w:date="2012-08-08T16:18:00Z"/>
              </w:rPr>
            </w:pPr>
            <w:ins w:id="19954" w:author="Thomas Dietz" w:date="2012-08-08T16:18:00Z">
              <w:r>
                <w:t xml:space="preserve">            value of 'other'.</w:t>
              </w:r>
            </w:ins>
          </w:p>
          <w:p w14:paraId="7A2A2DFE" w14:textId="77777777" w:rsidR="00D708FE" w:rsidRDefault="00D708FE" w:rsidP="00D708FE">
            <w:pPr>
              <w:pStyle w:val="XML1"/>
              <w:rPr>
                <w:ins w:id="19955" w:author="Thomas Dietz" w:date="2012-08-08T16:18:00Z"/>
              </w:rPr>
            </w:pPr>
          </w:p>
          <w:p w14:paraId="3F336189" w14:textId="77777777" w:rsidR="00D708FE" w:rsidRDefault="00D708FE" w:rsidP="00D708FE">
            <w:pPr>
              <w:pStyle w:val="XML1"/>
              <w:rPr>
                <w:ins w:id="19956" w:author="Thomas Dietz" w:date="2012-08-08T16:18:00Z"/>
              </w:rPr>
            </w:pPr>
            <w:ins w:id="19957" w:author="Thomas Dietz" w:date="2012-08-08T16:18:00Z">
              <w:r>
                <w:t xml:space="preserve">            Since this element is not configurable with the NETCONF</w:t>
              </w:r>
            </w:ins>
          </w:p>
          <w:p w14:paraId="31318CC7" w14:textId="77777777" w:rsidR="00D708FE" w:rsidRDefault="00D708FE" w:rsidP="00D708FE">
            <w:pPr>
              <w:pStyle w:val="XML1"/>
              <w:rPr>
                <w:ins w:id="19958" w:author="Thomas Dietz" w:date="2012-08-08T16:18:00Z"/>
              </w:rPr>
            </w:pPr>
            <w:ins w:id="19959" w:author="Thomas Dietz" w:date="2012-08-08T16:18:00Z">
              <w:r>
                <w:t xml:space="preserve">            protocol it MUST NOT be included in replies to NETCONF</w:t>
              </w:r>
            </w:ins>
          </w:p>
          <w:p w14:paraId="54F2771F" w14:textId="77777777" w:rsidR="00D708FE" w:rsidRDefault="00D708FE" w:rsidP="00D708FE">
            <w:pPr>
              <w:pStyle w:val="XML1"/>
              <w:rPr>
                <w:ins w:id="19960" w:author="Thomas Dietz" w:date="2012-08-08T16:18:00Z"/>
              </w:rPr>
            </w:pPr>
            <w:ins w:id="19961" w:author="Thomas Dietz" w:date="2012-08-08T16:18:00Z">
              <w:r>
                <w:t xml:space="preserve">            &amp;lt;get-config&amp;gt; requests.</w:t>
              </w:r>
            </w:ins>
          </w:p>
          <w:p w14:paraId="74D0CF61" w14:textId="77777777" w:rsidR="00D708FE" w:rsidRDefault="00D708FE" w:rsidP="00D708FE">
            <w:pPr>
              <w:pStyle w:val="XML1"/>
              <w:rPr>
                <w:ins w:id="19962" w:author="Thomas Dietz" w:date="2012-08-08T16:18:00Z"/>
              </w:rPr>
            </w:pPr>
            <w:ins w:id="19963" w:author="Thomas Dietz" w:date="2012-08-08T16:18:00Z">
              <w:r>
                <w:t xml:space="preserve">          &lt;/xs:documentation&gt;</w:t>
              </w:r>
            </w:ins>
          </w:p>
          <w:p w14:paraId="09B0A464" w14:textId="77777777" w:rsidR="00D708FE" w:rsidRDefault="00D708FE" w:rsidP="00D708FE">
            <w:pPr>
              <w:pStyle w:val="XML1"/>
              <w:rPr>
                <w:ins w:id="19964" w:author="Thomas Dietz" w:date="2012-08-08T16:18:00Z"/>
              </w:rPr>
            </w:pPr>
            <w:ins w:id="19965" w:author="Thomas Dietz" w:date="2012-08-08T16:18:00Z">
              <w:r>
                <w:t xml:space="preserve">        &lt;/xs:annotation&gt;</w:t>
              </w:r>
            </w:ins>
          </w:p>
          <w:p w14:paraId="589F563C" w14:textId="77777777" w:rsidR="00D708FE" w:rsidRDefault="00D708FE" w:rsidP="00D708FE">
            <w:pPr>
              <w:pStyle w:val="XML1"/>
              <w:rPr>
                <w:ins w:id="19966" w:author="Thomas Dietz" w:date="2012-08-08T16:18:00Z"/>
              </w:rPr>
            </w:pPr>
            <w:ins w:id="19967" w:author="Thomas Dietz" w:date="2012-08-08T16:18:00Z">
              <w:r>
                <w:t xml:space="preserve">      &lt;/xs:element&gt;</w:t>
              </w:r>
            </w:ins>
          </w:p>
          <w:p w14:paraId="73BC27B1" w14:textId="77777777" w:rsidR="00D708FE" w:rsidRDefault="00D708FE" w:rsidP="00D708FE">
            <w:pPr>
              <w:pStyle w:val="XML1"/>
              <w:rPr>
                <w:ins w:id="19968" w:author="Thomas Dietz" w:date="2012-08-08T16:18:00Z"/>
              </w:rPr>
            </w:pPr>
            <w:ins w:id="19969" w:author="Thomas Dietz" w:date="2012-08-08T16:18:00Z">
              <w:r>
                <w:t xml:space="preserve">      &lt;xs:element name="configuration"&gt;</w:t>
              </w:r>
            </w:ins>
          </w:p>
          <w:p w14:paraId="144BA0B9" w14:textId="77777777" w:rsidR="00D708FE" w:rsidRDefault="00D708FE" w:rsidP="00D708FE">
            <w:pPr>
              <w:pStyle w:val="XML1"/>
              <w:rPr>
                <w:ins w:id="19970" w:author="Thomas Dietz" w:date="2012-08-08T16:18:00Z"/>
              </w:rPr>
            </w:pPr>
            <w:ins w:id="19971" w:author="Thomas Dietz" w:date="2012-08-08T16:18:00Z">
              <w:r>
                <w:t xml:space="preserve">        &lt;xs:annotation&gt;</w:t>
              </w:r>
            </w:ins>
          </w:p>
          <w:p w14:paraId="34619094" w14:textId="77777777" w:rsidR="00D708FE" w:rsidRDefault="00D708FE" w:rsidP="00D708FE">
            <w:pPr>
              <w:pStyle w:val="XML1"/>
              <w:rPr>
                <w:ins w:id="19972" w:author="Thomas Dietz" w:date="2012-08-08T16:18:00Z"/>
              </w:rPr>
            </w:pPr>
            <w:ins w:id="19973" w:author="Thomas Dietz" w:date="2012-08-08T16:18:00Z">
              <w:r>
                <w:t xml:space="preserve">          &lt;xs:documentation&gt;</w:t>
              </w:r>
            </w:ins>
          </w:p>
          <w:p w14:paraId="1DF46086" w14:textId="77777777" w:rsidR="00D708FE" w:rsidRDefault="00D708FE" w:rsidP="00D708FE">
            <w:pPr>
              <w:pStyle w:val="XML1"/>
              <w:rPr>
                <w:ins w:id="19974" w:author="Thomas Dietz" w:date="2012-08-08T16:18:00Z"/>
              </w:rPr>
            </w:pPr>
            <w:ins w:id="19975" w:author="Thomas Dietz" w:date="2012-08-08T16:18:00Z">
              <w:r>
                <w:t xml:space="preserve">            This element represents the general</w:t>
              </w:r>
            </w:ins>
          </w:p>
          <w:p w14:paraId="4327B797" w14:textId="77777777" w:rsidR="00D708FE" w:rsidRDefault="00D708FE" w:rsidP="00D708FE">
            <w:pPr>
              <w:pStyle w:val="XML1"/>
              <w:rPr>
                <w:ins w:id="19976" w:author="Thomas Dietz" w:date="2012-08-08T16:18:00Z"/>
              </w:rPr>
            </w:pPr>
            <w:ins w:id="19977" w:author="Thomas Dietz" w:date="2012-08-08T16:18:00Z">
              <w:r>
                <w:t xml:space="preserve">            adminitrative configuration of the OpenFlow Port.</w:t>
              </w:r>
            </w:ins>
          </w:p>
          <w:p w14:paraId="65BAFD8F" w14:textId="77777777" w:rsidR="00D708FE" w:rsidRDefault="00D708FE" w:rsidP="00D708FE">
            <w:pPr>
              <w:pStyle w:val="XML1"/>
              <w:rPr>
                <w:ins w:id="19978" w:author="Thomas Dietz" w:date="2012-08-08T16:18:00Z"/>
              </w:rPr>
            </w:pPr>
            <w:ins w:id="19979" w:author="Thomas Dietz" w:date="2012-08-08T16:18:00Z">
              <w:r>
                <w:t xml:space="preserve">          &lt;/xs:documentation&gt;</w:t>
              </w:r>
            </w:ins>
          </w:p>
          <w:p w14:paraId="519E51C2" w14:textId="77777777" w:rsidR="00D708FE" w:rsidRDefault="00D708FE" w:rsidP="00D708FE">
            <w:pPr>
              <w:pStyle w:val="XML1"/>
              <w:rPr>
                <w:ins w:id="19980" w:author="Thomas Dietz" w:date="2012-08-08T16:18:00Z"/>
              </w:rPr>
            </w:pPr>
            <w:ins w:id="19981" w:author="Thomas Dietz" w:date="2012-08-08T16:18:00Z">
              <w:r>
                <w:t xml:space="preserve">        &lt;/xs:annotation&gt;</w:t>
              </w:r>
            </w:ins>
          </w:p>
          <w:p w14:paraId="41B34E27" w14:textId="77777777" w:rsidR="00D708FE" w:rsidRDefault="00D708FE" w:rsidP="00D708FE">
            <w:pPr>
              <w:pStyle w:val="XML1"/>
              <w:rPr>
                <w:ins w:id="19982" w:author="Thomas Dietz" w:date="2012-08-08T16:18:00Z"/>
              </w:rPr>
            </w:pPr>
            <w:ins w:id="19983" w:author="Thomas Dietz" w:date="2012-08-08T16:18:00Z">
              <w:r>
                <w:t xml:space="preserve">        &lt;xs:complexType&gt;</w:t>
              </w:r>
            </w:ins>
          </w:p>
          <w:p w14:paraId="16C9FD5F" w14:textId="77777777" w:rsidR="00D708FE" w:rsidRDefault="00D708FE" w:rsidP="00D708FE">
            <w:pPr>
              <w:pStyle w:val="XML1"/>
              <w:rPr>
                <w:ins w:id="19984" w:author="Thomas Dietz" w:date="2012-08-08T16:18:00Z"/>
              </w:rPr>
            </w:pPr>
            <w:ins w:id="19985" w:author="Thomas Dietz" w:date="2012-08-08T16:18:00Z">
              <w:r>
                <w:t xml:space="preserve">          &lt;xs:sequence&gt;</w:t>
              </w:r>
            </w:ins>
          </w:p>
          <w:p w14:paraId="5E09D8C3" w14:textId="77777777" w:rsidR="00D708FE" w:rsidRDefault="00D708FE" w:rsidP="00D708FE">
            <w:pPr>
              <w:pStyle w:val="XML1"/>
              <w:rPr>
                <w:ins w:id="19986" w:author="Thomas Dietz" w:date="2012-08-08T16:18:00Z"/>
              </w:rPr>
            </w:pPr>
            <w:ins w:id="19987" w:author="Thomas Dietz" w:date="2012-08-08T16:18:00Z">
              <w:r>
                <w:t xml:space="preserve">            &lt;xs:element name="admin-state" minOccurs="0"  type="OFUpDownStateType"&gt;</w:t>
              </w:r>
            </w:ins>
          </w:p>
          <w:p w14:paraId="3ACD93F8" w14:textId="77777777" w:rsidR="00D708FE" w:rsidRDefault="00D708FE" w:rsidP="00D708FE">
            <w:pPr>
              <w:pStyle w:val="XML1"/>
              <w:rPr>
                <w:ins w:id="19988" w:author="Thomas Dietz" w:date="2012-08-08T16:18:00Z"/>
              </w:rPr>
            </w:pPr>
            <w:ins w:id="19989" w:author="Thomas Dietz" w:date="2012-08-08T16:18:00Z">
              <w:r>
                <w:t xml:space="preserve">              &lt;xs:annotation&gt;</w:t>
              </w:r>
            </w:ins>
          </w:p>
          <w:p w14:paraId="7BB276D8" w14:textId="77777777" w:rsidR="00D708FE" w:rsidRDefault="00D708FE" w:rsidP="00D708FE">
            <w:pPr>
              <w:pStyle w:val="XML1"/>
              <w:rPr>
                <w:ins w:id="19990" w:author="Thomas Dietz" w:date="2012-08-08T16:18:00Z"/>
              </w:rPr>
            </w:pPr>
            <w:ins w:id="19991" w:author="Thomas Dietz" w:date="2012-08-08T16:18:00Z">
              <w:r>
                <w:t xml:space="preserve">                &lt;xs:documentation&gt;</w:t>
              </w:r>
            </w:ins>
          </w:p>
          <w:p w14:paraId="08862FF0" w14:textId="77777777" w:rsidR="00D708FE" w:rsidRDefault="00D708FE" w:rsidP="00D708FE">
            <w:pPr>
              <w:pStyle w:val="XML1"/>
              <w:rPr>
                <w:ins w:id="19992" w:author="Thomas Dietz" w:date="2012-08-08T16:18:00Z"/>
              </w:rPr>
            </w:pPr>
            <w:ins w:id="19993" w:author="Thomas Dietz" w:date="2012-08-08T16:18:00Z">
              <w:r>
                <w:t xml:space="preserve">                  The administrative state of the port.  If</w:t>
              </w:r>
            </w:ins>
          </w:p>
          <w:p w14:paraId="1EE9BA38" w14:textId="77777777" w:rsidR="00D708FE" w:rsidRDefault="00D708FE" w:rsidP="00D708FE">
            <w:pPr>
              <w:pStyle w:val="XML1"/>
              <w:rPr>
                <w:ins w:id="19994" w:author="Thomas Dietz" w:date="2012-08-08T16:18:00Z"/>
              </w:rPr>
            </w:pPr>
            <w:ins w:id="19995" w:author="Thomas Dietz" w:date="2012-08-08T16:18:00Z">
              <w:r>
                <w:t xml:space="preserve">                  true, the port has been administratively brought down and</w:t>
              </w:r>
            </w:ins>
          </w:p>
          <w:p w14:paraId="0799BA62" w14:textId="77777777" w:rsidR="00D708FE" w:rsidRDefault="00D708FE" w:rsidP="00D708FE">
            <w:pPr>
              <w:pStyle w:val="XML1"/>
              <w:rPr>
                <w:ins w:id="19996" w:author="Thomas Dietz" w:date="2012-08-08T16:18:00Z"/>
              </w:rPr>
            </w:pPr>
            <w:ins w:id="19997" w:author="Thomas Dietz" w:date="2012-08-08T16:18:00Z">
              <w:r>
                <w:t xml:space="preserve">                  SHOULD not be used by OpenFlow.</w:t>
              </w:r>
            </w:ins>
          </w:p>
          <w:p w14:paraId="2F8FF262" w14:textId="77777777" w:rsidR="00D708FE" w:rsidRDefault="00D708FE" w:rsidP="00D708FE">
            <w:pPr>
              <w:pStyle w:val="XML1"/>
              <w:rPr>
                <w:ins w:id="19998" w:author="Thomas Dietz" w:date="2012-08-08T16:18:00Z"/>
              </w:rPr>
            </w:pPr>
          </w:p>
          <w:p w14:paraId="40525698" w14:textId="77777777" w:rsidR="00D708FE" w:rsidRDefault="00D708FE" w:rsidP="00D708FE">
            <w:pPr>
              <w:pStyle w:val="XML1"/>
              <w:rPr>
                <w:ins w:id="19999" w:author="Thomas Dietz" w:date="2012-08-08T16:18:00Z"/>
              </w:rPr>
            </w:pPr>
            <w:ins w:id="20000" w:author="Thomas Dietz" w:date="2012-08-08T16:18:00Z">
              <w:r>
                <w:t xml:space="preserve">                  This element is optional. If this element is not present</w:t>
              </w:r>
            </w:ins>
          </w:p>
          <w:p w14:paraId="31D0D984" w14:textId="77777777" w:rsidR="00D708FE" w:rsidRDefault="00D708FE" w:rsidP="00D708FE">
            <w:pPr>
              <w:pStyle w:val="XML1"/>
              <w:rPr>
                <w:ins w:id="20001" w:author="Thomas Dietz" w:date="2012-08-08T16:18:00Z"/>
              </w:rPr>
            </w:pPr>
            <w:ins w:id="20002" w:author="Thomas Dietz" w:date="2012-08-08T16:18:00Z">
              <w:r>
                <w:t xml:space="preserve">                  it defaults to 'up'.</w:t>
              </w:r>
            </w:ins>
          </w:p>
          <w:p w14:paraId="34355DB1" w14:textId="77777777" w:rsidR="00D708FE" w:rsidRDefault="00D708FE" w:rsidP="00D708FE">
            <w:pPr>
              <w:pStyle w:val="XML1"/>
              <w:rPr>
                <w:ins w:id="20003" w:author="Thomas Dietz" w:date="2012-08-08T16:18:00Z"/>
              </w:rPr>
            </w:pPr>
            <w:ins w:id="20004" w:author="Thomas Dietz" w:date="2012-08-08T16:18:00Z">
              <w:r>
                <w:t xml:space="preserve">                &lt;/xs:documentation&gt;</w:t>
              </w:r>
            </w:ins>
          </w:p>
          <w:p w14:paraId="7E5826BD" w14:textId="77777777" w:rsidR="00D708FE" w:rsidRDefault="00D708FE" w:rsidP="00D708FE">
            <w:pPr>
              <w:pStyle w:val="XML1"/>
              <w:rPr>
                <w:ins w:id="20005" w:author="Thomas Dietz" w:date="2012-08-08T16:18:00Z"/>
              </w:rPr>
            </w:pPr>
            <w:ins w:id="20006" w:author="Thomas Dietz" w:date="2012-08-08T16:18:00Z">
              <w:r>
                <w:t xml:space="preserve">              &lt;/xs:annotation&gt;</w:t>
              </w:r>
            </w:ins>
          </w:p>
          <w:p w14:paraId="16D31FE4" w14:textId="77777777" w:rsidR="00D708FE" w:rsidRDefault="00D708FE" w:rsidP="00D708FE">
            <w:pPr>
              <w:pStyle w:val="XML1"/>
              <w:rPr>
                <w:ins w:id="20007" w:author="Thomas Dietz" w:date="2012-08-08T16:18:00Z"/>
              </w:rPr>
            </w:pPr>
            <w:ins w:id="20008" w:author="Thomas Dietz" w:date="2012-08-08T16:18:00Z">
              <w:r>
                <w:t xml:space="preserve">            &lt;/xs:element&gt;</w:t>
              </w:r>
            </w:ins>
          </w:p>
          <w:p w14:paraId="3C7B31A4" w14:textId="77777777" w:rsidR="00D708FE" w:rsidRDefault="00D708FE" w:rsidP="00D708FE">
            <w:pPr>
              <w:pStyle w:val="XML1"/>
              <w:rPr>
                <w:ins w:id="20009" w:author="Thomas Dietz" w:date="2012-08-08T16:18:00Z"/>
              </w:rPr>
            </w:pPr>
            <w:ins w:id="20010" w:author="Thomas Dietz" w:date="2012-08-08T16:18:00Z">
              <w:r>
                <w:t xml:space="preserve">            &lt;xs:element name="no-receive" minOccurs="0"  type="xs:boolean"&gt;</w:t>
              </w:r>
            </w:ins>
          </w:p>
          <w:p w14:paraId="5D2C22D0" w14:textId="77777777" w:rsidR="00D708FE" w:rsidRDefault="00D708FE" w:rsidP="00D708FE">
            <w:pPr>
              <w:pStyle w:val="XML1"/>
              <w:rPr>
                <w:ins w:id="20011" w:author="Thomas Dietz" w:date="2012-08-08T16:18:00Z"/>
              </w:rPr>
            </w:pPr>
            <w:ins w:id="20012" w:author="Thomas Dietz" w:date="2012-08-08T16:18:00Z">
              <w:r>
                <w:t xml:space="preserve">              &lt;xs:annotation&gt;</w:t>
              </w:r>
            </w:ins>
          </w:p>
          <w:p w14:paraId="01407549" w14:textId="77777777" w:rsidR="00D708FE" w:rsidRDefault="00D708FE" w:rsidP="00D708FE">
            <w:pPr>
              <w:pStyle w:val="XML1"/>
              <w:rPr>
                <w:ins w:id="20013" w:author="Thomas Dietz" w:date="2012-08-08T16:18:00Z"/>
              </w:rPr>
            </w:pPr>
            <w:ins w:id="20014" w:author="Thomas Dietz" w:date="2012-08-08T16:18:00Z">
              <w:r>
                <w:t xml:space="preserve">                &lt;xs:documentation&gt;</w:t>
              </w:r>
            </w:ins>
          </w:p>
          <w:p w14:paraId="20E01E54" w14:textId="77777777" w:rsidR="00D708FE" w:rsidRDefault="00D708FE" w:rsidP="00D708FE">
            <w:pPr>
              <w:pStyle w:val="XML1"/>
              <w:rPr>
                <w:ins w:id="20015" w:author="Thomas Dietz" w:date="2012-08-08T16:18:00Z"/>
              </w:rPr>
            </w:pPr>
            <w:ins w:id="20016" w:author="Thomas Dietz" w:date="2012-08-08T16:18:00Z">
              <w:r>
                <w:t xml:space="preserve">                  If true, packets received at this OpenFlow</w:t>
              </w:r>
            </w:ins>
          </w:p>
          <w:p w14:paraId="50F847D2" w14:textId="77777777" w:rsidR="00D708FE" w:rsidRDefault="00D708FE" w:rsidP="00D708FE">
            <w:pPr>
              <w:pStyle w:val="XML1"/>
              <w:rPr>
                <w:ins w:id="20017" w:author="Thomas Dietz" w:date="2012-08-08T16:18:00Z"/>
              </w:rPr>
            </w:pPr>
            <w:ins w:id="20018" w:author="Thomas Dietz" w:date="2012-08-08T16:18:00Z">
              <w:r>
                <w:lastRenderedPageBreak/>
                <w:t xml:space="preserve">                  port SHOULD be dropped.</w:t>
              </w:r>
            </w:ins>
          </w:p>
          <w:p w14:paraId="5FE81752" w14:textId="77777777" w:rsidR="00D708FE" w:rsidRDefault="00D708FE" w:rsidP="00D708FE">
            <w:pPr>
              <w:pStyle w:val="XML1"/>
              <w:rPr>
                <w:ins w:id="20019" w:author="Thomas Dietz" w:date="2012-08-08T16:18:00Z"/>
              </w:rPr>
            </w:pPr>
          </w:p>
          <w:p w14:paraId="65D386B8" w14:textId="77777777" w:rsidR="00D708FE" w:rsidRDefault="00D708FE" w:rsidP="00D708FE">
            <w:pPr>
              <w:pStyle w:val="XML1"/>
              <w:rPr>
                <w:ins w:id="20020" w:author="Thomas Dietz" w:date="2012-08-08T16:18:00Z"/>
              </w:rPr>
            </w:pPr>
            <w:ins w:id="20021" w:author="Thomas Dietz" w:date="2012-08-08T16:18:00Z">
              <w:r>
                <w:t xml:space="preserve">                  This element is optional. If this element is not present</w:t>
              </w:r>
            </w:ins>
          </w:p>
          <w:p w14:paraId="7EE42A30" w14:textId="77777777" w:rsidR="00D708FE" w:rsidRDefault="00D708FE" w:rsidP="00D708FE">
            <w:pPr>
              <w:pStyle w:val="XML1"/>
              <w:rPr>
                <w:ins w:id="20022" w:author="Thomas Dietz" w:date="2012-08-08T16:18:00Z"/>
              </w:rPr>
            </w:pPr>
            <w:ins w:id="20023" w:author="Thomas Dietz" w:date="2012-08-08T16:18:00Z">
              <w:r>
                <w:t xml:space="preserve">                  it defaults to 'false'.</w:t>
              </w:r>
            </w:ins>
          </w:p>
          <w:p w14:paraId="1233827B" w14:textId="77777777" w:rsidR="00D708FE" w:rsidRDefault="00D708FE" w:rsidP="00D708FE">
            <w:pPr>
              <w:pStyle w:val="XML1"/>
              <w:rPr>
                <w:ins w:id="20024" w:author="Thomas Dietz" w:date="2012-08-08T16:18:00Z"/>
              </w:rPr>
            </w:pPr>
            <w:ins w:id="20025" w:author="Thomas Dietz" w:date="2012-08-08T16:18:00Z">
              <w:r>
                <w:t xml:space="preserve">                &lt;/xs:documentation&gt;</w:t>
              </w:r>
            </w:ins>
          </w:p>
          <w:p w14:paraId="5D2152B8" w14:textId="77777777" w:rsidR="00D708FE" w:rsidRDefault="00D708FE" w:rsidP="00D708FE">
            <w:pPr>
              <w:pStyle w:val="XML1"/>
              <w:rPr>
                <w:ins w:id="20026" w:author="Thomas Dietz" w:date="2012-08-08T16:18:00Z"/>
              </w:rPr>
            </w:pPr>
            <w:ins w:id="20027" w:author="Thomas Dietz" w:date="2012-08-08T16:18:00Z">
              <w:r>
                <w:t xml:space="preserve">              &lt;/xs:annotation&gt;</w:t>
              </w:r>
            </w:ins>
          </w:p>
          <w:p w14:paraId="626F32DC" w14:textId="77777777" w:rsidR="00D708FE" w:rsidRDefault="00D708FE" w:rsidP="00D708FE">
            <w:pPr>
              <w:pStyle w:val="XML1"/>
              <w:rPr>
                <w:ins w:id="20028" w:author="Thomas Dietz" w:date="2012-08-08T16:18:00Z"/>
              </w:rPr>
            </w:pPr>
            <w:ins w:id="20029" w:author="Thomas Dietz" w:date="2012-08-08T16:18:00Z">
              <w:r>
                <w:t xml:space="preserve">            &lt;/xs:element&gt;</w:t>
              </w:r>
            </w:ins>
          </w:p>
          <w:p w14:paraId="5EFF0FD7" w14:textId="77777777" w:rsidR="00D708FE" w:rsidRDefault="00D708FE" w:rsidP="00D708FE">
            <w:pPr>
              <w:pStyle w:val="XML1"/>
              <w:rPr>
                <w:ins w:id="20030" w:author="Thomas Dietz" w:date="2012-08-08T16:18:00Z"/>
              </w:rPr>
            </w:pPr>
            <w:ins w:id="20031" w:author="Thomas Dietz" w:date="2012-08-08T16:18:00Z">
              <w:r>
                <w:t xml:space="preserve">            &lt;xs:element name="no-forward" minOccurs="0"  type="xs:boolean"&gt;</w:t>
              </w:r>
            </w:ins>
          </w:p>
          <w:p w14:paraId="7A0F96D9" w14:textId="77777777" w:rsidR="00D708FE" w:rsidRDefault="00D708FE" w:rsidP="00D708FE">
            <w:pPr>
              <w:pStyle w:val="XML1"/>
              <w:rPr>
                <w:ins w:id="20032" w:author="Thomas Dietz" w:date="2012-08-08T16:18:00Z"/>
              </w:rPr>
            </w:pPr>
            <w:ins w:id="20033" w:author="Thomas Dietz" w:date="2012-08-08T16:18:00Z">
              <w:r>
                <w:t xml:space="preserve">              &lt;xs:annotation&gt;</w:t>
              </w:r>
            </w:ins>
          </w:p>
          <w:p w14:paraId="431B0AAD" w14:textId="77777777" w:rsidR="00D708FE" w:rsidRDefault="00D708FE" w:rsidP="00D708FE">
            <w:pPr>
              <w:pStyle w:val="XML1"/>
              <w:rPr>
                <w:ins w:id="20034" w:author="Thomas Dietz" w:date="2012-08-08T16:18:00Z"/>
              </w:rPr>
            </w:pPr>
            <w:ins w:id="20035" w:author="Thomas Dietz" w:date="2012-08-08T16:18:00Z">
              <w:r>
                <w:t xml:space="preserve">                &lt;xs:documentation&gt;</w:t>
              </w:r>
            </w:ins>
          </w:p>
          <w:p w14:paraId="7F7574D2" w14:textId="77777777" w:rsidR="00D708FE" w:rsidRDefault="00D708FE" w:rsidP="00D708FE">
            <w:pPr>
              <w:pStyle w:val="XML1"/>
              <w:rPr>
                <w:ins w:id="20036" w:author="Thomas Dietz" w:date="2012-08-08T16:18:00Z"/>
              </w:rPr>
            </w:pPr>
            <w:ins w:id="20037" w:author="Thomas Dietz" w:date="2012-08-08T16:18:00Z">
              <w:r>
                <w:t xml:space="preserve">                  If true, packets forwarded to this OpenFlow</w:t>
              </w:r>
            </w:ins>
          </w:p>
          <w:p w14:paraId="580FA4A8" w14:textId="77777777" w:rsidR="00D708FE" w:rsidRDefault="00D708FE" w:rsidP="00D708FE">
            <w:pPr>
              <w:pStyle w:val="XML1"/>
              <w:rPr>
                <w:ins w:id="20038" w:author="Thomas Dietz" w:date="2012-08-08T16:18:00Z"/>
              </w:rPr>
            </w:pPr>
            <w:ins w:id="20039" w:author="Thomas Dietz" w:date="2012-08-08T16:18:00Z">
              <w:r>
                <w:t xml:space="preserve">                  port SHOULD be dropped.</w:t>
              </w:r>
            </w:ins>
          </w:p>
          <w:p w14:paraId="6B2CB159" w14:textId="77777777" w:rsidR="00D708FE" w:rsidRDefault="00D708FE" w:rsidP="00D708FE">
            <w:pPr>
              <w:pStyle w:val="XML1"/>
              <w:rPr>
                <w:ins w:id="20040" w:author="Thomas Dietz" w:date="2012-08-08T16:18:00Z"/>
              </w:rPr>
            </w:pPr>
          </w:p>
          <w:p w14:paraId="2C9C87E3" w14:textId="77777777" w:rsidR="00D708FE" w:rsidRDefault="00D708FE" w:rsidP="00D708FE">
            <w:pPr>
              <w:pStyle w:val="XML1"/>
              <w:rPr>
                <w:ins w:id="20041" w:author="Thomas Dietz" w:date="2012-08-08T16:18:00Z"/>
              </w:rPr>
            </w:pPr>
            <w:ins w:id="20042" w:author="Thomas Dietz" w:date="2012-08-08T16:18:00Z">
              <w:r>
                <w:t xml:space="preserve">                  This element is optional. If this element is not present</w:t>
              </w:r>
            </w:ins>
          </w:p>
          <w:p w14:paraId="0C15E02B" w14:textId="77777777" w:rsidR="00D708FE" w:rsidRDefault="00D708FE" w:rsidP="00D708FE">
            <w:pPr>
              <w:pStyle w:val="XML1"/>
              <w:rPr>
                <w:ins w:id="20043" w:author="Thomas Dietz" w:date="2012-08-08T16:18:00Z"/>
              </w:rPr>
            </w:pPr>
            <w:ins w:id="20044" w:author="Thomas Dietz" w:date="2012-08-08T16:18:00Z">
              <w:r>
                <w:t xml:space="preserve">                  it defaults to 'false'.</w:t>
              </w:r>
            </w:ins>
          </w:p>
          <w:p w14:paraId="3E4576C9" w14:textId="77777777" w:rsidR="00D708FE" w:rsidRDefault="00D708FE" w:rsidP="00D708FE">
            <w:pPr>
              <w:pStyle w:val="XML1"/>
              <w:rPr>
                <w:ins w:id="20045" w:author="Thomas Dietz" w:date="2012-08-08T16:18:00Z"/>
              </w:rPr>
            </w:pPr>
            <w:ins w:id="20046" w:author="Thomas Dietz" w:date="2012-08-08T16:18:00Z">
              <w:r>
                <w:t xml:space="preserve">                &lt;/xs:documentation&gt;</w:t>
              </w:r>
            </w:ins>
          </w:p>
          <w:p w14:paraId="09EADA75" w14:textId="77777777" w:rsidR="00D708FE" w:rsidRDefault="00D708FE" w:rsidP="00D708FE">
            <w:pPr>
              <w:pStyle w:val="XML1"/>
              <w:rPr>
                <w:ins w:id="20047" w:author="Thomas Dietz" w:date="2012-08-08T16:18:00Z"/>
              </w:rPr>
            </w:pPr>
            <w:ins w:id="20048" w:author="Thomas Dietz" w:date="2012-08-08T16:18:00Z">
              <w:r>
                <w:t xml:space="preserve">              &lt;/xs:annotation&gt;</w:t>
              </w:r>
            </w:ins>
          </w:p>
          <w:p w14:paraId="11CB8164" w14:textId="77777777" w:rsidR="00D708FE" w:rsidRDefault="00D708FE" w:rsidP="00D708FE">
            <w:pPr>
              <w:pStyle w:val="XML1"/>
              <w:rPr>
                <w:ins w:id="20049" w:author="Thomas Dietz" w:date="2012-08-08T16:18:00Z"/>
              </w:rPr>
            </w:pPr>
            <w:ins w:id="20050" w:author="Thomas Dietz" w:date="2012-08-08T16:18:00Z">
              <w:r>
                <w:t xml:space="preserve">            &lt;/xs:element&gt;</w:t>
              </w:r>
            </w:ins>
          </w:p>
          <w:p w14:paraId="472F865C" w14:textId="77777777" w:rsidR="00D708FE" w:rsidRDefault="00D708FE" w:rsidP="00D708FE">
            <w:pPr>
              <w:pStyle w:val="XML1"/>
              <w:rPr>
                <w:ins w:id="20051" w:author="Thomas Dietz" w:date="2012-08-08T16:18:00Z"/>
              </w:rPr>
            </w:pPr>
            <w:ins w:id="20052" w:author="Thomas Dietz" w:date="2012-08-08T16:18:00Z">
              <w:r>
                <w:t xml:space="preserve">            &lt;xs:element name="no-packet-in" minOccurs="0"  type="xs:boolean"&gt;</w:t>
              </w:r>
            </w:ins>
          </w:p>
          <w:p w14:paraId="054257A2" w14:textId="77777777" w:rsidR="00D708FE" w:rsidRDefault="00D708FE" w:rsidP="00D708FE">
            <w:pPr>
              <w:pStyle w:val="XML1"/>
              <w:rPr>
                <w:ins w:id="20053" w:author="Thomas Dietz" w:date="2012-08-08T16:18:00Z"/>
              </w:rPr>
            </w:pPr>
            <w:ins w:id="20054" w:author="Thomas Dietz" w:date="2012-08-08T16:18:00Z">
              <w:r>
                <w:t xml:space="preserve">              &lt;xs:annotation&gt;</w:t>
              </w:r>
            </w:ins>
          </w:p>
          <w:p w14:paraId="5D289E04" w14:textId="77777777" w:rsidR="00D708FE" w:rsidRDefault="00D708FE" w:rsidP="00D708FE">
            <w:pPr>
              <w:pStyle w:val="XML1"/>
              <w:rPr>
                <w:ins w:id="20055" w:author="Thomas Dietz" w:date="2012-08-08T16:18:00Z"/>
              </w:rPr>
            </w:pPr>
            <w:ins w:id="20056" w:author="Thomas Dietz" w:date="2012-08-08T16:18:00Z">
              <w:r>
                <w:t xml:space="preserve">                &lt;xs:documentation&gt;</w:t>
              </w:r>
            </w:ins>
          </w:p>
          <w:p w14:paraId="7A42FA2F" w14:textId="77777777" w:rsidR="00D708FE" w:rsidRDefault="00D708FE" w:rsidP="00D708FE">
            <w:pPr>
              <w:pStyle w:val="XML1"/>
              <w:rPr>
                <w:ins w:id="20057" w:author="Thomas Dietz" w:date="2012-08-08T16:18:00Z"/>
              </w:rPr>
            </w:pPr>
            <w:ins w:id="20058" w:author="Thomas Dietz" w:date="2012-08-08T16:18:00Z">
              <w:r>
                <w:t xml:space="preserve">                  If true, packets received on that port that </w:t>
              </w:r>
            </w:ins>
          </w:p>
          <w:p w14:paraId="7684CB24" w14:textId="77777777" w:rsidR="00D708FE" w:rsidRDefault="00D708FE" w:rsidP="00D708FE">
            <w:pPr>
              <w:pStyle w:val="XML1"/>
              <w:rPr>
                <w:ins w:id="20059" w:author="Thomas Dietz" w:date="2012-08-08T16:18:00Z"/>
              </w:rPr>
            </w:pPr>
            <w:ins w:id="20060" w:author="Thomas Dietz" w:date="2012-08-08T16:18:00Z">
              <w:r>
                <w:t xml:space="preserve">                  generate a table miss should never trigger a packet-in </w:t>
              </w:r>
            </w:ins>
          </w:p>
          <w:p w14:paraId="5F721DD6" w14:textId="77777777" w:rsidR="00D708FE" w:rsidRDefault="00D708FE" w:rsidP="00D708FE">
            <w:pPr>
              <w:pStyle w:val="XML1"/>
              <w:rPr>
                <w:ins w:id="20061" w:author="Thomas Dietz" w:date="2012-08-08T16:18:00Z"/>
              </w:rPr>
            </w:pPr>
            <w:ins w:id="20062" w:author="Thomas Dietz" w:date="2012-08-08T16:18:00Z">
              <w:r>
                <w:t xml:space="preserve">                  message to the OpenFlow Controller.</w:t>
              </w:r>
            </w:ins>
          </w:p>
          <w:p w14:paraId="37EF7B07" w14:textId="77777777" w:rsidR="00D708FE" w:rsidRDefault="00D708FE" w:rsidP="00D708FE">
            <w:pPr>
              <w:pStyle w:val="XML1"/>
              <w:rPr>
                <w:ins w:id="20063" w:author="Thomas Dietz" w:date="2012-08-08T16:18:00Z"/>
              </w:rPr>
            </w:pPr>
          </w:p>
          <w:p w14:paraId="794F7EAD" w14:textId="77777777" w:rsidR="00D708FE" w:rsidRDefault="00D708FE" w:rsidP="00D708FE">
            <w:pPr>
              <w:pStyle w:val="XML1"/>
              <w:rPr>
                <w:ins w:id="20064" w:author="Thomas Dietz" w:date="2012-08-08T16:18:00Z"/>
              </w:rPr>
            </w:pPr>
            <w:ins w:id="20065" w:author="Thomas Dietz" w:date="2012-08-08T16:18:00Z">
              <w:r>
                <w:t xml:space="preserve">                  This element is optional. If this element is not present</w:t>
              </w:r>
            </w:ins>
          </w:p>
          <w:p w14:paraId="79BBA975" w14:textId="77777777" w:rsidR="00D708FE" w:rsidRDefault="00D708FE" w:rsidP="00D708FE">
            <w:pPr>
              <w:pStyle w:val="XML1"/>
              <w:rPr>
                <w:ins w:id="20066" w:author="Thomas Dietz" w:date="2012-08-08T16:18:00Z"/>
              </w:rPr>
            </w:pPr>
            <w:ins w:id="20067" w:author="Thomas Dietz" w:date="2012-08-08T16:18:00Z">
              <w:r>
                <w:t xml:space="preserve">                  it defaults to 'false'.</w:t>
              </w:r>
            </w:ins>
          </w:p>
          <w:p w14:paraId="2F60DC06" w14:textId="77777777" w:rsidR="00D708FE" w:rsidRDefault="00D708FE" w:rsidP="00D708FE">
            <w:pPr>
              <w:pStyle w:val="XML1"/>
              <w:rPr>
                <w:ins w:id="20068" w:author="Thomas Dietz" w:date="2012-08-08T16:18:00Z"/>
              </w:rPr>
            </w:pPr>
            <w:ins w:id="20069" w:author="Thomas Dietz" w:date="2012-08-08T16:18:00Z">
              <w:r>
                <w:t xml:space="preserve">                &lt;/xs:documentation&gt;</w:t>
              </w:r>
            </w:ins>
          </w:p>
          <w:p w14:paraId="31E5A906" w14:textId="77777777" w:rsidR="00D708FE" w:rsidRDefault="00D708FE" w:rsidP="00D708FE">
            <w:pPr>
              <w:pStyle w:val="XML1"/>
              <w:rPr>
                <w:ins w:id="20070" w:author="Thomas Dietz" w:date="2012-08-08T16:18:00Z"/>
              </w:rPr>
            </w:pPr>
            <w:ins w:id="20071" w:author="Thomas Dietz" w:date="2012-08-08T16:18:00Z">
              <w:r>
                <w:t xml:space="preserve">              &lt;/xs:annotation&gt;</w:t>
              </w:r>
            </w:ins>
          </w:p>
          <w:p w14:paraId="529212A9" w14:textId="77777777" w:rsidR="00D708FE" w:rsidRDefault="00D708FE" w:rsidP="00D708FE">
            <w:pPr>
              <w:pStyle w:val="XML1"/>
              <w:rPr>
                <w:ins w:id="20072" w:author="Thomas Dietz" w:date="2012-08-08T16:18:00Z"/>
              </w:rPr>
            </w:pPr>
            <w:ins w:id="20073" w:author="Thomas Dietz" w:date="2012-08-08T16:18:00Z">
              <w:r>
                <w:t xml:space="preserve">            &lt;/xs:element&gt;</w:t>
              </w:r>
            </w:ins>
          </w:p>
          <w:p w14:paraId="48E2C22C" w14:textId="77777777" w:rsidR="00D708FE" w:rsidRDefault="00D708FE" w:rsidP="00D708FE">
            <w:pPr>
              <w:pStyle w:val="XML1"/>
              <w:rPr>
                <w:ins w:id="20074" w:author="Thomas Dietz" w:date="2012-08-08T16:18:00Z"/>
              </w:rPr>
            </w:pPr>
            <w:ins w:id="20075" w:author="Thomas Dietz" w:date="2012-08-08T16:18:00Z">
              <w:r>
                <w:t xml:space="preserve">          &lt;/xs:sequence&gt;</w:t>
              </w:r>
            </w:ins>
          </w:p>
          <w:p w14:paraId="3E3FF796" w14:textId="77777777" w:rsidR="00D708FE" w:rsidRDefault="00D708FE" w:rsidP="00D708FE">
            <w:pPr>
              <w:pStyle w:val="XML1"/>
              <w:rPr>
                <w:ins w:id="20076" w:author="Thomas Dietz" w:date="2012-08-08T16:18:00Z"/>
              </w:rPr>
            </w:pPr>
            <w:ins w:id="20077" w:author="Thomas Dietz" w:date="2012-08-08T16:18:00Z">
              <w:r>
                <w:t xml:space="preserve">        &lt;/xs:complexType&gt;</w:t>
              </w:r>
            </w:ins>
          </w:p>
          <w:p w14:paraId="370A1B05" w14:textId="77777777" w:rsidR="00D708FE" w:rsidRDefault="00D708FE" w:rsidP="00D708FE">
            <w:pPr>
              <w:pStyle w:val="XML1"/>
              <w:rPr>
                <w:ins w:id="20078" w:author="Thomas Dietz" w:date="2012-08-08T16:18:00Z"/>
              </w:rPr>
            </w:pPr>
            <w:ins w:id="20079" w:author="Thomas Dietz" w:date="2012-08-08T16:18:00Z">
              <w:r>
                <w:t xml:space="preserve">      &lt;/xs:element&gt;</w:t>
              </w:r>
            </w:ins>
          </w:p>
          <w:p w14:paraId="19BB6D61" w14:textId="77777777" w:rsidR="00D708FE" w:rsidRDefault="00D708FE" w:rsidP="00D708FE">
            <w:pPr>
              <w:pStyle w:val="XML1"/>
              <w:rPr>
                <w:ins w:id="20080" w:author="Thomas Dietz" w:date="2012-08-08T16:18:00Z"/>
              </w:rPr>
            </w:pPr>
            <w:ins w:id="20081" w:author="Thomas Dietz" w:date="2012-08-08T16:18:00Z">
              <w:r>
                <w:t xml:space="preserve">      &lt;xs:element name="state"&gt;</w:t>
              </w:r>
            </w:ins>
          </w:p>
          <w:p w14:paraId="465FDE8E" w14:textId="77777777" w:rsidR="00D708FE" w:rsidRDefault="00D708FE" w:rsidP="00D708FE">
            <w:pPr>
              <w:pStyle w:val="XML1"/>
              <w:rPr>
                <w:ins w:id="20082" w:author="Thomas Dietz" w:date="2012-08-08T16:18:00Z"/>
              </w:rPr>
            </w:pPr>
            <w:ins w:id="20083" w:author="Thomas Dietz" w:date="2012-08-08T16:18:00Z">
              <w:r>
                <w:t xml:space="preserve">        &lt;xs:annotation&gt;</w:t>
              </w:r>
            </w:ins>
          </w:p>
          <w:p w14:paraId="66E9CFE4" w14:textId="77777777" w:rsidR="00D708FE" w:rsidRDefault="00D708FE" w:rsidP="00D708FE">
            <w:pPr>
              <w:pStyle w:val="XML1"/>
              <w:rPr>
                <w:ins w:id="20084" w:author="Thomas Dietz" w:date="2012-08-08T16:18:00Z"/>
              </w:rPr>
            </w:pPr>
            <w:ins w:id="20085" w:author="Thomas Dietz" w:date="2012-08-08T16:18:00Z">
              <w:r>
                <w:t xml:space="preserve">          &lt;xs:documentation&gt;</w:t>
              </w:r>
            </w:ins>
          </w:p>
          <w:p w14:paraId="32D943A8" w14:textId="77777777" w:rsidR="00D708FE" w:rsidRDefault="00D708FE" w:rsidP="00D708FE">
            <w:pPr>
              <w:pStyle w:val="XML1"/>
              <w:rPr>
                <w:ins w:id="20086" w:author="Thomas Dietz" w:date="2012-08-08T16:18:00Z"/>
              </w:rPr>
            </w:pPr>
            <w:ins w:id="20087" w:author="Thomas Dietz" w:date="2012-08-08T16:18:00Z">
              <w:r>
                <w:t xml:space="preserve">            This element represents the general operational </w:t>
              </w:r>
            </w:ins>
          </w:p>
          <w:p w14:paraId="5405581A" w14:textId="77777777" w:rsidR="00D708FE" w:rsidRDefault="00D708FE" w:rsidP="00D708FE">
            <w:pPr>
              <w:pStyle w:val="XML1"/>
              <w:rPr>
                <w:ins w:id="20088" w:author="Thomas Dietz" w:date="2012-08-08T16:18:00Z"/>
              </w:rPr>
            </w:pPr>
            <w:ins w:id="20089" w:author="Thomas Dietz" w:date="2012-08-08T16:18:00Z">
              <w:r>
                <w:t xml:space="preserve">            state of the OpenFlow Port.</w:t>
              </w:r>
            </w:ins>
          </w:p>
          <w:p w14:paraId="6C11AFA4" w14:textId="77777777" w:rsidR="00D708FE" w:rsidRDefault="00D708FE" w:rsidP="00D708FE">
            <w:pPr>
              <w:pStyle w:val="XML1"/>
              <w:rPr>
                <w:ins w:id="20090" w:author="Thomas Dietz" w:date="2012-08-08T16:18:00Z"/>
              </w:rPr>
            </w:pPr>
          </w:p>
          <w:p w14:paraId="7D8C0A61" w14:textId="77777777" w:rsidR="00D708FE" w:rsidRDefault="00D708FE" w:rsidP="00D708FE">
            <w:pPr>
              <w:pStyle w:val="XML1"/>
              <w:rPr>
                <w:ins w:id="20091" w:author="Thomas Dietz" w:date="2012-08-08T16:18:00Z"/>
              </w:rPr>
            </w:pPr>
            <w:ins w:id="20092" w:author="Thomas Dietz" w:date="2012-08-08T16:18:00Z">
              <w:r>
                <w:t xml:space="preserve">            Children of this element are not configurable and can only be</w:t>
              </w:r>
            </w:ins>
          </w:p>
          <w:p w14:paraId="00772959" w14:textId="77777777" w:rsidR="00D708FE" w:rsidRDefault="00D708FE" w:rsidP="00D708FE">
            <w:pPr>
              <w:pStyle w:val="XML1"/>
              <w:rPr>
                <w:ins w:id="20093" w:author="Thomas Dietz" w:date="2012-08-08T16:18:00Z"/>
              </w:rPr>
            </w:pPr>
            <w:ins w:id="20094" w:author="Thomas Dietz" w:date="2012-08-08T16:18:00Z">
              <w:r>
                <w:t xml:space="preserve">            retrieved by NETCONF &amp;lt;get&amp;gt; operations. Attemps to modify this</w:t>
              </w:r>
            </w:ins>
          </w:p>
          <w:p w14:paraId="7679E36A" w14:textId="77777777" w:rsidR="00D708FE" w:rsidRDefault="00D708FE" w:rsidP="00D708FE">
            <w:pPr>
              <w:pStyle w:val="XML1"/>
              <w:rPr>
                <w:ins w:id="20095" w:author="Thomas Dietz" w:date="2012-08-08T16:18:00Z"/>
              </w:rPr>
            </w:pPr>
            <w:ins w:id="20096" w:author="Thomas Dietz" w:date="2012-08-08T16:18:00Z">
              <w:r>
                <w:t xml:space="preserve">            element and its children with a NETCONF &amp;lt;edit-config&amp;gt;</w:t>
              </w:r>
            </w:ins>
          </w:p>
          <w:p w14:paraId="3D166088" w14:textId="77777777" w:rsidR="00D708FE" w:rsidRDefault="00D708FE" w:rsidP="00D708FE">
            <w:pPr>
              <w:pStyle w:val="XML1"/>
              <w:rPr>
                <w:ins w:id="20097" w:author="Thomas Dietz" w:date="2012-08-08T16:18:00Z"/>
              </w:rPr>
            </w:pPr>
            <w:ins w:id="20098" w:author="Thomas Dietz" w:date="2012-08-08T16:18:00Z">
              <w:r>
                <w:t xml:space="preserve">            operation MUST result in an 'operation-not-supported' error</w:t>
              </w:r>
            </w:ins>
          </w:p>
          <w:p w14:paraId="1E820C90" w14:textId="77777777" w:rsidR="00D708FE" w:rsidRDefault="00D708FE" w:rsidP="00D708FE">
            <w:pPr>
              <w:pStyle w:val="XML1"/>
              <w:rPr>
                <w:ins w:id="20099" w:author="Thomas Dietz" w:date="2012-08-08T16:18:00Z"/>
              </w:rPr>
            </w:pPr>
            <w:ins w:id="20100" w:author="Thomas Dietz" w:date="2012-08-08T16:18:00Z">
              <w:r>
                <w:t xml:space="preserve">            with type 'application'.</w:t>
              </w:r>
            </w:ins>
          </w:p>
          <w:p w14:paraId="7E28AAE7" w14:textId="77777777" w:rsidR="00D708FE" w:rsidRDefault="00D708FE" w:rsidP="00D708FE">
            <w:pPr>
              <w:pStyle w:val="XML1"/>
              <w:rPr>
                <w:ins w:id="20101" w:author="Thomas Dietz" w:date="2012-08-08T16:18:00Z"/>
              </w:rPr>
            </w:pPr>
            <w:ins w:id="20102" w:author="Thomas Dietz" w:date="2012-08-08T16:18:00Z">
              <w:r>
                <w:t xml:space="preserve">          &lt;/xs:documentation&gt;</w:t>
              </w:r>
            </w:ins>
          </w:p>
          <w:p w14:paraId="793161C4" w14:textId="77777777" w:rsidR="00D708FE" w:rsidRDefault="00D708FE" w:rsidP="00D708FE">
            <w:pPr>
              <w:pStyle w:val="XML1"/>
              <w:rPr>
                <w:ins w:id="20103" w:author="Thomas Dietz" w:date="2012-08-08T16:18:00Z"/>
              </w:rPr>
            </w:pPr>
            <w:ins w:id="20104" w:author="Thomas Dietz" w:date="2012-08-08T16:18:00Z">
              <w:r>
                <w:t xml:space="preserve">        &lt;/xs:annotation&gt;</w:t>
              </w:r>
            </w:ins>
          </w:p>
          <w:p w14:paraId="76809429" w14:textId="77777777" w:rsidR="00D708FE" w:rsidRDefault="00D708FE" w:rsidP="00D708FE">
            <w:pPr>
              <w:pStyle w:val="XML1"/>
              <w:rPr>
                <w:ins w:id="20105" w:author="Thomas Dietz" w:date="2012-08-08T16:18:00Z"/>
              </w:rPr>
            </w:pPr>
            <w:ins w:id="20106" w:author="Thomas Dietz" w:date="2012-08-08T16:18:00Z">
              <w:r>
                <w:t xml:space="preserve">        &lt;xs:complexType&gt;</w:t>
              </w:r>
            </w:ins>
          </w:p>
          <w:p w14:paraId="3DC0E1C1" w14:textId="77777777" w:rsidR="00D708FE" w:rsidRDefault="00D708FE" w:rsidP="00D708FE">
            <w:pPr>
              <w:pStyle w:val="XML1"/>
              <w:rPr>
                <w:ins w:id="20107" w:author="Thomas Dietz" w:date="2012-08-08T16:18:00Z"/>
              </w:rPr>
            </w:pPr>
            <w:ins w:id="20108" w:author="Thomas Dietz" w:date="2012-08-08T16:18:00Z">
              <w:r>
                <w:t xml:space="preserve">          &lt;xs:sequence&gt;</w:t>
              </w:r>
            </w:ins>
          </w:p>
          <w:p w14:paraId="2BA18281" w14:textId="77777777" w:rsidR="00D708FE" w:rsidRDefault="00D708FE" w:rsidP="00D708FE">
            <w:pPr>
              <w:pStyle w:val="XML1"/>
              <w:rPr>
                <w:ins w:id="20109" w:author="Thomas Dietz" w:date="2012-08-08T16:18:00Z"/>
              </w:rPr>
            </w:pPr>
            <w:ins w:id="20110" w:author="Thomas Dietz" w:date="2012-08-08T16:18:00Z">
              <w:r>
                <w:t xml:space="preserve">            &lt;xs:element name="oper-state" minOccurs="0"  type="OFUpDownStateType"&gt;</w:t>
              </w:r>
            </w:ins>
          </w:p>
          <w:p w14:paraId="6E185D16" w14:textId="77777777" w:rsidR="00D708FE" w:rsidRDefault="00D708FE" w:rsidP="00D708FE">
            <w:pPr>
              <w:pStyle w:val="XML1"/>
              <w:rPr>
                <w:ins w:id="20111" w:author="Thomas Dietz" w:date="2012-08-08T16:18:00Z"/>
              </w:rPr>
            </w:pPr>
            <w:ins w:id="20112" w:author="Thomas Dietz" w:date="2012-08-08T16:18:00Z">
              <w:r>
                <w:t xml:space="preserve">              &lt;xs:annotation&gt;</w:t>
              </w:r>
            </w:ins>
          </w:p>
          <w:p w14:paraId="37B8071C" w14:textId="77777777" w:rsidR="00D708FE" w:rsidRDefault="00D708FE" w:rsidP="00D708FE">
            <w:pPr>
              <w:pStyle w:val="XML1"/>
              <w:rPr>
                <w:ins w:id="20113" w:author="Thomas Dietz" w:date="2012-08-08T16:18:00Z"/>
              </w:rPr>
            </w:pPr>
            <w:ins w:id="20114" w:author="Thomas Dietz" w:date="2012-08-08T16:18:00Z">
              <w:r>
                <w:t xml:space="preserve">                &lt;xs:documentation&gt;</w:t>
              </w:r>
            </w:ins>
          </w:p>
          <w:p w14:paraId="29F5893A" w14:textId="77777777" w:rsidR="00D708FE" w:rsidRDefault="00D708FE" w:rsidP="00D708FE">
            <w:pPr>
              <w:pStyle w:val="XML1"/>
              <w:rPr>
                <w:ins w:id="20115" w:author="Thomas Dietz" w:date="2012-08-08T16:18:00Z"/>
              </w:rPr>
            </w:pPr>
            <w:ins w:id="20116" w:author="Thomas Dietz" w:date="2012-08-08T16:18:00Z">
              <w:r>
                <w:t xml:space="preserve">                  If the value of this element is 'down', it </w:t>
              </w:r>
            </w:ins>
          </w:p>
          <w:p w14:paraId="4B9E378F" w14:textId="77777777" w:rsidR="00D708FE" w:rsidRDefault="00D708FE" w:rsidP="00D708FE">
            <w:pPr>
              <w:pStyle w:val="XML1"/>
              <w:rPr>
                <w:ins w:id="20117" w:author="Thomas Dietz" w:date="2012-08-08T16:18:00Z"/>
              </w:rPr>
            </w:pPr>
            <w:ins w:id="20118" w:author="Thomas Dietz" w:date="2012-08-08T16:18:00Z">
              <w:r>
                <w:t xml:space="preserve">                  indicates that there is no physical link present.</w:t>
              </w:r>
            </w:ins>
          </w:p>
          <w:p w14:paraId="0FC6395A" w14:textId="77777777" w:rsidR="00D708FE" w:rsidRDefault="00D708FE" w:rsidP="00D708FE">
            <w:pPr>
              <w:pStyle w:val="XML1"/>
              <w:rPr>
                <w:ins w:id="20119" w:author="Thomas Dietz" w:date="2012-08-08T16:18:00Z"/>
              </w:rPr>
            </w:pPr>
            <w:ins w:id="20120" w:author="Thomas Dietz" w:date="2012-08-08T16:18:00Z">
              <w:r>
                <w:t xml:space="preserve">                &lt;/xs:documentation&gt;</w:t>
              </w:r>
            </w:ins>
          </w:p>
          <w:p w14:paraId="4292E15A" w14:textId="77777777" w:rsidR="00D708FE" w:rsidRDefault="00D708FE" w:rsidP="00D708FE">
            <w:pPr>
              <w:pStyle w:val="XML1"/>
              <w:rPr>
                <w:ins w:id="20121" w:author="Thomas Dietz" w:date="2012-08-08T16:18:00Z"/>
              </w:rPr>
            </w:pPr>
            <w:ins w:id="20122" w:author="Thomas Dietz" w:date="2012-08-08T16:18:00Z">
              <w:r>
                <w:lastRenderedPageBreak/>
                <w:t xml:space="preserve">              &lt;/xs:annotation&gt;</w:t>
              </w:r>
            </w:ins>
          </w:p>
          <w:p w14:paraId="17DC0141" w14:textId="77777777" w:rsidR="00D708FE" w:rsidRDefault="00D708FE" w:rsidP="00D708FE">
            <w:pPr>
              <w:pStyle w:val="XML1"/>
              <w:rPr>
                <w:ins w:id="20123" w:author="Thomas Dietz" w:date="2012-08-08T16:18:00Z"/>
              </w:rPr>
            </w:pPr>
            <w:ins w:id="20124" w:author="Thomas Dietz" w:date="2012-08-08T16:18:00Z">
              <w:r>
                <w:t xml:space="preserve">            &lt;/xs:element&gt;</w:t>
              </w:r>
            </w:ins>
          </w:p>
          <w:p w14:paraId="6E28DFFF" w14:textId="77777777" w:rsidR="00D708FE" w:rsidRDefault="00D708FE" w:rsidP="00D708FE">
            <w:pPr>
              <w:pStyle w:val="XML1"/>
              <w:rPr>
                <w:ins w:id="20125" w:author="Thomas Dietz" w:date="2012-08-08T16:18:00Z"/>
              </w:rPr>
            </w:pPr>
            <w:ins w:id="20126" w:author="Thomas Dietz" w:date="2012-08-08T16:18:00Z">
              <w:r>
                <w:t xml:space="preserve">            &lt;xs:element name="blocked" minOccurs="0"  type="xs:boolean"&gt;</w:t>
              </w:r>
            </w:ins>
          </w:p>
          <w:p w14:paraId="31261B1F" w14:textId="77777777" w:rsidR="00D708FE" w:rsidRDefault="00D708FE" w:rsidP="00D708FE">
            <w:pPr>
              <w:pStyle w:val="XML1"/>
              <w:rPr>
                <w:ins w:id="20127" w:author="Thomas Dietz" w:date="2012-08-08T16:18:00Z"/>
              </w:rPr>
            </w:pPr>
            <w:ins w:id="20128" w:author="Thomas Dietz" w:date="2012-08-08T16:18:00Z">
              <w:r>
                <w:t xml:space="preserve">              &lt;xs:annotation&gt;</w:t>
              </w:r>
            </w:ins>
          </w:p>
          <w:p w14:paraId="1DEB33E1" w14:textId="77777777" w:rsidR="00D708FE" w:rsidRDefault="00D708FE" w:rsidP="00D708FE">
            <w:pPr>
              <w:pStyle w:val="XML1"/>
              <w:rPr>
                <w:ins w:id="20129" w:author="Thomas Dietz" w:date="2012-08-08T16:18:00Z"/>
              </w:rPr>
            </w:pPr>
            <w:ins w:id="20130" w:author="Thomas Dietz" w:date="2012-08-08T16:18:00Z">
              <w:r>
                <w:t xml:space="preserve">                &lt;xs:documentation&gt;</w:t>
              </w:r>
            </w:ins>
          </w:p>
          <w:p w14:paraId="6331FA61" w14:textId="77777777" w:rsidR="00D708FE" w:rsidRDefault="00D708FE" w:rsidP="00D708FE">
            <w:pPr>
              <w:pStyle w:val="XML1"/>
              <w:rPr>
                <w:ins w:id="20131" w:author="Thomas Dietz" w:date="2012-08-08T16:18:00Z"/>
              </w:rPr>
            </w:pPr>
            <w:ins w:id="20132" w:author="Thomas Dietz" w:date="2012-08-08T16:18:00Z">
              <w:r>
                <w:t xml:space="preserve">                  If the value of this element is 'true', it </w:t>
              </w:r>
            </w:ins>
          </w:p>
          <w:p w14:paraId="0F5F4B8F" w14:textId="77777777" w:rsidR="00D708FE" w:rsidRDefault="00D708FE" w:rsidP="00D708FE">
            <w:pPr>
              <w:pStyle w:val="XML1"/>
              <w:rPr>
                <w:ins w:id="20133" w:author="Thomas Dietz" w:date="2012-08-08T16:18:00Z"/>
              </w:rPr>
            </w:pPr>
            <w:ins w:id="20134" w:author="Thomas Dietz" w:date="2012-08-08T16:18:00Z">
              <w:r>
                <w:t xml:space="preserve">                  indicates that a switch protocol outside of OpenFlow,</w:t>
              </w:r>
            </w:ins>
          </w:p>
          <w:p w14:paraId="55E26B24" w14:textId="77777777" w:rsidR="00D708FE" w:rsidRDefault="00D708FE" w:rsidP="00D708FE">
            <w:pPr>
              <w:pStyle w:val="XML1"/>
              <w:rPr>
                <w:ins w:id="20135" w:author="Thomas Dietz" w:date="2012-08-08T16:18:00Z"/>
              </w:rPr>
            </w:pPr>
            <w:ins w:id="20136" w:author="Thomas Dietz" w:date="2012-08-08T16:18:00Z">
              <w:r>
                <w:t xml:space="preserve">                  such as 802.1D Spanning Tree, is preventing the use of</w:t>
              </w:r>
            </w:ins>
          </w:p>
          <w:p w14:paraId="6A3514C6" w14:textId="77777777" w:rsidR="00D708FE" w:rsidRDefault="00D708FE" w:rsidP="00D708FE">
            <w:pPr>
              <w:pStyle w:val="XML1"/>
              <w:rPr>
                <w:ins w:id="20137" w:author="Thomas Dietz" w:date="2012-08-08T16:18:00Z"/>
              </w:rPr>
            </w:pPr>
            <w:ins w:id="20138" w:author="Thomas Dietz" w:date="2012-08-08T16:18:00Z">
              <w:r>
                <w:t xml:space="preserve">                  this OpenFlow port for OpenFlow flooding.</w:t>
              </w:r>
            </w:ins>
          </w:p>
          <w:p w14:paraId="116AE1D3" w14:textId="77777777" w:rsidR="00D708FE" w:rsidRDefault="00D708FE" w:rsidP="00D708FE">
            <w:pPr>
              <w:pStyle w:val="XML1"/>
              <w:rPr>
                <w:ins w:id="20139" w:author="Thomas Dietz" w:date="2012-08-08T16:18:00Z"/>
              </w:rPr>
            </w:pPr>
            <w:ins w:id="20140" w:author="Thomas Dietz" w:date="2012-08-08T16:18:00Z">
              <w:r>
                <w:t xml:space="preserve">                &lt;/xs:documentation&gt;</w:t>
              </w:r>
            </w:ins>
          </w:p>
          <w:p w14:paraId="4C6612B9" w14:textId="77777777" w:rsidR="00D708FE" w:rsidRDefault="00D708FE" w:rsidP="00D708FE">
            <w:pPr>
              <w:pStyle w:val="XML1"/>
              <w:rPr>
                <w:ins w:id="20141" w:author="Thomas Dietz" w:date="2012-08-08T16:18:00Z"/>
              </w:rPr>
            </w:pPr>
            <w:ins w:id="20142" w:author="Thomas Dietz" w:date="2012-08-08T16:18:00Z">
              <w:r>
                <w:t xml:space="preserve">              &lt;/xs:annotation&gt;</w:t>
              </w:r>
            </w:ins>
          </w:p>
          <w:p w14:paraId="02E93075" w14:textId="77777777" w:rsidR="00D708FE" w:rsidRDefault="00D708FE" w:rsidP="00D708FE">
            <w:pPr>
              <w:pStyle w:val="XML1"/>
              <w:rPr>
                <w:ins w:id="20143" w:author="Thomas Dietz" w:date="2012-08-08T16:18:00Z"/>
              </w:rPr>
            </w:pPr>
            <w:ins w:id="20144" w:author="Thomas Dietz" w:date="2012-08-08T16:18:00Z">
              <w:r>
                <w:t xml:space="preserve">            &lt;/xs:element&gt;</w:t>
              </w:r>
            </w:ins>
          </w:p>
          <w:p w14:paraId="46F4A589" w14:textId="77777777" w:rsidR="00D708FE" w:rsidRDefault="00D708FE" w:rsidP="00D708FE">
            <w:pPr>
              <w:pStyle w:val="XML1"/>
              <w:rPr>
                <w:ins w:id="20145" w:author="Thomas Dietz" w:date="2012-08-08T16:18:00Z"/>
              </w:rPr>
            </w:pPr>
            <w:ins w:id="20146" w:author="Thomas Dietz" w:date="2012-08-08T16:18:00Z">
              <w:r>
                <w:t xml:space="preserve">            &lt;xs:element name="live" minOccurs="0"  type="xs:boolean"&gt;</w:t>
              </w:r>
            </w:ins>
          </w:p>
          <w:p w14:paraId="327F58FB" w14:textId="77777777" w:rsidR="00D708FE" w:rsidRDefault="00D708FE" w:rsidP="00D708FE">
            <w:pPr>
              <w:pStyle w:val="XML1"/>
              <w:rPr>
                <w:ins w:id="20147" w:author="Thomas Dietz" w:date="2012-08-08T16:18:00Z"/>
              </w:rPr>
            </w:pPr>
            <w:ins w:id="20148" w:author="Thomas Dietz" w:date="2012-08-08T16:18:00Z">
              <w:r>
                <w:t xml:space="preserve">              &lt;xs:annotation&gt;</w:t>
              </w:r>
            </w:ins>
          </w:p>
          <w:p w14:paraId="5A85685A" w14:textId="77777777" w:rsidR="00D708FE" w:rsidRDefault="00D708FE" w:rsidP="00D708FE">
            <w:pPr>
              <w:pStyle w:val="XML1"/>
              <w:rPr>
                <w:ins w:id="20149" w:author="Thomas Dietz" w:date="2012-08-08T16:18:00Z"/>
              </w:rPr>
            </w:pPr>
            <w:ins w:id="20150" w:author="Thomas Dietz" w:date="2012-08-08T16:18:00Z">
              <w:r>
                <w:t xml:space="preserve">                &lt;xs:documentation&gt;</w:t>
              </w:r>
            </w:ins>
          </w:p>
          <w:p w14:paraId="4B01365C" w14:textId="77777777" w:rsidR="00D708FE" w:rsidRDefault="00D708FE" w:rsidP="00D708FE">
            <w:pPr>
              <w:pStyle w:val="XML1"/>
              <w:rPr>
                <w:ins w:id="20151" w:author="Thomas Dietz" w:date="2012-08-08T16:18:00Z"/>
              </w:rPr>
            </w:pPr>
            <w:ins w:id="20152" w:author="Thomas Dietz" w:date="2012-08-08T16:18:00Z">
              <w:r>
                <w:t xml:space="preserve">                  If the value of this element is 'true', it </w:t>
              </w:r>
            </w:ins>
          </w:p>
          <w:p w14:paraId="088F5652" w14:textId="77777777" w:rsidR="00D708FE" w:rsidRDefault="00D708FE" w:rsidP="00D708FE">
            <w:pPr>
              <w:pStyle w:val="XML1"/>
              <w:rPr>
                <w:ins w:id="20153" w:author="Thomas Dietz" w:date="2012-08-08T16:18:00Z"/>
              </w:rPr>
            </w:pPr>
            <w:ins w:id="20154" w:author="Thomas Dietz" w:date="2012-08-08T16:18:00Z">
              <w:r>
                <w:t xml:space="preserve">                  indicates that this OpenFlow Port is live and can be used</w:t>
              </w:r>
            </w:ins>
          </w:p>
          <w:p w14:paraId="7DEF34AB" w14:textId="77777777" w:rsidR="00D708FE" w:rsidRDefault="00D708FE" w:rsidP="00D708FE">
            <w:pPr>
              <w:pStyle w:val="XML1"/>
              <w:rPr>
                <w:ins w:id="20155" w:author="Thomas Dietz" w:date="2012-08-08T16:18:00Z"/>
              </w:rPr>
            </w:pPr>
            <w:ins w:id="20156" w:author="Thomas Dietz" w:date="2012-08-08T16:18:00Z">
              <w:r>
                <w:t xml:space="preserve">                  for fast failover.</w:t>
              </w:r>
            </w:ins>
          </w:p>
          <w:p w14:paraId="5CC47CC1" w14:textId="77777777" w:rsidR="00D708FE" w:rsidRDefault="00D708FE" w:rsidP="00D708FE">
            <w:pPr>
              <w:pStyle w:val="XML1"/>
              <w:rPr>
                <w:ins w:id="20157" w:author="Thomas Dietz" w:date="2012-08-08T16:18:00Z"/>
              </w:rPr>
            </w:pPr>
            <w:ins w:id="20158" w:author="Thomas Dietz" w:date="2012-08-08T16:18:00Z">
              <w:r>
                <w:t xml:space="preserve">                &lt;/xs:documentation&gt;</w:t>
              </w:r>
            </w:ins>
          </w:p>
          <w:p w14:paraId="78F2E2E2" w14:textId="77777777" w:rsidR="00D708FE" w:rsidRDefault="00D708FE" w:rsidP="00D708FE">
            <w:pPr>
              <w:pStyle w:val="XML1"/>
              <w:rPr>
                <w:ins w:id="20159" w:author="Thomas Dietz" w:date="2012-08-08T16:18:00Z"/>
              </w:rPr>
            </w:pPr>
            <w:ins w:id="20160" w:author="Thomas Dietz" w:date="2012-08-08T16:18:00Z">
              <w:r>
                <w:t xml:space="preserve">              &lt;/xs:annotation&gt;</w:t>
              </w:r>
            </w:ins>
          </w:p>
          <w:p w14:paraId="18F6F216" w14:textId="77777777" w:rsidR="00D708FE" w:rsidRDefault="00D708FE" w:rsidP="00D708FE">
            <w:pPr>
              <w:pStyle w:val="XML1"/>
              <w:rPr>
                <w:ins w:id="20161" w:author="Thomas Dietz" w:date="2012-08-08T16:18:00Z"/>
              </w:rPr>
            </w:pPr>
            <w:ins w:id="20162" w:author="Thomas Dietz" w:date="2012-08-08T16:18:00Z">
              <w:r>
                <w:t xml:space="preserve">            &lt;/xs:element&gt;</w:t>
              </w:r>
            </w:ins>
          </w:p>
          <w:p w14:paraId="54B204BE" w14:textId="77777777" w:rsidR="00D708FE" w:rsidRDefault="00D708FE" w:rsidP="00D708FE">
            <w:pPr>
              <w:pStyle w:val="XML1"/>
              <w:rPr>
                <w:ins w:id="20163" w:author="Thomas Dietz" w:date="2012-08-08T16:18:00Z"/>
              </w:rPr>
            </w:pPr>
            <w:ins w:id="20164" w:author="Thomas Dietz" w:date="2012-08-08T16:18:00Z">
              <w:r>
                <w:t xml:space="preserve">          &lt;/xs:sequence&gt;</w:t>
              </w:r>
            </w:ins>
          </w:p>
          <w:p w14:paraId="4C6CC331" w14:textId="77777777" w:rsidR="00D708FE" w:rsidRDefault="00D708FE" w:rsidP="00D708FE">
            <w:pPr>
              <w:pStyle w:val="XML1"/>
              <w:rPr>
                <w:ins w:id="20165" w:author="Thomas Dietz" w:date="2012-08-08T16:18:00Z"/>
              </w:rPr>
            </w:pPr>
            <w:ins w:id="20166" w:author="Thomas Dietz" w:date="2012-08-08T16:18:00Z">
              <w:r>
                <w:t xml:space="preserve">        &lt;/xs:complexType&gt;</w:t>
              </w:r>
            </w:ins>
          </w:p>
          <w:p w14:paraId="0389044C" w14:textId="77777777" w:rsidR="00D708FE" w:rsidRDefault="00D708FE" w:rsidP="00D708FE">
            <w:pPr>
              <w:pStyle w:val="XML1"/>
              <w:rPr>
                <w:ins w:id="20167" w:author="Thomas Dietz" w:date="2012-08-08T16:18:00Z"/>
              </w:rPr>
            </w:pPr>
            <w:ins w:id="20168" w:author="Thomas Dietz" w:date="2012-08-08T16:18:00Z">
              <w:r>
                <w:t xml:space="preserve">      &lt;/xs:element&gt;</w:t>
              </w:r>
            </w:ins>
          </w:p>
          <w:p w14:paraId="3A7694C0" w14:textId="77777777" w:rsidR="00D708FE" w:rsidRDefault="00D708FE" w:rsidP="00D708FE">
            <w:pPr>
              <w:pStyle w:val="XML1"/>
              <w:rPr>
                <w:ins w:id="20169" w:author="Thomas Dietz" w:date="2012-08-08T16:18:00Z"/>
              </w:rPr>
            </w:pPr>
            <w:ins w:id="20170" w:author="Thomas Dietz" w:date="2012-08-08T16:18:00Z">
              <w:r>
                <w:t xml:space="preserve">      &lt;xs:element name="features"&gt;</w:t>
              </w:r>
            </w:ins>
          </w:p>
          <w:p w14:paraId="72356BFA" w14:textId="77777777" w:rsidR="00D708FE" w:rsidRDefault="00D708FE" w:rsidP="00D708FE">
            <w:pPr>
              <w:pStyle w:val="XML1"/>
              <w:rPr>
                <w:ins w:id="20171" w:author="Thomas Dietz" w:date="2012-08-08T16:18:00Z"/>
              </w:rPr>
            </w:pPr>
            <w:ins w:id="20172" w:author="Thomas Dietz" w:date="2012-08-08T16:18:00Z">
              <w:r>
                <w:t xml:space="preserve">        &lt;xs:complexType&gt;</w:t>
              </w:r>
            </w:ins>
          </w:p>
          <w:p w14:paraId="067C5B0C" w14:textId="77777777" w:rsidR="00D708FE" w:rsidRDefault="00D708FE" w:rsidP="00D708FE">
            <w:pPr>
              <w:pStyle w:val="XML1"/>
              <w:rPr>
                <w:ins w:id="20173" w:author="Thomas Dietz" w:date="2012-08-08T16:18:00Z"/>
              </w:rPr>
            </w:pPr>
            <w:ins w:id="20174" w:author="Thomas Dietz" w:date="2012-08-08T16:18:00Z">
              <w:r>
                <w:t xml:space="preserve">          &lt;xs:sequence&gt;</w:t>
              </w:r>
            </w:ins>
          </w:p>
          <w:p w14:paraId="6BBD8D2F" w14:textId="77777777" w:rsidR="00D708FE" w:rsidRDefault="00D708FE" w:rsidP="00D708FE">
            <w:pPr>
              <w:pStyle w:val="XML1"/>
              <w:rPr>
                <w:ins w:id="20175" w:author="Thomas Dietz" w:date="2012-08-08T16:18:00Z"/>
              </w:rPr>
            </w:pPr>
            <w:ins w:id="20176" w:author="Thomas Dietz" w:date="2012-08-08T16:18:00Z">
              <w:r>
                <w:t xml:space="preserve">            &lt;xs:element name="current" minOccurs="0"&gt;</w:t>
              </w:r>
            </w:ins>
          </w:p>
          <w:p w14:paraId="61DE3C42" w14:textId="77777777" w:rsidR="00D708FE" w:rsidRDefault="00D708FE" w:rsidP="00D708FE">
            <w:pPr>
              <w:pStyle w:val="XML1"/>
              <w:rPr>
                <w:ins w:id="20177" w:author="Thomas Dietz" w:date="2012-08-08T16:18:00Z"/>
              </w:rPr>
            </w:pPr>
            <w:ins w:id="20178" w:author="Thomas Dietz" w:date="2012-08-08T16:18:00Z">
              <w:r>
                <w:t xml:space="preserve">              &lt;xs:annotation&gt;</w:t>
              </w:r>
            </w:ins>
          </w:p>
          <w:p w14:paraId="25BA974E" w14:textId="77777777" w:rsidR="00D708FE" w:rsidRDefault="00D708FE" w:rsidP="00D708FE">
            <w:pPr>
              <w:pStyle w:val="XML1"/>
              <w:rPr>
                <w:ins w:id="20179" w:author="Thomas Dietz" w:date="2012-08-08T16:18:00Z"/>
              </w:rPr>
            </w:pPr>
            <w:ins w:id="20180" w:author="Thomas Dietz" w:date="2012-08-08T16:18:00Z">
              <w:r>
                <w:t xml:space="preserve">                &lt;xs:documentation&gt;</w:t>
              </w:r>
            </w:ins>
          </w:p>
          <w:p w14:paraId="024B5153" w14:textId="77777777" w:rsidR="00D708FE" w:rsidRDefault="00D708FE" w:rsidP="00D708FE">
            <w:pPr>
              <w:pStyle w:val="XML1"/>
              <w:rPr>
                <w:ins w:id="20181" w:author="Thomas Dietz" w:date="2012-08-08T16:18:00Z"/>
              </w:rPr>
            </w:pPr>
            <w:ins w:id="20182" w:author="Thomas Dietz" w:date="2012-08-08T16:18:00Z">
              <w:r>
                <w:t xml:space="preserve">                  The features (rates, duplex, etc.) of the</w:t>
              </w:r>
            </w:ins>
          </w:p>
          <w:p w14:paraId="1E7B834B" w14:textId="77777777" w:rsidR="00D708FE" w:rsidRDefault="00D708FE" w:rsidP="00D708FE">
            <w:pPr>
              <w:pStyle w:val="XML1"/>
              <w:rPr>
                <w:ins w:id="20183" w:author="Thomas Dietz" w:date="2012-08-08T16:18:00Z"/>
              </w:rPr>
            </w:pPr>
            <w:ins w:id="20184" w:author="Thomas Dietz" w:date="2012-08-08T16:18:00Z">
              <w:r>
                <w:t xml:space="preserve">                  port, that are currently in use.</w:t>
              </w:r>
            </w:ins>
          </w:p>
          <w:p w14:paraId="03689930" w14:textId="77777777" w:rsidR="00D708FE" w:rsidRDefault="00D708FE" w:rsidP="00D708FE">
            <w:pPr>
              <w:pStyle w:val="XML1"/>
              <w:rPr>
                <w:ins w:id="20185" w:author="Thomas Dietz" w:date="2012-08-08T16:18:00Z"/>
              </w:rPr>
            </w:pPr>
          </w:p>
          <w:p w14:paraId="5EC96EBF" w14:textId="77777777" w:rsidR="00D708FE" w:rsidRDefault="00D708FE" w:rsidP="00D708FE">
            <w:pPr>
              <w:pStyle w:val="XML1"/>
              <w:rPr>
                <w:ins w:id="20186" w:author="Thomas Dietz" w:date="2012-08-08T16:18:00Z"/>
              </w:rPr>
            </w:pPr>
            <w:ins w:id="20187" w:author="Thomas Dietz" w:date="2012-08-08T16:18:00Z">
              <w:r>
                <w:t xml:space="preserve">                  Children of this element are not configurable and can</w:t>
              </w:r>
            </w:ins>
          </w:p>
          <w:p w14:paraId="70AA8AF2" w14:textId="77777777" w:rsidR="00D708FE" w:rsidRDefault="00D708FE" w:rsidP="00D708FE">
            <w:pPr>
              <w:pStyle w:val="XML1"/>
              <w:rPr>
                <w:ins w:id="20188" w:author="Thomas Dietz" w:date="2012-08-08T16:18:00Z"/>
              </w:rPr>
            </w:pPr>
            <w:ins w:id="20189" w:author="Thomas Dietz" w:date="2012-08-08T16:18:00Z">
              <w:r>
                <w:t xml:space="preserve">                  only be retrieved by NETCONF &amp;lt;get&amp;gt; operations. Attemps to</w:t>
              </w:r>
            </w:ins>
          </w:p>
          <w:p w14:paraId="59A165E4" w14:textId="77777777" w:rsidR="00D708FE" w:rsidRDefault="00D708FE" w:rsidP="00D708FE">
            <w:pPr>
              <w:pStyle w:val="XML1"/>
              <w:rPr>
                <w:ins w:id="20190" w:author="Thomas Dietz" w:date="2012-08-08T16:18:00Z"/>
              </w:rPr>
            </w:pPr>
            <w:ins w:id="20191" w:author="Thomas Dietz" w:date="2012-08-08T16:18:00Z">
              <w:r>
                <w:t xml:space="preserve">                  modify this element and its children with a NETCONF</w:t>
              </w:r>
            </w:ins>
          </w:p>
          <w:p w14:paraId="1FCEBEF6" w14:textId="77777777" w:rsidR="00D708FE" w:rsidRDefault="00D708FE" w:rsidP="00D708FE">
            <w:pPr>
              <w:pStyle w:val="XML1"/>
              <w:rPr>
                <w:ins w:id="20192" w:author="Thomas Dietz" w:date="2012-08-08T16:18:00Z"/>
              </w:rPr>
            </w:pPr>
            <w:ins w:id="20193" w:author="Thomas Dietz" w:date="2012-08-08T16:18:00Z">
              <w:r>
                <w:t xml:space="preserve">                  &amp;lt;edit-config&amp;gt; operation MUST result in an</w:t>
              </w:r>
            </w:ins>
          </w:p>
          <w:p w14:paraId="5980A2C1" w14:textId="77777777" w:rsidR="00D708FE" w:rsidRDefault="00D708FE" w:rsidP="00D708FE">
            <w:pPr>
              <w:pStyle w:val="XML1"/>
              <w:rPr>
                <w:ins w:id="20194" w:author="Thomas Dietz" w:date="2012-08-08T16:18:00Z"/>
              </w:rPr>
            </w:pPr>
            <w:ins w:id="20195" w:author="Thomas Dietz" w:date="2012-08-08T16:18:00Z">
              <w:r>
                <w:t xml:space="preserve">                  'operation-not-supported' error with type</w:t>
              </w:r>
            </w:ins>
          </w:p>
          <w:p w14:paraId="36F0B994" w14:textId="77777777" w:rsidR="00D708FE" w:rsidRDefault="00D708FE" w:rsidP="00D708FE">
            <w:pPr>
              <w:pStyle w:val="XML1"/>
              <w:rPr>
                <w:ins w:id="20196" w:author="Thomas Dietz" w:date="2012-08-08T16:18:00Z"/>
              </w:rPr>
            </w:pPr>
            <w:ins w:id="20197" w:author="Thomas Dietz" w:date="2012-08-08T16:18:00Z">
              <w:r>
                <w:t xml:space="preserve">                  'application'.</w:t>
              </w:r>
            </w:ins>
          </w:p>
          <w:p w14:paraId="4C0C3915" w14:textId="77777777" w:rsidR="00D708FE" w:rsidRDefault="00D708FE" w:rsidP="00D708FE">
            <w:pPr>
              <w:pStyle w:val="XML1"/>
              <w:rPr>
                <w:ins w:id="20198" w:author="Thomas Dietz" w:date="2012-08-08T16:18:00Z"/>
              </w:rPr>
            </w:pPr>
            <w:ins w:id="20199" w:author="Thomas Dietz" w:date="2012-08-08T16:18:00Z">
              <w:r>
                <w:t xml:space="preserve">                &lt;/xs:documentation&gt;</w:t>
              </w:r>
            </w:ins>
          </w:p>
          <w:p w14:paraId="0BF6BE10" w14:textId="77777777" w:rsidR="00D708FE" w:rsidRDefault="00D708FE" w:rsidP="00D708FE">
            <w:pPr>
              <w:pStyle w:val="XML1"/>
              <w:rPr>
                <w:ins w:id="20200" w:author="Thomas Dietz" w:date="2012-08-08T16:18:00Z"/>
              </w:rPr>
            </w:pPr>
            <w:ins w:id="20201" w:author="Thomas Dietz" w:date="2012-08-08T16:18:00Z">
              <w:r>
                <w:t xml:space="preserve">              &lt;/xs:annotation&gt;</w:t>
              </w:r>
            </w:ins>
          </w:p>
          <w:p w14:paraId="13E620B7" w14:textId="77777777" w:rsidR="00D708FE" w:rsidRDefault="00D708FE" w:rsidP="00D708FE">
            <w:pPr>
              <w:pStyle w:val="XML1"/>
              <w:rPr>
                <w:ins w:id="20202" w:author="Thomas Dietz" w:date="2012-08-08T16:18:00Z"/>
              </w:rPr>
            </w:pPr>
            <w:ins w:id="20203" w:author="Thomas Dietz" w:date="2012-08-08T16:18:00Z">
              <w:r>
                <w:t xml:space="preserve">              &lt;xs:complexType&gt;</w:t>
              </w:r>
            </w:ins>
          </w:p>
          <w:p w14:paraId="7E81C918" w14:textId="77777777" w:rsidR="00D708FE" w:rsidRDefault="00D708FE" w:rsidP="00D708FE">
            <w:pPr>
              <w:pStyle w:val="XML1"/>
              <w:rPr>
                <w:ins w:id="20204" w:author="Thomas Dietz" w:date="2012-08-08T16:18:00Z"/>
              </w:rPr>
            </w:pPr>
            <w:ins w:id="20205" w:author="Thomas Dietz" w:date="2012-08-08T16:18:00Z">
              <w:r>
                <w:t xml:space="preserve">                &lt;xs:sequence&gt;</w:t>
              </w:r>
            </w:ins>
          </w:p>
          <w:p w14:paraId="540C9BE6" w14:textId="77777777" w:rsidR="00D708FE" w:rsidRDefault="00D708FE" w:rsidP="00D708FE">
            <w:pPr>
              <w:pStyle w:val="XML1"/>
              <w:rPr>
                <w:ins w:id="20206" w:author="Thomas Dietz" w:date="2012-08-08T16:18:00Z"/>
              </w:rPr>
            </w:pPr>
            <w:ins w:id="20207" w:author="Thomas Dietz" w:date="2012-08-08T16:18:00Z">
              <w:r>
                <w:t xml:space="preserve">                  &lt;xs:group ref="OFPortCurrentFeatureListType"/&gt;</w:t>
              </w:r>
            </w:ins>
          </w:p>
          <w:p w14:paraId="02C59BE7" w14:textId="77777777" w:rsidR="00D708FE" w:rsidRDefault="00D708FE" w:rsidP="00D708FE">
            <w:pPr>
              <w:pStyle w:val="XML1"/>
              <w:rPr>
                <w:ins w:id="20208" w:author="Thomas Dietz" w:date="2012-08-08T16:18:00Z"/>
              </w:rPr>
            </w:pPr>
            <w:ins w:id="20209" w:author="Thomas Dietz" w:date="2012-08-08T16:18:00Z">
              <w:r>
                <w:t xml:space="preserve">                &lt;/xs:sequence&gt;</w:t>
              </w:r>
            </w:ins>
          </w:p>
          <w:p w14:paraId="71FA9C1F" w14:textId="77777777" w:rsidR="00D708FE" w:rsidRDefault="00D708FE" w:rsidP="00D708FE">
            <w:pPr>
              <w:pStyle w:val="XML1"/>
              <w:rPr>
                <w:ins w:id="20210" w:author="Thomas Dietz" w:date="2012-08-08T16:18:00Z"/>
              </w:rPr>
            </w:pPr>
            <w:ins w:id="20211" w:author="Thomas Dietz" w:date="2012-08-08T16:18:00Z">
              <w:r>
                <w:t xml:space="preserve">              &lt;/xs:complexType&gt;</w:t>
              </w:r>
            </w:ins>
          </w:p>
          <w:p w14:paraId="36443BBD" w14:textId="77777777" w:rsidR="00D708FE" w:rsidRDefault="00D708FE" w:rsidP="00D708FE">
            <w:pPr>
              <w:pStyle w:val="XML1"/>
              <w:rPr>
                <w:ins w:id="20212" w:author="Thomas Dietz" w:date="2012-08-08T16:18:00Z"/>
              </w:rPr>
            </w:pPr>
            <w:ins w:id="20213" w:author="Thomas Dietz" w:date="2012-08-08T16:18:00Z">
              <w:r>
                <w:t xml:space="preserve">            &lt;/xs:element&gt;</w:t>
              </w:r>
            </w:ins>
          </w:p>
          <w:p w14:paraId="72B49068" w14:textId="77777777" w:rsidR="00D708FE" w:rsidRDefault="00D708FE" w:rsidP="00D708FE">
            <w:pPr>
              <w:pStyle w:val="XML1"/>
              <w:rPr>
                <w:ins w:id="20214" w:author="Thomas Dietz" w:date="2012-08-08T16:18:00Z"/>
              </w:rPr>
            </w:pPr>
            <w:ins w:id="20215" w:author="Thomas Dietz" w:date="2012-08-08T16:18:00Z">
              <w:r>
                <w:t xml:space="preserve">            &lt;xs:element name="advertised" minOccurs="0"&gt;</w:t>
              </w:r>
            </w:ins>
          </w:p>
          <w:p w14:paraId="1414E251" w14:textId="77777777" w:rsidR="00D708FE" w:rsidRDefault="00D708FE" w:rsidP="00D708FE">
            <w:pPr>
              <w:pStyle w:val="XML1"/>
              <w:rPr>
                <w:ins w:id="20216" w:author="Thomas Dietz" w:date="2012-08-08T16:18:00Z"/>
              </w:rPr>
            </w:pPr>
            <w:ins w:id="20217" w:author="Thomas Dietz" w:date="2012-08-08T16:18:00Z">
              <w:r>
                <w:t xml:space="preserve">              &lt;xs:annotation&gt;</w:t>
              </w:r>
            </w:ins>
          </w:p>
          <w:p w14:paraId="003AEC8F" w14:textId="77777777" w:rsidR="00D708FE" w:rsidRDefault="00D708FE" w:rsidP="00D708FE">
            <w:pPr>
              <w:pStyle w:val="XML1"/>
              <w:rPr>
                <w:ins w:id="20218" w:author="Thomas Dietz" w:date="2012-08-08T16:18:00Z"/>
              </w:rPr>
            </w:pPr>
            <w:ins w:id="20219" w:author="Thomas Dietz" w:date="2012-08-08T16:18:00Z">
              <w:r>
                <w:t xml:space="preserve">                &lt;xs:documentation&gt;</w:t>
              </w:r>
            </w:ins>
          </w:p>
          <w:p w14:paraId="6F91E717" w14:textId="77777777" w:rsidR="00D708FE" w:rsidRDefault="00D708FE" w:rsidP="00D708FE">
            <w:pPr>
              <w:pStyle w:val="XML1"/>
              <w:rPr>
                <w:ins w:id="20220" w:author="Thomas Dietz" w:date="2012-08-08T16:18:00Z"/>
              </w:rPr>
            </w:pPr>
            <w:ins w:id="20221" w:author="Thomas Dietz" w:date="2012-08-08T16:18:00Z">
              <w:r>
                <w:t xml:space="preserve">                  The features (rates, duplex, etc.) of the</w:t>
              </w:r>
            </w:ins>
          </w:p>
          <w:p w14:paraId="4B5B3F96" w14:textId="77777777" w:rsidR="00D708FE" w:rsidRDefault="00D708FE" w:rsidP="00D708FE">
            <w:pPr>
              <w:pStyle w:val="XML1"/>
              <w:rPr>
                <w:ins w:id="20222" w:author="Thomas Dietz" w:date="2012-08-08T16:18:00Z"/>
              </w:rPr>
            </w:pPr>
            <w:ins w:id="20223" w:author="Thomas Dietz" w:date="2012-08-08T16:18:00Z">
              <w:r>
                <w:t xml:space="preserve">                  port, that are advertised to the peer port.</w:t>
              </w:r>
            </w:ins>
          </w:p>
          <w:p w14:paraId="06A34AAB" w14:textId="77777777" w:rsidR="00D708FE" w:rsidRDefault="00D708FE" w:rsidP="00D708FE">
            <w:pPr>
              <w:pStyle w:val="XML1"/>
              <w:rPr>
                <w:ins w:id="20224" w:author="Thomas Dietz" w:date="2012-08-08T16:18:00Z"/>
              </w:rPr>
            </w:pPr>
          </w:p>
          <w:p w14:paraId="4174282F" w14:textId="77777777" w:rsidR="00D708FE" w:rsidRDefault="00D708FE" w:rsidP="00D708FE">
            <w:pPr>
              <w:pStyle w:val="XML1"/>
              <w:rPr>
                <w:ins w:id="20225" w:author="Thomas Dietz" w:date="2012-08-08T16:18:00Z"/>
              </w:rPr>
            </w:pPr>
            <w:ins w:id="20226" w:author="Thomas Dietz" w:date="2012-08-08T16:18:00Z">
              <w:r>
                <w:t xml:space="preserve">                  NETCONF &amp;lt;edit-config&amp;gt; operations MUST be implemented as </w:t>
              </w:r>
            </w:ins>
          </w:p>
          <w:p w14:paraId="20367768" w14:textId="77777777" w:rsidR="00D708FE" w:rsidRDefault="00D708FE" w:rsidP="00D708FE">
            <w:pPr>
              <w:pStyle w:val="XML1"/>
              <w:rPr>
                <w:ins w:id="20227" w:author="Thomas Dietz" w:date="2012-08-08T16:18:00Z"/>
              </w:rPr>
            </w:pPr>
            <w:ins w:id="20228" w:author="Thomas Dietz" w:date="2012-08-08T16:18:00Z">
              <w:r>
                <w:lastRenderedPageBreak/>
                <w:t xml:space="preserve">                  follows: </w:t>
              </w:r>
            </w:ins>
          </w:p>
          <w:p w14:paraId="648F8C92" w14:textId="77777777" w:rsidR="00D708FE" w:rsidRDefault="00D708FE" w:rsidP="00D708FE">
            <w:pPr>
              <w:pStyle w:val="XML1"/>
              <w:rPr>
                <w:ins w:id="20229" w:author="Thomas Dietz" w:date="2012-08-08T16:18:00Z"/>
              </w:rPr>
            </w:pPr>
          </w:p>
          <w:p w14:paraId="7210BB4A" w14:textId="77777777" w:rsidR="00D708FE" w:rsidRDefault="00D708FE" w:rsidP="00D708FE">
            <w:pPr>
              <w:pStyle w:val="XML1"/>
              <w:rPr>
                <w:ins w:id="20230" w:author="Thomas Dietz" w:date="2012-08-08T16:18:00Z"/>
              </w:rPr>
            </w:pPr>
            <w:ins w:id="20231" w:author="Thomas Dietz" w:date="2012-08-08T16:18:00Z">
              <w:r>
                <w:t xml:space="preserve">                  * The 'resource-id' element of OFResoureType MUST be</w:t>
              </w:r>
            </w:ins>
          </w:p>
          <w:p w14:paraId="06EE0890" w14:textId="77777777" w:rsidR="00D708FE" w:rsidRDefault="00D708FE" w:rsidP="00D708FE">
            <w:pPr>
              <w:pStyle w:val="XML1"/>
              <w:rPr>
                <w:ins w:id="20232" w:author="Thomas Dietz" w:date="2012-08-08T16:18:00Z"/>
              </w:rPr>
            </w:pPr>
            <w:ins w:id="20233" w:author="Thomas Dietz" w:date="2012-08-08T16:18:00Z">
              <w:r>
                <w:t xml:space="preserve">                  present in the path or in the filter at all</w:t>
              </w:r>
            </w:ins>
          </w:p>
          <w:p w14:paraId="74CB2765" w14:textId="77777777" w:rsidR="00D708FE" w:rsidRDefault="00D708FE" w:rsidP="00D708FE">
            <w:pPr>
              <w:pStyle w:val="XML1"/>
              <w:rPr>
                <w:ins w:id="20234" w:author="Thomas Dietz" w:date="2012-08-08T16:18:00Z"/>
              </w:rPr>
            </w:pPr>
            <w:ins w:id="20235" w:author="Thomas Dietz" w:date="2012-08-08T16:18:00Z">
              <w:r>
                <w:t xml:space="preserve">                  &amp;lt;edit-config&amp;gt; operations to identify the port.</w:t>
              </w:r>
            </w:ins>
          </w:p>
          <w:p w14:paraId="30B3388A" w14:textId="77777777" w:rsidR="00D708FE" w:rsidRDefault="00D708FE" w:rsidP="00D708FE">
            <w:pPr>
              <w:pStyle w:val="XML1"/>
              <w:rPr>
                <w:ins w:id="20236" w:author="Thomas Dietz" w:date="2012-08-08T16:18:00Z"/>
              </w:rPr>
            </w:pPr>
            <w:ins w:id="20237" w:author="Thomas Dietz" w:date="2012-08-08T16:18:00Z">
              <w:r>
                <w:t xml:space="preserve">                  * If the operation is 'merge' or 'replace', the element</w:t>
              </w:r>
            </w:ins>
          </w:p>
          <w:p w14:paraId="668CE0B8" w14:textId="77777777" w:rsidR="00D708FE" w:rsidRDefault="00D708FE" w:rsidP="00D708FE">
            <w:pPr>
              <w:pStyle w:val="XML1"/>
              <w:rPr>
                <w:ins w:id="20238" w:author="Thomas Dietz" w:date="2012-08-08T16:18:00Z"/>
              </w:rPr>
            </w:pPr>
            <w:ins w:id="20239" w:author="Thomas Dietz" w:date="2012-08-08T16:18:00Z">
              <w:r>
                <w:t xml:space="preserve">                  is created if it does not exist, and its value is set</w:t>
              </w:r>
            </w:ins>
          </w:p>
          <w:p w14:paraId="4595E3D6" w14:textId="77777777" w:rsidR="00D708FE" w:rsidRDefault="00D708FE" w:rsidP="00D708FE">
            <w:pPr>
              <w:pStyle w:val="XML1"/>
              <w:rPr>
                <w:ins w:id="20240" w:author="Thomas Dietz" w:date="2012-08-08T16:18:00Z"/>
              </w:rPr>
            </w:pPr>
            <w:ins w:id="20241" w:author="Thomas Dietz" w:date="2012-08-08T16:18:00Z">
              <w:r>
                <w:t xml:space="preserve">                  to the value found in the XML RPC data.</w:t>
              </w:r>
            </w:ins>
          </w:p>
          <w:p w14:paraId="22525F49" w14:textId="77777777" w:rsidR="00D708FE" w:rsidRDefault="00D708FE" w:rsidP="00D708FE">
            <w:pPr>
              <w:pStyle w:val="XML1"/>
              <w:rPr>
                <w:ins w:id="20242" w:author="Thomas Dietz" w:date="2012-08-08T16:18:00Z"/>
              </w:rPr>
            </w:pPr>
            <w:ins w:id="20243" w:author="Thomas Dietz" w:date="2012-08-08T16:18:00Z">
              <w:r>
                <w:t xml:space="preserve">                  * If the operation is 'create', the element is created if</w:t>
              </w:r>
            </w:ins>
          </w:p>
          <w:p w14:paraId="4D1E457E" w14:textId="77777777" w:rsidR="00D708FE" w:rsidRDefault="00D708FE" w:rsidP="00D708FE">
            <w:pPr>
              <w:pStyle w:val="XML1"/>
              <w:rPr>
                <w:ins w:id="20244" w:author="Thomas Dietz" w:date="2012-08-08T16:18:00Z"/>
              </w:rPr>
            </w:pPr>
            <w:ins w:id="20245" w:author="Thomas Dietz" w:date="2012-08-08T16:18:00Z">
              <w:r>
                <w:t xml:space="preserve">                  it does not exist. If the element already exists, a</w:t>
              </w:r>
            </w:ins>
          </w:p>
          <w:p w14:paraId="1D5CC1AD" w14:textId="77777777" w:rsidR="00D708FE" w:rsidRDefault="00D708FE" w:rsidP="00D708FE">
            <w:pPr>
              <w:pStyle w:val="XML1"/>
              <w:rPr>
                <w:ins w:id="20246" w:author="Thomas Dietz" w:date="2012-08-08T16:18:00Z"/>
              </w:rPr>
            </w:pPr>
            <w:ins w:id="20247" w:author="Thomas Dietz" w:date="2012-08-08T16:18:00Z">
              <w:r>
                <w:t xml:space="preserve">                  'data</w:t>
              </w:r>
              <w:r>
                <w:rPr>
                  <w:rFonts w:ascii="MS Mincho" w:eastAsia="MS Mincho" w:hAnsi="MS Mincho" w:cs="MS Mincho" w:hint="eastAsia"/>
                </w:rPr>
                <w:t>‑</w:t>
              </w:r>
              <w:r>
                <w:t>exists' error is returned.</w:t>
              </w:r>
            </w:ins>
          </w:p>
          <w:p w14:paraId="0A7EC798" w14:textId="77777777" w:rsidR="00D708FE" w:rsidRDefault="00D708FE" w:rsidP="00D708FE">
            <w:pPr>
              <w:pStyle w:val="XML1"/>
              <w:rPr>
                <w:ins w:id="20248" w:author="Thomas Dietz" w:date="2012-08-08T16:18:00Z"/>
              </w:rPr>
            </w:pPr>
            <w:ins w:id="20249" w:author="Thomas Dietz" w:date="2012-08-08T16:18:00Z">
              <w:r>
                <w:t xml:space="preserve">                  * If the operation is 'delete', the element is deleted if</w:t>
              </w:r>
            </w:ins>
          </w:p>
          <w:p w14:paraId="3CBBB91B" w14:textId="77777777" w:rsidR="00D708FE" w:rsidRDefault="00D708FE" w:rsidP="00D708FE">
            <w:pPr>
              <w:pStyle w:val="XML1"/>
              <w:rPr>
                <w:ins w:id="20250" w:author="Thomas Dietz" w:date="2012-08-08T16:18:00Z"/>
              </w:rPr>
            </w:pPr>
            <w:ins w:id="20251" w:author="Thomas Dietz" w:date="2012-08-08T16:18:00Z">
              <w:r>
                <w:t xml:space="preserve">                  it exists. If the element does not exist, a</w:t>
              </w:r>
            </w:ins>
          </w:p>
          <w:p w14:paraId="08B92511" w14:textId="77777777" w:rsidR="00D708FE" w:rsidRDefault="00D708FE" w:rsidP="00D708FE">
            <w:pPr>
              <w:pStyle w:val="XML1"/>
              <w:rPr>
                <w:ins w:id="20252" w:author="Thomas Dietz" w:date="2012-08-08T16:18:00Z"/>
              </w:rPr>
            </w:pPr>
            <w:ins w:id="20253" w:author="Thomas Dietz" w:date="2012-08-08T16:18:00Z">
              <w:r>
                <w:t xml:space="preserve">                  'data</w:t>
              </w:r>
              <w:r>
                <w:rPr>
                  <w:rFonts w:ascii="MS Mincho" w:eastAsia="MS Mincho" w:hAnsi="MS Mincho" w:cs="MS Mincho" w:hint="eastAsia"/>
                </w:rPr>
                <w:t>‑</w:t>
              </w:r>
              <w:r>
                <w:t>missing' error is returned.</w:t>
              </w:r>
            </w:ins>
          </w:p>
          <w:p w14:paraId="41CFB200" w14:textId="77777777" w:rsidR="00D708FE" w:rsidRDefault="00D708FE" w:rsidP="00D708FE">
            <w:pPr>
              <w:pStyle w:val="XML1"/>
              <w:rPr>
                <w:ins w:id="20254" w:author="Thomas Dietz" w:date="2012-08-08T16:18:00Z"/>
              </w:rPr>
            </w:pPr>
            <w:ins w:id="20255" w:author="Thomas Dietz" w:date="2012-08-08T16:18:00Z">
              <w:r>
                <w:t xml:space="preserve">                &lt;/xs:documentation&gt;</w:t>
              </w:r>
            </w:ins>
          </w:p>
          <w:p w14:paraId="57EC8603" w14:textId="77777777" w:rsidR="00D708FE" w:rsidRDefault="00D708FE" w:rsidP="00D708FE">
            <w:pPr>
              <w:pStyle w:val="XML1"/>
              <w:rPr>
                <w:ins w:id="20256" w:author="Thomas Dietz" w:date="2012-08-08T16:18:00Z"/>
              </w:rPr>
            </w:pPr>
            <w:ins w:id="20257" w:author="Thomas Dietz" w:date="2012-08-08T16:18:00Z">
              <w:r>
                <w:t xml:space="preserve">              &lt;/xs:annotation&gt;</w:t>
              </w:r>
            </w:ins>
          </w:p>
          <w:p w14:paraId="27DDFD07" w14:textId="77777777" w:rsidR="00D708FE" w:rsidRDefault="00D708FE" w:rsidP="00D708FE">
            <w:pPr>
              <w:pStyle w:val="XML1"/>
              <w:rPr>
                <w:ins w:id="20258" w:author="Thomas Dietz" w:date="2012-08-08T16:18:00Z"/>
              </w:rPr>
            </w:pPr>
            <w:ins w:id="20259" w:author="Thomas Dietz" w:date="2012-08-08T16:18:00Z">
              <w:r>
                <w:t xml:space="preserve">              &lt;xs:complexType&gt;</w:t>
              </w:r>
            </w:ins>
          </w:p>
          <w:p w14:paraId="0A40CA84" w14:textId="77777777" w:rsidR="00D708FE" w:rsidRDefault="00D708FE" w:rsidP="00D708FE">
            <w:pPr>
              <w:pStyle w:val="XML1"/>
              <w:rPr>
                <w:ins w:id="20260" w:author="Thomas Dietz" w:date="2012-08-08T16:18:00Z"/>
              </w:rPr>
            </w:pPr>
            <w:ins w:id="20261" w:author="Thomas Dietz" w:date="2012-08-08T16:18:00Z">
              <w:r>
                <w:t xml:space="preserve">                &lt;xs:sequence&gt;</w:t>
              </w:r>
            </w:ins>
          </w:p>
          <w:p w14:paraId="72A5DCAD" w14:textId="77777777" w:rsidR="00D708FE" w:rsidRDefault="00D708FE" w:rsidP="00D708FE">
            <w:pPr>
              <w:pStyle w:val="XML1"/>
              <w:rPr>
                <w:ins w:id="20262" w:author="Thomas Dietz" w:date="2012-08-08T16:18:00Z"/>
              </w:rPr>
            </w:pPr>
            <w:ins w:id="20263" w:author="Thomas Dietz" w:date="2012-08-08T16:18:00Z">
              <w:r>
                <w:t xml:space="preserve">                  &lt;xs:group ref="OFPortOtherFeatureListType"/&gt;</w:t>
              </w:r>
            </w:ins>
          </w:p>
          <w:p w14:paraId="600FD7ED" w14:textId="77777777" w:rsidR="00D708FE" w:rsidRDefault="00D708FE" w:rsidP="00D708FE">
            <w:pPr>
              <w:pStyle w:val="XML1"/>
              <w:rPr>
                <w:ins w:id="20264" w:author="Thomas Dietz" w:date="2012-08-08T16:18:00Z"/>
              </w:rPr>
            </w:pPr>
            <w:ins w:id="20265" w:author="Thomas Dietz" w:date="2012-08-08T16:18:00Z">
              <w:r>
                <w:t xml:space="preserve">                &lt;/xs:sequence&gt;</w:t>
              </w:r>
            </w:ins>
          </w:p>
          <w:p w14:paraId="5ADB7B55" w14:textId="77777777" w:rsidR="00D708FE" w:rsidRDefault="00D708FE" w:rsidP="00D708FE">
            <w:pPr>
              <w:pStyle w:val="XML1"/>
              <w:rPr>
                <w:ins w:id="20266" w:author="Thomas Dietz" w:date="2012-08-08T16:18:00Z"/>
              </w:rPr>
            </w:pPr>
            <w:ins w:id="20267" w:author="Thomas Dietz" w:date="2012-08-08T16:18:00Z">
              <w:r>
                <w:t xml:space="preserve">              &lt;/xs:complexType&gt;</w:t>
              </w:r>
            </w:ins>
          </w:p>
          <w:p w14:paraId="31175CB9" w14:textId="77777777" w:rsidR="00D708FE" w:rsidRDefault="00D708FE" w:rsidP="00D708FE">
            <w:pPr>
              <w:pStyle w:val="XML1"/>
              <w:rPr>
                <w:ins w:id="20268" w:author="Thomas Dietz" w:date="2012-08-08T16:18:00Z"/>
              </w:rPr>
            </w:pPr>
            <w:ins w:id="20269" w:author="Thomas Dietz" w:date="2012-08-08T16:18:00Z">
              <w:r>
                <w:t xml:space="preserve">            &lt;/xs:element&gt;</w:t>
              </w:r>
            </w:ins>
          </w:p>
          <w:p w14:paraId="684CEDCF" w14:textId="77777777" w:rsidR="00D708FE" w:rsidRDefault="00D708FE" w:rsidP="00D708FE">
            <w:pPr>
              <w:pStyle w:val="XML1"/>
              <w:rPr>
                <w:ins w:id="20270" w:author="Thomas Dietz" w:date="2012-08-08T16:18:00Z"/>
              </w:rPr>
            </w:pPr>
            <w:ins w:id="20271" w:author="Thomas Dietz" w:date="2012-08-08T16:18:00Z">
              <w:r>
                <w:t xml:space="preserve">            &lt;xs:element name="supported" minOccurs="0"&gt;</w:t>
              </w:r>
            </w:ins>
          </w:p>
          <w:p w14:paraId="6A4C1EC6" w14:textId="77777777" w:rsidR="00D708FE" w:rsidRDefault="00D708FE" w:rsidP="00D708FE">
            <w:pPr>
              <w:pStyle w:val="XML1"/>
              <w:rPr>
                <w:ins w:id="20272" w:author="Thomas Dietz" w:date="2012-08-08T16:18:00Z"/>
              </w:rPr>
            </w:pPr>
            <w:ins w:id="20273" w:author="Thomas Dietz" w:date="2012-08-08T16:18:00Z">
              <w:r>
                <w:t xml:space="preserve">              &lt;xs:annotation&gt;</w:t>
              </w:r>
            </w:ins>
          </w:p>
          <w:p w14:paraId="05458672" w14:textId="77777777" w:rsidR="00D708FE" w:rsidRDefault="00D708FE" w:rsidP="00D708FE">
            <w:pPr>
              <w:pStyle w:val="XML1"/>
              <w:rPr>
                <w:ins w:id="20274" w:author="Thomas Dietz" w:date="2012-08-08T16:18:00Z"/>
              </w:rPr>
            </w:pPr>
            <w:ins w:id="20275" w:author="Thomas Dietz" w:date="2012-08-08T16:18:00Z">
              <w:r>
                <w:t xml:space="preserve">                &lt;xs:documentation&gt;</w:t>
              </w:r>
            </w:ins>
          </w:p>
          <w:p w14:paraId="57438832" w14:textId="77777777" w:rsidR="00D708FE" w:rsidRDefault="00D708FE" w:rsidP="00D708FE">
            <w:pPr>
              <w:pStyle w:val="XML1"/>
              <w:rPr>
                <w:ins w:id="20276" w:author="Thomas Dietz" w:date="2012-08-08T16:18:00Z"/>
              </w:rPr>
            </w:pPr>
            <w:ins w:id="20277" w:author="Thomas Dietz" w:date="2012-08-08T16:18:00Z">
              <w:r>
                <w:t xml:space="preserve">                  The features (rates, duplex, etc.) of the</w:t>
              </w:r>
            </w:ins>
          </w:p>
          <w:p w14:paraId="54CCDCA0" w14:textId="77777777" w:rsidR="00D708FE" w:rsidRDefault="00D708FE" w:rsidP="00D708FE">
            <w:pPr>
              <w:pStyle w:val="XML1"/>
              <w:rPr>
                <w:ins w:id="20278" w:author="Thomas Dietz" w:date="2012-08-08T16:18:00Z"/>
              </w:rPr>
            </w:pPr>
            <w:ins w:id="20279" w:author="Thomas Dietz" w:date="2012-08-08T16:18:00Z">
              <w:r>
                <w:t xml:space="preserve">                  port, that are supported on the port.</w:t>
              </w:r>
            </w:ins>
          </w:p>
          <w:p w14:paraId="5238C6A2" w14:textId="77777777" w:rsidR="00D708FE" w:rsidRDefault="00D708FE" w:rsidP="00D708FE">
            <w:pPr>
              <w:pStyle w:val="XML1"/>
              <w:rPr>
                <w:ins w:id="20280" w:author="Thomas Dietz" w:date="2012-08-08T16:18:00Z"/>
              </w:rPr>
            </w:pPr>
          </w:p>
          <w:p w14:paraId="67290CE4" w14:textId="77777777" w:rsidR="00D708FE" w:rsidRDefault="00D708FE" w:rsidP="00D708FE">
            <w:pPr>
              <w:pStyle w:val="XML1"/>
              <w:rPr>
                <w:ins w:id="20281" w:author="Thomas Dietz" w:date="2012-08-08T16:18:00Z"/>
              </w:rPr>
            </w:pPr>
            <w:ins w:id="20282" w:author="Thomas Dietz" w:date="2012-08-08T16:18:00Z">
              <w:r>
                <w:t xml:space="preserve">                  Children of this element are not configurable and can</w:t>
              </w:r>
            </w:ins>
          </w:p>
          <w:p w14:paraId="2CE07114" w14:textId="77777777" w:rsidR="00D708FE" w:rsidRDefault="00D708FE" w:rsidP="00D708FE">
            <w:pPr>
              <w:pStyle w:val="XML1"/>
              <w:rPr>
                <w:ins w:id="20283" w:author="Thomas Dietz" w:date="2012-08-08T16:18:00Z"/>
              </w:rPr>
            </w:pPr>
            <w:ins w:id="20284" w:author="Thomas Dietz" w:date="2012-08-08T16:18:00Z">
              <w:r>
                <w:t xml:space="preserve">                  only be retrieved by NETCONF &amp;lt;get&amp;gt; operations. Attemps to</w:t>
              </w:r>
            </w:ins>
          </w:p>
          <w:p w14:paraId="395ED579" w14:textId="77777777" w:rsidR="00D708FE" w:rsidRDefault="00D708FE" w:rsidP="00D708FE">
            <w:pPr>
              <w:pStyle w:val="XML1"/>
              <w:rPr>
                <w:ins w:id="20285" w:author="Thomas Dietz" w:date="2012-08-08T16:18:00Z"/>
              </w:rPr>
            </w:pPr>
            <w:ins w:id="20286" w:author="Thomas Dietz" w:date="2012-08-08T16:18:00Z">
              <w:r>
                <w:t xml:space="preserve">                  modify this element and its children with a NETCONF</w:t>
              </w:r>
            </w:ins>
          </w:p>
          <w:p w14:paraId="06304832" w14:textId="77777777" w:rsidR="00D708FE" w:rsidRDefault="00D708FE" w:rsidP="00D708FE">
            <w:pPr>
              <w:pStyle w:val="XML1"/>
              <w:rPr>
                <w:ins w:id="20287" w:author="Thomas Dietz" w:date="2012-08-08T16:18:00Z"/>
              </w:rPr>
            </w:pPr>
            <w:ins w:id="20288" w:author="Thomas Dietz" w:date="2012-08-08T16:18:00Z">
              <w:r>
                <w:t xml:space="preserve">                  &amp;lt;edit-config&amp;gt; operation MUST result in an</w:t>
              </w:r>
            </w:ins>
          </w:p>
          <w:p w14:paraId="054E535A" w14:textId="77777777" w:rsidR="00D708FE" w:rsidRDefault="00D708FE" w:rsidP="00D708FE">
            <w:pPr>
              <w:pStyle w:val="XML1"/>
              <w:rPr>
                <w:ins w:id="20289" w:author="Thomas Dietz" w:date="2012-08-08T16:18:00Z"/>
              </w:rPr>
            </w:pPr>
            <w:ins w:id="20290" w:author="Thomas Dietz" w:date="2012-08-08T16:18:00Z">
              <w:r>
                <w:t xml:space="preserve">                  'operation-not-supported' error with type</w:t>
              </w:r>
            </w:ins>
          </w:p>
          <w:p w14:paraId="28E0451D" w14:textId="77777777" w:rsidR="00D708FE" w:rsidRDefault="00D708FE" w:rsidP="00D708FE">
            <w:pPr>
              <w:pStyle w:val="XML1"/>
              <w:rPr>
                <w:ins w:id="20291" w:author="Thomas Dietz" w:date="2012-08-08T16:18:00Z"/>
              </w:rPr>
            </w:pPr>
            <w:ins w:id="20292" w:author="Thomas Dietz" w:date="2012-08-08T16:18:00Z">
              <w:r>
                <w:t xml:space="preserve">                  'application'.</w:t>
              </w:r>
            </w:ins>
          </w:p>
          <w:p w14:paraId="3EC843D3" w14:textId="77777777" w:rsidR="00D708FE" w:rsidRDefault="00D708FE" w:rsidP="00D708FE">
            <w:pPr>
              <w:pStyle w:val="XML1"/>
              <w:rPr>
                <w:ins w:id="20293" w:author="Thomas Dietz" w:date="2012-08-08T16:18:00Z"/>
              </w:rPr>
            </w:pPr>
            <w:ins w:id="20294" w:author="Thomas Dietz" w:date="2012-08-08T16:18:00Z">
              <w:r>
                <w:t xml:space="preserve">                &lt;/xs:documentation&gt;</w:t>
              </w:r>
            </w:ins>
          </w:p>
          <w:p w14:paraId="23DECAC6" w14:textId="77777777" w:rsidR="00D708FE" w:rsidRDefault="00D708FE" w:rsidP="00D708FE">
            <w:pPr>
              <w:pStyle w:val="XML1"/>
              <w:rPr>
                <w:ins w:id="20295" w:author="Thomas Dietz" w:date="2012-08-08T16:18:00Z"/>
              </w:rPr>
            </w:pPr>
            <w:ins w:id="20296" w:author="Thomas Dietz" w:date="2012-08-08T16:18:00Z">
              <w:r>
                <w:t xml:space="preserve">              &lt;/xs:annotation&gt;</w:t>
              </w:r>
            </w:ins>
          </w:p>
          <w:p w14:paraId="3515CE98" w14:textId="77777777" w:rsidR="00D708FE" w:rsidRDefault="00D708FE" w:rsidP="00D708FE">
            <w:pPr>
              <w:pStyle w:val="XML1"/>
              <w:rPr>
                <w:ins w:id="20297" w:author="Thomas Dietz" w:date="2012-08-08T16:18:00Z"/>
              </w:rPr>
            </w:pPr>
            <w:ins w:id="20298" w:author="Thomas Dietz" w:date="2012-08-08T16:18:00Z">
              <w:r>
                <w:t xml:space="preserve">              &lt;xs:complexType&gt;</w:t>
              </w:r>
            </w:ins>
          </w:p>
          <w:p w14:paraId="20A36DB2" w14:textId="77777777" w:rsidR="00D708FE" w:rsidRDefault="00D708FE" w:rsidP="00D708FE">
            <w:pPr>
              <w:pStyle w:val="XML1"/>
              <w:rPr>
                <w:ins w:id="20299" w:author="Thomas Dietz" w:date="2012-08-08T16:18:00Z"/>
              </w:rPr>
            </w:pPr>
            <w:ins w:id="20300" w:author="Thomas Dietz" w:date="2012-08-08T16:18:00Z">
              <w:r>
                <w:t xml:space="preserve">                &lt;xs:sequence&gt;</w:t>
              </w:r>
            </w:ins>
          </w:p>
          <w:p w14:paraId="38B3FC4A" w14:textId="77777777" w:rsidR="00D708FE" w:rsidRDefault="00D708FE" w:rsidP="00D708FE">
            <w:pPr>
              <w:pStyle w:val="XML1"/>
              <w:rPr>
                <w:ins w:id="20301" w:author="Thomas Dietz" w:date="2012-08-08T16:18:00Z"/>
              </w:rPr>
            </w:pPr>
            <w:ins w:id="20302" w:author="Thomas Dietz" w:date="2012-08-08T16:18:00Z">
              <w:r>
                <w:t xml:space="preserve">                  &lt;xs:group ref="OFPortOtherFeatureListType"/&gt;</w:t>
              </w:r>
            </w:ins>
          </w:p>
          <w:p w14:paraId="6BE26651" w14:textId="77777777" w:rsidR="00D708FE" w:rsidRDefault="00D708FE" w:rsidP="00D708FE">
            <w:pPr>
              <w:pStyle w:val="XML1"/>
              <w:rPr>
                <w:ins w:id="20303" w:author="Thomas Dietz" w:date="2012-08-08T16:18:00Z"/>
              </w:rPr>
            </w:pPr>
            <w:ins w:id="20304" w:author="Thomas Dietz" w:date="2012-08-08T16:18:00Z">
              <w:r>
                <w:t xml:space="preserve">                &lt;/xs:sequence&gt;</w:t>
              </w:r>
            </w:ins>
          </w:p>
          <w:p w14:paraId="677C1D8C" w14:textId="77777777" w:rsidR="00D708FE" w:rsidRDefault="00D708FE" w:rsidP="00D708FE">
            <w:pPr>
              <w:pStyle w:val="XML1"/>
              <w:rPr>
                <w:ins w:id="20305" w:author="Thomas Dietz" w:date="2012-08-08T16:18:00Z"/>
              </w:rPr>
            </w:pPr>
            <w:ins w:id="20306" w:author="Thomas Dietz" w:date="2012-08-08T16:18:00Z">
              <w:r>
                <w:t xml:space="preserve">              &lt;/xs:complexType&gt;</w:t>
              </w:r>
            </w:ins>
          </w:p>
          <w:p w14:paraId="1F8661E6" w14:textId="77777777" w:rsidR="00D708FE" w:rsidRDefault="00D708FE" w:rsidP="00D708FE">
            <w:pPr>
              <w:pStyle w:val="XML1"/>
              <w:rPr>
                <w:ins w:id="20307" w:author="Thomas Dietz" w:date="2012-08-08T16:18:00Z"/>
              </w:rPr>
            </w:pPr>
            <w:ins w:id="20308" w:author="Thomas Dietz" w:date="2012-08-08T16:18:00Z">
              <w:r>
                <w:t xml:space="preserve">            &lt;/xs:element&gt;</w:t>
              </w:r>
            </w:ins>
          </w:p>
          <w:p w14:paraId="01666676" w14:textId="77777777" w:rsidR="00D708FE" w:rsidRDefault="00D708FE" w:rsidP="00D708FE">
            <w:pPr>
              <w:pStyle w:val="XML1"/>
              <w:rPr>
                <w:ins w:id="20309" w:author="Thomas Dietz" w:date="2012-08-08T16:18:00Z"/>
              </w:rPr>
            </w:pPr>
            <w:ins w:id="20310" w:author="Thomas Dietz" w:date="2012-08-08T16:18:00Z">
              <w:r>
                <w:t xml:space="preserve">            &lt;xs:element name="advertised-peer" minOccurs="0"&gt;</w:t>
              </w:r>
            </w:ins>
          </w:p>
          <w:p w14:paraId="50756F4B" w14:textId="77777777" w:rsidR="00D708FE" w:rsidRDefault="00D708FE" w:rsidP="00D708FE">
            <w:pPr>
              <w:pStyle w:val="XML1"/>
              <w:rPr>
                <w:ins w:id="20311" w:author="Thomas Dietz" w:date="2012-08-08T16:18:00Z"/>
              </w:rPr>
            </w:pPr>
            <w:ins w:id="20312" w:author="Thomas Dietz" w:date="2012-08-08T16:18:00Z">
              <w:r>
                <w:t xml:space="preserve">              &lt;xs:annotation&gt;</w:t>
              </w:r>
            </w:ins>
          </w:p>
          <w:p w14:paraId="443B7374" w14:textId="77777777" w:rsidR="00D708FE" w:rsidRDefault="00D708FE" w:rsidP="00D708FE">
            <w:pPr>
              <w:pStyle w:val="XML1"/>
              <w:rPr>
                <w:ins w:id="20313" w:author="Thomas Dietz" w:date="2012-08-08T16:18:00Z"/>
              </w:rPr>
            </w:pPr>
            <w:ins w:id="20314" w:author="Thomas Dietz" w:date="2012-08-08T16:18:00Z">
              <w:r>
                <w:t xml:space="preserve">                &lt;xs:documentation&gt;</w:t>
              </w:r>
            </w:ins>
          </w:p>
          <w:p w14:paraId="37C8FAF7" w14:textId="77777777" w:rsidR="00D708FE" w:rsidRDefault="00D708FE" w:rsidP="00D708FE">
            <w:pPr>
              <w:pStyle w:val="XML1"/>
              <w:rPr>
                <w:ins w:id="20315" w:author="Thomas Dietz" w:date="2012-08-08T16:18:00Z"/>
              </w:rPr>
            </w:pPr>
            <w:ins w:id="20316" w:author="Thomas Dietz" w:date="2012-08-08T16:18:00Z">
              <w:r>
                <w:t xml:space="preserve">                  The features (rates, duplex, etc.) that are</w:t>
              </w:r>
            </w:ins>
          </w:p>
          <w:p w14:paraId="345096B2" w14:textId="77777777" w:rsidR="00D708FE" w:rsidRDefault="00D708FE" w:rsidP="00D708FE">
            <w:pPr>
              <w:pStyle w:val="XML1"/>
              <w:rPr>
                <w:ins w:id="20317" w:author="Thomas Dietz" w:date="2012-08-08T16:18:00Z"/>
              </w:rPr>
            </w:pPr>
            <w:ins w:id="20318" w:author="Thomas Dietz" w:date="2012-08-08T16:18:00Z">
              <w:r>
                <w:t xml:space="preserve">                  currently advertised by the peer port.</w:t>
              </w:r>
            </w:ins>
          </w:p>
          <w:p w14:paraId="12B1F0A6" w14:textId="77777777" w:rsidR="00D708FE" w:rsidRDefault="00D708FE" w:rsidP="00D708FE">
            <w:pPr>
              <w:pStyle w:val="XML1"/>
              <w:rPr>
                <w:ins w:id="20319" w:author="Thomas Dietz" w:date="2012-08-08T16:18:00Z"/>
              </w:rPr>
            </w:pPr>
          </w:p>
          <w:p w14:paraId="4F69DCCE" w14:textId="77777777" w:rsidR="00D708FE" w:rsidRDefault="00D708FE" w:rsidP="00D708FE">
            <w:pPr>
              <w:pStyle w:val="XML1"/>
              <w:rPr>
                <w:ins w:id="20320" w:author="Thomas Dietz" w:date="2012-08-08T16:18:00Z"/>
              </w:rPr>
            </w:pPr>
            <w:ins w:id="20321" w:author="Thomas Dietz" w:date="2012-08-08T16:18:00Z">
              <w:r>
                <w:t xml:space="preserve">                  Children of this element are not configurable and can</w:t>
              </w:r>
            </w:ins>
          </w:p>
          <w:p w14:paraId="2B48B623" w14:textId="77777777" w:rsidR="00D708FE" w:rsidRDefault="00D708FE" w:rsidP="00D708FE">
            <w:pPr>
              <w:pStyle w:val="XML1"/>
              <w:rPr>
                <w:ins w:id="20322" w:author="Thomas Dietz" w:date="2012-08-08T16:18:00Z"/>
              </w:rPr>
            </w:pPr>
            <w:ins w:id="20323" w:author="Thomas Dietz" w:date="2012-08-08T16:18:00Z">
              <w:r>
                <w:t xml:space="preserve">                  only be retrieved by NETCONF &amp;lt;get&amp;gt; operations. Attemps to</w:t>
              </w:r>
            </w:ins>
          </w:p>
          <w:p w14:paraId="1F801464" w14:textId="77777777" w:rsidR="00D708FE" w:rsidRDefault="00D708FE" w:rsidP="00D708FE">
            <w:pPr>
              <w:pStyle w:val="XML1"/>
              <w:rPr>
                <w:ins w:id="20324" w:author="Thomas Dietz" w:date="2012-08-08T16:18:00Z"/>
              </w:rPr>
            </w:pPr>
            <w:ins w:id="20325" w:author="Thomas Dietz" w:date="2012-08-08T16:18:00Z">
              <w:r>
                <w:t xml:space="preserve">                  modify this element and its children with a NETCONF</w:t>
              </w:r>
            </w:ins>
          </w:p>
          <w:p w14:paraId="0F9AF23C" w14:textId="77777777" w:rsidR="00D708FE" w:rsidRDefault="00D708FE" w:rsidP="00D708FE">
            <w:pPr>
              <w:pStyle w:val="XML1"/>
              <w:rPr>
                <w:ins w:id="20326" w:author="Thomas Dietz" w:date="2012-08-08T16:18:00Z"/>
              </w:rPr>
            </w:pPr>
            <w:ins w:id="20327" w:author="Thomas Dietz" w:date="2012-08-08T16:18:00Z">
              <w:r>
                <w:t xml:space="preserve">                  &amp;lt;edit-config&amp;gt; operation MUST result in an</w:t>
              </w:r>
            </w:ins>
          </w:p>
          <w:p w14:paraId="464B9A39" w14:textId="77777777" w:rsidR="00D708FE" w:rsidRDefault="00D708FE" w:rsidP="00D708FE">
            <w:pPr>
              <w:pStyle w:val="XML1"/>
              <w:rPr>
                <w:ins w:id="20328" w:author="Thomas Dietz" w:date="2012-08-08T16:18:00Z"/>
              </w:rPr>
            </w:pPr>
            <w:ins w:id="20329" w:author="Thomas Dietz" w:date="2012-08-08T16:18:00Z">
              <w:r>
                <w:t xml:space="preserve">                  'operation-not-supported' error with type</w:t>
              </w:r>
            </w:ins>
          </w:p>
          <w:p w14:paraId="5D685FE9" w14:textId="77777777" w:rsidR="00D708FE" w:rsidRDefault="00D708FE" w:rsidP="00D708FE">
            <w:pPr>
              <w:pStyle w:val="XML1"/>
              <w:rPr>
                <w:ins w:id="20330" w:author="Thomas Dietz" w:date="2012-08-08T16:18:00Z"/>
              </w:rPr>
            </w:pPr>
            <w:ins w:id="20331" w:author="Thomas Dietz" w:date="2012-08-08T16:18:00Z">
              <w:r>
                <w:t xml:space="preserve">                  'application'.</w:t>
              </w:r>
            </w:ins>
          </w:p>
          <w:p w14:paraId="08345A5F" w14:textId="77777777" w:rsidR="00D708FE" w:rsidRDefault="00D708FE" w:rsidP="00D708FE">
            <w:pPr>
              <w:pStyle w:val="XML1"/>
              <w:rPr>
                <w:ins w:id="20332" w:author="Thomas Dietz" w:date="2012-08-08T16:18:00Z"/>
              </w:rPr>
            </w:pPr>
            <w:ins w:id="20333" w:author="Thomas Dietz" w:date="2012-08-08T16:18:00Z">
              <w:r>
                <w:lastRenderedPageBreak/>
                <w:t xml:space="preserve">                &lt;/xs:documentation&gt;</w:t>
              </w:r>
            </w:ins>
          </w:p>
          <w:p w14:paraId="5B7B9121" w14:textId="77777777" w:rsidR="00D708FE" w:rsidRDefault="00D708FE" w:rsidP="00D708FE">
            <w:pPr>
              <w:pStyle w:val="XML1"/>
              <w:rPr>
                <w:ins w:id="20334" w:author="Thomas Dietz" w:date="2012-08-08T16:18:00Z"/>
              </w:rPr>
            </w:pPr>
            <w:ins w:id="20335" w:author="Thomas Dietz" w:date="2012-08-08T16:18:00Z">
              <w:r>
                <w:t xml:space="preserve">              &lt;/xs:annotation&gt;</w:t>
              </w:r>
            </w:ins>
          </w:p>
          <w:p w14:paraId="2E7B75AF" w14:textId="77777777" w:rsidR="00D708FE" w:rsidRDefault="00D708FE" w:rsidP="00D708FE">
            <w:pPr>
              <w:pStyle w:val="XML1"/>
              <w:rPr>
                <w:ins w:id="20336" w:author="Thomas Dietz" w:date="2012-08-08T16:18:00Z"/>
              </w:rPr>
            </w:pPr>
            <w:ins w:id="20337" w:author="Thomas Dietz" w:date="2012-08-08T16:18:00Z">
              <w:r>
                <w:t xml:space="preserve">              &lt;xs:complexType&gt;</w:t>
              </w:r>
            </w:ins>
          </w:p>
          <w:p w14:paraId="515E741E" w14:textId="77777777" w:rsidR="00D708FE" w:rsidRDefault="00D708FE" w:rsidP="00D708FE">
            <w:pPr>
              <w:pStyle w:val="XML1"/>
              <w:rPr>
                <w:ins w:id="20338" w:author="Thomas Dietz" w:date="2012-08-08T16:18:00Z"/>
              </w:rPr>
            </w:pPr>
            <w:ins w:id="20339" w:author="Thomas Dietz" w:date="2012-08-08T16:18:00Z">
              <w:r>
                <w:t xml:space="preserve">                &lt;xs:sequence&gt;</w:t>
              </w:r>
            </w:ins>
          </w:p>
          <w:p w14:paraId="2F998FEC" w14:textId="77777777" w:rsidR="00D708FE" w:rsidRDefault="00D708FE" w:rsidP="00D708FE">
            <w:pPr>
              <w:pStyle w:val="XML1"/>
              <w:rPr>
                <w:ins w:id="20340" w:author="Thomas Dietz" w:date="2012-08-08T16:18:00Z"/>
              </w:rPr>
            </w:pPr>
            <w:ins w:id="20341" w:author="Thomas Dietz" w:date="2012-08-08T16:18:00Z">
              <w:r>
                <w:t xml:space="preserve">                  &lt;xs:group ref="OFPortOtherFeatureListType"/&gt;</w:t>
              </w:r>
            </w:ins>
          </w:p>
          <w:p w14:paraId="31330F3A" w14:textId="77777777" w:rsidR="00D708FE" w:rsidRDefault="00D708FE" w:rsidP="00D708FE">
            <w:pPr>
              <w:pStyle w:val="XML1"/>
              <w:rPr>
                <w:ins w:id="20342" w:author="Thomas Dietz" w:date="2012-08-08T16:18:00Z"/>
              </w:rPr>
            </w:pPr>
            <w:ins w:id="20343" w:author="Thomas Dietz" w:date="2012-08-08T16:18:00Z">
              <w:r>
                <w:t xml:space="preserve">                &lt;/xs:sequence&gt;</w:t>
              </w:r>
            </w:ins>
          </w:p>
          <w:p w14:paraId="0EDBEA48" w14:textId="77777777" w:rsidR="00D708FE" w:rsidRDefault="00D708FE" w:rsidP="00D708FE">
            <w:pPr>
              <w:pStyle w:val="XML1"/>
              <w:rPr>
                <w:ins w:id="20344" w:author="Thomas Dietz" w:date="2012-08-08T16:18:00Z"/>
              </w:rPr>
            </w:pPr>
            <w:ins w:id="20345" w:author="Thomas Dietz" w:date="2012-08-08T16:18:00Z">
              <w:r>
                <w:t xml:space="preserve">              &lt;/xs:complexType&gt;</w:t>
              </w:r>
            </w:ins>
          </w:p>
          <w:p w14:paraId="25B78734" w14:textId="77777777" w:rsidR="00D708FE" w:rsidRDefault="00D708FE" w:rsidP="00D708FE">
            <w:pPr>
              <w:pStyle w:val="XML1"/>
              <w:rPr>
                <w:ins w:id="20346" w:author="Thomas Dietz" w:date="2012-08-08T16:18:00Z"/>
              </w:rPr>
            </w:pPr>
            <w:ins w:id="20347" w:author="Thomas Dietz" w:date="2012-08-08T16:18:00Z">
              <w:r>
                <w:t xml:space="preserve">            &lt;/xs:element&gt;</w:t>
              </w:r>
            </w:ins>
          </w:p>
          <w:p w14:paraId="0CCA8E77" w14:textId="77777777" w:rsidR="00D708FE" w:rsidRDefault="00D708FE" w:rsidP="00D708FE">
            <w:pPr>
              <w:pStyle w:val="XML1"/>
              <w:rPr>
                <w:ins w:id="20348" w:author="Thomas Dietz" w:date="2012-08-08T16:18:00Z"/>
              </w:rPr>
            </w:pPr>
            <w:ins w:id="20349" w:author="Thomas Dietz" w:date="2012-08-08T16:18:00Z">
              <w:r>
                <w:t xml:space="preserve">          &lt;/xs:sequence&gt;</w:t>
              </w:r>
            </w:ins>
          </w:p>
          <w:p w14:paraId="51C82406" w14:textId="77777777" w:rsidR="00D708FE" w:rsidRDefault="00D708FE" w:rsidP="00D708FE">
            <w:pPr>
              <w:pStyle w:val="XML1"/>
              <w:rPr>
                <w:ins w:id="20350" w:author="Thomas Dietz" w:date="2012-08-08T16:18:00Z"/>
              </w:rPr>
            </w:pPr>
            <w:ins w:id="20351" w:author="Thomas Dietz" w:date="2012-08-08T16:18:00Z">
              <w:r>
                <w:t xml:space="preserve">        &lt;/xs:complexType&gt;</w:t>
              </w:r>
            </w:ins>
          </w:p>
          <w:p w14:paraId="061AEE3F" w14:textId="77777777" w:rsidR="00D708FE" w:rsidRDefault="00D708FE" w:rsidP="00D708FE">
            <w:pPr>
              <w:pStyle w:val="XML1"/>
              <w:rPr>
                <w:ins w:id="20352" w:author="Thomas Dietz" w:date="2012-08-08T16:18:00Z"/>
              </w:rPr>
            </w:pPr>
            <w:ins w:id="20353" w:author="Thomas Dietz" w:date="2012-08-08T16:18:00Z">
              <w:r>
                <w:t xml:space="preserve">      &lt;/xs:element&gt;</w:t>
              </w:r>
            </w:ins>
          </w:p>
          <w:p w14:paraId="5232A839" w14:textId="77777777" w:rsidR="00D708FE" w:rsidRDefault="00D708FE" w:rsidP="00D708FE">
            <w:pPr>
              <w:pStyle w:val="XML1"/>
              <w:rPr>
                <w:ins w:id="20354" w:author="Thomas Dietz" w:date="2012-08-08T16:18:00Z"/>
              </w:rPr>
            </w:pPr>
            <w:ins w:id="20355" w:author="Thomas Dietz" w:date="2012-08-08T16:18:00Z">
              <w:r>
                <w:t xml:space="preserve">      &lt;xs:choice&gt;</w:t>
              </w:r>
            </w:ins>
          </w:p>
          <w:p w14:paraId="7C6C7B87" w14:textId="77777777" w:rsidR="00D708FE" w:rsidRDefault="00D708FE" w:rsidP="00D708FE">
            <w:pPr>
              <w:pStyle w:val="XML1"/>
              <w:rPr>
                <w:ins w:id="20356" w:author="Thomas Dietz" w:date="2012-08-08T16:18:00Z"/>
              </w:rPr>
            </w:pPr>
            <w:ins w:id="20357" w:author="Thomas Dietz" w:date="2012-08-08T16:18:00Z">
              <w:r>
                <w:t xml:space="preserve">        &lt;xs:annotation&gt;</w:t>
              </w:r>
            </w:ins>
          </w:p>
          <w:p w14:paraId="68CBEEAA" w14:textId="77777777" w:rsidR="00D708FE" w:rsidRDefault="00D708FE" w:rsidP="00D708FE">
            <w:pPr>
              <w:pStyle w:val="XML1"/>
              <w:rPr>
                <w:ins w:id="20358" w:author="Thomas Dietz" w:date="2012-08-08T16:18:00Z"/>
              </w:rPr>
            </w:pPr>
            <w:ins w:id="20359" w:author="Thomas Dietz" w:date="2012-08-08T16:18:00Z">
              <w:r>
                <w:t xml:space="preserve">          &lt;xs:documentation&gt;</w:t>
              </w:r>
            </w:ins>
          </w:p>
          <w:p w14:paraId="728FDCED" w14:textId="77777777" w:rsidR="00D708FE" w:rsidRDefault="00D708FE" w:rsidP="00D708FE">
            <w:pPr>
              <w:pStyle w:val="XML1"/>
              <w:rPr>
                <w:ins w:id="20360" w:author="Thomas Dietz" w:date="2012-08-08T16:18:00Z"/>
              </w:rPr>
            </w:pPr>
            <w:ins w:id="20361" w:author="Thomas Dietz" w:date="2012-08-08T16:18:00Z">
              <w:r>
                <w:t xml:space="preserve">            Tunnels are modeled as logical ports.</w:t>
              </w:r>
            </w:ins>
          </w:p>
          <w:p w14:paraId="141B62E4" w14:textId="77777777" w:rsidR="00D708FE" w:rsidRDefault="00D708FE" w:rsidP="00D708FE">
            <w:pPr>
              <w:pStyle w:val="XML1"/>
              <w:rPr>
                <w:ins w:id="20362" w:author="Thomas Dietz" w:date="2012-08-08T16:18:00Z"/>
              </w:rPr>
            </w:pPr>
          </w:p>
          <w:p w14:paraId="79AD82CA" w14:textId="77777777" w:rsidR="00D708FE" w:rsidRDefault="00D708FE" w:rsidP="00D708FE">
            <w:pPr>
              <w:pStyle w:val="XML1"/>
              <w:rPr>
                <w:ins w:id="20363" w:author="Thomas Dietz" w:date="2012-08-08T16:18:00Z"/>
              </w:rPr>
            </w:pPr>
            <w:ins w:id="20364" w:author="Thomas Dietz" w:date="2012-08-08T16:18:00Z">
              <w:r>
                <w:t xml:space="preserve">            Elements in this choice are not configurable and can only</w:t>
              </w:r>
            </w:ins>
          </w:p>
          <w:p w14:paraId="107F87E8" w14:textId="77777777" w:rsidR="00D708FE" w:rsidRDefault="00D708FE" w:rsidP="00D708FE">
            <w:pPr>
              <w:pStyle w:val="XML1"/>
              <w:rPr>
                <w:ins w:id="20365" w:author="Thomas Dietz" w:date="2012-08-08T16:18:00Z"/>
              </w:rPr>
            </w:pPr>
            <w:ins w:id="20366" w:author="Thomas Dietz" w:date="2012-08-08T16:18:00Z">
              <w:r>
                <w:t xml:space="preserve">            be retrieved by NETCONF &amp;lt;get&amp;gt; operations. Attemps to modify</w:t>
              </w:r>
            </w:ins>
          </w:p>
          <w:p w14:paraId="078D80D0" w14:textId="77777777" w:rsidR="00D708FE" w:rsidRDefault="00D708FE" w:rsidP="00D708FE">
            <w:pPr>
              <w:pStyle w:val="XML1"/>
              <w:rPr>
                <w:ins w:id="20367" w:author="Thomas Dietz" w:date="2012-08-08T16:18:00Z"/>
              </w:rPr>
            </w:pPr>
            <w:ins w:id="20368" w:author="Thomas Dietz" w:date="2012-08-08T16:18:00Z">
              <w:r>
                <w:t xml:space="preserve">            this element and its children with a NETCONF &amp;lt;edit-config&amp;gt;</w:t>
              </w:r>
            </w:ins>
          </w:p>
          <w:p w14:paraId="5A936182" w14:textId="77777777" w:rsidR="00D708FE" w:rsidRDefault="00D708FE" w:rsidP="00D708FE">
            <w:pPr>
              <w:pStyle w:val="XML1"/>
              <w:rPr>
                <w:ins w:id="20369" w:author="Thomas Dietz" w:date="2012-08-08T16:18:00Z"/>
              </w:rPr>
            </w:pPr>
            <w:ins w:id="20370" w:author="Thomas Dietz" w:date="2012-08-08T16:18:00Z">
              <w:r>
                <w:t xml:space="preserve">            operation MUST result in an 'operation-not-supported' error</w:t>
              </w:r>
            </w:ins>
          </w:p>
          <w:p w14:paraId="6310B009" w14:textId="77777777" w:rsidR="00D708FE" w:rsidRDefault="00D708FE" w:rsidP="00D708FE">
            <w:pPr>
              <w:pStyle w:val="XML1"/>
              <w:rPr>
                <w:ins w:id="20371" w:author="Thomas Dietz" w:date="2012-08-08T16:18:00Z"/>
              </w:rPr>
            </w:pPr>
            <w:ins w:id="20372" w:author="Thomas Dietz" w:date="2012-08-08T16:18:00Z">
              <w:r>
                <w:t xml:space="preserve">            with type 'application'.</w:t>
              </w:r>
            </w:ins>
          </w:p>
          <w:p w14:paraId="123E341F" w14:textId="77777777" w:rsidR="00D708FE" w:rsidRDefault="00D708FE" w:rsidP="00D708FE">
            <w:pPr>
              <w:pStyle w:val="XML1"/>
              <w:rPr>
                <w:ins w:id="20373" w:author="Thomas Dietz" w:date="2012-08-08T16:18:00Z"/>
              </w:rPr>
            </w:pPr>
          </w:p>
          <w:p w14:paraId="77623D7C" w14:textId="77777777" w:rsidR="00D708FE" w:rsidRDefault="00D708FE" w:rsidP="00D708FE">
            <w:pPr>
              <w:pStyle w:val="XML1"/>
              <w:rPr>
                <w:ins w:id="20374" w:author="Thomas Dietz" w:date="2012-08-08T16:18:00Z"/>
              </w:rPr>
            </w:pPr>
            <w:ins w:id="20375" w:author="Thomas Dietz" w:date="2012-08-08T16:18:00Z">
              <w:r>
                <w:t xml:space="preserve">            Only elements from one choice must exist at a time.</w:t>
              </w:r>
            </w:ins>
          </w:p>
          <w:p w14:paraId="0EDDAF0B" w14:textId="77777777" w:rsidR="00D708FE" w:rsidRDefault="00D708FE" w:rsidP="00D708FE">
            <w:pPr>
              <w:pStyle w:val="XML1"/>
              <w:rPr>
                <w:ins w:id="20376" w:author="Thomas Dietz" w:date="2012-08-08T16:18:00Z"/>
              </w:rPr>
            </w:pPr>
            <w:ins w:id="20377" w:author="Thomas Dietz" w:date="2012-08-08T16:18:00Z">
              <w:r>
                <w:t xml:space="preserve">          &lt;/xs:documentation&gt;</w:t>
              </w:r>
            </w:ins>
          </w:p>
          <w:p w14:paraId="6990E92C" w14:textId="77777777" w:rsidR="00D708FE" w:rsidRDefault="00D708FE" w:rsidP="00D708FE">
            <w:pPr>
              <w:pStyle w:val="XML1"/>
              <w:rPr>
                <w:ins w:id="20378" w:author="Thomas Dietz" w:date="2012-08-08T16:18:00Z"/>
              </w:rPr>
            </w:pPr>
            <w:ins w:id="20379" w:author="Thomas Dietz" w:date="2012-08-08T16:18:00Z">
              <w:r>
                <w:t xml:space="preserve">        &lt;/xs:annotation&gt;</w:t>
              </w:r>
            </w:ins>
          </w:p>
          <w:p w14:paraId="774E3551" w14:textId="77777777" w:rsidR="00D708FE" w:rsidRDefault="00D708FE" w:rsidP="00D708FE">
            <w:pPr>
              <w:pStyle w:val="XML1"/>
              <w:rPr>
                <w:ins w:id="20380" w:author="Thomas Dietz" w:date="2012-08-08T16:18:00Z"/>
              </w:rPr>
            </w:pPr>
          </w:p>
          <w:p w14:paraId="0E6059B1" w14:textId="77777777" w:rsidR="00D708FE" w:rsidRDefault="00D708FE" w:rsidP="00D708FE">
            <w:pPr>
              <w:pStyle w:val="XML1"/>
              <w:rPr>
                <w:ins w:id="20381" w:author="Thomas Dietz" w:date="2012-08-08T16:18:00Z"/>
              </w:rPr>
            </w:pPr>
            <w:ins w:id="20382" w:author="Thomas Dietz" w:date="2012-08-08T16:18:00Z">
              <w:r>
                <w:t xml:space="preserve">        &lt;xs:sequence&gt;</w:t>
              </w:r>
            </w:ins>
          </w:p>
          <w:p w14:paraId="215D991E" w14:textId="77777777" w:rsidR="00D708FE" w:rsidRDefault="00D708FE" w:rsidP="00D708FE">
            <w:pPr>
              <w:pStyle w:val="XML1"/>
              <w:rPr>
                <w:ins w:id="20383" w:author="Thomas Dietz" w:date="2012-08-08T16:18:00Z"/>
              </w:rPr>
            </w:pPr>
            <w:ins w:id="20384" w:author="Thomas Dietz" w:date="2012-08-08T16:18:00Z">
              <w:r>
                <w:t xml:space="preserve">          &lt;xs:element name="tunnel"&gt;</w:t>
              </w:r>
            </w:ins>
          </w:p>
          <w:p w14:paraId="1EC7E81F" w14:textId="77777777" w:rsidR="00D708FE" w:rsidRDefault="00D708FE" w:rsidP="00D708FE">
            <w:pPr>
              <w:pStyle w:val="XML1"/>
              <w:rPr>
                <w:ins w:id="20385" w:author="Thomas Dietz" w:date="2012-08-08T16:18:00Z"/>
              </w:rPr>
            </w:pPr>
            <w:ins w:id="20386" w:author="Thomas Dietz" w:date="2012-08-08T16:18:00Z">
              <w:r>
                <w:t xml:space="preserve">            &lt;xs:annotation&gt;</w:t>
              </w:r>
            </w:ins>
          </w:p>
          <w:p w14:paraId="7620A707" w14:textId="77777777" w:rsidR="00D708FE" w:rsidRDefault="00D708FE" w:rsidP="00D708FE">
            <w:pPr>
              <w:pStyle w:val="XML1"/>
              <w:rPr>
                <w:ins w:id="20387" w:author="Thomas Dietz" w:date="2012-08-08T16:18:00Z"/>
              </w:rPr>
            </w:pPr>
            <w:ins w:id="20388" w:author="Thomas Dietz" w:date="2012-08-08T16:18:00Z">
              <w:r>
                <w:t xml:space="preserve">              &lt;xs:documentation&gt;</w:t>
              </w:r>
            </w:ins>
          </w:p>
          <w:p w14:paraId="5DB4B978" w14:textId="77777777" w:rsidR="00D708FE" w:rsidRDefault="00D708FE" w:rsidP="00D708FE">
            <w:pPr>
              <w:pStyle w:val="XML1"/>
              <w:rPr>
                <w:ins w:id="20389" w:author="Thomas Dietz" w:date="2012-08-08T16:18:00Z"/>
              </w:rPr>
            </w:pPr>
            <w:ins w:id="20390" w:author="Thomas Dietz" w:date="2012-08-08T16:18:00Z">
              <w:r>
                <w:t xml:space="preserve">                Properties of a basic IP-in-GRE tunnel.</w:t>
              </w:r>
            </w:ins>
          </w:p>
          <w:p w14:paraId="793C0915" w14:textId="77777777" w:rsidR="00D708FE" w:rsidRDefault="00D708FE" w:rsidP="00D708FE">
            <w:pPr>
              <w:pStyle w:val="XML1"/>
              <w:rPr>
                <w:ins w:id="20391" w:author="Thomas Dietz" w:date="2012-08-08T16:18:00Z"/>
              </w:rPr>
            </w:pPr>
            <w:ins w:id="20392" w:author="Thomas Dietz" w:date="2012-08-08T16:18:00Z">
              <w:r>
                <w:t xml:space="preserve">              &lt;/xs:documentation&gt;</w:t>
              </w:r>
            </w:ins>
          </w:p>
          <w:p w14:paraId="0F355854" w14:textId="77777777" w:rsidR="00D708FE" w:rsidRDefault="00D708FE" w:rsidP="00D708FE">
            <w:pPr>
              <w:pStyle w:val="XML1"/>
              <w:rPr>
                <w:ins w:id="20393" w:author="Thomas Dietz" w:date="2012-08-08T16:18:00Z"/>
              </w:rPr>
            </w:pPr>
            <w:ins w:id="20394" w:author="Thomas Dietz" w:date="2012-08-08T16:18:00Z">
              <w:r>
                <w:t xml:space="preserve">            &lt;/xs:annotation&gt;</w:t>
              </w:r>
            </w:ins>
          </w:p>
          <w:p w14:paraId="0C8A3EFF" w14:textId="77777777" w:rsidR="00D708FE" w:rsidRDefault="00D708FE" w:rsidP="00D708FE">
            <w:pPr>
              <w:pStyle w:val="XML1"/>
              <w:rPr>
                <w:ins w:id="20395" w:author="Thomas Dietz" w:date="2012-08-08T16:18:00Z"/>
              </w:rPr>
            </w:pPr>
            <w:ins w:id="20396" w:author="Thomas Dietz" w:date="2012-08-08T16:18:00Z">
              <w:r>
                <w:t xml:space="preserve">            &lt;xs:complexType&gt;</w:t>
              </w:r>
            </w:ins>
          </w:p>
          <w:p w14:paraId="2E9F841F" w14:textId="77777777" w:rsidR="00D708FE" w:rsidRDefault="00D708FE" w:rsidP="00D708FE">
            <w:pPr>
              <w:pStyle w:val="XML1"/>
              <w:rPr>
                <w:ins w:id="20397" w:author="Thomas Dietz" w:date="2012-08-08T16:18:00Z"/>
              </w:rPr>
            </w:pPr>
            <w:ins w:id="20398" w:author="Thomas Dietz" w:date="2012-08-08T16:18:00Z">
              <w:r>
                <w:t xml:space="preserve">              &lt;xs:sequence&gt;</w:t>
              </w:r>
            </w:ins>
          </w:p>
          <w:p w14:paraId="389C57AE" w14:textId="77777777" w:rsidR="00D708FE" w:rsidRDefault="00D708FE" w:rsidP="00D708FE">
            <w:pPr>
              <w:pStyle w:val="XML1"/>
              <w:rPr>
                <w:ins w:id="20399" w:author="Thomas Dietz" w:date="2012-08-08T16:18:00Z"/>
              </w:rPr>
            </w:pPr>
            <w:ins w:id="20400" w:author="Thomas Dietz" w:date="2012-08-08T16:18:00Z">
              <w:r>
                <w:t xml:space="preserve">                &lt;xs:group ref="OFPortBaseTunnelType"/&gt;</w:t>
              </w:r>
            </w:ins>
          </w:p>
          <w:p w14:paraId="60DC6D73" w14:textId="77777777" w:rsidR="00D708FE" w:rsidRDefault="00D708FE" w:rsidP="00D708FE">
            <w:pPr>
              <w:pStyle w:val="XML1"/>
              <w:rPr>
                <w:ins w:id="20401" w:author="Thomas Dietz" w:date="2012-08-08T16:18:00Z"/>
              </w:rPr>
            </w:pPr>
            <w:ins w:id="20402" w:author="Thomas Dietz" w:date="2012-08-08T16:18:00Z">
              <w:r>
                <w:t xml:space="preserve">              &lt;/xs:sequence&gt;</w:t>
              </w:r>
            </w:ins>
          </w:p>
          <w:p w14:paraId="035FBA4F" w14:textId="77777777" w:rsidR="00D708FE" w:rsidRDefault="00D708FE" w:rsidP="00D708FE">
            <w:pPr>
              <w:pStyle w:val="XML1"/>
              <w:rPr>
                <w:ins w:id="20403" w:author="Thomas Dietz" w:date="2012-08-08T16:18:00Z"/>
              </w:rPr>
            </w:pPr>
            <w:ins w:id="20404" w:author="Thomas Dietz" w:date="2012-08-08T16:18:00Z">
              <w:r>
                <w:t xml:space="preserve">            &lt;/xs:complexType&gt;</w:t>
              </w:r>
            </w:ins>
          </w:p>
          <w:p w14:paraId="0A7B20E6" w14:textId="77777777" w:rsidR="00D708FE" w:rsidRDefault="00D708FE" w:rsidP="00D708FE">
            <w:pPr>
              <w:pStyle w:val="XML1"/>
              <w:rPr>
                <w:ins w:id="20405" w:author="Thomas Dietz" w:date="2012-08-08T16:18:00Z"/>
              </w:rPr>
            </w:pPr>
            <w:ins w:id="20406" w:author="Thomas Dietz" w:date="2012-08-08T16:18:00Z">
              <w:r>
                <w:t xml:space="preserve">          &lt;/xs:element&gt;</w:t>
              </w:r>
            </w:ins>
          </w:p>
          <w:p w14:paraId="30A9D3E0" w14:textId="77777777" w:rsidR="00D708FE" w:rsidRDefault="00D708FE" w:rsidP="00D708FE">
            <w:pPr>
              <w:pStyle w:val="XML1"/>
              <w:rPr>
                <w:ins w:id="20407" w:author="Thomas Dietz" w:date="2012-08-08T16:18:00Z"/>
              </w:rPr>
            </w:pPr>
            <w:ins w:id="20408" w:author="Thomas Dietz" w:date="2012-08-08T16:18:00Z">
              <w:r>
                <w:t xml:space="preserve">        &lt;/xs:sequence&gt;</w:t>
              </w:r>
            </w:ins>
          </w:p>
          <w:p w14:paraId="7E31F450" w14:textId="77777777" w:rsidR="00D708FE" w:rsidRDefault="00D708FE" w:rsidP="00D708FE">
            <w:pPr>
              <w:pStyle w:val="XML1"/>
              <w:rPr>
                <w:ins w:id="20409" w:author="Thomas Dietz" w:date="2012-08-08T16:18:00Z"/>
              </w:rPr>
            </w:pPr>
            <w:ins w:id="20410" w:author="Thomas Dietz" w:date="2012-08-08T16:18:00Z">
              <w:r>
                <w:t xml:space="preserve">        &lt;xs:sequence&gt;</w:t>
              </w:r>
            </w:ins>
          </w:p>
          <w:p w14:paraId="5D76AD40" w14:textId="77777777" w:rsidR="00D708FE" w:rsidRDefault="00D708FE" w:rsidP="00D708FE">
            <w:pPr>
              <w:pStyle w:val="XML1"/>
              <w:rPr>
                <w:ins w:id="20411" w:author="Thomas Dietz" w:date="2012-08-08T16:18:00Z"/>
              </w:rPr>
            </w:pPr>
            <w:ins w:id="20412" w:author="Thomas Dietz" w:date="2012-08-08T16:18:00Z">
              <w:r>
                <w:t xml:space="preserve">          &lt;xs:element name="ipgre-tunnel"&gt;</w:t>
              </w:r>
            </w:ins>
          </w:p>
          <w:p w14:paraId="2CE16AC2" w14:textId="77777777" w:rsidR="00D708FE" w:rsidRDefault="00D708FE" w:rsidP="00D708FE">
            <w:pPr>
              <w:pStyle w:val="XML1"/>
              <w:rPr>
                <w:ins w:id="20413" w:author="Thomas Dietz" w:date="2012-08-08T16:18:00Z"/>
              </w:rPr>
            </w:pPr>
            <w:ins w:id="20414" w:author="Thomas Dietz" w:date="2012-08-08T16:18:00Z">
              <w:r>
                <w:t xml:space="preserve">            &lt;xs:annotation&gt;</w:t>
              </w:r>
            </w:ins>
          </w:p>
          <w:p w14:paraId="5EC96DA4" w14:textId="77777777" w:rsidR="00D708FE" w:rsidRDefault="00D708FE" w:rsidP="00D708FE">
            <w:pPr>
              <w:pStyle w:val="XML1"/>
              <w:rPr>
                <w:ins w:id="20415" w:author="Thomas Dietz" w:date="2012-08-08T16:18:00Z"/>
              </w:rPr>
            </w:pPr>
            <w:ins w:id="20416" w:author="Thomas Dietz" w:date="2012-08-08T16:18:00Z">
              <w:r>
                <w:t xml:space="preserve">              &lt;xs:documentation&gt;</w:t>
              </w:r>
            </w:ins>
          </w:p>
          <w:p w14:paraId="70800C42" w14:textId="77777777" w:rsidR="00D708FE" w:rsidRDefault="00D708FE" w:rsidP="00D708FE">
            <w:pPr>
              <w:pStyle w:val="XML1"/>
              <w:rPr>
                <w:ins w:id="20417" w:author="Thomas Dietz" w:date="2012-08-08T16:18:00Z"/>
              </w:rPr>
            </w:pPr>
            <w:ins w:id="20418" w:author="Thomas Dietz" w:date="2012-08-08T16:18:00Z">
              <w:r>
                <w:t xml:space="preserve">                Properties of a IP-in-GRE tunnel.</w:t>
              </w:r>
            </w:ins>
          </w:p>
          <w:p w14:paraId="7B633E74" w14:textId="77777777" w:rsidR="00D708FE" w:rsidRDefault="00D708FE" w:rsidP="00D708FE">
            <w:pPr>
              <w:pStyle w:val="XML1"/>
              <w:rPr>
                <w:ins w:id="20419" w:author="Thomas Dietz" w:date="2012-08-08T16:18:00Z"/>
              </w:rPr>
            </w:pPr>
            <w:ins w:id="20420" w:author="Thomas Dietz" w:date="2012-08-08T16:18:00Z">
              <w:r>
                <w:t xml:space="preserve">              &lt;/xs:documentation&gt;</w:t>
              </w:r>
            </w:ins>
          </w:p>
          <w:p w14:paraId="295FD95C" w14:textId="77777777" w:rsidR="00D708FE" w:rsidRDefault="00D708FE" w:rsidP="00D708FE">
            <w:pPr>
              <w:pStyle w:val="XML1"/>
              <w:rPr>
                <w:ins w:id="20421" w:author="Thomas Dietz" w:date="2012-08-08T16:18:00Z"/>
              </w:rPr>
            </w:pPr>
            <w:ins w:id="20422" w:author="Thomas Dietz" w:date="2012-08-08T16:18:00Z">
              <w:r>
                <w:t xml:space="preserve">            &lt;/xs:annotation&gt;</w:t>
              </w:r>
            </w:ins>
          </w:p>
          <w:p w14:paraId="5D226394" w14:textId="77777777" w:rsidR="00D708FE" w:rsidRDefault="00D708FE" w:rsidP="00D708FE">
            <w:pPr>
              <w:pStyle w:val="XML1"/>
              <w:rPr>
                <w:ins w:id="20423" w:author="Thomas Dietz" w:date="2012-08-08T16:18:00Z"/>
              </w:rPr>
            </w:pPr>
            <w:ins w:id="20424" w:author="Thomas Dietz" w:date="2012-08-08T16:18:00Z">
              <w:r>
                <w:t xml:space="preserve">            &lt;xs:complexType&gt;</w:t>
              </w:r>
            </w:ins>
          </w:p>
          <w:p w14:paraId="0B5317B6" w14:textId="77777777" w:rsidR="00D708FE" w:rsidRDefault="00D708FE" w:rsidP="00D708FE">
            <w:pPr>
              <w:pStyle w:val="XML1"/>
              <w:rPr>
                <w:ins w:id="20425" w:author="Thomas Dietz" w:date="2012-08-08T16:18:00Z"/>
              </w:rPr>
            </w:pPr>
            <w:ins w:id="20426" w:author="Thomas Dietz" w:date="2012-08-08T16:18:00Z">
              <w:r>
                <w:t xml:space="preserve">              &lt;xs:sequence&gt;</w:t>
              </w:r>
            </w:ins>
          </w:p>
          <w:p w14:paraId="0DC146A9" w14:textId="77777777" w:rsidR="00D708FE" w:rsidRDefault="00D708FE" w:rsidP="00D708FE">
            <w:pPr>
              <w:pStyle w:val="XML1"/>
              <w:rPr>
                <w:ins w:id="20427" w:author="Thomas Dietz" w:date="2012-08-08T16:18:00Z"/>
              </w:rPr>
            </w:pPr>
            <w:ins w:id="20428" w:author="Thomas Dietz" w:date="2012-08-08T16:18:00Z">
              <w:r>
                <w:t xml:space="preserve">                &lt;xs:group ref="OFPortIPGRETunnelType"/&gt;</w:t>
              </w:r>
            </w:ins>
          </w:p>
          <w:p w14:paraId="4AC074F2" w14:textId="77777777" w:rsidR="00D708FE" w:rsidRDefault="00D708FE" w:rsidP="00D708FE">
            <w:pPr>
              <w:pStyle w:val="XML1"/>
              <w:rPr>
                <w:ins w:id="20429" w:author="Thomas Dietz" w:date="2012-08-08T16:18:00Z"/>
              </w:rPr>
            </w:pPr>
            <w:ins w:id="20430" w:author="Thomas Dietz" w:date="2012-08-08T16:18:00Z">
              <w:r>
                <w:t xml:space="preserve">              &lt;/xs:sequence&gt;</w:t>
              </w:r>
            </w:ins>
          </w:p>
          <w:p w14:paraId="5453408E" w14:textId="77777777" w:rsidR="00D708FE" w:rsidRDefault="00D708FE" w:rsidP="00D708FE">
            <w:pPr>
              <w:pStyle w:val="XML1"/>
              <w:rPr>
                <w:ins w:id="20431" w:author="Thomas Dietz" w:date="2012-08-08T16:18:00Z"/>
              </w:rPr>
            </w:pPr>
            <w:ins w:id="20432" w:author="Thomas Dietz" w:date="2012-08-08T16:18:00Z">
              <w:r>
                <w:t xml:space="preserve">            &lt;/xs:complexType&gt;</w:t>
              </w:r>
            </w:ins>
          </w:p>
          <w:p w14:paraId="18E05CDB" w14:textId="77777777" w:rsidR="00D708FE" w:rsidRDefault="00D708FE" w:rsidP="00D708FE">
            <w:pPr>
              <w:pStyle w:val="XML1"/>
              <w:rPr>
                <w:ins w:id="20433" w:author="Thomas Dietz" w:date="2012-08-08T16:18:00Z"/>
              </w:rPr>
            </w:pPr>
            <w:ins w:id="20434" w:author="Thomas Dietz" w:date="2012-08-08T16:18:00Z">
              <w:r>
                <w:t xml:space="preserve">          &lt;/xs:element&gt;</w:t>
              </w:r>
            </w:ins>
          </w:p>
          <w:p w14:paraId="72570C28" w14:textId="77777777" w:rsidR="00D708FE" w:rsidRDefault="00D708FE" w:rsidP="00D708FE">
            <w:pPr>
              <w:pStyle w:val="XML1"/>
              <w:rPr>
                <w:ins w:id="20435" w:author="Thomas Dietz" w:date="2012-08-08T16:18:00Z"/>
              </w:rPr>
            </w:pPr>
            <w:ins w:id="20436" w:author="Thomas Dietz" w:date="2012-08-08T16:18:00Z">
              <w:r>
                <w:t xml:space="preserve">        &lt;/xs:sequence&gt;</w:t>
              </w:r>
            </w:ins>
          </w:p>
          <w:p w14:paraId="107A4921" w14:textId="77777777" w:rsidR="00D708FE" w:rsidRDefault="00D708FE" w:rsidP="00D708FE">
            <w:pPr>
              <w:pStyle w:val="XML1"/>
              <w:rPr>
                <w:ins w:id="20437" w:author="Thomas Dietz" w:date="2012-08-08T16:18:00Z"/>
              </w:rPr>
            </w:pPr>
            <w:ins w:id="20438" w:author="Thomas Dietz" w:date="2012-08-08T16:18:00Z">
              <w:r>
                <w:t xml:space="preserve">        &lt;xs:sequence&gt;</w:t>
              </w:r>
            </w:ins>
          </w:p>
          <w:p w14:paraId="3E542E5C" w14:textId="77777777" w:rsidR="00D708FE" w:rsidRDefault="00D708FE" w:rsidP="00D708FE">
            <w:pPr>
              <w:pStyle w:val="XML1"/>
              <w:rPr>
                <w:ins w:id="20439" w:author="Thomas Dietz" w:date="2012-08-08T16:18:00Z"/>
              </w:rPr>
            </w:pPr>
            <w:ins w:id="20440" w:author="Thomas Dietz" w:date="2012-08-08T16:18:00Z">
              <w:r>
                <w:t xml:space="preserve">          &lt;xs:element name="vxlan-tunnel"&gt;</w:t>
              </w:r>
            </w:ins>
          </w:p>
          <w:p w14:paraId="3E83622E" w14:textId="77777777" w:rsidR="00D708FE" w:rsidRDefault="00D708FE" w:rsidP="00D708FE">
            <w:pPr>
              <w:pStyle w:val="XML1"/>
              <w:rPr>
                <w:ins w:id="20441" w:author="Thomas Dietz" w:date="2012-08-08T16:18:00Z"/>
              </w:rPr>
            </w:pPr>
            <w:ins w:id="20442" w:author="Thomas Dietz" w:date="2012-08-08T16:18:00Z">
              <w:r>
                <w:lastRenderedPageBreak/>
                <w:t xml:space="preserve">            &lt;xs:annotation&gt;</w:t>
              </w:r>
            </w:ins>
          </w:p>
          <w:p w14:paraId="515A419F" w14:textId="77777777" w:rsidR="00D708FE" w:rsidRDefault="00D708FE" w:rsidP="00D708FE">
            <w:pPr>
              <w:pStyle w:val="XML1"/>
              <w:rPr>
                <w:ins w:id="20443" w:author="Thomas Dietz" w:date="2012-08-08T16:18:00Z"/>
              </w:rPr>
            </w:pPr>
            <w:ins w:id="20444" w:author="Thomas Dietz" w:date="2012-08-08T16:18:00Z">
              <w:r>
                <w:t xml:space="preserve">              &lt;xs:documentation&gt;</w:t>
              </w:r>
            </w:ins>
          </w:p>
          <w:p w14:paraId="0E945279" w14:textId="77777777" w:rsidR="00D708FE" w:rsidRDefault="00D708FE" w:rsidP="00D708FE">
            <w:pPr>
              <w:pStyle w:val="XML1"/>
              <w:rPr>
                <w:ins w:id="20445" w:author="Thomas Dietz" w:date="2012-08-08T16:18:00Z"/>
              </w:rPr>
            </w:pPr>
            <w:ins w:id="20446" w:author="Thomas Dietz" w:date="2012-08-08T16:18:00Z">
              <w:r>
                <w:t xml:space="preserve">                Properties of a VxLAN tunnel.</w:t>
              </w:r>
            </w:ins>
          </w:p>
          <w:p w14:paraId="6B2C9A09" w14:textId="77777777" w:rsidR="00D708FE" w:rsidRDefault="00D708FE" w:rsidP="00D708FE">
            <w:pPr>
              <w:pStyle w:val="XML1"/>
              <w:rPr>
                <w:ins w:id="20447" w:author="Thomas Dietz" w:date="2012-08-08T16:18:00Z"/>
              </w:rPr>
            </w:pPr>
            <w:ins w:id="20448" w:author="Thomas Dietz" w:date="2012-08-08T16:18:00Z">
              <w:r>
                <w:t xml:space="preserve">              &lt;/xs:documentation&gt;</w:t>
              </w:r>
            </w:ins>
          </w:p>
          <w:p w14:paraId="291E404F" w14:textId="77777777" w:rsidR="00D708FE" w:rsidRDefault="00D708FE" w:rsidP="00D708FE">
            <w:pPr>
              <w:pStyle w:val="XML1"/>
              <w:rPr>
                <w:ins w:id="20449" w:author="Thomas Dietz" w:date="2012-08-08T16:18:00Z"/>
              </w:rPr>
            </w:pPr>
            <w:ins w:id="20450" w:author="Thomas Dietz" w:date="2012-08-08T16:18:00Z">
              <w:r>
                <w:t xml:space="preserve">            &lt;/xs:annotation&gt;</w:t>
              </w:r>
            </w:ins>
          </w:p>
          <w:p w14:paraId="0895E5E7" w14:textId="77777777" w:rsidR="00D708FE" w:rsidRDefault="00D708FE" w:rsidP="00D708FE">
            <w:pPr>
              <w:pStyle w:val="XML1"/>
              <w:rPr>
                <w:ins w:id="20451" w:author="Thomas Dietz" w:date="2012-08-08T16:18:00Z"/>
              </w:rPr>
            </w:pPr>
            <w:ins w:id="20452" w:author="Thomas Dietz" w:date="2012-08-08T16:18:00Z">
              <w:r>
                <w:t xml:space="preserve">            &lt;xs:complexType&gt;</w:t>
              </w:r>
            </w:ins>
          </w:p>
          <w:p w14:paraId="79A1822A" w14:textId="77777777" w:rsidR="00D708FE" w:rsidRDefault="00D708FE" w:rsidP="00D708FE">
            <w:pPr>
              <w:pStyle w:val="XML1"/>
              <w:rPr>
                <w:ins w:id="20453" w:author="Thomas Dietz" w:date="2012-08-08T16:18:00Z"/>
              </w:rPr>
            </w:pPr>
            <w:ins w:id="20454" w:author="Thomas Dietz" w:date="2012-08-08T16:18:00Z">
              <w:r>
                <w:t xml:space="preserve">              &lt;xs:sequence&gt;</w:t>
              </w:r>
            </w:ins>
          </w:p>
          <w:p w14:paraId="440B8EC0" w14:textId="77777777" w:rsidR="00D708FE" w:rsidRDefault="00D708FE" w:rsidP="00D708FE">
            <w:pPr>
              <w:pStyle w:val="XML1"/>
              <w:rPr>
                <w:ins w:id="20455" w:author="Thomas Dietz" w:date="2012-08-08T16:18:00Z"/>
              </w:rPr>
            </w:pPr>
            <w:ins w:id="20456" w:author="Thomas Dietz" w:date="2012-08-08T16:18:00Z">
              <w:r>
                <w:t xml:space="preserve">                &lt;xs:group ref="OFPortVXLANTunnelType"/&gt;</w:t>
              </w:r>
            </w:ins>
          </w:p>
          <w:p w14:paraId="0A704195" w14:textId="77777777" w:rsidR="00D708FE" w:rsidRDefault="00D708FE" w:rsidP="00D708FE">
            <w:pPr>
              <w:pStyle w:val="XML1"/>
              <w:rPr>
                <w:ins w:id="20457" w:author="Thomas Dietz" w:date="2012-08-08T16:18:00Z"/>
              </w:rPr>
            </w:pPr>
            <w:ins w:id="20458" w:author="Thomas Dietz" w:date="2012-08-08T16:18:00Z">
              <w:r>
                <w:t xml:space="preserve">              &lt;/xs:sequence&gt;</w:t>
              </w:r>
            </w:ins>
          </w:p>
          <w:p w14:paraId="0F909ED7" w14:textId="77777777" w:rsidR="00D708FE" w:rsidRDefault="00D708FE" w:rsidP="00D708FE">
            <w:pPr>
              <w:pStyle w:val="XML1"/>
              <w:rPr>
                <w:ins w:id="20459" w:author="Thomas Dietz" w:date="2012-08-08T16:18:00Z"/>
              </w:rPr>
            </w:pPr>
            <w:ins w:id="20460" w:author="Thomas Dietz" w:date="2012-08-08T16:18:00Z">
              <w:r>
                <w:t xml:space="preserve">            &lt;/xs:complexType&gt;</w:t>
              </w:r>
            </w:ins>
          </w:p>
          <w:p w14:paraId="3A2A49F0" w14:textId="77777777" w:rsidR="00D708FE" w:rsidRDefault="00D708FE" w:rsidP="00D708FE">
            <w:pPr>
              <w:pStyle w:val="XML1"/>
              <w:rPr>
                <w:ins w:id="20461" w:author="Thomas Dietz" w:date="2012-08-08T16:18:00Z"/>
              </w:rPr>
            </w:pPr>
            <w:ins w:id="20462" w:author="Thomas Dietz" w:date="2012-08-08T16:18:00Z">
              <w:r>
                <w:t xml:space="preserve">          &lt;/xs:element&gt;</w:t>
              </w:r>
            </w:ins>
          </w:p>
          <w:p w14:paraId="03635FFF" w14:textId="77777777" w:rsidR="00D708FE" w:rsidRDefault="00D708FE" w:rsidP="00D708FE">
            <w:pPr>
              <w:pStyle w:val="XML1"/>
              <w:rPr>
                <w:ins w:id="20463" w:author="Thomas Dietz" w:date="2012-08-08T16:18:00Z"/>
              </w:rPr>
            </w:pPr>
            <w:ins w:id="20464" w:author="Thomas Dietz" w:date="2012-08-08T16:18:00Z">
              <w:r>
                <w:t xml:space="preserve">        &lt;/xs:sequence&gt;</w:t>
              </w:r>
            </w:ins>
          </w:p>
          <w:p w14:paraId="16666B04" w14:textId="77777777" w:rsidR="00D708FE" w:rsidRDefault="00D708FE" w:rsidP="00D708FE">
            <w:pPr>
              <w:pStyle w:val="XML1"/>
              <w:rPr>
                <w:ins w:id="20465" w:author="Thomas Dietz" w:date="2012-08-08T16:18:00Z"/>
              </w:rPr>
            </w:pPr>
            <w:ins w:id="20466" w:author="Thomas Dietz" w:date="2012-08-08T16:18:00Z">
              <w:r>
                <w:t xml:space="preserve">        &lt;xs:sequence&gt;</w:t>
              </w:r>
            </w:ins>
          </w:p>
          <w:p w14:paraId="722446D3" w14:textId="77777777" w:rsidR="00D708FE" w:rsidRDefault="00D708FE" w:rsidP="00D708FE">
            <w:pPr>
              <w:pStyle w:val="XML1"/>
              <w:rPr>
                <w:ins w:id="20467" w:author="Thomas Dietz" w:date="2012-08-08T16:18:00Z"/>
              </w:rPr>
            </w:pPr>
            <w:ins w:id="20468" w:author="Thomas Dietz" w:date="2012-08-08T16:18:00Z">
              <w:r>
                <w:t xml:space="preserve">          &lt;xs:element name="nvgre-tunnel"&gt;</w:t>
              </w:r>
            </w:ins>
          </w:p>
          <w:p w14:paraId="74BE0CB4" w14:textId="77777777" w:rsidR="00D708FE" w:rsidRDefault="00D708FE" w:rsidP="00D708FE">
            <w:pPr>
              <w:pStyle w:val="XML1"/>
              <w:rPr>
                <w:ins w:id="20469" w:author="Thomas Dietz" w:date="2012-08-08T16:18:00Z"/>
              </w:rPr>
            </w:pPr>
            <w:ins w:id="20470" w:author="Thomas Dietz" w:date="2012-08-08T16:18:00Z">
              <w:r>
                <w:t xml:space="preserve">            &lt;xs:annotation&gt;</w:t>
              </w:r>
            </w:ins>
          </w:p>
          <w:p w14:paraId="39FA3F91" w14:textId="77777777" w:rsidR="00D708FE" w:rsidRDefault="00D708FE" w:rsidP="00D708FE">
            <w:pPr>
              <w:pStyle w:val="XML1"/>
              <w:rPr>
                <w:ins w:id="20471" w:author="Thomas Dietz" w:date="2012-08-08T16:18:00Z"/>
              </w:rPr>
            </w:pPr>
            <w:ins w:id="20472" w:author="Thomas Dietz" w:date="2012-08-08T16:18:00Z">
              <w:r>
                <w:t xml:space="preserve">              &lt;xs:documentation&gt;</w:t>
              </w:r>
            </w:ins>
          </w:p>
          <w:p w14:paraId="50655FFD" w14:textId="77777777" w:rsidR="00D708FE" w:rsidRDefault="00D708FE" w:rsidP="00D708FE">
            <w:pPr>
              <w:pStyle w:val="XML1"/>
              <w:rPr>
                <w:ins w:id="20473" w:author="Thomas Dietz" w:date="2012-08-08T16:18:00Z"/>
              </w:rPr>
            </w:pPr>
            <w:ins w:id="20474" w:author="Thomas Dietz" w:date="2012-08-08T16:18:00Z">
              <w:r>
                <w:t xml:space="preserve">                Properties of a NVGRE tunnel.</w:t>
              </w:r>
            </w:ins>
          </w:p>
          <w:p w14:paraId="5C203D3B" w14:textId="77777777" w:rsidR="00D708FE" w:rsidRDefault="00D708FE" w:rsidP="00D708FE">
            <w:pPr>
              <w:pStyle w:val="XML1"/>
              <w:rPr>
                <w:ins w:id="20475" w:author="Thomas Dietz" w:date="2012-08-08T16:18:00Z"/>
              </w:rPr>
            </w:pPr>
            <w:ins w:id="20476" w:author="Thomas Dietz" w:date="2012-08-08T16:18:00Z">
              <w:r>
                <w:t xml:space="preserve">              &lt;/xs:documentation&gt;</w:t>
              </w:r>
            </w:ins>
          </w:p>
          <w:p w14:paraId="5BD9F5D8" w14:textId="77777777" w:rsidR="00D708FE" w:rsidRDefault="00D708FE" w:rsidP="00D708FE">
            <w:pPr>
              <w:pStyle w:val="XML1"/>
              <w:rPr>
                <w:ins w:id="20477" w:author="Thomas Dietz" w:date="2012-08-08T16:18:00Z"/>
              </w:rPr>
            </w:pPr>
            <w:ins w:id="20478" w:author="Thomas Dietz" w:date="2012-08-08T16:18:00Z">
              <w:r>
                <w:t xml:space="preserve">            &lt;/xs:annotation&gt;</w:t>
              </w:r>
            </w:ins>
          </w:p>
          <w:p w14:paraId="53B95182" w14:textId="77777777" w:rsidR="00D708FE" w:rsidRDefault="00D708FE" w:rsidP="00D708FE">
            <w:pPr>
              <w:pStyle w:val="XML1"/>
              <w:rPr>
                <w:ins w:id="20479" w:author="Thomas Dietz" w:date="2012-08-08T16:18:00Z"/>
              </w:rPr>
            </w:pPr>
            <w:ins w:id="20480" w:author="Thomas Dietz" w:date="2012-08-08T16:18:00Z">
              <w:r>
                <w:t xml:space="preserve">            &lt;xs:complexType&gt;</w:t>
              </w:r>
            </w:ins>
          </w:p>
          <w:p w14:paraId="0778D39A" w14:textId="77777777" w:rsidR="00D708FE" w:rsidRDefault="00D708FE" w:rsidP="00D708FE">
            <w:pPr>
              <w:pStyle w:val="XML1"/>
              <w:rPr>
                <w:ins w:id="20481" w:author="Thomas Dietz" w:date="2012-08-08T16:18:00Z"/>
              </w:rPr>
            </w:pPr>
            <w:ins w:id="20482" w:author="Thomas Dietz" w:date="2012-08-08T16:18:00Z">
              <w:r>
                <w:t xml:space="preserve">              &lt;xs:sequence&gt;</w:t>
              </w:r>
            </w:ins>
          </w:p>
          <w:p w14:paraId="415A7996" w14:textId="77777777" w:rsidR="00D708FE" w:rsidRDefault="00D708FE" w:rsidP="00D708FE">
            <w:pPr>
              <w:pStyle w:val="XML1"/>
              <w:rPr>
                <w:ins w:id="20483" w:author="Thomas Dietz" w:date="2012-08-08T16:18:00Z"/>
              </w:rPr>
            </w:pPr>
            <w:ins w:id="20484" w:author="Thomas Dietz" w:date="2012-08-08T16:18:00Z">
              <w:r>
                <w:t xml:space="preserve">                &lt;xs:group ref="OFPortNVGRETunnelType"/&gt;</w:t>
              </w:r>
            </w:ins>
          </w:p>
          <w:p w14:paraId="46F743A3" w14:textId="77777777" w:rsidR="00D708FE" w:rsidRDefault="00D708FE" w:rsidP="00D708FE">
            <w:pPr>
              <w:pStyle w:val="XML1"/>
              <w:rPr>
                <w:ins w:id="20485" w:author="Thomas Dietz" w:date="2012-08-08T16:18:00Z"/>
              </w:rPr>
            </w:pPr>
            <w:ins w:id="20486" w:author="Thomas Dietz" w:date="2012-08-08T16:18:00Z">
              <w:r>
                <w:t xml:space="preserve">              &lt;/xs:sequence&gt;</w:t>
              </w:r>
            </w:ins>
          </w:p>
          <w:p w14:paraId="16EA9D62" w14:textId="77777777" w:rsidR="00D708FE" w:rsidRDefault="00D708FE" w:rsidP="00D708FE">
            <w:pPr>
              <w:pStyle w:val="XML1"/>
              <w:rPr>
                <w:ins w:id="20487" w:author="Thomas Dietz" w:date="2012-08-08T16:18:00Z"/>
              </w:rPr>
            </w:pPr>
            <w:ins w:id="20488" w:author="Thomas Dietz" w:date="2012-08-08T16:18:00Z">
              <w:r>
                <w:t xml:space="preserve">            &lt;/xs:complexType&gt;</w:t>
              </w:r>
            </w:ins>
          </w:p>
          <w:p w14:paraId="41A471EC" w14:textId="77777777" w:rsidR="00D708FE" w:rsidRDefault="00D708FE" w:rsidP="00D708FE">
            <w:pPr>
              <w:pStyle w:val="XML1"/>
              <w:rPr>
                <w:ins w:id="20489" w:author="Thomas Dietz" w:date="2012-08-08T16:18:00Z"/>
              </w:rPr>
            </w:pPr>
            <w:ins w:id="20490" w:author="Thomas Dietz" w:date="2012-08-08T16:18:00Z">
              <w:r>
                <w:t xml:space="preserve">          &lt;/xs:element&gt;</w:t>
              </w:r>
            </w:ins>
          </w:p>
          <w:p w14:paraId="5CB342D9" w14:textId="77777777" w:rsidR="00D708FE" w:rsidRDefault="00D708FE" w:rsidP="00D708FE">
            <w:pPr>
              <w:pStyle w:val="XML1"/>
              <w:rPr>
                <w:ins w:id="20491" w:author="Thomas Dietz" w:date="2012-08-08T16:18:00Z"/>
              </w:rPr>
            </w:pPr>
            <w:ins w:id="20492" w:author="Thomas Dietz" w:date="2012-08-08T16:18:00Z">
              <w:r>
                <w:t xml:space="preserve">        &lt;/xs:sequence&gt;</w:t>
              </w:r>
            </w:ins>
          </w:p>
          <w:p w14:paraId="6418700C" w14:textId="77777777" w:rsidR="00D708FE" w:rsidRDefault="00D708FE" w:rsidP="00D708FE">
            <w:pPr>
              <w:pStyle w:val="XML1"/>
              <w:rPr>
                <w:ins w:id="20493" w:author="Thomas Dietz" w:date="2012-08-08T16:18:00Z"/>
              </w:rPr>
            </w:pPr>
            <w:ins w:id="20494" w:author="Thomas Dietz" w:date="2012-08-08T16:18:00Z">
              <w:r>
                <w:t xml:space="preserve">      &lt;/xs:choice&gt;</w:t>
              </w:r>
            </w:ins>
          </w:p>
          <w:p w14:paraId="188F67CF" w14:textId="77777777" w:rsidR="00D708FE" w:rsidRDefault="00D708FE" w:rsidP="00D708FE">
            <w:pPr>
              <w:pStyle w:val="XML1"/>
              <w:rPr>
                <w:ins w:id="20495" w:author="Thomas Dietz" w:date="2012-08-08T16:18:00Z"/>
              </w:rPr>
            </w:pPr>
            <w:ins w:id="20496" w:author="Thomas Dietz" w:date="2012-08-08T16:18:00Z">
              <w:r>
                <w:t xml:space="preserve">    &lt;/xs:sequence&gt;</w:t>
              </w:r>
            </w:ins>
          </w:p>
          <w:p w14:paraId="508E35CF" w14:textId="77777777" w:rsidR="00D708FE" w:rsidRDefault="00D708FE" w:rsidP="00D708FE">
            <w:pPr>
              <w:pStyle w:val="XML1"/>
              <w:rPr>
                <w:ins w:id="20497" w:author="Thomas Dietz" w:date="2012-08-08T16:18:00Z"/>
              </w:rPr>
            </w:pPr>
            <w:ins w:id="20498" w:author="Thomas Dietz" w:date="2012-08-08T16:18:00Z">
              <w:r>
                <w:t xml:space="preserve">  &lt;/xs:group&gt;</w:t>
              </w:r>
            </w:ins>
          </w:p>
          <w:p w14:paraId="7AB31638" w14:textId="77777777" w:rsidR="00D708FE" w:rsidRDefault="00D708FE" w:rsidP="00D708FE">
            <w:pPr>
              <w:pStyle w:val="XML1"/>
              <w:rPr>
                <w:ins w:id="20499" w:author="Thomas Dietz" w:date="2012-08-08T16:18:00Z"/>
              </w:rPr>
            </w:pPr>
          </w:p>
          <w:p w14:paraId="4368623F" w14:textId="77777777" w:rsidR="00D708FE" w:rsidRDefault="00D708FE" w:rsidP="00D708FE">
            <w:pPr>
              <w:pStyle w:val="XML1"/>
              <w:rPr>
                <w:ins w:id="20500" w:author="Thomas Dietz" w:date="2012-08-08T16:18:00Z"/>
              </w:rPr>
            </w:pPr>
            <w:ins w:id="20501" w:author="Thomas Dietz" w:date="2012-08-08T16:18:00Z">
              <w:r>
                <w:t xml:space="preserve">  &lt;xs:group name="OFResourceType"&gt;</w:t>
              </w:r>
            </w:ins>
          </w:p>
          <w:p w14:paraId="168DE720" w14:textId="77777777" w:rsidR="00D708FE" w:rsidRDefault="00D708FE" w:rsidP="00D708FE">
            <w:pPr>
              <w:pStyle w:val="XML1"/>
              <w:rPr>
                <w:ins w:id="20502" w:author="Thomas Dietz" w:date="2012-08-08T16:18:00Z"/>
              </w:rPr>
            </w:pPr>
            <w:ins w:id="20503" w:author="Thomas Dietz" w:date="2012-08-08T16:18:00Z">
              <w:r>
                <w:t xml:space="preserve">    &lt;xs:annotation&gt;</w:t>
              </w:r>
            </w:ins>
          </w:p>
          <w:p w14:paraId="5CE8811A" w14:textId="77777777" w:rsidR="00D708FE" w:rsidRDefault="00D708FE" w:rsidP="00D708FE">
            <w:pPr>
              <w:pStyle w:val="XML1"/>
              <w:rPr>
                <w:ins w:id="20504" w:author="Thomas Dietz" w:date="2012-08-08T16:18:00Z"/>
              </w:rPr>
            </w:pPr>
            <w:ins w:id="20505" w:author="Thomas Dietz" w:date="2012-08-08T16:18:00Z">
              <w:r>
                <w:t xml:space="preserve">      &lt;xs:documentation&gt;</w:t>
              </w:r>
            </w:ins>
          </w:p>
          <w:p w14:paraId="5EADB16A" w14:textId="77777777" w:rsidR="00D708FE" w:rsidRDefault="00D708FE" w:rsidP="00D708FE">
            <w:pPr>
              <w:pStyle w:val="XML1"/>
              <w:rPr>
                <w:ins w:id="20506" w:author="Thomas Dietz" w:date="2012-08-08T16:18:00Z"/>
              </w:rPr>
            </w:pPr>
            <w:ins w:id="20507" w:author="Thomas Dietz" w:date="2012-08-08T16:18:00Z">
              <w:r>
                <w:t xml:space="preserve">        This element specifies a generic OpenFlow resource</w:t>
              </w:r>
            </w:ins>
          </w:p>
          <w:p w14:paraId="487C09B9" w14:textId="77777777" w:rsidR="00D708FE" w:rsidRDefault="00D708FE" w:rsidP="00D708FE">
            <w:pPr>
              <w:pStyle w:val="XML1"/>
              <w:rPr>
                <w:ins w:id="20508" w:author="Thomas Dietz" w:date="2012-08-08T16:18:00Z"/>
              </w:rPr>
            </w:pPr>
            <w:ins w:id="20509" w:author="Thomas Dietz" w:date="2012-08-08T16:18:00Z">
              <w:r>
                <w:t xml:space="preserve">        that is used as a basis for specific resources. Even though</w:t>
              </w:r>
            </w:ins>
          </w:p>
          <w:p w14:paraId="598DCC5B" w14:textId="77777777" w:rsidR="00D708FE" w:rsidRDefault="00D708FE" w:rsidP="00D708FE">
            <w:pPr>
              <w:pStyle w:val="XML1"/>
              <w:rPr>
                <w:ins w:id="20510" w:author="Thomas Dietz" w:date="2012-08-08T16:18:00Z"/>
              </w:rPr>
            </w:pPr>
            <w:ins w:id="20511" w:author="Thomas Dietz" w:date="2012-08-08T16:18:00Z">
              <w:r>
                <w:t xml:space="preserve">        this element is not used on its own the following rules for</w:t>
              </w:r>
            </w:ins>
          </w:p>
          <w:p w14:paraId="2FE5AA35" w14:textId="77777777" w:rsidR="00D708FE" w:rsidRDefault="00D708FE" w:rsidP="00D708FE">
            <w:pPr>
              <w:pStyle w:val="XML1"/>
              <w:rPr>
                <w:ins w:id="20512" w:author="Thomas Dietz" w:date="2012-08-08T16:18:00Z"/>
              </w:rPr>
            </w:pPr>
            <w:ins w:id="20513" w:author="Thomas Dietz" w:date="2012-08-08T16:18:00Z">
              <w:r>
                <w:t xml:space="preserve">        NETCONF operations MUST be obeyed also by elemnts using this</w:t>
              </w:r>
            </w:ins>
          </w:p>
          <w:p w14:paraId="18BF835B" w14:textId="77777777" w:rsidR="00D708FE" w:rsidRDefault="00D708FE" w:rsidP="00D708FE">
            <w:pPr>
              <w:pStyle w:val="XML1"/>
              <w:rPr>
                <w:ins w:id="20514" w:author="Thomas Dietz" w:date="2012-08-08T16:18:00Z"/>
              </w:rPr>
            </w:pPr>
            <w:ins w:id="20515" w:author="Thomas Dietz" w:date="2012-08-08T16:18:00Z">
              <w:r>
                <w:t xml:space="preserve">        element.</w:t>
              </w:r>
            </w:ins>
          </w:p>
          <w:p w14:paraId="061EF435" w14:textId="77777777" w:rsidR="00D708FE" w:rsidRDefault="00D708FE" w:rsidP="00D708FE">
            <w:pPr>
              <w:pStyle w:val="XML1"/>
              <w:rPr>
                <w:ins w:id="20516" w:author="Thomas Dietz" w:date="2012-08-08T16:18:00Z"/>
              </w:rPr>
            </w:pPr>
          </w:p>
          <w:p w14:paraId="6C8B46EE" w14:textId="77777777" w:rsidR="00D708FE" w:rsidRDefault="00D708FE" w:rsidP="00D708FE">
            <w:pPr>
              <w:pStyle w:val="XML1"/>
              <w:rPr>
                <w:ins w:id="20517" w:author="Thomas Dietz" w:date="2012-08-08T16:18:00Z"/>
              </w:rPr>
            </w:pPr>
            <w:ins w:id="20518" w:author="Thomas Dietz" w:date="2012-08-08T16:18:00Z">
              <w:r>
                <w:t xml:space="preserve">        NETCONF &amp;lt;edit-config&amp;gt; operations MUST be implemented as </w:t>
              </w:r>
            </w:ins>
          </w:p>
          <w:p w14:paraId="362D02B6" w14:textId="77777777" w:rsidR="00D708FE" w:rsidRDefault="00D708FE" w:rsidP="00D708FE">
            <w:pPr>
              <w:pStyle w:val="XML1"/>
              <w:rPr>
                <w:ins w:id="20519" w:author="Thomas Dietz" w:date="2012-08-08T16:18:00Z"/>
              </w:rPr>
            </w:pPr>
            <w:ins w:id="20520" w:author="Thomas Dietz" w:date="2012-08-08T16:18:00Z">
              <w:r>
                <w:t xml:space="preserve">        follows: </w:t>
              </w:r>
            </w:ins>
          </w:p>
          <w:p w14:paraId="77CDC952" w14:textId="77777777" w:rsidR="00D708FE" w:rsidRDefault="00D708FE" w:rsidP="00D708FE">
            <w:pPr>
              <w:pStyle w:val="XML1"/>
              <w:rPr>
                <w:ins w:id="20521" w:author="Thomas Dietz" w:date="2012-08-08T16:18:00Z"/>
              </w:rPr>
            </w:pPr>
          </w:p>
          <w:p w14:paraId="2CB13A63" w14:textId="77777777" w:rsidR="00D708FE" w:rsidRDefault="00D708FE" w:rsidP="00D708FE">
            <w:pPr>
              <w:pStyle w:val="XML1"/>
              <w:rPr>
                <w:ins w:id="20522" w:author="Thomas Dietz" w:date="2012-08-08T16:18:00Z"/>
              </w:rPr>
            </w:pPr>
            <w:ins w:id="20523" w:author="Thomas Dietz" w:date="2012-08-08T16:18:00Z">
              <w:r>
                <w:t xml:space="preserve">        * The 'id' element MUST be present at all &amp;lt;edit-config&amp;gt;</w:t>
              </w:r>
            </w:ins>
          </w:p>
          <w:p w14:paraId="2619BB83" w14:textId="77777777" w:rsidR="00D708FE" w:rsidRDefault="00D708FE" w:rsidP="00D708FE">
            <w:pPr>
              <w:pStyle w:val="XML1"/>
              <w:rPr>
                <w:ins w:id="20524" w:author="Thomas Dietz" w:date="2012-08-08T16:18:00Z"/>
              </w:rPr>
            </w:pPr>
            <w:ins w:id="20525" w:author="Thomas Dietz" w:date="2012-08-08T16:18:00Z">
              <w:r>
                <w:t xml:space="preserve">        operations to identify the resource.</w:t>
              </w:r>
            </w:ins>
          </w:p>
          <w:p w14:paraId="443B585F" w14:textId="77777777" w:rsidR="00D708FE" w:rsidRDefault="00D708FE" w:rsidP="00D708FE">
            <w:pPr>
              <w:pStyle w:val="XML1"/>
              <w:rPr>
                <w:ins w:id="20526" w:author="Thomas Dietz" w:date="2012-08-08T16:18:00Z"/>
              </w:rPr>
            </w:pPr>
            <w:ins w:id="20527" w:author="Thomas Dietz" w:date="2012-08-08T16:18:00Z">
              <w:r>
                <w:t xml:space="preserve">        * If the operation is 'merge' or 'replace', the element is</w:t>
              </w:r>
            </w:ins>
          </w:p>
          <w:p w14:paraId="33BA0ECD" w14:textId="77777777" w:rsidR="00D708FE" w:rsidRDefault="00D708FE" w:rsidP="00D708FE">
            <w:pPr>
              <w:pStyle w:val="XML1"/>
              <w:rPr>
                <w:ins w:id="20528" w:author="Thomas Dietz" w:date="2012-08-08T16:18:00Z"/>
              </w:rPr>
            </w:pPr>
            <w:ins w:id="20529" w:author="Thomas Dietz" w:date="2012-08-08T16:18:00Z">
              <w:r>
                <w:t xml:space="preserve">        created if it does not exist, and its value is set to the</w:t>
              </w:r>
            </w:ins>
          </w:p>
          <w:p w14:paraId="03D6A398" w14:textId="77777777" w:rsidR="00D708FE" w:rsidRDefault="00D708FE" w:rsidP="00D708FE">
            <w:pPr>
              <w:pStyle w:val="XML1"/>
              <w:rPr>
                <w:ins w:id="20530" w:author="Thomas Dietz" w:date="2012-08-08T16:18:00Z"/>
              </w:rPr>
            </w:pPr>
            <w:ins w:id="20531" w:author="Thomas Dietz" w:date="2012-08-08T16:18:00Z">
              <w:r>
                <w:t xml:space="preserve">        value found in the XML RPC data.</w:t>
              </w:r>
            </w:ins>
          </w:p>
          <w:p w14:paraId="5C4EBEE1" w14:textId="77777777" w:rsidR="00D708FE" w:rsidRDefault="00D708FE" w:rsidP="00D708FE">
            <w:pPr>
              <w:pStyle w:val="XML1"/>
              <w:rPr>
                <w:ins w:id="20532" w:author="Thomas Dietz" w:date="2012-08-08T16:18:00Z"/>
              </w:rPr>
            </w:pPr>
            <w:ins w:id="20533" w:author="Thomas Dietz" w:date="2012-08-08T16:18:00Z">
              <w:r>
                <w:t xml:space="preserve">        * If the operation is 'create', the element is created if it</w:t>
              </w:r>
            </w:ins>
          </w:p>
          <w:p w14:paraId="53FDB493" w14:textId="77777777" w:rsidR="00D708FE" w:rsidRDefault="00D708FE" w:rsidP="00D708FE">
            <w:pPr>
              <w:pStyle w:val="XML1"/>
              <w:rPr>
                <w:ins w:id="20534" w:author="Thomas Dietz" w:date="2012-08-08T16:18:00Z"/>
              </w:rPr>
            </w:pPr>
            <w:ins w:id="20535" w:author="Thomas Dietz" w:date="2012-08-08T16:18:00Z">
              <w:r>
                <w:t xml:space="preserve">        does not exist. If the element already exists, a</w:t>
              </w:r>
            </w:ins>
          </w:p>
          <w:p w14:paraId="47054863" w14:textId="77777777" w:rsidR="00D708FE" w:rsidRDefault="00D708FE" w:rsidP="00D708FE">
            <w:pPr>
              <w:pStyle w:val="XML1"/>
              <w:rPr>
                <w:ins w:id="20536" w:author="Thomas Dietz" w:date="2012-08-08T16:18:00Z"/>
              </w:rPr>
            </w:pPr>
            <w:ins w:id="20537" w:author="Thomas Dietz" w:date="2012-08-08T16:18:00Z">
              <w:r>
                <w:t xml:space="preserve">        'data</w:t>
              </w:r>
              <w:r>
                <w:rPr>
                  <w:rFonts w:ascii="MS Mincho" w:eastAsia="MS Mincho" w:hAnsi="MS Mincho" w:cs="MS Mincho" w:hint="eastAsia"/>
                </w:rPr>
                <w:t>‑</w:t>
              </w:r>
              <w:r>
                <w:t>exists' error is returned.</w:t>
              </w:r>
            </w:ins>
          </w:p>
          <w:p w14:paraId="30B6E7C4" w14:textId="77777777" w:rsidR="00D708FE" w:rsidRDefault="00D708FE" w:rsidP="00D708FE">
            <w:pPr>
              <w:pStyle w:val="XML1"/>
              <w:rPr>
                <w:ins w:id="20538" w:author="Thomas Dietz" w:date="2012-08-08T16:18:00Z"/>
              </w:rPr>
            </w:pPr>
            <w:ins w:id="20539" w:author="Thomas Dietz" w:date="2012-08-08T16:18:00Z">
              <w:r>
                <w:t xml:space="preserve">        * If the operation is 'delete', the element is deleted if it</w:t>
              </w:r>
            </w:ins>
          </w:p>
          <w:p w14:paraId="73E60FF5" w14:textId="77777777" w:rsidR="00D708FE" w:rsidRDefault="00D708FE" w:rsidP="00D708FE">
            <w:pPr>
              <w:pStyle w:val="XML1"/>
              <w:rPr>
                <w:ins w:id="20540" w:author="Thomas Dietz" w:date="2012-08-08T16:18:00Z"/>
              </w:rPr>
            </w:pPr>
            <w:ins w:id="20541" w:author="Thomas Dietz" w:date="2012-08-08T16:18:00Z">
              <w:r>
                <w:t xml:space="preserve">        exists. If the element does not exist, a 'data</w:t>
              </w:r>
              <w:r>
                <w:rPr>
                  <w:rFonts w:ascii="MS Mincho" w:eastAsia="MS Mincho" w:hAnsi="MS Mincho" w:cs="MS Mincho" w:hint="eastAsia"/>
                </w:rPr>
                <w:t>‑</w:t>
              </w:r>
              <w:r>
                <w:t>missing'</w:t>
              </w:r>
            </w:ins>
          </w:p>
          <w:p w14:paraId="5BFF2E53" w14:textId="77777777" w:rsidR="00D708FE" w:rsidRDefault="00D708FE" w:rsidP="00D708FE">
            <w:pPr>
              <w:pStyle w:val="XML1"/>
              <w:rPr>
                <w:ins w:id="20542" w:author="Thomas Dietz" w:date="2012-08-08T16:18:00Z"/>
              </w:rPr>
            </w:pPr>
            <w:ins w:id="20543" w:author="Thomas Dietz" w:date="2012-08-08T16:18:00Z">
              <w:r>
                <w:t xml:space="preserve">        error is returned.</w:t>
              </w:r>
            </w:ins>
          </w:p>
          <w:p w14:paraId="67A11DD0" w14:textId="77777777" w:rsidR="00D708FE" w:rsidRDefault="00D708FE" w:rsidP="00D708FE">
            <w:pPr>
              <w:pStyle w:val="XML1"/>
              <w:rPr>
                <w:ins w:id="20544" w:author="Thomas Dietz" w:date="2012-08-08T16:18:00Z"/>
              </w:rPr>
            </w:pPr>
            <w:ins w:id="20545" w:author="Thomas Dietz" w:date="2012-08-08T16:18:00Z">
              <w:r>
                <w:t xml:space="preserve">      &lt;/xs:documentation&gt;</w:t>
              </w:r>
            </w:ins>
          </w:p>
          <w:p w14:paraId="2B01917A" w14:textId="77777777" w:rsidR="00D708FE" w:rsidRDefault="00D708FE" w:rsidP="00D708FE">
            <w:pPr>
              <w:pStyle w:val="XML1"/>
              <w:rPr>
                <w:ins w:id="20546" w:author="Thomas Dietz" w:date="2012-08-08T16:18:00Z"/>
              </w:rPr>
            </w:pPr>
            <w:ins w:id="20547" w:author="Thomas Dietz" w:date="2012-08-08T16:18:00Z">
              <w:r>
                <w:t xml:space="preserve">    &lt;/xs:annotation&gt;</w:t>
              </w:r>
            </w:ins>
          </w:p>
          <w:p w14:paraId="7636B1C9" w14:textId="77777777" w:rsidR="00D708FE" w:rsidRDefault="00D708FE" w:rsidP="00D708FE">
            <w:pPr>
              <w:pStyle w:val="XML1"/>
              <w:rPr>
                <w:ins w:id="20548" w:author="Thomas Dietz" w:date="2012-08-08T16:18:00Z"/>
              </w:rPr>
            </w:pPr>
          </w:p>
          <w:p w14:paraId="2B4F5C44" w14:textId="77777777" w:rsidR="00D708FE" w:rsidRDefault="00D708FE" w:rsidP="00D708FE">
            <w:pPr>
              <w:pStyle w:val="XML1"/>
              <w:rPr>
                <w:ins w:id="20549" w:author="Thomas Dietz" w:date="2012-08-08T16:18:00Z"/>
              </w:rPr>
            </w:pPr>
            <w:ins w:id="20550" w:author="Thomas Dietz" w:date="2012-08-08T16:18:00Z">
              <w:r>
                <w:lastRenderedPageBreak/>
                <w:t xml:space="preserve">    &lt;xs:sequence&gt;</w:t>
              </w:r>
            </w:ins>
          </w:p>
          <w:p w14:paraId="1E9353ED" w14:textId="77777777" w:rsidR="00D708FE" w:rsidRDefault="00D708FE" w:rsidP="00D708FE">
            <w:pPr>
              <w:pStyle w:val="XML1"/>
              <w:rPr>
                <w:ins w:id="20551" w:author="Thomas Dietz" w:date="2012-08-08T16:18:00Z"/>
              </w:rPr>
            </w:pPr>
            <w:ins w:id="20552" w:author="Thomas Dietz" w:date="2012-08-08T16:18:00Z">
              <w:r>
                <w:t xml:space="preserve">      &lt;xs:element name="resource-id"  type="inet:uri"&gt;</w:t>
              </w:r>
            </w:ins>
          </w:p>
          <w:p w14:paraId="15077FEB" w14:textId="77777777" w:rsidR="00D708FE" w:rsidRDefault="00D708FE" w:rsidP="00D708FE">
            <w:pPr>
              <w:pStyle w:val="XML1"/>
              <w:rPr>
                <w:ins w:id="20553" w:author="Thomas Dietz" w:date="2012-08-08T16:18:00Z"/>
              </w:rPr>
            </w:pPr>
            <w:ins w:id="20554" w:author="Thomas Dietz" w:date="2012-08-08T16:18:00Z">
              <w:r>
                <w:t xml:space="preserve">        &lt;xs:annotation&gt;</w:t>
              </w:r>
            </w:ins>
          </w:p>
          <w:p w14:paraId="5BC32586" w14:textId="77777777" w:rsidR="00D708FE" w:rsidRDefault="00D708FE" w:rsidP="00D708FE">
            <w:pPr>
              <w:pStyle w:val="XML1"/>
              <w:rPr>
                <w:ins w:id="20555" w:author="Thomas Dietz" w:date="2012-08-08T16:18:00Z"/>
              </w:rPr>
            </w:pPr>
            <w:ins w:id="20556" w:author="Thomas Dietz" w:date="2012-08-08T16:18:00Z">
              <w:r>
                <w:t xml:space="preserve">          &lt;xs:documentation&gt;</w:t>
              </w:r>
            </w:ins>
          </w:p>
          <w:p w14:paraId="688366A2" w14:textId="77777777" w:rsidR="00D708FE" w:rsidRDefault="00D708FE" w:rsidP="00D708FE">
            <w:pPr>
              <w:pStyle w:val="XML1"/>
              <w:rPr>
                <w:ins w:id="20557" w:author="Thomas Dietz" w:date="2012-08-08T16:18:00Z"/>
              </w:rPr>
            </w:pPr>
            <w:ins w:id="20558" w:author="Thomas Dietz" w:date="2012-08-08T16:18:00Z">
              <w:r>
                <w:t xml:space="preserve">            A unique but locally arbitrary identifier that</w:t>
              </w:r>
            </w:ins>
          </w:p>
          <w:p w14:paraId="140556B5" w14:textId="77777777" w:rsidR="00D708FE" w:rsidRDefault="00D708FE" w:rsidP="00D708FE">
            <w:pPr>
              <w:pStyle w:val="XML1"/>
              <w:rPr>
                <w:ins w:id="20559" w:author="Thomas Dietz" w:date="2012-08-08T16:18:00Z"/>
              </w:rPr>
            </w:pPr>
            <w:ins w:id="20560" w:author="Thomas Dietz" w:date="2012-08-08T16:18:00Z">
              <w:r>
                <w:t xml:space="preserve">            uniquely identifies an OpenFlow Port within the context  </w:t>
              </w:r>
            </w:ins>
          </w:p>
          <w:p w14:paraId="2BDC08EA" w14:textId="77777777" w:rsidR="00D708FE" w:rsidRDefault="00D708FE" w:rsidP="00D708FE">
            <w:pPr>
              <w:pStyle w:val="XML1"/>
              <w:rPr>
                <w:ins w:id="20561" w:author="Thomas Dietz" w:date="2012-08-08T16:18:00Z"/>
              </w:rPr>
            </w:pPr>
            <w:ins w:id="20562" w:author="Thomas Dietz" w:date="2012-08-08T16:18:00Z">
              <w:r>
                <w:t xml:space="preserve">            of an OpenFlow Logical Switch.  It MUST be persistent</w:t>
              </w:r>
            </w:ins>
          </w:p>
          <w:p w14:paraId="334EC476" w14:textId="77777777" w:rsidR="00D708FE" w:rsidRDefault="00D708FE" w:rsidP="00D708FE">
            <w:pPr>
              <w:pStyle w:val="XML1"/>
              <w:rPr>
                <w:ins w:id="20563" w:author="Thomas Dietz" w:date="2012-08-08T16:18:00Z"/>
              </w:rPr>
            </w:pPr>
            <w:ins w:id="20564" w:author="Thomas Dietz" w:date="2012-08-08T16:18:00Z">
              <w:r>
                <w:t xml:space="preserve">            across reboots of the OpenFlow Capable Switch.</w:t>
              </w:r>
            </w:ins>
          </w:p>
          <w:p w14:paraId="6FD3B955" w14:textId="77777777" w:rsidR="00D708FE" w:rsidRDefault="00D708FE" w:rsidP="00D708FE">
            <w:pPr>
              <w:pStyle w:val="XML1"/>
              <w:rPr>
                <w:ins w:id="20565" w:author="Thomas Dietz" w:date="2012-08-08T16:18:00Z"/>
              </w:rPr>
            </w:pPr>
          </w:p>
          <w:p w14:paraId="2879E33F" w14:textId="77777777" w:rsidR="00D708FE" w:rsidRDefault="00D708FE" w:rsidP="00D708FE">
            <w:pPr>
              <w:pStyle w:val="XML1"/>
              <w:rPr>
                <w:ins w:id="20566" w:author="Thomas Dietz" w:date="2012-08-08T16:18:00Z"/>
              </w:rPr>
            </w:pPr>
            <w:ins w:id="20567" w:author="Thomas Dietz" w:date="2012-08-08T16:18:00Z">
              <w:r>
                <w:t xml:space="preserve">            This element MUST be present to identify the OpenFlow</w:t>
              </w:r>
            </w:ins>
          </w:p>
          <w:p w14:paraId="670FBAFB" w14:textId="77777777" w:rsidR="00D708FE" w:rsidRDefault="00D708FE" w:rsidP="00D708FE">
            <w:pPr>
              <w:pStyle w:val="XML1"/>
              <w:rPr>
                <w:ins w:id="20568" w:author="Thomas Dietz" w:date="2012-08-08T16:18:00Z"/>
              </w:rPr>
            </w:pPr>
            <w:ins w:id="20569" w:author="Thomas Dietz" w:date="2012-08-08T16:18:00Z">
              <w:r>
                <w:t xml:space="preserve">            resource.</w:t>
              </w:r>
            </w:ins>
          </w:p>
          <w:p w14:paraId="618519E1" w14:textId="77777777" w:rsidR="00D708FE" w:rsidRDefault="00D708FE" w:rsidP="00D708FE">
            <w:pPr>
              <w:pStyle w:val="XML1"/>
              <w:rPr>
                <w:ins w:id="20570" w:author="Thomas Dietz" w:date="2012-08-08T16:18:00Z"/>
              </w:rPr>
            </w:pPr>
            <w:ins w:id="20571" w:author="Thomas Dietz" w:date="2012-08-08T16:18:00Z">
              <w:r>
                <w:t xml:space="preserve">          &lt;/xs:documentation&gt;</w:t>
              </w:r>
            </w:ins>
          </w:p>
          <w:p w14:paraId="4A3EBFC1" w14:textId="77777777" w:rsidR="00D708FE" w:rsidRDefault="00D708FE" w:rsidP="00D708FE">
            <w:pPr>
              <w:pStyle w:val="XML1"/>
              <w:rPr>
                <w:ins w:id="20572" w:author="Thomas Dietz" w:date="2012-08-08T16:18:00Z"/>
              </w:rPr>
            </w:pPr>
            <w:ins w:id="20573" w:author="Thomas Dietz" w:date="2012-08-08T16:18:00Z">
              <w:r>
                <w:t xml:space="preserve">        &lt;/xs:annotation&gt;</w:t>
              </w:r>
            </w:ins>
          </w:p>
          <w:p w14:paraId="644F21FB" w14:textId="77777777" w:rsidR="00D708FE" w:rsidRDefault="00D708FE" w:rsidP="00D708FE">
            <w:pPr>
              <w:pStyle w:val="XML1"/>
              <w:rPr>
                <w:ins w:id="20574" w:author="Thomas Dietz" w:date="2012-08-08T16:18:00Z"/>
              </w:rPr>
            </w:pPr>
            <w:ins w:id="20575" w:author="Thomas Dietz" w:date="2012-08-08T16:18:00Z">
              <w:r>
                <w:t xml:space="preserve">      &lt;/xs:element&gt;</w:t>
              </w:r>
            </w:ins>
          </w:p>
          <w:p w14:paraId="4AD79657" w14:textId="77777777" w:rsidR="00D708FE" w:rsidRDefault="00D708FE" w:rsidP="00D708FE">
            <w:pPr>
              <w:pStyle w:val="XML1"/>
              <w:rPr>
                <w:ins w:id="20576" w:author="Thomas Dietz" w:date="2012-08-08T16:18:00Z"/>
              </w:rPr>
            </w:pPr>
            <w:ins w:id="20577" w:author="Thomas Dietz" w:date="2012-08-08T16:18:00Z">
              <w:r>
                <w:t xml:space="preserve">    &lt;/xs:sequence&gt;</w:t>
              </w:r>
            </w:ins>
          </w:p>
          <w:p w14:paraId="4BAF609F" w14:textId="77777777" w:rsidR="00D708FE" w:rsidRDefault="00D708FE" w:rsidP="00D708FE">
            <w:pPr>
              <w:pStyle w:val="XML1"/>
              <w:rPr>
                <w:ins w:id="20578" w:author="Thomas Dietz" w:date="2012-08-08T16:18:00Z"/>
              </w:rPr>
            </w:pPr>
            <w:ins w:id="20579" w:author="Thomas Dietz" w:date="2012-08-08T16:18:00Z">
              <w:r>
                <w:t xml:space="preserve">  &lt;/xs:group&gt;</w:t>
              </w:r>
            </w:ins>
          </w:p>
          <w:p w14:paraId="221A8583" w14:textId="77777777" w:rsidR="00D708FE" w:rsidRDefault="00D708FE" w:rsidP="00D708FE">
            <w:pPr>
              <w:pStyle w:val="XML1"/>
              <w:rPr>
                <w:ins w:id="20580" w:author="Thomas Dietz" w:date="2012-08-08T16:18:00Z"/>
              </w:rPr>
            </w:pPr>
          </w:p>
          <w:p w14:paraId="6E80AC95" w14:textId="77777777" w:rsidR="00D708FE" w:rsidRDefault="00D708FE" w:rsidP="00D708FE">
            <w:pPr>
              <w:pStyle w:val="XML1"/>
              <w:rPr>
                <w:ins w:id="20581" w:author="Thomas Dietz" w:date="2012-08-08T16:18:00Z"/>
              </w:rPr>
            </w:pPr>
            <w:ins w:id="20582" w:author="Thomas Dietz" w:date="2012-08-08T16:18:00Z">
              <w:r>
                <w:t xml:space="preserve">  &lt;xs:group name="OFPortVXLANTunnelType"&gt;</w:t>
              </w:r>
            </w:ins>
          </w:p>
          <w:p w14:paraId="5969C098" w14:textId="77777777" w:rsidR="00D708FE" w:rsidRDefault="00D708FE" w:rsidP="00D708FE">
            <w:pPr>
              <w:pStyle w:val="XML1"/>
              <w:rPr>
                <w:ins w:id="20583" w:author="Thomas Dietz" w:date="2012-08-08T16:18:00Z"/>
              </w:rPr>
            </w:pPr>
            <w:ins w:id="20584" w:author="Thomas Dietz" w:date="2012-08-08T16:18:00Z">
              <w:r>
                <w:t xml:space="preserve">    &lt;xs:annotation&gt;</w:t>
              </w:r>
            </w:ins>
          </w:p>
          <w:p w14:paraId="490E79C9" w14:textId="77777777" w:rsidR="00D708FE" w:rsidRDefault="00D708FE" w:rsidP="00D708FE">
            <w:pPr>
              <w:pStyle w:val="XML1"/>
              <w:rPr>
                <w:ins w:id="20585" w:author="Thomas Dietz" w:date="2012-08-08T16:18:00Z"/>
              </w:rPr>
            </w:pPr>
            <w:ins w:id="20586" w:author="Thomas Dietz" w:date="2012-08-08T16:18:00Z">
              <w:r>
                <w:t xml:space="preserve">      &lt;xs:documentation&gt;</w:t>
              </w:r>
            </w:ins>
          </w:p>
          <w:p w14:paraId="4B62E371" w14:textId="77777777" w:rsidR="00D708FE" w:rsidRDefault="00D708FE" w:rsidP="00D708FE">
            <w:pPr>
              <w:pStyle w:val="XML1"/>
              <w:rPr>
                <w:ins w:id="20587" w:author="Thomas Dietz" w:date="2012-08-08T16:18:00Z"/>
              </w:rPr>
            </w:pPr>
            <w:ins w:id="20588" w:author="Thomas Dietz" w:date="2012-08-08T16:18:00Z">
              <w:r>
                <w:t xml:space="preserve">        Properties of a VxLAN tunnel.</w:t>
              </w:r>
            </w:ins>
          </w:p>
          <w:p w14:paraId="2BBC5492" w14:textId="77777777" w:rsidR="00D708FE" w:rsidRDefault="00D708FE" w:rsidP="00D708FE">
            <w:pPr>
              <w:pStyle w:val="XML1"/>
              <w:rPr>
                <w:ins w:id="20589" w:author="Thomas Dietz" w:date="2012-08-08T16:18:00Z"/>
              </w:rPr>
            </w:pPr>
            <w:ins w:id="20590" w:author="Thomas Dietz" w:date="2012-08-08T16:18:00Z">
              <w:r>
                <w:t xml:space="preserve">      &lt;/xs:documentation&gt;</w:t>
              </w:r>
            </w:ins>
          </w:p>
          <w:p w14:paraId="73053BCE" w14:textId="77777777" w:rsidR="00D708FE" w:rsidRDefault="00D708FE" w:rsidP="00D708FE">
            <w:pPr>
              <w:pStyle w:val="XML1"/>
              <w:rPr>
                <w:ins w:id="20591" w:author="Thomas Dietz" w:date="2012-08-08T16:18:00Z"/>
              </w:rPr>
            </w:pPr>
            <w:ins w:id="20592" w:author="Thomas Dietz" w:date="2012-08-08T16:18:00Z">
              <w:r>
                <w:t xml:space="preserve">    &lt;/xs:annotation&gt;</w:t>
              </w:r>
            </w:ins>
          </w:p>
          <w:p w14:paraId="2AD434B7" w14:textId="77777777" w:rsidR="00D708FE" w:rsidRDefault="00D708FE" w:rsidP="00D708FE">
            <w:pPr>
              <w:pStyle w:val="XML1"/>
              <w:rPr>
                <w:ins w:id="20593" w:author="Thomas Dietz" w:date="2012-08-08T16:18:00Z"/>
              </w:rPr>
            </w:pPr>
          </w:p>
          <w:p w14:paraId="29F71318" w14:textId="77777777" w:rsidR="00D708FE" w:rsidRDefault="00D708FE" w:rsidP="00D708FE">
            <w:pPr>
              <w:pStyle w:val="XML1"/>
              <w:rPr>
                <w:ins w:id="20594" w:author="Thomas Dietz" w:date="2012-08-08T16:18:00Z"/>
              </w:rPr>
            </w:pPr>
            <w:ins w:id="20595" w:author="Thomas Dietz" w:date="2012-08-08T16:18:00Z">
              <w:r>
                <w:t xml:space="preserve">    &lt;xs:sequence&gt;</w:t>
              </w:r>
            </w:ins>
          </w:p>
          <w:p w14:paraId="06A4458E" w14:textId="77777777" w:rsidR="00D708FE" w:rsidRDefault="00D708FE" w:rsidP="00D708FE">
            <w:pPr>
              <w:pStyle w:val="XML1"/>
              <w:rPr>
                <w:ins w:id="20596" w:author="Thomas Dietz" w:date="2012-08-08T16:18:00Z"/>
              </w:rPr>
            </w:pPr>
            <w:ins w:id="20597" w:author="Thomas Dietz" w:date="2012-08-08T16:18:00Z">
              <w:r>
                <w:t xml:space="preserve">      &lt;xs:group ref="OFPortBaseTunnelType"/&gt;</w:t>
              </w:r>
            </w:ins>
          </w:p>
          <w:p w14:paraId="670D1726" w14:textId="77777777" w:rsidR="00D708FE" w:rsidRDefault="00D708FE" w:rsidP="00D708FE">
            <w:pPr>
              <w:pStyle w:val="XML1"/>
              <w:rPr>
                <w:ins w:id="20598" w:author="Thomas Dietz" w:date="2012-08-08T16:18:00Z"/>
              </w:rPr>
            </w:pPr>
            <w:ins w:id="20599" w:author="Thomas Dietz" w:date="2012-08-08T16:18:00Z">
              <w:r>
                <w:t xml:space="preserve">      &lt;xs:element name="vni-valid"  type="xs:boolean"&gt;</w:t>
              </w:r>
            </w:ins>
          </w:p>
          <w:p w14:paraId="7C3E0057" w14:textId="77777777" w:rsidR="00D708FE" w:rsidRDefault="00D708FE" w:rsidP="00D708FE">
            <w:pPr>
              <w:pStyle w:val="XML1"/>
              <w:rPr>
                <w:ins w:id="20600" w:author="Thomas Dietz" w:date="2012-08-08T16:18:00Z"/>
              </w:rPr>
            </w:pPr>
            <w:ins w:id="20601" w:author="Thomas Dietz" w:date="2012-08-08T16:18:00Z">
              <w:r>
                <w:t xml:space="preserve">        &lt;xs:annotation&gt;</w:t>
              </w:r>
            </w:ins>
          </w:p>
          <w:p w14:paraId="71A00D40" w14:textId="77777777" w:rsidR="00D708FE" w:rsidRDefault="00D708FE" w:rsidP="00D708FE">
            <w:pPr>
              <w:pStyle w:val="XML1"/>
              <w:rPr>
                <w:ins w:id="20602" w:author="Thomas Dietz" w:date="2012-08-08T16:18:00Z"/>
              </w:rPr>
            </w:pPr>
            <w:ins w:id="20603" w:author="Thomas Dietz" w:date="2012-08-08T16:18:00Z">
              <w:r>
                <w:t xml:space="preserve">          &lt;xs:documentation&gt;</w:t>
              </w:r>
            </w:ins>
          </w:p>
          <w:p w14:paraId="24295600" w14:textId="77777777" w:rsidR="00D708FE" w:rsidRDefault="00D708FE" w:rsidP="00D708FE">
            <w:pPr>
              <w:pStyle w:val="XML1"/>
              <w:rPr>
                <w:ins w:id="20604" w:author="Thomas Dietz" w:date="2012-08-08T16:18:00Z"/>
              </w:rPr>
            </w:pPr>
            <w:ins w:id="20605" w:author="Thomas Dietz" w:date="2012-08-08T16:18:00Z">
              <w:r>
                <w:t xml:space="preserve">            Indicates how the corresponding flag should be</w:t>
              </w:r>
            </w:ins>
          </w:p>
          <w:p w14:paraId="60D4FA51" w14:textId="77777777" w:rsidR="00D708FE" w:rsidRDefault="00D708FE" w:rsidP="00D708FE">
            <w:pPr>
              <w:pStyle w:val="XML1"/>
              <w:rPr>
                <w:ins w:id="20606" w:author="Thomas Dietz" w:date="2012-08-08T16:18:00Z"/>
              </w:rPr>
            </w:pPr>
            <w:ins w:id="20607" w:author="Thomas Dietz" w:date="2012-08-08T16:18:00Z">
              <w:r>
                <w:t xml:space="preserve">            set in packets sent on the tunnel.</w:t>
              </w:r>
            </w:ins>
          </w:p>
          <w:p w14:paraId="6593D7BB" w14:textId="77777777" w:rsidR="00D708FE" w:rsidRDefault="00D708FE" w:rsidP="00D708FE">
            <w:pPr>
              <w:pStyle w:val="XML1"/>
              <w:rPr>
                <w:ins w:id="20608" w:author="Thomas Dietz" w:date="2012-08-08T16:18:00Z"/>
              </w:rPr>
            </w:pPr>
            <w:ins w:id="20609" w:author="Thomas Dietz" w:date="2012-08-08T16:18:00Z">
              <w:r>
                <w:t xml:space="preserve">          &lt;/xs:documentation&gt;</w:t>
              </w:r>
            </w:ins>
          </w:p>
          <w:p w14:paraId="73C806C2" w14:textId="77777777" w:rsidR="00D708FE" w:rsidRDefault="00D708FE" w:rsidP="00D708FE">
            <w:pPr>
              <w:pStyle w:val="XML1"/>
              <w:rPr>
                <w:ins w:id="20610" w:author="Thomas Dietz" w:date="2012-08-08T16:18:00Z"/>
              </w:rPr>
            </w:pPr>
            <w:ins w:id="20611" w:author="Thomas Dietz" w:date="2012-08-08T16:18:00Z">
              <w:r>
                <w:t xml:space="preserve">        &lt;/xs:annotation&gt;</w:t>
              </w:r>
            </w:ins>
          </w:p>
          <w:p w14:paraId="5BB83AE8" w14:textId="77777777" w:rsidR="00D708FE" w:rsidRDefault="00D708FE" w:rsidP="00D708FE">
            <w:pPr>
              <w:pStyle w:val="XML1"/>
              <w:rPr>
                <w:ins w:id="20612" w:author="Thomas Dietz" w:date="2012-08-08T16:18:00Z"/>
              </w:rPr>
            </w:pPr>
            <w:ins w:id="20613" w:author="Thomas Dietz" w:date="2012-08-08T16:18:00Z">
              <w:r>
                <w:t xml:space="preserve">      &lt;/xs:element&gt;</w:t>
              </w:r>
            </w:ins>
          </w:p>
          <w:p w14:paraId="45B8CED7" w14:textId="77777777" w:rsidR="00D708FE" w:rsidRDefault="00D708FE" w:rsidP="00D708FE">
            <w:pPr>
              <w:pStyle w:val="XML1"/>
              <w:rPr>
                <w:ins w:id="20614" w:author="Thomas Dietz" w:date="2012-08-08T16:18:00Z"/>
              </w:rPr>
            </w:pPr>
            <w:ins w:id="20615" w:author="Thomas Dietz" w:date="2012-08-08T16:18:00Z">
              <w:r>
                <w:t xml:space="preserve">      &lt;xs:element name="vni"  type="xs:unsignedInt"&gt;</w:t>
              </w:r>
            </w:ins>
          </w:p>
          <w:p w14:paraId="5DE3F1E9" w14:textId="77777777" w:rsidR="00D708FE" w:rsidRDefault="00D708FE" w:rsidP="00D708FE">
            <w:pPr>
              <w:pStyle w:val="XML1"/>
              <w:rPr>
                <w:ins w:id="20616" w:author="Thomas Dietz" w:date="2012-08-08T16:18:00Z"/>
              </w:rPr>
            </w:pPr>
            <w:ins w:id="20617" w:author="Thomas Dietz" w:date="2012-08-08T16:18:00Z">
              <w:r>
                <w:t xml:space="preserve">        &lt;xs:annotation&gt;</w:t>
              </w:r>
            </w:ins>
          </w:p>
          <w:p w14:paraId="0CC44F64" w14:textId="77777777" w:rsidR="00D708FE" w:rsidRDefault="00D708FE" w:rsidP="00D708FE">
            <w:pPr>
              <w:pStyle w:val="XML1"/>
              <w:rPr>
                <w:ins w:id="20618" w:author="Thomas Dietz" w:date="2012-08-08T16:18:00Z"/>
              </w:rPr>
            </w:pPr>
            <w:ins w:id="20619" w:author="Thomas Dietz" w:date="2012-08-08T16:18:00Z">
              <w:r>
                <w:t xml:space="preserve">          &lt;xs:documentation&gt;</w:t>
              </w:r>
            </w:ins>
          </w:p>
          <w:p w14:paraId="62265757" w14:textId="77777777" w:rsidR="00D708FE" w:rsidRDefault="00D708FE" w:rsidP="00D708FE">
            <w:pPr>
              <w:pStyle w:val="XML1"/>
              <w:rPr>
                <w:ins w:id="20620" w:author="Thomas Dietz" w:date="2012-08-08T16:18:00Z"/>
              </w:rPr>
            </w:pPr>
            <w:ins w:id="20621" w:author="Thomas Dietz" w:date="2012-08-08T16:18:00Z">
              <w:r>
                <w:t xml:space="preserve">            Virtual network identifier assigned to all</w:t>
              </w:r>
            </w:ins>
          </w:p>
          <w:p w14:paraId="73F17E4B" w14:textId="77777777" w:rsidR="00D708FE" w:rsidRDefault="00D708FE" w:rsidP="00D708FE">
            <w:pPr>
              <w:pStyle w:val="XML1"/>
              <w:rPr>
                <w:ins w:id="20622" w:author="Thomas Dietz" w:date="2012-08-08T16:18:00Z"/>
              </w:rPr>
            </w:pPr>
            <w:ins w:id="20623" w:author="Thomas Dietz" w:date="2012-08-08T16:18:00Z">
              <w:r>
                <w:t xml:space="preserve">            packets sent on the tunnel.  A VxLAN  implementation MAY </w:t>
              </w:r>
            </w:ins>
          </w:p>
          <w:p w14:paraId="1286ED59" w14:textId="77777777" w:rsidR="00D708FE" w:rsidRDefault="00D708FE" w:rsidP="00D708FE">
            <w:pPr>
              <w:pStyle w:val="XML1"/>
              <w:rPr>
                <w:ins w:id="20624" w:author="Thomas Dietz" w:date="2012-08-08T16:18:00Z"/>
              </w:rPr>
            </w:pPr>
            <w:ins w:id="20625" w:author="Thomas Dietz" w:date="2012-08-08T16:18:00Z">
              <w:r>
                <w:t xml:space="preserve">            use the this element to set the OXM_OF_TUNNEL_ID match </w:t>
              </w:r>
            </w:ins>
          </w:p>
          <w:p w14:paraId="5D4C2A99" w14:textId="77777777" w:rsidR="00D708FE" w:rsidRDefault="00D708FE" w:rsidP="00D708FE">
            <w:pPr>
              <w:pStyle w:val="XML1"/>
              <w:rPr>
                <w:ins w:id="20626" w:author="Thomas Dietz" w:date="2012-08-08T16:18:00Z"/>
              </w:rPr>
            </w:pPr>
            <w:ins w:id="20627" w:author="Thomas Dietz" w:date="2012-08-08T16:18:00Z">
              <w:r>
                <w:t xml:space="preserve">            field metadata in the OpenFlow protocol.</w:t>
              </w:r>
            </w:ins>
          </w:p>
          <w:p w14:paraId="4E0B236C" w14:textId="77777777" w:rsidR="00D708FE" w:rsidRDefault="00D708FE" w:rsidP="00D708FE">
            <w:pPr>
              <w:pStyle w:val="XML1"/>
              <w:rPr>
                <w:ins w:id="20628" w:author="Thomas Dietz" w:date="2012-08-08T16:18:00Z"/>
              </w:rPr>
            </w:pPr>
            <w:ins w:id="20629" w:author="Thomas Dietz" w:date="2012-08-08T16:18:00Z">
              <w:r>
                <w:t xml:space="preserve">          &lt;/xs:documentation&gt;</w:t>
              </w:r>
            </w:ins>
          </w:p>
          <w:p w14:paraId="1C5AB908" w14:textId="77777777" w:rsidR="00D708FE" w:rsidRDefault="00D708FE" w:rsidP="00D708FE">
            <w:pPr>
              <w:pStyle w:val="XML1"/>
              <w:rPr>
                <w:ins w:id="20630" w:author="Thomas Dietz" w:date="2012-08-08T16:18:00Z"/>
              </w:rPr>
            </w:pPr>
            <w:ins w:id="20631" w:author="Thomas Dietz" w:date="2012-08-08T16:18:00Z">
              <w:r>
                <w:t xml:space="preserve">        &lt;/xs:annotation&gt;</w:t>
              </w:r>
            </w:ins>
          </w:p>
          <w:p w14:paraId="5F7936BB" w14:textId="77777777" w:rsidR="00D708FE" w:rsidRDefault="00D708FE" w:rsidP="00D708FE">
            <w:pPr>
              <w:pStyle w:val="XML1"/>
              <w:rPr>
                <w:ins w:id="20632" w:author="Thomas Dietz" w:date="2012-08-08T16:18:00Z"/>
              </w:rPr>
            </w:pPr>
            <w:ins w:id="20633" w:author="Thomas Dietz" w:date="2012-08-08T16:18:00Z">
              <w:r>
                <w:t xml:space="preserve">      &lt;/xs:element&gt;</w:t>
              </w:r>
            </w:ins>
          </w:p>
          <w:p w14:paraId="48358112" w14:textId="77777777" w:rsidR="00D708FE" w:rsidRDefault="00D708FE" w:rsidP="00D708FE">
            <w:pPr>
              <w:pStyle w:val="XML1"/>
              <w:rPr>
                <w:ins w:id="20634" w:author="Thomas Dietz" w:date="2012-08-08T16:18:00Z"/>
              </w:rPr>
            </w:pPr>
            <w:ins w:id="20635" w:author="Thomas Dietz" w:date="2012-08-08T16:18:00Z">
              <w:r>
                <w:t xml:space="preserve">      &lt;xs:element name="vni-multicast-group"  type="inet:ip-address"&gt;</w:t>
              </w:r>
            </w:ins>
          </w:p>
          <w:p w14:paraId="47A560E9" w14:textId="77777777" w:rsidR="00D708FE" w:rsidRDefault="00D708FE" w:rsidP="00D708FE">
            <w:pPr>
              <w:pStyle w:val="XML1"/>
              <w:rPr>
                <w:ins w:id="20636" w:author="Thomas Dietz" w:date="2012-08-08T16:18:00Z"/>
              </w:rPr>
            </w:pPr>
            <w:ins w:id="20637" w:author="Thomas Dietz" w:date="2012-08-08T16:18:00Z">
              <w:r>
                <w:t xml:space="preserve">        &lt;xs:annotation&gt;</w:t>
              </w:r>
            </w:ins>
          </w:p>
          <w:p w14:paraId="2E83AE86" w14:textId="77777777" w:rsidR="00D708FE" w:rsidRDefault="00D708FE" w:rsidP="00D708FE">
            <w:pPr>
              <w:pStyle w:val="XML1"/>
              <w:rPr>
                <w:ins w:id="20638" w:author="Thomas Dietz" w:date="2012-08-08T16:18:00Z"/>
              </w:rPr>
            </w:pPr>
            <w:ins w:id="20639" w:author="Thomas Dietz" w:date="2012-08-08T16:18:00Z">
              <w:r>
                <w:t xml:space="preserve">          &lt;xs:documentation&gt;</w:t>
              </w:r>
            </w:ins>
          </w:p>
          <w:p w14:paraId="0CCB2964" w14:textId="77777777" w:rsidR="00D708FE" w:rsidRDefault="00D708FE" w:rsidP="00D708FE">
            <w:pPr>
              <w:pStyle w:val="XML1"/>
              <w:rPr>
                <w:ins w:id="20640" w:author="Thomas Dietz" w:date="2012-08-08T16:18:00Z"/>
              </w:rPr>
            </w:pPr>
            <w:ins w:id="20641" w:author="Thomas Dietz" w:date="2012-08-08T16:18:00Z">
              <w:r>
                <w:t xml:space="preserve">            If IP multicast is used to support broadcast</w:t>
              </w:r>
            </w:ins>
          </w:p>
          <w:p w14:paraId="68FFAB94" w14:textId="77777777" w:rsidR="00D708FE" w:rsidRDefault="00D708FE" w:rsidP="00D708FE">
            <w:pPr>
              <w:pStyle w:val="XML1"/>
              <w:rPr>
                <w:ins w:id="20642" w:author="Thomas Dietz" w:date="2012-08-08T16:18:00Z"/>
              </w:rPr>
            </w:pPr>
            <w:ins w:id="20643" w:author="Thomas Dietz" w:date="2012-08-08T16:18:00Z">
              <w:r>
                <w:t xml:space="preserve">            on the tunnel this specifies the corresponding multicast</w:t>
              </w:r>
            </w:ins>
          </w:p>
          <w:p w14:paraId="33664D32" w14:textId="77777777" w:rsidR="00D708FE" w:rsidRDefault="00D708FE" w:rsidP="00D708FE">
            <w:pPr>
              <w:pStyle w:val="XML1"/>
              <w:rPr>
                <w:ins w:id="20644" w:author="Thomas Dietz" w:date="2012-08-08T16:18:00Z"/>
              </w:rPr>
            </w:pPr>
            <w:ins w:id="20645" w:author="Thomas Dietz" w:date="2012-08-08T16:18:00Z">
              <w:r>
                <w:t xml:space="preserve">            IP address</w:t>
              </w:r>
            </w:ins>
          </w:p>
          <w:p w14:paraId="76AC3760" w14:textId="77777777" w:rsidR="00D708FE" w:rsidRDefault="00D708FE" w:rsidP="00D708FE">
            <w:pPr>
              <w:pStyle w:val="XML1"/>
              <w:rPr>
                <w:ins w:id="20646" w:author="Thomas Dietz" w:date="2012-08-08T16:18:00Z"/>
              </w:rPr>
            </w:pPr>
            <w:ins w:id="20647" w:author="Thomas Dietz" w:date="2012-08-08T16:18:00Z">
              <w:r>
                <w:t xml:space="preserve">          &lt;/xs:documentation&gt;</w:t>
              </w:r>
            </w:ins>
          </w:p>
          <w:p w14:paraId="47D55144" w14:textId="77777777" w:rsidR="00D708FE" w:rsidRDefault="00D708FE" w:rsidP="00D708FE">
            <w:pPr>
              <w:pStyle w:val="XML1"/>
              <w:rPr>
                <w:ins w:id="20648" w:author="Thomas Dietz" w:date="2012-08-08T16:18:00Z"/>
              </w:rPr>
            </w:pPr>
            <w:ins w:id="20649" w:author="Thomas Dietz" w:date="2012-08-08T16:18:00Z">
              <w:r>
                <w:t xml:space="preserve">        &lt;/xs:annotation&gt;</w:t>
              </w:r>
            </w:ins>
          </w:p>
          <w:p w14:paraId="5D9B6D0D" w14:textId="77777777" w:rsidR="00D708FE" w:rsidRDefault="00D708FE" w:rsidP="00D708FE">
            <w:pPr>
              <w:pStyle w:val="XML1"/>
              <w:rPr>
                <w:ins w:id="20650" w:author="Thomas Dietz" w:date="2012-08-08T16:18:00Z"/>
              </w:rPr>
            </w:pPr>
            <w:ins w:id="20651" w:author="Thomas Dietz" w:date="2012-08-08T16:18:00Z">
              <w:r>
                <w:t xml:space="preserve">      &lt;/xs:element&gt;</w:t>
              </w:r>
            </w:ins>
          </w:p>
          <w:p w14:paraId="2EB37346" w14:textId="77777777" w:rsidR="00D708FE" w:rsidRDefault="00D708FE" w:rsidP="00D708FE">
            <w:pPr>
              <w:pStyle w:val="XML1"/>
              <w:rPr>
                <w:ins w:id="20652" w:author="Thomas Dietz" w:date="2012-08-08T16:18:00Z"/>
              </w:rPr>
            </w:pPr>
            <w:ins w:id="20653" w:author="Thomas Dietz" w:date="2012-08-08T16:18:00Z">
              <w:r>
                <w:t xml:space="preserve">      &lt;xs:element name="udp-source-port"  type="inet:port-number"&gt;</w:t>
              </w:r>
            </w:ins>
          </w:p>
          <w:p w14:paraId="355A1F52" w14:textId="77777777" w:rsidR="00D708FE" w:rsidRDefault="00D708FE" w:rsidP="00D708FE">
            <w:pPr>
              <w:pStyle w:val="XML1"/>
              <w:rPr>
                <w:ins w:id="20654" w:author="Thomas Dietz" w:date="2012-08-08T16:18:00Z"/>
              </w:rPr>
            </w:pPr>
            <w:ins w:id="20655" w:author="Thomas Dietz" w:date="2012-08-08T16:18:00Z">
              <w:r>
                <w:t xml:space="preserve">        &lt;xs:annotation&gt;</w:t>
              </w:r>
            </w:ins>
          </w:p>
          <w:p w14:paraId="5D704CED" w14:textId="77777777" w:rsidR="00D708FE" w:rsidRDefault="00D708FE" w:rsidP="00D708FE">
            <w:pPr>
              <w:pStyle w:val="XML1"/>
              <w:rPr>
                <w:ins w:id="20656" w:author="Thomas Dietz" w:date="2012-08-08T16:18:00Z"/>
              </w:rPr>
            </w:pPr>
            <w:ins w:id="20657" w:author="Thomas Dietz" w:date="2012-08-08T16:18:00Z">
              <w:r>
                <w:t xml:space="preserve">          &lt;xs:documentation&gt;</w:t>
              </w:r>
            </w:ins>
          </w:p>
          <w:p w14:paraId="38440C85" w14:textId="77777777" w:rsidR="00D708FE" w:rsidRDefault="00D708FE" w:rsidP="00D708FE">
            <w:pPr>
              <w:pStyle w:val="XML1"/>
              <w:rPr>
                <w:ins w:id="20658" w:author="Thomas Dietz" w:date="2012-08-08T16:18:00Z"/>
              </w:rPr>
            </w:pPr>
            <w:ins w:id="20659" w:author="Thomas Dietz" w:date="2012-08-08T16:18:00Z">
              <w:r>
                <w:lastRenderedPageBreak/>
                <w:t xml:space="preserve">            Specifies the outer UDP source port number.</w:t>
              </w:r>
            </w:ins>
          </w:p>
          <w:p w14:paraId="25A11DCA" w14:textId="77777777" w:rsidR="00D708FE" w:rsidRDefault="00D708FE" w:rsidP="00D708FE">
            <w:pPr>
              <w:pStyle w:val="XML1"/>
              <w:rPr>
                <w:ins w:id="20660" w:author="Thomas Dietz" w:date="2012-08-08T16:18:00Z"/>
              </w:rPr>
            </w:pPr>
            <w:ins w:id="20661" w:author="Thomas Dietz" w:date="2012-08-08T16:18:00Z">
              <w:r>
                <w:t xml:space="preserve">            If this element is absent, the port number MAY be chosen </w:t>
              </w:r>
            </w:ins>
          </w:p>
          <w:p w14:paraId="31008F32" w14:textId="77777777" w:rsidR="00D708FE" w:rsidRDefault="00D708FE" w:rsidP="00D708FE">
            <w:pPr>
              <w:pStyle w:val="XML1"/>
              <w:rPr>
                <w:ins w:id="20662" w:author="Thomas Dietz" w:date="2012-08-08T16:18:00Z"/>
              </w:rPr>
            </w:pPr>
            <w:ins w:id="20663" w:author="Thomas Dietz" w:date="2012-08-08T16:18:00Z">
              <w:r>
                <w:t xml:space="preserve">            dynamically.</w:t>
              </w:r>
            </w:ins>
          </w:p>
          <w:p w14:paraId="7D824F92" w14:textId="77777777" w:rsidR="00D708FE" w:rsidRDefault="00D708FE" w:rsidP="00D708FE">
            <w:pPr>
              <w:pStyle w:val="XML1"/>
              <w:rPr>
                <w:ins w:id="20664" w:author="Thomas Dietz" w:date="2012-08-08T16:18:00Z"/>
              </w:rPr>
            </w:pPr>
            <w:ins w:id="20665" w:author="Thomas Dietz" w:date="2012-08-08T16:18:00Z">
              <w:r>
                <w:t xml:space="preserve">          &lt;/xs:documentation&gt;</w:t>
              </w:r>
            </w:ins>
          </w:p>
          <w:p w14:paraId="0B338F26" w14:textId="77777777" w:rsidR="00D708FE" w:rsidRDefault="00D708FE" w:rsidP="00D708FE">
            <w:pPr>
              <w:pStyle w:val="XML1"/>
              <w:rPr>
                <w:ins w:id="20666" w:author="Thomas Dietz" w:date="2012-08-08T16:18:00Z"/>
              </w:rPr>
            </w:pPr>
            <w:ins w:id="20667" w:author="Thomas Dietz" w:date="2012-08-08T16:18:00Z">
              <w:r>
                <w:t xml:space="preserve">        &lt;/xs:annotation&gt;</w:t>
              </w:r>
            </w:ins>
          </w:p>
          <w:p w14:paraId="54076910" w14:textId="77777777" w:rsidR="00D708FE" w:rsidRDefault="00D708FE" w:rsidP="00D708FE">
            <w:pPr>
              <w:pStyle w:val="XML1"/>
              <w:rPr>
                <w:ins w:id="20668" w:author="Thomas Dietz" w:date="2012-08-08T16:18:00Z"/>
              </w:rPr>
            </w:pPr>
            <w:ins w:id="20669" w:author="Thomas Dietz" w:date="2012-08-08T16:18:00Z">
              <w:r>
                <w:t xml:space="preserve">      &lt;/xs:element&gt;</w:t>
              </w:r>
            </w:ins>
          </w:p>
          <w:p w14:paraId="3B5676DC" w14:textId="77777777" w:rsidR="00D708FE" w:rsidRDefault="00D708FE" w:rsidP="00D708FE">
            <w:pPr>
              <w:pStyle w:val="XML1"/>
              <w:rPr>
                <w:ins w:id="20670" w:author="Thomas Dietz" w:date="2012-08-08T16:18:00Z"/>
              </w:rPr>
            </w:pPr>
            <w:ins w:id="20671" w:author="Thomas Dietz" w:date="2012-08-08T16:18:00Z">
              <w:r>
                <w:t xml:space="preserve">      &lt;xs:element name="udp-dest-port"  type="inet:port-number"&gt;</w:t>
              </w:r>
            </w:ins>
          </w:p>
          <w:p w14:paraId="7F1AACE9" w14:textId="77777777" w:rsidR="00D708FE" w:rsidRDefault="00D708FE" w:rsidP="00D708FE">
            <w:pPr>
              <w:pStyle w:val="XML1"/>
              <w:rPr>
                <w:ins w:id="20672" w:author="Thomas Dietz" w:date="2012-08-08T16:18:00Z"/>
              </w:rPr>
            </w:pPr>
            <w:ins w:id="20673" w:author="Thomas Dietz" w:date="2012-08-08T16:18:00Z">
              <w:r>
                <w:t xml:space="preserve">        &lt;xs:annotation&gt;</w:t>
              </w:r>
            </w:ins>
          </w:p>
          <w:p w14:paraId="3D68626D" w14:textId="77777777" w:rsidR="00D708FE" w:rsidRDefault="00D708FE" w:rsidP="00D708FE">
            <w:pPr>
              <w:pStyle w:val="XML1"/>
              <w:rPr>
                <w:ins w:id="20674" w:author="Thomas Dietz" w:date="2012-08-08T16:18:00Z"/>
              </w:rPr>
            </w:pPr>
            <w:ins w:id="20675" w:author="Thomas Dietz" w:date="2012-08-08T16:18:00Z">
              <w:r>
                <w:t xml:space="preserve">          &lt;xs:documentation&gt;</w:t>
              </w:r>
            </w:ins>
          </w:p>
          <w:p w14:paraId="6894CC22" w14:textId="77777777" w:rsidR="00D708FE" w:rsidRDefault="00D708FE" w:rsidP="00D708FE">
            <w:pPr>
              <w:pStyle w:val="XML1"/>
              <w:rPr>
                <w:ins w:id="20676" w:author="Thomas Dietz" w:date="2012-08-08T16:18:00Z"/>
              </w:rPr>
            </w:pPr>
            <w:ins w:id="20677" w:author="Thomas Dietz" w:date="2012-08-08T16:18:00Z">
              <w:r>
                <w:t xml:space="preserve">            Specifies the outer UDP destination port</w:t>
              </w:r>
            </w:ins>
          </w:p>
          <w:p w14:paraId="2F681AB4" w14:textId="77777777" w:rsidR="00D708FE" w:rsidRDefault="00D708FE" w:rsidP="00D708FE">
            <w:pPr>
              <w:pStyle w:val="XML1"/>
              <w:rPr>
                <w:ins w:id="20678" w:author="Thomas Dietz" w:date="2012-08-08T16:18:00Z"/>
              </w:rPr>
            </w:pPr>
            <w:ins w:id="20679" w:author="Thomas Dietz" w:date="2012-08-08T16:18:00Z">
              <w:r>
                <w:t xml:space="preserve">            number.  It is intended to reserve a port number for</w:t>
              </w:r>
            </w:ins>
          </w:p>
          <w:p w14:paraId="47D549E0" w14:textId="77777777" w:rsidR="00D708FE" w:rsidRDefault="00D708FE" w:rsidP="00D708FE">
            <w:pPr>
              <w:pStyle w:val="XML1"/>
              <w:rPr>
                <w:ins w:id="20680" w:author="Thomas Dietz" w:date="2012-08-08T16:18:00Z"/>
              </w:rPr>
            </w:pPr>
            <w:ins w:id="20681" w:author="Thomas Dietz" w:date="2012-08-08T16:18:00Z">
              <w:r>
                <w:t xml:space="preserve">            VxLAN at IANA.  As soon as this has been reserved, the</w:t>
              </w:r>
            </w:ins>
          </w:p>
          <w:p w14:paraId="5C7FF216" w14:textId="77777777" w:rsidR="00D708FE" w:rsidRDefault="00D708FE" w:rsidP="00D708FE">
            <w:pPr>
              <w:pStyle w:val="XML1"/>
              <w:rPr>
                <w:ins w:id="20682" w:author="Thomas Dietz" w:date="2012-08-08T16:18:00Z"/>
              </w:rPr>
            </w:pPr>
            <w:ins w:id="20683" w:author="Thomas Dietz" w:date="2012-08-08T16:18:00Z">
              <w:r>
                <w:t xml:space="preserve">            reserved number SHOULD become the default value for this</w:t>
              </w:r>
            </w:ins>
          </w:p>
          <w:p w14:paraId="33771C6C" w14:textId="77777777" w:rsidR="00D708FE" w:rsidRDefault="00D708FE" w:rsidP="00D708FE">
            <w:pPr>
              <w:pStyle w:val="XML1"/>
              <w:rPr>
                <w:ins w:id="20684" w:author="Thomas Dietz" w:date="2012-08-08T16:18:00Z"/>
              </w:rPr>
            </w:pPr>
            <w:ins w:id="20685" w:author="Thomas Dietz" w:date="2012-08-08T16:18:00Z">
              <w:r>
                <w:t xml:space="preserve">            element.</w:t>
              </w:r>
            </w:ins>
          </w:p>
          <w:p w14:paraId="7B8A1A52" w14:textId="77777777" w:rsidR="00D708FE" w:rsidRDefault="00D708FE" w:rsidP="00D708FE">
            <w:pPr>
              <w:pStyle w:val="XML1"/>
              <w:rPr>
                <w:ins w:id="20686" w:author="Thomas Dietz" w:date="2012-08-08T16:18:00Z"/>
              </w:rPr>
            </w:pPr>
            <w:ins w:id="20687" w:author="Thomas Dietz" w:date="2012-08-08T16:18:00Z">
              <w:r>
                <w:t xml:space="preserve">          &lt;/xs:documentation&gt;</w:t>
              </w:r>
            </w:ins>
          </w:p>
          <w:p w14:paraId="7C20B9BD" w14:textId="77777777" w:rsidR="00D708FE" w:rsidRDefault="00D708FE" w:rsidP="00D708FE">
            <w:pPr>
              <w:pStyle w:val="XML1"/>
              <w:rPr>
                <w:ins w:id="20688" w:author="Thomas Dietz" w:date="2012-08-08T16:18:00Z"/>
              </w:rPr>
            </w:pPr>
            <w:ins w:id="20689" w:author="Thomas Dietz" w:date="2012-08-08T16:18:00Z">
              <w:r>
                <w:t xml:space="preserve">        &lt;/xs:annotation&gt;</w:t>
              </w:r>
            </w:ins>
          </w:p>
          <w:p w14:paraId="0E8294E7" w14:textId="77777777" w:rsidR="00D708FE" w:rsidRDefault="00D708FE" w:rsidP="00D708FE">
            <w:pPr>
              <w:pStyle w:val="XML1"/>
              <w:rPr>
                <w:ins w:id="20690" w:author="Thomas Dietz" w:date="2012-08-08T16:18:00Z"/>
              </w:rPr>
            </w:pPr>
            <w:ins w:id="20691" w:author="Thomas Dietz" w:date="2012-08-08T16:18:00Z">
              <w:r>
                <w:t xml:space="preserve">      &lt;/xs:element&gt;</w:t>
              </w:r>
            </w:ins>
          </w:p>
          <w:p w14:paraId="42972488" w14:textId="77777777" w:rsidR="00D708FE" w:rsidRDefault="00D708FE" w:rsidP="00D708FE">
            <w:pPr>
              <w:pStyle w:val="XML1"/>
              <w:rPr>
                <w:ins w:id="20692" w:author="Thomas Dietz" w:date="2012-08-08T16:18:00Z"/>
              </w:rPr>
            </w:pPr>
            <w:ins w:id="20693" w:author="Thomas Dietz" w:date="2012-08-08T16:18:00Z">
              <w:r>
                <w:t xml:space="preserve">      &lt;xs:element name="udp-checksum"  type="xs:boolean"&gt;</w:t>
              </w:r>
            </w:ins>
          </w:p>
          <w:p w14:paraId="3B613B3D" w14:textId="77777777" w:rsidR="00D708FE" w:rsidRDefault="00D708FE" w:rsidP="00D708FE">
            <w:pPr>
              <w:pStyle w:val="XML1"/>
              <w:rPr>
                <w:ins w:id="20694" w:author="Thomas Dietz" w:date="2012-08-08T16:18:00Z"/>
              </w:rPr>
            </w:pPr>
            <w:ins w:id="20695" w:author="Thomas Dietz" w:date="2012-08-08T16:18:00Z">
              <w:r>
                <w:t xml:space="preserve">        &lt;xs:annotation&gt;</w:t>
              </w:r>
            </w:ins>
          </w:p>
          <w:p w14:paraId="1C2A7817" w14:textId="77777777" w:rsidR="00D708FE" w:rsidRDefault="00D708FE" w:rsidP="00D708FE">
            <w:pPr>
              <w:pStyle w:val="XML1"/>
              <w:rPr>
                <w:ins w:id="20696" w:author="Thomas Dietz" w:date="2012-08-08T16:18:00Z"/>
              </w:rPr>
            </w:pPr>
            <w:ins w:id="20697" w:author="Thomas Dietz" w:date="2012-08-08T16:18:00Z">
              <w:r>
                <w:t xml:space="preserve">          &lt;xs:documentation&gt;</w:t>
              </w:r>
            </w:ins>
          </w:p>
          <w:p w14:paraId="244DD789" w14:textId="77777777" w:rsidR="00D708FE" w:rsidRDefault="00D708FE" w:rsidP="00D708FE">
            <w:pPr>
              <w:pStyle w:val="XML1"/>
              <w:rPr>
                <w:ins w:id="20698" w:author="Thomas Dietz" w:date="2012-08-08T16:18:00Z"/>
              </w:rPr>
            </w:pPr>
            <w:ins w:id="20699" w:author="Thomas Dietz" w:date="2012-08-08T16:18:00Z">
              <w:r>
                <w:t xml:space="preserve">            Boolean flag to indicate whether or not the</w:t>
              </w:r>
            </w:ins>
          </w:p>
          <w:p w14:paraId="595259B1" w14:textId="77777777" w:rsidR="00D708FE" w:rsidRDefault="00D708FE" w:rsidP="00D708FE">
            <w:pPr>
              <w:pStyle w:val="XML1"/>
              <w:rPr>
                <w:ins w:id="20700" w:author="Thomas Dietz" w:date="2012-08-08T16:18:00Z"/>
              </w:rPr>
            </w:pPr>
            <w:ins w:id="20701" w:author="Thomas Dietz" w:date="2012-08-08T16:18:00Z">
              <w:r>
                <w:t xml:space="preserve">            outer UDP checksum should be set</w:t>
              </w:r>
            </w:ins>
          </w:p>
          <w:p w14:paraId="4747BA9C" w14:textId="77777777" w:rsidR="00D708FE" w:rsidRDefault="00D708FE" w:rsidP="00D708FE">
            <w:pPr>
              <w:pStyle w:val="XML1"/>
              <w:rPr>
                <w:ins w:id="20702" w:author="Thomas Dietz" w:date="2012-08-08T16:18:00Z"/>
              </w:rPr>
            </w:pPr>
            <w:ins w:id="20703" w:author="Thomas Dietz" w:date="2012-08-08T16:18:00Z">
              <w:r>
                <w:t xml:space="preserve">          &lt;/xs:documentation&gt;</w:t>
              </w:r>
            </w:ins>
          </w:p>
          <w:p w14:paraId="25CECE50" w14:textId="77777777" w:rsidR="00D708FE" w:rsidRDefault="00D708FE" w:rsidP="00D708FE">
            <w:pPr>
              <w:pStyle w:val="XML1"/>
              <w:rPr>
                <w:ins w:id="20704" w:author="Thomas Dietz" w:date="2012-08-08T16:18:00Z"/>
              </w:rPr>
            </w:pPr>
            <w:ins w:id="20705" w:author="Thomas Dietz" w:date="2012-08-08T16:18:00Z">
              <w:r>
                <w:t xml:space="preserve">        &lt;/xs:annotation&gt;</w:t>
              </w:r>
            </w:ins>
          </w:p>
          <w:p w14:paraId="09CD8C29" w14:textId="77777777" w:rsidR="00D708FE" w:rsidRDefault="00D708FE" w:rsidP="00D708FE">
            <w:pPr>
              <w:pStyle w:val="XML1"/>
              <w:rPr>
                <w:ins w:id="20706" w:author="Thomas Dietz" w:date="2012-08-08T16:18:00Z"/>
              </w:rPr>
            </w:pPr>
            <w:ins w:id="20707" w:author="Thomas Dietz" w:date="2012-08-08T16:18:00Z">
              <w:r>
                <w:t xml:space="preserve">      &lt;/xs:element&gt;</w:t>
              </w:r>
            </w:ins>
          </w:p>
          <w:p w14:paraId="2D86C41B" w14:textId="77777777" w:rsidR="00D708FE" w:rsidRDefault="00D708FE" w:rsidP="00D708FE">
            <w:pPr>
              <w:pStyle w:val="XML1"/>
              <w:rPr>
                <w:ins w:id="20708" w:author="Thomas Dietz" w:date="2012-08-08T16:18:00Z"/>
              </w:rPr>
            </w:pPr>
            <w:ins w:id="20709" w:author="Thomas Dietz" w:date="2012-08-08T16:18:00Z">
              <w:r>
                <w:t xml:space="preserve">    &lt;/xs:sequence&gt;</w:t>
              </w:r>
            </w:ins>
          </w:p>
          <w:p w14:paraId="261E1707" w14:textId="77777777" w:rsidR="00D708FE" w:rsidRDefault="00D708FE" w:rsidP="00D708FE">
            <w:pPr>
              <w:pStyle w:val="XML1"/>
              <w:rPr>
                <w:ins w:id="20710" w:author="Thomas Dietz" w:date="2012-08-08T16:18:00Z"/>
              </w:rPr>
            </w:pPr>
            <w:ins w:id="20711" w:author="Thomas Dietz" w:date="2012-08-08T16:18:00Z">
              <w:r>
                <w:t xml:space="preserve">  &lt;/xs:group&gt;</w:t>
              </w:r>
            </w:ins>
          </w:p>
          <w:p w14:paraId="6B662B80" w14:textId="77777777" w:rsidR="00D708FE" w:rsidRDefault="00D708FE" w:rsidP="00D708FE">
            <w:pPr>
              <w:pStyle w:val="XML1"/>
              <w:rPr>
                <w:ins w:id="20712" w:author="Thomas Dietz" w:date="2012-08-08T16:18:00Z"/>
              </w:rPr>
            </w:pPr>
          </w:p>
          <w:p w14:paraId="499FC409" w14:textId="77777777" w:rsidR="00D708FE" w:rsidRDefault="00D708FE" w:rsidP="00D708FE">
            <w:pPr>
              <w:pStyle w:val="XML1"/>
              <w:rPr>
                <w:ins w:id="20713" w:author="Thomas Dietz" w:date="2012-08-08T16:18:00Z"/>
              </w:rPr>
            </w:pPr>
            <w:ins w:id="20714" w:author="Thomas Dietz" w:date="2012-08-08T16:18:00Z">
              <w:r>
                <w:t xml:space="preserve">  &lt;xs:group name="OFControllerType"&gt;</w:t>
              </w:r>
            </w:ins>
          </w:p>
          <w:p w14:paraId="113074C0" w14:textId="77777777" w:rsidR="00D708FE" w:rsidRDefault="00D708FE" w:rsidP="00D708FE">
            <w:pPr>
              <w:pStyle w:val="XML1"/>
              <w:rPr>
                <w:ins w:id="20715" w:author="Thomas Dietz" w:date="2012-08-08T16:18:00Z"/>
              </w:rPr>
            </w:pPr>
            <w:ins w:id="20716" w:author="Thomas Dietz" w:date="2012-08-08T16:18:00Z">
              <w:r>
                <w:t xml:space="preserve">    &lt;xs:annotation&gt;</w:t>
              </w:r>
            </w:ins>
          </w:p>
          <w:p w14:paraId="0AFB974F" w14:textId="77777777" w:rsidR="00D708FE" w:rsidRDefault="00D708FE" w:rsidP="00D708FE">
            <w:pPr>
              <w:pStyle w:val="XML1"/>
              <w:rPr>
                <w:ins w:id="20717" w:author="Thomas Dietz" w:date="2012-08-08T16:18:00Z"/>
              </w:rPr>
            </w:pPr>
            <w:ins w:id="20718" w:author="Thomas Dietz" w:date="2012-08-08T16:18:00Z">
              <w:r>
                <w:t xml:space="preserve">      &lt;xs:documentation&gt;</w:t>
              </w:r>
            </w:ins>
          </w:p>
          <w:p w14:paraId="70E875F5" w14:textId="77777777" w:rsidR="00D708FE" w:rsidRDefault="00D708FE" w:rsidP="00D708FE">
            <w:pPr>
              <w:pStyle w:val="XML1"/>
              <w:rPr>
                <w:ins w:id="20719" w:author="Thomas Dietz" w:date="2012-08-08T16:18:00Z"/>
              </w:rPr>
            </w:pPr>
            <w:ins w:id="20720" w:author="Thomas Dietz" w:date="2012-08-08T16:18:00Z">
              <w:r>
                <w:t xml:space="preserve">        This grouping specifies all properties of an</w:t>
              </w:r>
            </w:ins>
          </w:p>
          <w:p w14:paraId="2102240D" w14:textId="77777777" w:rsidR="00D708FE" w:rsidRDefault="00D708FE" w:rsidP="00D708FE">
            <w:pPr>
              <w:pStyle w:val="XML1"/>
              <w:rPr>
                <w:ins w:id="20721" w:author="Thomas Dietz" w:date="2012-08-08T16:18:00Z"/>
              </w:rPr>
            </w:pPr>
            <w:ins w:id="20722" w:author="Thomas Dietz" w:date="2012-08-08T16:18:00Z">
              <w:r>
                <w:t xml:space="preserve">        OpenFlow Logical Switch Controller.</w:t>
              </w:r>
            </w:ins>
          </w:p>
          <w:p w14:paraId="6A2DDDB6" w14:textId="77777777" w:rsidR="00D708FE" w:rsidRDefault="00D708FE" w:rsidP="00D708FE">
            <w:pPr>
              <w:pStyle w:val="XML1"/>
              <w:rPr>
                <w:ins w:id="20723" w:author="Thomas Dietz" w:date="2012-08-08T16:18:00Z"/>
              </w:rPr>
            </w:pPr>
          </w:p>
          <w:p w14:paraId="7C9F8AE5" w14:textId="77777777" w:rsidR="00D708FE" w:rsidRDefault="00D708FE" w:rsidP="00D708FE">
            <w:pPr>
              <w:pStyle w:val="XML1"/>
              <w:rPr>
                <w:ins w:id="20724" w:author="Thomas Dietz" w:date="2012-08-08T16:18:00Z"/>
              </w:rPr>
            </w:pPr>
            <w:ins w:id="20725" w:author="Thomas Dietz" w:date="2012-08-08T16:18:00Z">
              <w:r>
                <w:t xml:space="preserve">        NETCONF &amp;lt;edit-config&amp;gt; operations MUST be implemented as </w:t>
              </w:r>
            </w:ins>
          </w:p>
          <w:p w14:paraId="0FA07618" w14:textId="77777777" w:rsidR="00D708FE" w:rsidRDefault="00D708FE" w:rsidP="00D708FE">
            <w:pPr>
              <w:pStyle w:val="XML1"/>
              <w:rPr>
                <w:ins w:id="20726" w:author="Thomas Dietz" w:date="2012-08-08T16:18:00Z"/>
              </w:rPr>
            </w:pPr>
            <w:ins w:id="20727" w:author="Thomas Dietz" w:date="2012-08-08T16:18:00Z">
              <w:r>
                <w:t xml:space="preserve">        follows: </w:t>
              </w:r>
            </w:ins>
          </w:p>
          <w:p w14:paraId="19DF36C9" w14:textId="77777777" w:rsidR="00D708FE" w:rsidRDefault="00D708FE" w:rsidP="00D708FE">
            <w:pPr>
              <w:pStyle w:val="XML1"/>
              <w:rPr>
                <w:ins w:id="20728" w:author="Thomas Dietz" w:date="2012-08-08T16:18:00Z"/>
              </w:rPr>
            </w:pPr>
          </w:p>
          <w:p w14:paraId="23457C1C" w14:textId="77777777" w:rsidR="00D708FE" w:rsidRDefault="00D708FE" w:rsidP="00D708FE">
            <w:pPr>
              <w:pStyle w:val="XML1"/>
              <w:rPr>
                <w:ins w:id="20729" w:author="Thomas Dietz" w:date="2012-08-08T16:18:00Z"/>
              </w:rPr>
            </w:pPr>
            <w:ins w:id="20730" w:author="Thomas Dietz" w:date="2012-08-08T16:18:00Z">
              <w:r>
                <w:t xml:space="preserve">        * The 'id' element MUST be present at all &amp;lt;edit-config&amp;gt;</w:t>
              </w:r>
            </w:ins>
          </w:p>
          <w:p w14:paraId="3BB715C3" w14:textId="77777777" w:rsidR="00D708FE" w:rsidRDefault="00D708FE" w:rsidP="00D708FE">
            <w:pPr>
              <w:pStyle w:val="XML1"/>
              <w:rPr>
                <w:ins w:id="20731" w:author="Thomas Dietz" w:date="2012-08-08T16:18:00Z"/>
              </w:rPr>
            </w:pPr>
            <w:ins w:id="20732" w:author="Thomas Dietz" w:date="2012-08-08T16:18:00Z">
              <w:r>
                <w:t xml:space="preserve">        operations to identify the controller.</w:t>
              </w:r>
            </w:ins>
          </w:p>
          <w:p w14:paraId="79CAC0A3" w14:textId="77777777" w:rsidR="00D708FE" w:rsidRDefault="00D708FE" w:rsidP="00D708FE">
            <w:pPr>
              <w:pStyle w:val="XML1"/>
              <w:rPr>
                <w:ins w:id="20733" w:author="Thomas Dietz" w:date="2012-08-08T16:18:00Z"/>
              </w:rPr>
            </w:pPr>
            <w:ins w:id="20734" w:author="Thomas Dietz" w:date="2012-08-08T16:18:00Z">
              <w:r>
                <w:t xml:space="preserve">        * If the operation is 'merge' or 'replace', the element is</w:t>
              </w:r>
            </w:ins>
          </w:p>
          <w:p w14:paraId="724D3582" w14:textId="77777777" w:rsidR="00D708FE" w:rsidRDefault="00D708FE" w:rsidP="00D708FE">
            <w:pPr>
              <w:pStyle w:val="XML1"/>
              <w:rPr>
                <w:ins w:id="20735" w:author="Thomas Dietz" w:date="2012-08-08T16:18:00Z"/>
              </w:rPr>
            </w:pPr>
            <w:ins w:id="20736" w:author="Thomas Dietz" w:date="2012-08-08T16:18:00Z">
              <w:r>
                <w:t xml:space="preserve">        created if it does not exist, and its value is set to the</w:t>
              </w:r>
            </w:ins>
          </w:p>
          <w:p w14:paraId="170AA5A7" w14:textId="77777777" w:rsidR="00D708FE" w:rsidRDefault="00D708FE" w:rsidP="00D708FE">
            <w:pPr>
              <w:pStyle w:val="XML1"/>
              <w:rPr>
                <w:ins w:id="20737" w:author="Thomas Dietz" w:date="2012-08-08T16:18:00Z"/>
              </w:rPr>
            </w:pPr>
            <w:ins w:id="20738" w:author="Thomas Dietz" w:date="2012-08-08T16:18:00Z">
              <w:r>
                <w:t xml:space="preserve">        value found in the XML RPC data.</w:t>
              </w:r>
            </w:ins>
          </w:p>
          <w:p w14:paraId="0E81C107" w14:textId="77777777" w:rsidR="00D708FE" w:rsidRDefault="00D708FE" w:rsidP="00D708FE">
            <w:pPr>
              <w:pStyle w:val="XML1"/>
              <w:rPr>
                <w:ins w:id="20739" w:author="Thomas Dietz" w:date="2012-08-08T16:18:00Z"/>
              </w:rPr>
            </w:pPr>
            <w:ins w:id="20740" w:author="Thomas Dietz" w:date="2012-08-08T16:18:00Z">
              <w:r>
                <w:t xml:space="preserve">        * If the operation is 'create', the element is created if it</w:t>
              </w:r>
            </w:ins>
          </w:p>
          <w:p w14:paraId="22D6D65A" w14:textId="77777777" w:rsidR="00D708FE" w:rsidRDefault="00D708FE" w:rsidP="00D708FE">
            <w:pPr>
              <w:pStyle w:val="XML1"/>
              <w:rPr>
                <w:ins w:id="20741" w:author="Thomas Dietz" w:date="2012-08-08T16:18:00Z"/>
              </w:rPr>
            </w:pPr>
            <w:ins w:id="20742" w:author="Thomas Dietz" w:date="2012-08-08T16:18:00Z">
              <w:r>
                <w:t xml:space="preserve">        does not exist. If the element already exists, a</w:t>
              </w:r>
            </w:ins>
          </w:p>
          <w:p w14:paraId="26EA0600" w14:textId="77777777" w:rsidR="00D708FE" w:rsidRDefault="00D708FE" w:rsidP="00D708FE">
            <w:pPr>
              <w:pStyle w:val="XML1"/>
              <w:rPr>
                <w:ins w:id="20743" w:author="Thomas Dietz" w:date="2012-08-08T16:18:00Z"/>
              </w:rPr>
            </w:pPr>
            <w:ins w:id="20744" w:author="Thomas Dietz" w:date="2012-08-08T16:18:00Z">
              <w:r>
                <w:t xml:space="preserve">        'data</w:t>
              </w:r>
              <w:r>
                <w:rPr>
                  <w:rFonts w:ascii="MS Mincho" w:eastAsia="MS Mincho" w:hAnsi="MS Mincho" w:cs="MS Mincho" w:hint="eastAsia"/>
                </w:rPr>
                <w:t>‑</w:t>
              </w:r>
              <w:r>
                <w:t>exists' error is returned.</w:t>
              </w:r>
            </w:ins>
          </w:p>
          <w:p w14:paraId="7AF4F687" w14:textId="77777777" w:rsidR="00D708FE" w:rsidRDefault="00D708FE" w:rsidP="00D708FE">
            <w:pPr>
              <w:pStyle w:val="XML1"/>
              <w:rPr>
                <w:ins w:id="20745" w:author="Thomas Dietz" w:date="2012-08-08T16:18:00Z"/>
              </w:rPr>
            </w:pPr>
            <w:ins w:id="20746" w:author="Thomas Dietz" w:date="2012-08-08T16:18:00Z">
              <w:r>
                <w:t xml:space="preserve">        * If the operation is 'delete', the element is deleted if it</w:t>
              </w:r>
            </w:ins>
          </w:p>
          <w:p w14:paraId="22A292A7" w14:textId="77777777" w:rsidR="00D708FE" w:rsidRDefault="00D708FE" w:rsidP="00D708FE">
            <w:pPr>
              <w:pStyle w:val="XML1"/>
              <w:rPr>
                <w:ins w:id="20747" w:author="Thomas Dietz" w:date="2012-08-08T16:18:00Z"/>
              </w:rPr>
            </w:pPr>
            <w:ins w:id="20748" w:author="Thomas Dietz" w:date="2012-08-08T16:18:00Z">
              <w:r>
                <w:t xml:space="preserve">        exists. If the element does not exist, a 'data</w:t>
              </w:r>
              <w:r>
                <w:rPr>
                  <w:rFonts w:ascii="MS Mincho" w:eastAsia="MS Mincho" w:hAnsi="MS Mincho" w:cs="MS Mincho" w:hint="eastAsia"/>
                </w:rPr>
                <w:t>‑</w:t>
              </w:r>
              <w:r>
                <w:t>missing'</w:t>
              </w:r>
            </w:ins>
          </w:p>
          <w:p w14:paraId="51E0E303" w14:textId="77777777" w:rsidR="00D708FE" w:rsidRDefault="00D708FE" w:rsidP="00D708FE">
            <w:pPr>
              <w:pStyle w:val="XML1"/>
              <w:rPr>
                <w:ins w:id="20749" w:author="Thomas Dietz" w:date="2012-08-08T16:18:00Z"/>
              </w:rPr>
            </w:pPr>
            <w:ins w:id="20750" w:author="Thomas Dietz" w:date="2012-08-08T16:18:00Z">
              <w:r>
                <w:t xml:space="preserve">        error is returned.</w:t>
              </w:r>
            </w:ins>
          </w:p>
          <w:p w14:paraId="3B71DBD5" w14:textId="77777777" w:rsidR="00D708FE" w:rsidRDefault="00D708FE" w:rsidP="00D708FE">
            <w:pPr>
              <w:pStyle w:val="XML1"/>
              <w:rPr>
                <w:ins w:id="20751" w:author="Thomas Dietz" w:date="2012-08-08T16:18:00Z"/>
              </w:rPr>
            </w:pPr>
            <w:ins w:id="20752" w:author="Thomas Dietz" w:date="2012-08-08T16:18:00Z">
              <w:r>
                <w:t xml:space="preserve">      &lt;/xs:documentation&gt;</w:t>
              </w:r>
            </w:ins>
          </w:p>
          <w:p w14:paraId="1A0B49E1" w14:textId="77777777" w:rsidR="00D708FE" w:rsidRDefault="00D708FE" w:rsidP="00D708FE">
            <w:pPr>
              <w:pStyle w:val="XML1"/>
              <w:rPr>
                <w:ins w:id="20753" w:author="Thomas Dietz" w:date="2012-08-08T16:18:00Z"/>
              </w:rPr>
            </w:pPr>
            <w:ins w:id="20754" w:author="Thomas Dietz" w:date="2012-08-08T16:18:00Z">
              <w:r>
                <w:t xml:space="preserve">    &lt;/xs:annotation&gt;</w:t>
              </w:r>
            </w:ins>
          </w:p>
          <w:p w14:paraId="3E1E0BDD" w14:textId="77777777" w:rsidR="00D708FE" w:rsidRDefault="00D708FE" w:rsidP="00D708FE">
            <w:pPr>
              <w:pStyle w:val="XML1"/>
              <w:rPr>
                <w:ins w:id="20755" w:author="Thomas Dietz" w:date="2012-08-08T16:18:00Z"/>
              </w:rPr>
            </w:pPr>
          </w:p>
          <w:p w14:paraId="21B9EFEF" w14:textId="77777777" w:rsidR="00D708FE" w:rsidRDefault="00D708FE" w:rsidP="00D708FE">
            <w:pPr>
              <w:pStyle w:val="XML1"/>
              <w:rPr>
                <w:ins w:id="20756" w:author="Thomas Dietz" w:date="2012-08-08T16:18:00Z"/>
              </w:rPr>
            </w:pPr>
            <w:ins w:id="20757" w:author="Thomas Dietz" w:date="2012-08-08T16:18:00Z">
              <w:r>
                <w:t xml:space="preserve">    &lt;xs:sequence&gt;</w:t>
              </w:r>
            </w:ins>
          </w:p>
          <w:p w14:paraId="753664B6" w14:textId="77777777" w:rsidR="00D708FE" w:rsidRDefault="00D708FE" w:rsidP="00D708FE">
            <w:pPr>
              <w:pStyle w:val="XML1"/>
              <w:rPr>
                <w:ins w:id="20758" w:author="Thomas Dietz" w:date="2012-08-08T16:18:00Z"/>
              </w:rPr>
            </w:pPr>
            <w:ins w:id="20759" w:author="Thomas Dietz" w:date="2012-08-08T16:18:00Z">
              <w:r>
                <w:t xml:space="preserve">      &lt;xs:element name="id"  type="OFConfigId"&gt;</w:t>
              </w:r>
            </w:ins>
          </w:p>
          <w:p w14:paraId="42C27F7F" w14:textId="77777777" w:rsidR="00D708FE" w:rsidRDefault="00D708FE" w:rsidP="00D708FE">
            <w:pPr>
              <w:pStyle w:val="XML1"/>
              <w:rPr>
                <w:ins w:id="20760" w:author="Thomas Dietz" w:date="2012-08-08T16:18:00Z"/>
              </w:rPr>
            </w:pPr>
            <w:ins w:id="20761" w:author="Thomas Dietz" w:date="2012-08-08T16:18:00Z">
              <w:r>
                <w:t xml:space="preserve">        &lt;xs:annotation&gt;</w:t>
              </w:r>
            </w:ins>
          </w:p>
          <w:p w14:paraId="3AA1FBD6" w14:textId="77777777" w:rsidR="00D708FE" w:rsidRDefault="00D708FE" w:rsidP="00D708FE">
            <w:pPr>
              <w:pStyle w:val="XML1"/>
              <w:rPr>
                <w:ins w:id="20762" w:author="Thomas Dietz" w:date="2012-08-08T16:18:00Z"/>
              </w:rPr>
            </w:pPr>
            <w:ins w:id="20763" w:author="Thomas Dietz" w:date="2012-08-08T16:18:00Z">
              <w:r>
                <w:t xml:space="preserve">          &lt;xs:documentation&gt;</w:t>
              </w:r>
            </w:ins>
          </w:p>
          <w:p w14:paraId="73470C44" w14:textId="77777777" w:rsidR="00D708FE" w:rsidRDefault="00D708FE" w:rsidP="00D708FE">
            <w:pPr>
              <w:pStyle w:val="XML1"/>
              <w:rPr>
                <w:ins w:id="20764" w:author="Thomas Dietz" w:date="2012-08-08T16:18:00Z"/>
              </w:rPr>
            </w:pPr>
            <w:ins w:id="20765" w:author="Thomas Dietz" w:date="2012-08-08T16:18:00Z">
              <w:r>
                <w:t xml:space="preserve">            A unique but locally arbitrary identifier that</w:t>
              </w:r>
            </w:ins>
          </w:p>
          <w:p w14:paraId="07AE9081" w14:textId="77777777" w:rsidR="00D708FE" w:rsidRDefault="00D708FE" w:rsidP="00D708FE">
            <w:pPr>
              <w:pStyle w:val="XML1"/>
              <w:rPr>
                <w:ins w:id="20766" w:author="Thomas Dietz" w:date="2012-08-08T16:18:00Z"/>
              </w:rPr>
            </w:pPr>
            <w:ins w:id="20767" w:author="Thomas Dietz" w:date="2012-08-08T16:18:00Z">
              <w:r>
                <w:lastRenderedPageBreak/>
                <w:t xml:space="preserve">            uniquely identifies an OpenFlow Controller within the</w:t>
              </w:r>
            </w:ins>
          </w:p>
          <w:p w14:paraId="4EEA6BD2" w14:textId="77777777" w:rsidR="00D708FE" w:rsidRDefault="00D708FE" w:rsidP="00D708FE">
            <w:pPr>
              <w:pStyle w:val="XML1"/>
              <w:rPr>
                <w:ins w:id="20768" w:author="Thomas Dietz" w:date="2012-08-08T16:18:00Z"/>
              </w:rPr>
            </w:pPr>
            <w:ins w:id="20769" w:author="Thomas Dietz" w:date="2012-08-08T16:18:00Z">
              <w:r>
                <w:t xml:space="preserve">            context of an OpenFlow Capable Switch.  It MUST be</w:t>
              </w:r>
            </w:ins>
          </w:p>
          <w:p w14:paraId="123731A8" w14:textId="77777777" w:rsidR="00D708FE" w:rsidRDefault="00D708FE" w:rsidP="00D708FE">
            <w:pPr>
              <w:pStyle w:val="XML1"/>
              <w:rPr>
                <w:ins w:id="20770" w:author="Thomas Dietz" w:date="2012-08-08T16:18:00Z"/>
              </w:rPr>
            </w:pPr>
            <w:ins w:id="20771" w:author="Thomas Dietz" w:date="2012-08-08T16:18:00Z">
              <w:r>
                <w:t xml:space="preserve">            persistent across reboots of the OpenFlow Capable Switch.</w:t>
              </w:r>
            </w:ins>
          </w:p>
          <w:p w14:paraId="6A78AFC1" w14:textId="77777777" w:rsidR="00D708FE" w:rsidRDefault="00D708FE" w:rsidP="00D708FE">
            <w:pPr>
              <w:pStyle w:val="XML1"/>
              <w:rPr>
                <w:ins w:id="20772" w:author="Thomas Dietz" w:date="2012-08-08T16:18:00Z"/>
              </w:rPr>
            </w:pPr>
          </w:p>
          <w:p w14:paraId="32FB6205" w14:textId="77777777" w:rsidR="00D708FE" w:rsidRDefault="00D708FE" w:rsidP="00D708FE">
            <w:pPr>
              <w:pStyle w:val="XML1"/>
              <w:rPr>
                <w:ins w:id="20773" w:author="Thomas Dietz" w:date="2012-08-08T16:18:00Z"/>
              </w:rPr>
            </w:pPr>
            <w:ins w:id="20774" w:author="Thomas Dietz" w:date="2012-08-08T16:18:00Z">
              <w:r>
                <w:t xml:space="preserve">            This element MUST be present to identify the OpenFlow</w:t>
              </w:r>
            </w:ins>
          </w:p>
          <w:p w14:paraId="70EC2AA9" w14:textId="77777777" w:rsidR="00D708FE" w:rsidRDefault="00D708FE" w:rsidP="00D708FE">
            <w:pPr>
              <w:pStyle w:val="XML1"/>
              <w:rPr>
                <w:ins w:id="20775" w:author="Thomas Dietz" w:date="2012-08-08T16:18:00Z"/>
              </w:rPr>
            </w:pPr>
            <w:ins w:id="20776" w:author="Thomas Dietz" w:date="2012-08-08T16:18:00Z">
              <w:r>
                <w:t xml:space="preserve">            controller.</w:t>
              </w:r>
            </w:ins>
          </w:p>
          <w:p w14:paraId="2F2D9539" w14:textId="77777777" w:rsidR="00D708FE" w:rsidRDefault="00D708FE" w:rsidP="00D708FE">
            <w:pPr>
              <w:pStyle w:val="XML1"/>
              <w:rPr>
                <w:ins w:id="20777" w:author="Thomas Dietz" w:date="2012-08-08T16:18:00Z"/>
              </w:rPr>
            </w:pPr>
            <w:ins w:id="20778" w:author="Thomas Dietz" w:date="2012-08-08T16:18:00Z">
              <w:r>
                <w:t xml:space="preserve">          &lt;/xs:documentation&gt;</w:t>
              </w:r>
            </w:ins>
          </w:p>
          <w:p w14:paraId="02C280E8" w14:textId="77777777" w:rsidR="00D708FE" w:rsidRDefault="00D708FE" w:rsidP="00D708FE">
            <w:pPr>
              <w:pStyle w:val="XML1"/>
              <w:rPr>
                <w:ins w:id="20779" w:author="Thomas Dietz" w:date="2012-08-08T16:18:00Z"/>
              </w:rPr>
            </w:pPr>
            <w:ins w:id="20780" w:author="Thomas Dietz" w:date="2012-08-08T16:18:00Z">
              <w:r>
                <w:t xml:space="preserve">        &lt;/xs:annotation&gt;</w:t>
              </w:r>
            </w:ins>
          </w:p>
          <w:p w14:paraId="7AD7E58C" w14:textId="77777777" w:rsidR="00D708FE" w:rsidRDefault="00D708FE" w:rsidP="00D708FE">
            <w:pPr>
              <w:pStyle w:val="XML1"/>
              <w:rPr>
                <w:ins w:id="20781" w:author="Thomas Dietz" w:date="2012-08-08T16:18:00Z"/>
              </w:rPr>
            </w:pPr>
            <w:ins w:id="20782" w:author="Thomas Dietz" w:date="2012-08-08T16:18:00Z">
              <w:r>
                <w:t xml:space="preserve">      &lt;/xs:element&gt;</w:t>
              </w:r>
            </w:ins>
          </w:p>
          <w:p w14:paraId="478E1E94" w14:textId="77777777" w:rsidR="00D708FE" w:rsidRDefault="00D708FE" w:rsidP="00D708FE">
            <w:pPr>
              <w:pStyle w:val="XML1"/>
              <w:rPr>
                <w:ins w:id="20783" w:author="Thomas Dietz" w:date="2012-08-08T16:18:00Z"/>
              </w:rPr>
            </w:pPr>
            <w:ins w:id="20784" w:author="Thomas Dietz" w:date="2012-08-08T16:18:00Z">
              <w:r>
                <w:t xml:space="preserve">      &lt;xs:element name="role"&gt;</w:t>
              </w:r>
            </w:ins>
          </w:p>
          <w:p w14:paraId="3237E1C4" w14:textId="77777777" w:rsidR="00D708FE" w:rsidRDefault="00D708FE" w:rsidP="00D708FE">
            <w:pPr>
              <w:pStyle w:val="XML1"/>
              <w:rPr>
                <w:ins w:id="20785" w:author="Thomas Dietz" w:date="2012-08-08T16:18:00Z"/>
              </w:rPr>
            </w:pPr>
            <w:ins w:id="20786" w:author="Thomas Dietz" w:date="2012-08-08T16:18:00Z">
              <w:r>
                <w:t xml:space="preserve">        &lt;xs:annotation&gt;</w:t>
              </w:r>
            </w:ins>
          </w:p>
          <w:p w14:paraId="24DCF96A" w14:textId="77777777" w:rsidR="00D708FE" w:rsidRDefault="00D708FE" w:rsidP="00D708FE">
            <w:pPr>
              <w:pStyle w:val="XML1"/>
              <w:rPr>
                <w:ins w:id="20787" w:author="Thomas Dietz" w:date="2012-08-08T16:18:00Z"/>
              </w:rPr>
            </w:pPr>
            <w:ins w:id="20788" w:author="Thomas Dietz" w:date="2012-08-08T16:18:00Z">
              <w:r>
                <w:t xml:space="preserve">          &lt;xs:documentation&gt;</w:t>
              </w:r>
            </w:ins>
          </w:p>
          <w:p w14:paraId="4C592FD9" w14:textId="77777777" w:rsidR="00D708FE" w:rsidRDefault="00D708FE" w:rsidP="00D708FE">
            <w:pPr>
              <w:pStyle w:val="XML1"/>
              <w:rPr>
                <w:ins w:id="20789" w:author="Thomas Dietz" w:date="2012-08-08T16:18:00Z"/>
              </w:rPr>
            </w:pPr>
            <w:ins w:id="20790" w:author="Thomas Dietz" w:date="2012-08-08T16:18:00Z">
              <w:r>
                <w:t xml:space="preserve">            This element indicates the role of the OpenFlow </w:t>
              </w:r>
            </w:ins>
          </w:p>
          <w:p w14:paraId="148D7798" w14:textId="77777777" w:rsidR="00D708FE" w:rsidRDefault="00D708FE" w:rsidP="00D708FE">
            <w:pPr>
              <w:pStyle w:val="XML1"/>
              <w:rPr>
                <w:ins w:id="20791" w:author="Thomas Dietz" w:date="2012-08-08T16:18:00Z"/>
              </w:rPr>
            </w:pPr>
            <w:ins w:id="20792" w:author="Thomas Dietz" w:date="2012-08-08T16:18:00Z">
              <w:r>
                <w:t xml:space="preserve">            Controller.  Semantics of these roles are specified in the </w:t>
              </w:r>
            </w:ins>
          </w:p>
          <w:p w14:paraId="1231BAF1" w14:textId="77777777" w:rsidR="00D708FE" w:rsidRDefault="00D708FE" w:rsidP="00D708FE">
            <w:pPr>
              <w:pStyle w:val="XML1"/>
              <w:rPr>
                <w:ins w:id="20793" w:author="Thomas Dietz" w:date="2012-08-08T16:18:00Z"/>
              </w:rPr>
            </w:pPr>
            <w:ins w:id="20794" w:author="Thomas Dietz" w:date="2012-08-08T16:18:00Z">
              <w:r>
                <w:t xml:space="preserve">            OpenFlow specifications 1.0 - 1.3.1.  It is RECOMMENDED</w:t>
              </w:r>
            </w:ins>
          </w:p>
          <w:p w14:paraId="18DD7649" w14:textId="77777777" w:rsidR="00D708FE" w:rsidRDefault="00D708FE" w:rsidP="00D708FE">
            <w:pPr>
              <w:pStyle w:val="XML1"/>
              <w:rPr>
                <w:ins w:id="20795" w:author="Thomas Dietz" w:date="2012-08-08T16:18:00Z"/>
              </w:rPr>
            </w:pPr>
            <w:ins w:id="20796" w:author="Thomas Dietz" w:date="2012-08-08T16:18:00Z">
              <w:r>
                <w:t xml:space="preserve">            that the roles of controllers are not configured by</w:t>
              </w:r>
            </w:ins>
          </w:p>
          <w:p w14:paraId="030F93FB" w14:textId="77777777" w:rsidR="00D708FE" w:rsidRDefault="00D708FE" w:rsidP="00D708FE">
            <w:pPr>
              <w:pStyle w:val="XML1"/>
              <w:rPr>
                <w:ins w:id="20797" w:author="Thomas Dietz" w:date="2012-08-08T16:18:00Z"/>
              </w:rPr>
            </w:pPr>
            <w:ins w:id="20798" w:author="Thomas Dietz" w:date="2012-08-08T16:18:00Z">
              <w:r>
                <w:t xml:space="preserve">            OF-CONFIG 1.1.1 but determined using the OpenFlow protocol.</w:t>
              </w:r>
            </w:ins>
          </w:p>
          <w:p w14:paraId="07ACC646" w14:textId="77777777" w:rsidR="00D708FE" w:rsidRDefault="00D708FE" w:rsidP="00D708FE">
            <w:pPr>
              <w:pStyle w:val="XML1"/>
              <w:rPr>
                <w:ins w:id="20799" w:author="Thomas Dietz" w:date="2012-08-08T16:18:00Z"/>
              </w:rPr>
            </w:pPr>
            <w:ins w:id="20800" w:author="Thomas Dietz" w:date="2012-08-08T16:18:00Z">
              <w:r>
                <w:t xml:space="preserve">            OpenFlow Controllers configured by OF-CONFIG 1.1.1 have the</w:t>
              </w:r>
            </w:ins>
          </w:p>
          <w:p w14:paraId="0A3F26DB" w14:textId="77777777" w:rsidR="00D708FE" w:rsidRDefault="00D708FE" w:rsidP="00D708FE">
            <w:pPr>
              <w:pStyle w:val="XML1"/>
              <w:rPr>
                <w:ins w:id="20801" w:author="Thomas Dietz" w:date="2012-08-08T16:18:00Z"/>
              </w:rPr>
            </w:pPr>
            <w:ins w:id="20802" w:author="Thomas Dietz" w:date="2012-08-08T16:18:00Z">
              <w:r>
                <w:t xml:space="preserve">            default role 'equal'.  A role other than 'equal' MAY be</w:t>
              </w:r>
            </w:ins>
          </w:p>
          <w:p w14:paraId="33C2453D" w14:textId="77777777" w:rsidR="00D708FE" w:rsidRDefault="00D708FE" w:rsidP="00D708FE">
            <w:pPr>
              <w:pStyle w:val="XML1"/>
              <w:rPr>
                <w:ins w:id="20803" w:author="Thomas Dietz" w:date="2012-08-08T16:18:00Z"/>
              </w:rPr>
            </w:pPr>
            <w:ins w:id="20804" w:author="Thomas Dietz" w:date="2012-08-08T16:18:00Z">
              <w:r>
                <w:t xml:space="preserve">            assigned to a controller.  Roles 'slave' and 'equal' MAY be</w:t>
              </w:r>
            </w:ins>
          </w:p>
          <w:p w14:paraId="3EE70DC1" w14:textId="77777777" w:rsidR="00D708FE" w:rsidRDefault="00D708FE" w:rsidP="00D708FE">
            <w:pPr>
              <w:pStyle w:val="XML1"/>
              <w:rPr>
                <w:ins w:id="20805" w:author="Thomas Dietz" w:date="2012-08-08T16:18:00Z"/>
              </w:rPr>
            </w:pPr>
            <w:ins w:id="20806" w:author="Thomas Dietz" w:date="2012-08-08T16:18:00Z">
              <w:r>
                <w:t xml:space="preserve">            assigned to multiple controllers.  Role 'master' MUST NOT</w:t>
              </w:r>
            </w:ins>
          </w:p>
          <w:p w14:paraId="41077AD5" w14:textId="77777777" w:rsidR="00D708FE" w:rsidRDefault="00D708FE" w:rsidP="00D708FE">
            <w:pPr>
              <w:pStyle w:val="XML1"/>
              <w:rPr>
                <w:ins w:id="20807" w:author="Thomas Dietz" w:date="2012-08-08T16:18:00Z"/>
              </w:rPr>
            </w:pPr>
            <w:ins w:id="20808" w:author="Thomas Dietz" w:date="2012-08-08T16:18:00Z">
              <w:r>
                <w:t xml:space="preserve">            be assigned to more than one controller.</w:t>
              </w:r>
            </w:ins>
          </w:p>
          <w:p w14:paraId="57000F6D" w14:textId="77777777" w:rsidR="00D708FE" w:rsidRDefault="00D708FE" w:rsidP="00D708FE">
            <w:pPr>
              <w:pStyle w:val="XML1"/>
              <w:rPr>
                <w:ins w:id="20809" w:author="Thomas Dietz" w:date="2012-08-08T16:18:00Z"/>
              </w:rPr>
            </w:pPr>
          </w:p>
          <w:p w14:paraId="385C9E77" w14:textId="77777777" w:rsidR="00D708FE" w:rsidRDefault="00D708FE" w:rsidP="00D708FE">
            <w:pPr>
              <w:pStyle w:val="XML1"/>
              <w:rPr>
                <w:ins w:id="20810" w:author="Thomas Dietz" w:date="2012-08-08T16:18:00Z"/>
              </w:rPr>
            </w:pPr>
            <w:ins w:id="20811" w:author="Thomas Dietz" w:date="2012-08-08T16:18:00Z">
              <w:r>
                <w:t xml:space="preserve">            This element is optional. If this element is not present it</w:t>
              </w:r>
            </w:ins>
          </w:p>
          <w:p w14:paraId="54381B36" w14:textId="77777777" w:rsidR="00D708FE" w:rsidRDefault="00D708FE" w:rsidP="00D708FE">
            <w:pPr>
              <w:pStyle w:val="XML1"/>
              <w:rPr>
                <w:ins w:id="20812" w:author="Thomas Dietz" w:date="2012-08-08T16:18:00Z"/>
              </w:rPr>
            </w:pPr>
            <w:ins w:id="20813" w:author="Thomas Dietz" w:date="2012-08-08T16:18:00Z">
              <w:r>
                <w:t xml:space="preserve">            defaults to 'equal'.</w:t>
              </w:r>
            </w:ins>
          </w:p>
          <w:p w14:paraId="0778DA9C" w14:textId="77777777" w:rsidR="00D708FE" w:rsidRDefault="00D708FE" w:rsidP="00D708FE">
            <w:pPr>
              <w:pStyle w:val="XML1"/>
              <w:rPr>
                <w:ins w:id="20814" w:author="Thomas Dietz" w:date="2012-08-08T16:18:00Z"/>
              </w:rPr>
            </w:pPr>
            <w:ins w:id="20815" w:author="Thomas Dietz" w:date="2012-08-08T16:18:00Z">
              <w:r>
                <w:t xml:space="preserve">          &lt;/xs:documentation&gt;</w:t>
              </w:r>
            </w:ins>
          </w:p>
          <w:p w14:paraId="42674D0B" w14:textId="77777777" w:rsidR="00D708FE" w:rsidRDefault="00D708FE" w:rsidP="00D708FE">
            <w:pPr>
              <w:pStyle w:val="XML1"/>
              <w:rPr>
                <w:ins w:id="20816" w:author="Thomas Dietz" w:date="2012-08-08T16:18:00Z"/>
              </w:rPr>
            </w:pPr>
            <w:ins w:id="20817" w:author="Thomas Dietz" w:date="2012-08-08T16:18:00Z">
              <w:r>
                <w:t xml:space="preserve">        &lt;/xs:annotation&gt;</w:t>
              </w:r>
            </w:ins>
          </w:p>
          <w:p w14:paraId="10036595" w14:textId="77777777" w:rsidR="00D708FE" w:rsidRDefault="00D708FE" w:rsidP="00D708FE">
            <w:pPr>
              <w:pStyle w:val="XML1"/>
              <w:rPr>
                <w:ins w:id="20818" w:author="Thomas Dietz" w:date="2012-08-08T16:18:00Z"/>
              </w:rPr>
            </w:pPr>
            <w:ins w:id="20819" w:author="Thomas Dietz" w:date="2012-08-08T16:18:00Z">
              <w:r>
                <w:t xml:space="preserve">        &lt;xs:simpleType&gt;</w:t>
              </w:r>
            </w:ins>
          </w:p>
          <w:p w14:paraId="6D5CBCA6" w14:textId="77777777" w:rsidR="00D708FE" w:rsidRDefault="00D708FE" w:rsidP="00D708FE">
            <w:pPr>
              <w:pStyle w:val="XML1"/>
              <w:rPr>
                <w:ins w:id="20820" w:author="Thomas Dietz" w:date="2012-08-08T16:18:00Z"/>
              </w:rPr>
            </w:pPr>
            <w:ins w:id="20821" w:author="Thomas Dietz" w:date="2012-08-08T16:18:00Z">
              <w:r>
                <w:t xml:space="preserve">          &lt;xs:restriction base="xs:string"&gt;</w:t>
              </w:r>
            </w:ins>
          </w:p>
          <w:p w14:paraId="19BE1D00" w14:textId="77777777" w:rsidR="00D708FE" w:rsidRDefault="00D708FE" w:rsidP="00D708FE">
            <w:pPr>
              <w:pStyle w:val="XML1"/>
              <w:rPr>
                <w:ins w:id="20822" w:author="Thomas Dietz" w:date="2012-08-08T16:18:00Z"/>
              </w:rPr>
            </w:pPr>
            <w:ins w:id="20823" w:author="Thomas Dietz" w:date="2012-08-08T16:18:00Z">
              <w:r>
                <w:t xml:space="preserve">            &lt;xs:enumeration value="master"/&gt;</w:t>
              </w:r>
            </w:ins>
          </w:p>
          <w:p w14:paraId="2D6B43AC" w14:textId="77777777" w:rsidR="00D708FE" w:rsidRDefault="00D708FE" w:rsidP="00D708FE">
            <w:pPr>
              <w:pStyle w:val="XML1"/>
              <w:rPr>
                <w:ins w:id="20824" w:author="Thomas Dietz" w:date="2012-08-08T16:18:00Z"/>
              </w:rPr>
            </w:pPr>
            <w:ins w:id="20825" w:author="Thomas Dietz" w:date="2012-08-08T16:18:00Z">
              <w:r>
                <w:t xml:space="preserve">            &lt;xs:enumeration value="slave"/&gt;</w:t>
              </w:r>
            </w:ins>
          </w:p>
          <w:p w14:paraId="070FD995" w14:textId="77777777" w:rsidR="00D708FE" w:rsidRDefault="00D708FE" w:rsidP="00D708FE">
            <w:pPr>
              <w:pStyle w:val="XML1"/>
              <w:rPr>
                <w:ins w:id="20826" w:author="Thomas Dietz" w:date="2012-08-08T16:18:00Z"/>
              </w:rPr>
            </w:pPr>
            <w:ins w:id="20827" w:author="Thomas Dietz" w:date="2012-08-08T16:18:00Z">
              <w:r>
                <w:t xml:space="preserve">            &lt;xs:enumeration value="equal"/&gt;</w:t>
              </w:r>
            </w:ins>
          </w:p>
          <w:p w14:paraId="061AD02C" w14:textId="77777777" w:rsidR="00D708FE" w:rsidRDefault="00D708FE" w:rsidP="00D708FE">
            <w:pPr>
              <w:pStyle w:val="XML1"/>
              <w:rPr>
                <w:ins w:id="20828" w:author="Thomas Dietz" w:date="2012-08-08T16:18:00Z"/>
              </w:rPr>
            </w:pPr>
            <w:ins w:id="20829" w:author="Thomas Dietz" w:date="2012-08-08T16:18:00Z">
              <w:r>
                <w:t xml:space="preserve">          &lt;/xs:restriction&gt;</w:t>
              </w:r>
            </w:ins>
          </w:p>
          <w:p w14:paraId="4DB0CD73" w14:textId="77777777" w:rsidR="00D708FE" w:rsidRDefault="00D708FE" w:rsidP="00D708FE">
            <w:pPr>
              <w:pStyle w:val="XML1"/>
              <w:rPr>
                <w:ins w:id="20830" w:author="Thomas Dietz" w:date="2012-08-08T16:18:00Z"/>
              </w:rPr>
            </w:pPr>
            <w:ins w:id="20831" w:author="Thomas Dietz" w:date="2012-08-08T16:18:00Z">
              <w:r>
                <w:t xml:space="preserve">        &lt;/xs:simpleType&gt;</w:t>
              </w:r>
            </w:ins>
          </w:p>
          <w:p w14:paraId="12C687BA" w14:textId="77777777" w:rsidR="00D708FE" w:rsidRDefault="00D708FE" w:rsidP="00D708FE">
            <w:pPr>
              <w:pStyle w:val="XML1"/>
              <w:rPr>
                <w:ins w:id="20832" w:author="Thomas Dietz" w:date="2012-08-08T16:18:00Z"/>
              </w:rPr>
            </w:pPr>
            <w:ins w:id="20833" w:author="Thomas Dietz" w:date="2012-08-08T16:18:00Z">
              <w:r>
                <w:t xml:space="preserve">      &lt;/xs:element&gt;</w:t>
              </w:r>
            </w:ins>
          </w:p>
          <w:p w14:paraId="6551A0F7" w14:textId="77777777" w:rsidR="00D708FE" w:rsidRDefault="00D708FE" w:rsidP="00D708FE">
            <w:pPr>
              <w:pStyle w:val="XML1"/>
              <w:rPr>
                <w:ins w:id="20834" w:author="Thomas Dietz" w:date="2012-08-08T16:18:00Z"/>
              </w:rPr>
            </w:pPr>
            <w:ins w:id="20835" w:author="Thomas Dietz" w:date="2012-08-08T16:18:00Z">
              <w:r>
                <w:t xml:space="preserve">      &lt;xs:element name="ip-address"  type="inet:ip-address"&gt;</w:t>
              </w:r>
            </w:ins>
          </w:p>
          <w:p w14:paraId="07991EFE" w14:textId="77777777" w:rsidR="00D708FE" w:rsidRDefault="00D708FE" w:rsidP="00D708FE">
            <w:pPr>
              <w:pStyle w:val="XML1"/>
              <w:rPr>
                <w:ins w:id="20836" w:author="Thomas Dietz" w:date="2012-08-08T16:18:00Z"/>
              </w:rPr>
            </w:pPr>
            <w:ins w:id="20837" w:author="Thomas Dietz" w:date="2012-08-08T16:18:00Z">
              <w:r>
                <w:t xml:space="preserve">        &lt;xs:annotation&gt;</w:t>
              </w:r>
            </w:ins>
          </w:p>
          <w:p w14:paraId="1846A209" w14:textId="77777777" w:rsidR="00D708FE" w:rsidRDefault="00D708FE" w:rsidP="00D708FE">
            <w:pPr>
              <w:pStyle w:val="XML1"/>
              <w:rPr>
                <w:ins w:id="20838" w:author="Thomas Dietz" w:date="2012-08-08T16:18:00Z"/>
              </w:rPr>
            </w:pPr>
            <w:ins w:id="20839" w:author="Thomas Dietz" w:date="2012-08-08T16:18:00Z">
              <w:r>
                <w:t xml:space="preserve">          &lt;xs:documentation&gt;</w:t>
              </w:r>
            </w:ins>
          </w:p>
          <w:p w14:paraId="68C2E9BE" w14:textId="77777777" w:rsidR="00D708FE" w:rsidRDefault="00D708FE" w:rsidP="00D708FE">
            <w:pPr>
              <w:pStyle w:val="XML1"/>
              <w:rPr>
                <w:ins w:id="20840" w:author="Thomas Dietz" w:date="2012-08-08T16:18:00Z"/>
              </w:rPr>
            </w:pPr>
            <w:ins w:id="20841" w:author="Thomas Dietz" w:date="2012-08-08T16:18:00Z">
              <w:r>
                <w:t xml:space="preserve">            The IP address of the OpenFlow Controller.  This</w:t>
              </w:r>
            </w:ins>
          </w:p>
          <w:p w14:paraId="188DF9E3" w14:textId="77777777" w:rsidR="00D708FE" w:rsidRDefault="00D708FE" w:rsidP="00D708FE">
            <w:pPr>
              <w:pStyle w:val="XML1"/>
              <w:rPr>
                <w:ins w:id="20842" w:author="Thomas Dietz" w:date="2012-08-08T16:18:00Z"/>
              </w:rPr>
            </w:pPr>
            <w:ins w:id="20843" w:author="Thomas Dietz" w:date="2012-08-08T16:18:00Z">
              <w:r>
                <w:t xml:space="preserve">            IP address is used by the OpenFlow Logical Switch when</w:t>
              </w:r>
            </w:ins>
          </w:p>
          <w:p w14:paraId="19B84778" w14:textId="77777777" w:rsidR="00D708FE" w:rsidRDefault="00D708FE" w:rsidP="00D708FE">
            <w:pPr>
              <w:pStyle w:val="XML1"/>
              <w:rPr>
                <w:ins w:id="20844" w:author="Thomas Dietz" w:date="2012-08-08T16:18:00Z"/>
              </w:rPr>
            </w:pPr>
            <w:ins w:id="20845" w:author="Thomas Dietz" w:date="2012-08-08T16:18:00Z">
              <w:r>
                <w:t xml:space="preserve">            connecting to the OpenFlow Controller.</w:t>
              </w:r>
            </w:ins>
          </w:p>
          <w:p w14:paraId="4D9A7D71" w14:textId="77777777" w:rsidR="00D708FE" w:rsidRDefault="00D708FE" w:rsidP="00D708FE">
            <w:pPr>
              <w:pStyle w:val="XML1"/>
              <w:rPr>
                <w:ins w:id="20846" w:author="Thomas Dietz" w:date="2012-08-08T16:18:00Z"/>
              </w:rPr>
            </w:pPr>
          </w:p>
          <w:p w14:paraId="3ACB3064" w14:textId="77777777" w:rsidR="00D708FE" w:rsidRDefault="00D708FE" w:rsidP="00D708FE">
            <w:pPr>
              <w:pStyle w:val="XML1"/>
              <w:rPr>
                <w:ins w:id="20847" w:author="Thomas Dietz" w:date="2012-08-08T16:18:00Z"/>
              </w:rPr>
            </w:pPr>
            <w:ins w:id="20848" w:author="Thomas Dietz" w:date="2012-08-08T16:18:00Z">
              <w:r>
                <w:t xml:space="preserve">            This element MUST be present in the NETCONF data store.</w:t>
              </w:r>
            </w:ins>
          </w:p>
          <w:p w14:paraId="200C4C17" w14:textId="77777777" w:rsidR="00D708FE" w:rsidRDefault="00D708FE" w:rsidP="00D708FE">
            <w:pPr>
              <w:pStyle w:val="XML1"/>
              <w:rPr>
                <w:ins w:id="20849" w:author="Thomas Dietz" w:date="2012-08-08T16:18:00Z"/>
              </w:rPr>
            </w:pPr>
            <w:ins w:id="20850" w:author="Thomas Dietz" w:date="2012-08-08T16:18:00Z">
              <w:r>
                <w:t xml:space="preserve">            If this element is not present in a NETCONF &amp;lt;edit-config&amp;gt;</w:t>
              </w:r>
            </w:ins>
          </w:p>
          <w:p w14:paraId="12CFC714" w14:textId="77777777" w:rsidR="00D708FE" w:rsidRDefault="00D708FE" w:rsidP="00D708FE">
            <w:pPr>
              <w:pStyle w:val="XML1"/>
              <w:rPr>
                <w:ins w:id="20851" w:author="Thomas Dietz" w:date="2012-08-08T16:18:00Z"/>
              </w:rPr>
            </w:pPr>
            <w:ins w:id="20852" w:author="Thomas Dietz" w:date="2012-08-08T16:18:00Z">
              <w:r>
                <w:t xml:space="preserve">            operation 'create', 'merge' or 'replace' and the parent</w:t>
              </w:r>
            </w:ins>
          </w:p>
          <w:p w14:paraId="481510FF" w14:textId="77777777" w:rsidR="00D708FE" w:rsidRDefault="00D708FE" w:rsidP="00D708FE">
            <w:pPr>
              <w:pStyle w:val="XML1"/>
              <w:rPr>
                <w:ins w:id="20853" w:author="Thomas Dietz" w:date="2012-08-08T16:18:00Z"/>
              </w:rPr>
            </w:pPr>
            <w:ins w:id="20854" w:author="Thomas Dietz" w:date="2012-08-08T16:18:00Z">
              <w:r>
                <w:t xml:space="preserve">            element does not exist, a 'data-missing' error is</w:t>
              </w:r>
            </w:ins>
          </w:p>
          <w:p w14:paraId="6B39F275" w14:textId="77777777" w:rsidR="00D708FE" w:rsidRDefault="00D708FE" w:rsidP="00D708FE">
            <w:pPr>
              <w:pStyle w:val="XML1"/>
              <w:rPr>
                <w:ins w:id="20855" w:author="Thomas Dietz" w:date="2012-08-08T16:18:00Z"/>
              </w:rPr>
            </w:pPr>
            <w:ins w:id="20856" w:author="Thomas Dietz" w:date="2012-08-08T16:18:00Z">
              <w:r>
                <w:t xml:space="preserve">            returned.</w:t>
              </w:r>
            </w:ins>
          </w:p>
          <w:p w14:paraId="29175AF5" w14:textId="77777777" w:rsidR="00D708FE" w:rsidRDefault="00D708FE" w:rsidP="00D708FE">
            <w:pPr>
              <w:pStyle w:val="XML1"/>
              <w:rPr>
                <w:ins w:id="20857" w:author="Thomas Dietz" w:date="2012-08-08T16:18:00Z"/>
              </w:rPr>
            </w:pPr>
            <w:ins w:id="20858" w:author="Thomas Dietz" w:date="2012-08-08T16:18:00Z">
              <w:r>
                <w:t xml:space="preserve">          &lt;/xs:documentation&gt;</w:t>
              </w:r>
            </w:ins>
          </w:p>
          <w:p w14:paraId="0009246D" w14:textId="77777777" w:rsidR="00D708FE" w:rsidRDefault="00D708FE" w:rsidP="00D708FE">
            <w:pPr>
              <w:pStyle w:val="XML1"/>
              <w:rPr>
                <w:ins w:id="20859" w:author="Thomas Dietz" w:date="2012-08-08T16:18:00Z"/>
              </w:rPr>
            </w:pPr>
            <w:ins w:id="20860" w:author="Thomas Dietz" w:date="2012-08-08T16:18:00Z">
              <w:r>
                <w:t xml:space="preserve">        &lt;/xs:annotation&gt;</w:t>
              </w:r>
            </w:ins>
          </w:p>
          <w:p w14:paraId="79C71EA5" w14:textId="77777777" w:rsidR="00D708FE" w:rsidRDefault="00D708FE" w:rsidP="00D708FE">
            <w:pPr>
              <w:pStyle w:val="XML1"/>
              <w:rPr>
                <w:ins w:id="20861" w:author="Thomas Dietz" w:date="2012-08-08T16:18:00Z"/>
              </w:rPr>
            </w:pPr>
            <w:ins w:id="20862" w:author="Thomas Dietz" w:date="2012-08-08T16:18:00Z">
              <w:r>
                <w:t xml:space="preserve">      &lt;/xs:element&gt;</w:t>
              </w:r>
            </w:ins>
          </w:p>
          <w:p w14:paraId="66EF90DC" w14:textId="77777777" w:rsidR="00D708FE" w:rsidRDefault="00D708FE" w:rsidP="00D708FE">
            <w:pPr>
              <w:pStyle w:val="XML1"/>
              <w:rPr>
                <w:ins w:id="20863" w:author="Thomas Dietz" w:date="2012-08-08T16:18:00Z"/>
              </w:rPr>
            </w:pPr>
            <w:ins w:id="20864" w:author="Thomas Dietz" w:date="2012-08-08T16:18:00Z">
              <w:r>
                <w:t xml:space="preserve">      &lt;xs:element name="port"  type="inet:port-number"&gt;</w:t>
              </w:r>
            </w:ins>
          </w:p>
          <w:p w14:paraId="0F952536" w14:textId="77777777" w:rsidR="00D708FE" w:rsidRDefault="00D708FE" w:rsidP="00D708FE">
            <w:pPr>
              <w:pStyle w:val="XML1"/>
              <w:rPr>
                <w:ins w:id="20865" w:author="Thomas Dietz" w:date="2012-08-08T16:18:00Z"/>
              </w:rPr>
            </w:pPr>
            <w:ins w:id="20866" w:author="Thomas Dietz" w:date="2012-08-08T16:18:00Z">
              <w:r>
                <w:t xml:space="preserve">        &lt;xs:annotation&gt;</w:t>
              </w:r>
            </w:ins>
          </w:p>
          <w:p w14:paraId="67C14190" w14:textId="77777777" w:rsidR="00D708FE" w:rsidRDefault="00D708FE" w:rsidP="00D708FE">
            <w:pPr>
              <w:pStyle w:val="XML1"/>
              <w:rPr>
                <w:ins w:id="20867" w:author="Thomas Dietz" w:date="2012-08-08T16:18:00Z"/>
              </w:rPr>
            </w:pPr>
            <w:ins w:id="20868" w:author="Thomas Dietz" w:date="2012-08-08T16:18:00Z">
              <w:r>
                <w:t xml:space="preserve">          &lt;xs:documentation&gt;</w:t>
              </w:r>
            </w:ins>
          </w:p>
          <w:p w14:paraId="7BFD0CF2" w14:textId="77777777" w:rsidR="00D708FE" w:rsidRDefault="00D708FE" w:rsidP="00D708FE">
            <w:pPr>
              <w:pStyle w:val="XML1"/>
              <w:rPr>
                <w:ins w:id="20869" w:author="Thomas Dietz" w:date="2012-08-08T16:18:00Z"/>
              </w:rPr>
            </w:pPr>
            <w:ins w:id="20870" w:author="Thomas Dietz" w:date="2012-08-08T16:18:00Z">
              <w:r>
                <w:t xml:space="preserve">            The TCP port number at the OpenFlow Controller.</w:t>
              </w:r>
            </w:ins>
          </w:p>
          <w:p w14:paraId="35E6A5BD" w14:textId="77777777" w:rsidR="00D708FE" w:rsidRDefault="00D708FE" w:rsidP="00D708FE">
            <w:pPr>
              <w:pStyle w:val="XML1"/>
              <w:rPr>
                <w:ins w:id="20871" w:author="Thomas Dietz" w:date="2012-08-08T16:18:00Z"/>
              </w:rPr>
            </w:pPr>
            <w:ins w:id="20872" w:author="Thomas Dietz" w:date="2012-08-08T16:18:00Z">
              <w:r>
                <w:t xml:space="preserve">            This port number is used by the OpenFlow Logical Switch</w:t>
              </w:r>
            </w:ins>
          </w:p>
          <w:p w14:paraId="6C7106DE" w14:textId="77777777" w:rsidR="00D708FE" w:rsidRDefault="00D708FE" w:rsidP="00D708FE">
            <w:pPr>
              <w:pStyle w:val="XML1"/>
              <w:rPr>
                <w:ins w:id="20873" w:author="Thomas Dietz" w:date="2012-08-08T16:18:00Z"/>
              </w:rPr>
            </w:pPr>
            <w:ins w:id="20874" w:author="Thomas Dietz" w:date="2012-08-08T16:18:00Z">
              <w:r>
                <w:t xml:space="preserve">            when connecting to the OpenFlow Controller using TCP or</w:t>
              </w:r>
            </w:ins>
          </w:p>
          <w:p w14:paraId="4721703A" w14:textId="77777777" w:rsidR="00D708FE" w:rsidRDefault="00D708FE" w:rsidP="00D708FE">
            <w:pPr>
              <w:pStyle w:val="XML1"/>
              <w:rPr>
                <w:ins w:id="20875" w:author="Thomas Dietz" w:date="2012-08-08T16:18:00Z"/>
              </w:rPr>
            </w:pPr>
            <w:ins w:id="20876" w:author="Thomas Dietz" w:date="2012-08-08T16:18:00Z">
              <w:r>
                <w:lastRenderedPageBreak/>
                <w:t xml:space="preserve">            TLS.  The default value is 6633.</w:t>
              </w:r>
            </w:ins>
          </w:p>
          <w:p w14:paraId="68DB4B64" w14:textId="77777777" w:rsidR="00D708FE" w:rsidRDefault="00D708FE" w:rsidP="00D708FE">
            <w:pPr>
              <w:pStyle w:val="XML1"/>
              <w:rPr>
                <w:ins w:id="20877" w:author="Thomas Dietz" w:date="2012-08-08T16:18:00Z"/>
              </w:rPr>
            </w:pPr>
          </w:p>
          <w:p w14:paraId="3FE831DD" w14:textId="77777777" w:rsidR="00D708FE" w:rsidRDefault="00D708FE" w:rsidP="00D708FE">
            <w:pPr>
              <w:pStyle w:val="XML1"/>
              <w:rPr>
                <w:ins w:id="20878" w:author="Thomas Dietz" w:date="2012-08-08T16:18:00Z"/>
              </w:rPr>
            </w:pPr>
            <w:ins w:id="20879" w:author="Thomas Dietz" w:date="2012-08-08T16:18:00Z">
              <w:r>
                <w:t xml:space="preserve">            This element is optional. If this element is not present it</w:t>
              </w:r>
            </w:ins>
          </w:p>
          <w:p w14:paraId="49CDD2C3" w14:textId="77777777" w:rsidR="00D708FE" w:rsidRDefault="00D708FE" w:rsidP="00D708FE">
            <w:pPr>
              <w:pStyle w:val="XML1"/>
              <w:rPr>
                <w:ins w:id="20880" w:author="Thomas Dietz" w:date="2012-08-08T16:18:00Z"/>
              </w:rPr>
            </w:pPr>
            <w:ins w:id="20881" w:author="Thomas Dietz" w:date="2012-08-08T16:18:00Z">
              <w:r>
                <w:t xml:space="preserve">            defaults to 6633.</w:t>
              </w:r>
            </w:ins>
          </w:p>
          <w:p w14:paraId="781B56C2" w14:textId="77777777" w:rsidR="00D708FE" w:rsidRDefault="00D708FE" w:rsidP="00D708FE">
            <w:pPr>
              <w:pStyle w:val="XML1"/>
              <w:rPr>
                <w:ins w:id="20882" w:author="Thomas Dietz" w:date="2012-08-08T16:18:00Z"/>
              </w:rPr>
            </w:pPr>
            <w:ins w:id="20883" w:author="Thomas Dietz" w:date="2012-08-08T16:18:00Z">
              <w:r>
                <w:t xml:space="preserve">          &lt;/xs:documentation&gt;</w:t>
              </w:r>
            </w:ins>
          </w:p>
          <w:p w14:paraId="4BDC3B19" w14:textId="77777777" w:rsidR="00D708FE" w:rsidRDefault="00D708FE" w:rsidP="00D708FE">
            <w:pPr>
              <w:pStyle w:val="XML1"/>
              <w:rPr>
                <w:ins w:id="20884" w:author="Thomas Dietz" w:date="2012-08-08T16:18:00Z"/>
              </w:rPr>
            </w:pPr>
            <w:ins w:id="20885" w:author="Thomas Dietz" w:date="2012-08-08T16:18:00Z">
              <w:r>
                <w:t xml:space="preserve">        &lt;/xs:annotation&gt;</w:t>
              </w:r>
            </w:ins>
          </w:p>
          <w:p w14:paraId="5AD41A34" w14:textId="77777777" w:rsidR="00D708FE" w:rsidRDefault="00D708FE" w:rsidP="00D708FE">
            <w:pPr>
              <w:pStyle w:val="XML1"/>
              <w:rPr>
                <w:ins w:id="20886" w:author="Thomas Dietz" w:date="2012-08-08T16:18:00Z"/>
              </w:rPr>
            </w:pPr>
            <w:ins w:id="20887" w:author="Thomas Dietz" w:date="2012-08-08T16:18:00Z">
              <w:r>
                <w:t xml:space="preserve">      &lt;/xs:element&gt;</w:t>
              </w:r>
            </w:ins>
          </w:p>
          <w:p w14:paraId="15FE1ADB" w14:textId="77777777" w:rsidR="00D708FE" w:rsidRDefault="00D708FE" w:rsidP="00D708FE">
            <w:pPr>
              <w:pStyle w:val="XML1"/>
              <w:rPr>
                <w:ins w:id="20888" w:author="Thomas Dietz" w:date="2012-08-08T16:18:00Z"/>
              </w:rPr>
            </w:pPr>
            <w:ins w:id="20889" w:author="Thomas Dietz" w:date="2012-08-08T16:18:00Z">
              <w:r>
                <w:t xml:space="preserve">      &lt;xs:element name="local-ip-address"  type="inet:ip-address"&gt;</w:t>
              </w:r>
            </w:ins>
          </w:p>
          <w:p w14:paraId="5058EE7E" w14:textId="77777777" w:rsidR="00D708FE" w:rsidRDefault="00D708FE" w:rsidP="00D708FE">
            <w:pPr>
              <w:pStyle w:val="XML1"/>
              <w:rPr>
                <w:ins w:id="20890" w:author="Thomas Dietz" w:date="2012-08-08T16:18:00Z"/>
              </w:rPr>
            </w:pPr>
            <w:ins w:id="20891" w:author="Thomas Dietz" w:date="2012-08-08T16:18:00Z">
              <w:r>
                <w:t xml:space="preserve">        &lt;xs:annotation&gt;</w:t>
              </w:r>
            </w:ins>
          </w:p>
          <w:p w14:paraId="7EC234AE" w14:textId="77777777" w:rsidR="00D708FE" w:rsidRDefault="00D708FE" w:rsidP="00D708FE">
            <w:pPr>
              <w:pStyle w:val="XML1"/>
              <w:rPr>
                <w:ins w:id="20892" w:author="Thomas Dietz" w:date="2012-08-08T16:18:00Z"/>
              </w:rPr>
            </w:pPr>
            <w:ins w:id="20893" w:author="Thomas Dietz" w:date="2012-08-08T16:18:00Z">
              <w:r>
                <w:t xml:space="preserve">          &lt;xs:documentation&gt;</w:t>
              </w:r>
            </w:ins>
          </w:p>
          <w:p w14:paraId="7B6C0067" w14:textId="77777777" w:rsidR="00D708FE" w:rsidRDefault="00D708FE" w:rsidP="00D708FE">
            <w:pPr>
              <w:pStyle w:val="XML1"/>
              <w:rPr>
                <w:ins w:id="20894" w:author="Thomas Dietz" w:date="2012-08-08T16:18:00Z"/>
              </w:rPr>
            </w:pPr>
            <w:ins w:id="20895" w:author="Thomas Dietz" w:date="2012-08-08T16:18:00Z">
              <w:r>
                <w:t xml:space="preserve">            The local IP address of the OpenFlow Logical</w:t>
              </w:r>
            </w:ins>
          </w:p>
          <w:p w14:paraId="79585FBB" w14:textId="77777777" w:rsidR="00D708FE" w:rsidRDefault="00D708FE" w:rsidP="00D708FE">
            <w:pPr>
              <w:pStyle w:val="XML1"/>
              <w:rPr>
                <w:ins w:id="20896" w:author="Thomas Dietz" w:date="2012-08-08T16:18:00Z"/>
              </w:rPr>
            </w:pPr>
            <w:ins w:id="20897" w:author="Thomas Dietz" w:date="2012-08-08T16:18:00Z">
              <w:r>
                <w:t xml:space="preserve">            Switch when connecting to this OpenFlow Controller.  It is</w:t>
              </w:r>
            </w:ins>
          </w:p>
          <w:p w14:paraId="4E5D93ED" w14:textId="77777777" w:rsidR="00D708FE" w:rsidRDefault="00D708FE" w:rsidP="00D708FE">
            <w:pPr>
              <w:pStyle w:val="XML1"/>
              <w:rPr>
                <w:ins w:id="20898" w:author="Thomas Dietz" w:date="2012-08-08T16:18:00Z"/>
              </w:rPr>
            </w:pPr>
            <w:ins w:id="20899" w:author="Thomas Dietz" w:date="2012-08-08T16:18:00Z">
              <w:r>
                <w:t xml:space="preserve">            the source IP address of packets sent to this OpenFlow</w:t>
              </w:r>
            </w:ins>
          </w:p>
          <w:p w14:paraId="7700C2D6" w14:textId="77777777" w:rsidR="00D708FE" w:rsidRDefault="00D708FE" w:rsidP="00D708FE">
            <w:pPr>
              <w:pStyle w:val="XML1"/>
              <w:rPr>
                <w:ins w:id="20900" w:author="Thomas Dietz" w:date="2012-08-08T16:18:00Z"/>
              </w:rPr>
            </w:pPr>
            <w:ins w:id="20901" w:author="Thomas Dietz" w:date="2012-08-08T16:18:00Z">
              <w:r>
                <w:t xml:space="preserve">            Controller.  If present, this element overrides any default</w:t>
              </w:r>
            </w:ins>
          </w:p>
          <w:p w14:paraId="733F807A" w14:textId="77777777" w:rsidR="00D708FE" w:rsidRDefault="00D708FE" w:rsidP="00D708FE">
            <w:pPr>
              <w:pStyle w:val="XML1"/>
              <w:rPr>
                <w:ins w:id="20902" w:author="Thomas Dietz" w:date="2012-08-08T16:18:00Z"/>
              </w:rPr>
            </w:pPr>
            <w:ins w:id="20903" w:author="Thomas Dietz" w:date="2012-08-08T16:18:00Z">
              <w:r>
                <w:t xml:space="preserve">            IP address.</w:t>
              </w:r>
            </w:ins>
          </w:p>
          <w:p w14:paraId="6630C85F" w14:textId="77777777" w:rsidR="00D708FE" w:rsidRDefault="00D708FE" w:rsidP="00D708FE">
            <w:pPr>
              <w:pStyle w:val="XML1"/>
              <w:rPr>
                <w:ins w:id="20904" w:author="Thomas Dietz" w:date="2012-08-08T16:18:00Z"/>
              </w:rPr>
            </w:pPr>
            <w:ins w:id="20905" w:author="Thomas Dietz" w:date="2012-08-08T16:18:00Z">
              <w:r>
                <w:t xml:space="preserve">                </w:t>
              </w:r>
            </w:ins>
          </w:p>
          <w:p w14:paraId="7883CEAF" w14:textId="77777777" w:rsidR="00D708FE" w:rsidRDefault="00D708FE" w:rsidP="00D708FE">
            <w:pPr>
              <w:pStyle w:val="XML1"/>
              <w:rPr>
                <w:ins w:id="20906" w:author="Thomas Dietz" w:date="2012-08-08T16:18:00Z"/>
              </w:rPr>
            </w:pPr>
            <w:ins w:id="20907" w:author="Thomas Dietz" w:date="2012-08-08T16:18:00Z">
              <w:r>
                <w:t xml:space="preserve">                    </w:t>
              </w:r>
            </w:ins>
          </w:p>
          <w:p w14:paraId="739CF82C" w14:textId="77777777" w:rsidR="00D708FE" w:rsidRDefault="00D708FE" w:rsidP="00D708FE">
            <w:pPr>
              <w:pStyle w:val="XML1"/>
              <w:rPr>
                <w:ins w:id="20908" w:author="Thomas Dietz" w:date="2012-08-08T16:18:00Z"/>
              </w:rPr>
            </w:pPr>
            <w:ins w:id="20909" w:author="Thomas Dietz" w:date="2012-08-08T16:18:00Z">
              <w:r>
                <w:t xml:space="preserve">            This element is optional. Attempts to set this element to</w:t>
              </w:r>
            </w:ins>
          </w:p>
          <w:p w14:paraId="67E99FB3" w14:textId="77777777" w:rsidR="00D708FE" w:rsidRDefault="00D708FE" w:rsidP="00D708FE">
            <w:pPr>
              <w:pStyle w:val="XML1"/>
              <w:rPr>
                <w:ins w:id="20910" w:author="Thomas Dietz" w:date="2012-08-08T16:18:00Z"/>
              </w:rPr>
            </w:pPr>
            <w:ins w:id="20911" w:author="Thomas Dietz" w:date="2012-08-08T16:18:00Z">
              <w:r>
                <w:t xml:space="preserve">            an IP address that cannot be used by the OpenFlow Logical</w:t>
              </w:r>
            </w:ins>
          </w:p>
          <w:p w14:paraId="08A08FA4" w14:textId="77777777" w:rsidR="00D708FE" w:rsidRDefault="00D708FE" w:rsidP="00D708FE">
            <w:pPr>
              <w:pStyle w:val="XML1"/>
              <w:rPr>
                <w:ins w:id="20912" w:author="Thomas Dietz" w:date="2012-08-08T16:18:00Z"/>
              </w:rPr>
            </w:pPr>
            <w:ins w:id="20913" w:author="Thomas Dietz" w:date="2012-08-08T16:18:00Z">
              <w:r>
                <w:t xml:space="preserve">            Switch MUST result in an 'bad-element' error with type</w:t>
              </w:r>
            </w:ins>
          </w:p>
          <w:p w14:paraId="12B3327D" w14:textId="77777777" w:rsidR="00D708FE" w:rsidRDefault="00D708FE" w:rsidP="00D708FE">
            <w:pPr>
              <w:pStyle w:val="XML1"/>
              <w:rPr>
                <w:ins w:id="20914" w:author="Thomas Dietz" w:date="2012-08-08T16:18:00Z"/>
              </w:rPr>
            </w:pPr>
            <w:ins w:id="20915" w:author="Thomas Dietz" w:date="2012-08-08T16:18:00Z">
              <w:r>
                <w:t xml:space="preserve">            'application'. The &amp;lt;error-info&amp;gt; element MUST contain the</w:t>
              </w:r>
            </w:ins>
          </w:p>
          <w:p w14:paraId="7FA4A9D1" w14:textId="77777777" w:rsidR="00D708FE" w:rsidRDefault="00D708FE" w:rsidP="00D708FE">
            <w:pPr>
              <w:pStyle w:val="XML1"/>
              <w:rPr>
                <w:ins w:id="20916" w:author="Thomas Dietz" w:date="2012-08-08T16:18:00Z"/>
              </w:rPr>
            </w:pPr>
            <w:ins w:id="20917" w:author="Thomas Dietz" w:date="2012-08-08T16:18:00Z">
              <w:r>
                <w:t xml:space="preserve">            name of this element in the &amp;lt;bad-element&amp;gt; element.</w:t>
              </w:r>
            </w:ins>
          </w:p>
          <w:p w14:paraId="6B13B0E8" w14:textId="77777777" w:rsidR="00D708FE" w:rsidRDefault="00D708FE" w:rsidP="00D708FE">
            <w:pPr>
              <w:pStyle w:val="XML1"/>
              <w:rPr>
                <w:ins w:id="20918" w:author="Thomas Dietz" w:date="2012-08-08T16:18:00Z"/>
              </w:rPr>
            </w:pPr>
            <w:ins w:id="20919" w:author="Thomas Dietz" w:date="2012-08-08T16:18:00Z">
              <w:r>
                <w:t xml:space="preserve">          &lt;/xs:documentation&gt;</w:t>
              </w:r>
            </w:ins>
          </w:p>
          <w:p w14:paraId="6D76A964" w14:textId="77777777" w:rsidR="00D708FE" w:rsidRDefault="00D708FE" w:rsidP="00D708FE">
            <w:pPr>
              <w:pStyle w:val="XML1"/>
              <w:rPr>
                <w:ins w:id="20920" w:author="Thomas Dietz" w:date="2012-08-08T16:18:00Z"/>
              </w:rPr>
            </w:pPr>
            <w:ins w:id="20921" w:author="Thomas Dietz" w:date="2012-08-08T16:18:00Z">
              <w:r>
                <w:t xml:space="preserve">        &lt;/xs:annotation&gt;</w:t>
              </w:r>
            </w:ins>
          </w:p>
          <w:p w14:paraId="7C4D5DEE" w14:textId="77777777" w:rsidR="00D708FE" w:rsidRDefault="00D708FE" w:rsidP="00D708FE">
            <w:pPr>
              <w:pStyle w:val="XML1"/>
              <w:rPr>
                <w:ins w:id="20922" w:author="Thomas Dietz" w:date="2012-08-08T16:18:00Z"/>
              </w:rPr>
            </w:pPr>
            <w:ins w:id="20923" w:author="Thomas Dietz" w:date="2012-08-08T16:18:00Z">
              <w:r>
                <w:t xml:space="preserve">      &lt;/xs:element&gt;</w:t>
              </w:r>
            </w:ins>
          </w:p>
          <w:p w14:paraId="3F19765C" w14:textId="77777777" w:rsidR="00D708FE" w:rsidRDefault="00D708FE" w:rsidP="00D708FE">
            <w:pPr>
              <w:pStyle w:val="XML1"/>
              <w:rPr>
                <w:ins w:id="20924" w:author="Thomas Dietz" w:date="2012-08-08T16:18:00Z"/>
              </w:rPr>
            </w:pPr>
            <w:ins w:id="20925" w:author="Thomas Dietz" w:date="2012-08-08T16:18:00Z">
              <w:r>
                <w:t xml:space="preserve">      &lt;xs:element name="local-port"  type="inet:port-number"&gt;</w:t>
              </w:r>
            </w:ins>
          </w:p>
          <w:p w14:paraId="4EDE8DD9" w14:textId="77777777" w:rsidR="00D708FE" w:rsidRDefault="00D708FE" w:rsidP="00D708FE">
            <w:pPr>
              <w:pStyle w:val="XML1"/>
              <w:rPr>
                <w:ins w:id="20926" w:author="Thomas Dietz" w:date="2012-08-08T16:18:00Z"/>
              </w:rPr>
            </w:pPr>
            <w:ins w:id="20927" w:author="Thomas Dietz" w:date="2012-08-08T16:18:00Z">
              <w:r>
                <w:t xml:space="preserve">        &lt;xs:annotation&gt;</w:t>
              </w:r>
            </w:ins>
          </w:p>
          <w:p w14:paraId="4AF4A349" w14:textId="77777777" w:rsidR="00D708FE" w:rsidRDefault="00D708FE" w:rsidP="00D708FE">
            <w:pPr>
              <w:pStyle w:val="XML1"/>
              <w:rPr>
                <w:ins w:id="20928" w:author="Thomas Dietz" w:date="2012-08-08T16:18:00Z"/>
              </w:rPr>
            </w:pPr>
            <w:ins w:id="20929" w:author="Thomas Dietz" w:date="2012-08-08T16:18:00Z">
              <w:r>
                <w:t xml:space="preserve">          &lt;xs:documentation&gt;</w:t>
              </w:r>
            </w:ins>
          </w:p>
          <w:p w14:paraId="2628FF1D" w14:textId="77777777" w:rsidR="00D708FE" w:rsidRDefault="00D708FE" w:rsidP="00D708FE">
            <w:pPr>
              <w:pStyle w:val="XML1"/>
              <w:rPr>
                <w:ins w:id="20930" w:author="Thomas Dietz" w:date="2012-08-08T16:18:00Z"/>
              </w:rPr>
            </w:pPr>
            <w:ins w:id="20931" w:author="Thomas Dietz" w:date="2012-08-08T16:18:00Z">
              <w:r>
                <w:t xml:space="preserve">            The local TCP port number of the OpenFlow</w:t>
              </w:r>
            </w:ins>
          </w:p>
          <w:p w14:paraId="0DCFBBFA" w14:textId="77777777" w:rsidR="00D708FE" w:rsidRDefault="00D708FE" w:rsidP="00D708FE">
            <w:pPr>
              <w:pStyle w:val="XML1"/>
              <w:rPr>
                <w:ins w:id="20932" w:author="Thomas Dietz" w:date="2012-08-08T16:18:00Z"/>
              </w:rPr>
            </w:pPr>
            <w:ins w:id="20933" w:author="Thomas Dietz" w:date="2012-08-08T16:18:00Z">
              <w:r>
                <w:t xml:space="preserve">            Logical Switch when connecting to this OpenFlow Controller.</w:t>
              </w:r>
            </w:ins>
          </w:p>
          <w:p w14:paraId="756B2163" w14:textId="77777777" w:rsidR="00D708FE" w:rsidRDefault="00D708FE" w:rsidP="00D708FE">
            <w:pPr>
              <w:pStyle w:val="XML1"/>
              <w:rPr>
                <w:ins w:id="20934" w:author="Thomas Dietz" w:date="2012-08-08T16:18:00Z"/>
              </w:rPr>
            </w:pPr>
            <w:ins w:id="20935" w:author="Thomas Dietz" w:date="2012-08-08T16:18:00Z">
              <w:r>
                <w:t xml:space="preserve">            It is the source TCP port number of packets sent to this</w:t>
              </w:r>
            </w:ins>
          </w:p>
          <w:p w14:paraId="29ECBC51" w14:textId="77777777" w:rsidR="00D708FE" w:rsidRDefault="00D708FE" w:rsidP="00D708FE">
            <w:pPr>
              <w:pStyle w:val="XML1"/>
              <w:rPr>
                <w:ins w:id="20936" w:author="Thomas Dietz" w:date="2012-08-08T16:18:00Z"/>
              </w:rPr>
            </w:pPr>
            <w:ins w:id="20937" w:author="Thomas Dietz" w:date="2012-08-08T16:18:00Z">
              <w:r>
                <w:t xml:space="preserve">            OpenFlow Controller.  If this element is not present, then</w:t>
              </w:r>
            </w:ins>
          </w:p>
          <w:p w14:paraId="7A0131BC" w14:textId="77777777" w:rsidR="00D708FE" w:rsidRDefault="00D708FE" w:rsidP="00D708FE">
            <w:pPr>
              <w:pStyle w:val="XML1"/>
              <w:rPr>
                <w:ins w:id="20938" w:author="Thomas Dietz" w:date="2012-08-08T16:18:00Z"/>
              </w:rPr>
            </w:pPr>
            <w:ins w:id="20939" w:author="Thomas Dietz" w:date="2012-08-08T16:18:00Z">
              <w:r>
                <w:t xml:space="preserve">            the port number is chosen arbitrarily by the OpenFlow</w:t>
              </w:r>
            </w:ins>
          </w:p>
          <w:p w14:paraId="1ADDEFFC" w14:textId="77777777" w:rsidR="00D708FE" w:rsidRDefault="00D708FE" w:rsidP="00D708FE">
            <w:pPr>
              <w:pStyle w:val="XML1"/>
              <w:rPr>
                <w:ins w:id="20940" w:author="Thomas Dietz" w:date="2012-08-08T16:18:00Z"/>
              </w:rPr>
            </w:pPr>
            <w:ins w:id="20941" w:author="Thomas Dietz" w:date="2012-08-08T16:18:00Z">
              <w:r>
                <w:t xml:space="preserve">            Logical Switch.</w:t>
              </w:r>
            </w:ins>
          </w:p>
          <w:p w14:paraId="4F4C6598" w14:textId="77777777" w:rsidR="00D708FE" w:rsidRDefault="00D708FE" w:rsidP="00D708FE">
            <w:pPr>
              <w:pStyle w:val="XML1"/>
              <w:rPr>
                <w:ins w:id="20942" w:author="Thomas Dietz" w:date="2012-08-08T16:18:00Z"/>
              </w:rPr>
            </w:pPr>
            <w:ins w:id="20943" w:author="Thomas Dietz" w:date="2012-08-08T16:18:00Z">
              <w:r>
                <w:t xml:space="preserve">                  </w:t>
              </w:r>
            </w:ins>
          </w:p>
          <w:p w14:paraId="40E26A43" w14:textId="77777777" w:rsidR="00D708FE" w:rsidRDefault="00D708FE" w:rsidP="00D708FE">
            <w:pPr>
              <w:pStyle w:val="XML1"/>
              <w:rPr>
                <w:ins w:id="20944" w:author="Thomas Dietz" w:date="2012-08-08T16:18:00Z"/>
              </w:rPr>
            </w:pPr>
            <w:ins w:id="20945" w:author="Thomas Dietz" w:date="2012-08-08T16:18:00Z">
              <w:r>
                <w:t xml:space="preserve">            This element is optional. Attempts to set this element to a</w:t>
              </w:r>
            </w:ins>
          </w:p>
          <w:p w14:paraId="49135159" w14:textId="77777777" w:rsidR="00D708FE" w:rsidRDefault="00D708FE" w:rsidP="00D708FE">
            <w:pPr>
              <w:pStyle w:val="XML1"/>
              <w:rPr>
                <w:ins w:id="20946" w:author="Thomas Dietz" w:date="2012-08-08T16:18:00Z"/>
              </w:rPr>
            </w:pPr>
            <w:ins w:id="20947" w:author="Thomas Dietz" w:date="2012-08-08T16:18:00Z">
              <w:r>
                <w:t xml:space="preserve">            port number that cannot be used by the OpenFlow Logical</w:t>
              </w:r>
            </w:ins>
          </w:p>
          <w:p w14:paraId="0524A857" w14:textId="77777777" w:rsidR="00D708FE" w:rsidRDefault="00D708FE" w:rsidP="00D708FE">
            <w:pPr>
              <w:pStyle w:val="XML1"/>
              <w:rPr>
                <w:ins w:id="20948" w:author="Thomas Dietz" w:date="2012-08-08T16:18:00Z"/>
              </w:rPr>
            </w:pPr>
            <w:ins w:id="20949" w:author="Thomas Dietz" w:date="2012-08-08T16:18:00Z">
              <w:r>
                <w:t xml:space="preserve">            Switch MUST result in an 'bad-element' error with type</w:t>
              </w:r>
            </w:ins>
          </w:p>
          <w:p w14:paraId="6A5ABF62" w14:textId="77777777" w:rsidR="00D708FE" w:rsidRDefault="00D708FE" w:rsidP="00D708FE">
            <w:pPr>
              <w:pStyle w:val="XML1"/>
              <w:rPr>
                <w:ins w:id="20950" w:author="Thomas Dietz" w:date="2012-08-08T16:18:00Z"/>
              </w:rPr>
            </w:pPr>
            <w:ins w:id="20951" w:author="Thomas Dietz" w:date="2012-08-08T16:18:00Z">
              <w:r>
                <w:t xml:space="preserve">            'application'. The &amp;lt;error-info&amp;gt; element MUST contain the</w:t>
              </w:r>
            </w:ins>
          </w:p>
          <w:p w14:paraId="366D1221" w14:textId="77777777" w:rsidR="00D708FE" w:rsidRDefault="00D708FE" w:rsidP="00D708FE">
            <w:pPr>
              <w:pStyle w:val="XML1"/>
              <w:rPr>
                <w:ins w:id="20952" w:author="Thomas Dietz" w:date="2012-08-08T16:18:00Z"/>
              </w:rPr>
            </w:pPr>
            <w:ins w:id="20953" w:author="Thomas Dietz" w:date="2012-08-08T16:18:00Z">
              <w:r>
                <w:t xml:space="preserve">            name of this element in the &amp;lt;bad-element&amp;gt; element.</w:t>
              </w:r>
            </w:ins>
          </w:p>
          <w:p w14:paraId="115D5BAD" w14:textId="77777777" w:rsidR="00D708FE" w:rsidRDefault="00D708FE" w:rsidP="00D708FE">
            <w:pPr>
              <w:pStyle w:val="XML1"/>
              <w:rPr>
                <w:ins w:id="20954" w:author="Thomas Dietz" w:date="2012-08-08T16:18:00Z"/>
              </w:rPr>
            </w:pPr>
            <w:ins w:id="20955" w:author="Thomas Dietz" w:date="2012-08-08T16:18:00Z">
              <w:r>
                <w:t xml:space="preserve">          &lt;/xs:documentation&gt;</w:t>
              </w:r>
            </w:ins>
          </w:p>
          <w:p w14:paraId="4592AD9A" w14:textId="77777777" w:rsidR="00D708FE" w:rsidRDefault="00D708FE" w:rsidP="00D708FE">
            <w:pPr>
              <w:pStyle w:val="XML1"/>
              <w:rPr>
                <w:ins w:id="20956" w:author="Thomas Dietz" w:date="2012-08-08T16:18:00Z"/>
              </w:rPr>
            </w:pPr>
            <w:ins w:id="20957" w:author="Thomas Dietz" w:date="2012-08-08T16:18:00Z">
              <w:r>
                <w:t xml:space="preserve">        &lt;/xs:annotation&gt;</w:t>
              </w:r>
            </w:ins>
          </w:p>
          <w:p w14:paraId="271AB7CD" w14:textId="77777777" w:rsidR="00D708FE" w:rsidRDefault="00D708FE" w:rsidP="00D708FE">
            <w:pPr>
              <w:pStyle w:val="XML1"/>
              <w:rPr>
                <w:ins w:id="20958" w:author="Thomas Dietz" w:date="2012-08-08T16:18:00Z"/>
              </w:rPr>
            </w:pPr>
            <w:ins w:id="20959" w:author="Thomas Dietz" w:date="2012-08-08T16:18:00Z">
              <w:r>
                <w:t xml:space="preserve">      &lt;/xs:element&gt;</w:t>
              </w:r>
            </w:ins>
          </w:p>
          <w:p w14:paraId="4709F88E" w14:textId="77777777" w:rsidR="00D708FE" w:rsidRDefault="00D708FE" w:rsidP="00D708FE">
            <w:pPr>
              <w:pStyle w:val="XML1"/>
              <w:rPr>
                <w:ins w:id="20960" w:author="Thomas Dietz" w:date="2012-08-08T16:18:00Z"/>
              </w:rPr>
            </w:pPr>
            <w:ins w:id="20961" w:author="Thomas Dietz" w:date="2012-08-08T16:18:00Z">
              <w:r>
                <w:t xml:space="preserve">      &lt;xs:element name="protocol"&gt;</w:t>
              </w:r>
            </w:ins>
          </w:p>
          <w:p w14:paraId="64914B8E" w14:textId="77777777" w:rsidR="00D708FE" w:rsidRDefault="00D708FE" w:rsidP="00D708FE">
            <w:pPr>
              <w:pStyle w:val="XML1"/>
              <w:rPr>
                <w:ins w:id="20962" w:author="Thomas Dietz" w:date="2012-08-08T16:18:00Z"/>
              </w:rPr>
            </w:pPr>
            <w:ins w:id="20963" w:author="Thomas Dietz" w:date="2012-08-08T16:18:00Z">
              <w:r>
                <w:t xml:space="preserve">        &lt;xs:annotation&gt;</w:t>
              </w:r>
            </w:ins>
          </w:p>
          <w:p w14:paraId="350C7CF9" w14:textId="77777777" w:rsidR="00D708FE" w:rsidRDefault="00D708FE" w:rsidP="00D708FE">
            <w:pPr>
              <w:pStyle w:val="XML1"/>
              <w:rPr>
                <w:ins w:id="20964" w:author="Thomas Dietz" w:date="2012-08-08T16:18:00Z"/>
              </w:rPr>
            </w:pPr>
            <w:ins w:id="20965" w:author="Thomas Dietz" w:date="2012-08-08T16:18:00Z">
              <w:r>
                <w:t xml:space="preserve">          &lt;xs:documentation&gt;</w:t>
              </w:r>
            </w:ins>
          </w:p>
          <w:p w14:paraId="3B2335FF" w14:textId="77777777" w:rsidR="00D708FE" w:rsidRDefault="00D708FE" w:rsidP="00D708FE">
            <w:pPr>
              <w:pStyle w:val="XML1"/>
              <w:rPr>
                <w:ins w:id="20966" w:author="Thomas Dietz" w:date="2012-08-08T16:18:00Z"/>
              </w:rPr>
            </w:pPr>
            <w:ins w:id="20967" w:author="Thomas Dietz" w:date="2012-08-08T16:18:00Z">
              <w:r>
                <w:t xml:space="preserve">            The default protocol tha the OpenFlow Logical </w:t>
              </w:r>
            </w:ins>
          </w:p>
          <w:p w14:paraId="50DB53CC" w14:textId="77777777" w:rsidR="00D708FE" w:rsidRDefault="00D708FE" w:rsidP="00D708FE">
            <w:pPr>
              <w:pStyle w:val="XML1"/>
              <w:rPr>
                <w:ins w:id="20968" w:author="Thomas Dietz" w:date="2012-08-08T16:18:00Z"/>
              </w:rPr>
            </w:pPr>
            <w:ins w:id="20969" w:author="Thomas Dietz" w:date="2012-08-08T16:18:00Z">
              <w:r>
                <w:t xml:space="preserve">            Switch uses to connect to this OpenFlow Controller.  'tls'</w:t>
              </w:r>
            </w:ins>
          </w:p>
          <w:p w14:paraId="092AA2FD" w14:textId="77777777" w:rsidR="00D708FE" w:rsidRDefault="00D708FE" w:rsidP="00D708FE">
            <w:pPr>
              <w:pStyle w:val="XML1"/>
              <w:rPr>
                <w:ins w:id="20970" w:author="Thomas Dietz" w:date="2012-08-08T16:18:00Z"/>
              </w:rPr>
            </w:pPr>
            <w:ins w:id="20971" w:author="Thomas Dietz" w:date="2012-08-08T16:18:00Z">
              <w:r>
                <w:t xml:space="preserve">            is the default value.</w:t>
              </w:r>
            </w:ins>
          </w:p>
          <w:p w14:paraId="43BB6A46" w14:textId="77777777" w:rsidR="00D708FE" w:rsidRDefault="00D708FE" w:rsidP="00D708FE">
            <w:pPr>
              <w:pStyle w:val="XML1"/>
              <w:rPr>
                <w:ins w:id="20972" w:author="Thomas Dietz" w:date="2012-08-08T16:18:00Z"/>
              </w:rPr>
            </w:pPr>
          </w:p>
          <w:p w14:paraId="07E8D946" w14:textId="77777777" w:rsidR="00D708FE" w:rsidRDefault="00D708FE" w:rsidP="00D708FE">
            <w:pPr>
              <w:pStyle w:val="XML1"/>
              <w:rPr>
                <w:ins w:id="20973" w:author="Thomas Dietz" w:date="2012-08-08T16:18:00Z"/>
              </w:rPr>
            </w:pPr>
            <w:ins w:id="20974" w:author="Thomas Dietz" w:date="2012-08-08T16:18:00Z">
              <w:r>
                <w:t xml:space="preserve">            This element is optional. If this element is not present it</w:t>
              </w:r>
            </w:ins>
          </w:p>
          <w:p w14:paraId="0AE3FDBE" w14:textId="77777777" w:rsidR="00D708FE" w:rsidRDefault="00D708FE" w:rsidP="00D708FE">
            <w:pPr>
              <w:pStyle w:val="XML1"/>
              <w:rPr>
                <w:ins w:id="20975" w:author="Thomas Dietz" w:date="2012-08-08T16:18:00Z"/>
              </w:rPr>
            </w:pPr>
            <w:ins w:id="20976" w:author="Thomas Dietz" w:date="2012-08-08T16:18:00Z">
              <w:r>
                <w:t xml:space="preserve">            defaults to 'tls'.</w:t>
              </w:r>
            </w:ins>
          </w:p>
          <w:p w14:paraId="678A150C" w14:textId="77777777" w:rsidR="00D708FE" w:rsidRDefault="00D708FE" w:rsidP="00D708FE">
            <w:pPr>
              <w:pStyle w:val="XML1"/>
              <w:rPr>
                <w:ins w:id="20977" w:author="Thomas Dietz" w:date="2012-08-08T16:18:00Z"/>
              </w:rPr>
            </w:pPr>
            <w:ins w:id="20978" w:author="Thomas Dietz" w:date="2012-08-08T16:18:00Z">
              <w:r>
                <w:t xml:space="preserve">          &lt;/xs:documentation&gt;</w:t>
              </w:r>
            </w:ins>
          </w:p>
          <w:p w14:paraId="375661F3" w14:textId="77777777" w:rsidR="00D708FE" w:rsidRDefault="00D708FE" w:rsidP="00D708FE">
            <w:pPr>
              <w:pStyle w:val="XML1"/>
              <w:rPr>
                <w:ins w:id="20979" w:author="Thomas Dietz" w:date="2012-08-08T16:18:00Z"/>
              </w:rPr>
            </w:pPr>
            <w:ins w:id="20980" w:author="Thomas Dietz" w:date="2012-08-08T16:18:00Z">
              <w:r>
                <w:t xml:space="preserve">        &lt;/xs:annotation&gt;</w:t>
              </w:r>
            </w:ins>
          </w:p>
          <w:p w14:paraId="07F87309" w14:textId="77777777" w:rsidR="00D708FE" w:rsidRDefault="00D708FE" w:rsidP="00D708FE">
            <w:pPr>
              <w:pStyle w:val="XML1"/>
              <w:rPr>
                <w:ins w:id="20981" w:author="Thomas Dietz" w:date="2012-08-08T16:18:00Z"/>
              </w:rPr>
            </w:pPr>
            <w:ins w:id="20982" w:author="Thomas Dietz" w:date="2012-08-08T16:18:00Z">
              <w:r>
                <w:t xml:space="preserve">        &lt;xs:simpleType&gt;</w:t>
              </w:r>
            </w:ins>
          </w:p>
          <w:p w14:paraId="6161C5E2" w14:textId="77777777" w:rsidR="00D708FE" w:rsidRDefault="00D708FE" w:rsidP="00D708FE">
            <w:pPr>
              <w:pStyle w:val="XML1"/>
              <w:rPr>
                <w:ins w:id="20983" w:author="Thomas Dietz" w:date="2012-08-08T16:18:00Z"/>
              </w:rPr>
            </w:pPr>
            <w:ins w:id="20984" w:author="Thomas Dietz" w:date="2012-08-08T16:18:00Z">
              <w:r>
                <w:t xml:space="preserve">          &lt;xs:restriction base="xs:string"&gt;</w:t>
              </w:r>
            </w:ins>
          </w:p>
          <w:p w14:paraId="7EF14FFB" w14:textId="77777777" w:rsidR="00D708FE" w:rsidRDefault="00D708FE" w:rsidP="00D708FE">
            <w:pPr>
              <w:pStyle w:val="XML1"/>
              <w:rPr>
                <w:ins w:id="20985" w:author="Thomas Dietz" w:date="2012-08-08T16:18:00Z"/>
              </w:rPr>
            </w:pPr>
            <w:ins w:id="20986" w:author="Thomas Dietz" w:date="2012-08-08T16:18:00Z">
              <w:r>
                <w:lastRenderedPageBreak/>
                <w:t xml:space="preserve">            &lt;xs:enumeration value="tcp"/&gt;</w:t>
              </w:r>
            </w:ins>
          </w:p>
          <w:p w14:paraId="0A964B12" w14:textId="77777777" w:rsidR="00D708FE" w:rsidRDefault="00D708FE" w:rsidP="00D708FE">
            <w:pPr>
              <w:pStyle w:val="XML1"/>
              <w:rPr>
                <w:ins w:id="20987" w:author="Thomas Dietz" w:date="2012-08-08T16:18:00Z"/>
              </w:rPr>
            </w:pPr>
            <w:ins w:id="20988" w:author="Thomas Dietz" w:date="2012-08-08T16:18:00Z">
              <w:r>
                <w:t xml:space="preserve">            &lt;xs:enumeration value="tls"/&gt;</w:t>
              </w:r>
            </w:ins>
          </w:p>
          <w:p w14:paraId="42CAA0D2" w14:textId="77777777" w:rsidR="00D708FE" w:rsidRDefault="00D708FE" w:rsidP="00D708FE">
            <w:pPr>
              <w:pStyle w:val="XML1"/>
              <w:rPr>
                <w:ins w:id="20989" w:author="Thomas Dietz" w:date="2012-08-08T16:18:00Z"/>
              </w:rPr>
            </w:pPr>
            <w:ins w:id="20990" w:author="Thomas Dietz" w:date="2012-08-08T16:18:00Z">
              <w:r>
                <w:t xml:space="preserve">          &lt;/xs:restriction&gt;</w:t>
              </w:r>
            </w:ins>
          </w:p>
          <w:p w14:paraId="7288635D" w14:textId="77777777" w:rsidR="00D708FE" w:rsidRDefault="00D708FE" w:rsidP="00D708FE">
            <w:pPr>
              <w:pStyle w:val="XML1"/>
              <w:rPr>
                <w:ins w:id="20991" w:author="Thomas Dietz" w:date="2012-08-08T16:18:00Z"/>
              </w:rPr>
            </w:pPr>
            <w:ins w:id="20992" w:author="Thomas Dietz" w:date="2012-08-08T16:18:00Z">
              <w:r>
                <w:t xml:space="preserve">        &lt;/xs:simpleType&gt;</w:t>
              </w:r>
            </w:ins>
          </w:p>
          <w:p w14:paraId="7558E722" w14:textId="77777777" w:rsidR="00D708FE" w:rsidRDefault="00D708FE" w:rsidP="00D708FE">
            <w:pPr>
              <w:pStyle w:val="XML1"/>
              <w:rPr>
                <w:ins w:id="20993" w:author="Thomas Dietz" w:date="2012-08-08T16:18:00Z"/>
              </w:rPr>
            </w:pPr>
            <w:ins w:id="20994" w:author="Thomas Dietz" w:date="2012-08-08T16:18:00Z">
              <w:r>
                <w:t xml:space="preserve">      &lt;/xs:element&gt;</w:t>
              </w:r>
            </w:ins>
          </w:p>
          <w:p w14:paraId="6EA80965" w14:textId="77777777" w:rsidR="00D708FE" w:rsidRDefault="00D708FE" w:rsidP="00D708FE">
            <w:pPr>
              <w:pStyle w:val="XML1"/>
              <w:rPr>
                <w:ins w:id="20995" w:author="Thomas Dietz" w:date="2012-08-08T16:18:00Z"/>
              </w:rPr>
            </w:pPr>
            <w:ins w:id="20996" w:author="Thomas Dietz" w:date="2012-08-08T16:18:00Z">
              <w:r>
                <w:t xml:space="preserve">      &lt;xs:element name="state"&gt;</w:t>
              </w:r>
            </w:ins>
          </w:p>
          <w:p w14:paraId="3F7D663F" w14:textId="77777777" w:rsidR="00D708FE" w:rsidRDefault="00D708FE" w:rsidP="00D708FE">
            <w:pPr>
              <w:pStyle w:val="XML1"/>
              <w:rPr>
                <w:ins w:id="20997" w:author="Thomas Dietz" w:date="2012-08-08T16:18:00Z"/>
              </w:rPr>
            </w:pPr>
            <w:ins w:id="20998" w:author="Thomas Dietz" w:date="2012-08-08T16:18:00Z">
              <w:r>
                <w:t xml:space="preserve">        &lt;xs:annotation&gt;</w:t>
              </w:r>
            </w:ins>
          </w:p>
          <w:p w14:paraId="48C850C8" w14:textId="77777777" w:rsidR="00D708FE" w:rsidRDefault="00D708FE" w:rsidP="00D708FE">
            <w:pPr>
              <w:pStyle w:val="XML1"/>
              <w:rPr>
                <w:ins w:id="20999" w:author="Thomas Dietz" w:date="2012-08-08T16:18:00Z"/>
              </w:rPr>
            </w:pPr>
            <w:ins w:id="21000" w:author="Thomas Dietz" w:date="2012-08-08T16:18:00Z">
              <w:r>
                <w:t xml:space="preserve">          &lt;xs:documentation&gt;</w:t>
              </w:r>
            </w:ins>
          </w:p>
          <w:p w14:paraId="47CFF6F3" w14:textId="77777777" w:rsidR="00D708FE" w:rsidRDefault="00D708FE" w:rsidP="00D708FE">
            <w:pPr>
              <w:pStyle w:val="XML1"/>
              <w:rPr>
                <w:ins w:id="21001" w:author="Thomas Dietz" w:date="2012-08-08T16:18:00Z"/>
              </w:rPr>
            </w:pPr>
            <w:ins w:id="21002" w:author="Thomas Dietz" w:date="2012-08-08T16:18:00Z">
              <w:r>
                <w:t xml:space="preserve">            This container holds connection state</w:t>
              </w:r>
            </w:ins>
          </w:p>
          <w:p w14:paraId="1041B081" w14:textId="77777777" w:rsidR="00D708FE" w:rsidRDefault="00D708FE" w:rsidP="00D708FE">
            <w:pPr>
              <w:pStyle w:val="XML1"/>
              <w:rPr>
                <w:ins w:id="21003" w:author="Thomas Dietz" w:date="2012-08-08T16:18:00Z"/>
              </w:rPr>
            </w:pPr>
            <w:ins w:id="21004" w:author="Thomas Dietz" w:date="2012-08-08T16:18:00Z">
              <w:r>
                <w:t xml:space="preserve">            information that indicate the connection state of the</w:t>
              </w:r>
            </w:ins>
          </w:p>
          <w:p w14:paraId="431D11BD" w14:textId="77777777" w:rsidR="00D708FE" w:rsidRDefault="00D708FE" w:rsidP="00D708FE">
            <w:pPr>
              <w:pStyle w:val="XML1"/>
              <w:rPr>
                <w:ins w:id="21005" w:author="Thomas Dietz" w:date="2012-08-08T16:18:00Z"/>
              </w:rPr>
            </w:pPr>
            <w:ins w:id="21006" w:author="Thomas Dietz" w:date="2012-08-08T16:18:00Z">
              <w:r>
                <w:t xml:space="preserve">            OpenFlow Logical Switch and the OpenFlow protocol version</w:t>
              </w:r>
            </w:ins>
          </w:p>
          <w:p w14:paraId="4D3E676F" w14:textId="77777777" w:rsidR="00D708FE" w:rsidRDefault="00D708FE" w:rsidP="00D708FE">
            <w:pPr>
              <w:pStyle w:val="XML1"/>
              <w:rPr>
                <w:ins w:id="21007" w:author="Thomas Dietz" w:date="2012-08-08T16:18:00Z"/>
              </w:rPr>
            </w:pPr>
            <w:ins w:id="21008" w:author="Thomas Dietz" w:date="2012-08-08T16:18:00Z">
              <w:r>
                <w:t xml:space="preserve">            used for the connection.</w:t>
              </w:r>
            </w:ins>
          </w:p>
          <w:p w14:paraId="6E12FD1D" w14:textId="77777777" w:rsidR="00D708FE" w:rsidRDefault="00D708FE" w:rsidP="00D708FE">
            <w:pPr>
              <w:pStyle w:val="XML1"/>
              <w:rPr>
                <w:ins w:id="21009" w:author="Thomas Dietz" w:date="2012-08-08T16:18:00Z"/>
              </w:rPr>
            </w:pPr>
          </w:p>
          <w:p w14:paraId="69854209" w14:textId="77777777" w:rsidR="00D708FE" w:rsidRDefault="00D708FE" w:rsidP="00D708FE">
            <w:pPr>
              <w:pStyle w:val="XML1"/>
              <w:rPr>
                <w:ins w:id="21010" w:author="Thomas Dietz" w:date="2012-08-08T16:18:00Z"/>
              </w:rPr>
            </w:pPr>
            <w:ins w:id="21011" w:author="Thomas Dietz" w:date="2012-08-08T16:18:00Z">
              <w:r>
                <w:t xml:space="preserve">            Children of this element are not configurable and can only</w:t>
              </w:r>
            </w:ins>
          </w:p>
          <w:p w14:paraId="384340E4" w14:textId="77777777" w:rsidR="00D708FE" w:rsidRDefault="00D708FE" w:rsidP="00D708FE">
            <w:pPr>
              <w:pStyle w:val="XML1"/>
              <w:rPr>
                <w:ins w:id="21012" w:author="Thomas Dietz" w:date="2012-08-08T16:18:00Z"/>
              </w:rPr>
            </w:pPr>
            <w:ins w:id="21013" w:author="Thomas Dietz" w:date="2012-08-08T16:18:00Z">
              <w:r>
                <w:t xml:space="preserve">            be retrieved by NETCONF &amp;lt;get&amp;gt; operations. Attemps to modify</w:t>
              </w:r>
            </w:ins>
          </w:p>
          <w:p w14:paraId="071D3AB5" w14:textId="77777777" w:rsidR="00D708FE" w:rsidRDefault="00D708FE" w:rsidP="00D708FE">
            <w:pPr>
              <w:pStyle w:val="XML1"/>
              <w:rPr>
                <w:ins w:id="21014" w:author="Thomas Dietz" w:date="2012-08-08T16:18:00Z"/>
              </w:rPr>
            </w:pPr>
            <w:ins w:id="21015" w:author="Thomas Dietz" w:date="2012-08-08T16:18:00Z">
              <w:r>
                <w:t xml:space="preserve">            this element and its children with a NETCONF &amp;lt;edit-config&amp;gt;</w:t>
              </w:r>
            </w:ins>
          </w:p>
          <w:p w14:paraId="0761D6FF" w14:textId="77777777" w:rsidR="00D708FE" w:rsidRDefault="00D708FE" w:rsidP="00D708FE">
            <w:pPr>
              <w:pStyle w:val="XML1"/>
              <w:rPr>
                <w:ins w:id="21016" w:author="Thomas Dietz" w:date="2012-08-08T16:18:00Z"/>
              </w:rPr>
            </w:pPr>
            <w:ins w:id="21017" w:author="Thomas Dietz" w:date="2012-08-08T16:18:00Z">
              <w:r>
                <w:t xml:space="preserve">            operation MUST result in an 'operation-not-supported' error</w:t>
              </w:r>
            </w:ins>
          </w:p>
          <w:p w14:paraId="4F81B2AD" w14:textId="77777777" w:rsidR="00D708FE" w:rsidRDefault="00D708FE" w:rsidP="00D708FE">
            <w:pPr>
              <w:pStyle w:val="XML1"/>
              <w:rPr>
                <w:ins w:id="21018" w:author="Thomas Dietz" w:date="2012-08-08T16:18:00Z"/>
              </w:rPr>
            </w:pPr>
            <w:ins w:id="21019" w:author="Thomas Dietz" w:date="2012-08-08T16:18:00Z">
              <w:r>
                <w:t xml:space="preserve">            with type 'application'.</w:t>
              </w:r>
            </w:ins>
          </w:p>
          <w:p w14:paraId="3DB07FF9" w14:textId="77777777" w:rsidR="00D708FE" w:rsidRDefault="00D708FE" w:rsidP="00D708FE">
            <w:pPr>
              <w:pStyle w:val="XML1"/>
              <w:rPr>
                <w:ins w:id="21020" w:author="Thomas Dietz" w:date="2012-08-08T16:18:00Z"/>
              </w:rPr>
            </w:pPr>
            <w:ins w:id="21021" w:author="Thomas Dietz" w:date="2012-08-08T16:18:00Z">
              <w:r>
                <w:t xml:space="preserve">          &lt;/xs:documentation&gt;</w:t>
              </w:r>
            </w:ins>
          </w:p>
          <w:p w14:paraId="372A473A" w14:textId="77777777" w:rsidR="00D708FE" w:rsidRDefault="00D708FE" w:rsidP="00D708FE">
            <w:pPr>
              <w:pStyle w:val="XML1"/>
              <w:rPr>
                <w:ins w:id="21022" w:author="Thomas Dietz" w:date="2012-08-08T16:18:00Z"/>
              </w:rPr>
            </w:pPr>
            <w:ins w:id="21023" w:author="Thomas Dietz" w:date="2012-08-08T16:18:00Z">
              <w:r>
                <w:t xml:space="preserve">        &lt;/xs:annotation&gt;</w:t>
              </w:r>
            </w:ins>
          </w:p>
          <w:p w14:paraId="6BFB58C1" w14:textId="77777777" w:rsidR="00D708FE" w:rsidRDefault="00D708FE" w:rsidP="00D708FE">
            <w:pPr>
              <w:pStyle w:val="XML1"/>
              <w:rPr>
                <w:ins w:id="21024" w:author="Thomas Dietz" w:date="2012-08-08T16:18:00Z"/>
              </w:rPr>
            </w:pPr>
            <w:ins w:id="21025" w:author="Thomas Dietz" w:date="2012-08-08T16:18:00Z">
              <w:r>
                <w:t xml:space="preserve">        &lt;xs:complexType&gt;</w:t>
              </w:r>
            </w:ins>
          </w:p>
          <w:p w14:paraId="2488D867" w14:textId="77777777" w:rsidR="00D708FE" w:rsidRDefault="00D708FE" w:rsidP="00D708FE">
            <w:pPr>
              <w:pStyle w:val="XML1"/>
              <w:rPr>
                <w:ins w:id="21026" w:author="Thomas Dietz" w:date="2012-08-08T16:18:00Z"/>
              </w:rPr>
            </w:pPr>
            <w:ins w:id="21027" w:author="Thomas Dietz" w:date="2012-08-08T16:18:00Z">
              <w:r>
                <w:t xml:space="preserve">          &lt;xs:sequence&gt;</w:t>
              </w:r>
            </w:ins>
          </w:p>
          <w:p w14:paraId="30E2BDA9" w14:textId="77777777" w:rsidR="00D708FE" w:rsidRDefault="00D708FE" w:rsidP="00D708FE">
            <w:pPr>
              <w:pStyle w:val="XML1"/>
              <w:rPr>
                <w:ins w:id="21028" w:author="Thomas Dietz" w:date="2012-08-08T16:18:00Z"/>
              </w:rPr>
            </w:pPr>
            <w:ins w:id="21029" w:author="Thomas Dietz" w:date="2012-08-08T16:18:00Z">
              <w:r>
                <w:t xml:space="preserve">            &lt;xs:element name="connection-state" minOccurs="0"  type="OFUpDownStateType"&gt;</w:t>
              </w:r>
            </w:ins>
          </w:p>
          <w:p w14:paraId="0592D8DC" w14:textId="77777777" w:rsidR="00D708FE" w:rsidRDefault="00D708FE" w:rsidP="00D708FE">
            <w:pPr>
              <w:pStyle w:val="XML1"/>
              <w:rPr>
                <w:ins w:id="21030" w:author="Thomas Dietz" w:date="2012-08-08T16:18:00Z"/>
              </w:rPr>
            </w:pPr>
            <w:ins w:id="21031" w:author="Thomas Dietz" w:date="2012-08-08T16:18:00Z">
              <w:r>
                <w:t xml:space="preserve">              &lt;xs:annotation&gt;</w:t>
              </w:r>
            </w:ins>
          </w:p>
          <w:p w14:paraId="6D9628F1" w14:textId="77777777" w:rsidR="00D708FE" w:rsidRDefault="00D708FE" w:rsidP="00D708FE">
            <w:pPr>
              <w:pStyle w:val="XML1"/>
              <w:rPr>
                <w:ins w:id="21032" w:author="Thomas Dietz" w:date="2012-08-08T16:18:00Z"/>
              </w:rPr>
            </w:pPr>
            <w:ins w:id="21033" w:author="Thomas Dietz" w:date="2012-08-08T16:18:00Z">
              <w:r>
                <w:t xml:space="preserve">                &lt;xs:documentation&gt;</w:t>
              </w:r>
            </w:ins>
          </w:p>
          <w:p w14:paraId="34AD8828" w14:textId="77777777" w:rsidR="00D708FE" w:rsidRDefault="00D708FE" w:rsidP="00D708FE">
            <w:pPr>
              <w:pStyle w:val="XML1"/>
              <w:rPr>
                <w:ins w:id="21034" w:author="Thomas Dietz" w:date="2012-08-08T16:18:00Z"/>
              </w:rPr>
            </w:pPr>
            <w:ins w:id="21035" w:author="Thomas Dietz" w:date="2012-08-08T16:18:00Z">
              <w:r>
                <w:t xml:space="preserve">                  This object indicates the connections state of</w:t>
              </w:r>
            </w:ins>
          </w:p>
          <w:p w14:paraId="004D41E0" w14:textId="77777777" w:rsidR="00D708FE" w:rsidRDefault="00D708FE" w:rsidP="00D708FE">
            <w:pPr>
              <w:pStyle w:val="XML1"/>
              <w:rPr>
                <w:ins w:id="21036" w:author="Thomas Dietz" w:date="2012-08-08T16:18:00Z"/>
              </w:rPr>
            </w:pPr>
            <w:ins w:id="21037" w:author="Thomas Dietz" w:date="2012-08-08T16:18:00Z">
              <w:r>
                <w:t xml:space="preserve">                  the OpenFlow Logical Switch to this controller.</w:t>
              </w:r>
            </w:ins>
          </w:p>
          <w:p w14:paraId="2EE4CB99" w14:textId="77777777" w:rsidR="00D708FE" w:rsidRDefault="00D708FE" w:rsidP="00D708FE">
            <w:pPr>
              <w:pStyle w:val="XML1"/>
              <w:rPr>
                <w:ins w:id="21038" w:author="Thomas Dietz" w:date="2012-08-08T16:18:00Z"/>
              </w:rPr>
            </w:pPr>
            <w:ins w:id="21039" w:author="Thomas Dietz" w:date="2012-08-08T16:18:00Z">
              <w:r>
                <w:t xml:space="preserve">                &lt;/xs:documentation&gt;</w:t>
              </w:r>
            </w:ins>
          </w:p>
          <w:p w14:paraId="1A638048" w14:textId="77777777" w:rsidR="00D708FE" w:rsidRDefault="00D708FE" w:rsidP="00D708FE">
            <w:pPr>
              <w:pStyle w:val="XML1"/>
              <w:rPr>
                <w:ins w:id="21040" w:author="Thomas Dietz" w:date="2012-08-08T16:18:00Z"/>
              </w:rPr>
            </w:pPr>
            <w:ins w:id="21041" w:author="Thomas Dietz" w:date="2012-08-08T16:18:00Z">
              <w:r>
                <w:t xml:space="preserve">              &lt;/xs:annotation&gt;</w:t>
              </w:r>
            </w:ins>
          </w:p>
          <w:p w14:paraId="763D07E5" w14:textId="77777777" w:rsidR="00D708FE" w:rsidRDefault="00D708FE" w:rsidP="00D708FE">
            <w:pPr>
              <w:pStyle w:val="XML1"/>
              <w:rPr>
                <w:ins w:id="21042" w:author="Thomas Dietz" w:date="2012-08-08T16:18:00Z"/>
              </w:rPr>
            </w:pPr>
            <w:ins w:id="21043" w:author="Thomas Dietz" w:date="2012-08-08T16:18:00Z">
              <w:r>
                <w:t xml:space="preserve">            &lt;/xs:element&gt;</w:t>
              </w:r>
            </w:ins>
          </w:p>
          <w:p w14:paraId="1E64CFCF" w14:textId="77777777" w:rsidR="00D708FE" w:rsidRDefault="00D708FE" w:rsidP="00D708FE">
            <w:pPr>
              <w:pStyle w:val="XML1"/>
              <w:rPr>
                <w:ins w:id="21044" w:author="Thomas Dietz" w:date="2012-08-08T16:18:00Z"/>
              </w:rPr>
            </w:pPr>
            <w:ins w:id="21045" w:author="Thomas Dietz" w:date="2012-08-08T16:18:00Z">
              <w:r>
                <w:t xml:space="preserve">            &lt;xs:element name="current-version" minOccurs="0"  type="OFOpenFlowVersionType"&gt;</w:t>
              </w:r>
            </w:ins>
          </w:p>
          <w:p w14:paraId="1C84F62B" w14:textId="77777777" w:rsidR="00D708FE" w:rsidRDefault="00D708FE" w:rsidP="00D708FE">
            <w:pPr>
              <w:pStyle w:val="XML1"/>
              <w:rPr>
                <w:ins w:id="21046" w:author="Thomas Dietz" w:date="2012-08-08T16:18:00Z"/>
              </w:rPr>
            </w:pPr>
            <w:ins w:id="21047" w:author="Thomas Dietz" w:date="2012-08-08T16:18:00Z">
              <w:r>
                <w:t xml:space="preserve">              &lt;xs:annotation&gt;</w:t>
              </w:r>
            </w:ins>
          </w:p>
          <w:p w14:paraId="33E48B6A" w14:textId="77777777" w:rsidR="00D708FE" w:rsidRDefault="00D708FE" w:rsidP="00D708FE">
            <w:pPr>
              <w:pStyle w:val="XML1"/>
              <w:rPr>
                <w:ins w:id="21048" w:author="Thomas Dietz" w:date="2012-08-08T16:18:00Z"/>
              </w:rPr>
            </w:pPr>
            <w:ins w:id="21049" w:author="Thomas Dietz" w:date="2012-08-08T16:18:00Z">
              <w:r>
                <w:t xml:space="preserve">                &lt;xs:documentation&gt;</w:t>
              </w:r>
            </w:ins>
          </w:p>
          <w:p w14:paraId="61C53966" w14:textId="77777777" w:rsidR="00D708FE" w:rsidRDefault="00D708FE" w:rsidP="00D708FE">
            <w:pPr>
              <w:pStyle w:val="XML1"/>
              <w:rPr>
                <w:ins w:id="21050" w:author="Thomas Dietz" w:date="2012-08-08T16:18:00Z"/>
              </w:rPr>
            </w:pPr>
            <w:ins w:id="21051" w:author="Thomas Dietz" w:date="2012-08-08T16:18:00Z">
              <w:r>
                <w:t xml:space="preserve">                  This object indicates the version of the</w:t>
              </w:r>
            </w:ins>
          </w:p>
          <w:p w14:paraId="6637DA5D" w14:textId="77777777" w:rsidR="00D708FE" w:rsidRDefault="00D708FE" w:rsidP="00D708FE">
            <w:pPr>
              <w:pStyle w:val="XML1"/>
              <w:rPr>
                <w:ins w:id="21052" w:author="Thomas Dietz" w:date="2012-08-08T16:18:00Z"/>
              </w:rPr>
            </w:pPr>
            <w:ins w:id="21053" w:author="Thomas Dietz" w:date="2012-08-08T16:18:00Z">
              <w:r>
                <w:t xml:space="preserve">                  OpenFlow protocol used between the OpenFlow Logical</w:t>
              </w:r>
            </w:ins>
          </w:p>
          <w:p w14:paraId="07C11999" w14:textId="77777777" w:rsidR="00D708FE" w:rsidRDefault="00D708FE" w:rsidP="00D708FE">
            <w:pPr>
              <w:pStyle w:val="XML1"/>
              <w:rPr>
                <w:ins w:id="21054" w:author="Thomas Dietz" w:date="2012-08-08T16:18:00Z"/>
              </w:rPr>
            </w:pPr>
            <w:ins w:id="21055" w:author="Thomas Dietz" w:date="2012-08-08T16:18:00Z">
              <w:r>
                <w:t xml:space="preserve">                  Switch and this Controller.  If element connection-state</w:t>
              </w:r>
            </w:ins>
          </w:p>
          <w:p w14:paraId="15FFC712" w14:textId="77777777" w:rsidR="00D708FE" w:rsidRDefault="00D708FE" w:rsidP="00D708FE">
            <w:pPr>
              <w:pStyle w:val="XML1"/>
              <w:rPr>
                <w:ins w:id="21056" w:author="Thomas Dietz" w:date="2012-08-08T16:18:00Z"/>
              </w:rPr>
            </w:pPr>
            <w:ins w:id="21057" w:author="Thomas Dietz" w:date="2012-08-08T16:18:00Z">
              <w:r>
                <w:t xml:space="preserve">                  has value 'up', then this element indicates the actual</w:t>
              </w:r>
            </w:ins>
          </w:p>
          <w:p w14:paraId="1084B1C4" w14:textId="77777777" w:rsidR="00D708FE" w:rsidRDefault="00D708FE" w:rsidP="00D708FE">
            <w:pPr>
              <w:pStyle w:val="XML1"/>
              <w:rPr>
                <w:ins w:id="21058" w:author="Thomas Dietz" w:date="2012-08-08T16:18:00Z"/>
              </w:rPr>
            </w:pPr>
            <w:ins w:id="21059" w:author="Thomas Dietz" w:date="2012-08-08T16:18:00Z">
              <w:r>
                <w:t xml:space="preserve">                  version in use.  If element connection-state has value</w:t>
              </w:r>
            </w:ins>
          </w:p>
          <w:p w14:paraId="4DA476D5" w14:textId="77777777" w:rsidR="00D708FE" w:rsidRDefault="00D708FE" w:rsidP="00D708FE">
            <w:pPr>
              <w:pStyle w:val="XML1"/>
              <w:rPr>
                <w:ins w:id="21060" w:author="Thomas Dietz" w:date="2012-08-08T16:18:00Z"/>
              </w:rPr>
            </w:pPr>
            <w:ins w:id="21061" w:author="Thomas Dietz" w:date="2012-08-08T16:18:00Z">
              <w:r>
                <w:t xml:space="preserve">                  'down', then this element indicates the version number of</w:t>
              </w:r>
            </w:ins>
          </w:p>
          <w:p w14:paraId="396F9FEC" w14:textId="77777777" w:rsidR="00D708FE" w:rsidRDefault="00D708FE" w:rsidP="00D708FE">
            <w:pPr>
              <w:pStyle w:val="XML1"/>
              <w:rPr>
                <w:ins w:id="21062" w:author="Thomas Dietz" w:date="2012-08-08T16:18:00Z"/>
              </w:rPr>
            </w:pPr>
            <w:ins w:id="21063" w:author="Thomas Dietz" w:date="2012-08-08T16:18:00Z">
              <w:r>
                <w:t xml:space="preserve">                  the last established connection with this OpenFlow</w:t>
              </w:r>
            </w:ins>
          </w:p>
          <w:p w14:paraId="0A56F2B6" w14:textId="77777777" w:rsidR="00D708FE" w:rsidRDefault="00D708FE" w:rsidP="00D708FE">
            <w:pPr>
              <w:pStyle w:val="XML1"/>
              <w:rPr>
                <w:ins w:id="21064" w:author="Thomas Dietz" w:date="2012-08-08T16:18:00Z"/>
              </w:rPr>
            </w:pPr>
            <w:ins w:id="21065" w:author="Thomas Dietz" w:date="2012-08-08T16:18:00Z">
              <w:r>
                <w:t xml:space="preserve">                  Controller.  The value of this element MAY be persistent</w:t>
              </w:r>
            </w:ins>
          </w:p>
          <w:p w14:paraId="44A9D8A7" w14:textId="77777777" w:rsidR="00D708FE" w:rsidRDefault="00D708FE" w:rsidP="00D708FE">
            <w:pPr>
              <w:pStyle w:val="XML1"/>
              <w:rPr>
                <w:ins w:id="21066" w:author="Thomas Dietz" w:date="2012-08-08T16:18:00Z"/>
              </w:rPr>
            </w:pPr>
            <w:ins w:id="21067" w:author="Thomas Dietz" w:date="2012-08-08T16:18:00Z">
              <w:r>
                <w:t xml:space="preserve">                  across reboots of the OpenFlow Logical Switch in such a</w:t>
              </w:r>
            </w:ins>
          </w:p>
          <w:p w14:paraId="42E962C6" w14:textId="77777777" w:rsidR="00D708FE" w:rsidRDefault="00D708FE" w:rsidP="00D708FE">
            <w:pPr>
              <w:pStyle w:val="XML1"/>
              <w:rPr>
                <w:ins w:id="21068" w:author="Thomas Dietz" w:date="2012-08-08T16:18:00Z"/>
              </w:rPr>
            </w:pPr>
            <w:ins w:id="21069" w:author="Thomas Dietz" w:date="2012-08-08T16:18:00Z">
              <w:r>
                <w:t xml:space="preserve">                  case.  If element connection-state has value 'down'and</w:t>
              </w:r>
            </w:ins>
          </w:p>
          <w:p w14:paraId="0E7F132F" w14:textId="77777777" w:rsidR="00D708FE" w:rsidRDefault="00D708FE" w:rsidP="00D708FE">
            <w:pPr>
              <w:pStyle w:val="XML1"/>
              <w:rPr>
                <w:ins w:id="21070" w:author="Thomas Dietz" w:date="2012-08-08T16:18:00Z"/>
              </w:rPr>
            </w:pPr>
            <w:ins w:id="21071" w:author="Thomas Dietz" w:date="2012-08-08T16:18:00Z">
              <w:r>
                <w:t xml:space="preserve">                  there is no information about previous connections to</w:t>
              </w:r>
            </w:ins>
          </w:p>
          <w:p w14:paraId="3C0FAFF7" w14:textId="77777777" w:rsidR="00D708FE" w:rsidRDefault="00D708FE" w:rsidP="00D708FE">
            <w:pPr>
              <w:pStyle w:val="XML1"/>
              <w:rPr>
                <w:ins w:id="21072" w:author="Thomas Dietz" w:date="2012-08-08T16:18:00Z"/>
              </w:rPr>
            </w:pPr>
            <w:ins w:id="21073" w:author="Thomas Dietz" w:date="2012-08-08T16:18:00Z">
              <w:r>
                <w:t xml:space="preserve">                  this OpenFlow controller, then this element is not</w:t>
              </w:r>
            </w:ins>
          </w:p>
          <w:p w14:paraId="40DE71EB" w14:textId="77777777" w:rsidR="00D708FE" w:rsidRDefault="00D708FE" w:rsidP="00D708FE">
            <w:pPr>
              <w:pStyle w:val="XML1"/>
              <w:rPr>
                <w:ins w:id="21074" w:author="Thomas Dietz" w:date="2012-08-08T16:18:00Z"/>
              </w:rPr>
            </w:pPr>
            <w:ins w:id="21075" w:author="Thomas Dietz" w:date="2012-08-08T16:18:00Z">
              <w:r>
                <w:t xml:space="preserve">                  present or has the value '0'.</w:t>
              </w:r>
            </w:ins>
          </w:p>
          <w:p w14:paraId="30C52062" w14:textId="77777777" w:rsidR="00D708FE" w:rsidRDefault="00D708FE" w:rsidP="00D708FE">
            <w:pPr>
              <w:pStyle w:val="XML1"/>
              <w:rPr>
                <w:ins w:id="21076" w:author="Thomas Dietz" w:date="2012-08-08T16:18:00Z"/>
              </w:rPr>
            </w:pPr>
            <w:ins w:id="21077" w:author="Thomas Dietz" w:date="2012-08-08T16:18:00Z">
              <w:r>
                <w:t xml:space="preserve">                &lt;/xs:documentation&gt;</w:t>
              </w:r>
            </w:ins>
          </w:p>
          <w:p w14:paraId="15782B8B" w14:textId="77777777" w:rsidR="00D708FE" w:rsidRDefault="00D708FE" w:rsidP="00D708FE">
            <w:pPr>
              <w:pStyle w:val="XML1"/>
              <w:rPr>
                <w:ins w:id="21078" w:author="Thomas Dietz" w:date="2012-08-08T16:18:00Z"/>
              </w:rPr>
            </w:pPr>
            <w:ins w:id="21079" w:author="Thomas Dietz" w:date="2012-08-08T16:18:00Z">
              <w:r>
                <w:t xml:space="preserve">              &lt;/xs:annotation&gt;</w:t>
              </w:r>
            </w:ins>
          </w:p>
          <w:p w14:paraId="3E2B221A" w14:textId="77777777" w:rsidR="00D708FE" w:rsidRDefault="00D708FE" w:rsidP="00D708FE">
            <w:pPr>
              <w:pStyle w:val="XML1"/>
              <w:rPr>
                <w:ins w:id="21080" w:author="Thomas Dietz" w:date="2012-08-08T16:18:00Z"/>
              </w:rPr>
            </w:pPr>
            <w:ins w:id="21081" w:author="Thomas Dietz" w:date="2012-08-08T16:18:00Z">
              <w:r>
                <w:t xml:space="preserve">            &lt;/xs:element&gt;</w:t>
              </w:r>
            </w:ins>
          </w:p>
          <w:p w14:paraId="17C8188A" w14:textId="77777777" w:rsidR="00D708FE" w:rsidRDefault="00D708FE" w:rsidP="00D708FE">
            <w:pPr>
              <w:pStyle w:val="XML1"/>
              <w:rPr>
                <w:ins w:id="21082" w:author="Thomas Dietz" w:date="2012-08-08T16:18:00Z"/>
              </w:rPr>
            </w:pPr>
            <w:ins w:id="21083" w:author="Thomas Dietz" w:date="2012-08-08T16:18:00Z">
              <w:r>
                <w:t xml:space="preserve">            &lt;xs:element name="supported-versions" minOccurs="0" maxOccurs="unbounded"  type="OFOpenFlowVersionType"&gt;</w:t>
              </w:r>
            </w:ins>
          </w:p>
          <w:p w14:paraId="7262187B" w14:textId="77777777" w:rsidR="00D708FE" w:rsidRDefault="00D708FE" w:rsidP="00D708FE">
            <w:pPr>
              <w:pStyle w:val="XML1"/>
              <w:rPr>
                <w:ins w:id="21084" w:author="Thomas Dietz" w:date="2012-08-08T16:18:00Z"/>
              </w:rPr>
            </w:pPr>
            <w:ins w:id="21085" w:author="Thomas Dietz" w:date="2012-08-08T16:18:00Z">
              <w:r>
                <w:t xml:space="preserve">              &lt;xs:annotation&gt;</w:t>
              </w:r>
            </w:ins>
          </w:p>
          <w:p w14:paraId="38522949" w14:textId="77777777" w:rsidR="00D708FE" w:rsidRDefault="00D708FE" w:rsidP="00D708FE">
            <w:pPr>
              <w:pStyle w:val="XML1"/>
              <w:rPr>
                <w:ins w:id="21086" w:author="Thomas Dietz" w:date="2012-08-08T16:18:00Z"/>
              </w:rPr>
            </w:pPr>
            <w:ins w:id="21087" w:author="Thomas Dietz" w:date="2012-08-08T16:18:00Z">
              <w:r>
                <w:t xml:space="preserve">                &lt;xs:documentation&gt;</w:t>
              </w:r>
            </w:ins>
          </w:p>
          <w:p w14:paraId="4306A013" w14:textId="77777777" w:rsidR="00D708FE" w:rsidRDefault="00D708FE" w:rsidP="00D708FE">
            <w:pPr>
              <w:pStyle w:val="XML1"/>
              <w:rPr>
                <w:ins w:id="21088" w:author="Thomas Dietz" w:date="2012-08-08T16:18:00Z"/>
              </w:rPr>
            </w:pPr>
            <w:ins w:id="21089" w:author="Thomas Dietz" w:date="2012-08-08T16:18:00Z">
              <w:r>
                <w:t xml:space="preserve">                  This list of elements includes one entry for</w:t>
              </w:r>
            </w:ins>
          </w:p>
          <w:p w14:paraId="7037C879" w14:textId="77777777" w:rsidR="00D708FE" w:rsidRDefault="00D708FE" w:rsidP="00D708FE">
            <w:pPr>
              <w:pStyle w:val="XML1"/>
              <w:rPr>
                <w:ins w:id="21090" w:author="Thomas Dietz" w:date="2012-08-08T16:18:00Z"/>
              </w:rPr>
            </w:pPr>
            <w:ins w:id="21091" w:author="Thomas Dietz" w:date="2012-08-08T16:18:00Z">
              <w:r>
                <w:lastRenderedPageBreak/>
                <w:t xml:space="preserve">                  each OpenFlow protocol version that this OpenFlow</w:t>
              </w:r>
            </w:ins>
          </w:p>
          <w:p w14:paraId="2712C66A" w14:textId="77777777" w:rsidR="00D708FE" w:rsidRDefault="00D708FE" w:rsidP="00D708FE">
            <w:pPr>
              <w:pStyle w:val="XML1"/>
              <w:rPr>
                <w:ins w:id="21092" w:author="Thomas Dietz" w:date="2012-08-08T16:18:00Z"/>
              </w:rPr>
            </w:pPr>
            <w:ins w:id="21093" w:author="Thomas Dietz" w:date="2012-08-08T16:18:00Z">
              <w:r>
                <w:t xml:space="preserve">                  controller supports.  It SHOULD contain all</w:t>
              </w:r>
            </w:ins>
          </w:p>
          <w:p w14:paraId="16529F1C" w14:textId="77777777" w:rsidR="00D708FE" w:rsidRDefault="00D708FE" w:rsidP="00D708FE">
            <w:pPr>
              <w:pStyle w:val="XML1"/>
              <w:rPr>
                <w:ins w:id="21094" w:author="Thomas Dietz" w:date="2012-08-08T16:18:00Z"/>
              </w:rPr>
            </w:pPr>
            <w:ins w:id="21095" w:author="Thomas Dietz" w:date="2012-08-08T16:18:00Z">
              <w:r>
                <w:t xml:space="preserve">                &lt;/xs:documentation&gt;</w:t>
              </w:r>
            </w:ins>
          </w:p>
          <w:p w14:paraId="7AAEBD66" w14:textId="77777777" w:rsidR="00D708FE" w:rsidRDefault="00D708FE" w:rsidP="00D708FE">
            <w:pPr>
              <w:pStyle w:val="XML1"/>
              <w:rPr>
                <w:ins w:id="21096" w:author="Thomas Dietz" w:date="2012-08-08T16:18:00Z"/>
              </w:rPr>
            </w:pPr>
            <w:ins w:id="21097" w:author="Thomas Dietz" w:date="2012-08-08T16:18:00Z">
              <w:r>
                <w:t xml:space="preserve">              &lt;/xs:annotation&gt;</w:t>
              </w:r>
            </w:ins>
          </w:p>
          <w:p w14:paraId="1CA4F628" w14:textId="77777777" w:rsidR="00D708FE" w:rsidRDefault="00D708FE" w:rsidP="00D708FE">
            <w:pPr>
              <w:pStyle w:val="XML1"/>
              <w:rPr>
                <w:ins w:id="21098" w:author="Thomas Dietz" w:date="2012-08-08T16:18:00Z"/>
              </w:rPr>
            </w:pPr>
            <w:ins w:id="21099" w:author="Thomas Dietz" w:date="2012-08-08T16:18:00Z">
              <w:r>
                <w:t xml:space="preserve">            &lt;/xs:element&gt;</w:t>
              </w:r>
            </w:ins>
          </w:p>
          <w:p w14:paraId="7F8418FF" w14:textId="77777777" w:rsidR="00D708FE" w:rsidRDefault="00D708FE" w:rsidP="00D708FE">
            <w:pPr>
              <w:pStyle w:val="XML1"/>
              <w:rPr>
                <w:ins w:id="21100" w:author="Thomas Dietz" w:date="2012-08-08T16:18:00Z"/>
              </w:rPr>
            </w:pPr>
            <w:ins w:id="21101" w:author="Thomas Dietz" w:date="2012-08-08T16:18:00Z">
              <w:r>
                <w:t xml:space="preserve">            &lt;xs:element name="local-ip-address-in-use" minOccurs="0"  type="inet:ip-address"&gt;</w:t>
              </w:r>
            </w:ins>
          </w:p>
          <w:p w14:paraId="09BFDEE2" w14:textId="77777777" w:rsidR="00D708FE" w:rsidRDefault="00D708FE" w:rsidP="00D708FE">
            <w:pPr>
              <w:pStyle w:val="XML1"/>
              <w:rPr>
                <w:ins w:id="21102" w:author="Thomas Dietz" w:date="2012-08-08T16:18:00Z"/>
              </w:rPr>
            </w:pPr>
            <w:ins w:id="21103" w:author="Thomas Dietz" w:date="2012-08-08T16:18:00Z">
              <w:r>
                <w:t xml:space="preserve">              &lt;xs:annotation&gt;</w:t>
              </w:r>
            </w:ins>
          </w:p>
          <w:p w14:paraId="20D63B53" w14:textId="77777777" w:rsidR="00D708FE" w:rsidRDefault="00D708FE" w:rsidP="00D708FE">
            <w:pPr>
              <w:pStyle w:val="XML1"/>
              <w:rPr>
                <w:ins w:id="21104" w:author="Thomas Dietz" w:date="2012-08-08T16:18:00Z"/>
              </w:rPr>
            </w:pPr>
            <w:ins w:id="21105" w:author="Thomas Dietz" w:date="2012-08-08T16:18:00Z">
              <w:r>
                <w:t xml:space="preserve">                &lt;xs:documentation&gt;</w:t>
              </w:r>
            </w:ins>
          </w:p>
          <w:p w14:paraId="55AEB3F8" w14:textId="77777777" w:rsidR="00D708FE" w:rsidRDefault="00D708FE" w:rsidP="00D708FE">
            <w:pPr>
              <w:pStyle w:val="XML1"/>
              <w:rPr>
                <w:ins w:id="21106" w:author="Thomas Dietz" w:date="2012-08-08T16:18:00Z"/>
              </w:rPr>
            </w:pPr>
            <w:ins w:id="21107" w:author="Thomas Dietz" w:date="2012-08-08T16:18:00Z">
              <w:r>
                <w:t xml:space="preserve">                  The local IP address of the OpenFlow Logical</w:t>
              </w:r>
            </w:ins>
          </w:p>
          <w:p w14:paraId="2A3B229D" w14:textId="77777777" w:rsidR="00D708FE" w:rsidRDefault="00D708FE" w:rsidP="00D708FE">
            <w:pPr>
              <w:pStyle w:val="XML1"/>
              <w:rPr>
                <w:ins w:id="21108" w:author="Thomas Dietz" w:date="2012-08-08T16:18:00Z"/>
              </w:rPr>
            </w:pPr>
            <w:ins w:id="21109" w:author="Thomas Dietz" w:date="2012-08-08T16:18:00Z">
              <w:r>
                <w:t xml:space="preserve">                  Switch when connecting to this OpenFlow Controller.  It</w:t>
              </w:r>
            </w:ins>
          </w:p>
          <w:p w14:paraId="39AB9BA1" w14:textId="77777777" w:rsidR="00D708FE" w:rsidRDefault="00D708FE" w:rsidP="00D708FE">
            <w:pPr>
              <w:pStyle w:val="XML1"/>
              <w:rPr>
                <w:ins w:id="21110" w:author="Thomas Dietz" w:date="2012-08-08T16:18:00Z"/>
              </w:rPr>
            </w:pPr>
            <w:ins w:id="21111" w:author="Thomas Dietz" w:date="2012-08-08T16:18:00Z">
              <w:r>
                <w:t xml:space="preserve">                  is the source IP address of packets sent to this OpenFlow</w:t>
              </w:r>
            </w:ins>
          </w:p>
          <w:p w14:paraId="077E4AFB" w14:textId="77777777" w:rsidR="00D708FE" w:rsidRDefault="00D708FE" w:rsidP="00D708FE">
            <w:pPr>
              <w:pStyle w:val="XML1"/>
              <w:rPr>
                <w:ins w:id="21112" w:author="Thomas Dietz" w:date="2012-08-08T16:18:00Z"/>
              </w:rPr>
            </w:pPr>
            <w:ins w:id="21113" w:author="Thomas Dietz" w:date="2012-08-08T16:18:00Z">
              <w:r>
                <w:t xml:space="preserve">                  Controller.  If present, this element overrides any</w:t>
              </w:r>
            </w:ins>
          </w:p>
          <w:p w14:paraId="130F2A58" w14:textId="77777777" w:rsidR="00D708FE" w:rsidRDefault="00D708FE" w:rsidP="00D708FE">
            <w:pPr>
              <w:pStyle w:val="XML1"/>
              <w:rPr>
                <w:ins w:id="21114" w:author="Thomas Dietz" w:date="2012-08-08T16:18:00Z"/>
              </w:rPr>
            </w:pPr>
            <w:ins w:id="21115" w:author="Thomas Dietz" w:date="2012-08-08T16:18:00Z">
              <w:r>
                <w:t xml:space="preserve">                  default IP address.</w:t>
              </w:r>
            </w:ins>
          </w:p>
          <w:p w14:paraId="47D83D6C" w14:textId="77777777" w:rsidR="00D708FE" w:rsidRDefault="00D708FE" w:rsidP="00D708FE">
            <w:pPr>
              <w:pStyle w:val="XML1"/>
              <w:rPr>
                <w:ins w:id="21116" w:author="Thomas Dietz" w:date="2012-08-08T16:18:00Z"/>
              </w:rPr>
            </w:pPr>
            <w:ins w:id="21117" w:author="Thomas Dietz" w:date="2012-08-08T16:18:00Z">
              <w:r>
                <w:t xml:space="preserve">                &lt;/xs:documentation&gt;</w:t>
              </w:r>
            </w:ins>
          </w:p>
          <w:p w14:paraId="4DB92EB3" w14:textId="77777777" w:rsidR="00D708FE" w:rsidRDefault="00D708FE" w:rsidP="00D708FE">
            <w:pPr>
              <w:pStyle w:val="XML1"/>
              <w:rPr>
                <w:ins w:id="21118" w:author="Thomas Dietz" w:date="2012-08-08T16:18:00Z"/>
              </w:rPr>
            </w:pPr>
            <w:ins w:id="21119" w:author="Thomas Dietz" w:date="2012-08-08T16:18:00Z">
              <w:r>
                <w:t xml:space="preserve">              &lt;/xs:annotation&gt;</w:t>
              </w:r>
            </w:ins>
          </w:p>
          <w:p w14:paraId="54417A65" w14:textId="77777777" w:rsidR="00D708FE" w:rsidRDefault="00D708FE" w:rsidP="00D708FE">
            <w:pPr>
              <w:pStyle w:val="XML1"/>
              <w:rPr>
                <w:ins w:id="21120" w:author="Thomas Dietz" w:date="2012-08-08T16:18:00Z"/>
              </w:rPr>
            </w:pPr>
            <w:ins w:id="21121" w:author="Thomas Dietz" w:date="2012-08-08T16:18:00Z">
              <w:r>
                <w:t xml:space="preserve">            &lt;/xs:element&gt;</w:t>
              </w:r>
            </w:ins>
          </w:p>
          <w:p w14:paraId="6F0147B6" w14:textId="77777777" w:rsidR="00D708FE" w:rsidRDefault="00D708FE" w:rsidP="00D708FE">
            <w:pPr>
              <w:pStyle w:val="XML1"/>
              <w:rPr>
                <w:ins w:id="21122" w:author="Thomas Dietz" w:date="2012-08-08T16:18:00Z"/>
              </w:rPr>
            </w:pPr>
            <w:ins w:id="21123" w:author="Thomas Dietz" w:date="2012-08-08T16:18:00Z">
              <w:r>
                <w:t xml:space="preserve">            &lt;xs:element name="local-port-in-use" minOccurs="0"  type="inet:port-number"&gt;</w:t>
              </w:r>
            </w:ins>
          </w:p>
          <w:p w14:paraId="1F28F4D9" w14:textId="77777777" w:rsidR="00D708FE" w:rsidRDefault="00D708FE" w:rsidP="00D708FE">
            <w:pPr>
              <w:pStyle w:val="XML1"/>
              <w:rPr>
                <w:ins w:id="21124" w:author="Thomas Dietz" w:date="2012-08-08T16:18:00Z"/>
              </w:rPr>
            </w:pPr>
            <w:ins w:id="21125" w:author="Thomas Dietz" w:date="2012-08-08T16:18:00Z">
              <w:r>
                <w:t xml:space="preserve">              &lt;xs:annotation&gt;</w:t>
              </w:r>
            </w:ins>
          </w:p>
          <w:p w14:paraId="0145F9AF" w14:textId="77777777" w:rsidR="00D708FE" w:rsidRDefault="00D708FE" w:rsidP="00D708FE">
            <w:pPr>
              <w:pStyle w:val="XML1"/>
              <w:rPr>
                <w:ins w:id="21126" w:author="Thomas Dietz" w:date="2012-08-08T16:18:00Z"/>
              </w:rPr>
            </w:pPr>
            <w:ins w:id="21127" w:author="Thomas Dietz" w:date="2012-08-08T16:18:00Z">
              <w:r>
                <w:t xml:space="preserve">                &lt;xs:documentation&gt;</w:t>
              </w:r>
            </w:ins>
          </w:p>
          <w:p w14:paraId="748861AC" w14:textId="77777777" w:rsidR="00D708FE" w:rsidRDefault="00D708FE" w:rsidP="00D708FE">
            <w:pPr>
              <w:pStyle w:val="XML1"/>
              <w:rPr>
                <w:ins w:id="21128" w:author="Thomas Dietz" w:date="2012-08-08T16:18:00Z"/>
              </w:rPr>
            </w:pPr>
            <w:ins w:id="21129" w:author="Thomas Dietz" w:date="2012-08-08T16:18:00Z">
              <w:r>
                <w:t xml:space="preserve">                  The local TCP port number of the OpenFlow</w:t>
              </w:r>
            </w:ins>
          </w:p>
          <w:p w14:paraId="2F17FF0B" w14:textId="77777777" w:rsidR="00D708FE" w:rsidRDefault="00D708FE" w:rsidP="00D708FE">
            <w:pPr>
              <w:pStyle w:val="XML1"/>
              <w:rPr>
                <w:ins w:id="21130" w:author="Thomas Dietz" w:date="2012-08-08T16:18:00Z"/>
              </w:rPr>
            </w:pPr>
            <w:ins w:id="21131" w:author="Thomas Dietz" w:date="2012-08-08T16:18:00Z">
              <w:r>
                <w:t xml:space="preserve">                  Logical Switch.  If element connection-state has value</w:t>
              </w:r>
            </w:ins>
          </w:p>
          <w:p w14:paraId="46A01C17" w14:textId="77777777" w:rsidR="00D708FE" w:rsidRDefault="00D708FE" w:rsidP="00D708FE">
            <w:pPr>
              <w:pStyle w:val="XML1"/>
              <w:rPr>
                <w:ins w:id="21132" w:author="Thomas Dietz" w:date="2012-08-08T16:18:00Z"/>
              </w:rPr>
            </w:pPr>
            <w:ins w:id="21133" w:author="Thomas Dietz" w:date="2012-08-08T16:18:00Z">
              <w:r>
                <w:t xml:space="preserve">                  'up', then this element indicates the actual port number</w:t>
              </w:r>
            </w:ins>
          </w:p>
          <w:p w14:paraId="0762890F" w14:textId="77777777" w:rsidR="00D708FE" w:rsidRDefault="00D708FE" w:rsidP="00D708FE">
            <w:pPr>
              <w:pStyle w:val="XML1"/>
              <w:rPr>
                <w:ins w:id="21134" w:author="Thomas Dietz" w:date="2012-08-08T16:18:00Z"/>
              </w:rPr>
            </w:pPr>
            <w:ins w:id="21135" w:author="Thomas Dietz" w:date="2012-08-08T16:18:00Z">
              <w:r>
                <w:t xml:space="preserve">                  in use.  If element connection-state has value 'down',</w:t>
              </w:r>
            </w:ins>
          </w:p>
          <w:p w14:paraId="6A30AABC" w14:textId="77777777" w:rsidR="00D708FE" w:rsidRDefault="00D708FE" w:rsidP="00D708FE">
            <w:pPr>
              <w:pStyle w:val="XML1"/>
              <w:rPr>
                <w:ins w:id="21136" w:author="Thomas Dietz" w:date="2012-08-08T16:18:00Z"/>
              </w:rPr>
            </w:pPr>
            <w:ins w:id="21137" w:author="Thomas Dietz" w:date="2012-08-08T16:18:00Z">
              <w:r>
                <w:t xml:space="preserve">                  then this element indicates the port number used for the</w:t>
              </w:r>
            </w:ins>
          </w:p>
          <w:p w14:paraId="6812E787" w14:textId="77777777" w:rsidR="00D708FE" w:rsidRDefault="00D708FE" w:rsidP="00D708FE">
            <w:pPr>
              <w:pStyle w:val="XML1"/>
              <w:rPr>
                <w:ins w:id="21138" w:author="Thomas Dietz" w:date="2012-08-08T16:18:00Z"/>
              </w:rPr>
            </w:pPr>
            <w:ins w:id="21139" w:author="Thomas Dietz" w:date="2012-08-08T16:18:00Z">
              <w:r>
                <w:t xml:space="preserve">                  last attempt to establish a connection with this OpenFlow</w:t>
              </w:r>
            </w:ins>
          </w:p>
          <w:p w14:paraId="38492233" w14:textId="77777777" w:rsidR="00D708FE" w:rsidRDefault="00D708FE" w:rsidP="00D708FE">
            <w:pPr>
              <w:pStyle w:val="XML1"/>
              <w:rPr>
                <w:ins w:id="21140" w:author="Thomas Dietz" w:date="2012-08-08T16:18:00Z"/>
              </w:rPr>
            </w:pPr>
            <w:ins w:id="21141" w:author="Thomas Dietz" w:date="2012-08-08T16:18:00Z">
              <w:r>
                <w:t xml:space="preserve">                  Controller.??? </w:t>
              </w:r>
            </w:ins>
          </w:p>
          <w:p w14:paraId="68B1D78A" w14:textId="77777777" w:rsidR="00D708FE" w:rsidRDefault="00D708FE" w:rsidP="00D708FE">
            <w:pPr>
              <w:pStyle w:val="XML1"/>
              <w:rPr>
                <w:ins w:id="21142" w:author="Thomas Dietz" w:date="2012-08-08T16:18:00Z"/>
              </w:rPr>
            </w:pPr>
            <w:ins w:id="21143" w:author="Thomas Dietz" w:date="2012-08-08T16:18:00Z">
              <w:r>
                <w:t xml:space="preserve">                  When connecting to this OpenFlow Controller, it is the </w:t>
              </w:r>
            </w:ins>
          </w:p>
          <w:p w14:paraId="09A6C13F" w14:textId="77777777" w:rsidR="00D708FE" w:rsidRDefault="00D708FE" w:rsidP="00D708FE">
            <w:pPr>
              <w:pStyle w:val="XML1"/>
              <w:rPr>
                <w:ins w:id="21144" w:author="Thomas Dietz" w:date="2012-08-08T16:18:00Z"/>
              </w:rPr>
            </w:pPr>
            <w:ins w:id="21145" w:author="Thomas Dietz" w:date="2012-08-08T16:18:00Z">
              <w:r>
                <w:t xml:space="preserve">                  source TCP port number of packets sent to this OpenFlow </w:t>
              </w:r>
            </w:ins>
          </w:p>
          <w:p w14:paraId="5D5047E1" w14:textId="77777777" w:rsidR="00D708FE" w:rsidRDefault="00D708FE" w:rsidP="00D708FE">
            <w:pPr>
              <w:pStyle w:val="XML1"/>
              <w:rPr>
                <w:ins w:id="21146" w:author="Thomas Dietz" w:date="2012-08-08T16:18:00Z"/>
              </w:rPr>
            </w:pPr>
            <w:ins w:id="21147" w:author="Thomas Dietz" w:date="2012-08-08T16:18:00Z">
              <w:r>
                <w:t xml:space="preserve">                  Controller.  If this element has its defaqult value 0,</w:t>
              </w:r>
            </w:ins>
          </w:p>
          <w:p w14:paraId="6BE27334" w14:textId="77777777" w:rsidR="00D708FE" w:rsidRDefault="00D708FE" w:rsidP="00D708FE">
            <w:pPr>
              <w:pStyle w:val="XML1"/>
              <w:rPr>
                <w:ins w:id="21148" w:author="Thomas Dietz" w:date="2012-08-08T16:18:00Z"/>
              </w:rPr>
            </w:pPr>
            <w:ins w:id="21149" w:author="Thomas Dietz" w:date="2012-08-08T16:18:00Z">
              <w:r>
                <w:t xml:space="preserve">                  then port number is chosen arbitrarily by the OpenFlow</w:t>
              </w:r>
            </w:ins>
          </w:p>
          <w:p w14:paraId="696A8461" w14:textId="77777777" w:rsidR="00D708FE" w:rsidRDefault="00D708FE" w:rsidP="00D708FE">
            <w:pPr>
              <w:pStyle w:val="XML1"/>
              <w:rPr>
                <w:ins w:id="21150" w:author="Thomas Dietz" w:date="2012-08-08T16:18:00Z"/>
              </w:rPr>
            </w:pPr>
            <w:ins w:id="21151" w:author="Thomas Dietz" w:date="2012-08-08T16:18:00Z">
              <w:r>
                <w:t xml:space="preserve">                  Logical Switch.</w:t>
              </w:r>
            </w:ins>
          </w:p>
          <w:p w14:paraId="36656C0F" w14:textId="77777777" w:rsidR="00D708FE" w:rsidRDefault="00D708FE" w:rsidP="00D708FE">
            <w:pPr>
              <w:pStyle w:val="XML1"/>
              <w:rPr>
                <w:ins w:id="21152" w:author="Thomas Dietz" w:date="2012-08-08T16:18:00Z"/>
              </w:rPr>
            </w:pPr>
            <w:ins w:id="21153" w:author="Thomas Dietz" w:date="2012-08-08T16:18:00Z">
              <w:r>
                <w:t xml:space="preserve">                &lt;/xs:documentation&gt;</w:t>
              </w:r>
            </w:ins>
          </w:p>
          <w:p w14:paraId="6BEF47B9" w14:textId="77777777" w:rsidR="00D708FE" w:rsidRDefault="00D708FE" w:rsidP="00D708FE">
            <w:pPr>
              <w:pStyle w:val="XML1"/>
              <w:rPr>
                <w:ins w:id="21154" w:author="Thomas Dietz" w:date="2012-08-08T16:18:00Z"/>
              </w:rPr>
            </w:pPr>
            <w:ins w:id="21155" w:author="Thomas Dietz" w:date="2012-08-08T16:18:00Z">
              <w:r>
                <w:t xml:space="preserve">              &lt;/xs:annotation&gt;</w:t>
              </w:r>
            </w:ins>
          </w:p>
          <w:p w14:paraId="559F80F6" w14:textId="77777777" w:rsidR="00D708FE" w:rsidRDefault="00D708FE" w:rsidP="00D708FE">
            <w:pPr>
              <w:pStyle w:val="XML1"/>
              <w:rPr>
                <w:ins w:id="21156" w:author="Thomas Dietz" w:date="2012-08-08T16:18:00Z"/>
              </w:rPr>
            </w:pPr>
            <w:ins w:id="21157" w:author="Thomas Dietz" w:date="2012-08-08T16:18:00Z">
              <w:r>
                <w:t xml:space="preserve">            &lt;/xs:element&gt;</w:t>
              </w:r>
            </w:ins>
          </w:p>
          <w:p w14:paraId="632347D7" w14:textId="77777777" w:rsidR="00D708FE" w:rsidRDefault="00D708FE" w:rsidP="00D708FE">
            <w:pPr>
              <w:pStyle w:val="XML1"/>
              <w:rPr>
                <w:ins w:id="21158" w:author="Thomas Dietz" w:date="2012-08-08T16:18:00Z"/>
              </w:rPr>
            </w:pPr>
            <w:ins w:id="21159" w:author="Thomas Dietz" w:date="2012-08-08T16:18:00Z">
              <w:r>
                <w:t xml:space="preserve">          &lt;/xs:sequence&gt;</w:t>
              </w:r>
            </w:ins>
          </w:p>
          <w:p w14:paraId="5B87E137" w14:textId="77777777" w:rsidR="00D708FE" w:rsidRDefault="00D708FE" w:rsidP="00D708FE">
            <w:pPr>
              <w:pStyle w:val="XML1"/>
              <w:rPr>
                <w:ins w:id="21160" w:author="Thomas Dietz" w:date="2012-08-08T16:18:00Z"/>
              </w:rPr>
            </w:pPr>
            <w:ins w:id="21161" w:author="Thomas Dietz" w:date="2012-08-08T16:18:00Z">
              <w:r>
                <w:t xml:space="preserve">        &lt;/xs:complexType&gt;</w:t>
              </w:r>
            </w:ins>
          </w:p>
          <w:p w14:paraId="06D7DA38" w14:textId="77777777" w:rsidR="00D708FE" w:rsidRDefault="00D708FE" w:rsidP="00D708FE">
            <w:pPr>
              <w:pStyle w:val="XML1"/>
              <w:rPr>
                <w:ins w:id="21162" w:author="Thomas Dietz" w:date="2012-08-08T16:18:00Z"/>
              </w:rPr>
            </w:pPr>
            <w:ins w:id="21163" w:author="Thomas Dietz" w:date="2012-08-08T16:18:00Z">
              <w:r>
                <w:t xml:space="preserve">      &lt;/xs:element&gt;</w:t>
              </w:r>
            </w:ins>
          </w:p>
          <w:p w14:paraId="21DB44A7" w14:textId="77777777" w:rsidR="00D708FE" w:rsidRDefault="00D708FE" w:rsidP="00D708FE">
            <w:pPr>
              <w:pStyle w:val="XML1"/>
              <w:rPr>
                <w:ins w:id="21164" w:author="Thomas Dietz" w:date="2012-08-08T16:18:00Z"/>
              </w:rPr>
            </w:pPr>
            <w:ins w:id="21165" w:author="Thomas Dietz" w:date="2012-08-08T16:18:00Z">
              <w:r>
                <w:t xml:space="preserve">    &lt;/xs:sequence&gt;</w:t>
              </w:r>
            </w:ins>
          </w:p>
          <w:p w14:paraId="73E577E2" w14:textId="77777777" w:rsidR="00D708FE" w:rsidRDefault="00D708FE" w:rsidP="00D708FE">
            <w:pPr>
              <w:pStyle w:val="XML1"/>
              <w:rPr>
                <w:ins w:id="21166" w:author="Thomas Dietz" w:date="2012-08-08T16:18:00Z"/>
              </w:rPr>
            </w:pPr>
            <w:ins w:id="21167" w:author="Thomas Dietz" w:date="2012-08-08T16:18:00Z">
              <w:r>
                <w:t xml:space="preserve">  &lt;/xs:group&gt;</w:t>
              </w:r>
            </w:ins>
          </w:p>
          <w:p w14:paraId="4535024D" w14:textId="77777777" w:rsidR="00D708FE" w:rsidRDefault="00D708FE" w:rsidP="00D708FE">
            <w:pPr>
              <w:pStyle w:val="XML1"/>
              <w:rPr>
                <w:ins w:id="21168" w:author="Thomas Dietz" w:date="2012-08-08T16:18:00Z"/>
              </w:rPr>
            </w:pPr>
          </w:p>
          <w:p w14:paraId="1DA61EB7" w14:textId="77777777" w:rsidR="00D708FE" w:rsidRDefault="00D708FE" w:rsidP="00D708FE">
            <w:pPr>
              <w:pStyle w:val="XML1"/>
              <w:rPr>
                <w:ins w:id="21169" w:author="Thomas Dietz" w:date="2012-08-08T16:18:00Z"/>
              </w:rPr>
            </w:pPr>
            <w:ins w:id="21170" w:author="Thomas Dietz" w:date="2012-08-08T16:18:00Z">
              <w:r>
                <w:t xml:space="preserve">  &lt;xs:element name="capable-switch"&gt;</w:t>
              </w:r>
            </w:ins>
          </w:p>
          <w:p w14:paraId="08F504B0" w14:textId="77777777" w:rsidR="00D708FE" w:rsidRDefault="00D708FE" w:rsidP="00D708FE">
            <w:pPr>
              <w:pStyle w:val="XML1"/>
              <w:rPr>
                <w:ins w:id="21171" w:author="Thomas Dietz" w:date="2012-08-08T16:18:00Z"/>
              </w:rPr>
            </w:pPr>
            <w:ins w:id="21172" w:author="Thomas Dietz" w:date="2012-08-08T16:18:00Z">
              <w:r>
                <w:t xml:space="preserve">    &lt;xs:annotation&gt;</w:t>
              </w:r>
            </w:ins>
          </w:p>
          <w:p w14:paraId="3AC17BE0" w14:textId="77777777" w:rsidR="00D708FE" w:rsidRDefault="00D708FE" w:rsidP="00D708FE">
            <w:pPr>
              <w:pStyle w:val="XML1"/>
              <w:rPr>
                <w:ins w:id="21173" w:author="Thomas Dietz" w:date="2012-08-08T16:18:00Z"/>
              </w:rPr>
            </w:pPr>
            <w:ins w:id="21174" w:author="Thomas Dietz" w:date="2012-08-08T16:18:00Z">
              <w:r>
                <w:t xml:space="preserve">      &lt;xs:documentation&gt;</w:t>
              </w:r>
            </w:ins>
          </w:p>
          <w:p w14:paraId="2BBA1319" w14:textId="77777777" w:rsidR="00D708FE" w:rsidRDefault="00D708FE" w:rsidP="00D708FE">
            <w:pPr>
              <w:pStyle w:val="XML1"/>
              <w:rPr>
                <w:ins w:id="21175" w:author="Thomas Dietz" w:date="2012-08-08T16:18:00Z"/>
              </w:rPr>
            </w:pPr>
            <w:ins w:id="21176" w:author="Thomas Dietz" w:date="2012-08-08T16:18:00Z">
              <w:r>
                <w:t xml:space="preserve">        The OpenFlow Capable Switch serves as the root </w:t>
              </w:r>
            </w:ins>
          </w:p>
          <w:p w14:paraId="1C7B6DF1" w14:textId="77777777" w:rsidR="00D708FE" w:rsidRDefault="00D708FE" w:rsidP="00D708FE">
            <w:pPr>
              <w:pStyle w:val="XML1"/>
              <w:rPr>
                <w:ins w:id="21177" w:author="Thomas Dietz" w:date="2012-08-08T16:18:00Z"/>
              </w:rPr>
            </w:pPr>
            <w:ins w:id="21178" w:author="Thomas Dietz" w:date="2012-08-08T16:18:00Z">
              <w:r>
                <w:t xml:space="preserve">        element for an OpenFlow configuration.  It contains logical</w:t>
              </w:r>
            </w:ins>
          </w:p>
          <w:p w14:paraId="46357172" w14:textId="77777777" w:rsidR="00D708FE" w:rsidRDefault="00D708FE" w:rsidP="00D708FE">
            <w:pPr>
              <w:pStyle w:val="XML1"/>
              <w:rPr>
                <w:ins w:id="21179" w:author="Thomas Dietz" w:date="2012-08-08T16:18:00Z"/>
              </w:rPr>
            </w:pPr>
            <w:ins w:id="21180" w:author="Thomas Dietz" w:date="2012-08-08T16:18:00Z">
              <w:r>
                <w:t xml:space="preserve">        switches and resources that can be assigned to logical</w:t>
              </w:r>
            </w:ins>
          </w:p>
          <w:p w14:paraId="0B4DF36A" w14:textId="77777777" w:rsidR="00D708FE" w:rsidRDefault="00D708FE" w:rsidP="00D708FE">
            <w:pPr>
              <w:pStyle w:val="XML1"/>
              <w:rPr>
                <w:ins w:id="21181" w:author="Thomas Dietz" w:date="2012-08-08T16:18:00Z"/>
              </w:rPr>
            </w:pPr>
            <w:ins w:id="21182" w:author="Thomas Dietz" w:date="2012-08-08T16:18:00Z">
              <w:r>
                <w:t xml:space="preserve">        switches.  It may have relations to OpenFlow Configuration </w:t>
              </w:r>
            </w:ins>
          </w:p>
          <w:p w14:paraId="487FEA8C" w14:textId="77777777" w:rsidR="00D708FE" w:rsidRDefault="00D708FE" w:rsidP="00D708FE">
            <w:pPr>
              <w:pStyle w:val="XML1"/>
              <w:rPr>
                <w:ins w:id="21183" w:author="Thomas Dietz" w:date="2012-08-08T16:18:00Z"/>
              </w:rPr>
            </w:pPr>
            <w:ins w:id="21184" w:author="Thomas Dietz" w:date="2012-08-08T16:18:00Z">
              <w:r>
                <w:t xml:space="preserve">        Points.</w:t>
              </w:r>
            </w:ins>
          </w:p>
          <w:p w14:paraId="6E55C9CF" w14:textId="77777777" w:rsidR="00D708FE" w:rsidRDefault="00D708FE" w:rsidP="00D708FE">
            <w:pPr>
              <w:pStyle w:val="XML1"/>
              <w:rPr>
                <w:ins w:id="21185" w:author="Thomas Dietz" w:date="2012-08-08T16:18:00Z"/>
              </w:rPr>
            </w:pPr>
            <w:ins w:id="21186" w:author="Thomas Dietz" w:date="2012-08-08T16:18:00Z">
              <w:r>
                <w:t xml:space="preserve">      &lt;/xs:documentation&gt;</w:t>
              </w:r>
            </w:ins>
          </w:p>
          <w:p w14:paraId="6C2BF8F1" w14:textId="77777777" w:rsidR="00D708FE" w:rsidRDefault="00D708FE" w:rsidP="00D708FE">
            <w:pPr>
              <w:pStyle w:val="XML1"/>
              <w:rPr>
                <w:ins w:id="21187" w:author="Thomas Dietz" w:date="2012-08-08T16:18:00Z"/>
              </w:rPr>
            </w:pPr>
            <w:ins w:id="21188" w:author="Thomas Dietz" w:date="2012-08-08T16:18:00Z">
              <w:r>
                <w:t xml:space="preserve">    &lt;/xs:annotation&gt;</w:t>
              </w:r>
            </w:ins>
          </w:p>
          <w:p w14:paraId="6DFA2138" w14:textId="77777777" w:rsidR="00D708FE" w:rsidRDefault="00D708FE" w:rsidP="00D708FE">
            <w:pPr>
              <w:pStyle w:val="XML1"/>
              <w:rPr>
                <w:ins w:id="21189" w:author="Thomas Dietz" w:date="2012-08-08T16:18:00Z"/>
              </w:rPr>
            </w:pPr>
            <w:ins w:id="21190" w:author="Thomas Dietz" w:date="2012-08-08T16:18:00Z">
              <w:r>
                <w:t xml:space="preserve">    &lt;xs:complexType&gt;</w:t>
              </w:r>
            </w:ins>
          </w:p>
          <w:p w14:paraId="2FD9624C" w14:textId="77777777" w:rsidR="00D708FE" w:rsidRDefault="00D708FE" w:rsidP="00D708FE">
            <w:pPr>
              <w:pStyle w:val="XML1"/>
              <w:rPr>
                <w:ins w:id="21191" w:author="Thomas Dietz" w:date="2012-08-08T16:18:00Z"/>
              </w:rPr>
            </w:pPr>
            <w:ins w:id="21192" w:author="Thomas Dietz" w:date="2012-08-08T16:18:00Z">
              <w:r>
                <w:t xml:space="preserve">      &lt;xs:sequence&gt;</w:t>
              </w:r>
            </w:ins>
          </w:p>
          <w:p w14:paraId="419CC850" w14:textId="77777777" w:rsidR="00D708FE" w:rsidRDefault="00D708FE" w:rsidP="00D708FE">
            <w:pPr>
              <w:pStyle w:val="XML1"/>
              <w:rPr>
                <w:ins w:id="21193" w:author="Thomas Dietz" w:date="2012-08-08T16:18:00Z"/>
              </w:rPr>
            </w:pPr>
            <w:ins w:id="21194" w:author="Thomas Dietz" w:date="2012-08-08T16:18:00Z">
              <w:r>
                <w:t xml:space="preserve">        &lt;xs:element name="id"  type="inet:uri"&gt;</w:t>
              </w:r>
            </w:ins>
          </w:p>
          <w:p w14:paraId="36BD8293" w14:textId="77777777" w:rsidR="00D708FE" w:rsidRDefault="00D708FE" w:rsidP="00D708FE">
            <w:pPr>
              <w:pStyle w:val="XML1"/>
              <w:rPr>
                <w:ins w:id="21195" w:author="Thomas Dietz" w:date="2012-08-08T16:18:00Z"/>
              </w:rPr>
            </w:pPr>
            <w:ins w:id="21196" w:author="Thomas Dietz" w:date="2012-08-08T16:18:00Z">
              <w:r>
                <w:t xml:space="preserve">          &lt;xs:annotation&gt;</w:t>
              </w:r>
            </w:ins>
          </w:p>
          <w:p w14:paraId="1F470F41" w14:textId="77777777" w:rsidR="00D708FE" w:rsidRDefault="00D708FE" w:rsidP="00D708FE">
            <w:pPr>
              <w:pStyle w:val="XML1"/>
              <w:rPr>
                <w:ins w:id="21197" w:author="Thomas Dietz" w:date="2012-08-08T16:18:00Z"/>
              </w:rPr>
            </w:pPr>
            <w:ins w:id="21198" w:author="Thomas Dietz" w:date="2012-08-08T16:18:00Z">
              <w:r>
                <w:lastRenderedPageBreak/>
                <w:t xml:space="preserve">            &lt;xs:documentation&gt;</w:t>
              </w:r>
            </w:ins>
          </w:p>
          <w:p w14:paraId="0420FFE4" w14:textId="77777777" w:rsidR="00D708FE" w:rsidRDefault="00D708FE" w:rsidP="00D708FE">
            <w:pPr>
              <w:pStyle w:val="XML1"/>
              <w:rPr>
                <w:ins w:id="21199" w:author="Thomas Dietz" w:date="2012-08-08T16:18:00Z"/>
              </w:rPr>
            </w:pPr>
            <w:ins w:id="21200" w:author="Thomas Dietz" w:date="2012-08-08T16:18:00Z">
              <w:r>
                <w:t xml:space="preserve">              A unique but locally arbitrary identifier that</w:t>
              </w:r>
            </w:ins>
          </w:p>
          <w:p w14:paraId="0105880D" w14:textId="77777777" w:rsidR="00D708FE" w:rsidRDefault="00D708FE" w:rsidP="00D708FE">
            <w:pPr>
              <w:pStyle w:val="XML1"/>
              <w:rPr>
                <w:ins w:id="21201" w:author="Thomas Dietz" w:date="2012-08-08T16:18:00Z"/>
              </w:rPr>
            </w:pPr>
            <w:ins w:id="21202" w:author="Thomas Dietz" w:date="2012-08-08T16:18:00Z">
              <w:r>
                <w:t xml:space="preserve">              uniquely identifies a Capable Switch within the context of </w:t>
              </w:r>
            </w:ins>
          </w:p>
          <w:p w14:paraId="4C41135E" w14:textId="77777777" w:rsidR="00D708FE" w:rsidRDefault="00D708FE" w:rsidP="00D708FE">
            <w:pPr>
              <w:pStyle w:val="XML1"/>
              <w:rPr>
                <w:ins w:id="21203" w:author="Thomas Dietz" w:date="2012-08-08T16:18:00Z"/>
              </w:rPr>
            </w:pPr>
            <w:ins w:id="21204" w:author="Thomas Dietz" w:date="2012-08-08T16:18:00Z">
              <w:r>
                <w:t xml:space="preserve">              potential OpenFlow Configuration Points.  It MUST be </w:t>
              </w:r>
            </w:ins>
          </w:p>
          <w:p w14:paraId="7790E346" w14:textId="77777777" w:rsidR="00D708FE" w:rsidRDefault="00D708FE" w:rsidP="00D708FE">
            <w:pPr>
              <w:pStyle w:val="XML1"/>
              <w:rPr>
                <w:ins w:id="21205" w:author="Thomas Dietz" w:date="2012-08-08T16:18:00Z"/>
              </w:rPr>
            </w:pPr>
            <w:ins w:id="21206" w:author="Thomas Dietz" w:date="2012-08-08T16:18:00Z">
              <w:r>
                <w:t xml:space="preserve">              persistent across reboots of the OpenFlow Capable Switch.</w:t>
              </w:r>
            </w:ins>
          </w:p>
          <w:p w14:paraId="0C6BEFD7" w14:textId="77777777" w:rsidR="00D708FE" w:rsidRDefault="00D708FE" w:rsidP="00D708FE">
            <w:pPr>
              <w:pStyle w:val="XML1"/>
              <w:rPr>
                <w:ins w:id="21207" w:author="Thomas Dietz" w:date="2012-08-08T16:18:00Z"/>
              </w:rPr>
            </w:pPr>
          </w:p>
          <w:p w14:paraId="23DCC4E1" w14:textId="77777777" w:rsidR="00D708FE" w:rsidRDefault="00D708FE" w:rsidP="00D708FE">
            <w:pPr>
              <w:pStyle w:val="XML1"/>
              <w:rPr>
                <w:ins w:id="21208" w:author="Thomas Dietz" w:date="2012-08-08T16:18:00Z"/>
              </w:rPr>
            </w:pPr>
            <w:ins w:id="21209" w:author="Thomas Dietz" w:date="2012-08-08T16:18:00Z">
              <w:r>
                <w:t xml:space="preserve">              This element MUST be present in the NETCONF data store.</w:t>
              </w:r>
            </w:ins>
          </w:p>
          <w:p w14:paraId="6779A0EF" w14:textId="77777777" w:rsidR="00D708FE" w:rsidRDefault="00D708FE" w:rsidP="00D708FE">
            <w:pPr>
              <w:pStyle w:val="XML1"/>
              <w:rPr>
                <w:ins w:id="21210" w:author="Thomas Dietz" w:date="2012-08-08T16:18:00Z"/>
              </w:rPr>
            </w:pPr>
            <w:ins w:id="21211" w:author="Thomas Dietz" w:date="2012-08-08T16:18:00Z">
              <w:r>
                <w:t xml:space="preserve">              If this element is not present in a NETCONF &amp;lt;edit-config&amp;gt;</w:t>
              </w:r>
            </w:ins>
          </w:p>
          <w:p w14:paraId="401FEFAE" w14:textId="77777777" w:rsidR="00D708FE" w:rsidRDefault="00D708FE" w:rsidP="00D708FE">
            <w:pPr>
              <w:pStyle w:val="XML1"/>
              <w:rPr>
                <w:ins w:id="21212" w:author="Thomas Dietz" w:date="2012-08-08T16:18:00Z"/>
              </w:rPr>
            </w:pPr>
            <w:ins w:id="21213" w:author="Thomas Dietz" w:date="2012-08-08T16:18:00Z">
              <w:r>
                <w:t xml:space="preserve">              operation 'create', 'merge' or 'replace' and the parent</w:t>
              </w:r>
            </w:ins>
          </w:p>
          <w:p w14:paraId="243AAD8B" w14:textId="77777777" w:rsidR="00D708FE" w:rsidRDefault="00D708FE" w:rsidP="00D708FE">
            <w:pPr>
              <w:pStyle w:val="XML1"/>
              <w:rPr>
                <w:ins w:id="21214" w:author="Thomas Dietz" w:date="2012-08-08T16:18:00Z"/>
              </w:rPr>
            </w:pPr>
            <w:ins w:id="21215" w:author="Thomas Dietz" w:date="2012-08-08T16:18:00Z">
              <w:r>
                <w:t xml:space="preserve">              element does not exist, a 'data-missing' error is</w:t>
              </w:r>
            </w:ins>
          </w:p>
          <w:p w14:paraId="7A208456" w14:textId="77777777" w:rsidR="00D708FE" w:rsidRDefault="00D708FE" w:rsidP="00D708FE">
            <w:pPr>
              <w:pStyle w:val="XML1"/>
              <w:rPr>
                <w:ins w:id="21216" w:author="Thomas Dietz" w:date="2012-08-08T16:18:00Z"/>
              </w:rPr>
            </w:pPr>
            <w:ins w:id="21217" w:author="Thomas Dietz" w:date="2012-08-08T16:18:00Z">
              <w:r>
                <w:t xml:space="preserve">              returned.</w:t>
              </w:r>
            </w:ins>
          </w:p>
          <w:p w14:paraId="4C81C516" w14:textId="77777777" w:rsidR="00D708FE" w:rsidRDefault="00D708FE" w:rsidP="00D708FE">
            <w:pPr>
              <w:pStyle w:val="XML1"/>
              <w:rPr>
                <w:ins w:id="21218" w:author="Thomas Dietz" w:date="2012-08-08T16:18:00Z"/>
              </w:rPr>
            </w:pPr>
            <w:ins w:id="21219" w:author="Thomas Dietz" w:date="2012-08-08T16:18:00Z">
              <w:r>
                <w:t xml:space="preserve">            &lt;/xs:documentation&gt;</w:t>
              </w:r>
            </w:ins>
          </w:p>
          <w:p w14:paraId="2972C1C6" w14:textId="77777777" w:rsidR="00D708FE" w:rsidRDefault="00D708FE" w:rsidP="00D708FE">
            <w:pPr>
              <w:pStyle w:val="XML1"/>
              <w:rPr>
                <w:ins w:id="21220" w:author="Thomas Dietz" w:date="2012-08-08T16:18:00Z"/>
              </w:rPr>
            </w:pPr>
            <w:ins w:id="21221" w:author="Thomas Dietz" w:date="2012-08-08T16:18:00Z">
              <w:r>
                <w:t xml:space="preserve">          &lt;/xs:annotation&gt;</w:t>
              </w:r>
            </w:ins>
          </w:p>
          <w:p w14:paraId="3280882C" w14:textId="77777777" w:rsidR="00D708FE" w:rsidRDefault="00D708FE" w:rsidP="00D708FE">
            <w:pPr>
              <w:pStyle w:val="XML1"/>
              <w:rPr>
                <w:ins w:id="21222" w:author="Thomas Dietz" w:date="2012-08-08T16:18:00Z"/>
              </w:rPr>
            </w:pPr>
            <w:ins w:id="21223" w:author="Thomas Dietz" w:date="2012-08-08T16:18:00Z">
              <w:r>
                <w:t xml:space="preserve">        &lt;/xs:element&gt;</w:t>
              </w:r>
            </w:ins>
          </w:p>
          <w:p w14:paraId="07F4BF27" w14:textId="77777777" w:rsidR="00D708FE" w:rsidRDefault="00D708FE" w:rsidP="00D708FE">
            <w:pPr>
              <w:pStyle w:val="XML1"/>
              <w:rPr>
                <w:ins w:id="21224" w:author="Thomas Dietz" w:date="2012-08-08T16:18:00Z"/>
              </w:rPr>
            </w:pPr>
            <w:ins w:id="21225" w:author="Thomas Dietz" w:date="2012-08-08T16:18:00Z">
              <w:r>
                <w:t xml:space="preserve">        &lt;xs:element name="config-version" minOccurs="0"  type="xs:string"&gt;</w:t>
              </w:r>
            </w:ins>
          </w:p>
          <w:p w14:paraId="5355F35D" w14:textId="77777777" w:rsidR="00D708FE" w:rsidRDefault="00D708FE" w:rsidP="00D708FE">
            <w:pPr>
              <w:pStyle w:val="XML1"/>
              <w:rPr>
                <w:ins w:id="21226" w:author="Thomas Dietz" w:date="2012-08-08T16:18:00Z"/>
              </w:rPr>
            </w:pPr>
            <w:ins w:id="21227" w:author="Thomas Dietz" w:date="2012-08-08T16:18:00Z">
              <w:r>
                <w:t xml:space="preserve">          &lt;xs:annotation&gt;</w:t>
              </w:r>
            </w:ins>
          </w:p>
          <w:p w14:paraId="23661978" w14:textId="77777777" w:rsidR="00D708FE" w:rsidRDefault="00D708FE" w:rsidP="00D708FE">
            <w:pPr>
              <w:pStyle w:val="XML1"/>
              <w:rPr>
                <w:ins w:id="21228" w:author="Thomas Dietz" w:date="2012-08-08T16:18:00Z"/>
              </w:rPr>
            </w:pPr>
            <w:ins w:id="21229" w:author="Thomas Dietz" w:date="2012-08-08T16:18:00Z">
              <w:r>
                <w:t xml:space="preserve">            &lt;xs:documentation&gt;</w:t>
              </w:r>
            </w:ins>
          </w:p>
          <w:p w14:paraId="1EEBCC8A" w14:textId="77777777" w:rsidR="00D708FE" w:rsidRDefault="00D708FE" w:rsidP="00D708FE">
            <w:pPr>
              <w:pStyle w:val="XML1"/>
              <w:rPr>
                <w:ins w:id="21230" w:author="Thomas Dietz" w:date="2012-08-08T16:18:00Z"/>
              </w:rPr>
            </w:pPr>
            <w:ins w:id="21231" w:author="Thomas Dietz" w:date="2012-08-08T16:18:00Z">
              <w:r>
                <w:t xml:space="preserve">              The maximum supported OF-CONFIG version that is</w:t>
              </w:r>
            </w:ins>
          </w:p>
          <w:p w14:paraId="57128999" w14:textId="77777777" w:rsidR="00D708FE" w:rsidRDefault="00D708FE" w:rsidP="00D708FE">
            <w:pPr>
              <w:pStyle w:val="XML1"/>
              <w:rPr>
                <w:ins w:id="21232" w:author="Thomas Dietz" w:date="2012-08-08T16:18:00Z"/>
              </w:rPr>
            </w:pPr>
            <w:ins w:id="21233" w:author="Thomas Dietz" w:date="2012-08-08T16:18:00Z">
              <w:r>
                <w:t xml:space="preserve">              supported by the OpenFlow Capable Switch. For switches</w:t>
              </w:r>
            </w:ins>
          </w:p>
          <w:p w14:paraId="7D3586A6" w14:textId="77777777" w:rsidR="00D708FE" w:rsidRDefault="00D708FE" w:rsidP="00D708FE">
            <w:pPr>
              <w:pStyle w:val="XML1"/>
              <w:rPr>
                <w:ins w:id="21234" w:author="Thomas Dietz" w:date="2012-08-08T16:18:00Z"/>
              </w:rPr>
            </w:pPr>
            <w:ins w:id="21235" w:author="Thomas Dietz" w:date="2012-08-08T16:18:00Z">
              <w:r>
                <w:t xml:space="preserve">              implementing this version of the OF-CONFIG protocol this</w:t>
              </w:r>
            </w:ins>
          </w:p>
          <w:p w14:paraId="097B86DE" w14:textId="77777777" w:rsidR="00D708FE" w:rsidRDefault="00D708FE" w:rsidP="00D708FE">
            <w:pPr>
              <w:pStyle w:val="XML1"/>
              <w:rPr>
                <w:ins w:id="21236" w:author="Thomas Dietz" w:date="2012-08-08T16:18:00Z"/>
              </w:rPr>
            </w:pPr>
            <w:ins w:id="21237" w:author="Thomas Dietz" w:date="2012-08-08T16:18:00Z">
              <w:r>
                <w:t xml:space="preserve">              MUST always be 1.1.1.</w:t>
              </w:r>
            </w:ins>
          </w:p>
          <w:p w14:paraId="62F1B02A" w14:textId="77777777" w:rsidR="00D708FE" w:rsidRDefault="00D708FE" w:rsidP="00D708FE">
            <w:pPr>
              <w:pStyle w:val="XML1"/>
              <w:rPr>
                <w:ins w:id="21238" w:author="Thomas Dietz" w:date="2012-08-08T16:18:00Z"/>
              </w:rPr>
            </w:pPr>
          </w:p>
          <w:p w14:paraId="6D0019F7" w14:textId="77777777" w:rsidR="00D708FE" w:rsidRDefault="00D708FE" w:rsidP="00D708FE">
            <w:pPr>
              <w:pStyle w:val="XML1"/>
              <w:rPr>
                <w:ins w:id="21239" w:author="Thomas Dietz" w:date="2012-08-08T16:18:00Z"/>
              </w:rPr>
            </w:pPr>
            <w:ins w:id="21240" w:author="Thomas Dietz" w:date="2012-08-08T16:18:00Z">
              <w:r>
                <w:t xml:space="preserve">              This object can be used to identify the OF-CONFIG version</w:t>
              </w:r>
            </w:ins>
          </w:p>
          <w:p w14:paraId="37F10959" w14:textId="77777777" w:rsidR="00D708FE" w:rsidRDefault="00D708FE" w:rsidP="00D708FE">
            <w:pPr>
              <w:pStyle w:val="XML1"/>
              <w:rPr>
                <w:ins w:id="21241" w:author="Thomas Dietz" w:date="2012-08-08T16:18:00Z"/>
              </w:rPr>
            </w:pPr>
            <w:ins w:id="21242" w:author="Thomas Dietz" w:date="2012-08-08T16:18:00Z">
              <w:r>
                <w:t xml:space="preserve">              a capable switch supports beginning with version 1.1.1 of </w:t>
              </w:r>
            </w:ins>
          </w:p>
          <w:p w14:paraId="35007579" w14:textId="77777777" w:rsidR="00D708FE" w:rsidRDefault="00D708FE" w:rsidP="00D708FE">
            <w:pPr>
              <w:pStyle w:val="XML1"/>
              <w:rPr>
                <w:ins w:id="21243" w:author="Thomas Dietz" w:date="2012-08-08T16:18:00Z"/>
              </w:rPr>
            </w:pPr>
            <w:ins w:id="21244" w:author="Thomas Dietz" w:date="2012-08-08T16:18:00Z">
              <w:r>
                <w:t xml:space="preserve">              OF-CONFIG. In addtion the supported version can be</w:t>
              </w:r>
            </w:ins>
          </w:p>
          <w:p w14:paraId="6DA76A23" w14:textId="77777777" w:rsidR="00D708FE" w:rsidRDefault="00D708FE" w:rsidP="00D708FE">
            <w:pPr>
              <w:pStyle w:val="XML1"/>
              <w:rPr>
                <w:ins w:id="21245" w:author="Thomas Dietz" w:date="2012-08-08T16:18:00Z"/>
              </w:rPr>
            </w:pPr>
            <w:ins w:id="21246" w:author="Thomas Dietz" w:date="2012-08-08T16:18:00Z">
              <w:r>
                <w:t xml:space="preserve">              determined by the namespace the OpenFlow Capable Switch</w:t>
              </w:r>
            </w:ins>
          </w:p>
          <w:p w14:paraId="4A9FAFFC" w14:textId="77777777" w:rsidR="00D708FE" w:rsidRDefault="00D708FE" w:rsidP="00D708FE">
            <w:pPr>
              <w:pStyle w:val="XML1"/>
              <w:rPr>
                <w:ins w:id="21247" w:author="Thomas Dietz" w:date="2012-08-08T16:18:00Z"/>
              </w:rPr>
            </w:pPr>
            <w:ins w:id="21248" w:author="Thomas Dietz" w:date="2012-08-08T16:18:00Z">
              <w:r>
                <w:t xml:space="preserve">              returns to configuration request of an element (like </w:t>
              </w:r>
            </w:ins>
          </w:p>
          <w:p w14:paraId="6B2F2658" w14:textId="77777777" w:rsidR="00D708FE" w:rsidRDefault="00D708FE" w:rsidP="00D708FE">
            <w:pPr>
              <w:pStyle w:val="XML1"/>
              <w:rPr>
                <w:ins w:id="21249" w:author="Thomas Dietz" w:date="2012-08-08T16:18:00Z"/>
              </w:rPr>
            </w:pPr>
            <w:ins w:id="21250" w:author="Thomas Dietz" w:date="2012-08-08T16:18:00Z">
              <w:r>
                <w:t xml:space="preserve">              capable-switch) that is present in all OF-CONFIG versions</w:t>
              </w:r>
            </w:ins>
          </w:p>
          <w:p w14:paraId="0ADEE8F8" w14:textId="77777777" w:rsidR="00D708FE" w:rsidRDefault="00D708FE" w:rsidP="00D708FE">
            <w:pPr>
              <w:pStyle w:val="XML1"/>
              <w:rPr>
                <w:ins w:id="21251" w:author="Thomas Dietz" w:date="2012-08-08T16:18:00Z"/>
              </w:rPr>
            </w:pPr>
            <w:ins w:id="21252" w:author="Thomas Dietz" w:date="2012-08-08T16:18:00Z">
              <w:r>
                <w:t xml:space="preserve">              specified so far. This is the only possiblity to identify</w:t>
              </w:r>
            </w:ins>
          </w:p>
          <w:p w14:paraId="249C3442" w14:textId="77777777" w:rsidR="00D708FE" w:rsidRDefault="00D708FE" w:rsidP="00D708FE">
            <w:pPr>
              <w:pStyle w:val="XML1"/>
              <w:rPr>
                <w:ins w:id="21253" w:author="Thomas Dietz" w:date="2012-08-08T16:18:00Z"/>
              </w:rPr>
            </w:pPr>
            <w:ins w:id="21254" w:author="Thomas Dietz" w:date="2012-08-08T16:18:00Z">
              <w:r>
                <w:t xml:space="preserve">              OF-CONFIG versions prior to OF-CONFIG 1.1.1.</w:t>
              </w:r>
            </w:ins>
          </w:p>
          <w:p w14:paraId="178D8A5E" w14:textId="77777777" w:rsidR="00D708FE" w:rsidRDefault="00D708FE" w:rsidP="00D708FE">
            <w:pPr>
              <w:pStyle w:val="XML1"/>
              <w:rPr>
                <w:ins w:id="21255" w:author="Thomas Dietz" w:date="2012-08-08T16:18:00Z"/>
              </w:rPr>
            </w:pPr>
            <w:ins w:id="21256" w:author="Thomas Dietz" w:date="2012-08-08T16:18:00Z">
              <w:r>
                <w:t xml:space="preserve">            &lt;/xs:documentation&gt;</w:t>
              </w:r>
            </w:ins>
          </w:p>
          <w:p w14:paraId="2C01E914" w14:textId="77777777" w:rsidR="00D708FE" w:rsidRDefault="00D708FE" w:rsidP="00D708FE">
            <w:pPr>
              <w:pStyle w:val="XML1"/>
              <w:rPr>
                <w:ins w:id="21257" w:author="Thomas Dietz" w:date="2012-08-08T16:18:00Z"/>
              </w:rPr>
            </w:pPr>
            <w:ins w:id="21258" w:author="Thomas Dietz" w:date="2012-08-08T16:18:00Z">
              <w:r>
                <w:t xml:space="preserve">          &lt;/xs:annotation&gt;</w:t>
              </w:r>
            </w:ins>
          </w:p>
          <w:p w14:paraId="60576F31" w14:textId="77777777" w:rsidR="00D708FE" w:rsidRDefault="00D708FE" w:rsidP="00D708FE">
            <w:pPr>
              <w:pStyle w:val="XML1"/>
              <w:rPr>
                <w:ins w:id="21259" w:author="Thomas Dietz" w:date="2012-08-08T16:18:00Z"/>
              </w:rPr>
            </w:pPr>
            <w:ins w:id="21260" w:author="Thomas Dietz" w:date="2012-08-08T16:18:00Z">
              <w:r>
                <w:t xml:space="preserve">        &lt;/xs:element&gt;</w:t>
              </w:r>
            </w:ins>
          </w:p>
          <w:p w14:paraId="15519D38" w14:textId="77777777" w:rsidR="00D708FE" w:rsidRDefault="00D708FE" w:rsidP="00D708FE">
            <w:pPr>
              <w:pStyle w:val="XML1"/>
              <w:rPr>
                <w:ins w:id="21261" w:author="Thomas Dietz" w:date="2012-08-08T16:18:00Z"/>
              </w:rPr>
            </w:pPr>
            <w:ins w:id="21262" w:author="Thomas Dietz" w:date="2012-08-08T16:18:00Z">
              <w:r>
                <w:t xml:space="preserve">        &lt;xs:element name="configuration-points" minOccurs="0"&gt;</w:t>
              </w:r>
            </w:ins>
          </w:p>
          <w:p w14:paraId="77092ED4" w14:textId="77777777" w:rsidR="00D708FE" w:rsidRDefault="00D708FE" w:rsidP="00D708FE">
            <w:pPr>
              <w:pStyle w:val="XML1"/>
              <w:rPr>
                <w:ins w:id="21263" w:author="Thomas Dietz" w:date="2012-08-08T16:18:00Z"/>
              </w:rPr>
            </w:pPr>
            <w:ins w:id="21264" w:author="Thomas Dietz" w:date="2012-08-08T16:18:00Z">
              <w:r>
                <w:t xml:space="preserve">          &lt;xs:complexType&gt;</w:t>
              </w:r>
            </w:ins>
          </w:p>
          <w:p w14:paraId="365671C7" w14:textId="77777777" w:rsidR="00D708FE" w:rsidRDefault="00D708FE" w:rsidP="00D708FE">
            <w:pPr>
              <w:pStyle w:val="XML1"/>
              <w:rPr>
                <w:ins w:id="21265" w:author="Thomas Dietz" w:date="2012-08-08T16:18:00Z"/>
              </w:rPr>
            </w:pPr>
            <w:ins w:id="21266" w:author="Thomas Dietz" w:date="2012-08-08T16:18:00Z">
              <w:r>
                <w:t xml:space="preserve">            &lt;xs:sequence&gt;</w:t>
              </w:r>
            </w:ins>
          </w:p>
          <w:p w14:paraId="2D57B563" w14:textId="77777777" w:rsidR="00D708FE" w:rsidRDefault="00D708FE" w:rsidP="00D708FE">
            <w:pPr>
              <w:pStyle w:val="XML1"/>
              <w:rPr>
                <w:ins w:id="21267" w:author="Thomas Dietz" w:date="2012-08-08T16:18:00Z"/>
              </w:rPr>
            </w:pPr>
            <w:ins w:id="21268" w:author="Thomas Dietz" w:date="2012-08-08T16:18:00Z">
              <w:r>
                <w:t xml:space="preserve">              &lt;xs:element name="configuration-point" minOccurs="0" maxOccurs="unbounded"&gt;</w:t>
              </w:r>
            </w:ins>
          </w:p>
          <w:p w14:paraId="18D6657E" w14:textId="77777777" w:rsidR="00D708FE" w:rsidRDefault="00D708FE" w:rsidP="00D708FE">
            <w:pPr>
              <w:pStyle w:val="XML1"/>
              <w:rPr>
                <w:ins w:id="21269" w:author="Thomas Dietz" w:date="2012-08-08T16:18:00Z"/>
              </w:rPr>
            </w:pPr>
            <w:ins w:id="21270" w:author="Thomas Dietz" w:date="2012-08-08T16:18:00Z">
              <w:r>
                <w:t xml:space="preserve">                &lt;xs:annotation&gt;</w:t>
              </w:r>
            </w:ins>
          </w:p>
          <w:p w14:paraId="74005408" w14:textId="77777777" w:rsidR="00D708FE" w:rsidRDefault="00D708FE" w:rsidP="00D708FE">
            <w:pPr>
              <w:pStyle w:val="XML1"/>
              <w:rPr>
                <w:ins w:id="21271" w:author="Thomas Dietz" w:date="2012-08-08T16:18:00Z"/>
              </w:rPr>
            </w:pPr>
            <w:ins w:id="21272" w:author="Thomas Dietz" w:date="2012-08-08T16:18:00Z">
              <w:r>
                <w:t xml:space="preserve">                  &lt;xs:documentation&gt;</w:t>
              </w:r>
            </w:ins>
          </w:p>
          <w:p w14:paraId="4BA4BF20" w14:textId="77777777" w:rsidR="00D708FE" w:rsidRDefault="00D708FE" w:rsidP="00D708FE">
            <w:pPr>
              <w:pStyle w:val="XML1"/>
              <w:rPr>
                <w:ins w:id="21273" w:author="Thomas Dietz" w:date="2012-08-08T16:18:00Z"/>
              </w:rPr>
            </w:pPr>
            <w:ins w:id="21274" w:author="Thomas Dietz" w:date="2012-08-08T16:18:00Z">
              <w:r>
                <w:t xml:space="preserve">                    The list of all Configuration Points known to</w:t>
              </w:r>
            </w:ins>
          </w:p>
          <w:p w14:paraId="0A451102" w14:textId="77777777" w:rsidR="00D708FE" w:rsidRDefault="00D708FE" w:rsidP="00D708FE">
            <w:pPr>
              <w:pStyle w:val="XML1"/>
              <w:rPr>
                <w:ins w:id="21275" w:author="Thomas Dietz" w:date="2012-08-08T16:18:00Z"/>
              </w:rPr>
            </w:pPr>
            <w:ins w:id="21276" w:author="Thomas Dietz" w:date="2012-08-08T16:18:00Z">
              <w:r>
                <w:t xml:space="preserve">                    the OpenFlow Capable Switch that may manage it using</w:t>
              </w:r>
            </w:ins>
          </w:p>
          <w:p w14:paraId="16AA4029" w14:textId="77777777" w:rsidR="00D708FE" w:rsidRDefault="00D708FE" w:rsidP="00D708FE">
            <w:pPr>
              <w:pStyle w:val="XML1"/>
              <w:rPr>
                <w:ins w:id="21277" w:author="Thomas Dietz" w:date="2012-08-08T16:18:00Z"/>
              </w:rPr>
            </w:pPr>
            <w:ins w:id="21278" w:author="Thomas Dietz" w:date="2012-08-08T16:18:00Z">
              <w:r>
                <w:t xml:space="preserve">                    OF-CONFIG.</w:t>
              </w:r>
            </w:ins>
          </w:p>
          <w:p w14:paraId="1C6C34D8" w14:textId="77777777" w:rsidR="00D708FE" w:rsidRDefault="00D708FE" w:rsidP="00D708FE">
            <w:pPr>
              <w:pStyle w:val="XML1"/>
              <w:rPr>
                <w:ins w:id="21279" w:author="Thomas Dietz" w:date="2012-08-08T16:18:00Z"/>
              </w:rPr>
            </w:pPr>
          </w:p>
          <w:p w14:paraId="7E341509" w14:textId="77777777" w:rsidR="00D708FE" w:rsidRDefault="00D708FE" w:rsidP="00D708FE">
            <w:pPr>
              <w:pStyle w:val="XML1"/>
              <w:rPr>
                <w:ins w:id="21280" w:author="Thomas Dietz" w:date="2012-08-08T16:18:00Z"/>
              </w:rPr>
            </w:pPr>
            <w:ins w:id="21281" w:author="Thomas Dietz" w:date="2012-08-08T16:18:00Z">
              <w:r>
                <w:t xml:space="preserve">                    The element 'id' of OFConfigurationType MUST be unique</w:t>
              </w:r>
            </w:ins>
          </w:p>
          <w:p w14:paraId="2F1800EB" w14:textId="77777777" w:rsidR="00D708FE" w:rsidRDefault="00D708FE" w:rsidP="00D708FE">
            <w:pPr>
              <w:pStyle w:val="XML1"/>
              <w:rPr>
                <w:ins w:id="21282" w:author="Thomas Dietz" w:date="2012-08-08T16:18:00Z"/>
              </w:rPr>
            </w:pPr>
            <w:ins w:id="21283" w:author="Thomas Dietz" w:date="2012-08-08T16:18:00Z">
              <w:r>
                <w:t xml:space="preserve">                    within this list.</w:t>
              </w:r>
            </w:ins>
          </w:p>
          <w:p w14:paraId="46E7FA95" w14:textId="77777777" w:rsidR="00D708FE" w:rsidRDefault="00D708FE" w:rsidP="00D708FE">
            <w:pPr>
              <w:pStyle w:val="XML1"/>
              <w:rPr>
                <w:ins w:id="21284" w:author="Thomas Dietz" w:date="2012-08-08T16:18:00Z"/>
              </w:rPr>
            </w:pPr>
            <w:ins w:id="21285" w:author="Thomas Dietz" w:date="2012-08-08T16:18:00Z">
              <w:r>
                <w:t xml:space="preserve">                  &lt;/xs:documentation&gt;</w:t>
              </w:r>
            </w:ins>
          </w:p>
          <w:p w14:paraId="4C84FD58" w14:textId="77777777" w:rsidR="00D708FE" w:rsidRDefault="00D708FE" w:rsidP="00D708FE">
            <w:pPr>
              <w:pStyle w:val="XML1"/>
              <w:rPr>
                <w:ins w:id="21286" w:author="Thomas Dietz" w:date="2012-08-08T16:18:00Z"/>
              </w:rPr>
            </w:pPr>
            <w:ins w:id="21287" w:author="Thomas Dietz" w:date="2012-08-08T16:18:00Z">
              <w:r>
                <w:t xml:space="preserve">                &lt;/xs:annotation&gt;</w:t>
              </w:r>
            </w:ins>
          </w:p>
          <w:p w14:paraId="24F8034B" w14:textId="77777777" w:rsidR="00D708FE" w:rsidRDefault="00D708FE" w:rsidP="00D708FE">
            <w:pPr>
              <w:pStyle w:val="XML1"/>
              <w:rPr>
                <w:ins w:id="21288" w:author="Thomas Dietz" w:date="2012-08-08T16:18:00Z"/>
              </w:rPr>
            </w:pPr>
            <w:ins w:id="21289" w:author="Thomas Dietz" w:date="2012-08-08T16:18:00Z">
              <w:r>
                <w:t xml:space="preserve">                &lt;xs:complexType&gt;</w:t>
              </w:r>
            </w:ins>
          </w:p>
          <w:p w14:paraId="59A3246B" w14:textId="77777777" w:rsidR="00D708FE" w:rsidRDefault="00D708FE" w:rsidP="00D708FE">
            <w:pPr>
              <w:pStyle w:val="XML1"/>
              <w:rPr>
                <w:ins w:id="21290" w:author="Thomas Dietz" w:date="2012-08-08T16:18:00Z"/>
              </w:rPr>
            </w:pPr>
            <w:ins w:id="21291" w:author="Thomas Dietz" w:date="2012-08-08T16:18:00Z">
              <w:r>
                <w:t xml:space="preserve">                  &lt;xs:sequence&gt;</w:t>
              </w:r>
            </w:ins>
          </w:p>
          <w:p w14:paraId="62B90458" w14:textId="77777777" w:rsidR="00D708FE" w:rsidRDefault="00D708FE" w:rsidP="00D708FE">
            <w:pPr>
              <w:pStyle w:val="XML1"/>
              <w:rPr>
                <w:ins w:id="21292" w:author="Thomas Dietz" w:date="2012-08-08T16:18:00Z"/>
              </w:rPr>
            </w:pPr>
            <w:ins w:id="21293" w:author="Thomas Dietz" w:date="2012-08-08T16:18:00Z">
              <w:r>
                <w:t xml:space="preserve">                    &lt;xs:group ref="OFConfigurationPointType"/&gt;</w:t>
              </w:r>
            </w:ins>
          </w:p>
          <w:p w14:paraId="6EE89E40" w14:textId="77777777" w:rsidR="00D708FE" w:rsidRDefault="00D708FE" w:rsidP="00D708FE">
            <w:pPr>
              <w:pStyle w:val="XML1"/>
              <w:rPr>
                <w:ins w:id="21294" w:author="Thomas Dietz" w:date="2012-08-08T16:18:00Z"/>
              </w:rPr>
            </w:pPr>
            <w:ins w:id="21295" w:author="Thomas Dietz" w:date="2012-08-08T16:18:00Z">
              <w:r>
                <w:t xml:space="preserve">                  &lt;/xs:sequence&gt;</w:t>
              </w:r>
            </w:ins>
          </w:p>
          <w:p w14:paraId="6D0BE7DF" w14:textId="77777777" w:rsidR="00D708FE" w:rsidRDefault="00D708FE" w:rsidP="00D708FE">
            <w:pPr>
              <w:pStyle w:val="XML1"/>
              <w:rPr>
                <w:ins w:id="21296" w:author="Thomas Dietz" w:date="2012-08-08T16:18:00Z"/>
              </w:rPr>
            </w:pPr>
            <w:ins w:id="21297" w:author="Thomas Dietz" w:date="2012-08-08T16:18:00Z">
              <w:r>
                <w:t xml:space="preserve">                &lt;/xs:complexType&gt;</w:t>
              </w:r>
            </w:ins>
          </w:p>
          <w:p w14:paraId="7CCB4221" w14:textId="77777777" w:rsidR="00D708FE" w:rsidRDefault="00D708FE" w:rsidP="00D708FE">
            <w:pPr>
              <w:pStyle w:val="XML1"/>
              <w:rPr>
                <w:ins w:id="21298" w:author="Thomas Dietz" w:date="2012-08-08T16:18:00Z"/>
              </w:rPr>
            </w:pPr>
            <w:ins w:id="21299" w:author="Thomas Dietz" w:date="2012-08-08T16:18:00Z">
              <w:r>
                <w:t xml:space="preserve">              &lt;/xs:element&gt;</w:t>
              </w:r>
            </w:ins>
          </w:p>
          <w:p w14:paraId="1CB4F064" w14:textId="77777777" w:rsidR="00D708FE" w:rsidRDefault="00D708FE" w:rsidP="00D708FE">
            <w:pPr>
              <w:pStyle w:val="XML1"/>
              <w:rPr>
                <w:ins w:id="21300" w:author="Thomas Dietz" w:date="2012-08-08T16:18:00Z"/>
              </w:rPr>
            </w:pPr>
            <w:ins w:id="21301" w:author="Thomas Dietz" w:date="2012-08-08T16:18:00Z">
              <w:r>
                <w:t xml:space="preserve">            &lt;/xs:sequence&gt;</w:t>
              </w:r>
            </w:ins>
          </w:p>
          <w:p w14:paraId="6476DE4E" w14:textId="77777777" w:rsidR="00D708FE" w:rsidRDefault="00D708FE" w:rsidP="00D708FE">
            <w:pPr>
              <w:pStyle w:val="XML1"/>
              <w:rPr>
                <w:ins w:id="21302" w:author="Thomas Dietz" w:date="2012-08-08T16:18:00Z"/>
              </w:rPr>
            </w:pPr>
            <w:ins w:id="21303" w:author="Thomas Dietz" w:date="2012-08-08T16:18:00Z">
              <w:r>
                <w:t xml:space="preserve">          &lt;/xs:complexType&gt;</w:t>
              </w:r>
            </w:ins>
          </w:p>
          <w:p w14:paraId="3F3B3618" w14:textId="77777777" w:rsidR="00D708FE" w:rsidRDefault="00D708FE" w:rsidP="00D708FE">
            <w:pPr>
              <w:pStyle w:val="XML1"/>
              <w:rPr>
                <w:ins w:id="21304" w:author="Thomas Dietz" w:date="2012-08-08T16:18:00Z"/>
              </w:rPr>
            </w:pPr>
            <w:ins w:id="21305" w:author="Thomas Dietz" w:date="2012-08-08T16:18:00Z">
              <w:r>
                <w:lastRenderedPageBreak/>
                <w:t xml:space="preserve">          &lt;xs:key name="key_configuration-points_capable-switch_configuration-point"&gt;</w:t>
              </w:r>
            </w:ins>
          </w:p>
          <w:p w14:paraId="5D9715CD" w14:textId="77777777" w:rsidR="00D708FE" w:rsidRDefault="00D708FE" w:rsidP="00D708FE">
            <w:pPr>
              <w:pStyle w:val="XML1"/>
              <w:rPr>
                <w:ins w:id="21306" w:author="Thomas Dietz" w:date="2012-08-08T16:18:00Z"/>
              </w:rPr>
            </w:pPr>
            <w:ins w:id="21307" w:author="Thomas Dietz" w:date="2012-08-08T16:18:00Z">
              <w:r>
                <w:t xml:space="preserve">            &lt;xs:selector xpath="of11-config:configuration-point"/&gt;</w:t>
              </w:r>
            </w:ins>
          </w:p>
          <w:p w14:paraId="082C4692" w14:textId="77777777" w:rsidR="00D708FE" w:rsidRDefault="00D708FE" w:rsidP="00D708FE">
            <w:pPr>
              <w:pStyle w:val="XML1"/>
              <w:rPr>
                <w:ins w:id="21308" w:author="Thomas Dietz" w:date="2012-08-08T16:18:00Z"/>
              </w:rPr>
            </w:pPr>
            <w:ins w:id="21309" w:author="Thomas Dietz" w:date="2012-08-08T16:18:00Z">
              <w:r>
                <w:t xml:space="preserve">            &lt;xs:field xpath="of11-config:id"/&gt;</w:t>
              </w:r>
            </w:ins>
          </w:p>
          <w:p w14:paraId="259C1480" w14:textId="77777777" w:rsidR="00D708FE" w:rsidRDefault="00D708FE" w:rsidP="00D708FE">
            <w:pPr>
              <w:pStyle w:val="XML1"/>
              <w:rPr>
                <w:ins w:id="21310" w:author="Thomas Dietz" w:date="2012-08-08T16:18:00Z"/>
              </w:rPr>
            </w:pPr>
            <w:ins w:id="21311" w:author="Thomas Dietz" w:date="2012-08-08T16:18:00Z">
              <w:r>
                <w:t xml:space="preserve">          &lt;/xs:key&gt;</w:t>
              </w:r>
            </w:ins>
          </w:p>
          <w:p w14:paraId="6FCB3496" w14:textId="77777777" w:rsidR="00D708FE" w:rsidRDefault="00D708FE" w:rsidP="00D708FE">
            <w:pPr>
              <w:pStyle w:val="XML1"/>
              <w:rPr>
                <w:ins w:id="21312" w:author="Thomas Dietz" w:date="2012-08-08T16:18:00Z"/>
              </w:rPr>
            </w:pPr>
            <w:ins w:id="21313" w:author="Thomas Dietz" w:date="2012-08-08T16:18:00Z">
              <w:r>
                <w:t xml:space="preserve">        &lt;/xs:element&gt;</w:t>
              </w:r>
            </w:ins>
          </w:p>
          <w:p w14:paraId="61AD4046" w14:textId="77777777" w:rsidR="00D708FE" w:rsidRDefault="00D708FE" w:rsidP="00D708FE">
            <w:pPr>
              <w:pStyle w:val="XML1"/>
              <w:rPr>
                <w:ins w:id="21314" w:author="Thomas Dietz" w:date="2012-08-08T16:18:00Z"/>
              </w:rPr>
            </w:pPr>
            <w:ins w:id="21315" w:author="Thomas Dietz" w:date="2012-08-08T16:18:00Z">
              <w:r>
                <w:t xml:space="preserve">        &lt;xs:element name="resources" minOccurs="0"&gt;</w:t>
              </w:r>
            </w:ins>
          </w:p>
          <w:p w14:paraId="4E8798EB" w14:textId="77777777" w:rsidR="00D708FE" w:rsidRDefault="00D708FE" w:rsidP="00D708FE">
            <w:pPr>
              <w:pStyle w:val="XML1"/>
              <w:rPr>
                <w:ins w:id="21316" w:author="Thomas Dietz" w:date="2012-08-08T16:18:00Z"/>
              </w:rPr>
            </w:pPr>
            <w:ins w:id="21317" w:author="Thomas Dietz" w:date="2012-08-08T16:18:00Z">
              <w:r>
                <w:t xml:space="preserve">          &lt;xs:annotation&gt;</w:t>
              </w:r>
            </w:ins>
          </w:p>
          <w:p w14:paraId="430240E5" w14:textId="77777777" w:rsidR="00D708FE" w:rsidRDefault="00D708FE" w:rsidP="00D708FE">
            <w:pPr>
              <w:pStyle w:val="XML1"/>
              <w:rPr>
                <w:ins w:id="21318" w:author="Thomas Dietz" w:date="2012-08-08T16:18:00Z"/>
              </w:rPr>
            </w:pPr>
            <w:ins w:id="21319" w:author="Thomas Dietz" w:date="2012-08-08T16:18:00Z">
              <w:r>
                <w:t xml:space="preserve">            &lt;xs:documentation&gt;</w:t>
              </w:r>
            </w:ins>
          </w:p>
          <w:p w14:paraId="48805CA5" w14:textId="77777777" w:rsidR="00D708FE" w:rsidRDefault="00D708FE" w:rsidP="00D708FE">
            <w:pPr>
              <w:pStyle w:val="XML1"/>
              <w:rPr>
                <w:ins w:id="21320" w:author="Thomas Dietz" w:date="2012-08-08T16:18:00Z"/>
              </w:rPr>
            </w:pPr>
            <w:ins w:id="21321" w:author="Thomas Dietz" w:date="2012-08-08T16:18:00Z">
              <w:r>
                <w:t xml:space="preserve">              A lists containing all resources of the OpenFlow</w:t>
              </w:r>
            </w:ins>
          </w:p>
          <w:p w14:paraId="7F6EFC68" w14:textId="77777777" w:rsidR="00D708FE" w:rsidRDefault="00D708FE" w:rsidP="00D708FE">
            <w:pPr>
              <w:pStyle w:val="XML1"/>
              <w:rPr>
                <w:ins w:id="21322" w:author="Thomas Dietz" w:date="2012-08-08T16:18:00Z"/>
              </w:rPr>
            </w:pPr>
            <w:ins w:id="21323" w:author="Thomas Dietz" w:date="2012-08-08T16:18:00Z">
              <w:r>
                <w:t xml:space="preserve">              Capable Switch that can be used by OpenFlow Logical</w:t>
              </w:r>
            </w:ins>
          </w:p>
          <w:p w14:paraId="5FD61325" w14:textId="77777777" w:rsidR="00D708FE" w:rsidRDefault="00D708FE" w:rsidP="00D708FE">
            <w:pPr>
              <w:pStyle w:val="XML1"/>
              <w:rPr>
                <w:ins w:id="21324" w:author="Thomas Dietz" w:date="2012-08-08T16:18:00Z"/>
              </w:rPr>
            </w:pPr>
            <w:ins w:id="21325" w:author="Thomas Dietz" w:date="2012-08-08T16:18:00Z">
              <w:r>
                <w:t xml:space="preserve">              Switches.  Resources are listed here independent of their</w:t>
              </w:r>
            </w:ins>
          </w:p>
          <w:p w14:paraId="32A96BE7" w14:textId="77777777" w:rsidR="00D708FE" w:rsidRDefault="00D708FE" w:rsidP="00D708FE">
            <w:pPr>
              <w:pStyle w:val="XML1"/>
              <w:rPr>
                <w:ins w:id="21326" w:author="Thomas Dietz" w:date="2012-08-08T16:18:00Z"/>
              </w:rPr>
            </w:pPr>
            <w:ins w:id="21327" w:author="Thomas Dietz" w:date="2012-08-08T16:18:00Z">
              <w:r>
                <w:t xml:space="preserve">              actual assignment to OpenFlow Logical Switches.  They may</w:t>
              </w:r>
            </w:ins>
          </w:p>
          <w:p w14:paraId="289D4141" w14:textId="77777777" w:rsidR="00D708FE" w:rsidRDefault="00D708FE" w:rsidP="00D708FE">
            <w:pPr>
              <w:pStyle w:val="XML1"/>
              <w:rPr>
                <w:ins w:id="21328" w:author="Thomas Dietz" w:date="2012-08-08T16:18:00Z"/>
              </w:rPr>
            </w:pPr>
            <w:ins w:id="21329" w:author="Thomas Dietz" w:date="2012-08-08T16:18:00Z">
              <w:r>
                <w:t xml:space="preserve">              be available to be assigned to an OpenFlow Logical Switch</w:t>
              </w:r>
            </w:ins>
          </w:p>
          <w:p w14:paraId="33DD2744" w14:textId="77777777" w:rsidR="00D708FE" w:rsidRDefault="00D708FE" w:rsidP="00D708FE">
            <w:pPr>
              <w:pStyle w:val="XML1"/>
              <w:rPr>
                <w:ins w:id="21330" w:author="Thomas Dietz" w:date="2012-08-08T16:18:00Z"/>
              </w:rPr>
            </w:pPr>
            <w:ins w:id="21331" w:author="Thomas Dietz" w:date="2012-08-08T16:18:00Z">
              <w:r>
                <w:t xml:space="preserve">              or already in use by an OpenFlow Logical Switch.</w:t>
              </w:r>
            </w:ins>
          </w:p>
          <w:p w14:paraId="46382E93" w14:textId="77777777" w:rsidR="00D708FE" w:rsidRDefault="00D708FE" w:rsidP="00D708FE">
            <w:pPr>
              <w:pStyle w:val="XML1"/>
              <w:rPr>
                <w:ins w:id="21332" w:author="Thomas Dietz" w:date="2012-08-08T16:18:00Z"/>
              </w:rPr>
            </w:pPr>
            <w:ins w:id="21333" w:author="Thomas Dietz" w:date="2012-08-08T16:18:00Z">
              <w:r>
                <w:t xml:space="preserve">            &lt;/xs:documentation&gt;</w:t>
              </w:r>
            </w:ins>
          </w:p>
          <w:p w14:paraId="745F9331" w14:textId="77777777" w:rsidR="00D708FE" w:rsidRDefault="00D708FE" w:rsidP="00D708FE">
            <w:pPr>
              <w:pStyle w:val="XML1"/>
              <w:rPr>
                <w:ins w:id="21334" w:author="Thomas Dietz" w:date="2012-08-08T16:18:00Z"/>
              </w:rPr>
            </w:pPr>
            <w:ins w:id="21335" w:author="Thomas Dietz" w:date="2012-08-08T16:18:00Z">
              <w:r>
                <w:t xml:space="preserve">          &lt;/xs:annotation&gt;</w:t>
              </w:r>
            </w:ins>
          </w:p>
          <w:p w14:paraId="119EBE2F" w14:textId="77777777" w:rsidR="00D708FE" w:rsidRDefault="00D708FE" w:rsidP="00D708FE">
            <w:pPr>
              <w:pStyle w:val="XML1"/>
              <w:rPr>
                <w:ins w:id="21336" w:author="Thomas Dietz" w:date="2012-08-08T16:18:00Z"/>
              </w:rPr>
            </w:pPr>
            <w:ins w:id="21337" w:author="Thomas Dietz" w:date="2012-08-08T16:18:00Z">
              <w:r>
                <w:t xml:space="preserve">          &lt;xs:complexType&gt;</w:t>
              </w:r>
            </w:ins>
          </w:p>
          <w:p w14:paraId="11F2BC76" w14:textId="77777777" w:rsidR="00D708FE" w:rsidRDefault="00D708FE" w:rsidP="00D708FE">
            <w:pPr>
              <w:pStyle w:val="XML1"/>
              <w:rPr>
                <w:ins w:id="21338" w:author="Thomas Dietz" w:date="2012-08-08T16:18:00Z"/>
              </w:rPr>
            </w:pPr>
            <w:ins w:id="21339" w:author="Thomas Dietz" w:date="2012-08-08T16:18:00Z">
              <w:r>
                <w:t xml:space="preserve">            &lt;xs:sequence&gt;</w:t>
              </w:r>
            </w:ins>
          </w:p>
          <w:p w14:paraId="2834B4DD" w14:textId="77777777" w:rsidR="00D708FE" w:rsidRDefault="00D708FE" w:rsidP="00D708FE">
            <w:pPr>
              <w:pStyle w:val="XML1"/>
              <w:rPr>
                <w:ins w:id="21340" w:author="Thomas Dietz" w:date="2012-08-08T16:18:00Z"/>
              </w:rPr>
            </w:pPr>
            <w:ins w:id="21341" w:author="Thomas Dietz" w:date="2012-08-08T16:18:00Z">
              <w:r>
                <w:t xml:space="preserve">              &lt;xs:element name="port" minOccurs="0" maxOccurs="unbounded"&gt;</w:t>
              </w:r>
            </w:ins>
          </w:p>
          <w:p w14:paraId="090B4C65" w14:textId="77777777" w:rsidR="00D708FE" w:rsidRDefault="00D708FE" w:rsidP="00D708FE">
            <w:pPr>
              <w:pStyle w:val="XML1"/>
              <w:rPr>
                <w:ins w:id="21342" w:author="Thomas Dietz" w:date="2012-08-08T16:18:00Z"/>
              </w:rPr>
            </w:pPr>
            <w:ins w:id="21343" w:author="Thomas Dietz" w:date="2012-08-08T16:18:00Z">
              <w:r>
                <w:t xml:space="preserve">                &lt;xs:annotation&gt;</w:t>
              </w:r>
            </w:ins>
          </w:p>
          <w:p w14:paraId="117E6475" w14:textId="77777777" w:rsidR="00D708FE" w:rsidRDefault="00D708FE" w:rsidP="00D708FE">
            <w:pPr>
              <w:pStyle w:val="XML1"/>
              <w:rPr>
                <w:ins w:id="21344" w:author="Thomas Dietz" w:date="2012-08-08T16:18:00Z"/>
              </w:rPr>
            </w:pPr>
            <w:ins w:id="21345" w:author="Thomas Dietz" w:date="2012-08-08T16:18:00Z">
              <w:r>
                <w:t xml:space="preserve">                  &lt;xs:documentation&gt;</w:t>
              </w:r>
            </w:ins>
          </w:p>
          <w:p w14:paraId="38E0A4F6" w14:textId="77777777" w:rsidR="00D708FE" w:rsidRDefault="00D708FE" w:rsidP="00D708FE">
            <w:pPr>
              <w:pStyle w:val="XML1"/>
              <w:rPr>
                <w:ins w:id="21346" w:author="Thomas Dietz" w:date="2012-08-08T16:18:00Z"/>
              </w:rPr>
            </w:pPr>
            <w:ins w:id="21347" w:author="Thomas Dietz" w:date="2012-08-08T16:18:00Z">
              <w:r>
                <w:t xml:space="preserve">                    The list contains all port resources of the</w:t>
              </w:r>
            </w:ins>
          </w:p>
          <w:p w14:paraId="1D253DA6" w14:textId="77777777" w:rsidR="00D708FE" w:rsidRDefault="00D708FE" w:rsidP="00D708FE">
            <w:pPr>
              <w:pStyle w:val="XML1"/>
              <w:rPr>
                <w:ins w:id="21348" w:author="Thomas Dietz" w:date="2012-08-08T16:18:00Z"/>
              </w:rPr>
            </w:pPr>
            <w:ins w:id="21349" w:author="Thomas Dietz" w:date="2012-08-08T16:18:00Z">
              <w:r>
                <w:t xml:space="preserve">                    OpenFlow Capable Switch.</w:t>
              </w:r>
            </w:ins>
          </w:p>
          <w:p w14:paraId="38BAB956" w14:textId="77777777" w:rsidR="00D708FE" w:rsidRDefault="00D708FE" w:rsidP="00D708FE">
            <w:pPr>
              <w:pStyle w:val="XML1"/>
              <w:rPr>
                <w:ins w:id="21350" w:author="Thomas Dietz" w:date="2012-08-08T16:18:00Z"/>
              </w:rPr>
            </w:pPr>
          </w:p>
          <w:p w14:paraId="6E64DC46" w14:textId="77777777" w:rsidR="00D708FE" w:rsidRDefault="00D708FE" w:rsidP="00D708FE">
            <w:pPr>
              <w:pStyle w:val="XML1"/>
              <w:rPr>
                <w:ins w:id="21351" w:author="Thomas Dietz" w:date="2012-08-08T16:18:00Z"/>
              </w:rPr>
            </w:pPr>
            <w:ins w:id="21352" w:author="Thomas Dietz" w:date="2012-08-08T16:18:00Z">
              <w:r>
                <w:t xml:space="preserve">                    The element 'resource-id' of OFPortType MUST be unique</w:t>
              </w:r>
            </w:ins>
          </w:p>
          <w:p w14:paraId="2E6366F0" w14:textId="77777777" w:rsidR="00D708FE" w:rsidRDefault="00D708FE" w:rsidP="00D708FE">
            <w:pPr>
              <w:pStyle w:val="XML1"/>
              <w:rPr>
                <w:ins w:id="21353" w:author="Thomas Dietz" w:date="2012-08-08T16:18:00Z"/>
              </w:rPr>
            </w:pPr>
            <w:ins w:id="21354" w:author="Thomas Dietz" w:date="2012-08-08T16:18:00Z">
              <w:r>
                <w:t xml:space="preserve">                    within this list.</w:t>
              </w:r>
            </w:ins>
          </w:p>
          <w:p w14:paraId="3670C241" w14:textId="77777777" w:rsidR="00D708FE" w:rsidRDefault="00D708FE" w:rsidP="00D708FE">
            <w:pPr>
              <w:pStyle w:val="XML1"/>
              <w:rPr>
                <w:ins w:id="21355" w:author="Thomas Dietz" w:date="2012-08-08T16:18:00Z"/>
              </w:rPr>
            </w:pPr>
            <w:ins w:id="21356" w:author="Thomas Dietz" w:date="2012-08-08T16:18:00Z">
              <w:r>
                <w:t xml:space="preserve">                  &lt;/xs:documentation&gt;</w:t>
              </w:r>
            </w:ins>
          </w:p>
          <w:p w14:paraId="1ED912E1" w14:textId="77777777" w:rsidR="00D708FE" w:rsidRDefault="00D708FE" w:rsidP="00D708FE">
            <w:pPr>
              <w:pStyle w:val="XML1"/>
              <w:rPr>
                <w:ins w:id="21357" w:author="Thomas Dietz" w:date="2012-08-08T16:18:00Z"/>
              </w:rPr>
            </w:pPr>
            <w:ins w:id="21358" w:author="Thomas Dietz" w:date="2012-08-08T16:18:00Z">
              <w:r>
                <w:t xml:space="preserve">                &lt;/xs:annotation&gt;</w:t>
              </w:r>
            </w:ins>
          </w:p>
          <w:p w14:paraId="08B5FE5C" w14:textId="77777777" w:rsidR="00D708FE" w:rsidRDefault="00D708FE" w:rsidP="00D708FE">
            <w:pPr>
              <w:pStyle w:val="XML1"/>
              <w:rPr>
                <w:ins w:id="21359" w:author="Thomas Dietz" w:date="2012-08-08T16:18:00Z"/>
              </w:rPr>
            </w:pPr>
            <w:ins w:id="21360" w:author="Thomas Dietz" w:date="2012-08-08T16:18:00Z">
              <w:r>
                <w:t xml:space="preserve">                &lt;xs:complexType&gt;</w:t>
              </w:r>
            </w:ins>
          </w:p>
          <w:p w14:paraId="48EBC0E0" w14:textId="77777777" w:rsidR="00D708FE" w:rsidRDefault="00D708FE" w:rsidP="00D708FE">
            <w:pPr>
              <w:pStyle w:val="XML1"/>
              <w:rPr>
                <w:ins w:id="21361" w:author="Thomas Dietz" w:date="2012-08-08T16:18:00Z"/>
              </w:rPr>
            </w:pPr>
            <w:ins w:id="21362" w:author="Thomas Dietz" w:date="2012-08-08T16:18:00Z">
              <w:r>
                <w:t xml:space="preserve">                  &lt;xs:sequence&gt;</w:t>
              </w:r>
            </w:ins>
          </w:p>
          <w:p w14:paraId="175326B9" w14:textId="77777777" w:rsidR="00D708FE" w:rsidRDefault="00D708FE" w:rsidP="00D708FE">
            <w:pPr>
              <w:pStyle w:val="XML1"/>
              <w:rPr>
                <w:ins w:id="21363" w:author="Thomas Dietz" w:date="2012-08-08T16:18:00Z"/>
              </w:rPr>
            </w:pPr>
            <w:ins w:id="21364" w:author="Thomas Dietz" w:date="2012-08-08T16:18:00Z">
              <w:r>
                <w:t xml:space="preserve">                    &lt;xs:group ref="OFPortType"/&gt;</w:t>
              </w:r>
            </w:ins>
          </w:p>
          <w:p w14:paraId="6C013669" w14:textId="77777777" w:rsidR="00D708FE" w:rsidRDefault="00D708FE" w:rsidP="00D708FE">
            <w:pPr>
              <w:pStyle w:val="XML1"/>
              <w:rPr>
                <w:ins w:id="21365" w:author="Thomas Dietz" w:date="2012-08-08T16:18:00Z"/>
              </w:rPr>
            </w:pPr>
            <w:ins w:id="21366" w:author="Thomas Dietz" w:date="2012-08-08T16:18:00Z">
              <w:r>
                <w:t xml:space="preserve">                  &lt;/xs:sequence&gt;</w:t>
              </w:r>
            </w:ins>
          </w:p>
          <w:p w14:paraId="0591449F" w14:textId="77777777" w:rsidR="00D708FE" w:rsidRDefault="00D708FE" w:rsidP="00D708FE">
            <w:pPr>
              <w:pStyle w:val="XML1"/>
              <w:rPr>
                <w:ins w:id="21367" w:author="Thomas Dietz" w:date="2012-08-08T16:18:00Z"/>
              </w:rPr>
            </w:pPr>
            <w:ins w:id="21368" w:author="Thomas Dietz" w:date="2012-08-08T16:18:00Z">
              <w:r>
                <w:t xml:space="preserve">                &lt;/xs:complexType&gt;</w:t>
              </w:r>
            </w:ins>
          </w:p>
          <w:p w14:paraId="31023F96" w14:textId="77777777" w:rsidR="00D708FE" w:rsidRDefault="00D708FE" w:rsidP="00D708FE">
            <w:pPr>
              <w:pStyle w:val="XML1"/>
              <w:rPr>
                <w:ins w:id="21369" w:author="Thomas Dietz" w:date="2012-08-08T16:18:00Z"/>
              </w:rPr>
            </w:pPr>
            <w:ins w:id="21370" w:author="Thomas Dietz" w:date="2012-08-08T16:18:00Z">
              <w:r>
                <w:t xml:space="preserve">              &lt;/xs:element&gt;</w:t>
              </w:r>
            </w:ins>
          </w:p>
          <w:p w14:paraId="3E4E1D55" w14:textId="77777777" w:rsidR="00D708FE" w:rsidRDefault="00D708FE" w:rsidP="00D708FE">
            <w:pPr>
              <w:pStyle w:val="XML1"/>
              <w:rPr>
                <w:ins w:id="21371" w:author="Thomas Dietz" w:date="2012-08-08T16:18:00Z"/>
              </w:rPr>
            </w:pPr>
            <w:ins w:id="21372" w:author="Thomas Dietz" w:date="2012-08-08T16:18:00Z">
              <w:r>
                <w:t xml:space="preserve">              &lt;xs:element name="queue" minOccurs="0" maxOccurs="unbounded"&gt;</w:t>
              </w:r>
            </w:ins>
          </w:p>
          <w:p w14:paraId="55C8166D" w14:textId="77777777" w:rsidR="00D708FE" w:rsidRDefault="00D708FE" w:rsidP="00D708FE">
            <w:pPr>
              <w:pStyle w:val="XML1"/>
              <w:rPr>
                <w:ins w:id="21373" w:author="Thomas Dietz" w:date="2012-08-08T16:18:00Z"/>
              </w:rPr>
            </w:pPr>
            <w:ins w:id="21374" w:author="Thomas Dietz" w:date="2012-08-08T16:18:00Z">
              <w:r>
                <w:t xml:space="preserve">                &lt;xs:annotation&gt;</w:t>
              </w:r>
            </w:ins>
          </w:p>
          <w:p w14:paraId="7811378D" w14:textId="77777777" w:rsidR="00D708FE" w:rsidRDefault="00D708FE" w:rsidP="00D708FE">
            <w:pPr>
              <w:pStyle w:val="XML1"/>
              <w:rPr>
                <w:ins w:id="21375" w:author="Thomas Dietz" w:date="2012-08-08T16:18:00Z"/>
              </w:rPr>
            </w:pPr>
            <w:ins w:id="21376" w:author="Thomas Dietz" w:date="2012-08-08T16:18:00Z">
              <w:r>
                <w:t xml:space="preserve">                  &lt;xs:documentation&gt;</w:t>
              </w:r>
            </w:ins>
          </w:p>
          <w:p w14:paraId="478D01E6" w14:textId="77777777" w:rsidR="00D708FE" w:rsidRDefault="00D708FE" w:rsidP="00D708FE">
            <w:pPr>
              <w:pStyle w:val="XML1"/>
              <w:rPr>
                <w:ins w:id="21377" w:author="Thomas Dietz" w:date="2012-08-08T16:18:00Z"/>
              </w:rPr>
            </w:pPr>
            <w:ins w:id="21378" w:author="Thomas Dietz" w:date="2012-08-08T16:18:00Z">
              <w:r>
                <w:t xml:space="preserve">                    The list contains all queue resources of the</w:t>
              </w:r>
            </w:ins>
          </w:p>
          <w:p w14:paraId="078EC121" w14:textId="77777777" w:rsidR="00D708FE" w:rsidRDefault="00D708FE" w:rsidP="00D708FE">
            <w:pPr>
              <w:pStyle w:val="XML1"/>
              <w:rPr>
                <w:ins w:id="21379" w:author="Thomas Dietz" w:date="2012-08-08T16:18:00Z"/>
              </w:rPr>
            </w:pPr>
            <w:ins w:id="21380" w:author="Thomas Dietz" w:date="2012-08-08T16:18:00Z">
              <w:r>
                <w:t xml:space="preserve">                    OpenFlow Capable Switch.</w:t>
              </w:r>
            </w:ins>
          </w:p>
          <w:p w14:paraId="0A93CA09" w14:textId="77777777" w:rsidR="00D708FE" w:rsidRDefault="00D708FE" w:rsidP="00D708FE">
            <w:pPr>
              <w:pStyle w:val="XML1"/>
              <w:rPr>
                <w:ins w:id="21381" w:author="Thomas Dietz" w:date="2012-08-08T16:18:00Z"/>
              </w:rPr>
            </w:pPr>
          </w:p>
          <w:p w14:paraId="62BA73D7" w14:textId="77777777" w:rsidR="00D708FE" w:rsidRDefault="00D708FE" w:rsidP="00D708FE">
            <w:pPr>
              <w:pStyle w:val="XML1"/>
              <w:rPr>
                <w:ins w:id="21382" w:author="Thomas Dietz" w:date="2012-08-08T16:18:00Z"/>
              </w:rPr>
            </w:pPr>
            <w:ins w:id="21383" w:author="Thomas Dietz" w:date="2012-08-08T16:18:00Z">
              <w:r>
                <w:t xml:space="preserve">                    The element 'resource-id' of OFQueueType MUST be unique</w:t>
              </w:r>
            </w:ins>
          </w:p>
          <w:p w14:paraId="25FADE44" w14:textId="77777777" w:rsidR="00D708FE" w:rsidRDefault="00D708FE" w:rsidP="00D708FE">
            <w:pPr>
              <w:pStyle w:val="XML1"/>
              <w:rPr>
                <w:ins w:id="21384" w:author="Thomas Dietz" w:date="2012-08-08T16:18:00Z"/>
              </w:rPr>
            </w:pPr>
            <w:ins w:id="21385" w:author="Thomas Dietz" w:date="2012-08-08T16:18:00Z">
              <w:r>
                <w:t xml:space="preserve">                    within this list.</w:t>
              </w:r>
            </w:ins>
          </w:p>
          <w:p w14:paraId="242DA468" w14:textId="77777777" w:rsidR="00D708FE" w:rsidRDefault="00D708FE" w:rsidP="00D708FE">
            <w:pPr>
              <w:pStyle w:val="XML1"/>
              <w:rPr>
                <w:ins w:id="21386" w:author="Thomas Dietz" w:date="2012-08-08T16:18:00Z"/>
              </w:rPr>
            </w:pPr>
            <w:ins w:id="21387" w:author="Thomas Dietz" w:date="2012-08-08T16:18:00Z">
              <w:r>
                <w:t xml:space="preserve">                  &lt;/xs:documentation&gt;</w:t>
              </w:r>
            </w:ins>
          </w:p>
          <w:p w14:paraId="0608EB1F" w14:textId="77777777" w:rsidR="00D708FE" w:rsidRDefault="00D708FE" w:rsidP="00D708FE">
            <w:pPr>
              <w:pStyle w:val="XML1"/>
              <w:rPr>
                <w:ins w:id="21388" w:author="Thomas Dietz" w:date="2012-08-08T16:18:00Z"/>
              </w:rPr>
            </w:pPr>
            <w:ins w:id="21389" w:author="Thomas Dietz" w:date="2012-08-08T16:18:00Z">
              <w:r>
                <w:t xml:space="preserve">                &lt;/xs:annotation&gt;</w:t>
              </w:r>
            </w:ins>
          </w:p>
          <w:p w14:paraId="1F30C6BA" w14:textId="77777777" w:rsidR="00D708FE" w:rsidRDefault="00D708FE" w:rsidP="00D708FE">
            <w:pPr>
              <w:pStyle w:val="XML1"/>
              <w:rPr>
                <w:ins w:id="21390" w:author="Thomas Dietz" w:date="2012-08-08T16:18:00Z"/>
              </w:rPr>
            </w:pPr>
            <w:ins w:id="21391" w:author="Thomas Dietz" w:date="2012-08-08T16:18:00Z">
              <w:r>
                <w:t xml:space="preserve">                &lt;xs:complexType&gt;</w:t>
              </w:r>
            </w:ins>
          </w:p>
          <w:p w14:paraId="2D448578" w14:textId="77777777" w:rsidR="00D708FE" w:rsidRDefault="00D708FE" w:rsidP="00D708FE">
            <w:pPr>
              <w:pStyle w:val="XML1"/>
              <w:rPr>
                <w:ins w:id="21392" w:author="Thomas Dietz" w:date="2012-08-08T16:18:00Z"/>
              </w:rPr>
            </w:pPr>
            <w:ins w:id="21393" w:author="Thomas Dietz" w:date="2012-08-08T16:18:00Z">
              <w:r>
                <w:t xml:space="preserve">                  &lt;xs:sequence&gt;</w:t>
              </w:r>
            </w:ins>
          </w:p>
          <w:p w14:paraId="38C11367" w14:textId="77777777" w:rsidR="00D708FE" w:rsidRDefault="00D708FE" w:rsidP="00D708FE">
            <w:pPr>
              <w:pStyle w:val="XML1"/>
              <w:rPr>
                <w:ins w:id="21394" w:author="Thomas Dietz" w:date="2012-08-08T16:18:00Z"/>
              </w:rPr>
            </w:pPr>
            <w:ins w:id="21395" w:author="Thomas Dietz" w:date="2012-08-08T16:18:00Z">
              <w:r>
                <w:t xml:space="preserve">                    &lt;xs:group ref="OFQueueType"/&gt;</w:t>
              </w:r>
            </w:ins>
          </w:p>
          <w:p w14:paraId="621222D8" w14:textId="77777777" w:rsidR="00D708FE" w:rsidRDefault="00D708FE" w:rsidP="00D708FE">
            <w:pPr>
              <w:pStyle w:val="XML1"/>
              <w:rPr>
                <w:ins w:id="21396" w:author="Thomas Dietz" w:date="2012-08-08T16:18:00Z"/>
              </w:rPr>
            </w:pPr>
            <w:ins w:id="21397" w:author="Thomas Dietz" w:date="2012-08-08T16:18:00Z">
              <w:r>
                <w:t xml:space="preserve">                  &lt;/xs:sequence&gt;</w:t>
              </w:r>
            </w:ins>
          </w:p>
          <w:p w14:paraId="6CCF9CCC" w14:textId="77777777" w:rsidR="00D708FE" w:rsidRDefault="00D708FE" w:rsidP="00D708FE">
            <w:pPr>
              <w:pStyle w:val="XML1"/>
              <w:rPr>
                <w:ins w:id="21398" w:author="Thomas Dietz" w:date="2012-08-08T16:18:00Z"/>
              </w:rPr>
            </w:pPr>
            <w:ins w:id="21399" w:author="Thomas Dietz" w:date="2012-08-08T16:18:00Z">
              <w:r>
                <w:t xml:space="preserve">                &lt;/xs:complexType&gt;</w:t>
              </w:r>
            </w:ins>
          </w:p>
          <w:p w14:paraId="73BF2043" w14:textId="77777777" w:rsidR="00D708FE" w:rsidRDefault="00D708FE" w:rsidP="00D708FE">
            <w:pPr>
              <w:pStyle w:val="XML1"/>
              <w:rPr>
                <w:ins w:id="21400" w:author="Thomas Dietz" w:date="2012-08-08T16:18:00Z"/>
              </w:rPr>
            </w:pPr>
            <w:ins w:id="21401" w:author="Thomas Dietz" w:date="2012-08-08T16:18:00Z">
              <w:r>
                <w:t xml:space="preserve">              &lt;/xs:element&gt;</w:t>
              </w:r>
            </w:ins>
          </w:p>
          <w:p w14:paraId="0645A899" w14:textId="77777777" w:rsidR="00D708FE" w:rsidRDefault="00D708FE" w:rsidP="00D708FE">
            <w:pPr>
              <w:pStyle w:val="XML1"/>
              <w:rPr>
                <w:ins w:id="21402" w:author="Thomas Dietz" w:date="2012-08-08T16:18:00Z"/>
              </w:rPr>
            </w:pPr>
            <w:ins w:id="21403" w:author="Thomas Dietz" w:date="2012-08-08T16:18:00Z">
              <w:r>
                <w:t xml:space="preserve">              &lt;xs:element name="owned-certificate" minOccurs="0" maxOccurs="unbounded"&gt;</w:t>
              </w:r>
            </w:ins>
          </w:p>
          <w:p w14:paraId="3961AB9B" w14:textId="77777777" w:rsidR="00D708FE" w:rsidRDefault="00D708FE" w:rsidP="00D708FE">
            <w:pPr>
              <w:pStyle w:val="XML1"/>
              <w:rPr>
                <w:ins w:id="21404" w:author="Thomas Dietz" w:date="2012-08-08T16:18:00Z"/>
              </w:rPr>
            </w:pPr>
            <w:ins w:id="21405" w:author="Thomas Dietz" w:date="2012-08-08T16:18:00Z">
              <w:r>
                <w:t xml:space="preserve">                &lt;xs:annotation&gt;</w:t>
              </w:r>
            </w:ins>
          </w:p>
          <w:p w14:paraId="730131B9" w14:textId="77777777" w:rsidR="00D708FE" w:rsidRDefault="00D708FE" w:rsidP="00D708FE">
            <w:pPr>
              <w:pStyle w:val="XML1"/>
              <w:rPr>
                <w:ins w:id="21406" w:author="Thomas Dietz" w:date="2012-08-08T16:18:00Z"/>
              </w:rPr>
            </w:pPr>
            <w:ins w:id="21407" w:author="Thomas Dietz" w:date="2012-08-08T16:18:00Z">
              <w:r>
                <w:t xml:space="preserve">                  &lt;xs:documentation&gt;</w:t>
              </w:r>
            </w:ins>
          </w:p>
          <w:p w14:paraId="0FDD6CF0" w14:textId="77777777" w:rsidR="00D708FE" w:rsidRDefault="00D708FE" w:rsidP="00D708FE">
            <w:pPr>
              <w:pStyle w:val="XML1"/>
              <w:rPr>
                <w:ins w:id="21408" w:author="Thomas Dietz" w:date="2012-08-08T16:18:00Z"/>
              </w:rPr>
            </w:pPr>
            <w:ins w:id="21409" w:author="Thomas Dietz" w:date="2012-08-08T16:18:00Z">
              <w:r>
                <w:t xml:space="preserve">                    The list contains all owned certificate</w:t>
              </w:r>
            </w:ins>
          </w:p>
          <w:p w14:paraId="3CA8E7DD" w14:textId="77777777" w:rsidR="00D708FE" w:rsidRDefault="00D708FE" w:rsidP="00D708FE">
            <w:pPr>
              <w:pStyle w:val="XML1"/>
              <w:rPr>
                <w:ins w:id="21410" w:author="Thomas Dietz" w:date="2012-08-08T16:18:00Z"/>
              </w:rPr>
            </w:pPr>
            <w:ins w:id="21411" w:author="Thomas Dietz" w:date="2012-08-08T16:18:00Z">
              <w:r>
                <w:lastRenderedPageBreak/>
                <w:t xml:space="preserve">                    resources of the OpenFlow Capable Switch.</w:t>
              </w:r>
            </w:ins>
          </w:p>
          <w:p w14:paraId="36D3D75C" w14:textId="77777777" w:rsidR="00D708FE" w:rsidRDefault="00D708FE" w:rsidP="00D708FE">
            <w:pPr>
              <w:pStyle w:val="XML1"/>
              <w:rPr>
                <w:ins w:id="21412" w:author="Thomas Dietz" w:date="2012-08-08T16:18:00Z"/>
              </w:rPr>
            </w:pPr>
          </w:p>
          <w:p w14:paraId="77F9C899" w14:textId="77777777" w:rsidR="00D708FE" w:rsidRDefault="00D708FE" w:rsidP="00D708FE">
            <w:pPr>
              <w:pStyle w:val="XML1"/>
              <w:rPr>
                <w:ins w:id="21413" w:author="Thomas Dietz" w:date="2012-08-08T16:18:00Z"/>
              </w:rPr>
            </w:pPr>
            <w:ins w:id="21414" w:author="Thomas Dietz" w:date="2012-08-08T16:18:00Z">
              <w:r>
                <w:t xml:space="preserve">                    The element 'resource-id' of OFOwnedCertificateType MUST</w:t>
              </w:r>
            </w:ins>
          </w:p>
          <w:p w14:paraId="4491902A" w14:textId="77777777" w:rsidR="00D708FE" w:rsidRDefault="00D708FE" w:rsidP="00D708FE">
            <w:pPr>
              <w:pStyle w:val="XML1"/>
              <w:rPr>
                <w:ins w:id="21415" w:author="Thomas Dietz" w:date="2012-08-08T16:18:00Z"/>
              </w:rPr>
            </w:pPr>
            <w:ins w:id="21416" w:author="Thomas Dietz" w:date="2012-08-08T16:18:00Z">
              <w:r>
                <w:t xml:space="preserve">                    be unique within this list.</w:t>
              </w:r>
            </w:ins>
          </w:p>
          <w:p w14:paraId="1F547B65" w14:textId="77777777" w:rsidR="00D708FE" w:rsidRDefault="00D708FE" w:rsidP="00D708FE">
            <w:pPr>
              <w:pStyle w:val="XML1"/>
              <w:rPr>
                <w:ins w:id="21417" w:author="Thomas Dietz" w:date="2012-08-08T16:18:00Z"/>
              </w:rPr>
            </w:pPr>
            <w:ins w:id="21418" w:author="Thomas Dietz" w:date="2012-08-08T16:18:00Z">
              <w:r>
                <w:t xml:space="preserve">                  &lt;/xs:documentation&gt;</w:t>
              </w:r>
            </w:ins>
          </w:p>
          <w:p w14:paraId="070E86E5" w14:textId="77777777" w:rsidR="00D708FE" w:rsidRDefault="00D708FE" w:rsidP="00D708FE">
            <w:pPr>
              <w:pStyle w:val="XML1"/>
              <w:rPr>
                <w:ins w:id="21419" w:author="Thomas Dietz" w:date="2012-08-08T16:18:00Z"/>
              </w:rPr>
            </w:pPr>
            <w:ins w:id="21420" w:author="Thomas Dietz" w:date="2012-08-08T16:18:00Z">
              <w:r>
                <w:t xml:space="preserve">                &lt;/xs:annotation&gt;</w:t>
              </w:r>
            </w:ins>
          </w:p>
          <w:p w14:paraId="5359B151" w14:textId="77777777" w:rsidR="00D708FE" w:rsidRDefault="00D708FE" w:rsidP="00D708FE">
            <w:pPr>
              <w:pStyle w:val="XML1"/>
              <w:rPr>
                <w:ins w:id="21421" w:author="Thomas Dietz" w:date="2012-08-08T16:18:00Z"/>
              </w:rPr>
            </w:pPr>
            <w:ins w:id="21422" w:author="Thomas Dietz" w:date="2012-08-08T16:18:00Z">
              <w:r>
                <w:t xml:space="preserve">                &lt;xs:complexType&gt;</w:t>
              </w:r>
            </w:ins>
          </w:p>
          <w:p w14:paraId="32F45E1F" w14:textId="77777777" w:rsidR="00D708FE" w:rsidRDefault="00D708FE" w:rsidP="00D708FE">
            <w:pPr>
              <w:pStyle w:val="XML1"/>
              <w:rPr>
                <w:ins w:id="21423" w:author="Thomas Dietz" w:date="2012-08-08T16:18:00Z"/>
              </w:rPr>
            </w:pPr>
            <w:ins w:id="21424" w:author="Thomas Dietz" w:date="2012-08-08T16:18:00Z">
              <w:r>
                <w:t xml:space="preserve">                  &lt;xs:sequence&gt;</w:t>
              </w:r>
            </w:ins>
          </w:p>
          <w:p w14:paraId="63CBA21A" w14:textId="77777777" w:rsidR="00D708FE" w:rsidRDefault="00D708FE" w:rsidP="00D708FE">
            <w:pPr>
              <w:pStyle w:val="XML1"/>
              <w:rPr>
                <w:ins w:id="21425" w:author="Thomas Dietz" w:date="2012-08-08T16:18:00Z"/>
              </w:rPr>
            </w:pPr>
            <w:ins w:id="21426" w:author="Thomas Dietz" w:date="2012-08-08T16:18:00Z">
              <w:r>
                <w:t xml:space="preserve">                    &lt;xs:group ref="OFOwnedCertificateType"/&gt;</w:t>
              </w:r>
            </w:ins>
          </w:p>
          <w:p w14:paraId="1616AD4B" w14:textId="77777777" w:rsidR="00D708FE" w:rsidRDefault="00D708FE" w:rsidP="00D708FE">
            <w:pPr>
              <w:pStyle w:val="XML1"/>
              <w:rPr>
                <w:ins w:id="21427" w:author="Thomas Dietz" w:date="2012-08-08T16:18:00Z"/>
              </w:rPr>
            </w:pPr>
            <w:ins w:id="21428" w:author="Thomas Dietz" w:date="2012-08-08T16:18:00Z">
              <w:r>
                <w:t xml:space="preserve">                  &lt;/xs:sequence&gt;</w:t>
              </w:r>
            </w:ins>
          </w:p>
          <w:p w14:paraId="7F02D4A8" w14:textId="77777777" w:rsidR="00D708FE" w:rsidRDefault="00D708FE" w:rsidP="00D708FE">
            <w:pPr>
              <w:pStyle w:val="XML1"/>
              <w:rPr>
                <w:ins w:id="21429" w:author="Thomas Dietz" w:date="2012-08-08T16:18:00Z"/>
              </w:rPr>
            </w:pPr>
            <w:ins w:id="21430" w:author="Thomas Dietz" w:date="2012-08-08T16:18:00Z">
              <w:r>
                <w:t xml:space="preserve">                &lt;/xs:complexType&gt;</w:t>
              </w:r>
            </w:ins>
          </w:p>
          <w:p w14:paraId="2AA53D00" w14:textId="77777777" w:rsidR="00D708FE" w:rsidRDefault="00D708FE" w:rsidP="00D708FE">
            <w:pPr>
              <w:pStyle w:val="XML1"/>
              <w:rPr>
                <w:ins w:id="21431" w:author="Thomas Dietz" w:date="2012-08-08T16:18:00Z"/>
              </w:rPr>
            </w:pPr>
            <w:ins w:id="21432" w:author="Thomas Dietz" w:date="2012-08-08T16:18:00Z">
              <w:r>
                <w:t xml:space="preserve">              &lt;/xs:element&gt;</w:t>
              </w:r>
            </w:ins>
          </w:p>
          <w:p w14:paraId="2021E82B" w14:textId="77777777" w:rsidR="00D708FE" w:rsidRDefault="00D708FE" w:rsidP="00D708FE">
            <w:pPr>
              <w:pStyle w:val="XML1"/>
              <w:rPr>
                <w:ins w:id="21433" w:author="Thomas Dietz" w:date="2012-08-08T16:18:00Z"/>
              </w:rPr>
            </w:pPr>
            <w:ins w:id="21434" w:author="Thomas Dietz" w:date="2012-08-08T16:18:00Z">
              <w:r>
                <w:t xml:space="preserve">              &lt;xs:element name="external-certificate" minOccurs="0" maxOccurs="unbounded"&gt;</w:t>
              </w:r>
            </w:ins>
          </w:p>
          <w:p w14:paraId="4FD471D1" w14:textId="77777777" w:rsidR="00D708FE" w:rsidRDefault="00D708FE" w:rsidP="00D708FE">
            <w:pPr>
              <w:pStyle w:val="XML1"/>
              <w:rPr>
                <w:ins w:id="21435" w:author="Thomas Dietz" w:date="2012-08-08T16:18:00Z"/>
              </w:rPr>
            </w:pPr>
            <w:ins w:id="21436" w:author="Thomas Dietz" w:date="2012-08-08T16:18:00Z">
              <w:r>
                <w:t xml:space="preserve">                &lt;xs:annotation&gt;</w:t>
              </w:r>
            </w:ins>
          </w:p>
          <w:p w14:paraId="241F419C" w14:textId="77777777" w:rsidR="00D708FE" w:rsidRDefault="00D708FE" w:rsidP="00D708FE">
            <w:pPr>
              <w:pStyle w:val="XML1"/>
              <w:rPr>
                <w:ins w:id="21437" w:author="Thomas Dietz" w:date="2012-08-08T16:18:00Z"/>
              </w:rPr>
            </w:pPr>
            <w:ins w:id="21438" w:author="Thomas Dietz" w:date="2012-08-08T16:18:00Z">
              <w:r>
                <w:t xml:space="preserve">                  &lt;xs:documentation&gt;</w:t>
              </w:r>
            </w:ins>
          </w:p>
          <w:p w14:paraId="5E24B99D" w14:textId="77777777" w:rsidR="00D708FE" w:rsidRDefault="00D708FE" w:rsidP="00D708FE">
            <w:pPr>
              <w:pStyle w:val="XML1"/>
              <w:rPr>
                <w:ins w:id="21439" w:author="Thomas Dietz" w:date="2012-08-08T16:18:00Z"/>
              </w:rPr>
            </w:pPr>
            <w:ins w:id="21440" w:author="Thomas Dietz" w:date="2012-08-08T16:18:00Z">
              <w:r>
                <w:t xml:space="preserve">                    The list contains all external certificate</w:t>
              </w:r>
            </w:ins>
          </w:p>
          <w:p w14:paraId="41F1A1DD" w14:textId="77777777" w:rsidR="00D708FE" w:rsidRDefault="00D708FE" w:rsidP="00D708FE">
            <w:pPr>
              <w:pStyle w:val="XML1"/>
              <w:rPr>
                <w:ins w:id="21441" w:author="Thomas Dietz" w:date="2012-08-08T16:18:00Z"/>
              </w:rPr>
            </w:pPr>
            <w:ins w:id="21442" w:author="Thomas Dietz" w:date="2012-08-08T16:18:00Z">
              <w:r>
                <w:t xml:space="preserve">                    resources of the OpenFlow Capable Switch.</w:t>
              </w:r>
            </w:ins>
          </w:p>
          <w:p w14:paraId="6DDB6F5A" w14:textId="77777777" w:rsidR="00D708FE" w:rsidRDefault="00D708FE" w:rsidP="00D708FE">
            <w:pPr>
              <w:pStyle w:val="XML1"/>
              <w:rPr>
                <w:ins w:id="21443" w:author="Thomas Dietz" w:date="2012-08-08T16:18:00Z"/>
              </w:rPr>
            </w:pPr>
          </w:p>
          <w:p w14:paraId="164BC842" w14:textId="77777777" w:rsidR="00D708FE" w:rsidRDefault="00D708FE" w:rsidP="00D708FE">
            <w:pPr>
              <w:pStyle w:val="XML1"/>
              <w:rPr>
                <w:ins w:id="21444" w:author="Thomas Dietz" w:date="2012-08-08T16:18:00Z"/>
              </w:rPr>
            </w:pPr>
            <w:ins w:id="21445" w:author="Thomas Dietz" w:date="2012-08-08T16:18:00Z">
              <w:r>
                <w:t xml:space="preserve">                    The element 'resource-id' of OFExternalCertificateType</w:t>
              </w:r>
            </w:ins>
          </w:p>
          <w:p w14:paraId="744E497D" w14:textId="77777777" w:rsidR="00D708FE" w:rsidRDefault="00D708FE" w:rsidP="00D708FE">
            <w:pPr>
              <w:pStyle w:val="XML1"/>
              <w:rPr>
                <w:ins w:id="21446" w:author="Thomas Dietz" w:date="2012-08-08T16:18:00Z"/>
              </w:rPr>
            </w:pPr>
            <w:ins w:id="21447" w:author="Thomas Dietz" w:date="2012-08-08T16:18:00Z">
              <w:r>
                <w:t xml:space="preserve">                    MUST be unique within this list.</w:t>
              </w:r>
            </w:ins>
          </w:p>
          <w:p w14:paraId="7A66457B" w14:textId="77777777" w:rsidR="00D708FE" w:rsidRDefault="00D708FE" w:rsidP="00D708FE">
            <w:pPr>
              <w:pStyle w:val="XML1"/>
              <w:rPr>
                <w:ins w:id="21448" w:author="Thomas Dietz" w:date="2012-08-08T16:18:00Z"/>
              </w:rPr>
            </w:pPr>
            <w:ins w:id="21449" w:author="Thomas Dietz" w:date="2012-08-08T16:18:00Z">
              <w:r>
                <w:t xml:space="preserve">                  &lt;/xs:documentation&gt;</w:t>
              </w:r>
            </w:ins>
          </w:p>
          <w:p w14:paraId="4084704D" w14:textId="77777777" w:rsidR="00D708FE" w:rsidRDefault="00D708FE" w:rsidP="00D708FE">
            <w:pPr>
              <w:pStyle w:val="XML1"/>
              <w:rPr>
                <w:ins w:id="21450" w:author="Thomas Dietz" w:date="2012-08-08T16:18:00Z"/>
              </w:rPr>
            </w:pPr>
            <w:ins w:id="21451" w:author="Thomas Dietz" w:date="2012-08-08T16:18:00Z">
              <w:r>
                <w:t xml:space="preserve">                &lt;/xs:annotation&gt;</w:t>
              </w:r>
            </w:ins>
          </w:p>
          <w:p w14:paraId="33D5141D" w14:textId="77777777" w:rsidR="00D708FE" w:rsidRDefault="00D708FE" w:rsidP="00D708FE">
            <w:pPr>
              <w:pStyle w:val="XML1"/>
              <w:rPr>
                <w:ins w:id="21452" w:author="Thomas Dietz" w:date="2012-08-08T16:18:00Z"/>
              </w:rPr>
            </w:pPr>
            <w:ins w:id="21453" w:author="Thomas Dietz" w:date="2012-08-08T16:18:00Z">
              <w:r>
                <w:t xml:space="preserve">                &lt;xs:complexType&gt;</w:t>
              </w:r>
            </w:ins>
          </w:p>
          <w:p w14:paraId="107163B8" w14:textId="77777777" w:rsidR="00D708FE" w:rsidRDefault="00D708FE" w:rsidP="00D708FE">
            <w:pPr>
              <w:pStyle w:val="XML1"/>
              <w:rPr>
                <w:ins w:id="21454" w:author="Thomas Dietz" w:date="2012-08-08T16:18:00Z"/>
              </w:rPr>
            </w:pPr>
            <w:ins w:id="21455" w:author="Thomas Dietz" w:date="2012-08-08T16:18:00Z">
              <w:r>
                <w:t xml:space="preserve">                  &lt;xs:sequence&gt;</w:t>
              </w:r>
            </w:ins>
          </w:p>
          <w:p w14:paraId="690B52BF" w14:textId="77777777" w:rsidR="00D708FE" w:rsidRDefault="00D708FE" w:rsidP="00D708FE">
            <w:pPr>
              <w:pStyle w:val="XML1"/>
              <w:rPr>
                <w:ins w:id="21456" w:author="Thomas Dietz" w:date="2012-08-08T16:18:00Z"/>
              </w:rPr>
            </w:pPr>
            <w:ins w:id="21457" w:author="Thomas Dietz" w:date="2012-08-08T16:18:00Z">
              <w:r>
                <w:t xml:space="preserve">                    &lt;xs:group ref="OFExternalCertificateType"/&gt;</w:t>
              </w:r>
            </w:ins>
          </w:p>
          <w:p w14:paraId="72725F79" w14:textId="77777777" w:rsidR="00D708FE" w:rsidRDefault="00D708FE" w:rsidP="00D708FE">
            <w:pPr>
              <w:pStyle w:val="XML1"/>
              <w:rPr>
                <w:ins w:id="21458" w:author="Thomas Dietz" w:date="2012-08-08T16:18:00Z"/>
              </w:rPr>
            </w:pPr>
            <w:ins w:id="21459" w:author="Thomas Dietz" w:date="2012-08-08T16:18:00Z">
              <w:r>
                <w:t xml:space="preserve">                  &lt;/xs:sequence&gt;</w:t>
              </w:r>
            </w:ins>
          </w:p>
          <w:p w14:paraId="28C588FD" w14:textId="77777777" w:rsidR="00D708FE" w:rsidRDefault="00D708FE" w:rsidP="00D708FE">
            <w:pPr>
              <w:pStyle w:val="XML1"/>
              <w:rPr>
                <w:ins w:id="21460" w:author="Thomas Dietz" w:date="2012-08-08T16:18:00Z"/>
              </w:rPr>
            </w:pPr>
            <w:ins w:id="21461" w:author="Thomas Dietz" w:date="2012-08-08T16:18:00Z">
              <w:r>
                <w:t xml:space="preserve">                &lt;/xs:complexType&gt;</w:t>
              </w:r>
            </w:ins>
          </w:p>
          <w:p w14:paraId="3D251845" w14:textId="77777777" w:rsidR="00D708FE" w:rsidRDefault="00D708FE" w:rsidP="00D708FE">
            <w:pPr>
              <w:pStyle w:val="XML1"/>
              <w:rPr>
                <w:ins w:id="21462" w:author="Thomas Dietz" w:date="2012-08-08T16:18:00Z"/>
              </w:rPr>
            </w:pPr>
            <w:ins w:id="21463" w:author="Thomas Dietz" w:date="2012-08-08T16:18:00Z">
              <w:r>
                <w:t xml:space="preserve">              &lt;/xs:element&gt;</w:t>
              </w:r>
            </w:ins>
          </w:p>
          <w:p w14:paraId="5320D80C" w14:textId="77777777" w:rsidR="00D708FE" w:rsidRDefault="00D708FE" w:rsidP="00D708FE">
            <w:pPr>
              <w:pStyle w:val="XML1"/>
              <w:rPr>
                <w:ins w:id="21464" w:author="Thomas Dietz" w:date="2012-08-08T16:18:00Z"/>
              </w:rPr>
            </w:pPr>
            <w:ins w:id="21465" w:author="Thomas Dietz" w:date="2012-08-08T16:18:00Z">
              <w:r>
                <w:t xml:space="preserve">              &lt;xs:element name="flow-table" minOccurs="0" maxOccurs="unbounded"&gt;</w:t>
              </w:r>
            </w:ins>
          </w:p>
          <w:p w14:paraId="2E0D1B0E" w14:textId="77777777" w:rsidR="00D708FE" w:rsidRDefault="00D708FE" w:rsidP="00D708FE">
            <w:pPr>
              <w:pStyle w:val="XML1"/>
              <w:rPr>
                <w:ins w:id="21466" w:author="Thomas Dietz" w:date="2012-08-08T16:18:00Z"/>
              </w:rPr>
            </w:pPr>
            <w:ins w:id="21467" w:author="Thomas Dietz" w:date="2012-08-08T16:18:00Z">
              <w:r>
                <w:t xml:space="preserve">                &lt;xs:annotation&gt;</w:t>
              </w:r>
            </w:ins>
          </w:p>
          <w:p w14:paraId="47D3A1A1" w14:textId="77777777" w:rsidR="00D708FE" w:rsidRDefault="00D708FE" w:rsidP="00D708FE">
            <w:pPr>
              <w:pStyle w:val="XML1"/>
              <w:rPr>
                <w:ins w:id="21468" w:author="Thomas Dietz" w:date="2012-08-08T16:18:00Z"/>
              </w:rPr>
            </w:pPr>
            <w:ins w:id="21469" w:author="Thomas Dietz" w:date="2012-08-08T16:18:00Z">
              <w:r>
                <w:t xml:space="preserve">                  &lt;xs:documentation&gt;</w:t>
              </w:r>
            </w:ins>
          </w:p>
          <w:p w14:paraId="1CEC8A83" w14:textId="77777777" w:rsidR="00D708FE" w:rsidRDefault="00D708FE" w:rsidP="00D708FE">
            <w:pPr>
              <w:pStyle w:val="XML1"/>
              <w:rPr>
                <w:ins w:id="21470" w:author="Thomas Dietz" w:date="2012-08-08T16:18:00Z"/>
              </w:rPr>
            </w:pPr>
            <w:ins w:id="21471" w:author="Thomas Dietz" w:date="2012-08-08T16:18:00Z">
              <w:r>
                <w:t xml:space="preserve">                    The list contains all flow table resources of</w:t>
              </w:r>
            </w:ins>
          </w:p>
          <w:p w14:paraId="398A8215" w14:textId="77777777" w:rsidR="00D708FE" w:rsidRDefault="00D708FE" w:rsidP="00D708FE">
            <w:pPr>
              <w:pStyle w:val="XML1"/>
              <w:rPr>
                <w:ins w:id="21472" w:author="Thomas Dietz" w:date="2012-08-08T16:18:00Z"/>
              </w:rPr>
            </w:pPr>
            <w:ins w:id="21473" w:author="Thomas Dietz" w:date="2012-08-08T16:18:00Z">
              <w:r>
                <w:t xml:space="preserve">                    the OpenFlow Capable Switch.</w:t>
              </w:r>
            </w:ins>
          </w:p>
          <w:p w14:paraId="11AD25D7" w14:textId="77777777" w:rsidR="00D708FE" w:rsidRDefault="00D708FE" w:rsidP="00D708FE">
            <w:pPr>
              <w:pStyle w:val="XML1"/>
              <w:rPr>
                <w:ins w:id="21474" w:author="Thomas Dietz" w:date="2012-08-08T16:18:00Z"/>
              </w:rPr>
            </w:pPr>
          </w:p>
          <w:p w14:paraId="3A916426" w14:textId="77777777" w:rsidR="00D708FE" w:rsidRDefault="00D708FE" w:rsidP="00D708FE">
            <w:pPr>
              <w:pStyle w:val="XML1"/>
              <w:rPr>
                <w:ins w:id="21475" w:author="Thomas Dietz" w:date="2012-08-08T16:18:00Z"/>
              </w:rPr>
            </w:pPr>
            <w:ins w:id="21476" w:author="Thomas Dietz" w:date="2012-08-08T16:18:00Z">
              <w:r>
                <w:t xml:space="preserve">                    The element 'resource-id' of OFFlowTableType MUST be</w:t>
              </w:r>
            </w:ins>
          </w:p>
          <w:p w14:paraId="76BBE4BC" w14:textId="77777777" w:rsidR="00D708FE" w:rsidRDefault="00D708FE" w:rsidP="00D708FE">
            <w:pPr>
              <w:pStyle w:val="XML1"/>
              <w:rPr>
                <w:ins w:id="21477" w:author="Thomas Dietz" w:date="2012-08-08T16:18:00Z"/>
              </w:rPr>
            </w:pPr>
            <w:ins w:id="21478" w:author="Thomas Dietz" w:date="2012-08-08T16:18:00Z">
              <w:r>
                <w:t xml:space="preserve">                    unique within this list.</w:t>
              </w:r>
            </w:ins>
          </w:p>
          <w:p w14:paraId="214305D2" w14:textId="77777777" w:rsidR="00D708FE" w:rsidRDefault="00D708FE" w:rsidP="00D708FE">
            <w:pPr>
              <w:pStyle w:val="XML1"/>
              <w:rPr>
                <w:ins w:id="21479" w:author="Thomas Dietz" w:date="2012-08-08T16:18:00Z"/>
              </w:rPr>
            </w:pPr>
            <w:ins w:id="21480" w:author="Thomas Dietz" w:date="2012-08-08T16:18:00Z">
              <w:r>
                <w:t xml:space="preserve">                  &lt;/xs:documentation&gt;</w:t>
              </w:r>
            </w:ins>
          </w:p>
          <w:p w14:paraId="234316FE" w14:textId="77777777" w:rsidR="00D708FE" w:rsidRDefault="00D708FE" w:rsidP="00D708FE">
            <w:pPr>
              <w:pStyle w:val="XML1"/>
              <w:rPr>
                <w:ins w:id="21481" w:author="Thomas Dietz" w:date="2012-08-08T16:18:00Z"/>
              </w:rPr>
            </w:pPr>
            <w:ins w:id="21482" w:author="Thomas Dietz" w:date="2012-08-08T16:18:00Z">
              <w:r>
                <w:t xml:space="preserve">                &lt;/xs:annotation&gt;</w:t>
              </w:r>
            </w:ins>
          </w:p>
          <w:p w14:paraId="5FD5CF9C" w14:textId="77777777" w:rsidR="00D708FE" w:rsidRDefault="00D708FE" w:rsidP="00D708FE">
            <w:pPr>
              <w:pStyle w:val="XML1"/>
              <w:rPr>
                <w:ins w:id="21483" w:author="Thomas Dietz" w:date="2012-08-08T16:18:00Z"/>
              </w:rPr>
            </w:pPr>
            <w:ins w:id="21484" w:author="Thomas Dietz" w:date="2012-08-08T16:18:00Z">
              <w:r>
                <w:t xml:space="preserve">                &lt;xs:complexType&gt;</w:t>
              </w:r>
            </w:ins>
          </w:p>
          <w:p w14:paraId="288A7C80" w14:textId="77777777" w:rsidR="00D708FE" w:rsidRDefault="00D708FE" w:rsidP="00D708FE">
            <w:pPr>
              <w:pStyle w:val="XML1"/>
              <w:rPr>
                <w:ins w:id="21485" w:author="Thomas Dietz" w:date="2012-08-08T16:18:00Z"/>
              </w:rPr>
            </w:pPr>
            <w:ins w:id="21486" w:author="Thomas Dietz" w:date="2012-08-08T16:18:00Z">
              <w:r>
                <w:t xml:space="preserve">                  &lt;xs:sequence&gt;</w:t>
              </w:r>
            </w:ins>
          </w:p>
          <w:p w14:paraId="63D6F265" w14:textId="77777777" w:rsidR="00D708FE" w:rsidRDefault="00D708FE" w:rsidP="00D708FE">
            <w:pPr>
              <w:pStyle w:val="XML1"/>
              <w:rPr>
                <w:ins w:id="21487" w:author="Thomas Dietz" w:date="2012-08-08T16:18:00Z"/>
              </w:rPr>
            </w:pPr>
            <w:ins w:id="21488" w:author="Thomas Dietz" w:date="2012-08-08T16:18:00Z">
              <w:r>
                <w:t xml:space="preserve">                    &lt;xs:group ref="OFFlowTableType"/&gt;</w:t>
              </w:r>
            </w:ins>
          </w:p>
          <w:p w14:paraId="481DF9DD" w14:textId="77777777" w:rsidR="00D708FE" w:rsidRDefault="00D708FE" w:rsidP="00D708FE">
            <w:pPr>
              <w:pStyle w:val="XML1"/>
              <w:rPr>
                <w:ins w:id="21489" w:author="Thomas Dietz" w:date="2012-08-08T16:18:00Z"/>
              </w:rPr>
            </w:pPr>
            <w:ins w:id="21490" w:author="Thomas Dietz" w:date="2012-08-08T16:18:00Z">
              <w:r>
                <w:t xml:space="preserve">                  &lt;/xs:sequence&gt;</w:t>
              </w:r>
            </w:ins>
          </w:p>
          <w:p w14:paraId="41075FB6" w14:textId="77777777" w:rsidR="00D708FE" w:rsidRDefault="00D708FE" w:rsidP="00D708FE">
            <w:pPr>
              <w:pStyle w:val="XML1"/>
              <w:rPr>
                <w:ins w:id="21491" w:author="Thomas Dietz" w:date="2012-08-08T16:18:00Z"/>
              </w:rPr>
            </w:pPr>
            <w:ins w:id="21492" w:author="Thomas Dietz" w:date="2012-08-08T16:18:00Z">
              <w:r>
                <w:t xml:space="preserve">                &lt;/xs:complexType&gt;</w:t>
              </w:r>
            </w:ins>
          </w:p>
          <w:p w14:paraId="52EFAD72" w14:textId="77777777" w:rsidR="00D708FE" w:rsidRDefault="00D708FE" w:rsidP="00D708FE">
            <w:pPr>
              <w:pStyle w:val="XML1"/>
              <w:rPr>
                <w:ins w:id="21493" w:author="Thomas Dietz" w:date="2012-08-08T16:18:00Z"/>
              </w:rPr>
            </w:pPr>
            <w:ins w:id="21494" w:author="Thomas Dietz" w:date="2012-08-08T16:18:00Z">
              <w:r>
                <w:t xml:space="preserve">              &lt;/xs:element&gt;</w:t>
              </w:r>
            </w:ins>
          </w:p>
          <w:p w14:paraId="4FDDD092" w14:textId="77777777" w:rsidR="00D708FE" w:rsidRDefault="00D708FE" w:rsidP="00D708FE">
            <w:pPr>
              <w:pStyle w:val="XML1"/>
              <w:rPr>
                <w:ins w:id="21495" w:author="Thomas Dietz" w:date="2012-08-08T16:18:00Z"/>
              </w:rPr>
            </w:pPr>
            <w:ins w:id="21496" w:author="Thomas Dietz" w:date="2012-08-08T16:18:00Z">
              <w:r>
                <w:t xml:space="preserve">            &lt;/xs:sequence&gt;</w:t>
              </w:r>
            </w:ins>
          </w:p>
          <w:p w14:paraId="0B9748EF" w14:textId="77777777" w:rsidR="00D708FE" w:rsidRDefault="00D708FE" w:rsidP="00D708FE">
            <w:pPr>
              <w:pStyle w:val="XML1"/>
              <w:rPr>
                <w:ins w:id="21497" w:author="Thomas Dietz" w:date="2012-08-08T16:18:00Z"/>
              </w:rPr>
            </w:pPr>
            <w:ins w:id="21498" w:author="Thomas Dietz" w:date="2012-08-08T16:18:00Z">
              <w:r>
                <w:t xml:space="preserve">          &lt;/xs:complexType&gt;</w:t>
              </w:r>
            </w:ins>
          </w:p>
          <w:p w14:paraId="45D5AEC6" w14:textId="77777777" w:rsidR="00D708FE" w:rsidRDefault="00D708FE" w:rsidP="00D708FE">
            <w:pPr>
              <w:pStyle w:val="XML1"/>
              <w:rPr>
                <w:ins w:id="21499" w:author="Thomas Dietz" w:date="2012-08-08T16:18:00Z"/>
              </w:rPr>
            </w:pPr>
            <w:ins w:id="21500" w:author="Thomas Dietz" w:date="2012-08-08T16:18:00Z">
              <w:r>
                <w:t xml:space="preserve">          &lt;xs:key name="key_resources_capable-switch_port"&gt;</w:t>
              </w:r>
            </w:ins>
          </w:p>
          <w:p w14:paraId="319EB361" w14:textId="77777777" w:rsidR="00D708FE" w:rsidRDefault="00D708FE" w:rsidP="00D708FE">
            <w:pPr>
              <w:pStyle w:val="XML1"/>
              <w:rPr>
                <w:ins w:id="21501" w:author="Thomas Dietz" w:date="2012-08-08T16:18:00Z"/>
              </w:rPr>
            </w:pPr>
            <w:ins w:id="21502" w:author="Thomas Dietz" w:date="2012-08-08T16:18:00Z">
              <w:r>
                <w:t xml:space="preserve">            &lt;xs:selector xpath="of11-config:port"/&gt;</w:t>
              </w:r>
            </w:ins>
          </w:p>
          <w:p w14:paraId="305454B9" w14:textId="77777777" w:rsidR="00D708FE" w:rsidRDefault="00D708FE" w:rsidP="00D708FE">
            <w:pPr>
              <w:pStyle w:val="XML1"/>
              <w:rPr>
                <w:ins w:id="21503" w:author="Thomas Dietz" w:date="2012-08-08T16:18:00Z"/>
              </w:rPr>
            </w:pPr>
            <w:ins w:id="21504" w:author="Thomas Dietz" w:date="2012-08-08T16:18:00Z">
              <w:r>
                <w:t xml:space="preserve">            &lt;xs:field xpath="of11-config:resource-id"/&gt;</w:t>
              </w:r>
            </w:ins>
          </w:p>
          <w:p w14:paraId="2E4317CC" w14:textId="77777777" w:rsidR="00D708FE" w:rsidRDefault="00D708FE" w:rsidP="00D708FE">
            <w:pPr>
              <w:pStyle w:val="XML1"/>
              <w:rPr>
                <w:ins w:id="21505" w:author="Thomas Dietz" w:date="2012-08-08T16:18:00Z"/>
              </w:rPr>
            </w:pPr>
            <w:ins w:id="21506" w:author="Thomas Dietz" w:date="2012-08-08T16:18:00Z">
              <w:r>
                <w:t xml:space="preserve">          &lt;/xs:key&gt;</w:t>
              </w:r>
            </w:ins>
          </w:p>
          <w:p w14:paraId="5EF4B7BD" w14:textId="77777777" w:rsidR="00D708FE" w:rsidRDefault="00D708FE" w:rsidP="00D708FE">
            <w:pPr>
              <w:pStyle w:val="XML1"/>
              <w:rPr>
                <w:ins w:id="21507" w:author="Thomas Dietz" w:date="2012-08-08T16:18:00Z"/>
              </w:rPr>
            </w:pPr>
            <w:ins w:id="21508" w:author="Thomas Dietz" w:date="2012-08-08T16:18:00Z">
              <w:r>
                <w:t xml:space="preserve">          &lt;xs:key name="key_resources_capable-switch_queue"&gt;</w:t>
              </w:r>
            </w:ins>
          </w:p>
          <w:p w14:paraId="6D39A433" w14:textId="77777777" w:rsidR="00D708FE" w:rsidRDefault="00D708FE" w:rsidP="00D708FE">
            <w:pPr>
              <w:pStyle w:val="XML1"/>
              <w:rPr>
                <w:ins w:id="21509" w:author="Thomas Dietz" w:date="2012-08-08T16:18:00Z"/>
              </w:rPr>
            </w:pPr>
            <w:ins w:id="21510" w:author="Thomas Dietz" w:date="2012-08-08T16:18:00Z">
              <w:r>
                <w:t xml:space="preserve">            &lt;xs:selector xpath="of11-config:queue"/&gt;</w:t>
              </w:r>
            </w:ins>
          </w:p>
          <w:p w14:paraId="575D30DC" w14:textId="77777777" w:rsidR="00D708FE" w:rsidRDefault="00D708FE" w:rsidP="00D708FE">
            <w:pPr>
              <w:pStyle w:val="XML1"/>
              <w:rPr>
                <w:ins w:id="21511" w:author="Thomas Dietz" w:date="2012-08-08T16:18:00Z"/>
              </w:rPr>
            </w:pPr>
            <w:ins w:id="21512" w:author="Thomas Dietz" w:date="2012-08-08T16:18:00Z">
              <w:r>
                <w:t xml:space="preserve">            &lt;xs:field xpath="of11-config:resource-id"/&gt;</w:t>
              </w:r>
            </w:ins>
          </w:p>
          <w:p w14:paraId="2D285D30" w14:textId="77777777" w:rsidR="00D708FE" w:rsidRDefault="00D708FE" w:rsidP="00D708FE">
            <w:pPr>
              <w:pStyle w:val="XML1"/>
              <w:rPr>
                <w:ins w:id="21513" w:author="Thomas Dietz" w:date="2012-08-08T16:18:00Z"/>
              </w:rPr>
            </w:pPr>
            <w:ins w:id="21514" w:author="Thomas Dietz" w:date="2012-08-08T16:18:00Z">
              <w:r>
                <w:t xml:space="preserve">          &lt;/xs:key&gt;</w:t>
              </w:r>
            </w:ins>
          </w:p>
          <w:p w14:paraId="008BB82F" w14:textId="77777777" w:rsidR="00D708FE" w:rsidRDefault="00D708FE" w:rsidP="00D708FE">
            <w:pPr>
              <w:pStyle w:val="XML1"/>
              <w:rPr>
                <w:ins w:id="21515" w:author="Thomas Dietz" w:date="2012-08-08T16:18:00Z"/>
              </w:rPr>
            </w:pPr>
            <w:ins w:id="21516" w:author="Thomas Dietz" w:date="2012-08-08T16:18:00Z">
              <w:r>
                <w:lastRenderedPageBreak/>
                <w:t xml:space="preserve">          &lt;xs:key name="key_resources_capable-switch_owned-certificate"&gt;</w:t>
              </w:r>
            </w:ins>
          </w:p>
          <w:p w14:paraId="0B2589F7" w14:textId="77777777" w:rsidR="00D708FE" w:rsidRDefault="00D708FE" w:rsidP="00D708FE">
            <w:pPr>
              <w:pStyle w:val="XML1"/>
              <w:rPr>
                <w:ins w:id="21517" w:author="Thomas Dietz" w:date="2012-08-08T16:18:00Z"/>
              </w:rPr>
            </w:pPr>
            <w:ins w:id="21518" w:author="Thomas Dietz" w:date="2012-08-08T16:18:00Z">
              <w:r>
                <w:t xml:space="preserve">            &lt;xs:selector xpath="of11-config:owned-certificate"/&gt;</w:t>
              </w:r>
            </w:ins>
          </w:p>
          <w:p w14:paraId="3A2A86A0" w14:textId="77777777" w:rsidR="00D708FE" w:rsidRDefault="00D708FE" w:rsidP="00D708FE">
            <w:pPr>
              <w:pStyle w:val="XML1"/>
              <w:rPr>
                <w:ins w:id="21519" w:author="Thomas Dietz" w:date="2012-08-08T16:18:00Z"/>
              </w:rPr>
            </w:pPr>
            <w:ins w:id="21520" w:author="Thomas Dietz" w:date="2012-08-08T16:18:00Z">
              <w:r>
                <w:t xml:space="preserve">            &lt;xs:field xpath="of11-config:resource-id"/&gt;</w:t>
              </w:r>
            </w:ins>
          </w:p>
          <w:p w14:paraId="0C7B6874" w14:textId="77777777" w:rsidR="00D708FE" w:rsidRDefault="00D708FE" w:rsidP="00D708FE">
            <w:pPr>
              <w:pStyle w:val="XML1"/>
              <w:rPr>
                <w:ins w:id="21521" w:author="Thomas Dietz" w:date="2012-08-08T16:18:00Z"/>
              </w:rPr>
            </w:pPr>
            <w:ins w:id="21522" w:author="Thomas Dietz" w:date="2012-08-08T16:18:00Z">
              <w:r>
                <w:t xml:space="preserve">          &lt;/xs:key&gt;</w:t>
              </w:r>
            </w:ins>
          </w:p>
          <w:p w14:paraId="7562EE79" w14:textId="77777777" w:rsidR="00D708FE" w:rsidRDefault="00D708FE" w:rsidP="00D708FE">
            <w:pPr>
              <w:pStyle w:val="XML1"/>
              <w:rPr>
                <w:ins w:id="21523" w:author="Thomas Dietz" w:date="2012-08-08T16:18:00Z"/>
              </w:rPr>
            </w:pPr>
            <w:ins w:id="21524" w:author="Thomas Dietz" w:date="2012-08-08T16:18:00Z">
              <w:r>
                <w:t xml:space="preserve">          &lt;xs:key name="key_resources_capable-switch_external-certificate"&gt;</w:t>
              </w:r>
            </w:ins>
          </w:p>
          <w:p w14:paraId="6F638AF8" w14:textId="77777777" w:rsidR="00D708FE" w:rsidRDefault="00D708FE" w:rsidP="00D708FE">
            <w:pPr>
              <w:pStyle w:val="XML1"/>
              <w:rPr>
                <w:ins w:id="21525" w:author="Thomas Dietz" w:date="2012-08-08T16:18:00Z"/>
              </w:rPr>
            </w:pPr>
            <w:ins w:id="21526" w:author="Thomas Dietz" w:date="2012-08-08T16:18:00Z">
              <w:r>
                <w:t xml:space="preserve">            &lt;xs:selector xpath="of11-config:external-certificate"/&gt;</w:t>
              </w:r>
            </w:ins>
          </w:p>
          <w:p w14:paraId="58D74567" w14:textId="77777777" w:rsidR="00D708FE" w:rsidRDefault="00D708FE" w:rsidP="00D708FE">
            <w:pPr>
              <w:pStyle w:val="XML1"/>
              <w:rPr>
                <w:ins w:id="21527" w:author="Thomas Dietz" w:date="2012-08-08T16:18:00Z"/>
              </w:rPr>
            </w:pPr>
            <w:ins w:id="21528" w:author="Thomas Dietz" w:date="2012-08-08T16:18:00Z">
              <w:r>
                <w:t xml:space="preserve">            &lt;xs:field xpath="of11-config:resource-id"/&gt;</w:t>
              </w:r>
            </w:ins>
          </w:p>
          <w:p w14:paraId="558E5D41" w14:textId="77777777" w:rsidR="00D708FE" w:rsidRDefault="00D708FE" w:rsidP="00D708FE">
            <w:pPr>
              <w:pStyle w:val="XML1"/>
              <w:rPr>
                <w:ins w:id="21529" w:author="Thomas Dietz" w:date="2012-08-08T16:18:00Z"/>
              </w:rPr>
            </w:pPr>
            <w:ins w:id="21530" w:author="Thomas Dietz" w:date="2012-08-08T16:18:00Z">
              <w:r>
                <w:t xml:space="preserve">          &lt;/xs:key&gt;</w:t>
              </w:r>
            </w:ins>
          </w:p>
          <w:p w14:paraId="519C627A" w14:textId="77777777" w:rsidR="00D708FE" w:rsidRDefault="00D708FE" w:rsidP="00D708FE">
            <w:pPr>
              <w:pStyle w:val="XML1"/>
              <w:rPr>
                <w:ins w:id="21531" w:author="Thomas Dietz" w:date="2012-08-08T16:18:00Z"/>
              </w:rPr>
            </w:pPr>
            <w:ins w:id="21532" w:author="Thomas Dietz" w:date="2012-08-08T16:18:00Z">
              <w:r>
                <w:t xml:space="preserve">          &lt;xs:key name="key_resources_capable-switch_flow-table"&gt;</w:t>
              </w:r>
            </w:ins>
          </w:p>
          <w:p w14:paraId="777AB051" w14:textId="77777777" w:rsidR="00D708FE" w:rsidRDefault="00D708FE" w:rsidP="00D708FE">
            <w:pPr>
              <w:pStyle w:val="XML1"/>
              <w:rPr>
                <w:ins w:id="21533" w:author="Thomas Dietz" w:date="2012-08-08T16:18:00Z"/>
              </w:rPr>
            </w:pPr>
            <w:ins w:id="21534" w:author="Thomas Dietz" w:date="2012-08-08T16:18:00Z">
              <w:r>
                <w:t xml:space="preserve">            &lt;xs:selector xpath="of11-config:flow-table"/&gt;</w:t>
              </w:r>
            </w:ins>
          </w:p>
          <w:p w14:paraId="38CB1700" w14:textId="77777777" w:rsidR="00D708FE" w:rsidRDefault="00D708FE" w:rsidP="00D708FE">
            <w:pPr>
              <w:pStyle w:val="XML1"/>
              <w:rPr>
                <w:ins w:id="21535" w:author="Thomas Dietz" w:date="2012-08-08T16:18:00Z"/>
              </w:rPr>
            </w:pPr>
            <w:ins w:id="21536" w:author="Thomas Dietz" w:date="2012-08-08T16:18:00Z">
              <w:r>
                <w:t xml:space="preserve">            &lt;xs:field xpath="of11-config:resource-id"/&gt;</w:t>
              </w:r>
            </w:ins>
          </w:p>
          <w:p w14:paraId="623E3357" w14:textId="77777777" w:rsidR="00D708FE" w:rsidRDefault="00D708FE" w:rsidP="00D708FE">
            <w:pPr>
              <w:pStyle w:val="XML1"/>
              <w:rPr>
                <w:ins w:id="21537" w:author="Thomas Dietz" w:date="2012-08-08T16:18:00Z"/>
              </w:rPr>
            </w:pPr>
            <w:ins w:id="21538" w:author="Thomas Dietz" w:date="2012-08-08T16:18:00Z">
              <w:r>
                <w:t xml:space="preserve">          &lt;/xs:key&gt;</w:t>
              </w:r>
            </w:ins>
          </w:p>
          <w:p w14:paraId="0744705E" w14:textId="77777777" w:rsidR="00D708FE" w:rsidRDefault="00D708FE" w:rsidP="00D708FE">
            <w:pPr>
              <w:pStyle w:val="XML1"/>
              <w:rPr>
                <w:ins w:id="21539" w:author="Thomas Dietz" w:date="2012-08-08T16:18:00Z"/>
              </w:rPr>
            </w:pPr>
            <w:ins w:id="21540" w:author="Thomas Dietz" w:date="2012-08-08T16:18:00Z">
              <w:r>
                <w:t xml:space="preserve">        &lt;/xs:element&gt;</w:t>
              </w:r>
            </w:ins>
          </w:p>
          <w:p w14:paraId="67977EDE" w14:textId="77777777" w:rsidR="00D708FE" w:rsidRDefault="00D708FE" w:rsidP="00D708FE">
            <w:pPr>
              <w:pStyle w:val="XML1"/>
              <w:rPr>
                <w:ins w:id="21541" w:author="Thomas Dietz" w:date="2012-08-08T16:18:00Z"/>
              </w:rPr>
            </w:pPr>
            <w:ins w:id="21542" w:author="Thomas Dietz" w:date="2012-08-08T16:18:00Z">
              <w:r>
                <w:t xml:space="preserve">        &lt;xs:element name="logical-switches" minOccurs="0"&gt;</w:t>
              </w:r>
            </w:ins>
          </w:p>
          <w:p w14:paraId="39EAF7BF" w14:textId="77777777" w:rsidR="00D708FE" w:rsidRDefault="00D708FE" w:rsidP="00D708FE">
            <w:pPr>
              <w:pStyle w:val="XML1"/>
              <w:rPr>
                <w:ins w:id="21543" w:author="Thomas Dietz" w:date="2012-08-08T16:18:00Z"/>
              </w:rPr>
            </w:pPr>
            <w:ins w:id="21544" w:author="Thomas Dietz" w:date="2012-08-08T16:18:00Z">
              <w:r>
                <w:t xml:space="preserve">          &lt;xs:annotation&gt;</w:t>
              </w:r>
            </w:ins>
          </w:p>
          <w:p w14:paraId="062F1FD9" w14:textId="77777777" w:rsidR="00D708FE" w:rsidRDefault="00D708FE" w:rsidP="00D708FE">
            <w:pPr>
              <w:pStyle w:val="XML1"/>
              <w:rPr>
                <w:ins w:id="21545" w:author="Thomas Dietz" w:date="2012-08-08T16:18:00Z"/>
              </w:rPr>
            </w:pPr>
            <w:ins w:id="21546" w:author="Thomas Dietz" w:date="2012-08-08T16:18:00Z">
              <w:r>
                <w:t xml:space="preserve">            &lt;xs:documentation&gt;</w:t>
              </w:r>
            </w:ins>
          </w:p>
          <w:p w14:paraId="58E589EB" w14:textId="77777777" w:rsidR="00D708FE" w:rsidRDefault="00D708FE" w:rsidP="00D708FE">
            <w:pPr>
              <w:pStyle w:val="XML1"/>
              <w:rPr>
                <w:ins w:id="21547" w:author="Thomas Dietz" w:date="2012-08-08T16:18:00Z"/>
              </w:rPr>
            </w:pPr>
            <w:ins w:id="21548" w:author="Thomas Dietz" w:date="2012-08-08T16:18:00Z">
              <w:r>
                <w:t xml:space="preserve">              This element contains a list of all OpenFlow </w:t>
              </w:r>
            </w:ins>
          </w:p>
          <w:p w14:paraId="78E8DE26" w14:textId="77777777" w:rsidR="00D708FE" w:rsidRDefault="00D708FE" w:rsidP="00D708FE">
            <w:pPr>
              <w:pStyle w:val="XML1"/>
              <w:rPr>
                <w:ins w:id="21549" w:author="Thomas Dietz" w:date="2012-08-08T16:18:00Z"/>
              </w:rPr>
            </w:pPr>
            <w:ins w:id="21550" w:author="Thomas Dietz" w:date="2012-08-08T16:18:00Z">
              <w:r>
                <w:t xml:space="preserve">              Logical Switches available at the OpenFlow Capable</w:t>
              </w:r>
            </w:ins>
          </w:p>
          <w:p w14:paraId="189F5995" w14:textId="77777777" w:rsidR="00D708FE" w:rsidRDefault="00D708FE" w:rsidP="00D708FE">
            <w:pPr>
              <w:pStyle w:val="XML1"/>
              <w:rPr>
                <w:ins w:id="21551" w:author="Thomas Dietz" w:date="2012-08-08T16:18:00Z"/>
              </w:rPr>
            </w:pPr>
            <w:ins w:id="21552" w:author="Thomas Dietz" w:date="2012-08-08T16:18:00Z">
              <w:r>
                <w:t xml:space="preserve">              Switch.</w:t>
              </w:r>
            </w:ins>
          </w:p>
          <w:p w14:paraId="343C73AF" w14:textId="77777777" w:rsidR="00D708FE" w:rsidRDefault="00D708FE" w:rsidP="00D708FE">
            <w:pPr>
              <w:pStyle w:val="XML1"/>
              <w:rPr>
                <w:ins w:id="21553" w:author="Thomas Dietz" w:date="2012-08-08T16:18:00Z"/>
              </w:rPr>
            </w:pPr>
            <w:ins w:id="21554" w:author="Thomas Dietz" w:date="2012-08-08T16:18:00Z">
              <w:r>
                <w:t xml:space="preserve">            &lt;/xs:documentation&gt;</w:t>
              </w:r>
            </w:ins>
          </w:p>
          <w:p w14:paraId="0E2ED027" w14:textId="77777777" w:rsidR="00D708FE" w:rsidRDefault="00D708FE" w:rsidP="00D708FE">
            <w:pPr>
              <w:pStyle w:val="XML1"/>
              <w:rPr>
                <w:ins w:id="21555" w:author="Thomas Dietz" w:date="2012-08-08T16:18:00Z"/>
              </w:rPr>
            </w:pPr>
            <w:ins w:id="21556" w:author="Thomas Dietz" w:date="2012-08-08T16:18:00Z">
              <w:r>
                <w:t xml:space="preserve">          &lt;/xs:annotation&gt;</w:t>
              </w:r>
            </w:ins>
          </w:p>
          <w:p w14:paraId="34F417E6" w14:textId="77777777" w:rsidR="00D708FE" w:rsidRDefault="00D708FE" w:rsidP="00D708FE">
            <w:pPr>
              <w:pStyle w:val="XML1"/>
              <w:rPr>
                <w:ins w:id="21557" w:author="Thomas Dietz" w:date="2012-08-08T16:18:00Z"/>
              </w:rPr>
            </w:pPr>
            <w:ins w:id="21558" w:author="Thomas Dietz" w:date="2012-08-08T16:18:00Z">
              <w:r>
                <w:t xml:space="preserve">          &lt;xs:complexType&gt;</w:t>
              </w:r>
            </w:ins>
          </w:p>
          <w:p w14:paraId="1345A115" w14:textId="77777777" w:rsidR="00D708FE" w:rsidRDefault="00D708FE" w:rsidP="00D708FE">
            <w:pPr>
              <w:pStyle w:val="XML1"/>
              <w:rPr>
                <w:ins w:id="21559" w:author="Thomas Dietz" w:date="2012-08-08T16:18:00Z"/>
              </w:rPr>
            </w:pPr>
            <w:ins w:id="21560" w:author="Thomas Dietz" w:date="2012-08-08T16:18:00Z">
              <w:r>
                <w:t xml:space="preserve">            &lt;xs:sequence&gt;</w:t>
              </w:r>
            </w:ins>
          </w:p>
          <w:p w14:paraId="714163E4" w14:textId="77777777" w:rsidR="00D708FE" w:rsidRDefault="00D708FE" w:rsidP="00D708FE">
            <w:pPr>
              <w:pStyle w:val="XML1"/>
              <w:rPr>
                <w:ins w:id="21561" w:author="Thomas Dietz" w:date="2012-08-08T16:18:00Z"/>
              </w:rPr>
            </w:pPr>
            <w:ins w:id="21562" w:author="Thomas Dietz" w:date="2012-08-08T16:18:00Z">
              <w:r>
                <w:t xml:space="preserve">              &lt;xs:element name="switch" minOccurs="0" maxOccurs="unbounded"&gt;</w:t>
              </w:r>
            </w:ins>
          </w:p>
          <w:p w14:paraId="74A203AE" w14:textId="77777777" w:rsidR="00D708FE" w:rsidRDefault="00D708FE" w:rsidP="00D708FE">
            <w:pPr>
              <w:pStyle w:val="XML1"/>
              <w:rPr>
                <w:ins w:id="21563" w:author="Thomas Dietz" w:date="2012-08-08T16:18:00Z"/>
              </w:rPr>
            </w:pPr>
            <w:ins w:id="21564" w:author="Thomas Dietz" w:date="2012-08-08T16:18:00Z">
              <w:r>
                <w:t xml:space="preserve">                &lt;xs:annotation&gt;</w:t>
              </w:r>
            </w:ins>
          </w:p>
          <w:p w14:paraId="067432F5" w14:textId="77777777" w:rsidR="00D708FE" w:rsidRDefault="00D708FE" w:rsidP="00D708FE">
            <w:pPr>
              <w:pStyle w:val="XML1"/>
              <w:rPr>
                <w:ins w:id="21565" w:author="Thomas Dietz" w:date="2012-08-08T16:18:00Z"/>
              </w:rPr>
            </w:pPr>
            <w:ins w:id="21566" w:author="Thomas Dietz" w:date="2012-08-08T16:18:00Z">
              <w:r>
                <w:t xml:space="preserve">                  &lt;xs:documentation&gt;</w:t>
              </w:r>
            </w:ins>
          </w:p>
          <w:p w14:paraId="32D3A783" w14:textId="77777777" w:rsidR="00D708FE" w:rsidRDefault="00D708FE" w:rsidP="00D708FE">
            <w:pPr>
              <w:pStyle w:val="XML1"/>
              <w:rPr>
                <w:ins w:id="21567" w:author="Thomas Dietz" w:date="2012-08-08T16:18:00Z"/>
              </w:rPr>
            </w:pPr>
            <w:ins w:id="21568" w:author="Thomas Dietz" w:date="2012-08-08T16:18:00Z">
              <w:r>
                <w:t xml:space="preserve">                    The list of all OpenFlow Logical Switches on</w:t>
              </w:r>
            </w:ins>
          </w:p>
          <w:p w14:paraId="7CCE2381" w14:textId="77777777" w:rsidR="00D708FE" w:rsidRDefault="00D708FE" w:rsidP="00D708FE">
            <w:pPr>
              <w:pStyle w:val="XML1"/>
              <w:rPr>
                <w:ins w:id="21569" w:author="Thomas Dietz" w:date="2012-08-08T16:18:00Z"/>
              </w:rPr>
            </w:pPr>
            <w:ins w:id="21570" w:author="Thomas Dietz" w:date="2012-08-08T16:18:00Z">
              <w:r>
                <w:t xml:space="preserve">                    the OpenFlow Capable Switch.</w:t>
              </w:r>
            </w:ins>
          </w:p>
          <w:p w14:paraId="0B3500AE" w14:textId="77777777" w:rsidR="00D708FE" w:rsidRDefault="00D708FE" w:rsidP="00D708FE">
            <w:pPr>
              <w:pStyle w:val="XML1"/>
              <w:rPr>
                <w:ins w:id="21571" w:author="Thomas Dietz" w:date="2012-08-08T16:18:00Z"/>
              </w:rPr>
            </w:pPr>
          </w:p>
          <w:p w14:paraId="0B67CD95" w14:textId="77777777" w:rsidR="00D708FE" w:rsidRDefault="00D708FE" w:rsidP="00D708FE">
            <w:pPr>
              <w:pStyle w:val="XML1"/>
              <w:rPr>
                <w:ins w:id="21572" w:author="Thomas Dietz" w:date="2012-08-08T16:18:00Z"/>
              </w:rPr>
            </w:pPr>
            <w:ins w:id="21573" w:author="Thomas Dietz" w:date="2012-08-08T16:18:00Z">
              <w:r>
                <w:t xml:space="preserve">                    The element 'resource-id' of OFLogicalSwitchType MUST be</w:t>
              </w:r>
            </w:ins>
          </w:p>
          <w:p w14:paraId="284693B7" w14:textId="77777777" w:rsidR="00D708FE" w:rsidRDefault="00D708FE" w:rsidP="00D708FE">
            <w:pPr>
              <w:pStyle w:val="XML1"/>
              <w:rPr>
                <w:ins w:id="21574" w:author="Thomas Dietz" w:date="2012-08-08T16:18:00Z"/>
              </w:rPr>
            </w:pPr>
            <w:ins w:id="21575" w:author="Thomas Dietz" w:date="2012-08-08T16:18:00Z">
              <w:r>
                <w:t xml:space="preserve">                    unique within this list.</w:t>
              </w:r>
            </w:ins>
          </w:p>
          <w:p w14:paraId="369D8B01" w14:textId="77777777" w:rsidR="00D708FE" w:rsidRDefault="00D708FE" w:rsidP="00D708FE">
            <w:pPr>
              <w:pStyle w:val="XML1"/>
              <w:rPr>
                <w:ins w:id="21576" w:author="Thomas Dietz" w:date="2012-08-08T16:18:00Z"/>
              </w:rPr>
            </w:pPr>
            <w:ins w:id="21577" w:author="Thomas Dietz" w:date="2012-08-08T16:18:00Z">
              <w:r>
                <w:t xml:space="preserve">                  &lt;/xs:documentation&gt;</w:t>
              </w:r>
            </w:ins>
          </w:p>
          <w:p w14:paraId="54EA6FB1" w14:textId="77777777" w:rsidR="00D708FE" w:rsidRDefault="00D708FE" w:rsidP="00D708FE">
            <w:pPr>
              <w:pStyle w:val="XML1"/>
              <w:rPr>
                <w:ins w:id="21578" w:author="Thomas Dietz" w:date="2012-08-08T16:18:00Z"/>
              </w:rPr>
            </w:pPr>
            <w:ins w:id="21579" w:author="Thomas Dietz" w:date="2012-08-08T16:18:00Z">
              <w:r>
                <w:t xml:space="preserve">                &lt;/xs:annotation&gt;</w:t>
              </w:r>
            </w:ins>
          </w:p>
          <w:p w14:paraId="40CBBA55" w14:textId="77777777" w:rsidR="00D708FE" w:rsidRDefault="00D708FE" w:rsidP="00D708FE">
            <w:pPr>
              <w:pStyle w:val="XML1"/>
              <w:rPr>
                <w:ins w:id="21580" w:author="Thomas Dietz" w:date="2012-08-08T16:18:00Z"/>
              </w:rPr>
            </w:pPr>
            <w:ins w:id="21581" w:author="Thomas Dietz" w:date="2012-08-08T16:18:00Z">
              <w:r>
                <w:t xml:space="preserve">                &lt;xs:complexType&gt;</w:t>
              </w:r>
            </w:ins>
          </w:p>
          <w:p w14:paraId="62B83155" w14:textId="77777777" w:rsidR="00D708FE" w:rsidRDefault="00D708FE" w:rsidP="00D708FE">
            <w:pPr>
              <w:pStyle w:val="XML1"/>
              <w:rPr>
                <w:ins w:id="21582" w:author="Thomas Dietz" w:date="2012-08-08T16:18:00Z"/>
              </w:rPr>
            </w:pPr>
            <w:ins w:id="21583" w:author="Thomas Dietz" w:date="2012-08-08T16:18:00Z">
              <w:r>
                <w:t xml:space="preserve">                  &lt;xs:sequence&gt;</w:t>
              </w:r>
            </w:ins>
          </w:p>
          <w:p w14:paraId="4F497DA4" w14:textId="77777777" w:rsidR="00D708FE" w:rsidRDefault="00D708FE" w:rsidP="00D708FE">
            <w:pPr>
              <w:pStyle w:val="XML1"/>
              <w:rPr>
                <w:ins w:id="21584" w:author="Thomas Dietz" w:date="2012-08-08T16:18:00Z"/>
              </w:rPr>
            </w:pPr>
            <w:ins w:id="21585" w:author="Thomas Dietz" w:date="2012-08-08T16:18:00Z">
              <w:r>
                <w:t xml:space="preserve">                    &lt;xs:group ref="OFLogicalSwitchType"/&gt;</w:t>
              </w:r>
            </w:ins>
          </w:p>
          <w:p w14:paraId="5165EEC5" w14:textId="77777777" w:rsidR="00D708FE" w:rsidRDefault="00D708FE" w:rsidP="00D708FE">
            <w:pPr>
              <w:pStyle w:val="XML1"/>
              <w:rPr>
                <w:ins w:id="21586" w:author="Thomas Dietz" w:date="2012-08-08T16:18:00Z"/>
              </w:rPr>
            </w:pPr>
            <w:ins w:id="21587" w:author="Thomas Dietz" w:date="2012-08-08T16:18:00Z">
              <w:r>
                <w:t xml:space="preserve">                  &lt;/xs:sequence&gt;</w:t>
              </w:r>
            </w:ins>
          </w:p>
          <w:p w14:paraId="4E85CE83" w14:textId="77777777" w:rsidR="00D708FE" w:rsidRDefault="00D708FE" w:rsidP="00D708FE">
            <w:pPr>
              <w:pStyle w:val="XML1"/>
              <w:rPr>
                <w:ins w:id="21588" w:author="Thomas Dietz" w:date="2012-08-08T16:18:00Z"/>
              </w:rPr>
            </w:pPr>
            <w:ins w:id="21589" w:author="Thomas Dietz" w:date="2012-08-08T16:18:00Z">
              <w:r>
                <w:t xml:space="preserve">                &lt;/xs:complexType&gt;</w:t>
              </w:r>
            </w:ins>
          </w:p>
          <w:p w14:paraId="7E505459" w14:textId="77777777" w:rsidR="00D708FE" w:rsidRDefault="00D708FE" w:rsidP="00D708FE">
            <w:pPr>
              <w:pStyle w:val="XML1"/>
              <w:rPr>
                <w:ins w:id="21590" w:author="Thomas Dietz" w:date="2012-08-08T16:18:00Z"/>
              </w:rPr>
            </w:pPr>
            <w:ins w:id="21591" w:author="Thomas Dietz" w:date="2012-08-08T16:18:00Z">
              <w:r>
                <w:t xml:space="preserve">              &lt;/xs:element&gt;</w:t>
              </w:r>
            </w:ins>
          </w:p>
          <w:p w14:paraId="6AC0D596" w14:textId="77777777" w:rsidR="00D708FE" w:rsidRDefault="00D708FE" w:rsidP="00D708FE">
            <w:pPr>
              <w:pStyle w:val="XML1"/>
              <w:rPr>
                <w:ins w:id="21592" w:author="Thomas Dietz" w:date="2012-08-08T16:18:00Z"/>
              </w:rPr>
            </w:pPr>
            <w:ins w:id="21593" w:author="Thomas Dietz" w:date="2012-08-08T16:18:00Z">
              <w:r>
                <w:t xml:space="preserve">            &lt;/xs:sequence&gt;</w:t>
              </w:r>
            </w:ins>
          </w:p>
          <w:p w14:paraId="02CED40E" w14:textId="77777777" w:rsidR="00D708FE" w:rsidRDefault="00D708FE" w:rsidP="00D708FE">
            <w:pPr>
              <w:pStyle w:val="XML1"/>
              <w:rPr>
                <w:ins w:id="21594" w:author="Thomas Dietz" w:date="2012-08-08T16:18:00Z"/>
              </w:rPr>
            </w:pPr>
            <w:ins w:id="21595" w:author="Thomas Dietz" w:date="2012-08-08T16:18:00Z">
              <w:r>
                <w:t xml:space="preserve">          &lt;/xs:complexType&gt;</w:t>
              </w:r>
            </w:ins>
          </w:p>
          <w:p w14:paraId="53A9DA87" w14:textId="77777777" w:rsidR="00D708FE" w:rsidRDefault="00D708FE" w:rsidP="00D708FE">
            <w:pPr>
              <w:pStyle w:val="XML1"/>
              <w:rPr>
                <w:ins w:id="21596" w:author="Thomas Dietz" w:date="2012-08-08T16:18:00Z"/>
              </w:rPr>
            </w:pPr>
            <w:ins w:id="21597" w:author="Thomas Dietz" w:date="2012-08-08T16:18:00Z">
              <w:r>
                <w:t xml:space="preserve">          &lt;xs:key name="key_logical-switches_capable-switch_switch"&gt;</w:t>
              </w:r>
            </w:ins>
          </w:p>
          <w:p w14:paraId="363144CA" w14:textId="77777777" w:rsidR="00D708FE" w:rsidRDefault="00D708FE" w:rsidP="00D708FE">
            <w:pPr>
              <w:pStyle w:val="XML1"/>
              <w:rPr>
                <w:ins w:id="21598" w:author="Thomas Dietz" w:date="2012-08-08T16:18:00Z"/>
              </w:rPr>
            </w:pPr>
            <w:ins w:id="21599" w:author="Thomas Dietz" w:date="2012-08-08T16:18:00Z">
              <w:r>
                <w:t xml:space="preserve">            &lt;xs:selector xpath="of11-config:switch"/&gt;</w:t>
              </w:r>
            </w:ins>
          </w:p>
          <w:p w14:paraId="1B28B866" w14:textId="77777777" w:rsidR="00D708FE" w:rsidRDefault="00D708FE" w:rsidP="00D708FE">
            <w:pPr>
              <w:pStyle w:val="XML1"/>
              <w:rPr>
                <w:ins w:id="21600" w:author="Thomas Dietz" w:date="2012-08-08T16:18:00Z"/>
              </w:rPr>
            </w:pPr>
            <w:ins w:id="21601" w:author="Thomas Dietz" w:date="2012-08-08T16:18:00Z">
              <w:r>
                <w:t xml:space="preserve">            &lt;xs:field xpath="of11-config:id"/&gt;</w:t>
              </w:r>
            </w:ins>
          </w:p>
          <w:p w14:paraId="0436F1AE" w14:textId="77777777" w:rsidR="00D708FE" w:rsidRDefault="00D708FE" w:rsidP="00D708FE">
            <w:pPr>
              <w:pStyle w:val="XML1"/>
              <w:rPr>
                <w:ins w:id="21602" w:author="Thomas Dietz" w:date="2012-08-08T16:18:00Z"/>
              </w:rPr>
            </w:pPr>
            <w:ins w:id="21603" w:author="Thomas Dietz" w:date="2012-08-08T16:18:00Z">
              <w:r>
                <w:t xml:space="preserve">          &lt;/xs:key&gt;</w:t>
              </w:r>
            </w:ins>
          </w:p>
          <w:p w14:paraId="4AE264C5" w14:textId="77777777" w:rsidR="00D708FE" w:rsidRDefault="00D708FE" w:rsidP="00D708FE">
            <w:pPr>
              <w:pStyle w:val="XML1"/>
              <w:rPr>
                <w:ins w:id="21604" w:author="Thomas Dietz" w:date="2012-08-08T16:18:00Z"/>
              </w:rPr>
            </w:pPr>
            <w:ins w:id="21605" w:author="Thomas Dietz" w:date="2012-08-08T16:18:00Z">
              <w:r>
                <w:t xml:space="preserve">        &lt;/xs:element&gt;</w:t>
              </w:r>
            </w:ins>
          </w:p>
          <w:p w14:paraId="6A40BB1F" w14:textId="77777777" w:rsidR="00D708FE" w:rsidRDefault="00D708FE" w:rsidP="00D708FE">
            <w:pPr>
              <w:pStyle w:val="XML1"/>
              <w:rPr>
                <w:ins w:id="21606" w:author="Thomas Dietz" w:date="2012-08-08T16:18:00Z"/>
              </w:rPr>
            </w:pPr>
            <w:ins w:id="21607" w:author="Thomas Dietz" w:date="2012-08-08T16:18:00Z">
              <w:r>
                <w:t xml:space="preserve">      &lt;/xs:sequence&gt;</w:t>
              </w:r>
            </w:ins>
          </w:p>
          <w:p w14:paraId="50578122" w14:textId="77777777" w:rsidR="00D708FE" w:rsidRDefault="00D708FE" w:rsidP="00D708FE">
            <w:pPr>
              <w:pStyle w:val="XML1"/>
              <w:rPr>
                <w:ins w:id="21608" w:author="Thomas Dietz" w:date="2012-08-08T16:18:00Z"/>
              </w:rPr>
            </w:pPr>
            <w:ins w:id="21609" w:author="Thomas Dietz" w:date="2012-08-08T16:18:00Z">
              <w:r>
                <w:t xml:space="preserve">    &lt;/xs:complexType&gt;</w:t>
              </w:r>
            </w:ins>
          </w:p>
          <w:p w14:paraId="4801CC45" w14:textId="77777777" w:rsidR="00D708FE" w:rsidRDefault="00D708FE" w:rsidP="00D708FE">
            <w:pPr>
              <w:pStyle w:val="XML1"/>
              <w:rPr>
                <w:ins w:id="21610" w:author="Thomas Dietz" w:date="2012-08-08T16:18:00Z"/>
              </w:rPr>
            </w:pPr>
            <w:ins w:id="21611" w:author="Thomas Dietz" w:date="2012-08-08T16:18:00Z">
              <w:r>
                <w:t xml:space="preserve">  &lt;/xs:element&gt;</w:t>
              </w:r>
            </w:ins>
          </w:p>
          <w:p w14:paraId="08064185" w14:textId="77777777" w:rsidR="00D708FE" w:rsidRDefault="00D708FE" w:rsidP="00D708FE">
            <w:pPr>
              <w:pStyle w:val="XML1"/>
              <w:rPr>
                <w:ins w:id="21612" w:author="Thomas Dietz" w:date="2012-08-08T16:18:00Z"/>
              </w:rPr>
            </w:pPr>
          </w:p>
          <w:p w14:paraId="769E89FF" w14:textId="730C459C" w:rsidR="00C31DBC" w:rsidRPr="009F1B7D" w:rsidRDefault="00D708FE" w:rsidP="00D708FE">
            <w:pPr>
              <w:pStyle w:val="XML1"/>
            </w:pPr>
            <w:ins w:id="21613" w:author="Thomas Dietz" w:date="2012-08-08T16:18:00Z">
              <w:r>
                <w:t>&lt;/xs:schema&gt;</w:t>
              </w:r>
            </w:ins>
          </w:p>
        </w:tc>
      </w:tr>
    </w:tbl>
    <w:p w14:paraId="78119F63" w14:textId="77777777" w:rsidR="00F71F36" w:rsidRPr="009F1B7D" w:rsidRDefault="00F71F36" w:rsidP="007D61A9">
      <w:pPr>
        <w:pStyle w:val="Appx"/>
      </w:pPr>
      <w:bookmarkStart w:id="21614" w:name="_Toc315954032"/>
      <w:bookmarkStart w:id="21615" w:name="_Toc316542542"/>
      <w:bookmarkStart w:id="21616" w:name="_Toc333403946"/>
      <w:bookmarkStart w:id="21617" w:name="_GoBack"/>
      <w:bookmarkEnd w:id="21617"/>
      <w:r w:rsidRPr="007E6BF6">
        <w:lastRenderedPageBreak/>
        <w:t>YANG</w:t>
      </w:r>
      <w:r w:rsidRPr="00DB42FD">
        <w:t xml:space="preserve"> Specification</w:t>
      </w:r>
      <w:bookmarkEnd w:id="21614"/>
      <w:bookmarkEnd w:id="21615"/>
      <w:bookmarkEnd w:id="21616"/>
    </w:p>
    <w:tbl>
      <w:tblPr>
        <w:tblStyle w:val="XMLtable"/>
        <w:tblW w:w="5000" w:type="pct"/>
        <w:tblLook w:val="04A0" w:firstRow="1" w:lastRow="0" w:firstColumn="1" w:lastColumn="0" w:noHBand="0" w:noVBand="1"/>
        <w:tblPrChange w:id="21618" w:author="Thomas Dietz" w:date="2012-08-08T17:00:00Z">
          <w:tblPr>
            <w:tblStyle w:val="TableGrid"/>
            <w:tblW w:w="0" w:type="auto"/>
            <w:tblInd w:w="378" w:type="dxa"/>
            <w:shd w:val="clear" w:color="auto" w:fill="C8FCCD"/>
            <w:tblLook w:val="04A0" w:firstRow="1" w:lastRow="0" w:firstColumn="1" w:lastColumn="0" w:noHBand="0" w:noVBand="1"/>
          </w:tblPr>
        </w:tblPrChange>
      </w:tblPr>
      <w:tblGrid>
        <w:gridCol w:w="9474"/>
        <w:tblGridChange w:id="21619">
          <w:tblGrid>
            <w:gridCol w:w="8820"/>
          </w:tblGrid>
        </w:tblGridChange>
      </w:tblGrid>
      <w:tr w:rsidR="00F71F36" w:rsidRPr="009F1B7D" w14:paraId="0E78A36D" w14:textId="77777777" w:rsidTr="00ED0AEA">
        <w:tc>
          <w:tcPr>
            <w:tcW w:w="5000" w:type="pct"/>
            <w:tcPrChange w:id="21620" w:author="Thomas Dietz" w:date="2012-08-08T17:00:00Z">
              <w:tcPr>
                <w:tcW w:w="8820" w:type="dxa"/>
                <w:shd w:val="clear" w:color="auto" w:fill="C8FCCD"/>
              </w:tcPr>
            </w:tcPrChange>
          </w:tcPr>
          <w:p w14:paraId="571CA022" w14:textId="675933DC" w:rsidR="00F71F36" w:rsidRPr="003C232C" w:rsidDel="00ED0AEA" w:rsidRDefault="00F71F36" w:rsidP="00011096">
            <w:pPr>
              <w:pStyle w:val="XML1"/>
              <w:rPr>
                <w:del w:id="21621" w:author="Thomas Dietz" w:date="2012-08-08T17:00:00Z"/>
                <w:lang w:val="de-DE"/>
              </w:rPr>
            </w:pPr>
            <w:del w:id="21622" w:author="Thomas Dietz" w:date="2012-08-08T17:00:00Z">
              <w:r w:rsidRPr="003C232C" w:rsidDel="00ED0AEA">
                <w:rPr>
                  <w:lang w:val="de-DE"/>
                </w:rPr>
                <w:lastRenderedPageBreak/>
                <w:delText>module onf-config1</w:delText>
              </w:r>
              <w:r w:rsidR="00FE7DC9" w:rsidRPr="003C232C" w:rsidDel="00ED0AEA">
                <w:rPr>
                  <w:lang w:val="de-DE"/>
                </w:rPr>
                <w:delText>.1</w:delText>
              </w:r>
              <w:r w:rsidRPr="003C232C" w:rsidDel="00ED0AEA">
                <w:rPr>
                  <w:lang w:val="de-DE"/>
                </w:rPr>
                <w:delText xml:space="preserve"> {</w:delText>
              </w:r>
            </w:del>
          </w:p>
          <w:p w14:paraId="00382C45" w14:textId="37C97CD4" w:rsidR="00F71F36" w:rsidRPr="00C17419" w:rsidDel="00ED0AEA" w:rsidRDefault="00F71F36" w:rsidP="00011096">
            <w:pPr>
              <w:pStyle w:val="XML2"/>
              <w:rPr>
                <w:del w:id="21623" w:author="Thomas Dietz" w:date="2012-08-08T17:00:00Z"/>
              </w:rPr>
            </w:pPr>
            <w:del w:id="21624" w:author="Thomas Dietz" w:date="2012-08-08T17:00:00Z">
              <w:r w:rsidRPr="009227FA" w:rsidDel="00ED0AEA">
                <w:delText>namespace "urn:onf:of1</w:delText>
              </w:r>
              <w:r w:rsidR="00131B1F" w:rsidDel="00ED0AEA">
                <w:delText>1</w:delText>
              </w:r>
              <w:r w:rsidRPr="009227FA" w:rsidDel="00ED0AEA">
                <w:delText>:config:yang";</w:delText>
              </w:r>
            </w:del>
          </w:p>
          <w:p w14:paraId="06070679" w14:textId="1F4045E4" w:rsidR="00F71F36" w:rsidRPr="00FF0D35" w:rsidDel="00ED0AEA" w:rsidRDefault="00F71F36" w:rsidP="00011096">
            <w:pPr>
              <w:pStyle w:val="XML2"/>
              <w:rPr>
                <w:del w:id="21625" w:author="Thomas Dietz" w:date="2012-08-08T17:00:00Z"/>
              </w:rPr>
            </w:pPr>
            <w:del w:id="21626" w:author="Thomas Dietz" w:date="2012-08-08T17:00:00Z">
              <w:r w:rsidRPr="00FF0D35" w:rsidDel="00ED0AEA">
                <w:delText>prefix of1</w:delText>
              </w:r>
              <w:r w:rsidR="00131B1F" w:rsidDel="00ED0AEA">
                <w:delText>1</w:delText>
              </w:r>
              <w:r w:rsidRPr="00FF0D35" w:rsidDel="00ED0AEA">
                <w:delText>-config;</w:delText>
              </w:r>
            </w:del>
          </w:p>
          <w:p w14:paraId="568FF44C" w14:textId="7FC5F12C" w:rsidR="00F71F36" w:rsidRPr="003C232C" w:rsidDel="00ED0AEA" w:rsidRDefault="00F71F36" w:rsidP="00011096">
            <w:pPr>
              <w:pStyle w:val="XML20"/>
              <w:rPr>
                <w:del w:id="21627" w:author="Thomas Dietz" w:date="2012-08-08T17:00:00Z"/>
                <w:rFonts w:eastAsia="Times New Roman"/>
              </w:rPr>
            </w:pPr>
          </w:p>
          <w:p w14:paraId="357A81A9" w14:textId="2FC08D11" w:rsidR="00131B1F" w:rsidDel="00ED0AEA" w:rsidRDefault="00131B1F" w:rsidP="00011096">
            <w:pPr>
              <w:pStyle w:val="XML2"/>
              <w:rPr>
                <w:del w:id="21628" w:author="Thomas Dietz" w:date="2012-08-08T17:00:00Z"/>
              </w:rPr>
            </w:pPr>
            <w:del w:id="21629" w:author="Thomas Dietz" w:date="2012-08-08T17:00:00Z">
              <w:r w:rsidRPr="00131B1F" w:rsidDel="00ED0AEA">
                <w:delText>import ietf-yang-types { prefix yang; }</w:delText>
              </w:r>
            </w:del>
          </w:p>
          <w:p w14:paraId="6B9BF37D" w14:textId="08F0817F" w:rsidR="00F71F36" w:rsidRPr="009227FA" w:rsidDel="00ED0AEA" w:rsidRDefault="00F71F36" w:rsidP="00011096">
            <w:pPr>
              <w:pStyle w:val="XML2"/>
              <w:rPr>
                <w:del w:id="21630" w:author="Thomas Dietz" w:date="2012-08-08T17:00:00Z"/>
              </w:rPr>
            </w:pPr>
            <w:del w:id="21631" w:author="Thomas Dietz" w:date="2012-08-08T17:00:00Z">
              <w:r w:rsidRPr="009227FA" w:rsidDel="00ED0AEA">
                <w:delText>import ietf-inet-types { prefix inet; }</w:delText>
              </w:r>
            </w:del>
          </w:p>
          <w:p w14:paraId="58D90156" w14:textId="0DA4A115" w:rsidR="00F71F36" w:rsidRPr="003C232C" w:rsidDel="00ED0AEA" w:rsidRDefault="00F71F36" w:rsidP="00011096">
            <w:pPr>
              <w:pStyle w:val="XML20"/>
              <w:rPr>
                <w:del w:id="21632" w:author="Thomas Dietz" w:date="2012-08-08T17:00:00Z"/>
                <w:rFonts w:eastAsia="Times New Roman"/>
              </w:rPr>
            </w:pPr>
          </w:p>
          <w:p w14:paraId="1815350F" w14:textId="7FC46217" w:rsidR="00F71F36" w:rsidRPr="009227FA" w:rsidDel="00ED0AEA" w:rsidRDefault="00F71F36" w:rsidP="00011096">
            <w:pPr>
              <w:pStyle w:val="XML2"/>
              <w:rPr>
                <w:del w:id="21633" w:author="Thomas Dietz" w:date="2012-08-08T17:00:00Z"/>
              </w:rPr>
            </w:pPr>
            <w:del w:id="21634" w:author="Thomas Dietz" w:date="2012-08-08T17:00:00Z">
              <w:r w:rsidRPr="009227FA" w:rsidDel="00ED0AEA">
                <w:delText>organization</w:delText>
              </w:r>
            </w:del>
          </w:p>
          <w:p w14:paraId="00A13ABF" w14:textId="2BF406CA" w:rsidR="00F71F36" w:rsidRPr="009227FA" w:rsidDel="00ED0AEA" w:rsidRDefault="00F71F36" w:rsidP="00011096">
            <w:pPr>
              <w:pStyle w:val="XML3"/>
              <w:rPr>
                <w:del w:id="21635" w:author="Thomas Dietz" w:date="2012-08-08T17:00:00Z"/>
              </w:rPr>
            </w:pPr>
            <w:del w:id="21636" w:author="Thomas Dietz" w:date="2012-08-08T17:00:00Z">
              <w:r w:rsidRPr="009227FA" w:rsidDel="00ED0AEA">
                <w:delText>"ONF Config Management Group";</w:delText>
              </w:r>
            </w:del>
          </w:p>
          <w:p w14:paraId="44577100" w14:textId="4BB54594" w:rsidR="00F71F36" w:rsidRPr="009227FA" w:rsidDel="00ED0AEA" w:rsidRDefault="00F71F36" w:rsidP="00011096">
            <w:pPr>
              <w:pStyle w:val="XML1"/>
              <w:rPr>
                <w:del w:id="21637" w:author="Thomas Dietz" w:date="2012-08-08T17:00:00Z"/>
              </w:rPr>
            </w:pPr>
          </w:p>
          <w:p w14:paraId="6996EF01" w14:textId="043B2293" w:rsidR="00F71F36" w:rsidRPr="009227FA" w:rsidDel="00ED0AEA" w:rsidRDefault="00F71F36" w:rsidP="00011096">
            <w:pPr>
              <w:pStyle w:val="XML2"/>
              <w:rPr>
                <w:del w:id="21638" w:author="Thomas Dietz" w:date="2012-08-08T17:00:00Z"/>
              </w:rPr>
            </w:pPr>
            <w:del w:id="21639" w:author="Thomas Dietz" w:date="2012-08-08T17:00:00Z">
              <w:r w:rsidRPr="009227FA" w:rsidDel="00ED0AEA">
                <w:delText>contact</w:delText>
              </w:r>
            </w:del>
          </w:p>
          <w:p w14:paraId="5E5BF525" w14:textId="6BAA12C7" w:rsidR="00F71F36" w:rsidRPr="009227FA" w:rsidDel="00ED0AEA" w:rsidRDefault="00F71F36" w:rsidP="00011096">
            <w:pPr>
              <w:pStyle w:val="XML3"/>
              <w:rPr>
                <w:del w:id="21640" w:author="Thomas Dietz" w:date="2012-08-08T17:00:00Z"/>
              </w:rPr>
            </w:pPr>
            <w:del w:id="21641" w:author="Thomas Dietz" w:date="2012-08-08T17:00:00Z">
              <w:r w:rsidRPr="009227FA" w:rsidDel="00ED0AEA">
                <w:delText>"tbd";</w:delText>
              </w:r>
            </w:del>
          </w:p>
          <w:p w14:paraId="08D868FB" w14:textId="769F5107" w:rsidR="00F71F36" w:rsidRPr="009227FA" w:rsidDel="00ED0AEA" w:rsidRDefault="00F71F36" w:rsidP="00011096">
            <w:pPr>
              <w:pStyle w:val="XML1"/>
              <w:rPr>
                <w:del w:id="21642" w:author="Thomas Dietz" w:date="2012-08-08T17:00:00Z"/>
              </w:rPr>
            </w:pPr>
          </w:p>
          <w:p w14:paraId="7140252B" w14:textId="58F47998" w:rsidR="00F71F36" w:rsidRPr="009227FA" w:rsidDel="00ED0AEA" w:rsidRDefault="00F71F36" w:rsidP="00011096">
            <w:pPr>
              <w:pStyle w:val="XML2"/>
              <w:rPr>
                <w:del w:id="21643" w:author="Thomas Dietz" w:date="2012-08-08T17:00:00Z"/>
              </w:rPr>
            </w:pPr>
            <w:del w:id="21644" w:author="Thomas Dietz" w:date="2012-08-08T17:00:00Z">
              <w:r w:rsidRPr="009227FA" w:rsidDel="00ED0AEA">
                <w:delText>description</w:delText>
              </w:r>
            </w:del>
          </w:p>
          <w:p w14:paraId="44DEE778" w14:textId="35E9A665" w:rsidR="00F71F36" w:rsidRPr="009227FA" w:rsidDel="00ED0AEA" w:rsidRDefault="00F71F36" w:rsidP="00011096">
            <w:pPr>
              <w:pStyle w:val="XML3"/>
              <w:rPr>
                <w:del w:id="21645" w:author="Thomas Dietz" w:date="2012-08-08T17:00:00Z"/>
              </w:rPr>
            </w:pPr>
            <w:del w:id="21646" w:author="Thomas Dietz" w:date="2012-08-08T17:00:00Z">
              <w:r w:rsidRPr="009227FA" w:rsidDel="00ED0AEA">
                <w:delText>"tbd";</w:delText>
              </w:r>
            </w:del>
          </w:p>
          <w:p w14:paraId="3662C262" w14:textId="5FA132ED" w:rsidR="00F71F36" w:rsidRPr="009227FA" w:rsidDel="00ED0AEA" w:rsidRDefault="00F71F36" w:rsidP="00011096">
            <w:pPr>
              <w:pStyle w:val="XML1"/>
              <w:rPr>
                <w:del w:id="21647" w:author="Thomas Dietz" w:date="2012-08-08T17:00:00Z"/>
              </w:rPr>
            </w:pPr>
          </w:p>
          <w:p w14:paraId="05C7F0A3" w14:textId="462B9DD1" w:rsidR="00F71F36" w:rsidRPr="009227FA" w:rsidDel="00ED0AEA" w:rsidRDefault="00F71F36" w:rsidP="00011096">
            <w:pPr>
              <w:pStyle w:val="XML2"/>
              <w:rPr>
                <w:del w:id="21648" w:author="Thomas Dietz" w:date="2012-08-08T17:00:00Z"/>
              </w:rPr>
            </w:pPr>
            <w:del w:id="21649" w:author="Thomas Dietz" w:date="2012-08-08T17:00:00Z">
              <w:r w:rsidRPr="009227FA" w:rsidDel="00ED0AEA">
                <w:delText>revision 2011-12-07 {</w:delText>
              </w:r>
            </w:del>
          </w:p>
          <w:p w14:paraId="6267582E" w14:textId="12522E19" w:rsidR="00F71F36" w:rsidRPr="009227FA" w:rsidDel="00ED0AEA" w:rsidRDefault="00F71F36" w:rsidP="00011096">
            <w:pPr>
              <w:pStyle w:val="XML3"/>
              <w:rPr>
                <w:del w:id="21650" w:author="Thomas Dietz" w:date="2012-08-08T17:00:00Z"/>
              </w:rPr>
            </w:pPr>
            <w:del w:id="21651" w:author="Thomas Dietz" w:date="2012-08-08T17:00:00Z">
              <w:r w:rsidRPr="009227FA" w:rsidDel="00ED0AEA">
                <w:delText>description "First Version";</w:delText>
              </w:r>
            </w:del>
          </w:p>
          <w:p w14:paraId="31AEDB0B" w14:textId="75BF4062" w:rsidR="00F71F36" w:rsidRPr="009227FA" w:rsidDel="00ED0AEA" w:rsidRDefault="00F71F36" w:rsidP="00011096">
            <w:pPr>
              <w:pStyle w:val="XML1"/>
              <w:rPr>
                <w:del w:id="21652" w:author="Thomas Dietz" w:date="2012-08-08T17:00:00Z"/>
              </w:rPr>
            </w:pPr>
          </w:p>
          <w:p w14:paraId="1C15F1EA" w14:textId="4515DE7F" w:rsidR="00F71F36" w:rsidRPr="009227FA" w:rsidDel="00ED0AEA" w:rsidRDefault="00F71F36" w:rsidP="00011096">
            <w:pPr>
              <w:pStyle w:val="XML3"/>
              <w:rPr>
                <w:del w:id="21653" w:author="Thomas Dietz" w:date="2012-08-08T17:00:00Z"/>
              </w:rPr>
            </w:pPr>
            <w:del w:id="21654" w:author="Thomas Dietz" w:date="2012-08-08T17:00:00Z">
              <w:r w:rsidRPr="009227FA" w:rsidDel="00ED0AEA">
                <w:delText>reference "tbd";</w:delText>
              </w:r>
            </w:del>
          </w:p>
          <w:p w14:paraId="10EE6B56" w14:textId="73058161" w:rsidR="00F71F36" w:rsidRPr="009227FA" w:rsidDel="00ED0AEA" w:rsidRDefault="00F71F36" w:rsidP="00011096">
            <w:pPr>
              <w:pStyle w:val="XML2"/>
              <w:rPr>
                <w:del w:id="21655" w:author="Thomas Dietz" w:date="2012-08-08T17:00:00Z"/>
              </w:rPr>
            </w:pPr>
            <w:del w:id="21656" w:author="Thomas Dietz" w:date="2012-08-08T17:00:00Z">
              <w:r w:rsidRPr="009227FA" w:rsidDel="00ED0AEA">
                <w:delText>}</w:delText>
              </w:r>
            </w:del>
          </w:p>
          <w:p w14:paraId="2598871A" w14:textId="35415EE0" w:rsidR="00F71F36" w:rsidRPr="003C232C" w:rsidDel="00ED0AEA" w:rsidRDefault="00F71F36" w:rsidP="00011096">
            <w:pPr>
              <w:pStyle w:val="XML20"/>
              <w:rPr>
                <w:del w:id="21657" w:author="Thomas Dietz" w:date="2012-08-08T17:00:00Z"/>
                <w:rFonts w:eastAsia="Times New Roman"/>
              </w:rPr>
            </w:pPr>
          </w:p>
          <w:p w14:paraId="6783C783" w14:textId="1056A1A5" w:rsidR="00F71F36" w:rsidRPr="009227FA" w:rsidDel="00ED0AEA" w:rsidRDefault="00F71F36" w:rsidP="00011096">
            <w:pPr>
              <w:pStyle w:val="XML2"/>
              <w:rPr>
                <w:del w:id="21658" w:author="Thomas Dietz" w:date="2012-08-08T17:00:00Z"/>
              </w:rPr>
            </w:pPr>
            <w:del w:id="21659" w:author="Thomas Dietz" w:date="2012-08-08T17:00:00Z">
              <w:r w:rsidRPr="009227FA" w:rsidDel="00ED0AEA">
                <w:delText>/*****************************************************************</w:delText>
              </w:r>
            </w:del>
          </w:p>
          <w:p w14:paraId="4589C8FA" w14:textId="6683DF53" w:rsidR="00F71F36" w:rsidRPr="009227FA" w:rsidDel="00ED0AEA" w:rsidRDefault="00F71F36" w:rsidP="00011096">
            <w:pPr>
              <w:pStyle w:val="XML2"/>
              <w:rPr>
                <w:del w:id="21660" w:author="Thomas Dietz" w:date="2012-08-08T17:00:00Z"/>
              </w:rPr>
            </w:pPr>
            <w:del w:id="21661" w:author="Thomas Dietz" w:date="2012-08-08T17:00:00Z">
              <w:r w:rsidRPr="009227FA" w:rsidDel="00ED0AEA">
                <w:delText>* Features</w:delText>
              </w:r>
            </w:del>
          </w:p>
          <w:p w14:paraId="51EFF73C" w14:textId="6C1B6FAE" w:rsidR="00F71F36" w:rsidRPr="009227FA" w:rsidDel="00ED0AEA" w:rsidRDefault="00F71F36" w:rsidP="00011096">
            <w:pPr>
              <w:pStyle w:val="XML2"/>
              <w:rPr>
                <w:del w:id="21662" w:author="Thomas Dietz" w:date="2012-08-08T17:00:00Z"/>
              </w:rPr>
            </w:pPr>
            <w:del w:id="21663" w:author="Thomas Dietz" w:date="2012-08-08T17:00:00Z">
              <w:r w:rsidRPr="009227FA" w:rsidDel="00ED0AEA">
                <w:delText>*****************************************************************/</w:delText>
              </w:r>
            </w:del>
          </w:p>
          <w:p w14:paraId="7DEC9F85" w14:textId="73986211" w:rsidR="00F71F36" w:rsidRPr="009227FA" w:rsidDel="00ED0AEA" w:rsidRDefault="00F71F36" w:rsidP="00011096">
            <w:pPr>
              <w:pStyle w:val="XML2"/>
              <w:rPr>
                <w:del w:id="21664" w:author="Thomas Dietz" w:date="2012-08-08T17:00:00Z"/>
              </w:rPr>
            </w:pPr>
          </w:p>
          <w:p w14:paraId="79B0B2A4" w14:textId="37F709C2" w:rsidR="00F71F36" w:rsidRPr="009227FA" w:rsidDel="00ED0AEA" w:rsidRDefault="00F71F36" w:rsidP="00011096">
            <w:pPr>
              <w:pStyle w:val="XML2"/>
              <w:rPr>
                <w:del w:id="21665" w:author="Thomas Dietz" w:date="2012-08-08T17:00:00Z"/>
              </w:rPr>
            </w:pPr>
            <w:del w:id="21666" w:author="Thomas Dietz" w:date="2012-08-08T17:00:00Z">
              <w:r w:rsidRPr="009227FA" w:rsidDel="00ED0AEA">
                <w:delText>/*****************************************************************</w:delText>
              </w:r>
            </w:del>
          </w:p>
          <w:p w14:paraId="0AC22B34" w14:textId="1B3E1A64" w:rsidR="00F71F36" w:rsidRPr="009227FA" w:rsidDel="00ED0AEA" w:rsidRDefault="00F71F36" w:rsidP="00011096">
            <w:pPr>
              <w:pStyle w:val="XML2"/>
              <w:rPr>
                <w:del w:id="21667" w:author="Thomas Dietz" w:date="2012-08-08T17:00:00Z"/>
              </w:rPr>
            </w:pPr>
            <w:del w:id="21668" w:author="Thomas Dietz" w:date="2012-08-08T17:00:00Z">
              <w:r w:rsidRPr="009227FA" w:rsidDel="00ED0AEA">
                <w:delText>* Type definitions</w:delText>
              </w:r>
            </w:del>
          </w:p>
          <w:p w14:paraId="5600137A" w14:textId="388729AC" w:rsidR="00F71F36" w:rsidRPr="009227FA" w:rsidDel="00ED0AEA" w:rsidRDefault="00F71F36" w:rsidP="00011096">
            <w:pPr>
              <w:pStyle w:val="XML2"/>
              <w:rPr>
                <w:del w:id="21669" w:author="Thomas Dietz" w:date="2012-08-08T17:00:00Z"/>
              </w:rPr>
            </w:pPr>
            <w:del w:id="21670" w:author="Thomas Dietz" w:date="2012-08-08T17:00:00Z">
              <w:r w:rsidRPr="009227FA" w:rsidDel="00ED0AEA">
                <w:delText>*****************************************************************/</w:delText>
              </w:r>
            </w:del>
          </w:p>
          <w:p w14:paraId="5BF801E4" w14:textId="75769C22" w:rsidR="00F71F36" w:rsidRPr="009227FA" w:rsidDel="00ED0AEA" w:rsidRDefault="00F71F36" w:rsidP="00011096">
            <w:pPr>
              <w:pStyle w:val="XML2"/>
              <w:rPr>
                <w:del w:id="21671" w:author="Thomas Dietz" w:date="2012-08-08T17:00:00Z"/>
              </w:rPr>
            </w:pPr>
            <w:del w:id="21672" w:author="Thomas Dietz" w:date="2012-08-08T17:00:00Z">
              <w:r w:rsidRPr="009227FA" w:rsidDel="00ED0AEA">
                <w:delText>typedef openflow-version {</w:delText>
              </w:r>
            </w:del>
          </w:p>
          <w:p w14:paraId="546D681C" w14:textId="6250B9EA" w:rsidR="00F71F36" w:rsidRPr="003C232C" w:rsidDel="00ED0AEA" w:rsidRDefault="00F71F36" w:rsidP="00011096">
            <w:pPr>
              <w:pStyle w:val="XML3"/>
              <w:rPr>
                <w:del w:id="21673" w:author="Thomas Dietz" w:date="2012-08-08T17:00:00Z"/>
                <w:lang w:val="de-DE"/>
              </w:rPr>
            </w:pPr>
            <w:del w:id="21674" w:author="Thomas Dietz" w:date="2012-08-08T17:00:00Z">
              <w:r w:rsidRPr="003C232C" w:rsidDel="00ED0AEA">
                <w:rPr>
                  <w:lang w:val="de-DE"/>
                </w:rPr>
                <w:delText>type enumeration {</w:delText>
              </w:r>
            </w:del>
          </w:p>
          <w:p w14:paraId="043FE3AD" w14:textId="4DF91FB2" w:rsidR="00F71F36" w:rsidRPr="003C232C" w:rsidDel="00ED0AEA" w:rsidRDefault="00F71F36" w:rsidP="00011096">
            <w:pPr>
              <w:pStyle w:val="XML4"/>
              <w:rPr>
                <w:del w:id="21675" w:author="Thomas Dietz" w:date="2012-08-08T17:00:00Z"/>
                <w:lang w:val="de-DE"/>
              </w:rPr>
            </w:pPr>
            <w:del w:id="21676" w:author="Thomas Dietz" w:date="2012-08-08T17:00:00Z">
              <w:r w:rsidRPr="003C232C" w:rsidDel="00ED0AEA">
                <w:rPr>
                  <w:lang w:val="de-DE"/>
                </w:rPr>
                <w:delText>enum "1.0";</w:delText>
              </w:r>
            </w:del>
          </w:p>
          <w:p w14:paraId="220E0DBC" w14:textId="6941D9C3" w:rsidR="00F71F36" w:rsidRPr="003C232C" w:rsidDel="00ED0AEA" w:rsidRDefault="00F71F36" w:rsidP="00011096">
            <w:pPr>
              <w:pStyle w:val="XML4"/>
              <w:rPr>
                <w:del w:id="21677" w:author="Thomas Dietz" w:date="2012-08-08T17:00:00Z"/>
                <w:lang w:val="de-DE"/>
              </w:rPr>
            </w:pPr>
            <w:del w:id="21678" w:author="Thomas Dietz" w:date="2012-08-08T17:00:00Z">
              <w:r w:rsidRPr="003C232C" w:rsidDel="00ED0AEA">
                <w:rPr>
                  <w:lang w:val="de-DE"/>
                </w:rPr>
                <w:delText>enum "1.1";</w:delText>
              </w:r>
            </w:del>
          </w:p>
          <w:p w14:paraId="1031AD62" w14:textId="1E4BEF79" w:rsidR="00F71F36" w:rsidRPr="003C232C" w:rsidDel="00ED0AEA" w:rsidRDefault="00F71F36" w:rsidP="00011096">
            <w:pPr>
              <w:pStyle w:val="XML4"/>
              <w:rPr>
                <w:del w:id="21679" w:author="Thomas Dietz" w:date="2012-08-08T17:00:00Z"/>
                <w:lang w:val="de-DE"/>
              </w:rPr>
            </w:pPr>
            <w:del w:id="21680" w:author="Thomas Dietz" w:date="2012-08-08T17:00:00Z">
              <w:r w:rsidRPr="003C232C" w:rsidDel="00ED0AEA">
                <w:rPr>
                  <w:lang w:val="de-DE"/>
                </w:rPr>
                <w:delText>enum "1.2";</w:delText>
              </w:r>
            </w:del>
          </w:p>
          <w:p w14:paraId="5CD53209" w14:textId="622EC26E" w:rsidR="00F71F36" w:rsidRPr="009227FA" w:rsidDel="00ED0AEA" w:rsidRDefault="00F71F36" w:rsidP="00011096">
            <w:pPr>
              <w:pStyle w:val="XML3"/>
              <w:rPr>
                <w:del w:id="21681" w:author="Thomas Dietz" w:date="2012-08-08T17:00:00Z"/>
              </w:rPr>
            </w:pPr>
            <w:del w:id="21682" w:author="Thomas Dietz" w:date="2012-08-08T17:00:00Z">
              <w:r w:rsidRPr="009227FA" w:rsidDel="00ED0AEA">
                <w:delText>}</w:delText>
              </w:r>
            </w:del>
          </w:p>
          <w:p w14:paraId="79ED6E44" w14:textId="2E134716" w:rsidR="00F71F36" w:rsidRPr="003C232C" w:rsidDel="00ED0AEA" w:rsidRDefault="00F71F36" w:rsidP="00011096">
            <w:pPr>
              <w:pStyle w:val="XMLIndent2"/>
              <w:rPr>
                <w:del w:id="21683" w:author="Thomas Dietz" w:date="2012-08-08T17:00:00Z"/>
                <w:rFonts w:eastAsia="Times New Roman"/>
              </w:rPr>
            </w:pPr>
            <w:del w:id="21684" w:author="Thomas Dietz" w:date="2012-08-08T17:00:00Z">
              <w:r w:rsidRPr="009227FA" w:rsidDel="00ED0AEA">
                <w:rPr>
                  <w:rFonts w:eastAsia="Times New Roman"/>
                </w:rPr>
                <w:delText xml:space="preserve">description "This enumeration contains the all OpenFlow </w:delText>
              </w:r>
            </w:del>
          </w:p>
          <w:p w14:paraId="24AC0F3B" w14:textId="349AF421" w:rsidR="00F71F36" w:rsidRPr="009227FA" w:rsidDel="00ED0AEA" w:rsidRDefault="00F71F36" w:rsidP="00011096">
            <w:pPr>
              <w:pStyle w:val="XML4"/>
              <w:rPr>
                <w:del w:id="21685" w:author="Thomas Dietz" w:date="2012-08-08T17:00:00Z"/>
              </w:rPr>
            </w:pPr>
            <w:del w:id="21686" w:author="Thomas Dietz" w:date="2012-08-08T17:00:00Z">
              <w:r w:rsidRPr="009227FA" w:rsidDel="00ED0AEA">
                <w:delText>versions released so far.";</w:delText>
              </w:r>
            </w:del>
          </w:p>
          <w:p w14:paraId="77D10CE4" w14:textId="3794675C" w:rsidR="00F71F36" w:rsidRPr="009227FA" w:rsidDel="00ED0AEA" w:rsidRDefault="00F71F36" w:rsidP="00011096">
            <w:pPr>
              <w:pStyle w:val="XML2"/>
              <w:rPr>
                <w:del w:id="21687" w:author="Thomas Dietz" w:date="2012-08-08T17:00:00Z"/>
              </w:rPr>
            </w:pPr>
            <w:del w:id="21688" w:author="Thomas Dietz" w:date="2012-08-08T17:00:00Z">
              <w:r w:rsidRPr="009227FA" w:rsidDel="00ED0AEA">
                <w:delText>}</w:delText>
              </w:r>
            </w:del>
          </w:p>
          <w:p w14:paraId="29E88B74" w14:textId="534E184D" w:rsidR="00F71F36" w:rsidRPr="009227FA" w:rsidDel="00ED0AEA" w:rsidRDefault="00F71F36" w:rsidP="00011096">
            <w:pPr>
              <w:pStyle w:val="XML1"/>
              <w:rPr>
                <w:del w:id="21689" w:author="Thomas Dietz" w:date="2012-08-08T17:00:00Z"/>
              </w:rPr>
            </w:pPr>
          </w:p>
          <w:p w14:paraId="593AA819" w14:textId="760720AE" w:rsidR="00F71F36" w:rsidRPr="009227FA" w:rsidDel="00ED0AEA" w:rsidRDefault="00F71F36" w:rsidP="00011096">
            <w:pPr>
              <w:pStyle w:val="XML2"/>
              <w:rPr>
                <w:del w:id="21690" w:author="Thomas Dietz" w:date="2012-08-08T17:00:00Z"/>
              </w:rPr>
            </w:pPr>
            <w:del w:id="21691" w:author="Thomas Dietz" w:date="2012-08-08T17:00:00Z">
              <w:r w:rsidRPr="009227FA" w:rsidDel="00ED0AEA">
                <w:delText>typedef datapath-id-type {</w:delText>
              </w:r>
            </w:del>
          </w:p>
          <w:p w14:paraId="3A4FA172" w14:textId="0A7DA3D5" w:rsidR="00F71F36" w:rsidRPr="009227FA" w:rsidDel="00ED0AEA" w:rsidRDefault="00F71F36" w:rsidP="00011096">
            <w:pPr>
              <w:pStyle w:val="XML3"/>
              <w:rPr>
                <w:del w:id="21692" w:author="Thomas Dietz" w:date="2012-08-08T17:00:00Z"/>
              </w:rPr>
            </w:pPr>
            <w:del w:id="21693" w:author="Thomas Dietz" w:date="2012-08-08T17:00:00Z">
              <w:r w:rsidRPr="009227FA" w:rsidDel="00ED0AEA">
                <w:delText>type string {</w:delText>
              </w:r>
            </w:del>
          </w:p>
          <w:p w14:paraId="1BF16E81" w14:textId="1102D628" w:rsidR="00F71F36" w:rsidRPr="009227FA" w:rsidDel="00ED0AEA" w:rsidRDefault="00F71F36" w:rsidP="00011096">
            <w:pPr>
              <w:pStyle w:val="XML4"/>
              <w:rPr>
                <w:del w:id="21694" w:author="Thomas Dietz" w:date="2012-08-08T17:00:00Z"/>
              </w:rPr>
            </w:pPr>
            <w:del w:id="21695" w:author="Thomas Dietz" w:date="2012-08-08T17:00:00Z">
              <w:r w:rsidRPr="009227FA" w:rsidDel="00ED0AEA">
                <w:delText>pattern</w:delText>
              </w:r>
            </w:del>
          </w:p>
          <w:p w14:paraId="18290768" w14:textId="34DE83B7" w:rsidR="00F71F36" w:rsidRPr="009227FA" w:rsidDel="00ED0AEA" w:rsidRDefault="00F71F36" w:rsidP="00011096">
            <w:pPr>
              <w:pStyle w:val="XML5"/>
              <w:rPr>
                <w:del w:id="21696" w:author="Thomas Dietz" w:date="2012-08-08T17:00:00Z"/>
              </w:rPr>
            </w:pPr>
            <w:del w:id="21697" w:author="Thomas Dietz" w:date="2012-08-08T17:00:00Z">
              <w:r w:rsidRPr="009227FA" w:rsidDel="00ED0AEA">
                <w:delText>'[0-9a-fA-F]{2}(:[0-9a-fA-F]{2}){7}';</w:delText>
              </w:r>
            </w:del>
          </w:p>
          <w:p w14:paraId="790DF1A0" w14:textId="576FCC62" w:rsidR="00F71F36" w:rsidRPr="009227FA" w:rsidDel="00ED0AEA" w:rsidRDefault="00F71F36" w:rsidP="00011096">
            <w:pPr>
              <w:pStyle w:val="XML3"/>
              <w:rPr>
                <w:del w:id="21698" w:author="Thomas Dietz" w:date="2012-08-08T17:00:00Z"/>
              </w:rPr>
            </w:pPr>
            <w:del w:id="21699" w:author="Thomas Dietz" w:date="2012-08-08T17:00:00Z">
              <w:r w:rsidRPr="009227FA" w:rsidDel="00ED0AEA">
                <w:delText>}</w:delText>
              </w:r>
            </w:del>
          </w:p>
          <w:p w14:paraId="26FB86F4" w14:textId="7700C1AF" w:rsidR="00F71F36" w:rsidRPr="009227FA" w:rsidDel="00ED0AEA" w:rsidRDefault="00F71F36" w:rsidP="00011096">
            <w:pPr>
              <w:pStyle w:val="XML3"/>
              <w:rPr>
                <w:del w:id="21700" w:author="Thomas Dietz" w:date="2012-08-08T17:00:00Z"/>
              </w:rPr>
            </w:pPr>
            <w:del w:id="21701" w:author="Thomas Dietz" w:date="2012-08-08T17:00:00Z">
              <w:r w:rsidRPr="009227FA" w:rsidDel="00ED0AEA">
                <w:delText>description "The datapath-id type represents an OpenFlow</w:delText>
              </w:r>
            </w:del>
          </w:p>
          <w:p w14:paraId="1A7513FD" w14:textId="731360F7" w:rsidR="00F71F36" w:rsidRPr="009227FA" w:rsidDel="00ED0AEA" w:rsidRDefault="00F71F36" w:rsidP="00011096">
            <w:pPr>
              <w:pStyle w:val="XML4"/>
              <w:rPr>
                <w:del w:id="21702" w:author="Thomas Dietz" w:date="2012-08-08T17:00:00Z"/>
              </w:rPr>
            </w:pPr>
            <w:del w:id="21703" w:author="Thomas Dietz" w:date="2012-08-08T17:00:00Z">
              <w:r w:rsidRPr="009227FA" w:rsidDel="00ED0AEA">
                <w:delText>datapath identifier.";</w:delText>
              </w:r>
            </w:del>
          </w:p>
          <w:p w14:paraId="188C801E" w14:textId="497BD074" w:rsidR="00F71F36" w:rsidRPr="009227FA" w:rsidDel="00ED0AEA" w:rsidRDefault="00F71F36" w:rsidP="00011096">
            <w:pPr>
              <w:pStyle w:val="XML2"/>
              <w:rPr>
                <w:del w:id="21704" w:author="Thomas Dietz" w:date="2012-08-08T17:00:00Z"/>
              </w:rPr>
            </w:pPr>
            <w:del w:id="21705" w:author="Thomas Dietz" w:date="2012-08-08T17:00:00Z">
              <w:r w:rsidRPr="009227FA" w:rsidDel="00ED0AEA">
                <w:delText>}</w:delText>
              </w:r>
            </w:del>
          </w:p>
          <w:p w14:paraId="611BC302" w14:textId="2DF8BB32" w:rsidR="00F71F36" w:rsidRPr="009227FA" w:rsidDel="00ED0AEA" w:rsidRDefault="00F71F36" w:rsidP="00011096">
            <w:pPr>
              <w:pStyle w:val="XML1"/>
              <w:rPr>
                <w:del w:id="21706" w:author="Thomas Dietz" w:date="2012-08-08T17:00:00Z"/>
              </w:rPr>
            </w:pPr>
          </w:p>
          <w:p w14:paraId="011501D7" w14:textId="3A324AD3" w:rsidR="00F71F36" w:rsidRPr="009227FA" w:rsidDel="00ED0AEA" w:rsidRDefault="00F71F36" w:rsidP="00011096">
            <w:pPr>
              <w:pStyle w:val="XML2"/>
              <w:rPr>
                <w:del w:id="21707" w:author="Thomas Dietz" w:date="2012-08-08T17:00:00Z"/>
              </w:rPr>
            </w:pPr>
            <w:del w:id="21708" w:author="Thomas Dietz" w:date="2012-08-08T17:00:00Z">
              <w:r w:rsidRPr="009227FA" w:rsidDel="00ED0AEA">
                <w:delText>typedef tenth-of-a-percent {</w:delText>
              </w:r>
            </w:del>
          </w:p>
          <w:p w14:paraId="1DF44DFA" w14:textId="366D5C71" w:rsidR="00F71F36" w:rsidRPr="009227FA" w:rsidDel="00ED0AEA" w:rsidRDefault="00F71F36" w:rsidP="00011096">
            <w:pPr>
              <w:pStyle w:val="XML4"/>
              <w:rPr>
                <w:del w:id="21709" w:author="Thomas Dietz" w:date="2012-08-08T17:00:00Z"/>
              </w:rPr>
            </w:pPr>
            <w:del w:id="21710" w:author="Thomas Dietz" w:date="2012-08-08T17:00:00Z">
              <w:r w:rsidRPr="009227FA" w:rsidDel="00ED0AEA">
                <w:delText>type uint16 {</w:delText>
              </w:r>
            </w:del>
          </w:p>
          <w:p w14:paraId="4060447E" w14:textId="1C802216" w:rsidR="00F71F36" w:rsidRPr="009227FA" w:rsidDel="00ED0AEA" w:rsidRDefault="00F71F36" w:rsidP="00011096">
            <w:pPr>
              <w:pStyle w:val="XML5"/>
              <w:rPr>
                <w:del w:id="21711" w:author="Thomas Dietz" w:date="2012-08-08T17:00:00Z"/>
              </w:rPr>
            </w:pPr>
            <w:del w:id="21712" w:author="Thomas Dietz" w:date="2012-08-08T17:00:00Z">
              <w:r w:rsidRPr="009227FA" w:rsidDel="00ED0AEA">
                <w:delText>range "0..1000";</w:delText>
              </w:r>
            </w:del>
          </w:p>
          <w:p w14:paraId="48305E7E" w14:textId="7AA860F5" w:rsidR="00F71F36" w:rsidRPr="009227FA" w:rsidDel="00ED0AEA" w:rsidRDefault="00F71F36" w:rsidP="00011096">
            <w:pPr>
              <w:pStyle w:val="XML4"/>
              <w:rPr>
                <w:del w:id="21713" w:author="Thomas Dietz" w:date="2012-08-08T17:00:00Z"/>
              </w:rPr>
            </w:pPr>
            <w:del w:id="21714" w:author="Thomas Dietz" w:date="2012-08-08T17:00:00Z">
              <w:r w:rsidRPr="009227FA" w:rsidDel="00ED0AEA">
                <w:delText>}</w:delText>
              </w:r>
            </w:del>
          </w:p>
          <w:p w14:paraId="02A5D94D" w14:textId="289C9556" w:rsidR="00F71F36" w:rsidRPr="009227FA" w:rsidDel="00ED0AEA" w:rsidRDefault="00F71F36" w:rsidP="00011096">
            <w:pPr>
              <w:pStyle w:val="XML4"/>
              <w:rPr>
                <w:del w:id="21715" w:author="Thomas Dietz" w:date="2012-08-08T17:00:00Z"/>
              </w:rPr>
            </w:pPr>
            <w:del w:id="21716" w:author="Thomas Dietz" w:date="2012-08-08T17:00:00Z">
              <w:r w:rsidRPr="009227FA" w:rsidDel="00ED0AEA">
                <w:delText>units "1/10 of a percent";</w:delText>
              </w:r>
            </w:del>
          </w:p>
          <w:p w14:paraId="2F8E0410" w14:textId="1A19C129" w:rsidR="00F71F36" w:rsidRPr="009227FA" w:rsidDel="00ED0AEA" w:rsidRDefault="00F71F36" w:rsidP="00011096">
            <w:pPr>
              <w:pStyle w:val="XML4"/>
              <w:rPr>
                <w:del w:id="21717" w:author="Thomas Dietz" w:date="2012-08-08T17:00:00Z"/>
              </w:rPr>
            </w:pPr>
            <w:del w:id="21718" w:author="Thomas Dietz" w:date="2012-08-08T17:00:00Z">
              <w:r w:rsidRPr="009227FA" w:rsidDel="00ED0AEA">
                <w:delText>description "This type defines a value in tenth of a percent.";</w:delText>
              </w:r>
            </w:del>
          </w:p>
          <w:p w14:paraId="763EB047" w14:textId="69140F38" w:rsidR="00F71F36" w:rsidRPr="009227FA" w:rsidDel="00ED0AEA" w:rsidRDefault="00F71F36" w:rsidP="00011096">
            <w:pPr>
              <w:pStyle w:val="XML2"/>
              <w:rPr>
                <w:del w:id="21719" w:author="Thomas Dietz" w:date="2012-08-08T17:00:00Z"/>
              </w:rPr>
            </w:pPr>
            <w:del w:id="21720" w:author="Thomas Dietz" w:date="2012-08-08T17:00:00Z">
              <w:r w:rsidRPr="009227FA" w:rsidDel="00ED0AEA">
                <w:delText>}</w:delText>
              </w:r>
            </w:del>
          </w:p>
          <w:p w14:paraId="5DFD9C29" w14:textId="4198C291" w:rsidR="00F71F36" w:rsidRPr="009227FA" w:rsidDel="00ED0AEA" w:rsidRDefault="00F71F36" w:rsidP="00011096">
            <w:pPr>
              <w:pStyle w:val="XML1"/>
              <w:rPr>
                <w:del w:id="21721" w:author="Thomas Dietz" w:date="2012-08-08T17:00:00Z"/>
              </w:rPr>
            </w:pPr>
          </w:p>
          <w:p w14:paraId="655CC136" w14:textId="1E68546A" w:rsidR="00F71F36" w:rsidRPr="009227FA" w:rsidDel="00ED0AEA" w:rsidRDefault="00F71F36" w:rsidP="00011096">
            <w:pPr>
              <w:pStyle w:val="XML2"/>
              <w:rPr>
                <w:del w:id="21722" w:author="Thomas Dietz" w:date="2012-08-08T17:00:00Z"/>
              </w:rPr>
            </w:pPr>
            <w:del w:id="21723" w:author="Thomas Dietz" w:date="2012-08-08T17:00:00Z">
              <w:r w:rsidRPr="009227FA" w:rsidDel="00ED0AEA">
                <w:lastRenderedPageBreak/>
                <w:delText>typedef up-down-state-type {</w:delText>
              </w:r>
            </w:del>
          </w:p>
          <w:p w14:paraId="326D192C" w14:textId="237B1890" w:rsidR="00F71F36" w:rsidRPr="009227FA" w:rsidDel="00ED0AEA" w:rsidRDefault="00F71F36" w:rsidP="00011096">
            <w:pPr>
              <w:pStyle w:val="XML3"/>
              <w:rPr>
                <w:del w:id="21724" w:author="Thomas Dietz" w:date="2012-08-08T17:00:00Z"/>
              </w:rPr>
            </w:pPr>
            <w:del w:id="21725" w:author="Thomas Dietz" w:date="2012-08-08T17:00:00Z">
              <w:r w:rsidRPr="009227FA" w:rsidDel="00ED0AEA">
                <w:delText>type enumeration {</w:delText>
              </w:r>
            </w:del>
          </w:p>
          <w:p w14:paraId="1E6B7DAF" w14:textId="446A0CAD" w:rsidR="00F71F36" w:rsidRPr="009227FA" w:rsidDel="00ED0AEA" w:rsidRDefault="00F71F36" w:rsidP="00011096">
            <w:pPr>
              <w:pStyle w:val="XML4"/>
              <w:rPr>
                <w:del w:id="21726" w:author="Thomas Dietz" w:date="2012-08-08T17:00:00Z"/>
              </w:rPr>
            </w:pPr>
            <w:del w:id="21727" w:author="Thomas Dietz" w:date="2012-08-08T17:00:00Z">
              <w:r w:rsidRPr="009227FA" w:rsidDel="00ED0AEA">
                <w:delText>enum up;</w:delText>
              </w:r>
            </w:del>
          </w:p>
          <w:p w14:paraId="1CC16E1B" w14:textId="337523D0" w:rsidR="00F71F36" w:rsidRPr="009227FA" w:rsidDel="00ED0AEA" w:rsidRDefault="00F71F36" w:rsidP="00011096">
            <w:pPr>
              <w:pStyle w:val="XML4"/>
              <w:rPr>
                <w:del w:id="21728" w:author="Thomas Dietz" w:date="2012-08-08T17:00:00Z"/>
              </w:rPr>
            </w:pPr>
            <w:del w:id="21729" w:author="Thomas Dietz" w:date="2012-08-08T17:00:00Z">
              <w:r w:rsidRPr="009227FA" w:rsidDel="00ED0AEA">
                <w:delText>enum down;</w:delText>
              </w:r>
            </w:del>
          </w:p>
          <w:p w14:paraId="43A9B8E2" w14:textId="2FEBA9AC" w:rsidR="00F71F36" w:rsidRPr="009227FA" w:rsidDel="00ED0AEA" w:rsidRDefault="00F71F36" w:rsidP="00011096">
            <w:pPr>
              <w:pStyle w:val="XML3"/>
              <w:rPr>
                <w:del w:id="21730" w:author="Thomas Dietz" w:date="2012-08-08T17:00:00Z"/>
              </w:rPr>
            </w:pPr>
            <w:del w:id="21731" w:author="Thomas Dietz" w:date="2012-08-08T17:00:00Z">
              <w:r w:rsidRPr="009227FA" w:rsidDel="00ED0AEA">
                <w:delText>}</w:delText>
              </w:r>
            </w:del>
          </w:p>
          <w:p w14:paraId="61267CFB" w14:textId="7ED8ED6B" w:rsidR="00F71F36" w:rsidRPr="009227FA" w:rsidDel="00ED0AEA" w:rsidRDefault="00F71F36" w:rsidP="00011096">
            <w:pPr>
              <w:pStyle w:val="XML3"/>
              <w:rPr>
                <w:del w:id="21732" w:author="Thomas Dietz" w:date="2012-08-08T17:00:00Z"/>
              </w:rPr>
            </w:pPr>
            <w:del w:id="21733" w:author="Thomas Dietz" w:date="2012-08-08T17:00:00Z">
              <w:r w:rsidRPr="009227FA" w:rsidDel="00ED0AEA">
                <w:delText>description "Type to specify state information for a port or a connection.";</w:delText>
              </w:r>
            </w:del>
          </w:p>
          <w:p w14:paraId="1C95A2F2" w14:textId="63191C14" w:rsidR="00F71F36" w:rsidRPr="009227FA" w:rsidDel="00ED0AEA" w:rsidRDefault="00F71F36" w:rsidP="00011096">
            <w:pPr>
              <w:pStyle w:val="XML2"/>
              <w:rPr>
                <w:del w:id="21734" w:author="Thomas Dietz" w:date="2012-08-08T17:00:00Z"/>
              </w:rPr>
            </w:pPr>
            <w:del w:id="21735" w:author="Thomas Dietz" w:date="2012-08-08T17:00:00Z">
              <w:r w:rsidRPr="009227FA" w:rsidDel="00ED0AEA">
                <w:delText>}</w:delText>
              </w:r>
            </w:del>
          </w:p>
          <w:p w14:paraId="3398D7C3" w14:textId="55570EFF" w:rsidR="00F71F36" w:rsidRPr="009227FA" w:rsidDel="00ED0AEA" w:rsidRDefault="00F71F36" w:rsidP="00011096">
            <w:pPr>
              <w:pStyle w:val="XML1"/>
              <w:rPr>
                <w:del w:id="21736" w:author="Thomas Dietz" w:date="2012-08-08T17:00:00Z"/>
              </w:rPr>
            </w:pPr>
          </w:p>
          <w:p w14:paraId="099A1003" w14:textId="07E71D6A" w:rsidR="00F71F36" w:rsidRPr="009227FA" w:rsidDel="00ED0AEA" w:rsidRDefault="00F71F36" w:rsidP="00011096">
            <w:pPr>
              <w:pStyle w:val="XML2"/>
              <w:rPr>
                <w:del w:id="21737" w:author="Thomas Dietz" w:date="2012-08-08T17:00:00Z"/>
              </w:rPr>
            </w:pPr>
            <w:del w:id="21738" w:author="Thomas Dietz" w:date="2012-08-08T17:00:00Z">
              <w:r w:rsidRPr="009227FA" w:rsidDel="00ED0AEA">
                <w:delText>typedef rate-type {</w:delText>
              </w:r>
            </w:del>
          </w:p>
          <w:p w14:paraId="7664F118" w14:textId="486017A4" w:rsidR="00F71F36" w:rsidRPr="009227FA" w:rsidDel="00ED0AEA" w:rsidRDefault="00F71F36" w:rsidP="00011096">
            <w:pPr>
              <w:pStyle w:val="XML3"/>
              <w:rPr>
                <w:del w:id="21739" w:author="Thomas Dietz" w:date="2012-08-08T17:00:00Z"/>
              </w:rPr>
            </w:pPr>
            <w:del w:id="21740" w:author="Thomas Dietz" w:date="2012-08-08T17:00:00Z">
              <w:r w:rsidRPr="009227FA" w:rsidDel="00ED0AEA">
                <w:delText>type enumeration {</w:delText>
              </w:r>
            </w:del>
          </w:p>
          <w:p w14:paraId="198213CB" w14:textId="2977C7E5" w:rsidR="00F71F36" w:rsidRPr="003C232C" w:rsidDel="00ED0AEA" w:rsidRDefault="00F71F36" w:rsidP="00011096">
            <w:pPr>
              <w:pStyle w:val="XML4"/>
              <w:rPr>
                <w:del w:id="21741" w:author="Thomas Dietz" w:date="2012-08-08T17:00:00Z"/>
                <w:lang w:val="de-DE"/>
              </w:rPr>
            </w:pPr>
            <w:del w:id="21742" w:author="Thomas Dietz" w:date="2012-08-08T17:00:00Z">
              <w:r w:rsidRPr="003C232C" w:rsidDel="00ED0AEA">
                <w:rPr>
                  <w:lang w:val="de-DE"/>
                </w:rPr>
                <w:delText>enum 10Mb-HD;</w:delText>
              </w:r>
            </w:del>
          </w:p>
          <w:p w14:paraId="2E3DFFC8" w14:textId="733C6372" w:rsidR="00F71F36" w:rsidRPr="003C232C" w:rsidDel="00ED0AEA" w:rsidRDefault="00F71F36" w:rsidP="00011096">
            <w:pPr>
              <w:pStyle w:val="XML4"/>
              <w:rPr>
                <w:del w:id="21743" w:author="Thomas Dietz" w:date="2012-08-08T17:00:00Z"/>
                <w:lang w:val="de-DE"/>
              </w:rPr>
            </w:pPr>
            <w:del w:id="21744" w:author="Thomas Dietz" w:date="2012-08-08T17:00:00Z">
              <w:r w:rsidRPr="003C232C" w:rsidDel="00ED0AEA">
                <w:rPr>
                  <w:lang w:val="de-DE"/>
                </w:rPr>
                <w:delText>enum 10Mb-FD;</w:delText>
              </w:r>
            </w:del>
          </w:p>
          <w:p w14:paraId="1B8A5581" w14:textId="6EC002A6" w:rsidR="00F71F36" w:rsidRPr="003C232C" w:rsidDel="00ED0AEA" w:rsidRDefault="00F71F36" w:rsidP="00011096">
            <w:pPr>
              <w:pStyle w:val="XML4"/>
              <w:rPr>
                <w:del w:id="21745" w:author="Thomas Dietz" w:date="2012-08-08T17:00:00Z"/>
                <w:lang w:val="de-DE"/>
              </w:rPr>
            </w:pPr>
            <w:del w:id="21746" w:author="Thomas Dietz" w:date="2012-08-08T17:00:00Z">
              <w:r w:rsidRPr="003C232C" w:rsidDel="00ED0AEA">
                <w:rPr>
                  <w:lang w:val="de-DE"/>
                </w:rPr>
                <w:delText>enum 100Mb-HD;</w:delText>
              </w:r>
            </w:del>
          </w:p>
          <w:p w14:paraId="24FEF208" w14:textId="57328C45" w:rsidR="00F71F36" w:rsidRPr="003C232C" w:rsidDel="00ED0AEA" w:rsidRDefault="00F71F36" w:rsidP="00011096">
            <w:pPr>
              <w:pStyle w:val="XML4"/>
              <w:rPr>
                <w:del w:id="21747" w:author="Thomas Dietz" w:date="2012-08-08T17:00:00Z"/>
                <w:lang w:val="de-DE"/>
              </w:rPr>
            </w:pPr>
            <w:del w:id="21748" w:author="Thomas Dietz" w:date="2012-08-08T17:00:00Z">
              <w:r w:rsidRPr="003C232C" w:rsidDel="00ED0AEA">
                <w:rPr>
                  <w:lang w:val="de-DE"/>
                </w:rPr>
                <w:delText>enum 100Mb-FD;</w:delText>
              </w:r>
            </w:del>
          </w:p>
          <w:p w14:paraId="6397F146" w14:textId="493C178C" w:rsidR="00F71F36" w:rsidRPr="003C232C" w:rsidDel="00ED0AEA" w:rsidRDefault="00F71F36" w:rsidP="00011096">
            <w:pPr>
              <w:pStyle w:val="XML4"/>
              <w:rPr>
                <w:del w:id="21749" w:author="Thomas Dietz" w:date="2012-08-08T17:00:00Z"/>
                <w:lang w:val="de-DE"/>
              </w:rPr>
            </w:pPr>
            <w:del w:id="21750" w:author="Thomas Dietz" w:date="2012-08-08T17:00:00Z">
              <w:r w:rsidRPr="003C232C" w:rsidDel="00ED0AEA">
                <w:rPr>
                  <w:lang w:val="de-DE"/>
                </w:rPr>
                <w:delText>enum 1Gb-HD;</w:delText>
              </w:r>
            </w:del>
          </w:p>
          <w:p w14:paraId="570FF880" w14:textId="21601F97" w:rsidR="00F71F36" w:rsidRPr="003C232C" w:rsidDel="00ED0AEA" w:rsidRDefault="00F71F36" w:rsidP="00011096">
            <w:pPr>
              <w:pStyle w:val="XML4"/>
              <w:rPr>
                <w:del w:id="21751" w:author="Thomas Dietz" w:date="2012-08-08T17:00:00Z"/>
                <w:lang w:val="de-DE"/>
              </w:rPr>
            </w:pPr>
            <w:del w:id="21752" w:author="Thomas Dietz" w:date="2012-08-08T17:00:00Z">
              <w:r w:rsidRPr="003C232C" w:rsidDel="00ED0AEA">
                <w:rPr>
                  <w:lang w:val="de-DE"/>
                </w:rPr>
                <w:delText>enum 1Gb-FD;</w:delText>
              </w:r>
            </w:del>
          </w:p>
          <w:p w14:paraId="1ABD19D3" w14:textId="7FA8B380" w:rsidR="00F71F36" w:rsidRPr="003C232C" w:rsidDel="00ED0AEA" w:rsidRDefault="00F71F36" w:rsidP="00011096">
            <w:pPr>
              <w:pStyle w:val="XML4"/>
              <w:rPr>
                <w:del w:id="21753" w:author="Thomas Dietz" w:date="2012-08-08T17:00:00Z"/>
                <w:lang w:val="de-DE"/>
              </w:rPr>
            </w:pPr>
            <w:del w:id="21754" w:author="Thomas Dietz" w:date="2012-08-08T17:00:00Z">
              <w:r w:rsidRPr="003C232C" w:rsidDel="00ED0AEA">
                <w:rPr>
                  <w:lang w:val="de-DE"/>
                </w:rPr>
                <w:delText>enum 10Gb;</w:delText>
              </w:r>
            </w:del>
          </w:p>
          <w:p w14:paraId="63946687" w14:textId="05FB38EE" w:rsidR="00F71F36" w:rsidRPr="003C232C" w:rsidDel="00ED0AEA" w:rsidRDefault="00F71F36" w:rsidP="00011096">
            <w:pPr>
              <w:pStyle w:val="XML4"/>
              <w:rPr>
                <w:del w:id="21755" w:author="Thomas Dietz" w:date="2012-08-08T17:00:00Z"/>
                <w:lang w:val="de-DE"/>
              </w:rPr>
            </w:pPr>
            <w:del w:id="21756" w:author="Thomas Dietz" w:date="2012-08-08T17:00:00Z">
              <w:r w:rsidRPr="003C232C" w:rsidDel="00ED0AEA">
                <w:rPr>
                  <w:lang w:val="de-DE"/>
                </w:rPr>
                <w:delText>enum 40Gb;</w:delText>
              </w:r>
            </w:del>
          </w:p>
          <w:p w14:paraId="4F2E2FB2" w14:textId="11C3A681" w:rsidR="00F71F36" w:rsidRPr="003C232C" w:rsidDel="00ED0AEA" w:rsidRDefault="00F71F36" w:rsidP="00011096">
            <w:pPr>
              <w:pStyle w:val="XML4"/>
              <w:rPr>
                <w:del w:id="21757" w:author="Thomas Dietz" w:date="2012-08-08T17:00:00Z"/>
                <w:lang w:val="de-DE"/>
              </w:rPr>
            </w:pPr>
            <w:del w:id="21758" w:author="Thomas Dietz" w:date="2012-08-08T17:00:00Z">
              <w:r w:rsidRPr="003C232C" w:rsidDel="00ED0AEA">
                <w:rPr>
                  <w:lang w:val="de-DE"/>
                </w:rPr>
                <w:delText>enum 100Gb;</w:delText>
              </w:r>
            </w:del>
          </w:p>
          <w:p w14:paraId="39E893A9" w14:textId="19D76481" w:rsidR="00F71F36" w:rsidRPr="009227FA" w:rsidDel="00ED0AEA" w:rsidRDefault="00F71F36" w:rsidP="00011096">
            <w:pPr>
              <w:pStyle w:val="XML4"/>
              <w:rPr>
                <w:del w:id="21759" w:author="Thomas Dietz" w:date="2012-08-08T17:00:00Z"/>
              </w:rPr>
            </w:pPr>
            <w:del w:id="21760" w:author="Thomas Dietz" w:date="2012-08-08T17:00:00Z">
              <w:r w:rsidRPr="009227FA" w:rsidDel="00ED0AEA">
                <w:delText>enum 1Tb;</w:delText>
              </w:r>
            </w:del>
          </w:p>
          <w:p w14:paraId="2A7585A0" w14:textId="228ABF85" w:rsidR="00F71F36" w:rsidRPr="00F542D1" w:rsidDel="00ED0AEA" w:rsidRDefault="00F71F36" w:rsidP="00011096">
            <w:pPr>
              <w:pStyle w:val="XML4"/>
              <w:rPr>
                <w:del w:id="21761" w:author="Thomas Dietz" w:date="2012-08-08T17:00:00Z"/>
              </w:rPr>
            </w:pPr>
            <w:del w:id="21762" w:author="Thomas Dietz" w:date="2012-08-08T17:00:00Z">
              <w:r w:rsidRPr="00C17419" w:rsidDel="00ED0AEA">
                <w:delText>enum other;</w:delText>
              </w:r>
            </w:del>
          </w:p>
          <w:p w14:paraId="79940CAF" w14:textId="3FE2199F" w:rsidR="00F71F36" w:rsidRPr="00FF0D35" w:rsidDel="00ED0AEA" w:rsidRDefault="00F71F36" w:rsidP="00011096">
            <w:pPr>
              <w:pStyle w:val="XML3"/>
              <w:rPr>
                <w:del w:id="21763" w:author="Thomas Dietz" w:date="2012-08-08T17:00:00Z"/>
              </w:rPr>
            </w:pPr>
            <w:del w:id="21764" w:author="Thomas Dietz" w:date="2012-08-08T17:00:00Z">
              <w:r w:rsidRPr="00FF0D35" w:rsidDel="00ED0AEA">
                <w:delText>}</w:delText>
              </w:r>
            </w:del>
          </w:p>
          <w:p w14:paraId="3FB7934E" w14:textId="358603EF" w:rsidR="00F71F36" w:rsidRPr="00F845EC" w:rsidDel="00ED0AEA" w:rsidRDefault="00F71F36" w:rsidP="00011096">
            <w:pPr>
              <w:pStyle w:val="XML3"/>
              <w:rPr>
                <w:del w:id="21765" w:author="Thomas Dietz" w:date="2012-08-08T17:00:00Z"/>
              </w:rPr>
            </w:pPr>
            <w:del w:id="21766" w:author="Thomas Dietz" w:date="2012-08-08T17:00:00Z">
              <w:r w:rsidRPr="00FF0D35" w:rsidDel="00ED0AEA">
                <w:delText>description "Type to specify the rate of a port including the duplex transmission feature. Possible rates are 10Mb, 100Mb, 1Gb, 10Gb, 40Gb, 100Gb, 1Tb or other. Rates of 10Mb, 100Mb and 1Gb can support half or full duplex transmission.";</w:delText>
              </w:r>
            </w:del>
          </w:p>
          <w:p w14:paraId="009AE963" w14:textId="7151C602" w:rsidR="00F71F36" w:rsidRPr="009227FA" w:rsidDel="00ED0AEA" w:rsidRDefault="00F71F36" w:rsidP="00011096">
            <w:pPr>
              <w:pStyle w:val="XML2"/>
              <w:rPr>
                <w:del w:id="21767" w:author="Thomas Dietz" w:date="2012-08-08T17:00:00Z"/>
              </w:rPr>
            </w:pPr>
            <w:del w:id="21768" w:author="Thomas Dietz" w:date="2012-08-08T17:00:00Z">
              <w:r w:rsidRPr="009227FA" w:rsidDel="00ED0AEA">
                <w:delText>}</w:delText>
              </w:r>
            </w:del>
          </w:p>
          <w:p w14:paraId="47081318" w14:textId="692620ED" w:rsidR="00DE3AAB" w:rsidRPr="009227FA" w:rsidDel="00ED0AEA" w:rsidRDefault="00DE3AAB" w:rsidP="00011096">
            <w:pPr>
              <w:pStyle w:val="XML2"/>
              <w:rPr>
                <w:del w:id="21769" w:author="Thomas Dietz" w:date="2012-08-08T17:00:00Z"/>
              </w:rPr>
            </w:pPr>
          </w:p>
          <w:p w14:paraId="736DB41F" w14:textId="76CA1B01" w:rsidR="00DE3AAB" w:rsidRPr="009227FA" w:rsidDel="00ED0AEA" w:rsidRDefault="00DE3AAB" w:rsidP="002E655C">
            <w:pPr>
              <w:pStyle w:val="XML2"/>
              <w:rPr>
                <w:del w:id="21770" w:author="Thomas Dietz" w:date="2012-08-08T17:00:00Z"/>
              </w:rPr>
            </w:pPr>
            <w:del w:id="21771" w:author="Thomas Dietz" w:date="2012-08-08T17:00:00Z">
              <w:r w:rsidRPr="009227FA" w:rsidDel="00ED0AEA">
                <w:delText>typedef action-type {</w:delText>
              </w:r>
            </w:del>
          </w:p>
          <w:p w14:paraId="38AA11B1" w14:textId="427AFFAE" w:rsidR="00DE3AAB" w:rsidRPr="009227FA" w:rsidDel="00ED0AEA" w:rsidRDefault="00DE3AAB" w:rsidP="002E655C">
            <w:pPr>
              <w:pStyle w:val="XML3"/>
              <w:rPr>
                <w:del w:id="21772" w:author="Thomas Dietz" w:date="2012-08-08T17:00:00Z"/>
              </w:rPr>
            </w:pPr>
            <w:del w:id="21773" w:author="Thomas Dietz" w:date="2012-08-08T17:00:00Z">
              <w:r w:rsidRPr="009227FA" w:rsidDel="00ED0AEA">
                <w:delText>type enumeration {</w:delText>
              </w:r>
            </w:del>
          </w:p>
          <w:p w14:paraId="6F7592AF" w14:textId="03AF9BE5" w:rsidR="00DE3AAB" w:rsidRPr="009227FA" w:rsidDel="00ED0AEA" w:rsidRDefault="00DE3AAB" w:rsidP="007D61A9">
            <w:pPr>
              <w:pStyle w:val="XML4"/>
              <w:rPr>
                <w:del w:id="21774" w:author="Thomas Dietz" w:date="2012-08-08T17:00:00Z"/>
              </w:rPr>
            </w:pPr>
            <w:del w:id="21775" w:author="Thomas Dietz" w:date="2012-08-08T17:00:00Z">
              <w:r w:rsidRPr="009227FA" w:rsidDel="00ED0AEA">
                <w:delText>enum output;</w:delText>
              </w:r>
            </w:del>
          </w:p>
          <w:p w14:paraId="0C89262F" w14:textId="02FC3FF7" w:rsidR="00DE3AAB" w:rsidRPr="009227FA" w:rsidDel="00ED0AEA" w:rsidRDefault="00DE3AAB" w:rsidP="007D61A9">
            <w:pPr>
              <w:pStyle w:val="XML4"/>
              <w:rPr>
                <w:del w:id="21776" w:author="Thomas Dietz" w:date="2012-08-08T17:00:00Z"/>
              </w:rPr>
            </w:pPr>
            <w:del w:id="21777" w:author="Thomas Dietz" w:date="2012-08-08T17:00:00Z">
              <w:r w:rsidRPr="009227FA" w:rsidDel="00ED0AEA">
                <w:delText>enum acopy-ttl-out;</w:delText>
              </w:r>
            </w:del>
          </w:p>
          <w:p w14:paraId="048A8E0D" w14:textId="222E9ACF" w:rsidR="00DE3AAB" w:rsidRPr="009227FA" w:rsidDel="00ED0AEA" w:rsidRDefault="00DE3AAB" w:rsidP="007D61A9">
            <w:pPr>
              <w:pStyle w:val="XML4"/>
              <w:rPr>
                <w:del w:id="21778" w:author="Thomas Dietz" w:date="2012-08-08T17:00:00Z"/>
              </w:rPr>
            </w:pPr>
            <w:del w:id="21779" w:author="Thomas Dietz" w:date="2012-08-08T17:00:00Z">
              <w:r w:rsidRPr="009227FA" w:rsidDel="00ED0AEA">
                <w:delText>enum copy-ttl-in;</w:delText>
              </w:r>
            </w:del>
          </w:p>
          <w:p w14:paraId="52784C4F" w14:textId="70F5B3E4" w:rsidR="00DE3AAB" w:rsidRPr="009227FA" w:rsidDel="00ED0AEA" w:rsidRDefault="00DE3AAB" w:rsidP="007D61A9">
            <w:pPr>
              <w:pStyle w:val="XML4"/>
              <w:rPr>
                <w:del w:id="21780" w:author="Thomas Dietz" w:date="2012-08-08T17:00:00Z"/>
              </w:rPr>
            </w:pPr>
            <w:del w:id="21781" w:author="Thomas Dietz" w:date="2012-08-08T17:00:00Z">
              <w:r w:rsidRPr="009227FA" w:rsidDel="00ED0AEA">
                <w:delText>enum set-mpls-ttl;</w:delText>
              </w:r>
            </w:del>
          </w:p>
          <w:p w14:paraId="6C144664" w14:textId="1D03279E" w:rsidR="00DE3AAB" w:rsidRPr="009227FA" w:rsidDel="00ED0AEA" w:rsidRDefault="00DE3AAB" w:rsidP="007D61A9">
            <w:pPr>
              <w:pStyle w:val="XML4"/>
              <w:rPr>
                <w:del w:id="21782" w:author="Thomas Dietz" w:date="2012-08-08T17:00:00Z"/>
              </w:rPr>
            </w:pPr>
            <w:del w:id="21783" w:author="Thomas Dietz" w:date="2012-08-08T17:00:00Z">
              <w:r w:rsidRPr="009227FA" w:rsidDel="00ED0AEA">
                <w:delText>enum dec-mpls-ttl;</w:delText>
              </w:r>
            </w:del>
          </w:p>
          <w:p w14:paraId="60DD6668" w14:textId="1D13A08F" w:rsidR="00DE3AAB" w:rsidRPr="009227FA" w:rsidDel="00ED0AEA" w:rsidRDefault="00DE3AAB" w:rsidP="007D61A9">
            <w:pPr>
              <w:pStyle w:val="XML4"/>
              <w:rPr>
                <w:del w:id="21784" w:author="Thomas Dietz" w:date="2012-08-08T17:00:00Z"/>
              </w:rPr>
            </w:pPr>
            <w:del w:id="21785" w:author="Thomas Dietz" w:date="2012-08-08T17:00:00Z">
              <w:r w:rsidRPr="009227FA" w:rsidDel="00ED0AEA">
                <w:delText>enum push-vlan;</w:delText>
              </w:r>
            </w:del>
          </w:p>
          <w:p w14:paraId="28AE9C31" w14:textId="15033E5B" w:rsidR="00DE3AAB" w:rsidRPr="009227FA" w:rsidDel="00ED0AEA" w:rsidRDefault="00DE3AAB" w:rsidP="007D61A9">
            <w:pPr>
              <w:pStyle w:val="XML4"/>
              <w:rPr>
                <w:del w:id="21786" w:author="Thomas Dietz" w:date="2012-08-08T17:00:00Z"/>
              </w:rPr>
            </w:pPr>
            <w:del w:id="21787" w:author="Thomas Dietz" w:date="2012-08-08T17:00:00Z">
              <w:r w:rsidRPr="009227FA" w:rsidDel="00ED0AEA">
                <w:delText>enum pop-vlan;</w:delText>
              </w:r>
            </w:del>
          </w:p>
          <w:p w14:paraId="4DAAD9AB" w14:textId="387BE993" w:rsidR="00DE3AAB" w:rsidRPr="009227FA" w:rsidDel="00ED0AEA" w:rsidRDefault="00DE3AAB" w:rsidP="007D61A9">
            <w:pPr>
              <w:pStyle w:val="XML4"/>
              <w:rPr>
                <w:del w:id="21788" w:author="Thomas Dietz" w:date="2012-08-08T17:00:00Z"/>
              </w:rPr>
            </w:pPr>
            <w:del w:id="21789" w:author="Thomas Dietz" w:date="2012-08-08T17:00:00Z">
              <w:r w:rsidRPr="009227FA" w:rsidDel="00ED0AEA">
                <w:delText>enum push-mpls;</w:delText>
              </w:r>
            </w:del>
          </w:p>
          <w:p w14:paraId="2E6D551B" w14:textId="04BC6EF1" w:rsidR="00DE3AAB" w:rsidRPr="009227FA" w:rsidDel="00ED0AEA" w:rsidRDefault="00DE3AAB" w:rsidP="007D61A9">
            <w:pPr>
              <w:pStyle w:val="XML4"/>
              <w:rPr>
                <w:del w:id="21790" w:author="Thomas Dietz" w:date="2012-08-08T17:00:00Z"/>
              </w:rPr>
            </w:pPr>
            <w:del w:id="21791" w:author="Thomas Dietz" w:date="2012-08-08T17:00:00Z">
              <w:r w:rsidRPr="009227FA" w:rsidDel="00ED0AEA">
                <w:delText>enum pop-mpls;</w:delText>
              </w:r>
            </w:del>
          </w:p>
          <w:p w14:paraId="3366BA6F" w14:textId="4BF8D26A" w:rsidR="00DE3AAB" w:rsidRPr="009227FA" w:rsidDel="00ED0AEA" w:rsidRDefault="00DE3AAB" w:rsidP="007D61A9">
            <w:pPr>
              <w:pStyle w:val="XML4"/>
              <w:rPr>
                <w:del w:id="21792" w:author="Thomas Dietz" w:date="2012-08-08T17:00:00Z"/>
              </w:rPr>
            </w:pPr>
            <w:del w:id="21793" w:author="Thomas Dietz" w:date="2012-08-08T17:00:00Z">
              <w:r w:rsidRPr="009227FA" w:rsidDel="00ED0AEA">
                <w:delText>enum set-queue;</w:delText>
              </w:r>
            </w:del>
          </w:p>
          <w:p w14:paraId="070B150F" w14:textId="4220DBC0" w:rsidR="00DE3AAB" w:rsidRPr="009227FA" w:rsidDel="00ED0AEA" w:rsidRDefault="00DE3AAB" w:rsidP="007D61A9">
            <w:pPr>
              <w:pStyle w:val="XML4"/>
              <w:rPr>
                <w:del w:id="21794" w:author="Thomas Dietz" w:date="2012-08-08T17:00:00Z"/>
              </w:rPr>
            </w:pPr>
            <w:del w:id="21795" w:author="Thomas Dietz" w:date="2012-08-08T17:00:00Z">
              <w:r w:rsidRPr="009227FA" w:rsidDel="00ED0AEA">
                <w:delText>enum group;</w:delText>
              </w:r>
            </w:del>
          </w:p>
          <w:p w14:paraId="4F33A708" w14:textId="019B3590" w:rsidR="00DE3AAB" w:rsidRPr="009227FA" w:rsidDel="00ED0AEA" w:rsidRDefault="00DE3AAB" w:rsidP="007D61A9">
            <w:pPr>
              <w:pStyle w:val="XML4"/>
              <w:rPr>
                <w:del w:id="21796" w:author="Thomas Dietz" w:date="2012-08-08T17:00:00Z"/>
              </w:rPr>
            </w:pPr>
            <w:del w:id="21797" w:author="Thomas Dietz" w:date="2012-08-08T17:00:00Z">
              <w:r w:rsidRPr="009227FA" w:rsidDel="00ED0AEA">
                <w:delText>enum set-nw-ttl;</w:delText>
              </w:r>
            </w:del>
          </w:p>
          <w:p w14:paraId="0B9BBBCC" w14:textId="3A627C80" w:rsidR="00DE3AAB" w:rsidRPr="009227FA" w:rsidDel="00ED0AEA" w:rsidRDefault="00DE3AAB" w:rsidP="007D61A9">
            <w:pPr>
              <w:pStyle w:val="XML4"/>
              <w:rPr>
                <w:del w:id="21798" w:author="Thomas Dietz" w:date="2012-08-08T17:00:00Z"/>
              </w:rPr>
            </w:pPr>
            <w:del w:id="21799" w:author="Thomas Dietz" w:date="2012-08-08T17:00:00Z">
              <w:r w:rsidRPr="009227FA" w:rsidDel="00ED0AEA">
                <w:delText>enum dec-nw-ttl;</w:delText>
              </w:r>
            </w:del>
          </w:p>
          <w:p w14:paraId="70802513" w14:textId="6F4F1443" w:rsidR="00DE3AAB" w:rsidRPr="009227FA" w:rsidDel="00ED0AEA" w:rsidRDefault="00DE3AAB" w:rsidP="007D61A9">
            <w:pPr>
              <w:pStyle w:val="XML4"/>
              <w:rPr>
                <w:del w:id="21800" w:author="Thomas Dietz" w:date="2012-08-08T17:00:00Z"/>
              </w:rPr>
            </w:pPr>
            <w:del w:id="21801" w:author="Thomas Dietz" w:date="2012-08-08T17:00:00Z">
              <w:r w:rsidRPr="009227FA" w:rsidDel="00ED0AEA">
                <w:delText>enum set-field;</w:delText>
              </w:r>
            </w:del>
          </w:p>
          <w:p w14:paraId="7F1B2AEE" w14:textId="47C94ADF" w:rsidR="00DE3AAB" w:rsidRPr="009227FA" w:rsidDel="00ED0AEA" w:rsidRDefault="00DE3AAB" w:rsidP="004165BB">
            <w:pPr>
              <w:pStyle w:val="XML3"/>
              <w:rPr>
                <w:del w:id="21802" w:author="Thomas Dietz" w:date="2012-08-08T17:00:00Z"/>
              </w:rPr>
            </w:pPr>
            <w:del w:id="21803" w:author="Thomas Dietz" w:date="2012-08-08T17:00:00Z">
              <w:r w:rsidRPr="009227FA" w:rsidDel="00ED0AEA">
                <w:delText>}</w:delText>
              </w:r>
            </w:del>
          </w:p>
          <w:p w14:paraId="363D5AF8" w14:textId="104A2282" w:rsidR="00131B1F" w:rsidRPr="009227FA" w:rsidDel="00ED0AEA" w:rsidRDefault="00131B1F" w:rsidP="00131B1F">
            <w:pPr>
              <w:pStyle w:val="XML3"/>
              <w:rPr>
                <w:del w:id="21804" w:author="Thomas Dietz" w:date="2012-08-08T17:00:00Z"/>
              </w:rPr>
            </w:pPr>
            <w:del w:id="21805" w:author="Thomas Dietz" w:date="2012-08-08T17:00:00Z">
              <w:r w:rsidRPr="009227FA" w:rsidDel="00ED0AEA">
                <w:delText>description "The types of actions defined in OpenFlow Switch Specification version 1.2.";</w:delText>
              </w:r>
            </w:del>
          </w:p>
          <w:p w14:paraId="504AF55B" w14:textId="071A925F" w:rsidR="00DE3AAB" w:rsidRPr="009227FA" w:rsidDel="00ED0AEA" w:rsidRDefault="00DE3AAB" w:rsidP="004165BB">
            <w:pPr>
              <w:pStyle w:val="XML2"/>
              <w:rPr>
                <w:del w:id="21806" w:author="Thomas Dietz" w:date="2012-08-08T17:00:00Z"/>
              </w:rPr>
            </w:pPr>
            <w:del w:id="21807" w:author="Thomas Dietz" w:date="2012-08-08T17:00:00Z">
              <w:r w:rsidRPr="009227FA" w:rsidDel="00ED0AEA">
                <w:delText>}</w:delText>
              </w:r>
            </w:del>
          </w:p>
          <w:p w14:paraId="66B37880" w14:textId="216E0262" w:rsidR="00DE3AAB" w:rsidRPr="009227FA" w:rsidDel="00ED0AEA" w:rsidRDefault="00DE3AAB" w:rsidP="00DE3AAB">
            <w:pPr>
              <w:pStyle w:val="XML1"/>
              <w:rPr>
                <w:del w:id="21808" w:author="Thomas Dietz" w:date="2012-08-08T17:00:00Z"/>
              </w:rPr>
            </w:pPr>
          </w:p>
          <w:p w14:paraId="0E22BB8B" w14:textId="145E221A" w:rsidR="00DE3AAB" w:rsidRPr="009227FA" w:rsidDel="00ED0AEA" w:rsidRDefault="00DE3AAB" w:rsidP="002E655C">
            <w:pPr>
              <w:pStyle w:val="XML2"/>
              <w:rPr>
                <w:del w:id="21809" w:author="Thomas Dietz" w:date="2012-08-08T17:00:00Z"/>
              </w:rPr>
            </w:pPr>
            <w:del w:id="21810" w:author="Thomas Dietz" w:date="2012-08-08T17:00:00Z">
              <w:r w:rsidRPr="009227FA" w:rsidDel="00ED0AEA">
                <w:delText>typedef instruction-type {</w:delText>
              </w:r>
            </w:del>
          </w:p>
          <w:p w14:paraId="13090EE8" w14:textId="7A4EF145" w:rsidR="00DE3AAB" w:rsidRPr="009227FA" w:rsidDel="00ED0AEA" w:rsidRDefault="00DE3AAB" w:rsidP="002E655C">
            <w:pPr>
              <w:pStyle w:val="XML3"/>
              <w:rPr>
                <w:del w:id="21811" w:author="Thomas Dietz" w:date="2012-08-08T17:00:00Z"/>
              </w:rPr>
            </w:pPr>
            <w:del w:id="21812" w:author="Thomas Dietz" w:date="2012-08-08T17:00:00Z">
              <w:r w:rsidRPr="009227FA" w:rsidDel="00ED0AEA">
                <w:delText>type enumeration {</w:delText>
              </w:r>
            </w:del>
          </w:p>
          <w:p w14:paraId="5D8D99AB" w14:textId="418ADC40" w:rsidR="00DE3AAB" w:rsidRPr="009227FA" w:rsidDel="00ED0AEA" w:rsidRDefault="00DE3AAB" w:rsidP="002E655C">
            <w:pPr>
              <w:pStyle w:val="XML4"/>
              <w:rPr>
                <w:del w:id="21813" w:author="Thomas Dietz" w:date="2012-08-08T17:00:00Z"/>
              </w:rPr>
            </w:pPr>
            <w:del w:id="21814" w:author="Thomas Dietz" w:date="2012-08-08T17:00:00Z">
              <w:r w:rsidRPr="009227FA" w:rsidDel="00ED0AEA">
                <w:delText>enum apply-actions;</w:delText>
              </w:r>
            </w:del>
          </w:p>
          <w:p w14:paraId="1C4D2897" w14:textId="07306A94" w:rsidR="00DE3AAB" w:rsidRPr="009227FA" w:rsidDel="00ED0AEA" w:rsidRDefault="00DE3AAB" w:rsidP="002E655C">
            <w:pPr>
              <w:pStyle w:val="XML4"/>
              <w:rPr>
                <w:del w:id="21815" w:author="Thomas Dietz" w:date="2012-08-08T17:00:00Z"/>
              </w:rPr>
            </w:pPr>
            <w:del w:id="21816" w:author="Thomas Dietz" w:date="2012-08-08T17:00:00Z">
              <w:r w:rsidRPr="009227FA" w:rsidDel="00ED0AEA">
                <w:delText>enum clear-actions;</w:delText>
              </w:r>
            </w:del>
          </w:p>
          <w:p w14:paraId="571AD8CF" w14:textId="20331341" w:rsidR="00DE3AAB" w:rsidRPr="009227FA" w:rsidDel="00ED0AEA" w:rsidRDefault="00DE3AAB" w:rsidP="002E655C">
            <w:pPr>
              <w:pStyle w:val="XML4"/>
              <w:rPr>
                <w:del w:id="21817" w:author="Thomas Dietz" w:date="2012-08-08T17:00:00Z"/>
              </w:rPr>
            </w:pPr>
            <w:del w:id="21818" w:author="Thomas Dietz" w:date="2012-08-08T17:00:00Z">
              <w:r w:rsidRPr="009227FA" w:rsidDel="00ED0AEA">
                <w:delText>enum write-actions;</w:delText>
              </w:r>
            </w:del>
          </w:p>
          <w:p w14:paraId="3BFC60A1" w14:textId="6276698C" w:rsidR="00DE3AAB" w:rsidRPr="009227FA" w:rsidDel="00ED0AEA" w:rsidRDefault="00DE3AAB" w:rsidP="002E655C">
            <w:pPr>
              <w:pStyle w:val="XML4"/>
              <w:rPr>
                <w:del w:id="21819" w:author="Thomas Dietz" w:date="2012-08-08T17:00:00Z"/>
              </w:rPr>
            </w:pPr>
            <w:del w:id="21820" w:author="Thomas Dietz" w:date="2012-08-08T17:00:00Z">
              <w:r w:rsidRPr="009227FA" w:rsidDel="00ED0AEA">
                <w:delText>enum write-metadata;</w:delText>
              </w:r>
            </w:del>
          </w:p>
          <w:p w14:paraId="5C13DBC0" w14:textId="73BBFDE4" w:rsidR="00DE3AAB" w:rsidRPr="009227FA" w:rsidDel="00ED0AEA" w:rsidRDefault="00DE3AAB" w:rsidP="002E655C">
            <w:pPr>
              <w:pStyle w:val="XML4"/>
              <w:rPr>
                <w:del w:id="21821" w:author="Thomas Dietz" w:date="2012-08-08T17:00:00Z"/>
              </w:rPr>
            </w:pPr>
            <w:del w:id="21822" w:author="Thomas Dietz" w:date="2012-08-08T17:00:00Z">
              <w:r w:rsidRPr="009227FA" w:rsidDel="00ED0AEA">
                <w:lastRenderedPageBreak/>
                <w:delText>enum goto-table;</w:delText>
              </w:r>
            </w:del>
          </w:p>
          <w:p w14:paraId="00E237BC" w14:textId="0E081276" w:rsidR="00DE3AAB" w:rsidRPr="009227FA" w:rsidDel="00ED0AEA" w:rsidRDefault="00DE3AAB" w:rsidP="004165BB">
            <w:pPr>
              <w:pStyle w:val="XML3"/>
              <w:rPr>
                <w:del w:id="21823" w:author="Thomas Dietz" w:date="2012-08-08T17:00:00Z"/>
              </w:rPr>
            </w:pPr>
            <w:del w:id="21824" w:author="Thomas Dietz" w:date="2012-08-08T17:00:00Z">
              <w:r w:rsidRPr="009227FA" w:rsidDel="00ED0AEA">
                <w:delText>}</w:delText>
              </w:r>
            </w:del>
          </w:p>
          <w:p w14:paraId="2B1217E4" w14:textId="66B8EB4B" w:rsidR="00131B1F" w:rsidRPr="009227FA" w:rsidDel="00ED0AEA" w:rsidRDefault="00131B1F" w:rsidP="00131B1F">
            <w:pPr>
              <w:pStyle w:val="XML3"/>
              <w:rPr>
                <w:del w:id="21825" w:author="Thomas Dietz" w:date="2012-08-08T17:00:00Z"/>
              </w:rPr>
            </w:pPr>
            <w:del w:id="21826" w:author="Thomas Dietz" w:date="2012-08-08T17:00:00Z">
              <w:r w:rsidRPr="009227FA" w:rsidDel="00ED0AEA">
                <w:delText>description "The types of instructions defined in OpenFlow Switch Specification version 1.2.";</w:delText>
              </w:r>
            </w:del>
          </w:p>
          <w:p w14:paraId="0180D8C1" w14:textId="5F277F73" w:rsidR="00DE3AAB" w:rsidRPr="009227FA" w:rsidDel="00ED0AEA" w:rsidRDefault="00DE3AAB" w:rsidP="004165BB">
            <w:pPr>
              <w:pStyle w:val="XML2"/>
              <w:rPr>
                <w:del w:id="21827" w:author="Thomas Dietz" w:date="2012-08-08T17:00:00Z"/>
              </w:rPr>
            </w:pPr>
            <w:del w:id="21828" w:author="Thomas Dietz" w:date="2012-08-08T17:00:00Z">
              <w:r w:rsidRPr="009227FA" w:rsidDel="00ED0AEA">
                <w:delText>}</w:delText>
              </w:r>
            </w:del>
          </w:p>
          <w:p w14:paraId="51F82A78" w14:textId="09514B81" w:rsidR="00F71F36" w:rsidRPr="003C232C" w:rsidDel="00ED0AEA" w:rsidRDefault="00F71F36" w:rsidP="00011096">
            <w:pPr>
              <w:pStyle w:val="XML20"/>
              <w:rPr>
                <w:del w:id="21829" w:author="Thomas Dietz" w:date="2012-08-08T17:00:00Z"/>
                <w:rFonts w:eastAsia="Times New Roman"/>
              </w:rPr>
            </w:pPr>
          </w:p>
          <w:p w14:paraId="5229F975" w14:textId="4A57B9C8" w:rsidR="00B725E5" w:rsidRPr="009227FA" w:rsidDel="00ED0AEA" w:rsidRDefault="00B725E5" w:rsidP="002E655C">
            <w:pPr>
              <w:pStyle w:val="XML2"/>
              <w:rPr>
                <w:del w:id="21830" w:author="Thomas Dietz" w:date="2012-08-08T17:00:00Z"/>
              </w:rPr>
            </w:pPr>
            <w:del w:id="21831" w:author="Thomas Dietz" w:date="2012-08-08T17:00:00Z">
              <w:r w:rsidRPr="009227FA" w:rsidDel="00ED0AEA">
                <w:delText>typedef match-</w:delText>
              </w:r>
              <w:r w:rsidR="002F46B6" w:rsidDel="00ED0AEA">
                <w:delText>field-</w:delText>
              </w:r>
              <w:r w:rsidRPr="009227FA" w:rsidDel="00ED0AEA">
                <w:delText>type {</w:delText>
              </w:r>
            </w:del>
          </w:p>
          <w:p w14:paraId="0414EB8E" w14:textId="227F1AAE" w:rsidR="00B725E5" w:rsidRPr="009227FA" w:rsidDel="00ED0AEA" w:rsidRDefault="00B725E5" w:rsidP="002E655C">
            <w:pPr>
              <w:pStyle w:val="XML3"/>
              <w:rPr>
                <w:del w:id="21832" w:author="Thomas Dietz" w:date="2012-08-08T17:00:00Z"/>
              </w:rPr>
            </w:pPr>
            <w:del w:id="21833" w:author="Thomas Dietz" w:date="2012-08-08T17:00:00Z">
              <w:r w:rsidRPr="009227FA" w:rsidDel="00ED0AEA">
                <w:delText>type enumeration {</w:delText>
              </w:r>
            </w:del>
          </w:p>
          <w:p w14:paraId="319D5CE9" w14:textId="012F43B5" w:rsidR="00B725E5" w:rsidRPr="009227FA" w:rsidDel="00ED0AEA" w:rsidRDefault="00B725E5" w:rsidP="002E655C">
            <w:pPr>
              <w:pStyle w:val="XML4"/>
              <w:rPr>
                <w:del w:id="21834" w:author="Thomas Dietz" w:date="2012-08-08T17:00:00Z"/>
              </w:rPr>
            </w:pPr>
            <w:del w:id="21835" w:author="Thomas Dietz" w:date="2012-08-08T17:00:00Z">
              <w:r w:rsidRPr="009227FA" w:rsidDel="00ED0AEA">
                <w:delText>enum input-port;</w:delText>
              </w:r>
            </w:del>
          </w:p>
          <w:p w14:paraId="7D022491" w14:textId="0D45169A" w:rsidR="00B725E5" w:rsidRPr="009227FA" w:rsidDel="00ED0AEA" w:rsidRDefault="00B725E5" w:rsidP="002E655C">
            <w:pPr>
              <w:pStyle w:val="XML4"/>
              <w:rPr>
                <w:del w:id="21836" w:author="Thomas Dietz" w:date="2012-08-08T17:00:00Z"/>
              </w:rPr>
            </w:pPr>
            <w:del w:id="21837" w:author="Thomas Dietz" w:date="2012-08-08T17:00:00Z">
              <w:r w:rsidRPr="009227FA" w:rsidDel="00ED0AEA">
                <w:delText>enum physical-input-port;</w:delText>
              </w:r>
            </w:del>
          </w:p>
          <w:p w14:paraId="5641CB48" w14:textId="2E80CCFE" w:rsidR="00B725E5" w:rsidRPr="004238F6" w:rsidDel="00ED0AEA" w:rsidRDefault="00B725E5" w:rsidP="002E655C">
            <w:pPr>
              <w:pStyle w:val="XML4"/>
              <w:rPr>
                <w:del w:id="21838" w:author="Thomas Dietz" w:date="2012-08-08T17:00:00Z"/>
                <w:lang w:val="de-DE"/>
                <w:rPrChange w:id="21839" w:author="Thomas Dietz" w:date="2012-08-08T14:24:00Z">
                  <w:rPr>
                    <w:del w:id="21840" w:author="Thomas Dietz" w:date="2012-08-08T17:00:00Z"/>
                  </w:rPr>
                </w:rPrChange>
              </w:rPr>
            </w:pPr>
            <w:del w:id="21841" w:author="Thomas Dietz" w:date="2012-08-08T17:00:00Z">
              <w:r w:rsidRPr="004238F6" w:rsidDel="00ED0AEA">
                <w:rPr>
                  <w:lang w:val="de-DE"/>
                  <w:rPrChange w:id="21842" w:author="Thomas Dietz" w:date="2012-08-08T14:24:00Z">
                    <w:rPr/>
                  </w:rPrChange>
                </w:rPr>
                <w:delText>enum metadata;</w:delText>
              </w:r>
            </w:del>
          </w:p>
          <w:p w14:paraId="352065B2" w14:textId="55C54DC6" w:rsidR="00B725E5" w:rsidRPr="004238F6" w:rsidDel="00ED0AEA" w:rsidRDefault="00B725E5" w:rsidP="002E655C">
            <w:pPr>
              <w:pStyle w:val="XML4"/>
              <w:rPr>
                <w:del w:id="21843" w:author="Thomas Dietz" w:date="2012-08-08T17:00:00Z"/>
                <w:lang w:val="de-DE"/>
                <w:rPrChange w:id="21844" w:author="Thomas Dietz" w:date="2012-08-08T14:24:00Z">
                  <w:rPr>
                    <w:del w:id="21845" w:author="Thomas Dietz" w:date="2012-08-08T17:00:00Z"/>
                  </w:rPr>
                </w:rPrChange>
              </w:rPr>
            </w:pPr>
            <w:del w:id="21846" w:author="Thomas Dietz" w:date="2012-08-08T17:00:00Z">
              <w:r w:rsidRPr="004238F6" w:rsidDel="00ED0AEA">
                <w:rPr>
                  <w:lang w:val="de-DE"/>
                  <w:rPrChange w:id="21847" w:author="Thomas Dietz" w:date="2012-08-08T14:24:00Z">
                    <w:rPr/>
                  </w:rPrChange>
                </w:rPr>
                <w:delText>enum ethernet-dest;</w:delText>
              </w:r>
            </w:del>
          </w:p>
          <w:p w14:paraId="36EA1DA7" w14:textId="0D459969" w:rsidR="00B725E5" w:rsidRPr="009227FA" w:rsidDel="00ED0AEA" w:rsidRDefault="00B725E5" w:rsidP="002E655C">
            <w:pPr>
              <w:pStyle w:val="XML4"/>
              <w:rPr>
                <w:del w:id="21848" w:author="Thomas Dietz" w:date="2012-08-08T17:00:00Z"/>
              </w:rPr>
            </w:pPr>
            <w:del w:id="21849" w:author="Thomas Dietz" w:date="2012-08-08T17:00:00Z">
              <w:r w:rsidRPr="009227FA" w:rsidDel="00ED0AEA">
                <w:delText>enum ethernet-src;</w:delText>
              </w:r>
            </w:del>
          </w:p>
          <w:p w14:paraId="4E806E27" w14:textId="421AFF4D" w:rsidR="00B725E5" w:rsidRPr="009227FA" w:rsidDel="00ED0AEA" w:rsidRDefault="00B725E5" w:rsidP="002E655C">
            <w:pPr>
              <w:pStyle w:val="XML4"/>
              <w:rPr>
                <w:del w:id="21850" w:author="Thomas Dietz" w:date="2012-08-08T17:00:00Z"/>
              </w:rPr>
            </w:pPr>
            <w:del w:id="21851" w:author="Thomas Dietz" w:date="2012-08-08T17:00:00Z">
              <w:r w:rsidRPr="009227FA" w:rsidDel="00ED0AEA">
                <w:delText>enum ethernet-frame-type;</w:delText>
              </w:r>
            </w:del>
          </w:p>
          <w:p w14:paraId="300EA9E2" w14:textId="20C1029E" w:rsidR="00B725E5" w:rsidRPr="009227FA" w:rsidDel="00ED0AEA" w:rsidRDefault="00B725E5" w:rsidP="002E655C">
            <w:pPr>
              <w:pStyle w:val="XML4"/>
              <w:rPr>
                <w:del w:id="21852" w:author="Thomas Dietz" w:date="2012-08-08T17:00:00Z"/>
              </w:rPr>
            </w:pPr>
            <w:del w:id="21853" w:author="Thomas Dietz" w:date="2012-08-08T17:00:00Z">
              <w:r w:rsidRPr="009227FA" w:rsidDel="00ED0AEA">
                <w:delText>enum vlan-id;</w:delText>
              </w:r>
            </w:del>
          </w:p>
          <w:p w14:paraId="3D98032A" w14:textId="278E327A" w:rsidR="00B725E5" w:rsidRPr="009227FA" w:rsidDel="00ED0AEA" w:rsidRDefault="00B725E5" w:rsidP="002E655C">
            <w:pPr>
              <w:pStyle w:val="XML4"/>
              <w:rPr>
                <w:del w:id="21854" w:author="Thomas Dietz" w:date="2012-08-08T17:00:00Z"/>
              </w:rPr>
            </w:pPr>
            <w:del w:id="21855" w:author="Thomas Dietz" w:date="2012-08-08T17:00:00Z">
              <w:r w:rsidRPr="009227FA" w:rsidDel="00ED0AEA">
                <w:delText>enum vlan-priority;</w:delText>
              </w:r>
            </w:del>
          </w:p>
          <w:p w14:paraId="0BBE47B7" w14:textId="15334C50" w:rsidR="00B725E5" w:rsidRPr="009227FA" w:rsidDel="00ED0AEA" w:rsidRDefault="00B725E5" w:rsidP="002E655C">
            <w:pPr>
              <w:pStyle w:val="XML4"/>
              <w:rPr>
                <w:del w:id="21856" w:author="Thomas Dietz" w:date="2012-08-08T17:00:00Z"/>
              </w:rPr>
            </w:pPr>
            <w:del w:id="21857" w:author="Thomas Dietz" w:date="2012-08-08T17:00:00Z">
              <w:r w:rsidRPr="009227FA" w:rsidDel="00ED0AEA">
                <w:delText>enum ip-dscp;</w:delText>
              </w:r>
            </w:del>
          </w:p>
          <w:p w14:paraId="1DD1E8B6" w14:textId="6C03524E" w:rsidR="00B725E5" w:rsidRPr="009227FA" w:rsidDel="00ED0AEA" w:rsidRDefault="00B725E5" w:rsidP="002E655C">
            <w:pPr>
              <w:pStyle w:val="XML4"/>
              <w:rPr>
                <w:del w:id="21858" w:author="Thomas Dietz" w:date="2012-08-08T17:00:00Z"/>
              </w:rPr>
            </w:pPr>
            <w:del w:id="21859" w:author="Thomas Dietz" w:date="2012-08-08T17:00:00Z">
              <w:r w:rsidRPr="009227FA" w:rsidDel="00ED0AEA">
                <w:delText>enum ip-ecn;</w:delText>
              </w:r>
            </w:del>
          </w:p>
          <w:p w14:paraId="18D94E8F" w14:textId="567971D8" w:rsidR="00B725E5" w:rsidRPr="009227FA" w:rsidDel="00ED0AEA" w:rsidRDefault="00B725E5" w:rsidP="002E655C">
            <w:pPr>
              <w:pStyle w:val="XML4"/>
              <w:rPr>
                <w:del w:id="21860" w:author="Thomas Dietz" w:date="2012-08-08T17:00:00Z"/>
              </w:rPr>
            </w:pPr>
            <w:del w:id="21861" w:author="Thomas Dietz" w:date="2012-08-08T17:00:00Z">
              <w:r w:rsidRPr="009227FA" w:rsidDel="00ED0AEA">
                <w:delText>enum ip-protocol;</w:delText>
              </w:r>
            </w:del>
          </w:p>
          <w:p w14:paraId="63A77F84" w14:textId="0C1160E3" w:rsidR="00B725E5" w:rsidRPr="009227FA" w:rsidDel="00ED0AEA" w:rsidRDefault="00B725E5" w:rsidP="002E655C">
            <w:pPr>
              <w:pStyle w:val="XML4"/>
              <w:rPr>
                <w:del w:id="21862" w:author="Thomas Dietz" w:date="2012-08-08T17:00:00Z"/>
              </w:rPr>
            </w:pPr>
            <w:del w:id="21863" w:author="Thomas Dietz" w:date="2012-08-08T17:00:00Z">
              <w:r w:rsidRPr="009227FA" w:rsidDel="00ED0AEA">
                <w:delText>enum ipv4-src;</w:delText>
              </w:r>
            </w:del>
          </w:p>
          <w:p w14:paraId="2BD3D44E" w14:textId="11BE89C8" w:rsidR="00B725E5" w:rsidRPr="009227FA" w:rsidDel="00ED0AEA" w:rsidRDefault="00B725E5" w:rsidP="002E655C">
            <w:pPr>
              <w:pStyle w:val="XML4"/>
              <w:rPr>
                <w:del w:id="21864" w:author="Thomas Dietz" w:date="2012-08-08T17:00:00Z"/>
              </w:rPr>
            </w:pPr>
            <w:del w:id="21865" w:author="Thomas Dietz" w:date="2012-08-08T17:00:00Z">
              <w:r w:rsidRPr="009227FA" w:rsidDel="00ED0AEA">
                <w:delText>enum ipv4-dest;</w:delText>
              </w:r>
            </w:del>
          </w:p>
          <w:p w14:paraId="788476A5" w14:textId="55B882AA" w:rsidR="00B725E5" w:rsidRPr="009227FA" w:rsidDel="00ED0AEA" w:rsidRDefault="00B725E5" w:rsidP="002E655C">
            <w:pPr>
              <w:pStyle w:val="XML4"/>
              <w:rPr>
                <w:del w:id="21866" w:author="Thomas Dietz" w:date="2012-08-08T17:00:00Z"/>
              </w:rPr>
            </w:pPr>
            <w:del w:id="21867" w:author="Thomas Dietz" w:date="2012-08-08T17:00:00Z">
              <w:r w:rsidRPr="009227FA" w:rsidDel="00ED0AEA">
                <w:delText>enum tcp-src;</w:delText>
              </w:r>
            </w:del>
          </w:p>
          <w:p w14:paraId="0CC88EA2" w14:textId="227998C3" w:rsidR="00B725E5" w:rsidRPr="009227FA" w:rsidDel="00ED0AEA" w:rsidRDefault="00B725E5" w:rsidP="002E655C">
            <w:pPr>
              <w:pStyle w:val="XML4"/>
              <w:rPr>
                <w:del w:id="21868" w:author="Thomas Dietz" w:date="2012-08-08T17:00:00Z"/>
              </w:rPr>
            </w:pPr>
            <w:del w:id="21869" w:author="Thomas Dietz" w:date="2012-08-08T17:00:00Z">
              <w:r w:rsidRPr="009227FA" w:rsidDel="00ED0AEA">
                <w:delText>enum tcp-dest;</w:delText>
              </w:r>
            </w:del>
          </w:p>
          <w:p w14:paraId="0514858B" w14:textId="2DE644FC" w:rsidR="00B725E5" w:rsidRPr="009227FA" w:rsidDel="00ED0AEA" w:rsidRDefault="00B725E5" w:rsidP="002E655C">
            <w:pPr>
              <w:pStyle w:val="XML4"/>
              <w:rPr>
                <w:del w:id="21870" w:author="Thomas Dietz" w:date="2012-08-08T17:00:00Z"/>
              </w:rPr>
            </w:pPr>
            <w:del w:id="21871" w:author="Thomas Dietz" w:date="2012-08-08T17:00:00Z">
              <w:r w:rsidRPr="009227FA" w:rsidDel="00ED0AEA">
                <w:delText>enum udp-src;</w:delText>
              </w:r>
            </w:del>
          </w:p>
          <w:p w14:paraId="7F53CACF" w14:textId="75F150B5" w:rsidR="00B725E5" w:rsidRPr="009227FA" w:rsidDel="00ED0AEA" w:rsidRDefault="00B725E5" w:rsidP="002E655C">
            <w:pPr>
              <w:pStyle w:val="XML4"/>
              <w:rPr>
                <w:del w:id="21872" w:author="Thomas Dietz" w:date="2012-08-08T17:00:00Z"/>
              </w:rPr>
            </w:pPr>
            <w:del w:id="21873" w:author="Thomas Dietz" w:date="2012-08-08T17:00:00Z">
              <w:r w:rsidRPr="009227FA" w:rsidDel="00ED0AEA">
                <w:delText>enum udp-dest;</w:delText>
              </w:r>
            </w:del>
          </w:p>
          <w:p w14:paraId="4C985292" w14:textId="45B235CD" w:rsidR="00B725E5" w:rsidRPr="003C232C" w:rsidDel="00ED0AEA" w:rsidRDefault="00B725E5" w:rsidP="002E655C">
            <w:pPr>
              <w:pStyle w:val="XML4"/>
              <w:rPr>
                <w:del w:id="21874" w:author="Thomas Dietz" w:date="2012-08-08T17:00:00Z"/>
                <w:lang w:val="de-DE"/>
              </w:rPr>
            </w:pPr>
            <w:del w:id="21875" w:author="Thomas Dietz" w:date="2012-08-08T17:00:00Z">
              <w:r w:rsidRPr="003C232C" w:rsidDel="00ED0AEA">
                <w:rPr>
                  <w:lang w:val="de-DE"/>
                </w:rPr>
                <w:delText>enum sctp-src;</w:delText>
              </w:r>
            </w:del>
          </w:p>
          <w:p w14:paraId="0AA4901F" w14:textId="60C6D1A9" w:rsidR="00B725E5" w:rsidRPr="003C232C" w:rsidDel="00ED0AEA" w:rsidRDefault="00B725E5" w:rsidP="002E655C">
            <w:pPr>
              <w:pStyle w:val="XML4"/>
              <w:rPr>
                <w:del w:id="21876" w:author="Thomas Dietz" w:date="2012-08-08T17:00:00Z"/>
                <w:lang w:val="de-DE"/>
              </w:rPr>
            </w:pPr>
            <w:del w:id="21877" w:author="Thomas Dietz" w:date="2012-08-08T17:00:00Z">
              <w:r w:rsidRPr="003C232C" w:rsidDel="00ED0AEA">
                <w:rPr>
                  <w:lang w:val="de-DE"/>
                </w:rPr>
                <w:delText>enum sctp-dest;</w:delText>
              </w:r>
            </w:del>
          </w:p>
          <w:p w14:paraId="6639AA02" w14:textId="5A956D17" w:rsidR="00B725E5" w:rsidRPr="003C232C" w:rsidDel="00ED0AEA" w:rsidRDefault="00B725E5" w:rsidP="002E655C">
            <w:pPr>
              <w:pStyle w:val="XML4"/>
              <w:rPr>
                <w:del w:id="21878" w:author="Thomas Dietz" w:date="2012-08-08T17:00:00Z"/>
                <w:lang w:val="de-DE"/>
              </w:rPr>
            </w:pPr>
            <w:del w:id="21879" w:author="Thomas Dietz" w:date="2012-08-08T17:00:00Z">
              <w:r w:rsidRPr="003C232C" w:rsidDel="00ED0AEA">
                <w:rPr>
                  <w:lang w:val="de-DE"/>
                </w:rPr>
                <w:delText>enum icmpv4-type;</w:delText>
              </w:r>
            </w:del>
          </w:p>
          <w:p w14:paraId="4D3C0A22" w14:textId="3186F7B4" w:rsidR="00B725E5" w:rsidRPr="003C232C" w:rsidDel="00ED0AEA" w:rsidRDefault="00B725E5" w:rsidP="002E655C">
            <w:pPr>
              <w:pStyle w:val="XML4"/>
              <w:rPr>
                <w:del w:id="21880" w:author="Thomas Dietz" w:date="2012-08-08T17:00:00Z"/>
                <w:lang w:val="de-DE"/>
              </w:rPr>
            </w:pPr>
            <w:del w:id="21881" w:author="Thomas Dietz" w:date="2012-08-08T17:00:00Z">
              <w:r w:rsidRPr="003C232C" w:rsidDel="00ED0AEA">
                <w:rPr>
                  <w:lang w:val="de-DE"/>
                </w:rPr>
                <w:delText>enum icmpv4-code;</w:delText>
              </w:r>
            </w:del>
          </w:p>
          <w:p w14:paraId="135D9A6A" w14:textId="21D980E5" w:rsidR="00B725E5" w:rsidRPr="003C232C" w:rsidDel="00ED0AEA" w:rsidRDefault="00B725E5" w:rsidP="002E655C">
            <w:pPr>
              <w:pStyle w:val="XML4"/>
              <w:rPr>
                <w:del w:id="21882" w:author="Thomas Dietz" w:date="2012-08-08T17:00:00Z"/>
                <w:lang w:val="de-DE"/>
              </w:rPr>
            </w:pPr>
            <w:del w:id="21883" w:author="Thomas Dietz" w:date="2012-08-08T17:00:00Z">
              <w:r w:rsidRPr="003C232C" w:rsidDel="00ED0AEA">
                <w:rPr>
                  <w:lang w:val="de-DE"/>
                </w:rPr>
                <w:delText>enum arp-op;</w:delText>
              </w:r>
            </w:del>
          </w:p>
          <w:p w14:paraId="08F982BE" w14:textId="30329620" w:rsidR="00B725E5" w:rsidRPr="009227FA" w:rsidDel="00ED0AEA" w:rsidRDefault="00B725E5" w:rsidP="002E655C">
            <w:pPr>
              <w:pStyle w:val="XML4"/>
              <w:rPr>
                <w:del w:id="21884" w:author="Thomas Dietz" w:date="2012-08-08T17:00:00Z"/>
              </w:rPr>
            </w:pPr>
            <w:del w:id="21885" w:author="Thomas Dietz" w:date="2012-08-08T17:00:00Z">
              <w:r w:rsidRPr="009227FA" w:rsidDel="00ED0AEA">
                <w:delText>enum arp-src-ip-address;</w:delText>
              </w:r>
            </w:del>
          </w:p>
          <w:p w14:paraId="67196945" w14:textId="2A1C56A9" w:rsidR="00B725E5" w:rsidRPr="00F542D1" w:rsidDel="00ED0AEA" w:rsidRDefault="00B725E5" w:rsidP="002E655C">
            <w:pPr>
              <w:pStyle w:val="XML4"/>
              <w:rPr>
                <w:del w:id="21886" w:author="Thomas Dietz" w:date="2012-08-08T17:00:00Z"/>
              </w:rPr>
            </w:pPr>
            <w:del w:id="21887" w:author="Thomas Dietz" w:date="2012-08-08T17:00:00Z">
              <w:r w:rsidRPr="00C17419" w:rsidDel="00ED0AEA">
                <w:delText>enum arp-target-ip-address;</w:delText>
              </w:r>
            </w:del>
          </w:p>
          <w:p w14:paraId="54E86963" w14:textId="1C356A30" w:rsidR="00B725E5" w:rsidRPr="00FF0D35" w:rsidDel="00ED0AEA" w:rsidRDefault="00B725E5" w:rsidP="002E655C">
            <w:pPr>
              <w:pStyle w:val="XML4"/>
              <w:rPr>
                <w:del w:id="21888" w:author="Thomas Dietz" w:date="2012-08-08T17:00:00Z"/>
              </w:rPr>
            </w:pPr>
            <w:del w:id="21889" w:author="Thomas Dietz" w:date="2012-08-08T17:00:00Z">
              <w:r w:rsidRPr="00FF0D35" w:rsidDel="00ED0AEA">
                <w:delText>enum arp-src-hardware-address;</w:delText>
              </w:r>
            </w:del>
          </w:p>
          <w:p w14:paraId="731FD553" w14:textId="11DB4084" w:rsidR="00B725E5" w:rsidRPr="00F845EC" w:rsidDel="00ED0AEA" w:rsidRDefault="00B725E5" w:rsidP="002E655C">
            <w:pPr>
              <w:pStyle w:val="XML4"/>
              <w:rPr>
                <w:del w:id="21890" w:author="Thomas Dietz" w:date="2012-08-08T17:00:00Z"/>
              </w:rPr>
            </w:pPr>
            <w:del w:id="21891" w:author="Thomas Dietz" w:date="2012-08-08T17:00:00Z">
              <w:r w:rsidRPr="00FF0D35" w:rsidDel="00ED0AEA">
                <w:delText>enum arp-target-hardware-address;</w:delText>
              </w:r>
            </w:del>
          </w:p>
          <w:p w14:paraId="2747D39B" w14:textId="2346D0EF" w:rsidR="00B725E5" w:rsidRPr="003C232C" w:rsidDel="00ED0AEA" w:rsidRDefault="00B725E5" w:rsidP="002E655C">
            <w:pPr>
              <w:pStyle w:val="XML4"/>
              <w:rPr>
                <w:del w:id="21892" w:author="Thomas Dietz" w:date="2012-08-08T17:00:00Z"/>
                <w:lang w:val="de-DE"/>
              </w:rPr>
            </w:pPr>
            <w:del w:id="21893" w:author="Thomas Dietz" w:date="2012-08-08T17:00:00Z">
              <w:r w:rsidRPr="003C232C" w:rsidDel="00ED0AEA">
                <w:rPr>
                  <w:lang w:val="de-DE"/>
                </w:rPr>
                <w:delText>enum ipv6-src;</w:delText>
              </w:r>
            </w:del>
          </w:p>
          <w:p w14:paraId="098D9DEE" w14:textId="6ECA3784" w:rsidR="00B725E5" w:rsidRPr="003C232C" w:rsidDel="00ED0AEA" w:rsidRDefault="00B725E5" w:rsidP="002E655C">
            <w:pPr>
              <w:pStyle w:val="XML4"/>
              <w:rPr>
                <w:del w:id="21894" w:author="Thomas Dietz" w:date="2012-08-08T17:00:00Z"/>
                <w:lang w:val="de-DE"/>
              </w:rPr>
            </w:pPr>
            <w:del w:id="21895" w:author="Thomas Dietz" w:date="2012-08-08T17:00:00Z">
              <w:r w:rsidRPr="003C232C" w:rsidDel="00ED0AEA">
                <w:rPr>
                  <w:lang w:val="de-DE"/>
                </w:rPr>
                <w:delText>enum ipv6-dest;</w:delText>
              </w:r>
            </w:del>
          </w:p>
          <w:p w14:paraId="18F064EB" w14:textId="5EC0A2DC" w:rsidR="00B725E5" w:rsidRPr="009227FA" w:rsidDel="00ED0AEA" w:rsidRDefault="00B725E5" w:rsidP="002E655C">
            <w:pPr>
              <w:pStyle w:val="XML4"/>
              <w:rPr>
                <w:del w:id="21896" w:author="Thomas Dietz" w:date="2012-08-08T17:00:00Z"/>
              </w:rPr>
            </w:pPr>
            <w:del w:id="21897" w:author="Thomas Dietz" w:date="2012-08-08T17:00:00Z">
              <w:r w:rsidRPr="009227FA" w:rsidDel="00ED0AEA">
                <w:delText>enum ipv6-flow-label;</w:delText>
              </w:r>
            </w:del>
          </w:p>
          <w:p w14:paraId="595C3A5A" w14:textId="74E543FC" w:rsidR="00B725E5" w:rsidRPr="00FF0D35" w:rsidDel="00ED0AEA" w:rsidRDefault="00B725E5" w:rsidP="002E655C">
            <w:pPr>
              <w:pStyle w:val="XML4"/>
              <w:rPr>
                <w:del w:id="21898" w:author="Thomas Dietz" w:date="2012-08-08T17:00:00Z"/>
              </w:rPr>
            </w:pPr>
            <w:del w:id="21899" w:author="Thomas Dietz" w:date="2012-08-08T17:00:00Z">
              <w:r w:rsidRPr="00C17419" w:rsidDel="00ED0AEA">
                <w:delText>enum icmpv</w:delText>
              </w:r>
              <w:r w:rsidRPr="00F542D1" w:rsidDel="00ED0AEA">
                <w:delText>6-type;</w:delText>
              </w:r>
            </w:del>
          </w:p>
          <w:p w14:paraId="42376443" w14:textId="1A6E2252" w:rsidR="00B725E5" w:rsidRPr="003C232C" w:rsidDel="00ED0AEA" w:rsidRDefault="00B725E5" w:rsidP="002E655C">
            <w:pPr>
              <w:pStyle w:val="XML4"/>
              <w:rPr>
                <w:del w:id="21900" w:author="Thomas Dietz" w:date="2012-08-08T17:00:00Z"/>
                <w:lang w:val="de-DE"/>
              </w:rPr>
            </w:pPr>
            <w:del w:id="21901" w:author="Thomas Dietz" w:date="2012-08-08T17:00:00Z">
              <w:r w:rsidRPr="003C232C" w:rsidDel="00ED0AEA">
                <w:rPr>
                  <w:lang w:val="de-DE"/>
                </w:rPr>
                <w:delText>enum icmpv6-code;</w:delText>
              </w:r>
            </w:del>
          </w:p>
          <w:p w14:paraId="620E48D0" w14:textId="170F1495" w:rsidR="00B725E5" w:rsidRPr="003C232C" w:rsidDel="00ED0AEA" w:rsidRDefault="00B725E5" w:rsidP="002E655C">
            <w:pPr>
              <w:pStyle w:val="XML4"/>
              <w:rPr>
                <w:del w:id="21902" w:author="Thomas Dietz" w:date="2012-08-08T17:00:00Z"/>
                <w:lang w:val="de-DE"/>
              </w:rPr>
            </w:pPr>
            <w:del w:id="21903" w:author="Thomas Dietz" w:date="2012-08-08T17:00:00Z">
              <w:r w:rsidRPr="003C232C" w:rsidDel="00ED0AEA">
                <w:rPr>
                  <w:lang w:val="de-DE"/>
                </w:rPr>
                <w:delText>enum ipv6-nd-target;</w:delText>
              </w:r>
            </w:del>
          </w:p>
          <w:p w14:paraId="590C31AC" w14:textId="389565D5" w:rsidR="00B725E5" w:rsidRPr="009227FA" w:rsidDel="00ED0AEA" w:rsidRDefault="00B725E5" w:rsidP="002E655C">
            <w:pPr>
              <w:pStyle w:val="XML4"/>
              <w:rPr>
                <w:del w:id="21904" w:author="Thomas Dietz" w:date="2012-08-08T17:00:00Z"/>
              </w:rPr>
            </w:pPr>
            <w:del w:id="21905" w:author="Thomas Dietz" w:date="2012-08-08T17:00:00Z">
              <w:r w:rsidRPr="009227FA" w:rsidDel="00ED0AEA">
                <w:delText>enum ipv6-nd-source-link-layer;</w:delText>
              </w:r>
            </w:del>
          </w:p>
          <w:p w14:paraId="43DA72B8" w14:textId="2FC81E4E" w:rsidR="00B725E5" w:rsidRPr="00F542D1" w:rsidDel="00ED0AEA" w:rsidRDefault="00B725E5" w:rsidP="002E655C">
            <w:pPr>
              <w:pStyle w:val="XML4"/>
              <w:rPr>
                <w:del w:id="21906" w:author="Thomas Dietz" w:date="2012-08-08T17:00:00Z"/>
              </w:rPr>
            </w:pPr>
            <w:del w:id="21907" w:author="Thomas Dietz" w:date="2012-08-08T17:00:00Z">
              <w:r w:rsidRPr="00C17419" w:rsidDel="00ED0AEA">
                <w:delText>enum ipv6-nd-target-link-layer;</w:delText>
              </w:r>
            </w:del>
          </w:p>
          <w:p w14:paraId="2E6FD184" w14:textId="2B3F7499" w:rsidR="00B725E5" w:rsidRPr="003C232C" w:rsidDel="00ED0AEA" w:rsidRDefault="00B725E5" w:rsidP="002E655C">
            <w:pPr>
              <w:pStyle w:val="XML4"/>
              <w:rPr>
                <w:del w:id="21908" w:author="Thomas Dietz" w:date="2012-08-08T17:00:00Z"/>
                <w:lang w:val="de-DE"/>
              </w:rPr>
            </w:pPr>
            <w:del w:id="21909" w:author="Thomas Dietz" w:date="2012-08-08T17:00:00Z">
              <w:r w:rsidRPr="003C232C" w:rsidDel="00ED0AEA">
                <w:rPr>
                  <w:lang w:val="de-DE"/>
                </w:rPr>
                <w:delText>enum mpls-label;</w:delText>
              </w:r>
            </w:del>
          </w:p>
          <w:p w14:paraId="12C5722C" w14:textId="3C68D864" w:rsidR="00B725E5" w:rsidRPr="003C232C" w:rsidDel="00ED0AEA" w:rsidRDefault="00B725E5" w:rsidP="002E655C">
            <w:pPr>
              <w:pStyle w:val="XML4"/>
              <w:rPr>
                <w:del w:id="21910" w:author="Thomas Dietz" w:date="2012-08-08T17:00:00Z"/>
                <w:lang w:val="de-DE"/>
              </w:rPr>
            </w:pPr>
            <w:del w:id="21911" w:author="Thomas Dietz" w:date="2012-08-08T17:00:00Z">
              <w:r w:rsidRPr="003C232C" w:rsidDel="00ED0AEA">
                <w:rPr>
                  <w:lang w:val="de-DE"/>
                </w:rPr>
                <w:delText>enum mpls-tc;</w:delText>
              </w:r>
            </w:del>
          </w:p>
          <w:p w14:paraId="3BB9C4D2" w14:textId="1D4240C2" w:rsidR="00B725E5" w:rsidRPr="009227FA" w:rsidDel="00ED0AEA" w:rsidRDefault="00B725E5" w:rsidP="004165BB">
            <w:pPr>
              <w:pStyle w:val="XML3"/>
              <w:rPr>
                <w:del w:id="21912" w:author="Thomas Dietz" w:date="2012-08-08T17:00:00Z"/>
              </w:rPr>
            </w:pPr>
            <w:del w:id="21913" w:author="Thomas Dietz" w:date="2012-08-08T17:00:00Z">
              <w:r w:rsidRPr="009227FA" w:rsidDel="00ED0AEA">
                <w:delText>}</w:delText>
              </w:r>
            </w:del>
          </w:p>
          <w:p w14:paraId="6F102938" w14:textId="11BB1072" w:rsidR="00131B1F" w:rsidRPr="009227FA" w:rsidDel="00ED0AEA" w:rsidRDefault="00131B1F" w:rsidP="00131B1F">
            <w:pPr>
              <w:pStyle w:val="XML3"/>
              <w:rPr>
                <w:del w:id="21914" w:author="Thomas Dietz" w:date="2012-08-08T17:00:00Z"/>
              </w:rPr>
            </w:pPr>
            <w:del w:id="21915" w:author="Thomas Dietz" w:date="2012-08-08T17:00:00Z">
              <w:r w:rsidRPr="009227FA" w:rsidDel="00ED0AEA">
                <w:delText>description "The types of matches defined in OpenFlow Switch Specification version 1.2.";</w:delText>
              </w:r>
            </w:del>
          </w:p>
          <w:p w14:paraId="60C08707" w14:textId="589F4625" w:rsidR="00B725E5" w:rsidRPr="00F542D1" w:rsidDel="00ED0AEA" w:rsidRDefault="00B725E5" w:rsidP="004165BB">
            <w:pPr>
              <w:pStyle w:val="XML2"/>
              <w:rPr>
                <w:del w:id="21916" w:author="Thomas Dietz" w:date="2012-08-08T17:00:00Z"/>
              </w:rPr>
            </w:pPr>
            <w:del w:id="21917" w:author="Thomas Dietz" w:date="2012-08-08T17:00:00Z">
              <w:r w:rsidRPr="00C17419" w:rsidDel="00ED0AEA">
                <w:delText>}</w:delText>
              </w:r>
            </w:del>
          </w:p>
          <w:p w14:paraId="5508F01B" w14:textId="7152D5C0" w:rsidR="00B725E5" w:rsidRPr="00FF0D35" w:rsidDel="00ED0AEA" w:rsidRDefault="00B725E5" w:rsidP="002E655C">
            <w:pPr>
              <w:pStyle w:val="XML2"/>
              <w:rPr>
                <w:del w:id="21918" w:author="Thomas Dietz" w:date="2012-08-08T17:00:00Z"/>
              </w:rPr>
            </w:pPr>
            <w:del w:id="21919" w:author="Thomas Dietz" w:date="2012-08-08T17:00:00Z">
              <w:r w:rsidRPr="00FF0D35" w:rsidDel="00ED0AEA">
                <w:delText>typedef hex-binary {</w:delText>
              </w:r>
            </w:del>
          </w:p>
          <w:p w14:paraId="52F03079" w14:textId="37A43EDF" w:rsidR="00B725E5" w:rsidRPr="00F845EC" w:rsidDel="00ED0AEA" w:rsidRDefault="00B725E5" w:rsidP="002E655C">
            <w:pPr>
              <w:pStyle w:val="XML3"/>
              <w:rPr>
                <w:del w:id="21920" w:author="Thomas Dietz" w:date="2012-08-08T17:00:00Z"/>
              </w:rPr>
            </w:pPr>
            <w:del w:id="21921" w:author="Thomas Dietz" w:date="2012-08-08T17:00:00Z">
              <w:r w:rsidRPr="00FF0D35" w:rsidDel="00ED0AEA">
                <w:delText>type binary;</w:delText>
              </w:r>
            </w:del>
          </w:p>
          <w:p w14:paraId="638064AD" w14:textId="330CD292" w:rsidR="00B725E5" w:rsidRPr="009227FA" w:rsidDel="00ED0AEA" w:rsidRDefault="00B725E5" w:rsidP="002E655C">
            <w:pPr>
              <w:pStyle w:val="XML3"/>
              <w:rPr>
                <w:del w:id="21922" w:author="Thomas Dietz" w:date="2012-08-08T17:00:00Z"/>
              </w:rPr>
            </w:pPr>
            <w:del w:id="21923" w:author="Thomas Dietz" w:date="2012-08-08T17:00:00Z">
              <w:r w:rsidRPr="009227FA" w:rsidDel="00ED0AEA">
                <w:delText>description</w:delText>
              </w:r>
            </w:del>
          </w:p>
          <w:p w14:paraId="4FA32F11" w14:textId="559D5EC6" w:rsidR="00B725E5" w:rsidRPr="009227FA" w:rsidDel="00ED0AEA" w:rsidRDefault="00B725E5" w:rsidP="004165BB">
            <w:pPr>
              <w:pStyle w:val="XML4"/>
              <w:rPr>
                <w:del w:id="21924" w:author="Thomas Dietz" w:date="2012-08-08T17:00:00Z"/>
              </w:rPr>
            </w:pPr>
            <w:del w:id="21925" w:author="Thomas Dietz" w:date="2012-08-08T17:00:00Z">
              <w:r w:rsidRPr="009227FA" w:rsidDel="00ED0AEA">
                <w:delText>"hex binary encoded string";</w:delText>
              </w:r>
            </w:del>
          </w:p>
          <w:p w14:paraId="4251806F" w14:textId="1149C6BF" w:rsidR="00B725E5" w:rsidRPr="009227FA" w:rsidDel="00ED0AEA" w:rsidRDefault="00B725E5" w:rsidP="004165BB">
            <w:pPr>
              <w:pStyle w:val="XML3"/>
              <w:rPr>
                <w:del w:id="21926" w:author="Thomas Dietz" w:date="2012-08-08T17:00:00Z"/>
              </w:rPr>
            </w:pPr>
            <w:del w:id="21927" w:author="Thomas Dietz" w:date="2012-08-08T17:00:00Z">
              <w:r w:rsidRPr="009227FA" w:rsidDel="00ED0AEA">
                <w:delText>reference</w:delText>
              </w:r>
            </w:del>
          </w:p>
          <w:p w14:paraId="4BB8F352" w14:textId="565A47AE" w:rsidR="00B725E5" w:rsidRPr="009227FA" w:rsidDel="00ED0AEA" w:rsidRDefault="00B725E5" w:rsidP="004165BB">
            <w:pPr>
              <w:pStyle w:val="XML4"/>
              <w:rPr>
                <w:del w:id="21928" w:author="Thomas Dietz" w:date="2012-08-08T17:00:00Z"/>
              </w:rPr>
            </w:pPr>
            <w:del w:id="21929" w:author="Thomas Dietz" w:date="2012-08-08T17:00:00Z">
              <w:r w:rsidRPr="009227FA" w:rsidDel="00ED0AEA">
                <w:delText>"http://www.w3.org/TR/2004/REC-xmlschema-2-20041028/datatypes.html#hexBinary";</w:delText>
              </w:r>
            </w:del>
          </w:p>
          <w:p w14:paraId="115B7831" w14:textId="607CC430" w:rsidR="00B725E5" w:rsidRPr="009227FA" w:rsidDel="00ED0AEA" w:rsidRDefault="00B725E5" w:rsidP="004165BB">
            <w:pPr>
              <w:pStyle w:val="XML2"/>
              <w:rPr>
                <w:del w:id="21930" w:author="Thomas Dietz" w:date="2012-08-08T17:00:00Z"/>
              </w:rPr>
            </w:pPr>
            <w:del w:id="21931" w:author="Thomas Dietz" w:date="2012-08-08T17:00:00Z">
              <w:r w:rsidRPr="009227FA" w:rsidDel="00ED0AEA">
                <w:delText>}</w:delText>
              </w:r>
            </w:del>
          </w:p>
          <w:p w14:paraId="3DFDF197" w14:textId="2D7F4772" w:rsidR="00B725E5" w:rsidRPr="003C232C" w:rsidDel="00ED0AEA" w:rsidRDefault="00B725E5" w:rsidP="00011096">
            <w:pPr>
              <w:pStyle w:val="XML20"/>
              <w:rPr>
                <w:del w:id="21932" w:author="Thomas Dietz" w:date="2012-08-08T17:00:00Z"/>
                <w:rFonts w:eastAsia="Times New Roman"/>
              </w:rPr>
            </w:pPr>
          </w:p>
          <w:p w14:paraId="38821D94" w14:textId="06E4AA5F" w:rsidR="00F71F36" w:rsidRPr="009227FA" w:rsidDel="00ED0AEA" w:rsidRDefault="00F71F36" w:rsidP="00011096">
            <w:pPr>
              <w:pStyle w:val="XML2"/>
              <w:rPr>
                <w:del w:id="21933" w:author="Thomas Dietz" w:date="2012-08-08T17:00:00Z"/>
              </w:rPr>
            </w:pPr>
            <w:del w:id="21934" w:author="Thomas Dietz" w:date="2012-08-08T17:00:00Z">
              <w:r w:rsidRPr="009227FA" w:rsidDel="00ED0AEA">
                <w:delText>/*****************************************************************</w:delText>
              </w:r>
            </w:del>
          </w:p>
          <w:p w14:paraId="72B58FDA" w14:textId="0D68BCB5" w:rsidR="00F71F36" w:rsidRPr="009227FA" w:rsidDel="00ED0AEA" w:rsidRDefault="00F71F36" w:rsidP="00011096">
            <w:pPr>
              <w:pStyle w:val="XML2"/>
              <w:rPr>
                <w:del w:id="21935" w:author="Thomas Dietz" w:date="2012-08-08T17:00:00Z"/>
              </w:rPr>
            </w:pPr>
            <w:del w:id="21936" w:author="Thomas Dietz" w:date="2012-08-08T17:00:00Z">
              <w:r w:rsidRPr="009227FA" w:rsidDel="00ED0AEA">
                <w:delText>* Groupings</w:delText>
              </w:r>
            </w:del>
          </w:p>
          <w:p w14:paraId="3A5C9D46" w14:textId="7E883BE1" w:rsidR="00F71F36" w:rsidRPr="009227FA" w:rsidDel="00ED0AEA" w:rsidRDefault="00F71F36" w:rsidP="00011096">
            <w:pPr>
              <w:pStyle w:val="XML2"/>
              <w:rPr>
                <w:del w:id="21937" w:author="Thomas Dietz" w:date="2012-08-08T17:00:00Z"/>
              </w:rPr>
            </w:pPr>
            <w:del w:id="21938" w:author="Thomas Dietz" w:date="2012-08-08T17:00:00Z">
              <w:r w:rsidRPr="009227FA" w:rsidDel="00ED0AEA">
                <w:delText>*****************************************************************/</w:delText>
              </w:r>
            </w:del>
          </w:p>
          <w:p w14:paraId="0E0A62AB" w14:textId="4B6E2A89" w:rsidR="00F71F36" w:rsidRPr="003C232C" w:rsidDel="00ED0AEA" w:rsidRDefault="00F71F36" w:rsidP="00011096">
            <w:pPr>
              <w:pStyle w:val="XML20"/>
              <w:rPr>
                <w:del w:id="21939" w:author="Thomas Dietz" w:date="2012-08-08T17:00:00Z"/>
                <w:rFonts w:eastAsia="Times New Roman"/>
              </w:rPr>
            </w:pPr>
          </w:p>
          <w:p w14:paraId="3F78049A" w14:textId="5C62B717" w:rsidR="00F71F36" w:rsidRPr="009227FA" w:rsidDel="00ED0AEA" w:rsidRDefault="00F71F36" w:rsidP="00011096">
            <w:pPr>
              <w:pStyle w:val="XML2"/>
              <w:rPr>
                <w:del w:id="21940" w:author="Thomas Dietz" w:date="2012-08-08T17:00:00Z"/>
              </w:rPr>
            </w:pPr>
            <w:del w:id="21941" w:author="Thomas Dietz" w:date="2012-08-08T17:00:00Z">
              <w:r w:rsidRPr="009227FA" w:rsidDel="00ED0AEA">
                <w:delText>grouping openflow-configuration-point-grouping {</w:delText>
              </w:r>
            </w:del>
          </w:p>
          <w:p w14:paraId="7A55508C" w14:textId="5216C7B8" w:rsidR="00F71F36" w:rsidRPr="009227FA" w:rsidDel="00ED0AEA" w:rsidRDefault="00F71F36" w:rsidP="00011096">
            <w:pPr>
              <w:pStyle w:val="XML3"/>
              <w:rPr>
                <w:del w:id="21942" w:author="Thomas Dietz" w:date="2012-08-08T17:00:00Z"/>
              </w:rPr>
            </w:pPr>
            <w:del w:id="21943" w:author="Thomas Dietz" w:date="2012-08-08T17:00:00Z">
              <w:r w:rsidRPr="009227FA" w:rsidDel="00ED0AEA">
                <w:delText>description "Representation of an OpenFlow Configuration Point.";</w:delText>
              </w:r>
            </w:del>
          </w:p>
          <w:p w14:paraId="36000B70" w14:textId="4EF8B9EE" w:rsidR="00F71F36" w:rsidRPr="009227FA" w:rsidDel="00ED0AEA" w:rsidRDefault="00F71F36" w:rsidP="00011096">
            <w:pPr>
              <w:pStyle w:val="XML3"/>
              <w:rPr>
                <w:del w:id="21944" w:author="Thomas Dietz" w:date="2012-08-08T17:00:00Z"/>
              </w:rPr>
            </w:pPr>
            <w:del w:id="21945" w:author="Thomas Dietz" w:date="2012-08-08T17:00:00Z">
              <w:r w:rsidRPr="009227FA" w:rsidDel="00ED0AEA">
                <w:delText>leaf id {</w:delText>
              </w:r>
            </w:del>
          </w:p>
          <w:p w14:paraId="3AC395D7" w14:textId="3701C25E" w:rsidR="00F71F36" w:rsidRPr="009227FA" w:rsidDel="00ED0AEA" w:rsidRDefault="00F71F36" w:rsidP="00011096">
            <w:pPr>
              <w:pStyle w:val="XML4"/>
              <w:rPr>
                <w:del w:id="21946" w:author="Thomas Dietz" w:date="2012-08-08T17:00:00Z"/>
              </w:rPr>
            </w:pPr>
            <w:del w:id="21947" w:author="Thomas Dietz" w:date="2012-08-08T17:00:00Z">
              <w:r w:rsidRPr="009227FA" w:rsidDel="00ED0AEA">
                <w:delText>type inet:uri;</w:delText>
              </w:r>
            </w:del>
          </w:p>
          <w:p w14:paraId="7C581DE3" w14:textId="598A60FF" w:rsidR="00F71F36" w:rsidRPr="009227FA" w:rsidDel="00ED0AEA" w:rsidRDefault="00F71F36" w:rsidP="00011096">
            <w:pPr>
              <w:pStyle w:val="XML4"/>
              <w:rPr>
                <w:del w:id="21948" w:author="Thomas Dietz" w:date="2012-08-08T17:00:00Z"/>
              </w:rPr>
            </w:pPr>
            <w:del w:id="21949" w:author="Thomas Dietz" w:date="2012-08-08T17:00:00Z">
              <w:r w:rsidRPr="009227FA" w:rsidDel="00ED0AEA">
                <w:delText>description "An identifier that identifies a Configuration Point of the OpenFlow Capable Switch.";</w:delText>
              </w:r>
            </w:del>
          </w:p>
          <w:p w14:paraId="5B7F83ED" w14:textId="2CB7F01A" w:rsidR="00F71F36" w:rsidRPr="009227FA" w:rsidDel="00ED0AEA" w:rsidRDefault="00F71F36" w:rsidP="00011096">
            <w:pPr>
              <w:pStyle w:val="XML3"/>
              <w:rPr>
                <w:del w:id="21950" w:author="Thomas Dietz" w:date="2012-08-08T17:00:00Z"/>
              </w:rPr>
            </w:pPr>
            <w:del w:id="21951" w:author="Thomas Dietz" w:date="2012-08-08T17:00:00Z">
              <w:r w:rsidRPr="009227FA" w:rsidDel="00ED0AEA">
                <w:delText>}</w:delText>
              </w:r>
            </w:del>
          </w:p>
          <w:p w14:paraId="45F4FBAE" w14:textId="64705D35" w:rsidR="00F71F36" w:rsidRPr="009227FA" w:rsidDel="00ED0AEA" w:rsidRDefault="00F71F36" w:rsidP="00011096">
            <w:pPr>
              <w:pStyle w:val="XML3"/>
              <w:rPr>
                <w:del w:id="21952" w:author="Thomas Dietz" w:date="2012-08-08T17:00:00Z"/>
              </w:rPr>
            </w:pPr>
            <w:del w:id="21953" w:author="Thomas Dietz" w:date="2012-08-08T17:00:00Z">
              <w:r w:rsidRPr="009227FA" w:rsidDel="00ED0AEA">
                <w:delText>leaf uri {</w:delText>
              </w:r>
            </w:del>
          </w:p>
          <w:p w14:paraId="62682138" w14:textId="45B4ACF8" w:rsidR="00F71F36" w:rsidRPr="009227FA" w:rsidDel="00ED0AEA" w:rsidRDefault="00F71F36" w:rsidP="00011096">
            <w:pPr>
              <w:pStyle w:val="XML4"/>
              <w:rPr>
                <w:del w:id="21954" w:author="Thomas Dietz" w:date="2012-08-08T17:00:00Z"/>
              </w:rPr>
            </w:pPr>
            <w:del w:id="21955" w:author="Thomas Dietz" w:date="2012-08-08T17:00:00Z">
              <w:r w:rsidRPr="009227FA" w:rsidDel="00ED0AEA">
                <w:delText>type inet:uri;</w:delText>
              </w:r>
            </w:del>
          </w:p>
          <w:p w14:paraId="4FCF4778" w14:textId="3F5C8374" w:rsidR="00F71F36" w:rsidRPr="009227FA" w:rsidDel="00ED0AEA" w:rsidRDefault="00F71F36" w:rsidP="00011096">
            <w:pPr>
              <w:pStyle w:val="XML4"/>
              <w:rPr>
                <w:del w:id="21956" w:author="Thomas Dietz" w:date="2012-08-08T17:00:00Z"/>
              </w:rPr>
            </w:pPr>
            <w:del w:id="21957" w:author="Thomas Dietz" w:date="2012-08-08T17:00:00Z">
              <w:r w:rsidRPr="009227FA" w:rsidDel="00ED0AEA">
                <w:delText>description "A locator of the Configuration Point. This element MAY contain a locator of the Configuration Point including, for example, anIP address and a port number.";</w:delText>
              </w:r>
            </w:del>
          </w:p>
          <w:p w14:paraId="5DF5B689" w14:textId="5B2BDF6B" w:rsidR="00F71F36" w:rsidRPr="009227FA" w:rsidDel="00ED0AEA" w:rsidRDefault="00F71F36" w:rsidP="00011096">
            <w:pPr>
              <w:pStyle w:val="XML3"/>
              <w:rPr>
                <w:del w:id="21958" w:author="Thomas Dietz" w:date="2012-08-08T17:00:00Z"/>
              </w:rPr>
            </w:pPr>
            <w:del w:id="21959" w:author="Thomas Dietz" w:date="2012-08-08T17:00:00Z">
              <w:r w:rsidRPr="009227FA" w:rsidDel="00ED0AEA">
                <w:delText>}</w:delText>
              </w:r>
            </w:del>
          </w:p>
          <w:p w14:paraId="36688DD9" w14:textId="3D26E363" w:rsidR="00F71F36" w:rsidRPr="009227FA" w:rsidDel="00ED0AEA" w:rsidRDefault="00F71F36" w:rsidP="00011096">
            <w:pPr>
              <w:pStyle w:val="XML3"/>
              <w:rPr>
                <w:del w:id="21960" w:author="Thomas Dietz" w:date="2012-08-08T17:00:00Z"/>
              </w:rPr>
            </w:pPr>
            <w:del w:id="21961" w:author="Thomas Dietz" w:date="2012-08-08T17:00:00Z">
              <w:r w:rsidRPr="009227FA" w:rsidDel="00ED0AEA">
                <w:delText>leaf protocol {</w:delText>
              </w:r>
            </w:del>
          </w:p>
          <w:p w14:paraId="64167CC5" w14:textId="17EE2CCD" w:rsidR="00F71F36" w:rsidRPr="009227FA" w:rsidDel="00ED0AEA" w:rsidRDefault="00F71F36" w:rsidP="00011096">
            <w:pPr>
              <w:pStyle w:val="XML4"/>
              <w:rPr>
                <w:del w:id="21962" w:author="Thomas Dietz" w:date="2012-08-08T17:00:00Z"/>
              </w:rPr>
            </w:pPr>
            <w:del w:id="21963" w:author="Thomas Dietz" w:date="2012-08-08T17:00:00Z">
              <w:r w:rsidRPr="009227FA" w:rsidDel="00ED0AEA">
                <w:delText>type enumeration {</w:delText>
              </w:r>
            </w:del>
          </w:p>
          <w:p w14:paraId="4DBD8195" w14:textId="2739742A" w:rsidR="00F71F36" w:rsidRPr="009227FA" w:rsidDel="00ED0AEA" w:rsidRDefault="00F71F36" w:rsidP="00011096">
            <w:pPr>
              <w:pStyle w:val="XML5"/>
              <w:rPr>
                <w:del w:id="21964" w:author="Thomas Dietz" w:date="2012-08-08T17:00:00Z"/>
              </w:rPr>
            </w:pPr>
            <w:del w:id="21965" w:author="Thomas Dietz" w:date="2012-08-08T17:00:00Z">
              <w:r w:rsidRPr="009227FA" w:rsidDel="00ED0AEA">
                <w:delText>enum "ssh";</w:delText>
              </w:r>
            </w:del>
          </w:p>
          <w:p w14:paraId="7A21202B" w14:textId="622A31DE" w:rsidR="00F71F36" w:rsidRPr="009227FA" w:rsidDel="00ED0AEA" w:rsidRDefault="00F71F36" w:rsidP="00011096">
            <w:pPr>
              <w:pStyle w:val="XML5"/>
              <w:rPr>
                <w:del w:id="21966" w:author="Thomas Dietz" w:date="2012-08-08T17:00:00Z"/>
              </w:rPr>
            </w:pPr>
            <w:del w:id="21967" w:author="Thomas Dietz" w:date="2012-08-08T17:00:00Z">
              <w:r w:rsidRPr="009227FA" w:rsidDel="00ED0AEA">
                <w:delText>enum "soap";</w:delText>
              </w:r>
            </w:del>
          </w:p>
          <w:p w14:paraId="63DC192A" w14:textId="1E622C66" w:rsidR="00F71F36" w:rsidRPr="009227FA" w:rsidDel="00ED0AEA" w:rsidRDefault="00F71F36" w:rsidP="00011096">
            <w:pPr>
              <w:pStyle w:val="XML5"/>
              <w:rPr>
                <w:del w:id="21968" w:author="Thomas Dietz" w:date="2012-08-08T17:00:00Z"/>
              </w:rPr>
            </w:pPr>
            <w:del w:id="21969" w:author="Thomas Dietz" w:date="2012-08-08T17:00:00Z">
              <w:r w:rsidRPr="009227FA" w:rsidDel="00ED0AEA">
                <w:delText>enum "tls";</w:delText>
              </w:r>
            </w:del>
          </w:p>
          <w:p w14:paraId="0DBE50BB" w14:textId="374E123B" w:rsidR="00F71F36" w:rsidRPr="009227FA" w:rsidDel="00ED0AEA" w:rsidRDefault="00F71F36" w:rsidP="00011096">
            <w:pPr>
              <w:pStyle w:val="XML5"/>
              <w:rPr>
                <w:del w:id="21970" w:author="Thomas Dietz" w:date="2012-08-08T17:00:00Z"/>
              </w:rPr>
            </w:pPr>
            <w:del w:id="21971" w:author="Thomas Dietz" w:date="2012-08-08T17:00:00Z">
              <w:r w:rsidRPr="009227FA" w:rsidDel="00ED0AEA">
                <w:delText>enum "beep";</w:delText>
              </w:r>
            </w:del>
          </w:p>
          <w:p w14:paraId="592BBBB2" w14:textId="491E3EB8" w:rsidR="00F71F36" w:rsidRPr="009227FA" w:rsidDel="00ED0AEA" w:rsidRDefault="00F71F36" w:rsidP="00011096">
            <w:pPr>
              <w:pStyle w:val="XML4"/>
              <w:rPr>
                <w:del w:id="21972" w:author="Thomas Dietz" w:date="2012-08-08T17:00:00Z"/>
              </w:rPr>
            </w:pPr>
            <w:del w:id="21973" w:author="Thomas Dietz" w:date="2012-08-08T17:00:00Z">
              <w:r w:rsidRPr="009227FA" w:rsidDel="00ED0AEA">
                <w:delText>}</w:delText>
              </w:r>
            </w:del>
          </w:p>
          <w:p w14:paraId="7DCC8A7B" w14:textId="2858F828" w:rsidR="00F71F36" w:rsidRPr="009227FA" w:rsidDel="00ED0AEA" w:rsidRDefault="00F71F36" w:rsidP="00011096">
            <w:pPr>
              <w:pStyle w:val="XML4"/>
              <w:rPr>
                <w:del w:id="21974" w:author="Thomas Dietz" w:date="2012-08-08T17:00:00Z"/>
              </w:rPr>
            </w:pPr>
            <w:del w:id="21975" w:author="Thomas Dietz" w:date="2012-08-08T17:00:00Z">
              <w:r w:rsidRPr="009227FA" w:rsidDel="00ED0AEA">
                <w:delText>default "ssh";</w:delText>
              </w:r>
            </w:del>
          </w:p>
          <w:p w14:paraId="2AE98353" w14:textId="7834CBCD" w:rsidR="00F71F36" w:rsidRPr="009227FA" w:rsidDel="00ED0AEA" w:rsidRDefault="00F71F36" w:rsidP="00011096">
            <w:pPr>
              <w:pStyle w:val="XML4"/>
              <w:rPr>
                <w:del w:id="21976" w:author="Thomas Dietz" w:date="2012-08-08T17:00:00Z"/>
              </w:rPr>
            </w:pPr>
            <w:del w:id="21977" w:author="Thomas Dietz" w:date="2012-08-08T17:00:00Z">
              <w:r w:rsidRPr="009227FA" w:rsidDel="00ED0AEA">
                <w:delText>description "The transport protocol that the Configuration Point uses when communicating via NETCONF with the OpenFlow Capable Switch.";</w:delText>
              </w:r>
            </w:del>
          </w:p>
          <w:p w14:paraId="5B5FDDB1" w14:textId="48828FD2" w:rsidR="00F71F36" w:rsidRPr="009227FA" w:rsidDel="00ED0AEA" w:rsidRDefault="00F71F36" w:rsidP="00011096">
            <w:pPr>
              <w:pStyle w:val="XML4"/>
              <w:rPr>
                <w:del w:id="21978" w:author="Thomas Dietz" w:date="2012-08-08T17:00:00Z"/>
              </w:rPr>
            </w:pPr>
            <w:del w:id="21979" w:author="Thomas Dietz" w:date="2012-08-08T17:00:00Z">
              <w:r w:rsidRPr="009227FA" w:rsidDel="00ED0AEA">
                <w:delText>reference "The mappings of NETCONF to different transport protocols are defined in RFC 6242 for SSH, RFC 4743 for SOAP, RFC 4744 for BEEP, and RFC 5539 for TLS";</w:delText>
              </w:r>
            </w:del>
          </w:p>
          <w:p w14:paraId="07C8C7A4" w14:textId="53D44281" w:rsidR="00F71F36" w:rsidRPr="009227FA" w:rsidDel="00ED0AEA" w:rsidRDefault="00F71F36" w:rsidP="00011096">
            <w:pPr>
              <w:pStyle w:val="XML3"/>
              <w:rPr>
                <w:del w:id="21980" w:author="Thomas Dietz" w:date="2012-08-08T17:00:00Z"/>
              </w:rPr>
            </w:pPr>
            <w:del w:id="21981" w:author="Thomas Dietz" w:date="2012-08-08T17:00:00Z">
              <w:r w:rsidRPr="009227FA" w:rsidDel="00ED0AEA">
                <w:delText>}</w:delText>
              </w:r>
            </w:del>
          </w:p>
          <w:p w14:paraId="3C9F871D" w14:textId="11083931" w:rsidR="00F71F36" w:rsidRPr="009227FA" w:rsidDel="00ED0AEA" w:rsidRDefault="00F71F36" w:rsidP="00011096">
            <w:pPr>
              <w:pStyle w:val="XML2"/>
              <w:rPr>
                <w:del w:id="21982" w:author="Thomas Dietz" w:date="2012-08-08T17:00:00Z"/>
              </w:rPr>
            </w:pPr>
            <w:del w:id="21983" w:author="Thomas Dietz" w:date="2012-08-08T17:00:00Z">
              <w:r w:rsidRPr="009227FA" w:rsidDel="00ED0AEA">
                <w:delText>}</w:delText>
              </w:r>
            </w:del>
          </w:p>
          <w:p w14:paraId="4F0F47A4" w14:textId="0386B69D" w:rsidR="00F71F36" w:rsidRPr="009227FA" w:rsidDel="00ED0AEA" w:rsidRDefault="00F71F36" w:rsidP="00011096">
            <w:pPr>
              <w:pStyle w:val="XML1"/>
              <w:rPr>
                <w:del w:id="21984" w:author="Thomas Dietz" w:date="2012-08-08T17:00:00Z"/>
              </w:rPr>
            </w:pPr>
          </w:p>
          <w:p w14:paraId="183C2BD5" w14:textId="62186625" w:rsidR="00F71F36" w:rsidRPr="009227FA" w:rsidDel="00ED0AEA" w:rsidRDefault="00F71F36" w:rsidP="00011096">
            <w:pPr>
              <w:pStyle w:val="XML2"/>
              <w:rPr>
                <w:del w:id="21985" w:author="Thomas Dietz" w:date="2012-08-08T17:00:00Z"/>
              </w:rPr>
            </w:pPr>
            <w:del w:id="21986" w:author="Thomas Dietz" w:date="2012-08-08T17:00:00Z">
              <w:r w:rsidRPr="009227FA" w:rsidDel="00ED0AEA">
                <w:delText>grouping openflow-logical-switch-grouping {</w:delText>
              </w:r>
            </w:del>
          </w:p>
          <w:p w14:paraId="576A4845" w14:textId="5D1393B9" w:rsidR="00F71F36" w:rsidRPr="009227FA" w:rsidDel="00ED0AEA" w:rsidRDefault="00F71F36" w:rsidP="00011096">
            <w:pPr>
              <w:pStyle w:val="XML3"/>
              <w:rPr>
                <w:del w:id="21987" w:author="Thomas Dietz" w:date="2012-08-08T17:00:00Z"/>
              </w:rPr>
            </w:pPr>
            <w:del w:id="21988" w:author="Thomas Dietz" w:date="2012-08-08T17:00:00Z">
              <w:r w:rsidRPr="009227FA" w:rsidDel="00ED0AEA">
                <w:delText>description "This grouping specifies all properties of an OpenFlow Logical Switch.";</w:delText>
              </w:r>
            </w:del>
          </w:p>
          <w:p w14:paraId="23635A42" w14:textId="53170AD4" w:rsidR="00F71F36" w:rsidRPr="009227FA" w:rsidDel="00ED0AEA" w:rsidRDefault="00F71F36" w:rsidP="00011096">
            <w:pPr>
              <w:pStyle w:val="XML3"/>
              <w:rPr>
                <w:del w:id="21989" w:author="Thomas Dietz" w:date="2012-08-08T17:00:00Z"/>
              </w:rPr>
            </w:pPr>
            <w:del w:id="21990" w:author="Thomas Dietz" w:date="2012-08-08T17:00:00Z">
              <w:r w:rsidRPr="009227FA" w:rsidDel="00ED0AEA">
                <w:delText>leaf id {</w:delText>
              </w:r>
            </w:del>
          </w:p>
          <w:p w14:paraId="358A4BA0" w14:textId="36075310" w:rsidR="00F71F36" w:rsidRPr="009227FA" w:rsidDel="00ED0AEA" w:rsidRDefault="00F71F36" w:rsidP="00011096">
            <w:pPr>
              <w:pStyle w:val="XML4"/>
              <w:rPr>
                <w:del w:id="21991" w:author="Thomas Dietz" w:date="2012-08-08T17:00:00Z"/>
              </w:rPr>
            </w:pPr>
            <w:del w:id="21992" w:author="Thomas Dietz" w:date="2012-08-08T17:00:00Z">
              <w:r w:rsidRPr="009227FA" w:rsidDel="00ED0AEA">
                <w:delText>type inet:uri;</w:delText>
              </w:r>
            </w:del>
          </w:p>
          <w:p w14:paraId="15841511" w14:textId="520A63CE" w:rsidR="00F71F36" w:rsidRPr="009227FA" w:rsidDel="00ED0AEA" w:rsidRDefault="00F71F36" w:rsidP="00011096">
            <w:pPr>
              <w:pStyle w:val="XML4"/>
              <w:rPr>
                <w:del w:id="21993" w:author="Thomas Dietz" w:date="2012-08-08T17:00:00Z"/>
              </w:rPr>
            </w:pPr>
            <w:del w:id="21994" w:author="Thomas Dietz" w:date="2012-08-08T17:00:00Z">
              <w:r w:rsidRPr="009227FA" w:rsidDel="00ED0AEA">
                <w:delText>mandatory true;</w:delText>
              </w:r>
            </w:del>
          </w:p>
          <w:p w14:paraId="0728DBC9" w14:textId="73A3AB40" w:rsidR="00F71F36" w:rsidRPr="009227FA" w:rsidDel="00ED0AEA" w:rsidRDefault="00F71F36" w:rsidP="00011096">
            <w:pPr>
              <w:pStyle w:val="XML4"/>
              <w:rPr>
                <w:del w:id="21995" w:author="Thomas Dietz" w:date="2012-08-08T17:00:00Z"/>
              </w:rPr>
            </w:pPr>
            <w:del w:id="21996" w:author="Thomas Dietz" w:date="2012-08-08T17:00:00Z">
              <w:r w:rsidRPr="009227FA" w:rsidDel="00ED0AEA">
                <w:delText>description "An unique but locally arbitrary identifier that identifies a Logical Switch within a Capable Switch and is persistent across reboots of the system.";</w:delText>
              </w:r>
            </w:del>
          </w:p>
          <w:p w14:paraId="458460BF" w14:textId="68EDB926" w:rsidR="00F71F36" w:rsidRPr="009227FA" w:rsidDel="00ED0AEA" w:rsidRDefault="00F71F36" w:rsidP="00011096">
            <w:pPr>
              <w:pStyle w:val="XML3"/>
              <w:rPr>
                <w:del w:id="21997" w:author="Thomas Dietz" w:date="2012-08-08T17:00:00Z"/>
              </w:rPr>
            </w:pPr>
            <w:del w:id="21998" w:author="Thomas Dietz" w:date="2012-08-08T17:00:00Z">
              <w:r w:rsidRPr="009227FA" w:rsidDel="00ED0AEA">
                <w:delText>}</w:delText>
              </w:r>
            </w:del>
          </w:p>
          <w:p w14:paraId="45E6B949" w14:textId="02E4CD3C" w:rsidR="002D2773" w:rsidRPr="009227FA" w:rsidDel="00ED0AEA" w:rsidRDefault="002D2773" w:rsidP="00A21E86">
            <w:pPr>
              <w:pStyle w:val="XML3"/>
              <w:rPr>
                <w:del w:id="21999" w:author="Thomas Dietz" w:date="2012-08-08T17:00:00Z"/>
              </w:rPr>
            </w:pPr>
            <w:del w:id="22000" w:author="Thomas Dietz" w:date="2012-08-08T17:00:00Z">
              <w:r w:rsidRPr="009227FA" w:rsidDel="00ED0AEA">
                <w:delText>container capabilities {</w:delText>
              </w:r>
            </w:del>
          </w:p>
          <w:p w14:paraId="3F5F0667" w14:textId="4FFA1D0F" w:rsidR="002D2773" w:rsidRPr="009227FA" w:rsidDel="00ED0AEA" w:rsidRDefault="002D2773" w:rsidP="00A21E86">
            <w:pPr>
              <w:pStyle w:val="XML4"/>
              <w:rPr>
                <w:del w:id="22001" w:author="Thomas Dietz" w:date="2012-08-08T17:00:00Z"/>
              </w:rPr>
            </w:pPr>
            <w:del w:id="22002" w:author="Thomas Dietz" w:date="2012-08-08T17:00:00Z">
              <w:r w:rsidRPr="009227FA" w:rsidDel="00ED0AEA">
                <w:delText>description "This container specifies all capability items of an   OpenFlow Logical Switch.";</w:delText>
              </w:r>
            </w:del>
          </w:p>
          <w:p w14:paraId="3B8571F0" w14:textId="49399FE4" w:rsidR="002D2773" w:rsidRPr="009227FA" w:rsidDel="00ED0AEA" w:rsidRDefault="002D2773" w:rsidP="00A21E86">
            <w:pPr>
              <w:pStyle w:val="XML4"/>
              <w:rPr>
                <w:del w:id="22003" w:author="Thomas Dietz" w:date="2012-08-08T17:00:00Z"/>
              </w:rPr>
            </w:pPr>
            <w:del w:id="22004" w:author="Thomas Dietz" w:date="2012-08-08T17:00:00Z">
              <w:r w:rsidRPr="009227FA" w:rsidDel="00ED0AEA">
                <w:delText>uses openflow-logical-switch-capabilities-grouping;</w:delText>
              </w:r>
            </w:del>
          </w:p>
          <w:p w14:paraId="4FCB50C7" w14:textId="42B7C6B1" w:rsidR="002D2773" w:rsidRPr="009227FA" w:rsidDel="00ED0AEA" w:rsidRDefault="002D2773" w:rsidP="00A21E86">
            <w:pPr>
              <w:pStyle w:val="XML3"/>
              <w:rPr>
                <w:del w:id="22005" w:author="Thomas Dietz" w:date="2012-08-08T17:00:00Z"/>
              </w:rPr>
            </w:pPr>
            <w:del w:id="22006" w:author="Thomas Dietz" w:date="2012-08-08T17:00:00Z">
              <w:r w:rsidRPr="009227FA" w:rsidDel="00ED0AEA">
                <w:delText>}</w:delText>
              </w:r>
            </w:del>
          </w:p>
          <w:p w14:paraId="0280581B" w14:textId="1F4E5E7A" w:rsidR="00F71F36" w:rsidRPr="009227FA" w:rsidDel="00ED0AEA" w:rsidRDefault="00F71F36" w:rsidP="00011096">
            <w:pPr>
              <w:pStyle w:val="XML3"/>
              <w:rPr>
                <w:del w:id="22007" w:author="Thomas Dietz" w:date="2012-08-08T17:00:00Z"/>
              </w:rPr>
            </w:pPr>
            <w:del w:id="22008" w:author="Thomas Dietz" w:date="2012-08-08T17:00:00Z">
              <w:r w:rsidRPr="009227FA" w:rsidDel="00ED0AEA">
                <w:delText>leaf datapath-id {</w:delText>
              </w:r>
            </w:del>
          </w:p>
          <w:p w14:paraId="10C0B9AF" w14:textId="1C8B308F" w:rsidR="00F71F36" w:rsidRPr="009227FA" w:rsidDel="00ED0AEA" w:rsidRDefault="00F71F36" w:rsidP="00011096">
            <w:pPr>
              <w:pStyle w:val="XML4"/>
              <w:rPr>
                <w:del w:id="22009" w:author="Thomas Dietz" w:date="2012-08-08T17:00:00Z"/>
              </w:rPr>
            </w:pPr>
            <w:del w:id="22010" w:author="Thomas Dietz" w:date="2012-08-08T17:00:00Z">
              <w:r w:rsidRPr="009227FA" w:rsidDel="00ED0AEA">
                <w:delText>type datapath-id-type;</w:delText>
              </w:r>
            </w:del>
          </w:p>
          <w:p w14:paraId="4CA0390E" w14:textId="22D2A74E" w:rsidR="00F71F36" w:rsidRPr="009227FA" w:rsidDel="00ED0AEA" w:rsidRDefault="00F71F36" w:rsidP="00011096">
            <w:pPr>
              <w:pStyle w:val="XML4"/>
              <w:rPr>
                <w:del w:id="22011" w:author="Thomas Dietz" w:date="2012-08-08T17:00:00Z"/>
              </w:rPr>
            </w:pPr>
            <w:del w:id="22012" w:author="Thomas Dietz" w:date="2012-08-08T17:00:00Z">
              <w:r w:rsidRPr="009227FA" w:rsidDel="00ED0AEA">
                <w:delText>mandatory true;</w:delText>
              </w:r>
            </w:del>
          </w:p>
          <w:p w14:paraId="39B9ADB2" w14:textId="0C29FC88" w:rsidR="00F71F36" w:rsidRPr="009227FA" w:rsidDel="00ED0AEA" w:rsidRDefault="00F71F36" w:rsidP="00011096">
            <w:pPr>
              <w:pStyle w:val="XML4"/>
              <w:rPr>
                <w:del w:id="22013" w:author="Thomas Dietz" w:date="2012-08-08T17:00:00Z"/>
              </w:rPr>
            </w:pPr>
            <w:del w:id="22014" w:author="Thomas Dietz" w:date="2012-08-08T17:00:00Z">
              <w:r w:rsidRPr="009227FA" w:rsidDel="00ED0AEA">
                <w:delText>description "The datapath identifier of the Logical Switch that uniquely identifies this Logical Switch in the controller.";</w:delText>
              </w:r>
            </w:del>
          </w:p>
          <w:p w14:paraId="234956D0" w14:textId="41C9B5F0" w:rsidR="00F71F36" w:rsidRPr="009227FA" w:rsidDel="00ED0AEA" w:rsidRDefault="00F71F36" w:rsidP="00011096">
            <w:pPr>
              <w:pStyle w:val="XML3"/>
              <w:rPr>
                <w:del w:id="22015" w:author="Thomas Dietz" w:date="2012-08-08T17:00:00Z"/>
              </w:rPr>
            </w:pPr>
            <w:del w:id="22016" w:author="Thomas Dietz" w:date="2012-08-08T17:00:00Z">
              <w:r w:rsidRPr="009227FA" w:rsidDel="00ED0AEA">
                <w:delText>}</w:delText>
              </w:r>
            </w:del>
          </w:p>
          <w:p w14:paraId="4F943889" w14:textId="72558B6E" w:rsidR="00F71F36" w:rsidRPr="009227FA" w:rsidDel="00ED0AEA" w:rsidRDefault="00F71F36" w:rsidP="00011096">
            <w:pPr>
              <w:pStyle w:val="XML3"/>
              <w:rPr>
                <w:del w:id="22017" w:author="Thomas Dietz" w:date="2012-08-08T17:00:00Z"/>
              </w:rPr>
            </w:pPr>
            <w:del w:id="22018" w:author="Thomas Dietz" w:date="2012-08-08T17:00:00Z">
              <w:r w:rsidRPr="009227FA" w:rsidDel="00ED0AEA">
                <w:lastRenderedPageBreak/>
                <w:delText>leaf enabled {</w:delText>
              </w:r>
            </w:del>
          </w:p>
          <w:p w14:paraId="0449CAD9" w14:textId="56D2F398" w:rsidR="00F71F36" w:rsidRPr="009227FA" w:rsidDel="00ED0AEA" w:rsidRDefault="00F71F36" w:rsidP="00011096">
            <w:pPr>
              <w:pStyle w:val="XML4"/>
              <w:rPr>
                <w:del w:id="22019" w:author="Thomas Dietz" w:date="2012-08-08T17:00:00Z"/>
              </w:rPr>
            </w:pPr>
            <w:del w:id="22020" w:author="Thomas Dietz" w:date="2012-08-08T17:00:00Z">
              <w:r w:rsidRPr="009227FA" w:rsidDel="00ED0AEA">
                <w:delText>type boolean;</w:delText>
              </w:r>
            </w:del>
          </w:p>
          <w:p w14:paraId="1DF7899A" w14:textId="75D7F8FD" w:rsidR="00F71F36" w:rsidRPr="009227FA" w:rsidDel="00ED0AEA" w:rsidRDefault="00F71F36" w:rsidP="00011096">
            <w:pPr>
              <w:pStyle w:val="XML4"/>
              <w:rPr>
                <w:del w:id="22021" w:author="Thomas Dietz" w:date="2012-08-08T17:00:00Z"/>
              </w:rPr>
            </w:pPr>
            <w:del w:id="22022" w:author="Thomas Dietz" w:date="2012-08-08T17:00:00Z">
              <w:r w:rsidRPr="009227FA" w:rsidDel="00ED0AEA">
                <w:delText>mandatory true;</w:delText>
              </w:r>
            </w:del>
          </w:p>
          <w:p w14:paraId="3C669736" w14:textId="7977FBE4" w:rsidR="00F71F36" w:rsidRPr="009227FA" w:rsidDel="00ED0AEA" w:rsidRDefault="00F71F36" w:rsidP="00011096">
            <w:pPr>
              <w:pStyle w:val="XML4"/>
              <w:rPr>
                <w:del w:id="22023" w:author="Thomas Dietz" w:date="2012-08-08T17:00:00Z"/>
              </w:rPr>
            </w:pPr>
            <w:del w:id="22024" w:author="Thomas Dietz" w:date="2012-08-08T17:00:00Z">
              <w:r w:rsidRPr="009227FA" w:rsidDel="00ED0AEA">
                <w:delText>description "Specifies if the Logical Switch is enabled.";</w:delText>
              </w:r>
            </w:del>
          </w:p>
          <w:p w14:paraId="46C3CA48" w14:textId="0B074EF2" w:rsidR="00F71F36" w:rsidRPr="009227FA" w:rsidDel="00ED0AEA" w:rsidRDefault="00F71F36" w:rsidP="00011096">
            <w:pPr>
              <w:pStyle w:val="XML3"/>
              <w:rPr>
                <w:del w:id="22025" w:author="Thomas Dietz" w:date="2012-08-08T17:00:00Z"/>
              </w:rPr>
            </w:pPr>
            <w:del w:id="22026" w:author="Thomas Dietz" w:date="2012-08-08T17:00:00Z">
              <w:r w:rsidRPr="009227FA" w:rsidDel="00ED0AEA">
                <w:delText>}</w:delText>
              </w:r>
            </w:del>
          </w:p>
          <w:p w14:paraId="603419ED" w14:textId="326C49CB" w:rsidR="00F71F36" w:rsidRPr="009227FA" w:rsidDel="00ED0AEA" w:rsidRDefault="00F71F36" w:rsidP="00011096">
            <w:pPr>
              <w:pStyle w:val="XML3"/>
              <w:rPr>
                <w:del w:id="22027" w:author="Thomas Dietz" w:date="2012-08-08T17:00:00Z"/>
              </w:rPr>
            </w:pPr>
            <w:del w:id="22028" w:author="Thomas Dietz" w:date="2012-08-08T17:00:00Z">
              <w:r w:rsidRPr="009227FA" w:rsidDel="00ED0AEA">
                <w:delText>container controllers {</w:delText>
              </w:r>
            </w:del>
          </w:p>
          <w:p w14:paraId="49D376E8" w14:textId="7F57CD34" w:rsidR="00F71F36" w:rsidRPr="009227FA" w:rsidDel="00ED0AEA" w:rsidRDefault="00F71F36" w:rsidP="00011096">
            <w:pPr>
              <w:pStyle w:val="XML4"/>
              <w:rPr>
                <w:del w:id="22029" w:author="Thomas Dietz" w:date="2012-08-08T17:00:00Z"/>
              </w:rPr>
            </w:pPr>
            <w:del w:id="22030" w:author="Thomas Dietz" w:date="2012-08-08T17:00:00Z">
              <w:r w:rsidRPr="009227FA" w:rsidDel="00ED0AEA">
                <w:delText>description "The list of controllers for this Logical switch.";</w:delText>
              </w:r>
            </w:del>
          </w:p>
          <w:p w14:paraId="50858C01" w14:textId="666849A3" w:rsidR="00F71F36" w:rsidRPr="009227FA" w:rsidDel="00ED0AEA" w:rsidRDefault="00F71F36" w:rsidP="00011096">
            <w:pPr>
              <w:pStyle w:val="XML4"/>
              <w:rPr>
                <w:del w:id="22031" w:author="Thomas Dietz" w:date="2012-08-08T17:00:00Z"/>
              </w:rPr>
            </w:pPr>
            <w:del w:id="22032" w:author="Thomas Dietz" w:date="2012-08-08T17:00:00Z">
              <w:r w:rsidRPr="009227FA" w:rsidDel="00ED0AEA">
                <w:delText>list controller {</w:delText>
              </w:r>
            </w:del>
          </w:p>
          <w:p w14:paraId="2E58E785" w14:textId="49DDD4E5" w:rsidR="00F71F36" w:rsidRPr="009227FA" w:rsidDel="00ED0AEA" w:rsidRDefault="00F71F36" w:rsidP="00011096">
            <w:pPr>
              <w:pStyle w:val="XML5"/>
              <w:rPr>
                <w:del w:id="22033" w:author="Thomas Dietz" w:date="2012-08-08T17:00:00Z"/>
              </w:rPr>
            </w:pPr>
            <w:del w:id="22034" w:author="Thomas Dietz" w:date="2012-08-08T17:00:00Z">
              <w:r w:rsidRPr="009227FA" w:rsidDel="00ED0AEA">
                <w:delText>key "id";</w:delText>
              </w:r>
            </w:del>
          </w:p>
          <w:p w14:paraId="23B69509" w14:textId="5E3D377F" w:rsidR="00F71F36" w:rsidRPr="009227FA" w:rsidDel="00ED0AEA" w:rsidRDefault="00F71F36" w:rsidP="00011096">
            <w:pPr>
              <w:pStyle w:val="XML5"/>
              <w:rPr>
                <w:del w:id="22035" w:author="Thomas Dietz" w:date="2012-08-08T17:00:00Z"/>
              </w:rPr>
            </w:pPr>
            <w:del w:id="22036" w:author="Thomas Dietz" w:date="2012-08-08T17:00:00Z">
              <w:r w:rsidRPr="009227FA" w:rsidDel="00ED0AEA">
                <w:delText>unique "id";</w:delText>
              </w:r>
            </w:del>
          </w:p>
          <w:p w14:paraId="2E804B32" w14:textId="6BA41FCC" w:rsidR="00F71F36" w:rsidRPr="009227FA" w:rsidDel="00ED0AEA" w:rsidRDefault="00F71F36" w:rsidP="00011096">
            <w:pPr>
              <w:pStyle w:val="XML5"/>
              <w:rPr>
                <w:del w:id="22037" w:author="Thomas Dietz" w:date="2012-08-08T17:00:00Z"/>
              </w:rPr>
            </w:pPr>
            <w:del w:id="22038" w:author="Thomas Dietz" w:date="2012-08-08T17:00:00Z">
              <w:r w:rsidRPr="009227FA" w:rsidDel="00ED0AEA">
                <w:delText>description "The list of controllers that are assigned to the OpenFlow Logical Switch.";</w:delText>
              </w:r>
            </w:del>
          </w:p>
          <w:p w14:paraId="0AD1773D" w14:textId="1264CDAC" w:rsidR="00F71F36" w:rsidRPr="009227FA" w:rsidDel="00ED0AEA" w:rsidRDefault="00F71F36" w:rsidP="00011096">
            <w:pPr>
              <w:pStyle w:val="XML5"/>
              <w:rPr>
                <w:del w:id="22039" w:author="Thomas Dietz" w:date="2012-08-08T17:00:00Z"/>
              </w:rPr>
            </w:pPr>
            <w:del w:id="22040" w:author="Thomas Dietz" w:date="2012-08-08T17:00:00Z">
              <w:r w:rsidRPr="009227FA" w:rsidDel="00ED0AEA">
                <w:delText>uses openflow-controller-grouping;</w:delText>
              </w:r>
            </w:del>
          </w:p>
          <w:p w14:paraId="20D809DF" w14:textId="4032FD00" w:rsidR="00F71F36" w:rsidRPr="009227FA" w:rsidDel="00ED0AEA" w:rsidRDefault="00F71F36" w:rsidP="00011096">
            <w:pPr>
              <w:pStyle w:val="XML4"/>
              <w:rPr>
                <w:del w:id="22041" w:author="Thomas Dietz" w:date="2012-08-08T17:00:00Z"/>
              </w:rPr>
            </w:pPr>
            <w:del w:id="22042" w:author="Thomas Dietz" w:date="2012-08-08T17:00:00Z">
              <w:r w:rsidRPr="009227FA" w:rsidDel="00ED0AEA">
                <w:delText>}</w:delText>
              </w:r>
            </w:del>
          </w:p>
          <w:p w14:paraId="1AFF7805" w14:textId="7F20C7B5" w:rsidR="00F71F36" w:rsidRPr="009227FA" w:rsidDel="00ED0AEA" w:rsidRDefault="00F71F36" w:rsidP="00011096">
            <w:pPr>
              <w:pStyle w:val="XML3"/>
              <w:rPr>
                <w:del w:id="22043" w:author="Thomas Dietz" w:date="2012-08-08T17:00:00Z"/>
              </w:rPr>
            </w:pPr>
            <w:del w:id="22044" w:author="Thomas Dietz" w:date="2012-08-08T17:00:00Z">
              <w:r w:rsidRPr="009227FA" w:rsidDel="00ED0AEA">
                <w:delText>}</w:delText>
              </w:r>
            </w:del>
          </w:p>
          <w:p w14:paraId="55AC20A5" w14:textId="279A5B5F" w:rsidR="00F71F36" w:rsidRPr="009227FA" w:rsidDel="00ED0AEA" w:rsidRDefault="00F71F36" w:rsidP="00011096">
            <w:pPr>
              <w:pStyle w:val="XML3"/>
              <w:rPr>
                <w:del w:id="22045" w:author="Thomas Dietz" w:date="2012-08-08T17:00:00Z"/>
              </w:rPr>
            </w:pPr>
            <w:del w:id="22046" w:author="Thomas Dietz" w:date="2012-08-08T17:00:00Z">
              <w:r w:rsidRPr="009227FA" w:rsidDel="00ED0AEA">
                <w:delText>container resources {</w:delText>
              </w:r>
            </w:del>
          </w:p>
          <w:p w14:paraId="476D490F" w14:textId="6BA13ED9" w:rsidR="00F71F36" w:rsidRPr="009227FA" w:rsidDel="00ED0AEA" w:rsidRDefault="00F71F36" w:rsidP="00011096">
            <w:pPr>
              <w:pStyle w:val="XML4"/>
              <w:rPr>
                <w:del w:id="22047" w:author="Thomas Dietz" w:date="2012-08-08T17:00:00Z"/>
              </w:rPr>
            </w:pPr>
            <w:del w:id="22048" w:author="Thomas Dietz" w:date="2012-08-08T17:00:00Z">
              <w:r w:rsidRPr="009227FA" w:rsidDel="00ED0AEA">
                <w:delText>description "The following lists reference to all resources of the OpenFlow Capable Switch that the OpenFlow Logical Switch has exclusive access to.";</w:delText>
              </w:r>
            </w:del>
          </w:p>
          <w:p w14:paraId="4698AC99" w14:textId="23F4FA1A" w:rsidR="00F71F36" w:rsidRPr="009227FA" w:rsidDel="00ED0AEA" w:rsidRDefault="00F71F36" w:rsidP="00011096">
            <w:pPr>
              <w:pStyle w:val="XML4"/>
              <w:rPr>
                <w:del w:id="22049" w:author="Thomas Dietz" w:date="2012-08-08T17:00:00Z"/>
              </w:rPr>
            </w:pPr>
            <w:del w:id="22050" w:author="Thomas Dietz" w:date="2012-08-08T17:00:00Z">
              <w:r w:rsidRPr="009227FA" w:rsidDel="00ED0AEA">
                <w:delText>leaf-list port {</w:delText>
              </w:r>
            </w:del>
          </w:p>
          <w:p w14:paraId="6A2255DA" w14:textId="082B873F" w:rsidR="00F71F36" w:rsidRPr="009227FA" w:rsidDel="00ED0AEA" w:rsidRDefault="00F71F36" w:rsidP="00011096">
            <w:pPr>
              <w:pStyle w:val="XML5"/>
              <w:rPr>
                <w:del w:id="22051" w:author="Thomas Dietz" w:date="2012-08-08T17:00:00Z"/>
              </w:rPr>
            </w:pPr>
            <w:del w:id="22052" w:author="Thomas Dietz" w:date="2012-08-08T17:00:00Z">
              <w:r w:rsidRPr="009227FA" w:rsidDel="00ED0AEA">
                <w:delText>type leafref {</w:delText>
              </w:r>
            </w:del>
          </w:p>
          <w:p w14:paraId="42447818" w14:textId="08F04086" w:rsidR="00F71F36" w:rsidRPr="009227FA" w:rsidDel="00ED0AEA" w:rsidRDefault="00F71F36" w:rsidP="00011096">
            <w:pPr>
              <w:pStyle w:val="XML6"/>
              <w:rPr>
                <w:del w:id="22053" w:author="Thomas Dietz" w:date="2012-08-08T17:00:00Z"/>
              </w:rPr>
            </w:pPr>
            <w:del w:id="22054" w:author="Thomas Dietz" w:date="2012-08-08T17:00:00Z">
              <w:r w:rsidRPr="009227FA" w:rsidDel="00ED0AEA">
                <w:delText>path "/capable-switch/resources/port/resource-id";</w:delText>
              </w:r>
            </w:del>
          </w:p>
          <w:p w14:paraId="57BFF9C6" w14:textId="03E816D8" w:rsidR="00F71F36" w:rsidRPr="009227FA" w:rsidDel="00ED0AEA" w:rsidRDefault="00F71F36" w:rsidP="00011096">
            <w:pPr>
              <w:pStyle w:val="XML5"/>
              <w:rPr>
                <w:del w:id="22055" w:author="Thomas Dietz" w:date="2012-08-08T17:00:00Z"/>
              </w:rPr>
            </w:pPr>
            <w:del w:id="22056" w:author="Thomas Dietz" w:date="2012-08-08T17:00:00Z">
              <w:r w:rsidRPr="009227FA" w:rsidDel="00ED0AEA">
                <w:delText>}</w:delText>
              </w:r>
            </w:del>
          </w:p>
          <w:p w14:paraId="7ADDFE96" w14:textId="00C98EDB" w:rsidR="00F71F36" w:rsidRPr="009227FA" w:rsidDel="00ED0AEA" w:rsidRDefault="00F71F36" w:rsidP="00011096">
            <w:pPr>
              <w:pStyle w:val="XML5"/>
              <w:rPr>
                <w:del w:id="22057" w:author="Thomas Dietz" w:date="2012-08-08T17:00:00Z"/>
              </w:rPr>
            </w:pPr>
            <w:del w:id="22058" w:author="Thomas Dietz" w:date="2012-08-08T17:00:00Z">
              <w:r w:rsidRPr="009227FA" w:rsidDel="00ED0AEA">
                <w:delText>description "The list references to all port resources of the OpenFlow Capable Switch that the OpenFlow Logical Switch has exclusive access to.";</w:delText>
              </w:r>
            </w:del>
          </w:p>
          <w:p w14:paraId="317CC2A5" w14:textId="4F7A0C33" w:rsidR="00F71F36" w:rsidRPr="009227FA" w:rsidDel="00ED0AEA" w:rsidRDefault="00F71F36" w:rsidP="00011096">
            <w:pPr>
              <w:pStyle w:val="XML4"/>
              <w:rPr>
                <w:del w:id="22059" w:author="Thomas Dietz" w:date="2012-08-08T17:00:00Z"/>
              </w:rPr>
            </w:pPr>
            <w:del w:id="22060" w:author="Thomas Dietz" w:date="2012-08-08T17:00:00Z">
              <w:r w:rsidRPr="009227FA" w:rsidDel="00ED0AEA">
                <w:delText>}</w:delText>
              </w:r>
            </w:del>
          </w:p>
          <w:p w14:paraId="1A43FB0D" w14:textId="1832D38D" w:rsidR="00F71F36" w:rsidRPr="009227FA" w:rsidDel="00ED0AEA" w:rsidRDefault="00F71F36" w:rsidP="00011096">
            <w:pPr>
              <w:pStyle w:val="XML4"/>
              <w:rPr>
                <w:del w:id="22061" w:author="Thomas Dietz" w:date="2012-08-08T17:00:00Z"/>
              </w:rPr>
            </w:pPr>
            <w:del w:id="22062" w:author="Thomas Dietz" w:date="2012-08-08T17:00:00Z">
              <w:r w:rsidRPr="009227FA" w:rsidDel="00ED0AEA">
                <w:delText>leaf-list queue {</w:delText>
              </w:r>
            </w:del>
          </w:p>
          <w:p w14:paraId="3D02E3A9" w14:textId="70EA910D" w:rsidR="00F71F36" w:rsidRPr="009227FA" w:rsidDel="00ED0AEA" w:rsidRDefault="00F71F36" w:rsidP="00011096">
            <w:pPr>
              <w:pStyle w:val="XML5"/>
              <w:rPr>
                <w:del w:id="22063" w:author="Thomas Dietz" w:date="2012-08-08T17:00:00Z"/>
              </w:rPr>
            </w:pPr>
            <w:del w:id="22064" w:author="Thomas Dietz" w:date="2012-08-08T17:00:00Z">
              <w:r w:rsidRPr="009227FA" w:rsidDel="00ED0AEA">
                <w:delText>type leafref {</w:delText>
              </w:r>
            </w:del>
          </w:p>
          <w:p w14:paraId="32E49E3E" w14:textId="71CB8ED7" w:rsidR="00F71F36" w:rsidRPr="009227FA" w:rsidDel="00ED0AEA" w:rsidRDefault="00F71F36" w:rsidP="00011096">
            <w:pPr>
              <w:pStyle w:val="XML6"/>
              <w:rPr>
                <w:del w:id="22065" w:author="Thomas Dietz" w:date="2012-08-08T17:00:00Z"/>
              </w:rPr>
            </w:pPr>
            <w:del w:id="22066" w:author="Thomas Dietz" w:date="2012-08-08T17:00:00Z">
              <w:r w:rsidRPr="009227FA" w:rsidDel="00ED0AEA">
                <w:delText>path "/capable-switch/resources/queue/resource-id";</w:delText>
              </w:r>
            </w:del>
          </w:p>
          <w:p w14:paraId="07976DD2" w14:textId="2933B655" w:rsidR="00F71F36" w:rsidRPr="009227FA" w:rsidDel="00ED0AEA" w:rsidRDefault="00F71F36" w:rsidP="00011096">
            <w:pPr>
              <w:pStyle w:val="XML5"/>
              <w:rPr>
                <w:del w:id="22067" w:author="Thomas Dietz" w:date="2012-08-08T17:00:00Z"/>
              </w:rPr>
            </w:pPr>
            <w:del w:id="22068" w:author="Thomas Dietz" w:date="2012-08-08T17:00:00Z">
              <w:r w:rsidRPr="009227FA" w:rsidDel="00ED0AEA">
                <w:delText>}</w:delText>
              </w:r>
            </w:del>
          </w:p>
          <w:p w14:paraId="575CB4BB" w14:textId="3FE6A7D5" w:rsidR="00F71F36" w:rsidRPr="009227FA" w:rsidDel="00ED0AEA" w:rsidRDefault="00F71F36" w:rsidP="00011096">
            <w:pPr>
              <w:pStyle w:val="XML5"/>
              <w:rPr>
                <w:del w:id="22069" w:author="Thomas Dietz" w:date="2012-08-08T17:00:00Z"/>
              </w:rPr>
            </w:pPr>
            <w:del w:id="22070" w:author="Thomas Dietz" w:date="2012-08-08T17:00:00Z">
              <w:r w:rsidRPr="009227FA" w:rsidDel="00ED0AEA">
                <w:delText>description "The list references to all queue resources of the OpenFlow Capable Switch that the OpenFlow Logical Switch has exclusive access to.";</w:delText>
              </w:r>
            </w:del>
          </w:p>
          <w:p w14:paraId="1A8E408E" w14:textId="0EC15EC3" w:rsidR="00F71F36" w:rsidRPr="009227FA" w:rsidDel="00ED0AEA" w:rsidRDefault="00F71F36" w:rsidP="00011096">
            <w:pPr>
              <w:pStyle w:val="XML4"/>
              <w:rPr>
                <w:del w:id="22071" w:author="Thomas Dietz" w:date="2012-08-08T17:00:00Z"/>
              </w:rPr>
            </w:pPr>
            <w:del w:id="22072" w:author="Thomas Dietz" w:date="2012-08-08T17:00:00Z">
              <w:r w:rsidRPr="009227FA" w:rsidDel="00ED0AEA">
                <w:delText>}</w:delText>
              </w:r>
            </w:del>
          </w:p>
          <w:p w14:paraId="27CF45A3" w14:textId="2F40A052" w:rsidR="00131B1F" w:rsidDel="00ED0AEA" w:rsidRDefault="00131B1F" w:rsidP="00131B1F">
            <w:pPr>
              <w:pStyle w:val="XML4"/>
              <w:rPr>
                <w:del w:id="22073" w:author="Thomas Dietz" w:date="2012-08-08T17:00:00Z"/>
              </w:rPr>
            </w:pPr>
            <w:del w:id="22074" w:author="Thomas Dietz" w:date="2012-08-08T17:00:00Z">
              <w:r w:rsidDel="00ED0AEA">
                <w:delText>leaf certificate {</w:delText>
              </w:r>
            </w:del>
          </w:p>
          <w:p w14:paraId="55AF42EC" w14:textId="5D532D73" w:rsidR="00131B1F" w:rsidDel="00ED0AEA" w:rsidRDefault="00131B1F" w:rsidP="004165BB">
            <w:pPr>
              <w:pStyle w:val="XML5"/>
              <w:rPr>
                <w:del w:id="22075" w:author="Thomas Dietz" w:date="2012-08-08T17:00:00Z"/>
              </w:rPr>
            </w:pPr>
            <w:del w:id="22076" w:author="Thomas Dietz" w:date="2012-08-08T17:00:00Z">
              <w:r w:rsidDel="00ED0AEA">
                <w:delText>type leafref {</w:delText>
              </w:r>
            </w:del>
          </w:p>
          <w:p w14:paraId="3FA7473A" w14:textId="5B036F70" w:rsidR="00131B1F" w:rsidDel="00ED0AEA" w:rsidRDefault="00131B1F" w:rsidP="004165BB">
            <w:pPr>
              <w:pStyle w:val="XML6"/>
              <w:rPr>
                <w:del w:id="22077" w:author="Thomas Dietz" w:date="2012-08-08T17:00:00Z"/>
              </w:rPr>
            </w:pPr>
            <w:del w:id="22078" w:author="Thomas Dietz" w:date="2012-08-08T17:00:00Z">
              <w:r w:rsidDel="00ED0AEA">
                <w:delText>path "/capable-switch/resources/owned-certificate/resource-id";</w:delText>
              </w:r>
            </w:del>
          </w:p>
          <w:p w14:paraId="0F6460B4" w14:textId="2DD713A6" w:rsidR="00131B1F" w:rsidDel="00ED0AEA" w:rsidRDefault="00131B1F" w:rsidP="004165BB">
            <w:pPr>
              <w:pStyle w:val="XML5"/>
              <w:rPr>
                <w:del w:id="22079" w:author="Thomas Dietz" w:date="2012-08-08T17:00:00Z"/>
              </w:rPr>
            </w:pPr>
            <w:del w:id="22080" w:author="Thomas Dietz" w:date="2012-08-08T17:00:00Z">
              <w:r w:rsidDel="00ED0AEA">
                <w:delText>}</w:delText>
              </w:r>
            </w:del>
          </w:p>
          <w:p w14:paraId="1C390E5A" w14:textId="2F1999BA" w:rsidR="00131B1F" w:rsidDel="00ED0AEA" w:rsidRDefault="00131B1F" w:rsidP="004165BB">
            <w:pPr>
              <w:pStyle w:val="XML5"/>
              <w:rPr>
                <w:del w:id="22081" w:author="Thomas Dietz" w:date="2012-08-08T17:00:00Z"/>
              </w:rPr>
            </w:pPr>
            <w:del w:id="22082" w:author="Thomas Dietz" w:date="2012-08-08T17:00:00Z">
              <w:r w:rsidDel="00ED0AEA">
                <w:delText>description "The reference to the owned certificate in the OpenFlow Capable Switch that the OpenFlow Logical Switch used to identify itself.";</w:delText>
              </w:r>
            </w:del>
          </w:p>
          <w:p w14:paraId="48FEF7A3" w14:textId="042B46EC" w:rsidR="00131B1F" w:rsidDel="00ED0AEA" w:rsidRDefault="00131B1F" w:rsidP="00131B1F">
            <w:pPr>
              <w:pStyle w:val="XML4"/>
              <w:rPr>
                <w:del w:id="22083" w:author="Thomas Dietz" w:date="2012-08-08T17:00:00Z"/>
              </w:rPr>
            </w:pPr>
            <w:del w:id="22084" w:author="Thomas Dietz" w:date="2012-08-08T17:00:00Z">
              <w:r w:rsidDel="00ED0AEA">
                <w:delText>}</w:delText>
              </w:r>
            </w:del>
          </w:p>
          <w:p w14:paraId="524ACAB8" w14:textId="0E8E4541" w:rsidR="00A628B3" w:rsidRPr="009227FA" w:rsidDel="00ED0AEA" w:rsidRDefault="00A628B3" w:rsidP="00131B1F">
            <w:pPr>
              <w:pStyle w:val="XML4"/>
              <w:rPr>
                <w:del w:id="22085" w:author="Thomas Dietz" w:date="2012-08-08T17:00:00Z"/>
              </w:rPr>
            </w:pPr>
            <w:del w:id="22086" w:author="Thomas Dietz" w:date="2012-08-08T17:00:00Z">
              <w:r w:rsidRPr="009227FA" w:rsidDel="00ED0AEA">
                <w:delText>leaf-list flow-table {</w:delText>
              </w:r>
            </w:del>
          </w:p>
          <w:p w14:paraId="1A4FD3A1" w14:textId="03037761" w:rsidR="00A628B3" w:rsidRPr="009227FA" w:rsidDel="00ED0AEA" w:rsidRDefault="00A628B3" w:rsidP="00A21E86">
            <w:pPr>
              <w:pStyle w:val="XML5"/>
              <w:rPr>
                <w:del w:id="22087" w:author="Thomas Dietz" w:date="2012-08-08T17:00:00Z"/>
              </w:rPr>
            </w:pPr>
            <w:del w:id="22088" w:author="Thomas Dietz" w:date="2012-08-08T17:00:00Z">
              <w:r w:rsidRPr="009227FA" w:rsidDel="00ED0AEA">
                <w:delText>type leafref {</w:delText>
              </w:r>
            </w:del>
          </w:p>
          <w:p w14:paraId="037698B7" w14:textId="37077086" w:rsidR="00A628B3" w:rsidRPr="009227FA" w:rsidDel="00ED0AEA" w:rsidRDefault="00A628B3" w:rsidP="00A21E86">
            <w:pPr>
              <w:pStyle w:val="XML6"/>
              <w:rPr>
                <w:del w:id="22089" w:author="Thomas Dietz" w:date="2012-08-08T17:00:00Z"/>
              </w:rPr>
            </w:pPr>
            <w:del w:id="22090" w:author="Thomas Dietz" w:date="2012-08-08T17:00:00Z">
              <w:r w:rsidRPr="009227FA" w:rsidDel="00ED0AEA">
                <w:delText>path "/capable-switch/resources/flow-table/resource-id";</w:delText>
              </w:r>
            </w:del>
          </w:p>
          <w:p w14:paraId="77CD540F" w14:textId="33748592" w:rsidR="00A628B3" w:rsidRPr="009227FA" w:rsidDel="00ED0AEA" w:rsidRDefault="00A628B3" w:rsidP="00A21E86">
            <w:pPr>
              <w:pStyle w:val="XML5"/>
              <w:rPr>
                <w:del w:id="22091" w:author="Thomas Dietz" w:date="2012-08-08T17:00:00Z"/>
              </w:rPr>
            </w:pPr>
            <w:del w:id="22092" w:author="Thomas Dietz" w:date="2012-08-08T17:00:00Z">
              <w:r w:rsidRPr="009227FA" w:rsidDel="00ED0AEA">
                <w:delText>}</w:delText>
              </w:r>
            </w:del>
          </w:p>
          <w:p w14:paraId="1B1EAA67" w14:textId="4B17E51C" w:rsidR="00A628B3" w:rsidRPr="009227FA" w:rsidDel="00ED0AEA" w:rsidRDefault="00A628B3" w:rsidP="00A21E86">
            <w:pPr>
              <w:pStyle w:val="XML5"/>
              <w:rPr>
                <w:del w:id="22093" w:author="Thomas Dietz" w:date="2012-08-08T17:00:00Z"/>
              </w:rPr>
            </w:pPr>
            <w:del w:id="22094" w:author="Thomas Dietz" w:date="2012-08-08T17:00:00Z">
              <w:r w:rsidRPr="009227FA" w:rsidDel="00ED0AEA">
                <w:delText xml:space="preserve">description "The list references to all flow table resources </w:delText>
              </w:r>
              <w:r w:rsidR="00F045C5" w:rsidRPr="009227FA" w:rsidDel="00ED0AEA">
                <w:delText xml:space="preserve">  </w:delText>
              </w:r>
              <w:r w:rsidRPr="009227FA" w:rsidDel="00ED0AEA">
                <w:delText>of the OpenFlow Capable Switch that the OpenFlow Logical Switch has exclusive access to.";</w:delText>
              </w:r>
            </w:del>
          </w:p>
          <w:p w14:paraId="5E4F3A29" w14:textId="6EBD44A7" w:rsidR="00F71F36" w:rsidRPr="009227FA" w:rsidDel="00ED0AEA" w:rsidRDefault="00F71F36" w:rsidP="004165BB">
            <w:pPr>
              <w:pStyle w:val="XML4"/>
              <w:rPr>
                <w:del w:id="22095" w:author="Thomas Dietz" w:date="2012-08-08T17:00:00Z"/>
              </w:rPr>
            </w:pPr>
            <w:del w:id="22096" w:author="Thomas Dietz" w:date="2012-08-08T17:00:00Z">
              <w:r w:rsidRPr="009227FA" w:rsidDel="00ED0AEA">
                <w:delText>}</w:delText>
              </w:r>
            </w:del>
          </w:p>
          <w:p w14:paraId="2077280A" w14:textId="6DFFA091" w:rsidR="00F71F36" w:rsidRPr="009227FA" w:rsidDel="00ED0AEA" w:rsidRDefault="00F71F36" w:rsidP="004165BB">
            <w:pPr>
              <w:pStyle w:val="XML3"/>
              <w:rPr>
                <w:del w:id="22097" w:author="Thomas Dietz" w:date="2012-08-08T17:00:00Z"/>
              </w:rPr>
            </w:pPr>
            <w:del w:id="22098" w:author="Thomas Dietz" w:date="2012-08-08T17:00:00Z">
              <w:r w:rsidRPr="009227FA" w:rsidDel="00ED0AEA">
                <w:delText>}</w:delText>
              </w:r>
            </w:del>
          </w:p>
          <w:p w14:paraId="17177F58" w14:textId="02BFDC15" w:rsidR="00A86A7F" w:rsidRPr="009227FA" w:rsidDel="00ED0AEA" w:rsidRDefault="00A86A7F" w:rsidP="00011096">
            <w:pPr>
              <w:pStyle w:val="XML2"/>
              <w:rPr>
                <w:del w:id="22099" w:author="Thomas Dietz" w:date="2012-08-08T17:00:00Z"/>
              </w:rPr>
            </w:pPr>
            <w:del w:id="22100" w:author="Thomas Dietz" w:date="2012-08-08T17:00:00Z">
              <w:r w:rsidRPr="009227FA" w:rsidDel="00ED0AEA">
                <w:delText>}</w:delText>
              </w:r>
            </w:del>
          </w:p>
          <w:p w14:paraId="1647C5C0" w14:textId="156AB96B" w:rsidR="00F71F36" w:rsidRPr="009227FA" w:rsidDel="00ED0AEA" w:rsidRDefault="00F71F36" w:rsidP="00011096">
            <w:pPr>
              <w:pStyle w:val="XML1"/>
              <w:rPr>
                <w:del w:id="22101" w:author="Thomas Dietz" w:date="2012-08-08T17:00:00Z"/>
              </w:rPr>
            </w:pPr>
          </w:p>
          <w:p w14:paraId="12542BA6" w14:textId="5D6ACE22" w:rsidR="00614584" w:rsidRPr="009227FA" w:rsidDel="00ED0AEA" w:rsidRDefault="00614584" w:rsidP="004165BB">
            <w:pPr>
              <w:pStyle w:val="XML2"/>
              <w:rPr>
                <w:del w:id="22102" w:author="Thomas Dietz" w:date="2012-08-08T17:00:00Z"/>
              </w:rPr>
            </w:pPr>
            <w:del w:id="22103" w:author="Thomas Dietz" w:date="2012-08-08T17:00:00Z">
              <w:r w:rsidRPr="009227FA" w:rsidDel="00ED0AEA">
                <w:delText>grouping openflow-logical-switch-capabilities-grouping {</w:delText>
              </w:r>
            </w:del>
          </w:p>
          <w:p w14:paraId="421B38DA" w14:textId="6572C5CA" w:rsidR="00614584" w:rsidRPr="009227FA" w:rsidDel="00ED0AEA" w:rsidRDefault="00614584" w:rsidP="004165BB">
            <w:pPr>
              <w:pStyle w:val="XML3"/>
              <w:rPr>
                <w:del w:id="22104" w:author="Thomas Dietz" w:date="2012-08-08T17:00:00Z"/>
              </w:rPr>
            </w:pPr>
            <w:del w:id="22105" w:author="Thomas Dietz" w:date="2012-08-08T17:00:00Z">
              <w:r w:rsidRPr="009227FA" w:rsidDel="00ED0AEA">
                <w:delText xml:space="preserve">description "This grouping specifies all properties of an OpenFlow </w:delText>
              </w:r>
              <w:r w:rsidRPr="009227FA" w:rsidDel="00ED0AEA">
                <w:lastRenderedPageBreak/>
                <w:delText>logical switch's capabilities.";</w:delText>
              </w:r>
            </w:del>
          </w:p>
          <w:p w14:paraId="049F0D5A" w14:textId="7F1AD59C" w:rsidR="00614584" w:rsidRPr="009227FA" w:rsidDel="00ED0AEA" w:rsidRDefault="00614584" w:rsidP="00FB5818">
            <w:pPr>
              <w:pStyle w:val="XML2"/>
              <w:rPr>
                <w:del w:id="22106" w:author="Thomas Dietz" w:date="2012-08-08T17:00:00Z"/>
              </w:rPr>
            </w:pPr>
            <w:del w:id="22107" w:author="Thomas Dietz" w:date="2012-08-08T17:00:00Z">
              <w:r w:rsidRPr="009227FA" w:rsidDel="00ED0AEA">
                <w:delText>leaf max-buffered-packets {</w:delText>
              </w:r>
            </w:del>
          </w:p>
          <w:p w14:paraId="64CFD65D" w14:textId="4381ABD8" w:rsidR="00614584" w:rsidRPr="009227FA" w:rsidDel="00ED0AEA" w:rsidRDefault="00614584" w:rsidP="00FB5818">
            <w:pPr>
              <w:pStyle w:val="XML3"/>
              <w:rPr>
                <w:del w:id="22108" w:author="Thomas Dietz" w:date="2012-08-08T17:00:00Z"/>
              </w:rPr>
            </w:pPr>
            <w:del w:id="22109" w:author="Thomas Dietz" w:date="2012-08-08T17:00:00Z">
              <w:r w:rsidRPr="009227FA" w:rsidDel="00ED0AEA">
                <w:delText>type uint32;</w:delText>
              </w:r>
            </w:del>
          </w:p>
          <w:p w14:paraId="145F8F1F" w14:textId="041D69C5" w:rsidR="00614584" w:rsidRPr="009227FA" w:rsidDel="00ED0AEA" w:rsidRDefault="00614584" w:rsidP="00FB5818">
            <w:pPr>
              <w:pStyle w:val="XML3"/>
              <w:rPr>
                <w:del w:id="22110" w:author="Thomas Dietz" w:date="2012-08-08T17:00:00Z"/>
              </w:rPr>
            </w:pPr>
            <w:del w:id="22111" w:author="Thomas Dietz" w:date="2012-08-08T17:00:00Z">
              <w:r w:rsidRPr="009227FA" w:rsidDel="00ED0AEA">
                <w:delText>description "The maximum number of packets the logical switch can buffer when sending packets to the controller using packet-in messages.";</w:delText>
              </w:r>
            </w:del>
          </w:p>
          <w:p w14:paraId="310249DE" w14:textId="04D9B04B" w:rsidR="00614584" w:rsidRPr="009227FA" w:rsidDel="00ED0AEA" w:rsidRDefault="00FB5818" w:rsidP="00FB5818">
            <w:pPr>
              <w:pStyle w:val="XML2"/>
              <w:rPr>
                <w:del w:id="22112" w:author="Thomas Dietz" w:date="2012-08-08T17:00:00Z"/>
              </w:rPr>
            </w:pPr>
            <w:del w:id="22113" w:author="Thomas Dietz" w:date="2012-08-08T17:00:00Z">
              <w:r w:rsidRPr="009227FA" w:rsidDel="00ED0AEA">
                <w:delText>}</w:delText>
              </w:r>
            </w:del>
          </w:p>
          <w:p w14:paraId="70AF3600" w14:textId="2E4CF242" w:rsidR="00614584" w:rsidRPr="009227FA" w:rsidDel="00ED0AEA" w:rsidRDefault="00614584" w:rsidP="00FB5818">
            <w:pPr>
              <w:pStyle w:val="XML2"/>
              <w:rPr>
                <w:del w:id="22114" w:author="Thomas Dietz" w:date="2012-08-08T17:00:00Z"/>
              </w:rPr>
            </w:pPr>
            <w:del w:id="22115" w:author="Thomas Dietz" w:date="2012-08-08T17:00:00Z">
              <w:r w:rsidRPr="009227FA" w:rsidDel="00ED0AEA">
                <w:delText>leaf max-tables {</w:delText>
              </w:r>
            </w:del>
          </w:p>
          <w:p w14:paraId="0CB7893A" w14:textId="58F68C9E" w:rsidR="00614584" w:rsidRPr="009227FA" w:rsidDel="00ED0AEA" w:rsidRDefault="00614584" w:rsidP="00FB5818">
            <w:pPr>
              <w:pStyle w:val="XML3"/>
              <w:rPr>
                <w:del w:id="22116" w:author="Thomas Dietz" w:date="2012-08-08T17:00:00Z"/>
              </w:rPr>
            </w:pPr>
            <w:del w:id="22117" w:author="Thomas Dietz" w:date="2012-08-08T17:00:00Z">
              <w:r w:rsidRPr="009227FA" w:rsidDel="00ED0AEA">
                <w:delText>type uint8;</w:delText>
              </w:r>
            </w:del>
          </w:p>
          <w:p w14:paraId="781826D8" w14:textId="057D5D8C" w:rsidR="00614584" w:rsidRPr="009227FA" w:rsidDel="00ED0AEA" w:rsidRDefault="00614584" w:rsidP="00FB5818">
            <w:pPr>
              <w:pStyle w:val="XML3"/>
              <w:rPr>
                <w:del w:id="22118" w:author="Thomas Dietz" w:date="2012-08-08T17:00:00Z"/>
              </w:rPr>
            </w:pPr>
            <w:del w:id="22119" w:author="Thomas Dietz" w:date="2012-08-08T17:00:00Z">
              <w:r w:rsidRPr="009227FA" w:rsidDel="00ED0AEA">
                <w:delText>description "The number of flow tables supported by the logical switch.";</w:delText>
              </w:r>
            </w:del>
          </w:p>
          <w:p w14:paraId="51973630" w14:textId="36271114" w:rsidR="00614584" w:rsidRPr="009227FA" w:rsidDel="00ED0AEA" w:rsidRDefault="00FB5818" w:rsidP="00FB5818">
            <w:pPr>
              <w:pStyle w:val="XML2"/>
              <w:rPr>
                <w:del w:id="22120" w:author="Thomas Dietz" w:date="2012-08-08T17:00:00Z"/>
              </w:rPr>
            </w:pPr>
            <w:del w:id="22121" w:author="Thomas Dietz" w:date="2012-08-08T17:00:00Z">
              <w:r w:rsidRPr="009227FA" w:rsidDel="00ED0AEA">
                <w:delText>}</w:delText>
              </w:r>
            </w:del>
          </w:p>
          <w:p w14:paraId="66C42408" w14:textId="13C70462" w:rsidR="00614584" w:rsidRPr="009227FA" w:rsidDel="00ED0AEA" w:rsidRDefault="00614584" w:rsidP="00FB5818">
            <w:pPr>
              <w:pStyle w:val="XML2"/>
              <w:rPr>
                <w:del w:id="22122" w:author="Thomas Dietz" w:date="2012-08-08T17:00:00Z"/>
              </w:rPr>
            </w:pPr>
            <w:del w:id="22123" w:author="Thomas Dietz" w:date="2012-08-08T17:00:00Z">
              <w:r w:rsidRPr="009227FA" w:rsidDel="00ED0AEA">
                <w:delText>leaf max-ports {</w:delText>
              </w:r>
            </w:del>
          </w:p>
          <w:p w14:paraId="0DA744B7" w14:textId="54FFEE74" w:rsidR="00614584" w:rsidRPr="009227FA" w:rsidDel="00ED0AEA" w:rsidRDefault="00614584" w:rsidP="00FB5818">
            <w:pPr>
              <w:pStyle w:val="XML3"/>
              <w:rPr>
                <w:del w:id="22124" w:author="Thomas Dietz" w:date="2012-08-08T17:00:00Z"/>
              </w:rPr>
            </w:pPr>
            <w:del w:id="22125" w:author="Thomas Dietz" w:date="2012-08-08T17:00:00Z">
              <w:r w:rsidRPr="009227FA" w:rsidDel="00ED0AEA">
                <w:delText>type uint32;</w:delText>
              </w:r>
            </w:del>
          </w:p>
          <w:p w14:paraId="6503D2FB" w14:textId="363B3D77" w:rsidR="00614584" w:rsidRPr="009227FA" w:rsidDel="00ED0AEA" w:rsidRDefault="00614584" w:rsidP="00FB5818">
            <w:pPr>
              <w:pStyle w:val="XML3"/>
              <w:rPr>
                <w:del w:id="22126" w:author="Thomas Dietz" w:date="2012-08-08T17:00:00Z"/>
              </w:rPr>
            </w:pPr>
            <w:del w:id="22127" w:author="Thomas Dietz" w:date="2012-08-08T17:00:00Z">
              <w:r w:rsidRPr="009227FA" w:rsidDel="00ED0AEA">
                <w:delText>description "The number of flow tables supported by the logical switch.";</w:delText>
              </w:r>
            </w:del>
          </w:p>
          <w:p w14:paraId="5EC1D15B" w14:textId="55454D06" w:rsidR="00614584" w:rsidRPr="009227FA" w:rsidDel="00ED0AEA" w:rsidRDefault="00FB5818" w:rsidP="00FB5818">
            <w:pPr>
              <w:pStyle w:val="XML2"/>
              <w:rPr>
                <w:del w:id="22128" w:author="Thomas Dietz" w:date="2012-08-08T17:00:00Z"/>
              </w:rPr>
            </w:pPr>
            <w:del w:id="22129" w:author="Thomas Dietz" w:date="2012-08-08T17:00:00Z">
              <w:r w:rsidRPr="009227FA" w:rsidDel="00ED0AEA">
                <w:delText>}</w:delText>
              </w:r>
            </w:del>
          </w:p>
          <w:p w14:paraId="50E6B4C0" w14:textId="5EA8B738" w:rsidR="00614584" w:rsidRPr="009227FA" w:rsidDel="00ED0AEA" w:rsidRDefault="00614584" w:rsidP="00FB5818">
            <w:pPr>
              <w:pStyle w:val="XML2"/>
              <w:rPr>
                <w:del w:id="22130" w:author="Thomas Dietz" w:date="2012-08-08T17:00:00Z"/>
              </w:rPr>
            </w:pPr>
            <w:del w:id="22131" w:author="Thomas Dietz" w:date="2012-08-08T17:00:00Z">
              <w:r w:rsidRPr="009227FA" w:rsidDel="00ED0AEA">
                <w:delText>leaf flow-statistics {</w:delText>
              </w:r>
            </w:del>
          </w:p>
          <w:p w14:paraId="3DB0FCEC" w14:textId="0989C999" w:rsidR="00614584" w:rsidRPr="009227FA" w:rsidDel="00ED0AEA" w:rsidRDefault="00614584" w:rsidP="00FB5818">
            <w:pPr>
              <w:pStyle w:val="XML3"/>
              <w:rPr>
                <w:del w:id="22132" w:author="Thomas Dietz" w:date="2012-08-08T17:00:00Z"/>
              </w:rPr>
            </w:pPr>
            <w:del w:id="22133" w:author="Thomas Dietz" w:date="2012-08-08T17:00:00Z">
              <w:r w:rsidRPr="009227FA" w:rsidDel="00ED0AEA">
                <w:delText>type boolean;</w:delText>
              </w:r>
            </w:del>
          </w:p>
          <w:p w14:paraId="49E3B509" w14:textId="0607956D" w:rsidR="00614584" w:rsidRPr="009227FA" w:rsidDel="00ED0AEA" w:rsidRDefault="00614584" w:rsidP="00FB5818">
            <w:pPr>
              <w:pStyle w:val="XML3"/>
              <w:rPr>
                <w:del w:id="22134" w:author="Thomas Dietz" w:date="2012-08-08T17:00:00Z"/>
              </w:rPr>
            </w:pPr>
            <w:del w:id="22135" w:author="Thomas Dietz" w:date="2012-08-08T17:00:00Z">
              <w:r w:rsidRPr="009227FA" w:rsidDel="00ED0AEA">
                <w:delText>default false;</w:delText>
              </w:r>
            </w:del>
          </w:p>
          <w:p w14:paraId="3FA5092A" w14:textId="6BFC3BD4" w:rsidR="00614584" w:rsidRPr="009227FA" w:rsidDel="00ED0AEA" w:rsidRDefault="00614584" w:rsidP="00FB5818">
            <w:pPr>
              <w:pStyle w:val="XML3"/>
              <w:rPr>
                <w:del w:id="22136" w:author="Thomas Dietz" w:date="2012-08-08T17:00:00Z"/>
              </w:rPr>
            </w:pPr>
            <w:del w:id="22137" w:author="Thomas Dietz" w:date="2012-08-08T17:00:00Z">
              <w:r w:rsidRPr="009227FA" w:rsidDel="00ED0AEA">
                <w:delText>description "Specifies if the logical switch supports flow statistics.";</w:delText>
              </w:r>
            </w:del>
          </w:p>
          <w:p w14:paraId="395D6381" w14:textId="46902DED" w:rsidR="00614584" w:rsidRPr="009227FA" w:rsidDel="00ED0AEA" w:rsidRDefault="00614584" w:rsidP="00FB5818">
            <w:pPr>
              <w:pStyle w:val="XML2"/>
              <w:rPr>
                <w:del w:id="22138" w:author="Thomas Dietz" w:date="2012-08-08T17:00:00Z"/>
              </w:rPr>
            </w:pPr>
            <w:del w:id="22139" w:author="Thomas Dietz" w:date="2012-08-08T17:00:00Z">
              <w:r w:rsidRPr="009227FA" w:rsidDel="00ED0AEA">
                <w:delText>}</w:delText>
              </w:r>
            </w:del>
          </w:p>
          <w:p w14:paraId="14F3E921" w14:textId="243EA4F5" w:rsidR="00614584" w:rsidRPr="009227FA" w:rsidDel="00ED0AEA" w:rsidRDefault="00614584" w:rsidP="002E655C">
            <w:pPr>
              <w:pStyle w:val="XML2"/>
              <w:rPr>
                <w:del w:id="22140" w:author="Thomas Dietz" w:date="2012-08-08T17:00:00Z"/>
              </w:rPr>
            </w:pPr>
            <w:del w:id="22141" w:author="Thomas Dietz" w:date="2012-08-08T17:00:00Z">
              <w:r w:rsidRPr="009227FA" w:rsidDel="00ED0AEA">
                <w:delText>leaf table-statistics {</w:delText>
              </w:r>
            </w:del>
          </w:p>
          <w:p w14:paraId="6C43443E" w14:textId="124B05E7" w:rsidR="00614584" w:rsidRPr="009227FA" w:rsidDel="00ED0AEA" w:rsidRDefault="00614584" w:rsidP="002E655C">
            <w:pPr>
              <w:pStyle w:val="XML3"/>
              <w:rPr>
                <w:del w:id="22142" w:author="Thomas Dietz" w:date="2012-08-08T17:00:00Z"/>
              </w:rPr>
            </w:pPr>
            <w:del w:id="22143" w:author="Thomas Dietz" w:date="2012-08-08T17:00:00Z">
              <w:r w:rsidRPr="009227FA" w:rsidDel="00ED0AEA">
                <w:delText>type boolean;</w:delText>
              </w:r>
            </w:del>
          </w:p>
          <w:p w14:paraId="6B9DF3A2" w14:textId="632E198D" w:rsidR="00614584" w:rsidRPr="009227FA" w:rsidDel="00ED0AEA" w:rsidRDefault="00614584" w:rsidP="002E655C">
            <w:pPr>
              <w:pStyle w:val="XML3"/>
              <w:rPr>
                <w:del w:id="22144" w:author="Thomas Dietz" w:date="2012-08-08T17:00:00Z"/>
              </w:rPr>
            </w:pPr>
            <w:del w:id="22145" w:author="Thomas Dietz" w:date="2012-08-08T17:00:00Z">
              <w:r w:rsidRPr="009227FA" w:rsidDel="00ED0AEA">
                <w:delText>default false;</w:delText>
              </w:r>
            </w:del>
          </w:p>
          <w:p w14:paraId="25988A76" w14:textId="12585014" w:rsidR="00614584" w:rsidRPr="009227FA" w:rsidDel="00ED0AEA" w:rsidRDefault="00614584" w:rsidP="002E655C">
            <w:pPr>
              <w:pStyle w:val="XML3"/>
              <w:rPr>
                <w:del w:id="22146" w:author="Thomas Dietz" w:date="2012-08-08T17:00:00Z"/>
              </w:rPr>
            </w:pPr>
            <w:del w:id="22147" w:author="Thomas Dietz" w:date="2012-08-08T17:00:00Z">
              <w:r w:rsidRPr="009227FA" w:rsidDel="00ED0AEA">
                <w:delText>description "Specifies if the logical switch supports table statistics.";</w:delText>
              </w:r>
            </w:del>
          </w:p>
          <w:p w14:paraId="6804870A" w14:textId="6104D7B8" w:rsidR="00614584" w:rsidRPr="009227FA" w:rsidDel="00ED0AEA" w:rsidRDefault="00614584" w:rsidP="002E655C">
            <w:pPr>
              <w:pStyle w:val="XML2"/>
              <w:rPr>
                <w:del w:id="22148" w:author="Thomas Dietz" w:date="2012-08-08T17:00:00Z"/>
              </w:rPr>
            </w:pPr>
            <w:del w:id="22149" w:author="Thomas Dietz" w:date="2012-08-08T17:00:00Z">
              <w:r w:rsidRPr="009227FA" w:rsidDel="00ED0AEA">
                <w:delText>}</w:delText>
              </w:r>
            </w:del>
          </w:p>
          <w:p w14:paraId="4EA45208" w14:textId="11D4A07D" w:rsidR="00614584" w:rsidRPr="009227FA" w:rsidDel="00ED0AEA" w:rsidRDefault="00614584" w:rsidP="002E655C">
            <w:pPr>
              <w:pStyle w:val="XML2"/>
              <w:rPr>
                <w:del w:id="22150" w:author="Thomas Dietz" w:date="2012-08-08T17:00:00Z"/>
              </w:rPr>
            </w:pPr>
            <w:del w:id="22151" w:author="Thomas Dietz" w:date="2012-08-08T17:00:00Z">
              <w:r w:rsidRPr="009227FA" w:rsidDel="00ED0AEA">
                <w:delText>leaf port-statistics {</w:delText>
              </w:r>
            </w:del>
          </w:p>
          <w:p w14:paraId="10EBD89F" w14:textId="251D8B71" w:rsidR="00614584" w:rsidRPr="009227FA" w:rsidDel="00ED0AEA" w:rsidRDefault="00614584" w:rsidP="002E655C">
            <w:pPr>
              <w:pStyle w:val="XML3"/>
              <w:rPr>
                <w:del w:id="22152" w:author="Thomas Dietz" w:date="2012-08-08T17:00:00Z"/>
              </w:rPr>
            </w:pPr>
            <w:del w:id="22153" w:author="Thomas Dietz" w:date="2012-08-08T17:00:00Z">
              <w:r w:rsidRPr="009227FA" w:rsidDel="00ED0AEA">
                <w:delText>type boolean;</w:delText>
              </w:r>
            </w:del>
          </w:p>
          <w:p w14:paraId="42E20BD3" w14:textId="797B3215" w:rsidR="00614584" w:rsidRPr="009227FA" w:rsidDel="00ED0AEA" w:rsidRDefault="00614584" w:rsidP="002E655C">
            <w:pPr>
              <w:pStyle w:val="XML3"/>
              <w:rPr>
                <w:del w:id="22154" w:author="Thomas Dietz" w:date="2012-08-08T17:00:00Z"/>
              </w:rPr>
            </w:pPr>
            <w:del w:id="22155" w:author="Thomas Dietz" w:date="2012-08-08T17:00:00Z">
              <w:r w:rsidRPr="009227FA" w:rsidDel="00ED0AEA">
                <w:delText>default false;</w:delText>
              </w:r>
            </w:del>
          </w:p>
          <w:p w14:paraId="74EC831A" w14:textId="063D4D23" w:rsidR="00614584" w:rsidRPr="009227FA" w:rsidDel="00ED0AEA" w:rsidRDefault="00614584" w:rsidP="002E655C">
            <w:pPr>
              <w:pStyle w:val="XML3"/>
              <w:rPr>
                <w:del w:id="22156" w:author="Thomas Dietz" w:date="2012-08-08T17:00:00Z"/>
              </w:rPr>
            </w:pPr>
            <w:del w:id="22157" w:author="Thomas Dietz" w:date="2012-08-08T17:00:00Z">
              <w:r w:rsidRPr="009227FA" w:rsidDel="00ED0AEA">
                <w:delText>description "Specifies if the logical switch supports port statistics.";</w:delText>
              </w:r>
            </w:del>
          </w:p>
          <w:p w14:paraId="306E7A67" w14:textId="78C4F4C7" w:rsidR="00614584" w:rsidRPr="009227FA" w:rsidDel="00ED0AEA" w:rsidRDefault="00614584" w:rsidP="002E655C">
            <w:pPr>
              <w:pStyle w:val="XML2"/>
              <w:rPr>
                <w:del w:id="22158" w:author="Thomas Dietz" w:date="2012-08-08T17:00:00Z"/>
              </w:rPr>
            </w:pPr>
            <w:del w:id="22159" w:author="Thomas Dietz" w:date="2012-08-08T17:00:00Z">
              <w:r w:rsidRPr="009227FA" w:rsidDel="00ED0AEA">
                <w:delText>}</w:delText>
              </w:r>
            </w:del>
          </w:p>
          <w:p w14:paraId="4037705C" w14:textId="36EF77EB" w:rsidR="00614584" w:rsidRPr="009227FA" w:rsidDel="00ED0AEA" w:rsidRDefault="00614584" w:rsidP="002E655C">
            <w:pPr>
              <w:pStyle w:val="XML2"/>
              <w:rPr>
                <w:del w:id="22160" w:author="Thomas Dietz" w:date="2012-08-08T17:00:00Z"/>
              </w:rPr>
            </w:pPr>
            <w:del w:id="22161" w:author="Thomas Dietz" w:date="2012-08-08T17:00:00Z">
              <w:r w:rsidRPr="009227FA" w:rsidDel="00ED0AEA">
                <w:delText>leaf group-statistics {</w:delText>
              </w:r>
            </w:del>
          </w:p>
          <w:p w14:paraId="29DE5EA7" w14:textId="1BD8555B" w:rsidR="00614584" w:rsidRPr="009227FA" w:rsidDel="00ED0AEA" w:rsidRDefault="00614584" w:rsidP="002E655C">
            <w:pPr>
              <w:pStyle w:val="XML3"/>
              <w:rPr>
                <w:del w:id="22162" w:author="Thomas Dietz" w:date="2012-08-08T17:00:00Z"/>
              </w:rPr>
            </w:pPr>
            <w:del w:id="22163" w:author="Thomas Dietz" w:date="2012-08-08T17:00:00Z">
              <w:r w:rsidRPr="009227FA" w:rsidDel="00ED0AEA">
                <w:delText>type boolean;</w:delText>
              </w:r>
            </w:del>
          </w:p>
          <w:p w14:paraId="52E1EF5A" w14:textId="554F3583" w:rsidR="00614584" w:rsidRPr="009227FA" w:rsidDel="00ED0AEA" w:rsidRDefault="00614584" w:rsidP="002E655C">
            <w:pPr>
              <w:pStyle w:val="XML3"/>
              <w:rPr>
                <w:del w:id="22164" w:author="Thomas Dietz" w:date="2012-08-08T17:00:00Z"/>
              </w:rPr>
            </w:pPr>
            <w:del w:id="22165" w:author="Thomas Dietz" w:date="2012-08-08T17:00:00Z">
              <w:r w:rsidRPr="009227FA" w:rsidDel="00ED0AEA">
                <w:delText>default false;</w:delText>
              </w:r>
            </w:del>
          </w:p>
          <w:p w14:paraId="40A842DC" w14:textId="47D12164" w:rsidR="00614584" w:rsidRPr="009227FA" w:rsidDel="00ED0AEA" w:rsidRDefault="00614584" w:rsidP="002E655C">
            <w:pPr>
              <w:pStyle w:val="XML3"/>
              <w:rPr>
                <w:del w:id="22166" w:author="Thomas Dietz" w:date="2012-08-08T17:00:00Z"/>
              </w:rPr>
            </w:pPr>
            <w:del w:id="22167" w:author="Thomas Dietz" w:date="2012-08-08T17:00:00Z">
              <w:r w:rsidRPr="009227FA" w:rsidDel="00ED0AEA">
                <w:delText>description "Specifies if the logical switch supports group statistics.";</w:delText>
              </w:r>
            </w:del>
          </w:p>
          <w:p w14:paraId="1219D2BB" w14:textId="3CFAE3CD" w:rsidR="00614584" w:rsidRPr="009227FA" w:rsidDel="00ED0AEA" w:rsidRDefault="00614584" w:rsidP="002E655C">
            <w:pPr>
              <w:pStyle w:val="XML2"/>
              <w:rPr>
                <w:del w:id="22168" w:author="Thomas Dietz" w:date="2012-08-08T17:00:00Z"/>
              </w:rPr>
            </w:pPr>
            <w:del w:id="22169" w:author="Thomas Dietz" w:date="2012-08-08T17:00:00Z">
              <w:r w:rsidRPr="009227FA" w:rsidDel="00ED0AEA">
                <w:delText>}</w:delText>
              </w:r>
            </w:del>
          </w:p>
          <w:p w14:paraId="7C95F7CF" w14:textId="00020D96" w:rsidR="00614584" w:rsidRPr="009227FA" w:rsidDel="00ED0AEA" w:rsidRDefault="00614584" w:rsidP="002E655C">
            <w:pPr>
              <w:pStyle w:val="XML2"/>
              <w:rPr>
                <w:del w:id="22170" w:author="Thomas Dietz" w:date="2012-08-08T17:00:00Z"/>
              </w:rPr>
            </w:pPr>
            <w:del w:id="22171" w:author="Thomas Dietz" w:date="2012-08-08T17:00:00Z">
              <w:r w:rsidRPr="009227FA" w:rsidDel="00ED0AEA">
                <w:delText>leaf queue-statistics {</w:delText>
              </w:r>
            </w:del>
          </w:p>
          <w:p w14:paraId="2050B145" w14:textId="69CFEC5C" w:rsidR="00614584" w:rsidRPr="009227FA" w:rsidDel="00ED0AEA" w:rsidRDefault="00614584" w:rsidP="002E655C">
            <w:pPr>
              <w:pStyle w:val="XML3"/>
              <w:rPr>
                <w:del w:id="22172" w:author="Thomas Dietz" w:date="2012-08-08T17:00:00Z"/>
              </w:rPr>
            </w:pPr>
            <w:del w:id="22173" w:author="Thomas Dietz" w:date="2012-08-08T17:00:00Z">
              <w:r w:rsidRPr="009227FA" w:rsidDel="00ED0AEA">
                <w:delText>type boolean;</w:delText>
              </w:r>
            </w:del>
          </w:p>
          <w:p w14:paraId="52AD5B4A" w14:textId="68AB8074" w:rsidR="00614584" w:rsidRPr="009227FA" w:rsidDel="00ED0AEA" w:rsidRDefault="00614584" w:rsidP="002E655C">
            <w:pPr>
              <w:pStyle w:val="XML3"/>
              <w:rPr>
                <w:del w:id="22174" w:author="Thomas Dietz" w:date="2012-08-08T17:00:00Z"/>
              </w:rPr>
            </w:pPr>
            <w:del w:id="22175" w:author="Thomas Dietz" w:date="2012-08-08T17:00:00Z">
              <w:r w:rsidRPr="009227FA" w:rsidDel="00ED0AEA">
                <w:delText>default false;</w:delText>
              </w:r>
            </w:del>
          </w:p>
          <w:p w14:paraId="5F93FAB3" w14:textId="166BD396" w:rsidR="00614584" w:rsidRPr="009227FA" w:rsidDel="00ED0AEA" w:rsidRDefault="00614584" w:rsidP="002E655C">
            <w:pPr>
              <w:pStyle w:val="XML3"/>
              <w:rPr>
                <w:del w:id="22176" w:author="Thomas Dietz" w:date="2012-08-08T17:00:00Z"/>
              </w:rPr>
            </w:pPr>
            <w:del w:id="22177" w:author="Thomas Dietz" w:date="2012-08-08T17:00:00Z">
              <w:r w:rsidRPr="009227FA" w:rsidDel="00ED0AEA">
                <w:delText>description "Specifies if the logical switch supports queue statistics.";</w:delText>
              </w:r>
            </w:del>
          </w:p>
          <w:p w14:paraId="4B05968B" w14:textId="41A0D51E" w:rsidR="00614584" w:rsidRPr="009227FA" w:rsidDel="00ED0AEA" w:rsidRDefault="00614584" w:rsidP="002E655C">
            <w:pPr>
              <w:pStyle w:val="XML2"/>
              <w:rPr>
                <w:del w:id="22178" w:author="Thomas Dietz" w:date="2012-08-08T17:00:00Z"/>
              </w:rPr>
            </w:pPr>
            <w:del w:id="22179" w:author="Thomas Dietz" w:date="2012-08-08T17:00:00Z">
              <w:r w:rsidRPr="009227FA" w:rsidDel="00ED0AEA">
                <w:delText>}</w:delText>
              </w:r>
            </w:del>
          </w:p>
          <w:p w14:paraId="685BC4A0" w14:textId="521CBF82" w:rsidR="00614584" w:rsidRPr="009227FA" w:rsidDel="00ED0AEA" w:rsidRDefault="00614584" w:rsidP="002E655C">
            <w:pPr>
              <w:pStyle w:val="XML2"/>
              <w:rPr>
                <w:del w:id="22180" w:author="Thomas Dietz" w:date="2012-08-08T17:00:00Z"/>
              </w:rPr>
            </w:pPr>
            <w:del w:id="22181" w:author="Thomas Dietz" w:date="2012-08-08T17:00:00Z">
              <w:r w:rsidRPr="009227FA" w:rsidDel="00ED0AEA">
                <w:delText>leaf reassemble-ip-fragments {</w:delText>
              </w:r>
            </w:del>
          </w:p>
          <w:p w14:paraId="23932603" w14:textId="33EBAF60" w:rsidR="00614584" w:rsidRPr="009227FA" w:rsidDel="00ED0AEA" w:rsidRDefault="00614584" w:rsidP="002E655C">
            <w:pPr>
              <w:pStyle w:val="XML3"/>
              <w:rPr>
                <w:del w:id="22182" w:author="Thomas Dietz" w:date="2012-08-08T17:00:00Z"/>
              </w:rPr>
            </w:pPr>
            <w:del w:id="22183" w:author="Thomas Dietz" w:date="2012-08-08T17:00:00Z">
              <w:r w:rsidRPr="009227FA" w:rsidDel="00ED0AEA">
                <w:delText>type boolean;</w:delText>
              </w:r>
            </w:del>
          </w:p>
          <w:p w14:paraId="5F260C8B" w14:textId="73B3C4D9" w:rsidR="00614584" w:rsidRPr="009227FA" w:rsidDel="00ED0AEA" w:rsidRDefault="00614584" w:rsidP="002E655C">
            <w:pPr>
              <w:pStyle w:val="XML3"/>
              <w:rPr>
                <w:del w:id="22184" w:author="Thomas Dietz" w:date="2012-08-08T17:00:00Z"/>
              </w:rPr>
            </w:pPr>
            <w:del w:id="22185" w:author="Thomas Dietz" w:date="2012-08-08T17:00:00Z">
              <w:r w:rsidRPr="009227FA" w:rsidDel="00ED0AEA">
                <w:delText>default false;</w:delText>
              </w:r>
            </w:del>
          </w:p>
          <w:p w14:paraId="51BC06F6" w14:textId="0503C47D" w:rsidR="00614584" w:rsidRPr="009227FA" w:rsidDel="00ED0AEA" w:rsidRDefault="00614584" w:rsidP="002E655C">
            <w:pPr>
              <w:pStyle w:val="XML3"/>
              <w:rPr>
                <w:del w:id="22186" w:author="Thomas Dietz" w:date="2012-08-08T17:00:00Z"/>
              </w:rPr>
            </w:pPr>
            <w:del w:id="22187" w:author="Thomas Dietz" w:date="2012-08-08T17:00:00Z">
              <w:r w:rsidRPr="009227FA" w:rsidDel="00ED0AEA">
                <w:delText>description "Specifies if the logical switch supports reassemble IP fragments.";</w:delText>
              </w:r>
            </w:del>
          </w:p>
          <w:p w14:paraId="3563FCBC" w14:textId="7C95B4A4" w:rsidR="00614584" w:rsidRPr="009227FA" w:rsidDel="00ED0AEA" w:rsidRDefault="00614584" w:rsidP="002E655C">
            <w:pPr>
              <w:pStyle w:val="XML2"/>
              <w:rPr>
                <w:del w:id="22188" w:author="Thomas Dietz" w:date="2012-08-08T17:00:00Z"/>
              </w:rPr>
            </w:pPr>
            <w:del w:id="22189" w:author="Thomas Dietz" w:date="2012-08-08T17:00:00Z">
              <w:r w:rsidRPr="009227FA" w:rsidDel="00ED0AEA">
                <w:delText>}</w:delText>
              </w:r>
            </w:del>
          </w:p>
          <w:p w14:paraId="4F648628" w14:textId="163FF17D" w:rsidR="00614584" w:rsidRPr="009227FA" w:rsidDel="00ED0AEA" w:rsidRDefault="00614584" w:rsidP="002E655C">
            <w:pPr>
              <w:pStyle w:val="XML2"/>
              <w:rPr>
                <w:del w:id="22190" w:author="Thomas Dietz" w:date="2012-08-08T17:00:00Z"/>
              </w:rPr>
            </w:pPr>
            <w:del w:id="22191" w:author="Thomas Dietz" w:date="2012-08-08T17:00:00Z">
              <w:r w:rsidRPr="009227FA" w:rsidDel="00ED0AEA">
                <w:delText>leaf block-looping-ports {</w:delText>
              </w:r>
            </w:del>
          </w:p>
          <w:p w14:paraId="5E7B7D4D" w14:textId="2E201045" w:rsidR="00614584" w:rsidRPr="009227FA" w:rsidDel="00ED0AEA" w:rsidRDefault="00614584" w:rsidP="002E655C">
            <w:pPr>
              <w:pStyle w:val="XML3"/>
              <w:rPr>
                <w:del w:id="22192" w:author="Thomas Dietz" w:date="2012-08-08T17:00:00Z"/>
              </w:rPr>
            </w:pPr>
            <w:del w:id="22193" w:author="Thomas Dietz" w:date="2012-08-08T17:00:00Z">
              <w:r w:rsidRPr="009227FA" w:rsidDel="00ED0AEA">
                <w:delText>type boolean;</w:delText>
              </w:r>
            </w:del>
          </w:p>
          <w:p w14:paraId="4282EBD5" w14:textId="1F1CE1F6" w:rsidR="00614584" w:rsidRPr="009227FA" w:rsidDel="00ED0AEA" w:rsidRDefault="00614584" w:rsidP="002E655C">
            <w:pPr>
              <w:pStyle w:val="XML3"/>
              <w:rPr>
                <w:del w:id="22194" w:author="Thomas Dietz" w:date="2012-08-08T17:00:00Z"/>
              </w:rPr>
            </w:pPr>
            <w:del w:id="22195" w:author="Thomas Dietz" w:date="2012-08-08T17:00:00Z">
              <w:r w:rsidRPr="009227FA" w:rsidDel="00ED0AEA">
                <w:delText>default false;</w:delText>
              </w:r>
            </w:del>
          </w:p>
          <w:p w14:paraId="339E23B2" w14:textId="51E3F0C8" w:rsidR="00614584" w:rsidRPr="009227FA" w:rsidDel="00ED0AEA" w:rsidRDefault="00614584" w:rsidP="002E655C">
            <w:pPr>
              <w:pStyle w:val="XML3"/>
              <w:rPr>
                <w:del w:id="22196" w:author="Thomas Dietz" w:date="2012-08-08T17:00:00Z"/>
              </w:rPr>
            </w:pPr>
            <w:del w:id="22197" w:author="Thomas Dietz" w:date="2012-08-08T17:00:00Z">
              <w:r w:rsidRPr="009227FA" w:rsidDel="00ED0AEA">
                <w:lastRenderedPageBreak/>
                <w:delText>description "'true' indicates that a switch protocol outside of OpenFlow, such as 802.1D Spanning Tree, will detect topology loops and block ports to prevent packet loops."</w:delText>
              </w:r>
              <w:r w:rsidR="00FE7DC9" w:rsidRPr="009227FA" w:rsidDel="00ED0AEA">
                <w:delText>;</w:delText>
              </w:r>
            </w:del>
          </w:p>
          <w:p w14:paraId="54CC2AEC" w14:textId="30991B4C" w:rsidR="00614584" w:rsidRPr="009227FA" w:rsidDel="00ED0AEA" w:rsidRDefault="00614584" w:rsidP="002E655C">
            <w:pPr>
              <w:pStyle w:val="XML2"/>
              <w:rPr>
                <w:del w:id="22198" w:author="Thomas Dietz" w:date="2012-08-08T17:00:00Z"/>
              </w:rPr>
            </w:pPr>
            <w:del w:id="22199" w:author="Thomas Dietz" w:date="2012-08-08T17:00:00Z">
              <w:r w:rsidRPr="009227FA" w:rsidDel="00ED0AEA">
                <w:delText>}</w:delText>
              </w:r>
            </w:del>
          </w:p>
          <w:p w14:paraId="47A17F46" w14:textId="7CB90900" w:rsidR="00614584" w:rsidRPr="009227FA" w:rsidDel="00ED0AEA" w:rsidRDefault="00614584" w:rsidP="002E655C">
            <w:pPr>
              <w:pStyle w:val="XML2"/>
              <w:rPr>
                <w:del w:id="22200" w:author="Thomas Dietz" w:date="2012-08-08T17:00:00Z"/>
              </w:rPr>
            </w:pPr>
            <w:del w:id="22201" w:author="Thomas Dietz" w:date="2012-08-08T17:00:00Z">
              <w:r w:rsidRPr="009227FA" w:rsidDel="00ED0AEA">
                <w:delText>container reserved-port-types {</w:delText>
              </w:r>
            </w:del>
          </w:p>
          <w:p w14:paraId="199C84D6" w14:textId="619B2F65" w:rsidR="00614584" w:rsidRPr="009227FA" w:rsidDel="00ED0AEA" w:rsidRDefault="00614584" w:rsidP="002E655C">
            <w:pPr>
              <w:pStyle w:val="XML3"/>
              <w:rPr>
                <w:del w:id="22202" w:author="Thomas Dietz" w:date="2012-08-08T17:00:00Z"/>
              </w:rPr>
            </w:pPr>
            <w:del w:id="22203" w:author="Thomas Dietz" w:date="2012-08-08T17:00:00Z">
              <w:r w:rsidRPr="009227FA" w:rsidDel="00ED0AEA">
                <w:delText>description "Specify generic forwarding actions such as sending to the controller, flooding, or forwarding using non-OpenFlow methods, such as 'normal' switch processing.";</w:delText>
              </w:r>
            </w:del>
          </w:p>
          <w:p w14:paraId="24A0C881" w14:textId="6696E884" w:rsidR="00614584" w:rsidRPr="009227FA" w:rsidDel="00ED0AEA" w:rsidRDefault="00614584" w:rsidP="002E655C">
            <w:pPr>
              <w:pStyle w:val="XML3"/>
              <w:rPr>
                <w:del w:id="22204" w:author="Thomas Dietz" w:date="2012-08-08T17:00:00Z"/>
              </w:rPr>
            </w:pPr>
            <w:del w:id="22205" w:author="Thomas Dietz" w:date="2012-08-08T17:00:00Z">
              <w:r w:rsidRPr="009227FA" w:rsidDel="00ED0AEA">
                <w:delText>reference "The types of reserved ports are defined in OpenFlow Switch Specification version 1.2.";</w:delText>
              </w:r>
            </w:del>
          </w:p>
          <w:p w14:paraId="4738D0A2" w14:textId="46630A9C" w:rsidR="00614584" w:rsidRPr="009227FA" w:rsidDel="00ED0AEA" w:rsidRDefault="00614584" w:rsidP="002E655C">
            <w:pPr>
              <w:pStyle w:val="XML3"/>
              <w:rPr>
                <w:del w:id="22206" w:author="Thomas Dietz" w:date="2012-08-08T17:00:00Z"/>
              </w:rPr>
            </w:pPr>
            <w:del w:id="22207" w:author="Thomas Dietz" w:date="2012-08-08T17:00:00Z">
              <w:r w:rsidRPr="009227FA" w:rsidDel="00ED0AEA">
                <w:delText>leaf-list type {</w:delText>
              </w:r>
            </w:del>
          </w:p>
          <w:p w14:paraId="69A8B389" w14:textId="609AE9C6" w:rsidR="00614584" w:rsidRPr="009227FA" w:rsidDel="00ED0AEA" w:rsidRDefault="00614584" w:rsidP="002E655C">
            <w:pPr>
              <w:pStyle w:val="XML4"/>
              <w:rPr>
                <w:del w:id="22208" w:author="Thomas Dietz" w:date="2012-08-08T17:00:00Z"/>
              </w:rPr>
            </w:pPr>
            <w:del w:id="22209" w:author="Thomas Dietz" w:date="2012-08-08T17:00:00Z">
              <w:r w:rsidRPr="009227FA" w:rsidDel="00ED0AEA">
                <w:delText>type enumeration {</w:delText>
              </w:r>
            </w:del>
          </w:p>
          <w:p w14:paraId="07FC8310" w14:textId="3207285F" w:rsidR="00614584" w:rsidRPr="009227FA" w:rsidDel="00ED0AEA" w:rsidRDefault="00614584" w:rsidP="002E655C">
            <w:pPr>
              <w:pStyle w:val="XML5"/>
              <w:rPr>
                <w:del w:id="22210" w:author="Thomas Dietz" w:date="2012-08-08T17:00:00Z"/>
              </w:rPr>
            </w:pPr>
            <w:del w:id="22211" w:author="Thomas Dietz" w:date="2012-08-08T17:00:00Z">
              <w:r w:rsidRPr="009227FA" w:rsidDel="00ED0AEA">
                <w:delText>enum all;</w:delText>
              </w:r>
            </w:del>
          </w:p>
          <w:p w14:paraId="7D3CACB0" w14:textId="57A49D60" w:rsidR="00614584" w:rsidRPr="009227FA" w:rsidDel="00ED0AEA" w:rsidRDefault="00614584" w:rsidP="002E655C">
            <w:pPr>
              <w:pStyle w:val="XML5"/>
              <w:rPr>
                <w:del w:id="22212" w:author="Thomas Dietz" w:date="2012-08-08T17:00:00Z"/>
              </w:rPr>
            </w:pPr>
            <w:del w:id="22213" w:author="Thomas Dietz" w:date="2012-08-08T17:00:00Z">
              <w:r w:rsidRPr="009227FA" w:rsidDel="00ED0AEA">
                <w:delText>enum controller;</w:delText>
              </w:r>
            </w:del>
          </w:p>
          <w:p w14:paraId="1BB9DEC4" w14:textId="6136560C" w:rsidR="00614584" w:rsidRPr="009227FA" w:rsidDel="00ED0AEA" w:rsidRDefault="00614584" w:rsidP="002E655C">
            <w:pPr>
              <w:pStyle w:val="XML5"/>
              <w:rPr>
                <w:del w:id="22214" w:author="Thomas Dietz" w:date="2012-08-08T17:00:00Z"/>
              </w:rPr>
            </w:pPr>
            <w:del w:id="22215" w:author="Thomas Dietz" w:date="2012-08-08T17:00:00Z">
              <w:r w:rsidRPr="009227FA" w:rsidDel="00ED0AEA">
                <w:delText>enum table;</w:delText>
              </w:r>
            </w:del>
          </w:p>
          <w:p w14:paraId="44A3BE39" w14:textId="7C8FF2F5" w:rsidR="00614584" w:rsidRPr="009227FA" w:rsidDel="00ED0AEA" w:rsidRDefault="00614584" w:rsidP="002E655C">
            <w:pPr>
              <w:pStyle w:val="XML5"/>
              <w:rPr>
                <w:del w:id="22216" w:author="Thomas Dietz" w:date="2012-08-08T17:00:00Z"/>
              </w:rPr>
            </w:pPr>
            <w:del w:id="22217" w:author="Thomas Dietz" w:date="2012-08-08T17:00:00Z">
              <w:r w:rsidRPr="009227FA" w:rsidDel="00ED0AEA">
                <w:delText>enum inport;</w:delText>
              </w:r>
            </w:del>
          </w:p>
          <w:p w14:paraId="58C57350" w14:textId="396890B9" w:rsidR="00614584" w:rsidRPr="009227FA" w:rsidDel="00ED0AEA" w:rsidRDefault="00614584" w:rsidP="002E655C">
            <w:pPr>
              <w:pStyle w:val="XML5"/>
              <w:rPr>
                <w:del w:id="22218" w:author="Thomas Dietz" w:date="2012-08-08T17:00:00Z"/>
              </w:rPr>
            </w:pPr>
            <w:del w:id="22219" w:author="Thomas Dietz" w:date="2012-08-08T17:00:00Z">
              <w:r w:rsidRPr="009227FA" w:rsidDel="00ED0AEA">
                <w:delText>enum any;</w:delText>
              </w:r>
            </w:del>
          </w:p>
          <w:p w14:paraId="29E59F67" w14:textId="7B84DC73" w:rsidR="00614584" w:rsidRPr="009227FA" w:rsidDel="00ED0AEA" w:rsidRDefault="00614584" w:rsidP="002E655C">
            <w:pPr>
              <w:pStyle w:val="XML5"/>
              <w:rPr>
                <w:del w:id="22220" w:author="Thomas Dietz" w:date="2012-08-08T17:00:00Z"/>
              </w:rPr>
            </w:pPr>
            <w:del w:id="22221" w:author="Thomas Dietz" w:date="2012-08-08T17:00:00Z">
              <w:r w:rsidRPr="009227FA" w:rsidDel="00ED0AEA">
                <w:delText>enum normal;</w:delText>
              </w:r>
            </w:del>
          </w:p>
          <w:p w14:paraId="6920F600" w14:textId="330A206A" w:rsidR="00614584" w:rsidRPr="009227FA" w:rsidDel="00ED0AEA" w:rsidRDefault="00614584" w:rsidP="002E655C">
            <w:pPr>
              <w:pStyle w:val="XML5"/>
              <w:rPr>
                <w:del w:id="22222" w:author="Thomas Dietz" w:date="2012-08-08T17:00:00Z"/>
              </w:rPr>
            </w:pPr>
            <w:del w:id="22223" w:author="Thomas Dietz" w:date="2012-08-08T17:00:00Z">
              <w:r w:rsidRPr="009227FA" w:rsidDel="00ED0AEA">
                <w:delText>enum flood;</w:delText>
              </w:r>
            </w:del>
          </w:p>
          <w:p w14:paraId="308A580F" w14:textId="268A46EB" w:rsidR="00614584" w:rsidRPr="009227FA" w:rsidDel="00ED0AEA" w:rsidRDefault="00614584" w:rsidP="002E655C">
            <w:pPr>
              <w:pStyle w:val="XML4"/>
              <w:rPr>
                <w:del w:id="22224" w:author="Thomas Dietz" w:date="2012-08-08T17:00:00Z"/>
              </w:rPr>
            </w:pPr>
            <w:del w:id="22225" w:author="Thomas Dietz" w:date="2012-08-08T17:00:00Z">
              <w:r w:rsidRPr="009227FA" w:rsidDel="00ED0AEA">
                <w:delText>}</w:delText>
              </w:r>
            </w:del>
          </w:p>
          <w:p w14:paraId="46610D2B" w14:textId="21CF78FE" w:rsidR="00614584" w:rsidRPr="009227FA" w:rsidDel="00ED0AEA" w:rsidRDefault="00614584" w:rsidP="002E655C">
            <w:pPr>
              <w:pStyle w:val="XML3"/>
              <w:rPr>
                <w:del w:id="22226" w:author="Thomas Dietz" w:date="2012-08-08T17:00:00Z"/>
              </w:rPr>
            </w:pPr>
            <w:del w:id="22227" w:author="Thomas Dietz" w:date="2012-08-08T17:00:00Z">
              <w:r w:rsidRPr="009227FA" w:rsidDel="00ED0AEA">
                <w:delText>}</w:delText>
              </w:r>
            </w:del>
          </w:p>
          <w:p w14:paraId="1442FCAC" w14:textId="2F617706" w:rsidR="00614584" w:rsidRPr="009227FA" w:rsidDel="00ED0AEA" w:rsidRDefault="00614584" w:rsidP="002E655C">
            <w:pPr>
              <w:pStyle w:val="XML2"/>
              <w:rPr>
                <w:del w:id="22228" w:author="Thomas Dietz" w:date="2012-08-08T17:00:00Z"/>
              </w:rPr>
            </w:pPr>
            <w:del w:id="22229" w:author="Thomas Dietz" w:date="2012-08-08T17:00:00Z">
              <w:r w:rsidRPr="009227FA" w:rsidDel="00ED0AEA">
                <w:delText>}</w:delText>
              </w:r>
            </w:del>
          </w:p>
          <w:p w14:paraId="68E401FD" w14:textId="491FF759" w:rsidR="00614584" w:rsidRPr="009227FA" w:rsidDel="00ED0AEA" w:rsidRDefault="00614584" w:rsidP="00614584">
            <w:pPr>
              <w:pStyle w:val="XML1"/>
              <w:rPr>
                <w:del w:id="22230" w:author="Thomas Dietz" w:date="2012-08-08T17:00:00Z"/>
              </w:rPr>
            </w:pPr>
          </w:p>
          <w:p w14:paraId="0E2D26E6" w14:textId="6A60E6D3" w:rsidR="00614584" w:rsidRPr="009227FA" w:rsidDel="00ED0AEA" w:rsidRDefault="00614584" w:rsidP="002E655C">
            <w:pPr>
              <w:pStyle w:val="XML2"/>
              <w:rPr>
                <w:del w:id="22231" w:author="Thomas Dietz" w:date="2012-08-08T17:00:00Z"/>
              </w:rPr>
            </w:pPr>
            <w:del w:id="22232" w:author="Thomas Dietz" w:date="2012-08-08T17:00:00Z">
              <w:r w:rsidRPr="009227FA" w:rsidDel="00ED0AEA">
                <w:delText>container group-types {</w:delText>
              </w:r>
            </w:del>
          </w:p>
          <w:p w14:paraId="7539ECD0" w14:textId="3F6CB0C3" w:rsidR="00614584" w:rsidRPr="009227FA" w:rsidDel="00ED0AEA" w:rsidRDefault="00614584" w:rsidP="002E655C">
            <w:pPr>
              <w:pStyle w:val="XML3"/>
              <w:rPr>
                <w:del w:id="22233" w:author="Thomas Dietz" w:date="2012-08-08T17:00:00Z"/>
              </w:rPr>
            </w:pPr>
            <w:del w:id="22234" w:author="Thomas Dietz" w:date="2012-08-08T17:00:00Z">
              <w:r w:rsidRPr="009227FA" w:rsidDel="00ED0AEA">
                <w:delText>description "Specify the group types supported by the logical switch.";</w:delText>
              </w:r>
            </w:del>
          </w:p>
          <w:p w14:paraId="4A3EEEA8" w14:textId="47C607B3" w:rsidR="00614584" w:rsidRPr="009227FA" w:rsidDel="00ED0AEA" w:rsidRDefault="00614584" w:rsidP="002E655C">
            <w:pPr>
              <w:pStyle w:val="XML3"/>
              <w:rPr>
                <w:del w:id="22235" w:author="Thomas Dietz" w:date="2012-08-08T17:00:00Z"/>
              </w:rPr>
            </w:pPr>
            <w:del w:id="22236" w:author="Thomas Dietz" w:date="2012-08-08T17:00:00Z">
              <w:r w:rsidRPr="009227FA" w:rsidDel="00ED0AEA">
                <w:delText>reference "The types of groups are defined in OpenFlow Switch Specification version 1.2.";</w:delText>
              </w:r>
            </w:del>
          </w:p>
          <w:p w14:paraId="6B56900D" w14:textId="13223639" w:rsidR="00614584" w:rsidRPr="009227FA" w:rsidDel="00ED0AEA" w:rsidRDefault="00614584" w:rsidP="002E655C">
            <w:pPr>
              <w:pStyle w:val="XML3"/>
              <w:rPr>
                <w:del w:id="22237" w:author="Thomas Dietz" w:date="2012-08-08T17:00:00Z"/>
              </w:rPr>
            </w:pPr>
            <w:del w:id="22238" w:author="Thomas Dietz" w:date="2012-08-08T17:00:00Z">
              <w:r w:rsidRPr="009227FA" w:rsidDel="00ED0AEA">
                <w:delText>leaf-list type {</w:delText>
              </w:r>
            </w:del>
          </w:p>
          <w:p w14:paraId="72E12793" w14:textId="2286D42B" w:rsidR="00614584" w:rsidRPr="009227FA" w:rsidDel="00ED0AEA" w:rsidRDefault="00614584" w:rsidP="002E655C">
            <w:pPr>
              <w:pStyle w:val="XML4"/>
              <w:rPr>
                <w:del w:id="22239" w:author="Thomas Dietz" w:date="2012-08-08T17:00:00Z"/>
              </w:rPr>
            </w:pPr>
            <w:del w:id="22240" w:author="Thomas Dietz" w:date="2012-08-08T17:00:00Z">
              <w:r w:rsidRPr="009227FA" w:rsidDel="00ED0AEA">
                <w:delText>type enumeration {</w:delText>
              </w:r>
            </w:del>
          </w:p>
          <w:p w14:paraId="42B81EF9" w14:textId="29863696" w:rsidR="00614584" w:rsidRPr="009227FA" w:rsidDel="00ED0AEA" w:rsidRDefault="00614584" w:rsidP="002E655C">
            <w:pPr>
              <w:pStyle w:val="XML5"/>
              <w:rPr>
                <w:del w:id="22241" w:author="Thomas Dietz" w:date="2012-08-08T17:00:00Z"/>
              </w:rPr>
            </w:pPr>
            <w:del w:id="22242" w:author="Thomas Dietz" w:date="2012-08-08T17:00:00Z">
              <w:r w:rsidRPr="009227FA" w:rsidDel="00ED0AEA">
                <w:delText>enum all;</w:delText>
              </w:r>
            </w:del>
          </w:p>
          <w:p w14:paraId="2C8917F1" w14:textId="1CE8DE7A" w:rsidR="00614584" w:rsidRPr="009227FA" w:rsidDel="00ED0AEA" w:rsidRDefault="00614584" w:rsidP="002E655C">
            <w:pPr>
              <w:pStyle w:val="XML5"/>
              <w:rPr>
                <w:del w:id="22243" w:author="Thomas Dietz" w:date="2012-08-08T17:00:00Z"/>
              </w:rPr>
            </w:pPr>
            <w:del w:id="22244" w:author="Thomas Dietz" w:date="2012-08-08T17:00:00Z">
              <w:r w:rsidRPr="009227FA" w:rsidDel="00ED0AEA">
                <w:delText>enum select;</w:delText>
              </w:r>
            </w:del>
          </w:p>
          <w:p w14:paraId="22683818" w14:textId="2CABBAD3" w:rsidR="00614584" w:rsidRPr="009227FA" w:rsidDel="00ED0AEA" w:rsidRDefault="00614584" w:rsidP="002E655C">
            <w:pPr>
              <w:pStyle w:val="XML5"/>
              <w:rPr>
                <w:del w:id="22245" w:author="Thomas Dietz" w:date="2012-08-08T17:00:00Z"/>
              </w:rPr>
            </w:pPr>
            <w:del w:id="22246" w:author="Thomas Dietz" w:date="2012-08-08T17:00:00Z">
              <w:r w:rsidRPr="009227FA" w:rsidDel="00ED0AEA">
                <w:delText>enum indirect;</w:delText>
              </w:r>
            </w:del>
          </w:p>
          <w:p w14:paraId="133CA565" w14:textId="532AF596" w:rsidR="00614584" w:rsidRPr="009227FA" w:rsidDel="00ED0AEA" w:rsidRDefault="00614584" w:rsidP="002E655C">
            <w:pPr>
              <w:pStyle w:val="XML5"/>
              <w:rPr>
                <w:del w:id="22247" w:author="Thomas Dietz" w:date="2012-08-08T17:00:00Z"/>
              </w:rPr>
            </w:pPr>
            <w:del w:id="22248" w:author="Thomas Dietz" w:date="2012-08-08T17:00:00Z">
              <w:r w:rsidRPr="009227FA" w:rsidDel="00ED0AEA">
                <w:delText>enum fast-failover;</w:delText>
              </w:r>
            </w:del>
          </w:p>
          <w:p w14:paraId="18A1E1C5" w14:textId="321C5987" w:rsidR="00614584" w:rsidRPr="009227FA" w:rsidDel="00ED0AEA" w:rsidRDefault="00614584" w:rsidP="002E655C">
            <w:pPr>
              <w:pStyle w:val="XML4"/>
              <w:rPr>
                <w:del w:id="22249" w:author="Thomas Dietz" w:date="2012-08-08T17:00:00Z"/>
              </w:rPr>
            </w:pPr>
            <w:del w:id="22250" w:author="Thomas Dietz" w:date="2012-08-08T17:00:00Z">
              <w:r w:rsidRPr="009227FA" w:rsidDel="00ED0AEA">
                <w:delText>}</w:delText>
              </w:r>
            </w:del>
          </w:p>
          <w:p w14:paraId="155F0063" w14:textId="04A36850" w:rsidR="00614584" w:rsidRPr="009227FA" w:rsidDel="00ED0AEA" w:rsidRDefault="00614584" w:rsidP="002E655C">
            <w:pPr>
              <w:pStyle w:val="XML3"/>
              <w:rPr>
                <w:del w:id="22251" w:author="Thomas Dietz" w:date="2012-08-08T17:00:00Z"/>
              </w:rPr>
            </w:pPr>
            <w:del w:id="22252" w:author="Thomas Dietz" w:date="2012-08-08T17:00:00Z">
              <w:r w:rsidRPr="009227FA" w:rsidDel="00ED0AEA">
                <w:delText>}</w:delText>
              </w:r>
            </w:del>
          </w:p>
          <w:p w14:paraId="789E83D1" w14:textId="0BE5777E" w:rsidR="00614584" w:rsidRPr="009227FA" w:rsidDel="00ED0AEA" w:rsidRDefault="00614584" w:rsidP="002E655C">
            <w:pPr>
              <w:pStyle w:val="XML2"/>
              <w:rPr>
                <w:del w:id="22253" w:author="Thomas Dietz" w:date="2012-08-08T17:00:00Z"/>
              </w:rPr>
            </w:pPr>
            <w:del w:id="22254" w:author="Thomas Dietz" w:date="2012-08-08T17:00:00Z">
              <w:r w:rsidRPr="009227FA" w:rsidDel="00ED0AEA">
                <w:delText>}</w:delText>
              </w:r>
            </w:del>
          </w:p>
          <w:p w14:paraId="7433EF6B" w14:textId="7D25D99D" w:rsidR="00614584" w:rsidRPr="009227FA" w:rsidDel="00ED0AEA" w:rsidRDefault="00614584" w:rsidP="00614584">
            <w:pPr>
              <w:pStyle w:val="XML1"/>
              <w:rPr>
                <w:del w:id="22255" w:author="Thomas Dietz" w:date="2012-08-08T17:00:00Z"/>
              </w:rPr>
            </w:pPr>
          </w:p>
          <w:p w14:paraId="0774DDE0" w14:textId="301A48C2" w:rsidR="00614584" w:rsidRPr="009227FA" w:rsidDel="00ED0AEA" w:rsidRDefault="00614584" w:rsidP="002E655C">
            <w:pPr>
              <w:pStyle w:val="XML2"/>
              <w:rPr>
                <w:del w:id="22256" w:author="Thomas Dietz" w:date="2012-08-08T17:00:00Z"/>
              </w:rPr>
            </w:pPr>
            <w:del w:id="22257" w:author="Thomas Dietz" w:date="2012-08-08T17:00:00Z">
              <w:r w:rsidRPr="009227FA" w:rsidDel="00ED0AEA">
                <w:delText>container group-capabilities {</w:delText>
              </w:r>
            </w:del>
          </w:p>
          <w:p w14:paraId="2970938C" w14:textId="7B660387" w:rsidR="00614584" w:rsidRPr="009227FA" w:rsidDel="00ED0AEA" w:rsidRDefault="00614584" w:rsidP="002E655C">
            <w:pPr>
              <w:pStyle w:val="XML3"/>
              <w:rPr>
                <w:del w:id="22258" w:author="Thomas Dietz" w:date="2012-08-08T17:00:00Z"/>
              </w:rPr>
            </w:pPr>
            <w:del w:id="22259" w:author="Thomas Dietz" w:date="2012-08-08T17:00:00Z">
              <w:r w:rsidRPr="009227FA" w:rsidDel="00ED0AEA">
                <w:delText>description "Specify the group capabilities supported by the logical switch.";</w:delText>
              </w:r>
            </w:del>
          </w:p>
          <w:p w14:paraId="5ED92C09" w14:textId="13A25612" w:rsidR="00614584" w:rsidRPr="009227FA" w:rsidDel="00ED0AEA" w:rsidRDefault="00614584" w:rsidP="002E655C">
            <w:pPr>
              <w:pStyle w:val="XML3"/>
              <w:rPr>
                <w:del w:id="22260" w:author="Thomas Dietz" w:date="2012-08-08T17:00:00Z"/>
              </w:rPr>
            </w:pPr>
            <w:del w:id="22261" w:author="Thomas Dietz" w:date="2012-08-08T17:00:00Z">
              <w:r w:rsidRPr="009227FA" w:rsidDel="00ED0AEA">
                <w:delText>reference "The types of group capability are defined in OpenFlow Switch Specification version 1.2.";</w:delText>
              </w:r>
            </w:del>
          </w:p>
          <w:p w14:paraId="4C7B4EBA" w14:textId="55CCA5F6" w:rsidR="00614584" w:rsidRPr="009227FA" w:rsidDel="00ED0AEA" w:rsidRDefault="00614584" w:rsidP="002E655C">
            <w:pPr>
              <w:pStyle w:val="XML3"/>
              <w:rPr>
                <w:del w:id="22262" w:author="Thomas Dietz" w:date="2012-08-08T17:00:00Z"/>
              </w:rPr>
            </w:pPr>
            <w:del w:id="22263" w:author="Thomas Dietz" w:date="2012-08-08T17:00:00Z">
              <w:r w:rsidRPr="009227FA" w:rsidDel="00ED0AEA">
                <w:delText>leaf-list capability {</w:delText>
              </w:r>
            </w:del>
          </w:p>
          <w:p w14:paraId="31882045" w14:textId="2707BBC4" w:rsidR="00614584" w:rsidRPr="009227FA" w:rsidDel="00ED0AEA" w:rsidRDefault="00614584" w:rsidP="002E655C">
            <w:pPr>
              <w:pStyle w:val="XML4"/>
              <w:rPr>
                <w:del w:id="22264" w:author="Thomas Dietz" w:date="2012-08-08T17:00:00Z"/>
              </w:rPr>
            </w:pPr>
            <w:del w:id="22265" w:author="Thomas Dietz" w:date="2012-08-08T17:00:00Z">
              <w:r w:rsidRPr="009227FA" w:rsidDel="00ED0AEA">
                <w:delText>type enumeration {</w:delText>
              </w:r>
            </w:del>
          </w:p>
          <w:p w14:paraId="4E4AC3B8" w14:textId="6EBB092B" w:rsidR="00614584" w:rsidRPr="009227FA" w:rsidDel="00ED0AEA" w:rsidRDefault="00614584" w:rsidP="002E655C">
            <w:pPr>
              <w:pStyle w:val="XML5"/>
              <w:rPr>
                <w:del w:id="22266" w:author="Thomas Dietz" w:date="2012-08-08T17:00:00Z"/>
              </w:rPr>
            </w:pPr>
            <w:del w:id="22267" w:author="Thomas Dietz" w:date="2012-08-08T17:00:00Z">
              <w:r w:rsidRPr="009227FA" w:rsidDel="00ED0AEA">
                <w:delText>enum select-weight;</w:delText>
              </w:r>
            </w:del>
          </w:p>
          <w:p w14:paraId="25433CB7" w14:textId="1139B18F" w:rsidR="00614584" w:rsidRPr="009227FA" w:rsidDel="00ED0AEA" w:rsidRDefault="00614584" w:rsidP="002E655C">
            <w:pPr>
              <w:pStyle w:val="XML5"/>
              <w:rPr>
                <w:del w:id="22268" w:author="Thomas Dietz" w:date="2012-08-08T17:00:00Z"/>
              </w:rPr>
            </w:pPr>
            <w:del w:id="22269" w:author="Thomas Dietz" w:date="2012-08-08T17:00:00Z">
              <w:r w:rsidRPr="009227FA" w:rsidDel="00ED0AEA">
                <w:delText>enum select-liveness;</w:delText>
              </w:r>
            </w:del>
          </w:p>
          <w:p w14:paraId="1F7D0E47" w14:textId="6D5D8846" w:rsidR="00614584" w:rsidRPr="009227FA" w:rsidDel="00ED0AEA" w:rsidRDefault="00614584" w:rsidP="002E655C">
            <w:pPr>
              <w:pStyle w:val="XML5"/>
              <w:rPr>
                <w:del w:id="22270" w:author="Thomas Dietz" w:date="2012-08-08T17:00:00Z"/>
              </w:rPr>
            </w:pPr>
            <w:del w:id="22271" w:author="Thomas Dietz" w:date="2012-08-08T17:00:00Z">
              <w:r w:rsidRPr="009227FA" w:rsidDel="00ED0AEA">
                <w:delText>enum chaining;</w:delText>
              </w:r>
            </w:del>
          </w:p>
          <w:p w14:paraId="1B996C72" w14:textId="3841D0A7" w:rsidR="00614584" w:rsidRPr="009227FA" w:rsidDel="00ED0AEA" w:rsidRDefault="00614584" w:rsidP="002E655C">
            <w:pPr>
              <w:pStyle w:val="XML5"/>
              <w:rPr>
                <w:del w:id="22272" w:author="Thomas Dietz" w:date="2012-08-08T17:00:00Z"/>
              </w:rPr>
            </w:pPr>
            <w:del w:id="22273" w:author="Thomas Dietz" w:date="2012-08-08T17:00:00Z">
              <w:r w:rsidRPr="009227FA" w:rsidDel="00ED0AEA">
                <w:delText>enum chaining-check;</w:delText>
              </w:r>
            </w:del>
          </w:p>
          <w:p w14:paraId="67E22329" w14:textId="4FEE6DCF" w:rsidR="00614584" w:rsidRPr="009227FA" w:rsidDel="00ED0AEA" w:rsidRDefault="00614584" w:rsidP="002E655C">
            <w:pPr>
              <w:pStyle w:val="XML4"/>
              <w:rPr>
                <w:del w:id="22274" w:author="Thomas Dietz" w:date="2012-08-08T17:00:00Z"/>
              </w:rPr>
            </w:pPr>
            <w:del w:id="22275" w:author="Thomas Dietz" w:date="2012-08-08T17:00:00Z">
              <w:r w:rsidRPr="009227FA" w:rsidDel="00ED0AEA">
                <w:delText>}</w:delText>
              </w:r>
            </w:del>
          </w:p>
          <w:p w14:paraId="696BBC40" w14:textId="08F7818F" w:rsidR="00614584" w:rsidRPr="009227FA" w:rsidDel="00ED0AEA" w:rsidRDefault="00614584" w:rsidP="002E655C">
            <w:pPr>
              <w:pStyle w:val="XML3"/>
              <w:rPr>
                <w:del w:id="22276" w:author="Thomas Dietz" w:date="2012-08-08T17:00:00Z"/>
              </w:rPr>
            </w:pPr>
            <w:del w:id="22277" w:author="Thomas Dietz" w:date="2012-08-08T17:00:00Z">
              <w:r w:rsidRPr="009227FA" w:rsidDel="00ED0AEA">
                <w:delText>}</w:delText>
              </w:r>
            </w:del>
          </w:p>
          <w:p w14:paraId="6521D3B7" w14:textId="1A31F8E2" w:rsidR="00614584" w:rsidRPr="009227FA" w:rsidDel="00ED0AEA" w:rsidRDefault="00614584" w:rsidP="002E655C">
            <w:pPr>
              <w:pStyle w:val="XML2"/>
              <w:rPr>
                <w:del w:id="22278" w:author="Thomas Dietz" w:date="2012-08-08T17:00:00Z"/>
              </w:rPr>
            </w:pPr>
            <w:del w:id="22279" w:author="Thomas Dietz" w:date="2012-08-08T17:00:00Z">
              <w:r w:rsidRPr="009227FA" w:rsidDel="00ED0AEA">
                <w:delText>}</w:delText>
              </w:r>
            </w:del>
          </w:p>
          <w:p w14:paraId="5DC405F8" w14:textId="0A25B6D8" w:rsidR="00614584" w:rsidRPr="009227FA" w:rsidDel="00ED0AEA" w:rsidRDefault="00614584" w:rsidP="00614584">
            <w:pPr>
              <w:pStyle w:val="XML1"/>
              <w:rPr>
                <w:del w:id="22280" w:author="Thomas Dietz" w:date="2012-08-08T17:00:00Z"/>
              </w:rPr>
            </w:pPr>
          </w:p>
          <w:p w14:paraId="4425E9EA" w14:textId="63E42D8B" w:rsidR="00614584" w:rsidRPr="009227FA" w:rsidDel="00ED0AEA" w:rsidRDefault="00614584" w:rsidP="002E655C">
            <w:pPr>
              <w:pStyle w:val="XML2"/>
              <w:rPr>
                <w:del w:id="22281" w:author="Thomas Dietz" w:date="2012-08-08T17:00:00Z"/>
              </w:rPr>
            </w:pPr>
            <w:del w:id="22282" w:author="Thomas Dietz" w:date="2012-08-08T17:00:00Z">
              <w:r w:rsidRPr="009227FA" w:rsidDel="00ED0AEA">
                <w:delText>container action-types {</w:delText>
              </w:r>
            </w:del>
          </w:p>
          <w:p w14:paraId="7D8B8248" w14:textId="43B42CB9" w:rsidR="00614584" w:rsidRPr="009227FA" w:rsidDel="00ED0AEA" w:rsidRDefault="00614584" w:rsidP="002E655C">
            <w:pPr>
              <w:pStyle w:val="XML3"/>
              <w:rPr>
                <w:del w:id="22283" w:author="Thomas Dietz" w:date="2012-08-08T17:00:00Z"/>
              </w:rPr>
            </w:pPr>
            <w:del w:id="22284" w:author="Thomas Dietz" w:date="2012-08-08T17:00:00Z">
              <w:r w:rsidRPr="009227FA" w:rsidDel="00ED0AEA">
                <w:delText>description "Specify the action types supported by the logical switch.";</w:delText>
              </w:r>
            </w:del>
          </w:p>
          <w:p w14:paraId="6C1200E9" w14:textId="72249F61" w:rsidR="00614584" w:rsidRPr="009227FA" w:rsidDel="00ED0AEA" w:rsidRDefault="00614584" w:rsidP="002E655C">
            <w:pPr>
              <w:pStyle w:val="XML3"/>
              <w:rPr>
                <w:del w:id="22285" w:author="Thomas Dietz" w:date="2012-08-08T17:00:00Z"/>
              </w:rPr>
            </w:pPr>
            <w:del w:id="22286" w:author="Thomas Dietz" w:date="2012-08-08T17:00:00Z">
              <w:r w:rsidRPr="009227FA" w:rsidDel="00ED0AEA">
                <w:delText>leaf-list type {</w:delText>
              </w:r>
            </w:del>
          </w:p>
          <w:p w14:paraId="09B9D51F" w14:textId="020334D8" w:rsidR="00614584" w:rsidRPr="009227FA" w:rsidDel="00ED0AEA" w:rsidRDefault="00614584" w:rsidP="002E655C">
            <w:pPr>
              <w:pStyle w:val="XML4"/>
              <w:rPr>
                <w:del w:id="22287" w:author="Thomas Dietz" w:date="2012-08-08T17:00:00Z"/>
              </w:rPr>
            </w:pPr>
            <w:del w:id="22288" w:author="Thomas Dietz" w:date="2012-08-08T17:00:00Z">
              <w:r w:rsidRPr="009227FA" w:rsidDel="00ED0AEA">
                <w:lastRenderedPageBreak/>
                <w:delText>type action-type;</w:delText>
              </w:r>
            </w:del>
          </w:p>
          <w:p w14:paraId="3931BE16" w14:textId="500EE576" w:rsidR="00614584" w:rsidRPr="009227FA" w:rsidDel="00ED0AEA" w:rsidRDefault="00614584" w:rsidP="002E655C">
            <w:pPr>
              <w:pStyle w:val="XML3"/>
              <w:rPr>
                <w:del w:id="22289" w:author="Thomas Dietz" w:date="2012-08-08T17:00:00Z"/>
              </w:rPr>
            </w:pPr>
            <w:del w:id="22290" w:author="Thomas Dietz" w:date="2012-08-08T17:00:00Z">
              <w:r w:rsidRPr="009227FA" w:rsidDel="00ED0AEA">
                <w:delText>}</w:delText>
              </w:r>
            </w:del>
          </w:p>
          <w:p w14:paraId="445611D5" w14:textId="6685B30A" w:rsidR="00614584" w:rsidRPr="009227FA" w:rsidDel="00ED0AEA" w:rsidRDefault="00614584" w:rsidP="002E655C">
            <w:pPr>
              <w:pStyle w:val="XML2"/>
              <w:rPr>
                <w:del w:id="22291" w:author="Thomas Dietz" w:date="2012-08-08T17:00:00Z"/>
              </w:rPr>
            </w:pPr>
            <w:del w:id="22292" w:author="Thomas Dietz" w:date="2012-08-08T17:00:00Z">
              <w:r w:rsidRPr="009227FA" w:rsidDel="00ED0AEA">
                <w:delText>}</w:delText>
              </w:r>
            </w:del>
          </w:p>
          <w:p w14:paraId="34F6E8EE" w14:textId="323268F1" w:rsidR="00614584" w:rsidRPr="009227FA" w:rsidDel="00ED0AEA" w:rsidRDefault="00614584" w:rsidP="00614584">
            <w:pPr>
              <w:pStyle w:val="XML1"/>
              <w:rPr>
                <w:del w:id="22293" w:author="Thomas Dietz" w:date="2012-08-08T17:00:00Z"/>
              </w:rPr>
            </w:pPr>
          </w:p>
          <w:p w14:paraId="7F52B00C" w14:textId="52F0A504" w:rsidR="00614584" w:rsidRPr="009227FA" w:rsidDel="00ED0AEA" w:rsidRDefault="00614584" w:rsidP="002E655C">
            <w:pPr>
              <w:pStyle w:val="XML2"/>
              <w:rPr>
                <w:del w:id="22294" w:author="Thomas Dietz" w:date="2012-08-08T17:00:00Z"/>
              </w:rPr>
            </w:pPr>
            <w:del w:id="22295" w:author="Thomas Dietz" w:date="2012-08-08T17:00:00Z">
              <w:r w:rsidRPr="009227FA" w:rsidDel="00ED0AEA">
                <w:delText>container instruction-types {</w:delText>
              </w:r>
            </w:del>
          </w:p>
          <w:p w14:paraId="2238C867" w14:textId="50F20CE0" w:rsidR="00614584" w:rsidRPr="009227FA" w:rsidDel="00ED0AEA" w:rsidRDefault="00614584" w:rsidP="002E655C">
            <w:pPr>
              <w:pStyle w:val="XML3"/>
              <w:rPr>
                <w:del w:id="22296" w:author="Thomas Dietz" w:date="2012-08-08T17:00:00Z"/>
              </w:rPr>
            </w:pPr>
            <w:del w:id="22297" w:author="Thomas Dietz" w:date="2012-08-08T17:00:00Z">
              <w:r w:rsidRPr="009227FA" w:rsidDel="00ED0AEA">
                <w:delText>description "Specify the instruction types supported by the logical switch.";</w:delText>
              </w:r>
            </w:del>
          </w:p>
          <w:p w14:paraId="776CDD9F" w14:textId="70E4D140" w:rsidR="00614584" w:rsidRPr="009227FA" w:rsidDel="00ED0AEA" w:rsidRDefault="00614584" w:rsidP="002E655C">
            <w:pPr>
              <w:pStyle w:val="XML3"/>
              <w:rPr>
                <w:del w:id="22298" w:author="Thomas Dietz" w:date="2012-08-08T17:00:00Z"/>
              </w:rPr>
            </w:pPr>
            <w:del w:id="22299" w:author="Thomas Dietz" w:date="2012-08-08T17:00:00Z">
              <w:r w:rsidRPr="009227FA" w:rsidDel="00ED0AEA">
                <w:delText>leaf-list type {</w:delText>
              </w:r>
            </w:del>
          </w:p>
          <w:p w14:paraId="267F2489" w14:textId="153C8953" w:rsidR="00614584" w:rsidRPr="009227FA" w:rsidDel="00ED0AEA" w:rsidRDefault="00614584" w:rsidP="002E655C">
            <w:pPr>
              <w:pStyle w:val="XML4"/>
              <w:rPr>
                <w:del w:id="22300" w:author="Thomas Dietz" w:date="2012-08-08T17:00:00Z"/>
              </w:rPr>
            </w:pPr>
            <w:del w:id="22301" w:author="Thomas Dietz" w:date="2012-08-08T17:00:00Z">
              <w:r w:rsidRPr="009227FA" w:rsidDel="00ED0AEA">
                <w:delText>type instruction-type;</w:delText>
              </w:r>
            </w:del>
          </w:p>
          <w:p w14:paraId="76A95456" w14:textId="4E6CFF68" w:rsidR="00614584" w:rsidRPr="009227FA" w:rsidDel="00ED0AEA" w:rsidRDefault="00614584" w:rsidP="002E655C">
            <w:pPr>
              <w:pStyle w:val="XML3"/>
              <w:rPr>
                <w:del w:id="22302" w:author="Thomas Dietz" w:date="2012-08-08T17:00:00Z"/>
              </w:rPr>
            </w:pPr>
            <w:del w:id="22303" w:author="Thomas Dietz" w:date="2012-08-08T17:00:00Z">
              <w:r w:rsidRPr="009227FA" w:rsidDel="00ED0AEA">
                <w:delText>}</w:delText>
              </w:r>
            </w:del>
          </w:p>
          <w:p w14:paraId="59156CC3" w14:textId="468F12D8" w:rsidR="00614584" w:rsidRPr="009227FA" w:rsidDel="00ED0AEA" w:rsidRDefault="00614584" w:rsidP="002E655C">
            <w:pPr>
              <w:pStyle w:val="XML2"/>
              <w:rPr>
                <w:del w:id="22304" w:author="Thomas Dietz" w:date="2012-08-08T17:00:00Z"/>
              </w:rPr>
            </w:pPr>
            <w:del w:id="22305" w:author="Thomas Dietz" w:date="2012-08-08T17:00:00Z">
              <w:r w:rsidRPr="009227FA" w:rsidDel="00ED0AEA">
                <w:delText>}</w:delText>
              </w:r>
            </w:del>
          </w:p>
          <w:p w14:paraId="020EF185" w14:textId="79D2CF0B" w:rsidR="00614584" w:rsidRPr="009227FA" w:rsidDel="00ED0AEA" w:rsidRDefault="00614584" w:rsidP="00614584">
            <w:pPr>
              <w:pStyle w:val="XML1"/>
              <w:rPr>
                <w:del w:id="22306" w:author="Thomas Dietz" w:date="2012-08-08T17:00:00Z"/>
              </w:rPr>
            </w:pPr>
            <w:del w:id="22307" w:author="Thomas Dietz" w:date="2012-08-08T17:00:00Z">
              <w:r w:rsidRPr="009227FA" w:rsidDel="00ED0AEA">
                <w:delText>}</w:delText>
              </w:r>
            </w:del>
          </w:p>
          <w:p w14:paraId="12974D9F" w14:textId="275DCC63" w:rsidR="00614584" w:rsidRPr="009227FA" w:rsidDel="00ED0AEA" w:rsidRDefault="00614584" w:rsidP="00614584">
            <w:pPr>
              <w:pStyle w:val="XML1"/>
              <w:rPr>
                <w:del w:id="22308" w:author="Thomas Dietz" w:date="2012-08-08T17:00:00Z"/>
              </w:rPr>
            </w:pPr>
          </w:p>
          <w:p w14:paraId="5A7A207A" w14:textId="5476C150" w:rsidR="00F71F36" w:rsidRPr="009227FA" w:rsidDel="00ED0AEA" w:rsidRDefault="00F71F36" w:rsidP="00011096">
            <w:pPr>
              <w:pStyle w:val="XML2"/>
              <w:rPr>
                <w:del w:id="22309" w:author="Thomas Dietz" w:date="2012-08-08T17:00:00Z"/>
              </w:rPr>
            </w:pPr>
            <w:del w:id="22310" w:author="Thomas Dietz" w:date="2012-08-08T17:00:00Z">
              <w:r w:rsidRPr="009227FA" w:rsidDel="00ED0AEA">
                <w:delText>grouping openflow-controller-grouping {</w:delText>
              </w:r>
            </w:del>
          </w:p>
          <w:p w14:paraId="1A3CDE56" w14:textId="6AE3019C" w:rsidR="00F71F36" w:rsidRPr="009227FA" w:rsidDel="00ED0AEA" w:rsidRDefault="00F71F36" w:rsidP="00011096">
            <w:pPr>
              <w:pStyle w:val="XML3"/>
              <w:rPr>
                <w:del w:id="22311" w:author="Thomas Dietz" w:date="2012-08-08T17:00:00Z"/>
              </w:rPr>
            </w:pPr>
            <w:del w:id="22312" w:author="Thomas Dietz" w:date="2012-08-08T17:00:00Z">
              <w:r w:rsidRPr="009227FA" w:rsidDel="00ED0AEA">
                <w:delText>description "This grouping specifies all properties of an OpenFlow Logical Switch Controller.";</w:delText>
              </w:r>
            </w:del>
          </w:p>
          <w:p w14:paraId="2C2A3FF1" w14:textId="21C1BEED" w:rsidR="00F71F36" w:rsidRPr="009227FA" w:rsidDel="00ED0AEA" w:rsidRDefault="00F71F36" w:rsidP="00011096">
            <w:pPr>
              <w:pStyle w:val="XML3"/>
              <w:rPr>
                <w:del w:id="22313" w:author="Thomas Dietz" w:date="2012-08-08T17:00:00Z"/>
              </w:rPr>
            </w:pPr>
            <w:del w:id="22314" w:author="Thomas Dietz" w:date="2012-08-08T17:00:00Z">
              <w:r w:rsidRPr="009227FA" w:rsidDel="00ED0AEA">
                <w:delText>leaf id {</w:delText>
              </w:r>
            </w:del>
          </w:p>
          <w:p w14:paraId="6BE3CAF4" w14:textId="20C64A50" w:rsidR="00F71F36" w:rsidRPr="009227FA" w:rsidDel="00ED0AEA" w:rsidRDefault="00F71F36" w:rsidP="00011096">
            <w:pPr>
              <w:pStyle w:val="XML4"/>
              <w:rPr>
                <w:del w:id="22315" w:author="Thomas Dietz" w:date="2012-08-08T17:00:00Z"/>
              </w:rPr>
            </w:pPr>
            <w:del w:id="22316" w:author="Thomas Dietz" w:date="2012-08-08T17:00:00Z">
              <w:r w:rsidRPr="009227FA" w:rsidDel="00ED0AEA">
                <w:delText>type inet:uri;</w:delText>
              </w:r>
            </w:del>
          </w:p>
          <w:p w14:paraId="1CEDDAA5" w14:textId="775FBDB4" w:rsidR="00F71F36" w:rsidRPr="009227FA" w:rsidDel="00ED0AEA" w:rsidRDefault="00F71F36" w:rsidP="00011096">
            <w:pPr>
              <w:pStyle w:val="XML4"/>
              <w:rPr>
                <w:del w:id="22317" w:author="Thomas Dietz" w:date="2012-08-08T17:00:00Z"/>
              </w:rPr>
            </w:pPr>
            <w:del w:id="22318" w:author="Thomas Dietz" w:date="2012-08-08T17:00:00Z">
              <w:r w:rsidRPr="009227FA" w:rsidDel="00ED0AEA">
                <w:delText>mandatory true;</w:delText>
              </w:r>
            </w:del>
          </w:p>
          <w:p w14:paraId="6BE9A3E9" w14:textId="2EFD8A05" w:rsidR="00F71F36" w:rsidRPr="009227FA" w:rsidDel="00ED0AEA" w:rsidRDefault="00F71F36" w:rsidP="00011096">
            <w:pPr>
              <w:pStyle w:val="XML5"/>
              <w:rPr>
                <w:del w:id="22319" w:author="Thomas Dietz" w:date="2012-08-08T17:00:00Z"/>
              </w:rPr>
            </w:pPr>
            <w:del w:id="22320" w:author="Thomas Dietz" w:date="2012-08-08T17:00:00Z">
              <w:r w:rsidRPr="009227FA" w:rsidDel="00ED0AEA">
                <w:delText>description "An unique but locally arbitrary identifier that identifies a controller within a OpenFlow Logical Switch and is persistent across reboots of the system.";</w:delText>
              </w:r>
            </w:del>
          </w:p>
          <w:p w14:paraId="7D4215C8" w14:textId="4FA49D62" w:rsidR="00F71F36" w:rsidRPr="009227FA" w:rsidDel="00ED0AEA" w:rsidRDefault="00F71F36" w:rsidP="00011096">
            <w:pPr>
              <w:pStyle w:val="XML3"/>
              <w:rPr>
                <w:del w:id="22321" w:author="Thomas Dietz" w:date="2012-08-08T17:00:00Z"/>
              </w:rPr>
            </w:pPr>
            <w:del w:id="22322" w:author="Thomas Dietz" w:date="2012-08-08T17:00:00Z">
              <w:r w:rsidRPr="009227FA" w:rsidDel="00ED0AEA">
                <w:delText>}</w:delText>
              </w:r>
            </w:del>
          </w:p>
          <w:p w14:paraId="6B4A8879" w14:textId="7936A1F3" w:rsidR="00F71F36" w:rsidRPr="009227FA" w:rsidDel="00ED0AEA" w:rsidRDefault="00F71F36" w:rsidP="00011096">
            <w:pPr>
              <w:pStyle w:val="XML3"/>
              <w:rPr>
                <w:del w:id="22323" w:author="Thomas Dietz" w:date="2012-08-08T17:00:00Z"/>
              </w:rPr>
            </w:pPr>
            <w:del w:id="22324" w:author="Thomas Dietz" w:date="2012-08-08T17:00:00Z">
              <w:r w:rsidRPr="009227FA" w:rsidDel="00ED0AEA">
                <w:delText>leaf role {</w:delText>
              </w:r>
            </w:del>
          </w:p>
          <w:p w14:paraId="25627CAD" w14:textId="3FEFCFF4" w:rsidR="00F71F36" w:rsidRPr="009227FA" w:rsidDel="00ED0AEA" w:rsidRDefault="00F71F36" w:rsidP="00011096">
            <w:pPr>
              <w:pStyle w:val="XML4"/>
              <w:rPr>
                <w:del w:id="22325" w:author="Thomas Dietz" w:date="2012-08-08T17:00:00Z"/>
              </w:rPr>
            </w:pPr>
            <w:del w:id="22326" w:author="Thomas Dietz" w:date="2012-08-08T17:00:00Z">
              <w:r w:rsidRPr="009227FA" w:rsidDel="00ED0AEA">
                <w:delText>type enumeration {</w:delText>
              </w:r>
            </w:del>
          </w:p>
          <w:p w14:paraId="4E55AFEB" w14:textId="6E099409" w:rsidR="00F71F36" w:rsidRPr="009227FA" w:rsidDel="00ED0AEA" w:rsidRDefault="00F71F36" w:rsidP="00011096">
            <w:pPr>
              <w:pStyle w:val="XML5"/>
              <w:rPr>
                <w:del w:id="22327" w:author="Thomas Dietz" w:date="2012-08-08T17:00:00Z"/>
              </w:rPr>
            </w:pPr>
            <w:del w:id="22328" w:author="Thomas Dietz" w:date="2012-08-08T17:00:00Z">
              <w:r w:rsidRPr="009227FA" w:rsidDel="00ED0AEA">
                <w:delText>enum master;</w:delText>
              </w:r>
            </w:del>
          </w:p>
          <w:p w14:paraId="484AB79E" w14:textId="008119A8" w:rsidR="00F71F36" w:rsidRPr="009227FA" w:rsidDel="00ED0AEA" w:rsidRDefault="00F71F36" w:rsidP="00011096">
            <w:pPr>
              <w:pStyle w:val="XML5"/>
              <w:rPr>
                <w:del w:id="22329" w:author="Thomas Dietz" w:date="2012-08-08T17:00:00Z"/>
              </w:rPr>
            </w:pPr>
            <w:del w:id="22330" w:author="Thomas Dietz" w:date="2012-08-08T17:00:00Z">
              <w:r w:rsidRPr="009227FA" w:rsidDel="00ED0AEA">
                <w:delText>enum slave;</w:delText>
              </w:r>
            </w:del>
          </w:p>
          <w:p w14:paraId="7572FBCA" w14:textId="73C1E339" w:rsidR="00F71F36" w:rsidRPr="009227FA" w:rsidDel="00ED0AEA" w:rsidRDefault="00F71F36" w:rsidP="00011096">
            <w:pPr>
              <w:pStyle w:val="XML5"/>
              <w:rPr>
                <w:del w:id="22331" w:author="Thomas Dietz" w:date="2012-08-08T17:00:00Z"/>
              </w:rPr>
            </w:pPr>
            <w:del w:id="22332" w:author="Thomas Dietz" w:date="2012-08-08T17:00:00Z">
              <w:r w:rsidRPr="009227FA" w:rsidDel="00ED0AEA">
                <w:delText>enum equal;</w:delText>
              </w:r>
            </w:del>
          </w:p>
          <w:p w14:paraId="57327AF4" w14:textId="7036ED74" w:rsidR="00F71F36" w:rsidRPr="009227FA" w:rsidDel="00ED0AEA" w:rsidRDefault="00F71F36" w:rsidP="00011096">
            <w:pPr>
              <w:pStyle w:val="XML4"/>
              <w:rPr>
                <w:del w:id="22333" w:author="Thomas Dietz" w:date="2012-08-08T17:00:00Z"/>
              </w:rPr>
            </w:pPr>
            <w:del w:id="22334" w:author="Thomas Dietz" w:date="2012-08-08T17:00:00Z">
              <w:r w:rsidRPr="009227FA" w:rsidDel="00ED0AEA">
                <w:delText>}</w:delText>
              </w:r>
            </w:del>
          </w:p>
          <w:p w14:paraId="46A3C52C" w14:textId="6FE8D1D2" w:rsidR="00F71F36" w:rsidRPr="009227FA" w:rsidDel="00ED0AEA" w:rsidRDefault="00F71F36" w:rsidP="00011096">
            <w:pPr>
              <w:pStyle w:val="XML4"/>
              <w:rPr>
                <w:del w:id="22335" w:author="Thomas Dietz" w:date="2012-08-08T17:00:00Z"/>
              </w:rPr>
            </w:pPr>
            <w:del w:id="22336" w:author="Thomas Dietz" w:date="2012-08-08T17:00:00Z">
              <w:r w:rsidRPr="009227FA" w:rsidDel="00ED0AEA">
                <w:delText>default equal;</w:delText>
              </w:r>
            </w:del>
          </w:p>
          <w:p w14:paraId="13CFFD5B" w14:textId="51C658D4" w:rsidR="00F71F36" w:rsidRPr="009227FA" w:rsidDel="00ED0AEA" w:rsidRDefault="00F71F36" w:rsidP="00011096">
            <w:pPr>
              <w:pStyle w:val="XML4"/>
              <w:rPr>
                <w:del w:id="22337" w:author="Thomas Dietz" w:date="2012-08-08T17:00:00Z"/>
              </w:rPr>
            </w:pPr>
            <w:del w:id="22338" w:author="Thomas Dietz" w:date="2012-08-08T17:00:00Z">
              <w:r w:rsidRPr="009227FA" w:rsidDel="00ED0AEA">
                <w:delText>description "The predefined role of the controller.";</w:delText>
              </w:r>
            </w:del>
          </w:p>
          <w:p w14:paraId="2D3753C4" w14:textId="414A9A4D" w:rsidR="00F71F36" w:rsidRPr="009227FA" w:rsidDel="00ED0AEA" w:rsidRDefault="00F71F36" w:rsidP="00011096">
            <w:pPr>
              <w:pStyle w:val="XML3"/>
              <w:rPr>
                <w:del w:id="22339" w:author="Thomas Dietz" w:date="2012-08-08T17:00:00Z"/>
              </w:rPr>
            </w:pPr>
            <w:del w:id="22340" w:author="Thomas Dietz" w:date="2012-08-08T17:00:00Z">
              <w:r w:rsidRPr="009227FA" w:rsidDel="00ED0AEA">
                <w:delText>}</w:delText>
              </w:r>
            </w:del>
          </w:p>
          <w:p w14:paraId="3E955986" w14:textId="660E5B48" w:rsidR="00F71F36" w:rsidRPr="009227FA" w:rsidDel="00ED0AEA" w:rsidRDefault="00F71F36" w:rsidP="00011096">
            <w:pPr>
              <w:pStyle w:val="XML3"/>
              <w:rPr>
                <w:del w:id="22341" w:author="Thomas Dietz" w:date="2012-08-08T17:00:00Z"/>
              </w:rPr>
            </w:pPr>
            <w:del w:id="22342" w:author="Thomas Dietz" w:date="2012-08-08T17:00:00Z">
              <w:r w:rsidRPr="009227FA" w:rsidDel="00ED0AEA">
                <w:delText>leaf ip-address {</w:delText>
              </w:r>
            </w:del>
          </w:p>
          <w:p w14:paraId="029842EC" w14:textId="4FD0B4CB" w:rsidR="00F71F36" w:rsidRPr="009227FA" w:rsidDel="00ED0AEA" w:rsidRDefault="00F71F36" w:rsidP="00011096">
            <w:pPr>
              <w:pStyle w:val="XML4"/>
              <w:rPr>
                <w:del w:id="22343" w:author="Thomas Dietz" w:date="2012-08-08T17:00:00Z"/>
              </w:rPr>
            </w:pPr>
            <w:del w:id="22344" w:author="Thomas Dietz" w:date="2012-08-08T17:00:00Z">
              <w:r w:rsidRPr="009227FA" w:rsidDel="00ED0AEA">
                <w:delText>type inet:ip-address;</w:delText>
              </w:r>
            </w:del>
          </w:p>
          <w:p w14:paraId="264C1806" w14:textId="14B4AF35" w:rsidR="00F71F36" w:rsidRPr="009227FA" w:rsidDel="00ED0AEA" w:rsidRDefault="00F71F36" w:rsidP="00011096">
            <w:pPr>
              <w:pStyle w:val="XML4"/>
              <w:rPr>
                <w:del w:id="22345" w:author="Thomas Dietz" w:date="2012-08-08T17:00:00Z"/>
              </w:rPr>
            </w:pPr>
            <w:del w:id="22346" w:author="Thomas Dietz" w:date="2012-08-08T17:00:00Z">
              <w:r w:rsidRPr="009227FA" w:rsidDel="00ED0AEA">
                <w:delText>mandatory true;</w:delText>
              </w:r>
            </w:del>
          </w:p>
          <w:p w14:paraId="5042722D" w14:textId="72B24776" w:rsidR="00F71F36" w:rsidRPr="009227FA" w:rsidDel="00ED0AEA" w:rsidRDefault="00F71F36" w:rsidP="00011096">
            <w:pPr>
              <w:pStyle w:val="XML4"/>
              <w:rPr>
                <w:del w:id="22347" w:author="Thomas Dietz" w:date="2012-08-08T17:00:00Z"/>
              </w:rPr>
            </w:pPr>
            <w:del w:id="22348" w:author="Thomas Dietz" w:date="2012-08-08T17:00:00Z">
              <w:r w:rsidRPr="009227FA" w:rsidDel="00ED0AEA">
                <w:delText>description "The IP address of the controller to connect to.";</w:delText>
              </w:r>
            </w:del>
          </w:p>
          <w:p w14:paraId="20230A95" w14:textId="3C6C7773" w:rsidR="00F71F36" w:rsidRPr="009227FA" w:rsidDel="00ED0AEA" w:rsidRDefault="00F71F36" w:rsidP="00011096">
            <w:pPr>
              <w:pStyle w:val="XML3"/>
              <w:rPr>
                <w:del w:id="22349" w:author="Thomas Dietz" w:date="2012-08-08T17:00:00Z"/>
              </w:rPr>
            </w:pPr>
            <w:del w:id="22350" w:author="Thomas Dietz" w:date="2012-08-08T17:00:00Z">
              <w:r w:rsidRPr="009227FA" w:rsidDel="00ED0AEA">
                <w:delText>}</w:delText>
              </w:r>
            </w:del>
          </w:p>
          <w:p w14:paraId="7B59AE9F" w14:textId="282F3ABD" w:rsidR="00F71F36" w:rsidRPr="009227FA" w:rsidDel="00ED0AEA" w:rsidRDefault="00F71F36" w:rsidP="00011096">
            <w:pPr>
              <w:pStyle w:val="XML3"/>
              <w:rPr>
                <w:del w:id="22351" w:author="Thomas Dietz" w:date="2012-08-08T17:00:00Z"/>
              </w:rPr>
            </w:pPr>
            <w:del w:id="22352" w:author="Thomas Dietz" w:date="2012-08-08T17:00:00Z">
              <w:r w:rsidRPr="009227FA" w:rsidDel="00ED0AEA">
                <w:delText>leaf port {</w:delText>
              </w:r>
            </w:del>
          </w:p>
          <w:p w14:paraId="3A8D0851" w14:textId="36ED34D6" w:rsidR="00F71F36" w:rsidRPr="009227FA" w:rsidDel="00ED0AEA" w:rsidRDefault="00F71F36" w:rsidP="00011096">
            <w:pPr>
              <w:pStyle w:val="XML4"/>
              <w:rPr>
                <w:del w:id="22353" w:author="Thomas Dietz" w:date="2012-08-08T17:00:00Z"/>
              </w:rPr>
            </w:pPr>
            <w:del w:id="22354" w:author="Thomas Dietz" w:date="2012-08-08T17:00:00Z">
              <w:r w:rsidRPr="009227FA" w:rsidDel="00ED0AEA">
                <w:delText>type inet:port-number;</w:delText>
              </w:r>
            </w:del>
          </w:p>
          <w:p w14:paraId="4F84DD52" w14:textId="4510B6DB" w:rsidR="00F71F36" w:rsidRPr="009227FA" w:rsidDel="00ED0AEA" w:rsidRDefault="00F71F36" w:rsidP="00011096">
            <w:pPr>
              <w:pStyle w:val="XML4"/>
              <w:rPr>
                <w:del w:id="22355" w:author="Thomas Dietz" w:date="2012-08-08T17:00:00Z"/>
              </w:rPr>
            </w:pPr>
            <w:del w:id="22356" w:author="Thomas Dietz" w:date="2012-08-08T17:00:00Z">
              <w:r w:rsidRPr="009227FA" w:rsidDel="00ED0AEA">
                <w:delText>default 6633;</w:delText>
              </w:r>
            </w:del>
          </w:p>
          <w:p w14:paraId="372B8116" w14:textId="1BAF09F2" w:rsidR="00F71F36" w:rsidRPr="009227FA" w:rsidDel="00ED0AEA" w:rsidRDefault="00F71F36" w:rsidP="00011096">
            <w:pPr>
              <w:pStyle w:val="XML4"/>
              <w:rPr>
                <w:del w:id="22357" w:author="Thomas Dietz" w:date="2012-08-08T17:00:00Z"/>
              </w:rPr>
            </w:pPr>
            <w:del w:id="22358" w:author="Thomas Dietz" w:date="2012-08-08T17:00:00Z">
              <w:r w:rsidRPr="009227FA" w:rsidDel="00ED0AEA">
                <w:delText>description "The port number at the controller to connect to.";</w:delText>
              </w:r>
            </w:del>
          </w:p>
          <w:p w14:paraId="1B03EADB" w14:textId="251D4E99" w:rsidR="00F71F36" w:rsidRPr="009227FA" w:rsidDel="00ED0AEA" w:rsidRDefault="00F71F36" w:rsidP="00011096">
            <w:pPr>
              <w:pStyle w:val="XML3"/>
              <w:rPr>
                <w:del w:id="22359" w:author="Thomas Dietz" w:date="2012-08-08T17:00:00Z"/>
              </w:rPr>
            </w:pPr>
            <w:del w:id="22360" w:author="Thomas Dietz" w:date="2012-08-08T17:00:00Z">
              <w:r w:rsidRPr="009227FA" w:rsidDel="00ED0AEA">
                <w:delText>}</w:delText>
              </w:r>
            </w:del>
          </w:p>
          <w:p w14:paraId="0055A070" w14:textId="705D1A92" w:rsidR="00F71F36" w:rsidRPr="009227FA" w:rsidDel="00ED0AEA" w:rsidRDefault="00F71F36" w:rsidP="00011096">
            <w:pPr>
              <w:pStyle w:val="XML3"/>
              <w:rPr>
                <w:del w:id="22361" w:author="Thomas Dietz" w:date="2012-08-08T17:00:00Z"/>
              </w:rPr>
            </w:pPr>
            <w:del w:id="22362" w:author="Thomas Dietz" w:date="2012-08-08T17:00:00Z">
              <w:r w:rsidRPr="009227FA" w:rsidDel="00ED0AEA">
                <w:delText>leaf local-ip-address {</w:delText>
              </w:r>
            </w:del>
          </w:p>
          <w:p w14:paraId="6FF8AA19" w14:textId="3ED14ED2" w:rsidR="00F71F36" w:rsidRPr="009227FA" w:rsidDel="00ED0AEA" w:rsidRDefault="00F71F36" w:rsidP="00011096">
            <w:pPr>
              <w:pStyle w:val="XML4"/>
              <w:rPr>
                <w:del w:id="22363" w:author="Thomas Dietz" w:date="2012-08-08T17:00:00Z"/>
              </w:rPr>
            </w:pPr>
            <w:del w:id="22364" w:author="Thomas Dietz" w:date="2012-08-08T17:00:00Z">
              <w:r w:rsidRPr="009227FA" w:rsidDel="00ED0AEA">
                <w:delText>type inet:ip-address;</w:delText>
              </w:r>
            </w:del>
          </w:p>
          <w:p w14:paraId="31A270E1" w14:textId="7EC9AAD2" w:rsidR="00F71F36" w:rsidRPr="009227FA" w:rsidDel="00ED0AEA" w:rsidRDefault="00F71F36" w:rsidP="00011096">
            <w:pPr>
              <w:pStyle w:val="XML4"/>
              <w:rPr>
                <w:del w:id="22365" w:author="Thomas Dietz" w:date="2012-08-08T17:00:00Z"/>
              </w:rPr>
            </w:pPr>
            <w:del w:id="22366" w:author="Thomas Dietz" w:date="2012-08-08T17:00:00Z">
              <w:r w:rsidRPr="009227FA" w:rsidDel="00ED0AEA">
                <w:delText>description "This specifies the source IP for packets sent to this controller and overrides the default IP used.";</w:delText>
              </w:r>
            </w:del>
          </w:p>
          <w:p w14:paraId="3FD129E6" w14:textId="19AB4702" w:rsidR="00F71F36" w:rsidRPr="009227FA" w:rsidDel="00ED0AEA" w:rsidRDefault="00F71F36" w:rsidP="00011096">
            <w:pPr>
              <w:pStyle w:val="XML3"/>
              <w:rPr>
                <w:del w:id="22367" w:author="Thomas Dietz" w:date="2012-08-08T17:00:00Z"/>
              </w:rPr>
            </w:pPr>
            <w:del w:id="22368" w:author="Thomas Dietz" w:date="2012-08-08T17:00:00Z">
              <w:r w:rsidRPr="009227FA" w:rsidDel="00ED0AEA">
                <w:delText>}</w:delText>
              </w:r>
            </w:del>
          </w:p>
          <w:p w14:paraId="5641454E" w14:textId="5ACFCFD9" w:rsidR="00F71F36" w:rsidRPr="009227FA" w:rsidDel="00ED0AEA" w:rsidRDefault="00F71F36" w:rsidP="00011096">
            <w:pPr>
              <w:pStyle w:val="XML3"/>
              <w:rPr>
                <w:del w:id="22369" w:author="Thomas Dietz" w:date="2012-08-08T17:00:00Z"/>
              </w:rPr>
            </w:pPr>
            <w:del w:id="22370" w:author="Thomas Dietz" w:date="2012-08-08T17:00:00Z">
              <w:r w:rsidRPr="009227FA" w:rsidDel="00ED0AEA">
                <w:delText>leaf local-port {</w:delText>
              </w:r>
            </w:del>
          </w:p>
          <w:p w14:paraId="210C98A1" w14:textId="7165938B" w:rsidR="00F71F36" w:rsidRPr="009227FA" w:rsidDel="00ED0AEA" w:rsidRDefault="00F71F36" w:rsidP="00011096">
            <w:pPr>
              <w:pStyle w:val="XML4"/>
              <w:rPr>
                <w:del w:id="22371" w:author="Thomas Dietz" w:date="2012-08-08T17:00:00Z"/>
              </w:rPr>
            </w:pPr>
            <w:del w:id="22372" w:author="Thomas Dietz" w:date="2012-08-08T17:00:00Z">
              <w:r w:rsidRPr="009227FA" w:rsidDel="00ED0AEA">
                <w:delText>type inet:port-number;</w:delText>
              </w:r>
            </w:del>
          </w:p>
          <w:p w14:paraId="7B48236A" w14:textId="2B544044" w:rsidR="00F71F36" w:rsidRPr="009227FA" w:rsidDel="00ED0AEA" w:rsidRDefault="00F71F36" w:rsidP="00011096">
            <w:pPr>
              <w:pStyle w:val="XML4"/>
              <w:rPr>
                <w:del w:id="22373" w:author="Thomas Dietz" w:date="2012-08-08T17:00:00Z"/>
              </w:rPr>
            </w:pPr>
            <w:del w:id="22374" w:author="Thomas Dietz" w:date="2012-08-08T17:00:00Z">
              <w:r w:rsidRPr="009227FA" w:rsidDel="00ED0AEA">
                <w:delText>default 0;</w:delText>
              </w:r>
            </w:del>
          </w:p>
          <w:p w14:paraId="19838BED" w14:textId="5A3228E6" w:rsidR="00F71F36" w:rsidRPr="009227FA" w:rsidDel="00ED0AEA" w:rsidRDefault="00F71F36" w:rsidP="00011096">
            <w:pPr>
              <w:pStyle w:val="XML4"/>
              <w:rPr>
                <w:del w:id="22375" w:author="Thomas Dietz" w:date="2012-08-08T17:00:00Z"/>
              </w:rPr>
            </w:pPr>
            <w:del w:id="22376" w:author="Thomas Dietz" w:date="2012-08-08T17:00:00Z">
              <w:r w:rsidRPr="009227FA" w:rsidDel="00ED0AEA">
                <w:delText>description "The port number the switch listens on. If 0 the port is chosen dynamically.";</w:delText>
              </w:r>
            </w:del>
          </w:p>
          <w:p w14:paraId="669BC4A8" w14:textId="5157E23C" w:rsidR="00F71F36" w:rsidRPr="009227FA" w:rsidDel="00ED0AEA" w:rsidRDefault="00F71F36" w:rsidP="00011096">
            <w:pPr>
              <w:pStyle w:val="XML3"/>
              <w:rPr>
                <w:del w:id="22377" w:author="Thomas Dietz" w:date="2012-08-08T17:00:00Z"/>
              </w:rPr>
            </w:pPr>
            <w:del w:id="22378" w:author="Thomas Dietz" w:date="2012-08-08T17:00:00Z">
              <w:r w:rsidRPr="009227FA" w:rsidDel="00ED0AEA">
                <w:delText>}</w:delText>
              </w:r>
            </w:del>
          </w:p>
          <w:p w14:paraId="00D45EC4" w14:textId="338EFA1B" w:rsidR="00F71F36" w:rsidRPr="009227FA" w:rsidDel="00ED0AEA" w:rsidRDefault="00F71F36" w:rsidP="00011096">
            <w:pPr>
              <w:pStyle w:val="XML3"/>
              <w:rPr>
                <w:del w:id="22379" w:author="Thomas Dietz" w:date="2012-08-08T17:00:00Z"/>
              </w:rPr>
            </w:pPr>
            <w:del w:id="22380" w:author="Thomas Dietz" w:date="2012-08-08T17:00:00Z">
              <w:r w:rsidRPr="009227FA" w:rsidDel="00ED0AEA">
                <w:delText>leaf protocol {</w:delText>
              </w:r>
            </w:del>
          </w:p>
          <w:p w14:paraId="6E4430BC" w14:textId="0F1D9D47" w:rsidR="00F71F36" w:rsidRPr="009227FA" w:rsidDel="00ED0AEA" w:rsidRDefault="00F71F36" w:rsidP="00011096">
            <w:pPr>
              <w:pStyle w:val="XML4"/>
              <w:rPr>
                <w:del w:id="22381" w:author="Thomas Dietz" w:date="2012-08-08T17:00:00Z"/>
              </w:rPr>
            </w:pPr>
            <w:del w:id="22382" w:author="Thomas Dietz" w:date="2012-08-08T17:00:00Z">
              <w:r w:rsidRPr="009227FA" w:rsidDel="00ED0AEA">
                <w:delText>type enumeration {</w:delText>
              </w:r>
            </w:del>
          </w:p>
          <w:p w14:paraId="490E8A98" w14:textId="7E275A7F" w:rsidR="00F71F36" w:rsidRPr="009227FA" w:rsidDel="00ED0AEA" w:rsidRDefault="00F71F36" w:rsidP="00011096">
            <w:pPr>
              <w:pStyle w:val="XML5"/>
              <w:rPr>
                <w:del w:id="22383" w:author="Thomas Dietz" w:date="2012-08-08T17:00:00Z"/>
              </w:rPr>
            </w:pPr>
            <w:del w:id="22384" w:author="Thomas Dietz" w:date="2012-08-08T17:00:00Z">
              <w:r w:rsidRPr="009227FA" w:rsidDel="00ED0AEA">
                <w:delText>enum "tcp";</w:delText>
              </w:r>
            </w:del>
          </w:p>
          <w:p w14:paraId="4DE7B69F" w14:textId="46C7B2B2" w:rsidR="00F71F36" w:rsidRPr="009227FA" w:rsidDel="00ED0AEA" w:rsidRDefault="00F71F36" w:rsidP="00011096">
            <w:pPr>
              <w:pStyle w:val="XML5"/>
              <w:rPr>
                <w:del w:id="22385" w:author="Thomas Dietz" w:date="2012-08-08T17:00:00Z"/>
              </w:rPr>
            </w:pPr>
            <w:del w:id="22386" w:author="Thomas Dietz" w:date="2012-08-08T17:00:00Z">
              <w:r w:rsidRPr="009227FA" w:rsidDel="00ED0AEA">
                <w:lastRenderedPageBreak/>
                <w:delText>enum "tls";</w:delText>
              </w:r>
            </w:del>
          </w:p>
          <w:p w14:paraId="4D55BD97" w14:textId="761F3A8A" w:rsidR="00F71F36" w:rsidRPr="009227FA" w:rsidDel="00ED0AEA" w:rsidRDefault="00F71F36" w:rsidP="00011096">
            <w:pPr>
              <w:pStyle w:val="XML4"/>
              <w:rPr>
                <w:del w:id="22387" w:author="Thomas Dietz" w:date="2012-08-08T17:00:00Z"/>
              </w:rPr>
            </w:pPr>
            <w:del w:id="22388" w:author="Thomas Dietz" w:date="2012-08-08T17:00:00Z">
              <w:r w:rsidRPr="009227FA" w:rsidDel="00ED0AEA">
                <w:delText>}</w:delText>
              </w:r>
            </w:del>
          </w:p>
          <w:p w14:paraId="6D571CCC" w14:textId="2715C535" w:rsidR="00F71F36" w:rsidRPr="009227FA" w:rsidDel="00ED0AEA" w:rsidRDefault="00F71F36" w:rsidP="00011096">
            <w:pPr>
              <w:pStyle w:val="XML4"/>
              <w:rPr>
                <w:del w:id="22389" w:author="Thomas Dietz" w:date="2012-08-08T17:00:00Z"/>
              </w:rPr>
            </w:pPr>
            <w:del w:id="22390" w:author="Thomas Dietz" w:date="2012-08-08T17:00:00Z">
              <w:r w:rsidRPr="009227FA" w:rsidDel="00ED0AEA">
                <w:delText>default "tcp";</w:delText>
              </w:r>
            </w:del>
          </w:p>
          <w:p w14:paraId="41F8C13C" w14:textId="093B4C83" w:rsidR="00F71F36" w:rsidRPr="009227FA" w:rsidDel="00ED0AEA" w:rsidRDefault="00F71F36" w:rsidP="00011096">
            <w:pPr>
              <w:pStyle w:val="XML4"/>
              <w:rPr>
                <w:del w:id="22391" w:author="Thomas Dietz" w:date="2012-08-08T17:00:00Z"/>
              </w:rPr>
            </w:pPr>
            <w:del w:id="22392" w:author="Thomas Dietz" w:date="2012-08-08T17:00:00Z">
              <w:r w:rsidRPr="009227FA" w:rsidDel="00ED0AEA">
                <w:delText>description "The protocol used for connecting to the controller.";</w:delText>
              </w:r>
            </w:del>
          </w:p>
          <w:p w14:paraId="7F19EFD6" w14:textId="42F2F14A" w:rsidR="00F71F36" w:rsidRPr="009227FA" w:rsidDel="00ED0AEA" w:rsidRDefault="00F71F36" w:rsidP="00011096">
            <w:pPr>
              <w:pStyle w:val="XML3"/>
              <w:rPr>
                <w:del w:id="22393" w:author="Thomas Dietz" w:date="2012-08-08T17:00:00Z"/>
              </w:rPr>
            </w:pPr>
            <w:del w:id="22394" w:author="Thomas Dietz" w:date="2012-08-08T17:00:00Z">
              <w:r w:rsidRPr="009227FA" w:rsidDel="00ED0AEA">
                <w:delText>}</w:delText>
              </w:r>
            </w:del>
          </w:p>
          <w:p w14:paraId="2112EB2A" w14:textId="3E0F9DE5" w:rsidR="00F71F36" w:rsidRPr="009227FA" w:rsidDel="00ED0AEA" w:rsidRDefault="00F71F36" w:rsidP="00011096">
            <w:pPr>
              <w:pStyle w:val="XML3"/>
              <w:rPr>
                <w:del w:id="22395" w:author="Thomas Dietz" w:date="2012-08-08T17:00:00Z"/>
              </w:rPr>
            </w:pPr>
            <w:del w:id="22396" w:author="Thomas Dietz" w:date="2012-08-08T17:00:00Z">
              <w:r w:rsidRPr="009227FA" w:rsidDel="00ED0AEA">
                <w:delText>container state {</w:delText>
              </w:r>
            </w:del>
          </w:p>
          <w:p w14:paraId="6DD47F00" w14:textId="7829298A" w:rsidR="00F71F36" w:rsidRPr="009227FA" w:rsidDel="00ED0AEA" w:rsidRDefault="00F71F36" w:rsidP="00011096">
            <w:pPr>
              <w:pStyle w:val="XML4"/>
              <w:rPr>
                <w:del w:id="22397" w:author="Thomas Dietz" w:date="2012-08-08T17:00:00Z"/>
              </w:rPr>
            </w:pPr>
            <w:del w:id="22398" w:author="Thomas Dietz" w:date="2012-08-08T17:00:00Z">
              <w:r w:rsidRPr="009227FA" w:rsidDel="00ED0AEA">
                <w:delText>description "This container holds connection state information that indicate if the Logical Switch is connected, what versions are supported, and which one is used.";</w:delText>
              </w:r>
            </w:del>
          </w:p>
          <w:p w14:paraId="0C190D8D" w14:textId="5E2B7AAF" w:rsidR="00F71F36" w:rsidRPr="009227FA" w:rsidDel="00ED0AEA" w:rsidRDefault="00F71F36" w:rsidP="00011096">
            <w:pPr>
              <w:pStyle w:val="XML4"/>
              <w:rPr>
                <w:del w:id="22399" w:author="Thomas Dietz" w:date="2012-08-08T17:00:00Z"/>
              </w:rPr>
            </w:pPr>
            <w:del w:id="22400" w:author="Thomas Dietz" w:date="2012-08-08T17:00:00Z">
              <w:r w:rsidRPr="009227FA" w:rsidDel="00ED0AEA">
                <w:delText>leaf connection-state {</w:delText>
              </w:r>
            </w:del>
          </w:p>
          <w:p w14:paraId="38299917" w14:textId="450E6676" w:rsidR="00F71F36" w:rsidRPr="009227FA" w:rsidDel="00ED0AEA" w:rsidRDefault="00F71F36" w:rsidP="00011096">
            <w:pPr>
              <w:pStyle w:val="XML5"/>
              <w:rPr>
                <w:del w:id="22401" w:author="Thomas Dietz" w:date="2012-08-08T17:00:00Z"/>
              </w:rPr>
            </w:pPr>
            <w:del w:id="22402" w:author="Thomas Dietz" w:date="2012-08-08T17:00:00Z">
              <w:r w:rsidRPr="009227FA" w:rsidDel="00ED0AEA">
                <w:delText>type up-down-state-type;</w:delText>
              </w:r>
            </w:del>
          </w:p>
          <w:p w14:paraId="2EE2CA0B" w14:textId="72F13991" w:rsidR="00F71F36" w:rsidRPr="009227FA" w:rsidDel="00ED0AEA" w:rsidRDefault="00F71F36" w:rsidP="00011096">
            <w:pPr>
              <w:pStyle w:val="XML5"/>
              <w:rPr>
                <w:del w:id="22403" w:author="Thomas Dietz" w:date="2012-08-08T17:00:00Z"/>
              </w:rPr>
            </w:pPr>
            <w:del w:id="22404" w:author="Thomas Dietz" w:date="2012-08-08T17:00:00Z">
              <w:r w:rsidRPr="009227FA" w:rsidDel="00ED0AEA">
                <w:delText>description "This object indicates if the Logical Switch is connected to the controller.";</w:delText>
              </w:r>
            </w:del>
          </w:p>
          <w:p w14:paraId="4D6DD4CC" w14:textId="2B3A6983" w:rsidR="00F71F36" w:rsidRPr="009227FA" w:rsidDel="00ED0AEA" w:rsidRDefault="00F71F36" w:rsidP="00011096">
            <w:pPr>
              <w:pStyle w:val="XML4"/>
              <w:rPr>
                <w:del w:id="22405" w:author="Thomas Dietz" w:date="2012-08-08T17:00:00Z"/>
              </w:rPr>
            </w:pPr>
            <w:del w:id="22406" w:author="Thomas Dietz" w:date="2012-08-08T17:00:00Z">
              <w:r w:rsidRPr="009227FA" w:rsidDel="00ED0AEA">
                <w:delText>}</w:delText>
              </w:r>
            </w:del>
          </w:p>
          <w:p w14:paraId="098976EC" w14:textId="7AEE8766" w:rsidR="00F71F36" w:rsidRPr="009227FA" w:rsidDel="00ED0AEA" w:rsidRDefault="00F71F36" w:rsidP="00011096">
            <w:pPr>
              <w:pStyle w:val="XML4"/>
              <w:rPr>
                <w:del w:id="22407" w:author="Thomas Dietz" w:date="2012-08-08T17:00:00Z"/>
              </w:rPr>
            </w:pPr>
            <w:del w:id="22408" w:author="Thomas Dietz" w:date="2012-08-08T17:00:00Z">
              <w:r w:rsidRPr="009227FA" w:rsidDel="00ED0AEA">
                <w:delText>leaf current-version {</w:delText>
              </w:r>
            </w:del>
          </w:p>
          <w:p w14:paraId="79A3E2EB" w14:textId="2BCD58D4" w:rsidR="00F71F36" w:rsidRPr="009227FA" w:rsidDel="00ED0AEA" w:rsidRDefault="00F71F36" w:rsidP="00011096">
            <w:pPr>
              <w:pStyle w:val="XML5"/>
              <w:rPr>
                <w:del w:id="22409" w:author="Thomas Dietz" w:date="2012-08-08T17:00:00Z"/>
              </w:rPr>
            </w:pPr>
            <w:del w:id="22410" w:author="Thomas Dietz" w:date="2012-08-08T17:00:00Z">
              <w:r w:rsidRPr="009227FA" w:rsidDel="00ED0AEA">
                <w:delText>type openflow-version;</w:delText>
              </w:r>
            </w:del>
          </w:p>
          <w:p w14:paraId="1F455180" w14:textId="7FD591C2" w:rsidR="00F71F36" w:rsidRPr="009227FA" w:rsidDel="00ED0AEA" w:rsidRDefault="00F71F36" w:rsidP="00011096">
            <w:pPr>
              <w:pStyle w:val="XML5"/>
              <w:rPr>
                <w:del w:id="22411" w:author="Thomas Dietz" w:date="2012-08-08T17:00:00Z"/>
              </w:rPr>
            </w:pPr>
            <w:del w:id="22412" w:author="Thomas Dietz" w:date="2012-08-08T17:00:00Z">
              <w:r w:rsidRPr="009227FA" w:rsidDel="00ED0AEA">
                <w:delText>description "This object contains the current OpenFlow version used between Logical Switch and Controller.";</w:delText>
              </w:r>
            </w:del>
          </w:p>
          <w:p w14:paraId="4154665B" w14:textId="3F45AA06" w:rsidR="00F71F36" w:rsidRPr="009227FA" w:rsidDel="00ED0AEA" w:rsidRDefault="00F71F36" w:rsidP="00011096">
            <w:pPr>
              <w:pStyle w:val="XML4"/>
              <w:rPr>
                <w:del w:id="22413" w:author="Thomas Dietz" w:date="2012-08-08T17:00:00Z"/>
              </w:rPr>
            </w:pPr>
            <w:del w:id="22414" w:author="Thomas Dietz" w:date="2012-08-08T17:00:00Z">
              <w:r w:rsidRPr="009227FA" w:rsidDel="00ED0AEA">
                <w:delText>}</w:delText>
              </w:r>
            </w:del>
          </w:p>
          <w:p w14:paraId="5DE77624" w14:textId="6E988D41" w:rsidR="00F71F36" w:rsidRPr="009227FA" w:rsidDel="00ED0AEA" w:rsidRDefault="00F71F36" w:rsidP="00011096">
            <w:pPr>
              <w:pStyle w:val="XML4"/>
              <w:rPr>
                <w:del w:id="22415" w:author="Thomas Dietz" w:date="2012-08-08T17:00:00Z"/>
              </w:rPr>
            </w:pPr>
            <w:del w:id="22416" w:author="Thomas Dietz" w:date="2012-08-08T17:00:00Z">
              <w:r w:rsidRPr="009227FA" w:rsidDel="00ED0AEA">
                <w:delText>leaf-list supported-versions {</w:delText>
              </w:r>
            </w:del>
          </w:p>
          <w:p w14:paraId="13AC2F0E" w14:textId="7B8D5F65" w:rsidR="00F71F36" w:rsidRPr="009227FA" w:rsidDel="00ED0AEA" w:rsidRDefault="00F71F36" w:rsidP="00011096">
            <w:pPr>
              <w:pStyle w:val="XML5"/>
              <w:rPr>
                <w:del w:id="22417" w:author="Thomas Dietz" w:date="2012-08-08T17:00:00Z"/>
              </w:rPr>
            </w:pPr>
            <w:del w:id="22418" w:author="Thomas Dietz" w:date="2012-08-08T17:00:00Z">
              <w:r w:rsidRPr="009227FA" w:rsidDel="00ED0AEA">
                <w:delText>type openflow-version;</w:delText>
              </w:r>
            </w:del>
          </w:p>
          <w:p w14:paraId="4F95D5BF" w14:textId="7991AC2F" w:rsidR="00F71F36" w:rsidRPr="009227FA" w:rsidDel="00ED0AEA" w:rsidRDefault="00F71F36" w:rsidP="00011096">
            <w:pPr>
              <w:pStyle w:val="XML5"/>
              <w:rPr>
                <w:del w:id="22419" w:author="Thomas Dietz" w:date="2012-08-08T17:00:00Z"/>
              </w:rPr>
            </w:pPr>
            <w:del w:id="22420" w:author="Thomas Dietz" w:date="2012-08-08T17:00:00Z">
              <w:r w:rsidRPr="009227FA" w:rsidDel="00ED0AEA">
                <w:delText>description "This list of objects contains all the OpenFlow versions supported the controller.";</w:delText>
              </w:r>
            </w:del>
          </w:p>
          <w:p w14:paraId="4235D9ED" w14:textId="64878913" w:rsidR="00F71F36" w:rsidRPr="009227FA" w:rsidDel="00ED0AEA" w:rsidRDefault="00F71F36" w:rsidP="00011096">
            <w:pPr>
              <w:pStyle w:val="XML4"/>
              <w:rPr>
                <w:del w:id="22421" w:author="Thomas Dietz" w:date="2012-08-08T17:00:00Z"/>
              </w:rPr>
            </w:pPr>
            <w:del w:id="22422" w:author="Thomas Dietz" w:date="2012-08-08T17:00:00Z">
              <w:r w:rsidRPr="009227FA" w:rsidDel="00ED0AEA">
                <w:delText>}</w:delText>
              </w:r>
            </w:del>
          </w:p>
          <w:p w14:paraId="26F63543" w14:textId="3EA27D70" w:rsidR="00F71F36" w:rsidRPr="009227FA" w:rsidDel="00ED0AEA" w:rsidRDefault="00F71F36" w:rsidP="00011096">
            <w:pPr>
              <w:pStyle w:val="XML3"/>
              <w:rPr>
                <w:del w:id="22423" w:author="Thomas Dietz" w:date="2012-08-08T17:00:00Z"/>
              </w:rPr>
            </w:pPr>
            <w:del w:id="22424" w:author="Thomas Dietz" w:date="2012-08-08T17:00:00Z">
              <w:r w:rsidRPr="009227FA" w:rsidDel="00ED0AEA">
                <w:delText>}</w:delText>
              </w:r>
            </w:del>
          </w:p>
          <w:p w14:paraId="4E660EDA" w14:textId="7AB2FBDD" w:rsidR="00F71F36" w:rsidRPr="009227FA" w:rsidDel="00ED0AEA" w:rsidRDefault="00F71F36" w:rsidP="00011096">
            <w:pPr>
              <w:pStyle w:val="XML2"/>
              <w:rPr>
                <w:del w:id="22425" w:author="Thomas Dietz" w:date="2012-08-08T17:00:00Z"/>
              </w:rPr>
            </w:pPr>
            <w:del w:id="22426" w:author="Thomas Dietz" w:date="2012-08-08T17:00:00Z">
              <w:r w:rsidRPr="009227FA" w:rsidDel="00ED0AEA">
                <w:delText>}</w:delText>
              </w:r>
            </w:del>
          </w:p>
          <w:p w14:paraId="3C548DEC" w14:textId="3F7546BF" w:rsidR="00F71F36" w:rsidRPr="009227FA" w:rsidDel="00ED0AEA" w:rsidRDefault="00F71F36" w:rsidP="00011096">
            <w:pPr>
              <w:pStyle w:val="XML1"/>
              <w:rPr>
                <w:del w:id="22427" w:author="Thomas Dietz" w:date="2012-08-08T17:00:00Z"/>
              </w:rPr>
            </w:pPr>
          </w:p>
          <w:p w14:paraId="12D57094" w14:textId="1127D1CD" w:rsidR="00F71F36" w:rsidRPr="009227FA" w:rsidDel="00ED0AEA" w:rsidRDefault="00F71F36" w:rsidP="00011096">
            <w:pPr>
              <w:pStyle w:val="XML2"/>
              <w:rPr>
                <w:del w:id="22428" w:author="Thomas Dietz" w:date="2012-08-08T17:00:00Z"/>
              </w:rPr>
            </w:pPr>
            <w:del w:id="22429" w:author="Thomas Dietz" w:date="2012-08-08T17:00:00Z">
              <w:r w:rsidRPr="009227FA" w:rsidDel="00ED0AEA">
                <w:delText>grouping openflow-port-resource-grouping {</w:delText>
              </w:r>
            </w:del>
          </w:p>
          <w:p w14:paraId="214C8914" w14:textId="3FA852BB" w:rsidR="00F71F36" w:rsidRPr="009227FA" w:rsidDel="00ED0AEA" w:rsidRDefault="00F71F36" w:rsidP="00011096">
            <w:pPr>
              <w:pStyle w:val="XML3"/>
              <w:rPr>
                <w:del w:id="22430" w:author="Thomas Dietz" w:date="2012-08-08T17:00:00Z"/>
              </w:rPr>
            </w:pPr>
            <w:del w:id="22431" w:author="Thomas Dietz" w:date="2012-08-08T17:00:00Z">
              <w:r w:rsidRPr="009227FA" w:rsidDel="00ED0AEA">
                <w:delText>description "This grouping specifies all properties of a port</w:delText>
              </w:r>
            </w:del>
          </w:p>
          <w:p w14:paraId="1033774C" w14:textId="377A9EAF" w:rsidR="00F71F36" w:rsidRPr="009227FA" w:rsidDel="00ED0AEA" w:rsidRDefault="00F71F36" w:rsidP="00011096">
            <w:pPr>
              <w:pStyle w:val="XML4"/>
              <w:rPr>
                <w:del w:id="22432" w:author="Thomas Dietz" w:date="2012-08-08T17:00:00Z"/>
              </w:rPr>
            </w:pPr>
            <w:del w:id="22433" w:author="Thomas Dietz" w:date="2012-08-08T17:00:00Z">
              <w:r w:rsidRPr="009227FA" w:rsidDel="00ED0AEA">
                <w:delText>resource.";</w:delText>
              </w:r>
            </w:del>
          </w:p>
          <w:p w14:paraId="21744679" w14:textId="762675BD" w:rsidR="00F71F36" w:rsidRPr="009227FA" w:rsidDel="00ED0AEA" w:rsidRDefault="00F71F36" w:rsidP="00011096">
            <w:pPr>
              <w:pStyle w:val="XML3"/>
              <w:rPr>
                <w:del w:id="22434" w:author="Thomas Dietz" w:date="2012-08-08T17:00:00Z"/>
              </w:rPr>
            </w:pPr>
            <w:del w:id="22435" w:author="Thomas Dietz" w:date="2012-08-08T17:00:00Z">
              <w:r w:rsidRPr="009227FA" w:rsidDel="00ED0AEA">
                <w:delText>leaf resource-id {</w:delText>
              </w:r>
            </w:del>
          </w:p>
          <w:p w14:paraId="04C05BB7" w14:textId="0E48DE89" w:rsidR="00F71F36" w:rsidRPr="009227FA" w:rsidDel="00ED0AEA" w:rsidRDefault="00F71F36" w:rsidP="00011096">
            <w:pPr>
              <w:pStyle w:val="XML4"/>
              <w:rPr>
                <w:del w:id="22436" w:author="Thomas Dietz" w:date="2012-08-08T17:00:00Z"/>
              </w:rPr>
            </w:pPr>
            <w:del w:id="22437" w:author="Thomas Dietz" w:date="2012-08-08T17:00:00Z">
              <w:r w:rsidRPr="009227FA" w:rsidDel="00ED0AEA">
                <w:delText>type inet:uri;</w:delText>
              </w:r>
            </w:del>
          </w:p>
          <w:p w14:paraId="628B2118" w14:textId="1C8DF09C" w:rsidR="00F71F36" w:rsidRPr="009227FA" w:rsidDel="00ED0AEA" w:rsidRDefault="00F71F36" w:rsidP="00011096">
            <w:pPr>
              <w:pStyle w:val="XML4"/>
              <w:rPr>
                <w:del w:id="22438" w:author="Thomas Dietz" w:date="2012-08-08T17:00:00Z"/>
              </w:rPr>
            </w:pPr>
            <w:del w:id="22439" w:author="Thomas Dietz" w:date="2012-08-08T17:00:00Z">
              <w:r w:rsidRPr="009227FA" w:rsidDel="00ED0AEA">
                <w:delText>description "A unique but locally arbitrary identifier that identifies a port and is persistent across reboots of the system.";</w:delText>
              </w:r>
            </w:del>
          </w:p>
          <w:p w14:paraId="0E81769B" w14:textId="0C54450D" w:rsidR="00F71F36" w:rsidRPr="009227FA" w:rsidDel="00ED0AEA" w:rsidRDefault="00F71F36" w:rsidP="00011096">
            <w:pPr>
              <w:pStyle w:val="XML3"/>
              <w:rPr>
                <w:del w:id="22440" w:author="Thomas Dietz" w:date="2012-08-08T17:00:00Z"/>
              </w:rPr>
            </w:pPr>
            <w:del w:id="22441" w:author="Thomas Dietz" w:date="2012-08-08T17:00:00Z">
              <w:r w:rsidRPr="009227FA" w:rsidDel="00ED0AEA">
                <w:delText>}</w:delText>
              </w:r>
            </w:del>
          </w:p>
          <w:p w14:paraId="17AFC678" w14:textId="17E9B5ED" w:rsidR="00F71F36" w:rsidRPr="009227FA" w:rsidDel="00ED0AEA" w:rsidRDefault="00F71F36" w:rsidP="00011096">
            <w:pPr>
              <w:pStyle w:val="XML3"/>
              <w:rPr>
                <w:del w:id="22442" w:author="Thomas Dietz" w:date="2012-08-08T17:00:00Z"/>
              </w:rPr>
            </w:pPr>
            <w:del w:id="22443" w:author="Thomas Dietz" w:date="2012-08-08T17:00:00Z">
              <w:r w:rsidRPr="009227FA" w:rsidDel="00ED0AEA">
                <w:delText>leaf number {</w:delText>
              </w:r>
            </w:del>
          </w:p>
          <w:p w14:paraId="4D5D98DF" w14:textId="7BF51365" w:rsidR="00F71F36" w:rsidRPr="009227FA" w:rsidDel="00ED0AEA" w:rsidRDefault="00F71F36" w:rsidP="00011096">
            <w:pPr>
              <w:pStyle w:val="XML4"/>
              <w:rPr>
                <w:del w:id="22444" w:author="Thomas Dietz" w:date="2012-08-08T17:00:00Z"/>
              </w:rPr>
            </w:pPr>
            <w:del w:id="22445" w:author="Thomas Dietz" w:date="2012-08-08T17:00:00Z">
              <w:r w:rsidRPr="009227FA" w:rsidDel="00ED0AEA">
                <w:delText>type uint64;</w:delText>
              </w:r>
            </w:del>
          </w:p>
          <w:p w14:paraId="1ABE9475" w14:textId="03F602C8" w:rsidR="00F71F36" w:rsidRPr="009227FA" w:rsidDel="00ED0AEA" w:rsidRDefault="00F71F36" w:rsidP="00011096">
            <w:pPr>
              <w:pStyle w:val="XML4"/>
              <w:rPr>
                <w:del w:id="22446" w:author="Thomas Dietz" w:date="2012-08-08T17:00:00Z"/>
              </w:rPr>
            </w:pPr>
            <w:del w:id="22447" w:author="Thomas Dietz" w:date="2012-08-08T17:00:00Z">
              <w:r w:rsidRPr="009227FA" w:rsidDel="00ED0AEA">
                <w:delText>config false;</w:delText>
              </w:r>
            </w:del>
          </w:p>
          <w:p w14:paraId="1C520022" w14:textId="0FD55427" w:rsidR="00F71F36" w:rsidRPr="009227FA" w:rsidDel="00ED0AEA" w:rsidRDefault="00F71F36" w:rsidP="00011096">
            <w:pPr>
              <w:pStyle w:val="XML4"/>
              <w:rPr>
                <w:del w:id="22448" w:author="Thomas Dietz" w:date="2012-08-08T17:00:00Z"/>
              </w:rPr>
            </w:pPr>
            <w:del w:id="22449" w:author="Thomas Dietz" w:date="2012-08-08T17:00:00Z">
              <w:r w:rsidRPr="009227FA" w:rsidDel="00ED0AEA">
                <w:delText>mandatory true;</w:delText>
              </w:r>
            </w:del>
          </w:p>
          <w:p w14:paraId="10DBD19A" w14:textId="4C2391CF" w:rsidR="00F71F36" w:rsidRPr="009227FA" w:rsidDel="00ED0AEA" w:rsidRDefault="00F71F36" w:rsidP="00011096">
            <w:pPr>
              <w:pStyle w:val="XML4"/>
              <w:rPr>
                <w:del w:id="22450" w:author="Thomas Dietz" w:date="2012-08-08T17:00:00Z"/>
              </w:rPr>
            </w:pPr>
            <w:del w:id="22451" w:author="Thomas Dietz" w:date="2012-08-08T17:00:00Z">
              <w:r w:rsidRPr="009227FA" w:rsidDel="00ED0AEA">
                <w:delText>description "An unique but locally arbitrary number that identifies a port and is persistent across reboots of the system.";</w:delText>
              </w:r>
            </w:del>
          </w:p>
          <w:p w14:paraId="5C04ABBA" w14:textId="0B9D999B" w:rsidR="00F71F36" w:rsidRPr="009227FA" w:rsidDel="00ED0AEA" w:rsidRDefault="00F71F36" w:rsidP="00011096">
            <w:pPr>
              <w:pStyle w:val="XML3"/>
              <w:rPr>
                <w:del w:id="22452" w:author="Thomas Dietz" w:date="2012-08-08T17:00:00Z"/>
              </w:rPr>
            </w:pPr>
            <w:del w:id="22453" w:author="Thomas Dietz" w:date="2012-08-08T17:00:00Z">
              <w:r w:rsidRPr="009227FA" w:rsidDel="00ED0AEA">
                <w:delText>}</w:delText>
              </w:r>
            </w:del>
          </w:p>
          <w:p w14:paraId="3A3CF3E9" w14:textId="381A75E6" w:rsidR="00F71F36" w:rsidRPr="009227FA" w:rsidDel="00ED0AEA" w:rsidRDefault="00F71F36" w:rsidP="00011096">
            <w:pPr>
              <w:pStyle w:val="XML3"/>
              <w:rPr>
                <w:del w:id="22454" w:author="Thomas Dietz" w:date="2012-08-08T17:00:00Z"/>
              </w:rPr>
            </w:pPr>
            <w:del w:id="22455" w:author="Thomas Dietz" w:date="2012-08-08T17:00:00Z">
              <w:r w:rsidRPr="009227FA" w:rsidDel="00ED0AEA">
                <w:delText>leaf name {</w:delText>
              </w:r>
            </w:del>
          </w:p>
          <w:p w14:paraId="4F65F65A" w14:textId="6A29C0EF" w:rsidR="00F71F36" w:rsidRPr="009227FA" w:rsidDel="00ED0AEA" w:rsidRDefault="00F71F36" w:rsidP="00011096">
            <w:pPr>
              <w:pStyle w:val="XML4"/>
              <w:rPr>
                <w:del w:id="22456" w:author="Thomas Dietz" w:date="2012-08-08T17:00:00Z"/>
              </w:rPr>
            </w:pPr>
            <w:del w:id="22457" w:author="Thomas Dietz" w:date="2012-08-08T17:00:00Z">
              <w:r w:rsidRPr="009227FA" w:rsidDel="00ED0AEA">
                <w:delText>type string {</w:delText>
              </w:r>
            </w:del>
          </w:p>
          <w:p w14:paraId="15A8CA31" w14:textId="5EDB7C7F" w:rsidR="00F71F36" w:rsidRPr="009227FA" w:rsidDel="00ED0AEA" w:rsidRDefault="00F71F36" w:rsidP="00011096">
            <w:pPr>
              <w:pStyle w:val="XML6"/>
              <w:rPr>
                <w:del w:id="22458" w:author="Thomas Dietz" w:date="2012-08-08T17:00:00Z"/>
              </w:rPr>
            </w:pPr>
            <w:del w:id="22459" w:author="Thomas Dietz" w:date="2012-08-08T17:00:00Z">
              <w:r w:rsidRPr="009227FA" w:rsidDel="00ED0AEA">
                <w:delText>length "1..16";</w:delText>
              </w:r>
            </w:del>
          </w:p>
          <w:p w14:paraId="07617812" w14:textId="2543EEA7" w:rsidR="00F71F36" w:rsidRPr="009227FA" w:rsidDel="00ED0AEA" w:rsidRDefault="00F71F36" w:rsidP="00011096">
            <w:pPr>
              <w:pStyle w:val="XML4"/>
              <w:rPr>
                <w:del w:id="22460" w:author="Thomas Dietz" w:date="2012-08-08T17:00:00Z"/>
              </w:rPr>
            </w:pPr>
            <w:del w:id="22461" w:author="Thomas Dietz" w:date="2012-08-08T17:00:00Z">
              <w:r w:rsidRPr="009227FA" w:rsidDel="00ED0AEA">
                <w:delText>}</w:delText>
              </w:r>
            </w:del>
          </w:p>
          <w:p w14:paraId="4147FBD8" w14:textId="3A274054" w:rsidR="00F71F36" w:rsidRPr="009227FA" w:rsidDel="00ED0AEA" w:rsidRDefault="00F71F36" w:rsidP="00011096">
            <w:pPr>
              <w:pStyle w:val="XML4"/>
              <w:rPr>
                <w:del w:id="22462" w:author="Thomas Dietz" w:date="2012-08-08T17:00:00Z"/>
              </w:rPr>
            </w:pPr>
            <w:del w:id="22463" w:author="Thomas Dietz" w:date="2012-08-08T17:00:00Z">
              <w:r w:rsidRPr="009227FA" w:rsidDel="00ED0AEA">
                <w:delText>config false;</w:delText>
              </w:r>
            </w:del>
          </w:p>
          <w:p w14:paraId="019554E1" w14:textId="0EDBB12F" w:rsidR="00F71F36" w:rsidRPr="009227FA" w:rsidDel="00ED0AEA" w:rsidRDefault="00F71F36" w:rsidP="00011096">
            <w:pPr>
              <w:pStyle w:val="XML4"/>
              <w:rPr>
                <w:del w:id="22464" w:author="Thomas Dietz" w:date="2012-08-08T17:00:00Z"/>
              </w:rPr>
            </w:pPr>
            <w:del w:id="22465" w:author="Thomas Dietz" w:date="2012-08-08T17:00:00Z">
              <w:r w:rsidRPr="009227FA" w:rsidDel="00ED0AEA">
                <w:delText>description "Textual port name to ease identification of the port at the switch.";</w:delText>
              </w:r>
            </w:del>
          </w:p>
          <w:p w14:paraId="58E5F32F" w14:textId="1D29034F" w:rsidR="00F71F36" w:rsidRPr="009227FA" w:rsidDel="00ED0AEA" w:rsidRDefault="00F71F36" w:rsidP="00011096">
            <w:pPr>
              <w:pStyle w:val="XML3"/>
              <w:rPr>
                <w:del w:id="22466" w:author="Thomas Dietz" w:date="2012-08-08T17:00:00Z"/>
              </w:rPr>
            </w:pPr>
            <w:del w:id="22467" w:author="Thomas Dietz" w:date="2012-08-08T17:00:00Z">
              <w:r w:rsidRPr="009227FA" w:rsidDel="00ED0AEA">
                <w:delText>}</w:delText>
              </w:r>
            </w:del>
          </w:p>
          <w:p w14:paraId="08AF3BCE" w14:textId="4970C01F" w:rsidR="00F71F36" w:rsidRPr="009227FA" w:rsidDel="00ED0AEA" w:rsidRDefault="00F71F36" w:rsidP="00011096">
            <w:pPr>
              <w:pStyle w:val="XML3"/>
              <w:rPr>
                <w:del w:id="22468" w:author="Thomas Dietz" w:date="2012-08-08T17:00:00Z"/>
              </w:rPr>
            </w:pPr>
            <w:del w:id="22469" w:author="Thomas Dietz" w:date="2012-08-08T17:00:00Z">
              <w:r w:rsidRPr="009227FA" w:rsidDel="00ED0AEA">
                <w:delText>leaf current-rate {</w:delText>
              </w:r>
            </w:del>
          </w:p>
          <w:p w14:paraId="4595F1BA" w14:textId="2F6D270D" w:rsidR="00F71F36" w:rsidRPr="009227FA" w:rsidDel="00ED0AEA" w:rsidRDefault="00F71F36" w:rsidP="00011096">
            <w:pPr>
              <w:pStyle w:val="XML4"/>
              <w:rPr>
                <w:del w:id="22470" w:author="Thomas Dietz" w:date="2012-08-08T17:00:00Z"/>
              </w:rPr>
            </w:pPr>
            <w:del w:id="22471" w:author="Thomas Dietz" w:date="2012-08-08T17:00:00Z">
              <w:r w:rsidRPr="009227FA" w:rsidDel="00ED0AEA">
                <w:delText>when "../features/current/rate='other'" {</w:delText>
              </w:r>
            </w:del>
          </w:p>
          <w:p w14:paraId="246746A3" w14:textId="097FED3A" w:rsidR="00F71F36" w:rsidRPr="009227FA" w:rsidDel="00ED0AEA" w:rsidRDefault="00F71F36" w:rsidP="00011096">
            <w:pPr>
              <w:pStyle w:val="XML4"/>
              <w:rPr>
                <w:del w:id="22472" w:author="Thomas Dietz" w:date="2012-08-08T17:00:00Z"/>
              </w:rPr>
            </w:pPr>
            <w:del w:id="22473" w:author="Thomas Dietz" w:date="2012-08-08T17:00:00Z">
              <w:r w:rsidRPr="009227FA" w:rsidDel="00ED0AEA">
                <w:delText>description "This element is only allowed if the element rate of the current features has value 'other'.";</w:delText>
              </w:r>
            </w:del>
          </w:p>
          <w:p w14:paraId="290D9B6E" w14:textId="0BBC72D6" w:rsidR="00F71F36" w:rsidRPr="009227FA" w:rsidDel="00ED0AEA" w:rsidRDefault="00F71F36" w:rsidP="00011096">
            <w:pPr>
              <w:pStyle w:val="XML4"/>
              <w:rPr>
                <w:del w:id="22474" w:author="Thomas Dietz" w:date="2012-08-08T17:00:00Z"/>
              </w:rPr>
            </w:pPr>
            <w:del w:id="22475" w:author="Thomas Dietz" w:date="2012-08-08T17:00:00Z">
              <w:r w:rsidRPr="009227FA" w:rsidDel="00ED0AEA">
                <w:delText>}</w:delText>
              </w:r>
            </w:del>
          </w:p>
          <w:p w14:paraId="0A1097FE" w14:textId="578E2806" w:rsidR="00F71F36" w:rsidRPr="009227FA" w:rsidDel="00ED0AEA" w:rsidRDefault="00F71F36" w:rsidP="00011096">
            <w:pPr>
              <w:pStyle w:val="XML4"/>
              <w:rPr>
                <w:del w:id="22476" w:author="Thomas Dietz" w:date="2012-08-08T17:00:00Z"/>
              </w:rPr>
            </w:pPr>
            <w:del w:id="22477" w:author="Thomas Dietz" w:date="2012-08-08T17:00:00Z">
              <w:r w:rsidRPr="009227FA" w:rsidDel="00ED0AEA">
                <w:delText>type uint32;</w:delText>
              </w:r>
            </w:del>
          </w:p>
          <w:p w14:paraId="39A39443" w14:textId="03A2556F" w:rsidR="00F71F36" w:rsidRPr="009227FA" w:rsidDel="00ED0AEA" w:rsidRDefault="00F71F36" w:rsidP="00011096">
            <w:pPr>
              <w:pStyle w:val="XML4"/>
              <w:rPr>
                <w:del w:id="22478" w:author="Thomas Dietz" w:date="2012-08-08T17:00:00Z"/>
              </w:rPr>
            </w:pPr>
            <w:del w:id="22479" w:author="Thomas Dietz" w:date="2012-08-08T17:00:00Z">
              <w:r w:rsidRPr="009227FA" w:rsidDel="00ED0AEA">
                <w:lastRenderedPageBreak/>
                <w:delText>units "kbit/s";</w:delText>
              </w:r>
            </w:del>
          </w:p>
          <w:p w14:paraId="537B8F87" w14:textId="05B44258" w:rsidR="00F71F36" w:rsidRPr="009227FA" w:rsidDel="00ED0AEA" w:rsidRDefault="00F71F36" w:rsidP="00011096">
            <w:pPr>
              <w:pStyle w:val="XML4"/>
              <w:rPr>
                <w:del w:id="22480" w:author="Thomas Dietz" w:date="2012-08-08T17:00:00Z"/>
              </w:rPr>
            </w:pPr>
            <w:del w:id="22481" w:author="Thomas Dietz" w:date="2012-08-08T17:00:00Z">
              <w:r w:rsidRPr="009227FA" w:rsidDel="00ED0AEA">
                <w:delText>config false;</w:delText>
              </w:r>
            </w:del>
          </w:p>
          <w:p w14:paraId="463E08EE" w14:textId="17179FFF" w:rsidR="00F71F36" w:rsidRPr="009227FA" w:rsidDel="00ED0AEA" w:rsidRDefault="00F71F36" w:rsidP="00011096">
            <w:pPr>
              <w:pStyle w:val="XML4"/>
              <w:rPr>
                <w:del w:id="22482" w:author="Thomas Dietz" w:date="2012-08-08T17:00:00Z"/>
              </w:rPr>
            </w:pPr>
            <w:del w:id="22483" w:author="Thomas Dietz" w:date="2012-08-08T17:00:00Z">
              <w:r w:rsidRPr="009227FA" w:rsidDel="00ED0AEA">
                <w:delText>description "The current rate in kilobit/second if the current rate selector has value 'other'.";</w:delText>
              </w:r>
            </w:del>
          </w:p>
          <w:p w14:paraId="54E978F6" w14:textId="0061B4E9" w:rsidR="00F71F36" w:rsidRPr="009227FA" w:rsidDel="00ED0AEA" w:rsidRDefault="00F71F36" w:rsidP="00011096">
            <w:pPr>
              <w:pStyle w:val="XML3"/>
              <w:rPr>
                <w:del w:id="22484" w:author="Thomas Dietz" w:date="2012-08-08T17:00:00Z"/>
              </w:rPr>
            </w:pPr>
            <w:del w:id="22485" w:author="Thomas Dietz" w:date="2012-08-08T17:00:00Z">
              <w:r w:rsidRPr="009227FA" w:rsidDel="00ED0AEA">
                <w:delText>}</w:delText>
              </w:r>
            </w:del>
          </w:p>
          <w:p w14:paraId="1BD261CA" w14:textId="3F65F5C2" w:rsidR="00F71F36" w:rsidRPr="009227FA" w:rsidDel="00ED0AEA" w:rsidRDefault="00F71F36" w:rsidP="00011096">
            <w:pPr>
              <w:pStyle w:val="XML3"/>
              <w:rPr>
                <w:del w:id="22486" w:author="Thomas Dietz" w:date="2012-08-08T17:00:00Z"/>
              </w:rPr>
            </w:pPr>
            <w:del w:id="22487" w:author="Thomas Dietz" w:date="2012-08-08T17:00:00Z">
              <w:r w:rsidRPr="009227FA" w:rsidDel="00ED0AEA">
                <w:delText>leaf max-rate {</w:delText>
              </w:r>
            </w:del>
          </w:p>
          <w:p w14:paraId="70FE55DA" w14:textId="4591E646" w:rsidR="00F71F36" w:rsidRPr="009227FA" w:rsidDel="00ED0AEA" w:rsidRDefault="00F71F36" w:rsidP="00011096">
            <w:pPr>
              <w:pStyle w:val="XML4"/>
              <w:rPr>
                <w:del w:id="22488" w:author="Thomas Dietz" w:date="2012-08-08T17:00:00Z"/>
              </w:rPr>
            </w:pPr>
            <w:del w:id="22489" w:author="Thomas Dietz" w:date="2012-08-08T17:00:00Z">
              <w:r w:rsidRPr="009227FA" w:rsidDel="00ED0AEA">
                <w:delText>when "../features/current/rate='other'" {</w:delText>
              </w:r>
            </w:del>
          </w:p>
          <w:p w14:paraId="6830735F" w14:textId="093BE8A5" w:rsidR="00F71F36" w:rsidRPr="009227FA" w:rsidDel="00ED0AEA" w:rsidRDefault="00F71F36" w:rsidP="00011096">
            <w:pPr>
              <w:pStyle w:val="XML4"/>
              <w:rPr>
                <w:del w:id="22490" w:author="Thomas Dietz" w:date="2012-08-08T17:00:00Z"/>
              </w:rPr>
            </w:pPr>
            <w:del w:id="22491" w:author="Thomas Dietz" w:date="2012-08-08T17:00:00Z">
              <w:r w:rsidRPr="009227FA" w:rsidDel="00ED0AEA">
                <w:delText>description "This element is only allowed if the element rate of the current features has value 'other'.";</w:delText>
              </w:r>
            </w:del>
          </w:p>
          <w:p w14:paraId="25C6E200" w14:textId="5A58B3EB" w:rsidR="00F71F36" w:rsidRPr="009227FA" w:rsidDel="00ED0AEA" w:rsidRDefault="00F71F36" w:rsidP="00011096">
            <w:pPr>
              <w:pStyle w:val="XML4"/>
              <w:rPr>
                <w:del w:id="22492" w:author="Thomas Dietz" w:date="2012-08-08T17:00:00Z"/>
              </w:rPr>
            </w:pPr>
            <w:del w:id="22493" w:author="Thomas Dietz" w:date="2012-08-08T17:00:00Z">
              <w:r w:rsidRPr="009227FA" w:rsidDel="00ED0AEA">
                <w:delText>}</w:delText>
              </w:r>
            </w:del>
          </w:p>
          <w:p w14:paraId="59D8CF59" w14:textId="17FB1E22" w:rsidR="00F71F36" w:rsidRPr="009227FA" w:rsidDel="00ED0AEA" w:rsidRDefault="00F71F36" w:rsidP="00011096">
            <w:pPr>
              <w:pStyle w:val="XML4"/>
              <w:rPr>
                <w:del w:id="22494" w:author="Thomas Dietz" w:date="2012-08-08T17:00:00Z"/>
              </w:rPr>
            </w:pPr>
            <w:del w:id="22495" w:author="Thomas Dietz" w:date="2012-08-08T17:00:00Z">
              <w:r w:rsidRPr="009227FA" w:rsidDel="00ED0AEA">
                <w:delText>type uint32;</w:delText>
              </w:r>
            </w:del>
          </w:p>
          <w:p w14:paraId="6D976FC2" w14:textId="17BFB713" w:rsidR="00F71F36" w:rsidRPr="009227FA" w:rsidDel="00ED0AEA" w:rsidRDefault="00F71F36" w:rsidP="00011096">
            <w:pPr>
              <w:pStyle w:val="XML4"/>
              <w:rPr>
                <w:del w:id="22496" w:author="Thomas Dietz" w:date="2012-08-08T17:00:00Z"/>
              </w:rPr>
            </w:pPr>
            <w:del w:id="22497" w:author="Thomas Dietz" w:date="2012-08-08T17:00:00Z">
              <w:r w:rsidRPr="009227FA" w:rsidDel="00ED0AEA">
                <w:delText>units "kbit/s";</w:delText>
              </w:r>
            </w:del>
          </w:p>
          <w:p w14:paraId="65A74AED" w14:textId="30DF1AA3" w:rsidR="00F71F36" w:rsidRPr="009227FA" w:rsidDel="00ED0AEA" w:rsidRDefault="00F71F36" w:rsidP="00011096">
            <w:pPr>
              <w:pStyle w:val="XML4"/>
              <w:rPr>
                <w:del w:id="22498" w:author="Thomas Dietz" w:date="2012-08-08T17:00:00Z"/>
              </w:rPr>
            </w:pPr>
            <w:del w:id="22499" w:author="Thomas Dietz" w:date="2012-08-08T17:00:00Z">
              <w:r w:rsidRPr="009227FA" w:rsidDel="00ED0AEA">
                <w:delText>config false;</w:delText>
              </w:r>
            </w:del>
          </w:p>
          <w:p w14:paraId="5DF26433" w14:textId="787342EE" w:rsidR="00F71F36" w:rsidRPr="009227FA" w:rsidDel="00ED0AEA" w:rsidRDefault="00F71F36" w:rsidP="00011096">
            <w:pPr>
              <w:pStyle w:val="XML4"/>
              <w:rPr>
                <w:del w:id="22500" w:author="Thomas Dietz" w:date="2012-08-08T17:00:00Z"/>
              </w:rPr>
            </w:pPr>
            <w:del w:id="22501" w:author="Thomas Dietz" w:date="2012-08-08T17:00:00Z">
              <w:r w:rsidRPr="009227FA" w:rsidDel="00ED0AEA">
                <w:delText>description "The maximum rate in kilobit/second if the current rate selector has value 'other'.";</w:delText>
              </w:r>
            </w:del>
          </w:p>
          <w:p w14:paraId="36FAED44" w14:textId="78DBAC9A" w:rsidR="00F71F36" w:rsidRPr="009227FA" w:rsidDel="00ED0AEA" w:rsidRDefault="00F71F36" w:rsidP="00011096">
            <w:pPr>
              <w:pStyle w:val="XML3"/>
              <w:rPr>
                <w:del w:id="22502" w:author="Thomas Dietz" w:date="2012-08-08T17:00:00Z"/>
              </w:rPr>
            </w:pPr>
            <w:del w:id="22503" w:author="Thomas Dietz" w:date="2012-08-08T17:00:00Z">
              <w:r w:rsidRPr="009227FA" w:rsidDel="00ED0AEA">
                <w:delText>}</w:delText>
              </w:r>
            </w:del>
          </w:p>
          <w:p w14:paraId="536D2364" w14:textId="1E7991CC" w:rsidR="00F71F36" w:rsidRPr="009227FA" w:rsidDel="00ED0AEA" w:rsidRDefault="00F71F36" w:rsidP="00011096">
            <w:pPr>
              <w:pStyle w:val="XML3"/>
              <w:rPr>
                <w:del w:id="22504" w:author="Thomas Dietz" w:date="2012-08-08T17:00:00Z"/>
              </w:rPr>
            </w:pPr>
            <w:del w:id="22505" w:author="Thomas Dietz" w:date="2012-08-08T17:00:00Z">
              <w:r w:rsidRPr="009227FA" w:rsidDel="00ED0AEA">
                <w:delText>container configuration {</w:delText>
              </w:r>
            </w:del>
          </w:p>
          <w:p w14:paraId="1CF39D6E" w14:textId="38DB10B5" w:rsidR="00F71F36" w:rsidRPr="009227FA" w:rsidDel="00ED0AEA" w:rsidRDefault="00F71F36" w:rsidP="00011096">
            <w:pPr>
              <w:pStyle w:val="XML4"/>
              <w:rPr>
                <w:del w:id="22506" w:author="Thomas Dietz" w:date="2012-08-08T17:00:00Z"/>
              </w:rPr>
            </w:pPr>
            <w:del w:id="22507" w:author="Thomas Dietz" w:date="2012-08-08T17:00:00Z">
              <w:r w:rsidRPr="009227FA" w:rsidDel="00ED0AEA">
                <w:delText>leaf admin-state {</w:delText>
              </w:r>
            </w:del>
          </w:p>
          <w:p w14:paraId="48EB403B" w14:textId="471CC22D" w:rsidR="00F71F36" w:rsidRPr="009227FA" w:rsidDel="00ED0AEA" w:rsidRDefault="00F71F36" w:rsidP="00011096">
            <w:pPr>
              <w:pStyle w:val="XML5"/>
              <w:rPr>
                <w:del w:id="22508" w:author="Thomas Dietz" w:date="2012-08-08T17:00:00Z"/>
              </w:rPr>
            </w:pPr>
            <w:del w:id="22509" w:author="Thomas Dietz" w:date="2012-08-08T17:00:00Z">
              <w:r w:rsidRPr="009227FA" w:rsidDel="00ED0AEA">
                <w:delText>type up-down-state-type;</w:delText>
              </w:r>
            </w:del>
          </w:p>
          <w:p w14:paraId="040BE4EA" w14:textId="35520AB2" w:rsidR="00F71F36" w:rsidRPr="009227FA" w:rsidDel="00ED0AEA" w:rsidRDefault="00F71F36" w:rsidP="00011096">
            <w:pPr>
              <w:pStyle w:val="XML5"/>
              <w:rPr>
                <w:del w:id="22510" w:author="Thomas Dietz" w:date="2012-08-08T17:00:00Z"/>
              </w:rPr>
            </w:pPr>
            <w:del w:id="22511" w:author="Thomas Dietz" w:date="2012-08-08T17:00:00Z">
              <w:r w:rsidRPr="009227FA" w:rsidDel="00ED0AEA">
                <w:delText>default up;</w:delText>
              </w:r>
            </w:del>
          </w:p>
          <w:p w14:paraId="57599170" w14:textId="27711A0B" w:rsidR="00F71F36" w:rsidRPr="009227FA" w:rsidDel="00ED0AEA" w:rsidRDefault="00F71F36" w:rsidP="00011096">
            <w:pPr>
              <w:pStyle w:val="XML5"/>
              <w:rPr>
                <w:del w:id="22512" w:author="Thomas Dietz" w:date="2012-08-08T17:00:00Z"/>
              </w:rPr>
            </w:pPr>
            <w:del w:id="22513" w:author="Thomas Dietz" w:date="2012-08-08T17:00:00Z">
              <w:r w:rsidRPr="009227FA" w:rsidDel="00ED0AEA">
                <w:delText>description "The administrative state of the port.";</w:delText>
              </w:r>
            </w:del>
          </w:p>
          <w:p w14:paraId="222D6AE1" w14:textId="3900E77F" w:rsidR="00F71F36" w:rsidRPr="009227FA" w:rsidDel="00ED0AEA" w:rsidRDefault="00F71F36" w:rsidP="00011096">
            <w:pPr>
              <w:pStyle w:val="XML4"/>
              <w:rPr>
                <w:del w:id="22514" w:author="Thomas Dietz" w:date="2012-08-08T17:00:00Z"/>
              </w:rPr>
            </w:pPr>
            <w:del w:id="22515" w:author="Thomas Dietz" w:date="2012-08-08T17:00:00Z">
              <w:r w:rsidRPr="009227FA" w:rsidDel="00ED0AEA">
                <w:delText>}</w:delText>
              </w:r>
            </w:del>
          </w:p>
          <w:p w14:paraId="4369F083" w14:textId="72BDC242" w:rsidR="00F71F36" w:rsidRPr="009227FA" w:rsidDel="00ED0AEA" w:rsidRDefault="00F71F36" w:rsidP="00011096">
            <w:pPr>
              <w:pStyle w:val="XML4"/>
              <w:rPr>
                <w:del w:id="22516" w:author="Thomas Dietz" w:date="2012-08-08T17:00:00Z"/>
              </w:rPr>
            </w:pPr>
            <w:del w:id="22517" w:author="Thomas Dietz" w:date="2012-08-08T17:00:00Z">
              <w:r w:rsidRPr="009227FA" w:rsidDel="00ED0AEA">
                <w:delText>leaf no-receive {</w:delText>
              </w:r>
            </w:del>
          </w:p>
          <w:p w14:paraId="523CA2F6" w14:textId="74D256FC" w:rsidR="00F71F36" w:rsidRPr="009227FA" w:rsidDel="00ED0AEA" w:rsidRDefault="00F71F36" w:rsidP="00011096">
            <w:pPr>
              <w:pStyle w:val="XML5"/>
              <w:rPr>
                <w:del w:id="22518" w:author="Thomas Dietz" w:date="2012-08-08T17:00:00Z"/>
              </w:rPr>
            </w:pPr>
            <w:del w:id="22519" w:author="Thomas Dietz" w:date="2012-08-08T17:00:00Z">
              <w:r w:rsidRPr="009227FA" w:rsidDel="00ED0AEA">
                <w:delText>type boolean;</w:delText>
              </w:r>
            </w:del>
          </w:p>
          <w:p w14:paraId="7B449B3E" w14:textId="445FE8E0" w:rsidR="00F71F36" w:rsidRPr="009227FA" w:rsidDel="00ED0AEA" w:rsidRDefault="00F71F36" w:rsidP="00011096">
            <w:pPr>
              <w:pStyle w:val="XML5"/>
              <w:rPr>
                <w:del w:id="22520" w:author="Thomas Dietz" w:date="2012-08-08T17:00:00Z"/>
              </w:rPr>
            </w:pPr>
            <w:del w:id="22521" w:author="Thomas Dietz" w:date="2012-08-08T17:00:00Z">
              <w:r w:rsidRPr="009227FA" w:rsidDel="00ED0AEA">
                <w:delText>default false;</w:delText>
              </w:r>
            </w:del>
          </w:p>
          <w:p w14:paraId="12049E99" w14:textId="45F9AAEC" w:rsidR="00F71F36" w:rsidRPr="003C232C" w:rsidDel="00ED0AEA" w:rsidRDefault="00F71F36" w:rsidP="00011096">
            <w:pPr>
              <w:pStyle w:val="XMLIndent4"/>
              <w:rPr>
                <w:del w:id="22522" w:author="Thomas Dietz" w:date="2012-08-08T17:00:00Z"/>
                <w:rFonts w:eastAsia="Times New Roman"/>
              </w:rPr>
            </w:pPr>
            <w:del w:id="22523" w:author="Thomas Dietz" w:date="2012-08-08T17:00:00Z">
              <w:r w:rsidRPr="009227FA" w:rsidDel="00ED0AEA">
                <w:rPr>
                  <w:rFonts w:eastAsia="Times New Roman"/>
                </w:rPr>
                <w:delText>description "Specifies if receiving packets is not enabled on the port.";</w:delText>
              </w:r>
            </w:del>
          </w:p>
          <w:p w14:paraId="56451DD6" w14:textId="161EFE39" w:rsidR="00F71F36" w:rsidRPr="009227FA" w:rsidDel="00ED0AEA" w:rsidRDefault="00F71F36" w:rsidP="00011096">
            <w:pPr>
              <w:pStyle w:val="XML4"/>
              <w:rPr>
                <w:del w:id="22524" w:author="Thomas Dietz" w:date="2012-08-08T17:00:00Z"/>
              </w:rPr>
            </w:pPr>
            <w:del w:id="22525" w:author="Thomas Dietz" w:date="2012-08-08T17:00:00Z">
              <w:r w:rsidRPr="009227FA" w:rsidDel="00ED0AEA">
                <w:delText>}</w:delText>
              </w:r>
            </w:del>
          </w:p>
          <w:p w14:paraId="349674CF" w14:textId="3E0B860E" w:rsidR="00F71F36" w:rsidRPr="009227FA" w:rsidDel="00ED0AEA" w:rsidRDefault="00F71F36" w:rsidP="00011096">
            <w:pPr>
              <w:pStyle w:val="XML4"/>
              <w:rPr>
                <w:del w:id="22526" w:author="Thomas Dietz" w:date="2012-08-08T17:00:00Z"/>
              </w:rPr>
            </w:pPr>
            <w:del w:id="22527" w:author="Thomas Dietz" w:date="2012-08-08T17:00:00Z">
              <w:r w:rsidRPr="009227FA" w:rsidDel="00ED0AEA">
                <w:delText>leaf no-forward {</w:delText>
              </w:r>
            </w:del>
          </w:p>
          <w:p w14:paraId="0B0BE96B" w14:textId="5B22AD83" w:rsidR="00F71F36" w:rsidRPr="009227FA" w:rsidDel="00ED0AEA" w:rsidRDefault="00F71F36" w:rsidP="00011096">
            <w:pPr>
              <w:pStyle w:val="XML5"/>
              <w:rPr>
                <w:del w:id="22528" w:author="Thomas Dietz" w:date="2012-08-08T17:00:00Z"/>
              </w:rPr>
            </w:pPr>
            <w:del w:id="22529" w:author="Thomas Dietz" w:date="2012-08-08T17:00:00Z">
              <w:r w:rsidRPr="009227FA" w:rsidDel="00ED0AEA">
                <w:delText>type boolean;</w:delText>
              </w:r>
            </w:del>
          </w:p>
          <w:p w14:paraId="63065488" w14:textId="5C67600B" w:rsidR="00F71F36" w:rsidRPr="009227FA" w:rsidDel="00ED0AEA" w:rsidRDefault="00F71F36" w:rsidP="00011096">
            <w:pPr>
              <w:pStyle w:val="XML5"/>
              <w:rPr>
                <w:del w:id="22530" w:author="Thomas Dietz" w:date="2012-08-08T17:00:00Z"/>
              </w:rPr>
            </w:pPr>
            <w:del w:id="22531" w:author="Thomas Dietz" w:date="2012-08-08T17:00:00Z">
              <w:r w:rsidRPr="009227FA" w:rsidDel="00ED0AEA">
                <w:delText>default false;</w:delText>
              </w:r>
            </w:del>
          </w:p>
          <w:p w14:paraId="04E5DB1F" w14:textId="14FF2A4C" w:rsidR="00F71F36" w:rsidRPr="003C232C" w:rsidDel="00ED0AEA" w:rsidRDefault="00F71F36" w:rsidP="00011096">
            <w:pPr>
              <w:pStyle w:val="XMLIndent4"/>
              <w:rPr>
                <w:del w:id="22532" w:author="Thomas Dietz" w:date="2012-08-08T17:00:00Z"/>
                <w:rFonts w:eastAsia="Times New Roman"/>
              </w:rPr>
            </w:pPr>
            <w:del w:id="22533" w:author="Thomas Dietz" w:date="2012-08-08T17:00:00Z">
              <w:r w:rsidRPr="009227FA" w:rsidDel="00ED0AEA">
                <w:rPr>
                  <w:rFonts w:eastAsia="Times New Roman"/>
                </w:rPr>
                <w:delText>description "Specifies if forwarding packets is not enabled on that port.";</w:delText>
              </w:r>
            </w:del>
          </w:p>
          <w:p w14:paraId="0113F574" w14:textId="1C06612E" w:rsidR="00F71F36" w:rsidRPr="009227FA" w:rsidDel="00ED0AEA" w:rsidRDefault="00F71F36" w:rsidP="00011096">
            <w:pPr>
              <w:pStyle w:val="XML4"/>
              <w:rPr>
                <w:del w:id="22534" w:author="Thomas Dietz" w:date="2012-08-08T17:00:00Z"/>
              </w:rPr>
            </w:pPr>
            <w:del w:id="22535" w:author="Thomas Dietz" w:date="2012-08-08T17:00:00Z">
              <w:r w:rsidRPr="009227FA" w:rsidDel="00ED0AEA">
                <w:delText>}</w:delText>
              </w:r>
            </w:del>
          </w:p>
          <w:p w14:paraId="75BC17AA" w14:textId="3BCAE4B3" w:rsidR="00F71F36" w:rsidRPr="009227FA" w:rsidDel="00ED0AEA" w:rsidRDefault="00F71F36" w:rsidP="00011096">
            <w:pPr>
              <w:pStyle w:val="XML4"/>
              <w:rPr>
                <w:del w:id="22536" w:author="Thomas Dietz" w:date="2012-08-08T17:00:00Z"/>
              </w:rPr>
            </w:pPr>
            <w:del w:id="22537" w:author="Thomas Dietz" w:date="2012-08-08T17:00:00Z">
              <w:r w:rsidRPr="009227FA" w:rsidDel="00ED0AEA">
                <w:delText>leaf no-packet-in {</w:delText>
              </w:r>
            </w:del>
          </w:p>
          <w:p w14:paraId="4BE4BB43" w14:textId="71B46956" w:rsidR="00F71F36" w:rsidRPr="009227FA" w:rsidDel="00ED0AEA" w:rsidRDefault="00F71F36" w:rsidP="00011096">
            <w:pPr>
              <w:pStyle w:val="XML5"/>
              <w:rPr>
                <w:del w:id="22538" w:author="Thomas Dietz" w:date="2012-08-08T17:00:00Z"/>
              </w:rPr>
            </w:pPr>
            <w:del w:id="22539" w:author="Thomas Dietz" w:date="2012-08-08T17:00:00Z">
              <w:r w:rsidRPr="009227FA" w:rsidDel="00ED0AEA">
                <w:delText>type boolean;</w:delText>
              </w:r>
            </w:del>
          </w:p>
          <w:p w14:paraId="20F0CAF0" w14:textId="3139FEEE" w:rsidR="00F71F36" w:rsidRPr="009227FA" w:rsidDel="00ED0AEA" w:rsidRDefault="00F71F36" w:rsidP="00011096">
            <w:pPr>
              <w:pStyle w:val="XML5"/>
              <w:rPr>
                <w:del w:id="22540" w:author="Thomas Dietz" w:date="2012-08-08T17:00:00Z"/>
              </w:rPr>
            </w:pPr>
            <w:del w:id="22541" w:author="Thomas Dietz" w:date="2012-08-08T17:00:00Z">
              <w:r w:rsidRPr="009227FA" w:rsidDel="00ED0AEA">
                <w:delText>default false;</w:delText>
              </w:r>
            </w:del>
          </w:p>
          <w:p w14:paraId="50A62B9C" w14:textId="26C0D045" w:rsidR="00F71F36" w:rsidRPr="009227FA" w:rsidDel="00ED0AEA" w:rsidRDefault="00F71F36" w:rsidP="00011096">
            <w:pPr>
              <w:pStyle w:val="XML5"/>
              <w:rPr>
                <w:del w:id="22542" w:author="Thomas Dietz" w:date="2012-08-08T17:00:00Z"/>
              </w:rPr>
            </w:pPr>
            <w:del w:id="22543" w:author="Thomas Dietz" w:date="2012-08-08T17:00:00Z">
              <w:r w:rsidRPr="009227FA" w:rsidDel="00ED0AEA">
                <w:delText>description "Specifies if sending packet-in messages for coming packets is not enabled on that port.";</w:delText>
              </w:r>
            </w:del>
          </w:p>
          <w:p w14:paraId="11E3D205" w14:textId="4E02AC13" w:rsidR="00F71F36" w:rsidRPr="009227FA" w:rsidDel="00ED0AEA" w:rsidRDefault="00F71F36" w:rsidP="00011096">
            <w:pPr>
              <w:pStyle w:val="XML4"/>
              <w:rPr>
                <w:del w:id="22544" w:author="Thomas Dietz" w:date="2012-08-08T17:00:00Z"/>
              </w:rPr>
            </w:pPr>
            <w:del w:id="22545" w:author="Thomas Dietz" w:date="2012-08-08T17:00:00Z">
              <w:r w:rsidRPr="009227FA" w:rsidDel="00ED0AEA">
                <w:delText>}</w:delText>
              </w:r>
            </w:del>
          </w:p>
          <w:p w14:paraId="6BFCD531" w14:textId="579039E8" w:rsidR="00F71F36" w:rsidRPr="009227FA" w:rsidDel="00ED0AEA" w:rsidRDefault="00F71F36" w:rsidP="00011096">
            <w:pPr>
              <w:pStyle w:val="XML3"/>
              <w:rPr>
                <w:del w:id="22546" w:author="Thomas Dietz" w:date="2012-08-08T17:00:00Z"/>
              </w:rPr>
            </w:pPr>
            <w:del w:id="22547" w:author="Thomas Dietz" w:date="2012-08-08T17:00:00Z">
              <w:r w:rsidRPr="009227FA" w:rsidDel="00ED0AEA">
                <w:delText>}</w:delText>
              </w:r>
            </w:del>
          </w:p>
          <w:p w14:paraId="5D8BAEA9" w14:textId="530A4D6D" w:rsidR="00F71F36" w:rsidRPr="009227FA" w:rsidDel="00ED0AEA" w:rsidRDefault="00F71F36" w:rsidP="00011096">
            <w:pPr>
              <w:pStyle w:val="XML3"/>
              <w:rPr>
                <w:del w:id="22548" w:author="Thomas Dietz" w:date="2012-08-08T17:00:00Z"/>
              </w:rPr>
            </w:pPr>
            <w:del w:id="22549" w:author="Thomas Dietz" w:date="2012-08-08T17:00:00Z">
              <w:r w:rsidRPr="009227FA" w:rsidDel="00ED0AEA">
                <w:delText>container state {</w:delText>
              </w:r>
            </w:del>
          </w:p>
          <w:p w14:paraId="52B87EF5" w14:textId="4D4927C3" w:rsidR="00F71F36" w:rsidRPr="009227FA" w:rsidDel="00ED0AEA" w:rsidRDefault="00F71F36" w:rsidP="00011096">
            <w:pPr>
              <w:pStyle w:val="XML4"/>
              <w:rPr>
                <w:del w:id="22550" w:author="Thomas Dietz" w:date="2012-08-08T17:00:00Z"/>
              </w:rPr>
            </w:pPr>
            <w:del w:id="22551" w:author="Thomas Dietz" w:date="2012-08-08T17:00:00Z">
              <w:r w:rsidRPr="009227FA" w:rsidDel="00ED0AEA">
                <w:delText>config false;</w:delText>
              </w:r>
            </w:del>
          </w:p>
          <w:p w14:paraId="0AEB569F" w14:textId="0A874387" w:rsidR="00F71F36" w:rsidRPr="009227FA" w:rsidDel="00ED0AEA" w:rsidRDefault="00F71F36" w:rsidP="00011096">
            <w:pPr>
              <w:pStyle w:val="XML4"/>
              <w:rPr>
                <w:del w:id="22552" w:author="Thomas Dietz" w:date="2012-08-08T17:00:00Z"/>
              </w:rPr>
            </w:pPr>
            <w:del w:id="22553" w:author="Thomas Dietz" w:date="2012-08-08T17:00:00Z">
              <w:r w:rsidRPr="009227FA" w:rsidDel="00ED0AEA">
                <w:delText>leaf oper-state {</w:delText>
              </w:r>
            </w:del>
          </w:p>
          <w:p w14:paraId="0166CE88" w14:textId="023643CD" w:rsidR="00F71F36" w:rsidRPr="009227FA" w:rsidDel="00ED0AEA" w:rsidRDefault="00F71F36" w:rsidP="00011096">
            <w:pPr>
              <w:pStyle w:val="XML5"/>
              <w:rPr>
                <w:del w:id="22554" w:author="Thomas Dietz" w:date="2012-08-08T17:00:00Z"/>
              </w:rPr>
            </w:pPr>
            <w:del w:id="22555" w:author="Thomas Dietz" w:date="2012-08-08T17:00:00Z">
              <w:r w:rsidRPr="009227FA" w:rsidDel="00ED0AEA">
                <w:delText>type up-down-state-type;</w:delText>
              </w:r>
            </w:del>
          </w:p>
          <w:p w14:paraId="600DF6CB" w14:textId="76D3B3F6" w:rsidR="00F71F36" w:rsidRPr="009227FA" w:rsidDel="00ED0AEA" w:rsidRDefault="00F71F36" w:rsidP="00011096">
            <w:pPr>
              <w:pStyle w:val="XML5"/>
              <w:rPr>
                <w:del w:id="22556" w:author="Thomas Dietz" w:date="2012-08-08T17:00:00Z"/>
              </w:rPr>
            </w:pPr>
            <w:del w:id="22557" w:author="Thomas Dietz" w:date="2012-08-08T17:00:00Z">
              <w:r w:rsidRPr="009227FA" w:rsidDel="00ED0AEA">
                <w:delText>mandatory true;</w:delText>
              </w:r>
            </w:del>
          </w:p>
          <w:p w14:paraId="12C1BD37" w14:textId="04506177" w:rsidR="00F71F36" w:rsidRPr="003C232C" w:rsidDel="00ED0AEA" w:rsidRDefault="00F71F36" w:rsidP="00011096">
            <w:pPr>
              <w:pStyle w:val="XMLIndent4"/>
              <w:rPr>
                <w:del w:id="22558" w:author="Thomas Dietz" w:date="2012-08-08T17:00:00Z"/>
                <w:rFonts w:eastAsia="Times New Roman"/>
              </w:rPr>
            </w:pPr>
            <w:del w:id="22559" w:author="Thomas Dietz" w:date="2012-08-08T17:00:00Z">
              <w:r w:rsidRPr="009227FA" w:rsidDel="00ED0AEA">
                <w:rPr>
                  <w:rFonts w:eastAsia="Times New Roman"/>
                </w:rPr>
                <w:delText>description "The operational state of the port.";</w:delText>
              </w:r>
            </w:del>
          </w:p>
          <w:p w14:paraId="2D84A266" w14:textId="1AB7D239" w:rsidR="00F71F36" w:rsidRPr="009227FA" w:rsidDel="00ED0AEA" w:rsidRDefault="00F71F36" w:rsidP="00011096">
            <w:pPr>
              <w:pStyle w:val="XML4"/>
              <w:rPr>
                <w:del w:id="22560" w:author="Thomas Dietz" w:date="2012-08-08T17:00:00Z"/>
              </w:rPr>
            </w:pPr>
            <w:del w:id="22561" w:author="Thomas Dietz" w:date="2012-08-08T17:00:00Z">
              <w:r w:rsidRPr="009227FA" w:rsidDel="00ED0AEA">
                <w:delText>}</w:delText>
              </w:r>
            </w:del>
          </w:p>
          <w:p w14:paraId="5456FE77" w14:textId="19088CD5" w:rsidR="00F71F36" w:rsidRPr="009227FA" w:rsidDel="00ED0AEA" w:rsidRDefault="00F71F36" w:rsidP="00011096">
            <w:pPr>
              <w:pStyle w:val="XML4"/>
              <w:rPr>
                <w:del w:id="22562" w:author="Thomas Dietz" w:date="2012-08-08T17:00:00Z"/>
              </w:rPr>
            </w:pPr>
            <w:del w:id="22563" w:author="Thomas Dietz" w:date="2012-08-08T17:00:00Z">
              <w:r w:rsidRPr="009227FA" w:rsidDel="00ED0AEA">
                <w:delText>leaf blocked {</w:delText>
              </w:r>
            </w:del>
          </w:p>
          <w:p w14:paraId="286D0C26" w14:textId="0530D200" w:rsidR="00F71F36" w:rsidRPr="009227FA" w:rsidDel="00ED0AEA" w:rsidRDefault="00F71F36" w:rsidP="00011096">
            <w:pPr>
              <w:pStyle w:val="XML5"/>
              <w:rPr>
                <w:del w:id="22564" w:author="Thomas Dietz" w:date="2012-08-08T17:00:00Z"/>
              </w:rPr>
            </w:pPr>
            <w:del w:id="22565" w:author="Thomas Dietz" w:date="2012-08-08T17:00:00Z">
              <w:r w:rsidRPr="009227FA" w:rsidDel="00ED0AEA">
                <w:delText>type boolean;</w:delText>
              </w:r>
            </w:del>
          </w:p>
          <w:p w14:paraId="7A77DD60" w14:textId="3CF5092A" w:rsidR="00F71F36" w:rsidRPr="009227FA" w:rsidDel="00ED0AEA" w:rsidRDefault="00F71F36" w:rsidP="00011096">
            <w:pPr>
              <w:pStyle w:val="XML5"/>
              <w:rPr>
                <w:del w:id="22566" w:author="Thomas Dietz" w:date="2012-08-08T17:00:00Z"/>
              </w:rPr>
            </w:pPr>
            <w:del w:id="22567" w:author="Thomas Dietz" w:date="2012-08-08T17:00:00Z">
              <w:r w:rsidRPr="009227FA" w:rsidDel="00ED0AEA">
                <w:delText>mandatory true;</w:delText>
              </w:r>
            </w:del>
          </w:p>
          <w:p w14:paraId="6374A854" w14:textId="1F6D6ED2" w:rsidR="00F71F36" w:rsidRPr="009227FA" w:rsidDel="00ED0AEA" w:rsidRDefault="00F71F36" w:rsidP="00011096">
            <w:pPr>
              <w:pStyle w:val="XML5"/>
              <w:rPr>
                <w:del w:id="22568" w:author="Thomas Dietz" w:date="2012-08-08T17:00:00Z"/>
              </w:rPr>
            </w:pPr>
            <w:del w:id="22569" w:author="Thomas Dietz" w:date="2012-08-08T17:00:00Z">
              <w:r w:rsidRPr="009227FA" w:rsidDel="00ED0AEA">
                <w:delText>description "tbd";</w:delText>
              </w:r>
            </w:del>
          </w:p>
          <w:p w14:paraId="0D6A937B" w14:textId="44412A9B" w:rsidR="00F71F36" w:rsidRPr="009227FA" w:rsidDel="00ED0AEA" w:rsidRDefault="00F71F36" w:rsidP="00011096">
            <w:pPr>
              <w:pStyle w:val="XML4"/>
              <w:rPr>
                <w:del w:id="22570" w:author="Thomas Dietz" w:date="2012-08-08T17:00:00Z"/>
              </w:rPr>
            </w:pPr>
            <w:del w:id="22571" w:author="Thomas Dietz" w:date="2012-08-08T17:00:00Z">
              <w:r w:rsidRPr="009227FA" w:rsidDel="00ED0AEA">
                <w:delText>}</w:delText>
              </w:r>
            </w:del>
          </w:p>
          <w:p w14:paraId="4CA89DEA" w14:textId="130C5E9E" w:rsidR="00F71F36" w:rsidRPr="009227FA" w:rsidDel="00ED0AEA" w:rsidRDefault="00F71F36" w:rsidP="00011096">
            <w:pPr>
              <w:pStyle w:val="XML4"/>
              <w:rPr>
                <w:del w:id="22572" w:author="Thomas Dietz" w:date="2012-08-08T17:00:00Z"/>
              </w:rPr>
            </w:pPr>
            <w:del w:id="22573" w:author="Thomas Dietz" w:date="2012-08-08T17:00:00Z">
              <w:r w:rsidRPr="009227FA" w:rsidDel="00ED0AEA">
                <w:delText>leaf live {</w:delText>
              </w:r>
            </w:del>
          </w:p>
          <w:p w14:paraId="7BBEF7BD" w14:textId="5C9692DC" w:rsidR="00F71F36" w:rsidRPr="009227FA" w:rsidDel="00ED0AEA" w:rsidRDefault="00F71F36" w:rsidP="00011096">
            <w:pPr>
              <w:pStyle w:val="XML5"/>
              <w:rPr>
                <w:del w:id="22574" w:author="Thomas Dietz" w:date="2012-08-08T17:00:00Z"/>
              </w:rPr>
            </w:pPr>
            <w:del w:id="22575" w:author="Thomas Dietz" w:date="2012-08-08T17:00:00Z">
              <w:r w:rsidRPr="009227FA" w:rsidDel="00ED0AEA">
                <w:delText>type boolean;</w:delText>
              </w:r>
            </w:del>
          </w:p>
          <w:p w14:paraId="683316C7" w14:textId="178CFC5C" w:rsidR="00F71F36" w:rsidRPr="009227FA" w:rsidDel="00ED0AEA" w:rsidRDefault="00F71F36" w:rsidP="00011096">
            <w:pPr>
              <w:pStyle w:val="XML5"/>
              <w:rPr>
                <w:del w:id="22576" w:author="Thomas Dietz" w:date="2012-08-08T17:00:00Z"/>
              </w:rPr>
            </w:pPr>
            <w:del w:id="22577" w:author="Thomas Dietz" w:date="2012-08-08T17:00:00Z">
              <w:r w:rsidRPr="009227FA" w:rsidDel="00ED0AEA">
                <w:delText>mandatory true;</w:delText>
              </w:r>
            </w:del>
          </w:p>
          <w:p w14:paraId="0AFDB9B8" w14:textId="16BA0142" w:rsidR="00F71F36" w:rsidRPr="009227FA" w:rsidDel="00ED0AEA" w:rsidRDefault="00F71F36" w:rsidP="00011096">
            <w:pPr>
              <w:pStyle w:val="XML5"/>
              <w:rPr>
                <w:del w:id="22578" w:author="Thomas Dietz" w:date="2012-08-08T17:00:00Z"/>
              </w:rPr>
            </w:pPr>
            <w:del w:id="22579" w:author="Thomas Dietz" w:date="2012-08-08T17:00:00Z">
              <w:r w:rsidRPr="009227FA" w:rsidDel="00ED0AEA">
                <w:lastRenderedPageBreak/>
                <w:delText>description "tbd";</w:delText>
              </w:r>
            </w:del>
          </w:p>
          <w:p w14:paraId="42CA9120" w14:textId="78CEFE6A" w:rsidR="00F71F36" w:rsidRPr="009227FA" w:rsidDel="00ED0AEA" w:rsidRDefault="00F71F36" w:rsidP="00011096">
            <w:pPr>
              <w:pStyle w:val="XML4"/>
              <w:rPr>
                <w:del w:id="22580" w:author="Thomas Dietz" w:date="2012-08-08T17:00:00Z"/>
              </w:rPr>
            </w:pPr>
            <w:del w:id="22581" w:author="Thomas Dietz" w:date="2012-08-08T17:00:00Z">
              <w:r w:rsidRPr="009227FA" w:rsidDel="00ED0AEA">
                <w:delText>}</w:delText>
              </w:r>
            </w:del>
          </w:p>
          <w:p w14:paraId="702E44D3" w14:textId="3803269D" w:rsidR="00F71F36" w:rsidRPr="009227FA" w:rsidDel="00ED0AEA" w:rsidRDefault="00F71F36" w:rsidP="00011096">
            <w:pPr>
              <w:pStyle w:val="XML3"/>
              <w:rPr>
                <w:del w:id="22582" w:author="Thomas Dietz" w:date="2012-08-08T17:00:00Z"/>
              </w:rPr>
            </w:pPr>
            <w:del w:id="22583" w:author="Thomas Dietz" w:date="2012-08-08T17:00:00Z">
              <w:r w:rsidRPr="009227FA" w:rsidDel="00ED0AEA">
                <w:delText>}</w:delText>
              </w:r>
            </w:del>
          </w:p>
          <w:p w14:paraId="3A134871" w14:textId="6BED237C" w:rsidR="00F71F36" w:rsidRPr="009227FA" w:rsidDel="00ED0AEA" w:rsidRDefault="00F71F36" w:rsidP="00011096">
            <w:pPr>
              <w:pStyle w:val="XML3"/>
              <w:rPr>
                <w:del w:id="22584" w:author="Thomas Dietz" w:date="2012-08-08T17:00:00Z"/>
              </w:rPr>
            </w:pPr>
            <w:del w:id="22585" w:author="Thomas Dietz" w:date="2012-08-08T17:00:00Z">
              <w:r w:rsidRPr="009227FA" w:rsidDel="00ED0AEA">
                <w:delText>container features {</w:delText>
              </w:r>
            </w:del>
          </w:p>
          <w:p w14:paraId="10CEDF36" w14:textId="03772CB5" w:rsidR="00F71F36" w:rsidRPr="009227FA" w:rsidDel="00ED0AEA" w:rsidRDefault="00F71F36" w:rsidP="00011096">
            <w:pPr>
              <w:pStyle w:val="XML4"/>
              <w:rPr>
                <w:del w:id="22586" w:author="Thomas Dietz" w:date="2012-08-08T17:00:00Z"/>
              </w:rPr>
            </w:pPr>
            <w:del w:id="22587" w:author="Thomas Dietz" w:date="2012-08-08T17:00:00Z">
              <w:r w:rsidRPr="009227FA" w:rsidDel="00ED0AEA">
                <w:delText>container current {</w:delText>
              </w:r>
            </w:del>
          </w:p>
          <w:p w14:paraId="6B55CB05" w14:textId="0DFADB5F" w:rsidR="00F71F36" w:rsidRPr="009227FA" w:rsidDel="00ED0AEA" w:rsidRDefault="00F71F36" w:rsidP="00011096">
            <w:pPr>
              <w:pStyle w:val="XML5"/>
              <w:rPr>
                <w:del w:id="22588" w:author="Thomas Dietz" w:date="2012-08-08T17:00:00Z"/>
              </w:rPr>
            </w:pPr>
            <w:del w:id="22589" w:author="Thomas Dietz" w:date="2012-08-08T17:00:00Z">
              <w:r w:rsidRPr="009227FA" w:rsidDel="00ED0AEA">
                <w:delText>uses openflow-port-current-features-grouping;</w:delText>
              </w:r>
            </w:del>
          </w:p>
          <w:p w14:paraId="555A65B1" w14:textId="6BBE8727" w:rsidR="00F71F36" w:rsidRPr="009227FA" w:rsidDel="00ED0AEA" w:rsidRDefault="00F71F36" w:rsidP="00011096">
            <w:pPr>
              <w:pStyle w:val="XML5"/>
              <w:rPr>
                <w:del w:id="22590" w:author="Thomas Dietz" w:date="2012-08-08T17:00:00Z"/>
              </w:rPr>
            </w:pPr>
            <w:del w:id="22591" w:author="Thomas Dietz" w:date="2012-08-08T17:00:00Z">
              <w:r w:rsidRPr="009227FA" w:rsidDel="00ED0AEA">
                <w:delText>config false;</w:delText>
              </w:r>
            </w:del>
          </w:p>
          <w:p w14:paraId="07FC2047" w14:textId="35E520AD" w:rsidR="00F71F36" w:rsidRPr="009227FA" w:rsidDel="00ED0AEA" w:rsidRDefault="00F71F36" w:rsidP="00011096">
            <w:pPr>
              <w:pStyle w:val="XML5"/>
              <w:rPr>
                <w:del w:id="22592" w:author="Thomas Dietz" w:date="2012-08-08T17:00:00Z"/>
              </w:rPr>
            </w:pPr>
            <w:del w:id="22593" w:author="Thomas Dietz" w:date="2012-08-08T17:00:00Z">
              <w:r w:rsidRPr="009227FA" w:rsidDel="00ED0AEA">
                <w:delText>description "The features (rates, duplex, etc.) of the port that are currently in use.";</w:delText>
              </w:r>
            </w:del>
          </w:p>
          <w:p w14:paraId="6E6F09A0" w14:textId="32236484" w:rsidR="00F71F36" w:rsidRPr="009227FA" w:rsidDel="00ED0AEA" w:rsidRDefault="00F71F36" w:rsidP="00011096">
            <w:pPr>
              <w:pStyle w:val="XML4"/>
              <w:rPr>
                <w:del w:id="22594" w:author="Thomas Dietz" w:date="2012-08-08T17:00:00Z"/>
              </w:rPr>
            </w:pPr>
            <w:del w:id="22595" w:author="Thomas Dietz" w:date="2012-08-08T17:00:00Z">
              <w:r w:rsidRPr="009227FA" w:rsidDel="00ED0AEA">
                <w:delText>}</w:delText>
              </w:r>
            </w:del>
          </w:p>
          <w:p w14:paraId="34D1240E" w14:textId="12D3E35D" w:rsidR="00F71F36" w:rsidRPr="009227FA" w:rsidDel="00ED0AEA" w:rsidRDefault="00F71F36" w:rsidP="00011096">
            <w:pPr>
              <w:pStyle w:val="XML4"/>
              <w:rPr>
                <w:del w:id="22596" w:author="Thomas Dietz" w:date="2012-08-08T17:00:00Z"/>
              </w:rPr>
            </w:pPr>
            <w:del w:id="22597" w:author="Thomas Dietz" w:date="2012-08-08T17:00:00Z">
              <w:r w:rsidRPr="009227FA" w:rsidDel="00ED0AEA">
                <w:delText>container advertised {</w:delText>
              </w:r>
            </w:del>
          </w:p>
          <w:p w14:paraId="5660FA56" w14:textId="65C61E3B" w:rsidR="00F71F36" w:rsidRPr="009227FA" w:rsidDel="00ED0AEA" w:rsidRDefault="00F71F36" w:rsidP="00011096">
            <w:pPr>
              <w:pStyle w:val="XML5"/>
              <w:rPr>
                <w:del w:id="22598" w:author="Thomas Dietz" w:date="2012-08-08T17:00:00Z"/>
              </w:rPr>
            </w:pPr>
            <w:del w:id="22599" w:author="Thomas Dietz" w:date="2012-08-08T17:00:00Z">
              <w:r w:rsidRPr="009227FA" w:rsidDel="00ED0AEA">
                <w:delText>uses openflow-port-other-features-grouping;</w:delText>
              </w:r>
            </w:del>
          </w:p>
          <w:p w14:paraId="6170997F" w14:textId="7C82A727" w:rsidR="00F71F36" w:rsidRPr="009227FA" w:rsidDel="00ED0AEA" w:rsidRDefault="00F71F36" w:rsidP="00011096">
            <w:pPr>
              <w:pStyle w:val="XML5"/>
              <w:rPr>
                <w:del w:id="22600" w:author="Thomas Dietz" w:date="2012-08-08T17:00:00Z"/>
              </w:rPr>
            </w:pPr>
            <w:del w:id="22601" w:author="Thomas Dietz" w:date="2012-08-08T17:00:00Z">
              <w:r w:rsidRPr="009227FA" w:rsidDel="00ED0AEA">
                <w:delText>description "The features (rates, duplex, etc.) of the port that are advertised to the peer port.";</w:delText>
              </w:r>
            </w:del>
          </w:p>
          <w:p w14:paraId="37BD7853" w14:textId="3B538EAF" w:rsidR="00F71F36" w:rsidRPr="009227FA" w:rsidDel="00ED0AEA" w:rsidRDefault="00F71F36" w:rsidP="00011096">
            <w:pPr>
              <w:pStyle w:val="XML4"/>
              <w:rPr>
                <w:del w:id="22602" w:author="Thomas Dietz" w:date="2012-08-08T17:00:00Z"/>
              </w:rPr>
            </w:pPr>
            <w:del w:id="22603" w:author="Thomas Dietz" w:date="2012-08-08T17:00:00Z">
              <w:r w:rsidRPr="009227FA" w:rsidDel="00ED0AEA">
                <w:delText>}</w:delText>
              </w:r>
            </w:del>
          </w:p>
          <w:p w14:paraId="7ABDE429" w14:textId="0F95B1A9" w:rsidR="00F71F36" w:rsidRPr="009227FA" w:rsidDel="00ED0AEA" w:rsidRDefault="00F71F36" w:rsidP="00011096">
            <w:pPr>
              <w:pStyle w:val="XML4"/>
              <w:rPr>
                <w:del w:id="22604" w:author="Thomas Dietz" w:date="2012-08-08T17:00:00Z"/>
              </w:rPr>
            </w:pPr>
            <w:del w:id="22605" w:author="Thomas Dietz" w:date="2012-08-08T17:00:00Z">
              <w:r w:rsidRPr="009227FA" w:rsidDel="00ED0AEA">
                <w:delText>container supported {</w:delText>
              </w:r>
            </w:del>
          </w:p>
          <w:p w14:paraId="61E6FB31" w14:textId="6AC15312" w:rsidR="00F71F36" w:rsidRPr="009227FA" w:rsidDel="00ED0AEA" w:rsidRDefault="00F71F36" w:rsidP="00011096">
            <w:pPr>
              <w:pStyle w:val="XML5"/>
              <w:rPr>
                <w:del w:id="22606" w:author="Thomas Dietz" w:date="2012-08-08T17:00:00Z"/>
              </w:rPr>
            </w:pPr>
            <w:del w:id="22607" w:author="Thomas Dietz" w:date="2012-08-08T17:00:00Z">
              <w:r w:rsidRPr="009227FA" w:rsidDel="00ED0AEA">
                <w:delText>uses openflow-port-other-features-grouping;</w:delText>
              </w:r>
            </w:del>
          </w:p>
          <w:p w14:paraId="753F8234" w14:textId="159CD10D" w:rsidR="00F71F36" w:rsidRPr="009227FA" w:rsidDel="00ED0AEA" w:rsidRDefault="00F71F36" w:rsidP="00011096">
            <w:pPr>
              <w:pStyle w:val="XML5"/>
              <w:rPr>
                <w:del w:id="22608" w:author="Thomas Dietz" w:date="2012-08-08T17:00:00Z"/>
              </w:rPr>
            </w:pPr>
            <w:del w:id="22609" w:author="Thomas Dietz" w:date="2012-08-08T17:00:00Z">
              <w:r w:rsidRPr="009227FA" w:rsidDel="00ED0AEA">
                <w:delText>config false;</w:delText>
              </w:r>
            </w:del>
          </w:p>
          <w:p w14:paraId="20730B50" w14:textId="3C0CAEB3" w:rsidR="00F71F36" w:rsidRPr="009227FA" w:rsidDel="00ED0AEA" w:rsidRDefault="00F71F36" w:rsidP="00011096">
            <w:pPr>
              <w:pStyle w:val="XML5"/>
              <w:rPr>
                <w:del w:id="22610" w:author="Thomas Dietz" w:date="2012-08-08T17:00:00Z"/>
              </w:rPr>
            </w:pPr>
            <w:del w:id="22611" w:author="Thomas Dietz" w:date="2012-08-08T17:00:00Z">
              <w:r w:rsidRPr="009227FA" w:rsidDel="00ED0AEA">
                <w:delText>description "The features (rates, duplex, etc.) of the port that are supported on the port.";</w:delText>
              </w:r>
            </w:del>
          </w:p>
          <w:p w14:paraId="7885D0CE" w14:textId="4D96CDBC" w:rsidR="00F71F36" w:rsidRPr="009227FA" w:rsidDel="00ED0AEA" w:rsidRDefault="00F71F36" w:rsidP="00011096">
            <w:pPr>
              <w:pStyle w:val="XML4"/>
              <w:rPr>
                <w:del w:id="22612" w:author="Thomas Dietz" w:date="2012-08-08T17:00:00Z"/>
              </w:rPr>
            </w:pPr>
            <w:del w:id="22613" w:author="Thomas Dietz" w:date="2012-08-08T17:00:00Z">
              <w:r w:rsidRPr="009227FA" w:rsidDel="00ED0AEA">
                <w:delText>}</w:delText>
              </w:r>
            </w:del>
          </w:p>
          <w:p w14:paraId="40A85962" w14:textId="2D5F94CB" w:rsidR="00F71F36" w:rsidRPr="009227FA" w:rsidDel="00ED0AEA" w:rsidRDefault="00F71F36" w:rsidP="00011096">
            <w:pPr>
              <w:pStyle w:val="XML4"/>
              <w:rPr>
                <w:del w:id="22614" w:author="Thomas Dietz" w:date="2012-08-08T17:00:00Z"/>
              </w:rPr>
            </w:pPr>
            <w:del w:id="22615" w:author="Thomas Dietz" w:date="2012-08-08T17:00:00Z">
              <w:r w:rsidRPr="009227FA" w:rsidDel="00ED0AEA">
                <w:delText>container advertised-peer {</w:delText>
              </w:r>
            </w:del>
          </w:p>
          <w:p w14:paraId="1579E9D5" w14:textId="46DBEE03" w:rsidR="00F71F36" w:rsidRPr="009227FA" w:rsidDel="00ED0AEA" w:rsidRDefault="00F71F36" w:rsidP="00011096">
            <w:pPr>
              <w:pStyle w:val="XML5"/>
              <w:rPr>
                <w:del w:id="22616" w:author="Thomas Dietz" w:date="2012-08-08T17:00:00Z"/>
              </w:rPr>
            </w:pPr>
            <w:del w:id="22617" w:author="Thomas Dietz" w:date="2012-08-08T17:00:00Z">
              <w:r w:rsidRPr="009227FA" w:rsidDel="00ED0AEA">
                <w:delText>uses openflow-port-other-features-grouping;</w:delText>
              </w:r>
            </w:del>
          </w:p>
          <w:p w14:paraId="010C5312" w14:textId="7E46C0C1" w:rsidR="00F71F36" w:rsidRPr="009227FA" w:rsidDel="00ED0AEA" w:rsidRDefault="00F71F36" w:rsidP="00011096">
            <w:pPr>
              <w:pStyle w:val="XML5"/>
              <w:rPr>
                <w:del w:id="22618" w:author="Thomas Dietz" w:date="2012-08-08T17:00:00Z"/>
              </w:rPr>
            </w:pPr>
            <w:del w:id="22619" w:author="Thomas Dietz" w:date="2012-08-08T17:00:00Z">
              <w:r w:rsidRPr="009227FA" w:rsidDel="00ED0AEA">
                <w:delText>config false;</w:delText>
              </w:r>
            </w:del>
          </w:p>
          <w:p w14:paraId="50DB7FFA" w14:textId="50E550FC" w:rsidR="00F71F36" w:rsidRPr="009227FA" w:rsidDel="00ED0AEA" w:rsidRDefault="00F71F36" w:rsidP="00011096">
            <w:pPr>
              <w:pStyle w:val="XML5"/>
              <w:rPr>
                <w:del w:id="22620" w:author="Thomas Dietz" w:date="2012-08-08T17:00:00Z"/>
              </w:rPr>
            </w:pPr>
            <w:del w:id="22621" w:author="Thomas Dietz" w:date="2012-08-08T17:00:00Z">
              <w:r w:rsidRPr="009227FA" w:rsidDel="00ED0AEA">
                <w:delText>description "The features (rates, duplex, etc.) that are currently advertised by the peer port.";</w:delText>
              </w:r>
            </w:del>
          </w:p>
          <w:p w14:paraId="0FC97AA2" w14:textId="0860C451" w:rsidR="00F71F36" w:rsidRPr="009227FA" w:rsidDel="00ED0AEA" w:rsidRDefault="00F71F36" w:rsidP="00011096">
            <w:pPr>
              <w:pStyle w:val="XML4"/>
              <w:rPr>
                <w:del w:id="22622" w:author="Thomas Dietz" w:date="2012-08-08T17:00:00Z"/>
              </w:rPr>
            </w:pPr>
            <w:del w:id="22623" w:author="Thomas Dietz" w:date="2012-08-08T17:00:00Z">
              <w:r w:rsidRPr="009227FA" w:rsidDel="00ED0AEA">
                <w:delText>}</w:delText>
              </w:r>
            </w:del>
          </w:p>
          <w:p w14:paraId="3F724B81" w14:textId="03581911" w:rsidR="00F71F36" w:rsidRPr="009227FA" w:rsidDel="00ED0AEA" w:rsidRDefault="00F71F36" w:rsidP="00011096">
            <w:pPr>
              <w:pStyle w:val="XML3"/>
              <w:rPr>
                <w:del w:id="22624" w:author="Thomas Dietz" w:date="2012-08-08T17:00:00Z"/>
              </w:rPr>
            </w:pPr>
            <w:del w:id="22625" w:author="Thomas Dietz" w:date="2012-08-08T17:00:00Z">
              <w:r w:rsidRPr="009227FA" w:rsidDel="00ED0AEA">
                <w:delText>}</w:delText>
              </w:r>
            </w:del>
          </w:p>
          <w:p w14:paraId="21874AF9" w14:textId="65C65925" w:rsidR="00CD5DAC" w:rsidDel="00ED0AEA" w:rsidRDefault="00CD5DAC" w:rsidP="004165BB">
            <w:pPr>
              <w:pStyle w:val="XML3"/>
              <w:rPr>
                <w:del w:id="22626" w:author="Thomas Dietz" w:date="2012-08-08T17:00:00Z"/>
              </w:rPr>
            </w:pPr>
            <w:del w:id="22627" w:author="Thomas Dietz" w:date="2012-08-08T17:00:00Z">
              <w:r w:rsidDel="00ED0AEA">
                <w:delText>grouping openflow-port-base-tunnel-grouping {</w:delText>
              </w:r>
            </w:del>
          </w:p>
          <w:p w14:paraId="5355773F" w14:textId="249CA600" w:rsidR="00CD5DAC" w:rsidDel="00ED0AEA" w:rsidRDefault="00CD5DAC" w:rsidP="004165BB">
            <w:pPr>
              <w:pStyle w:val="XML4"/>
              <w:rPr>
                <w:del w:id="22628" w:author="Thomas Dietz" w:date="2012-08-08T17:00:00Z"/>
              </w:rPr>
            </w:pPr>
            <w:del w:id="22629" w:author="Thomas Dietz" w:date="2012-08-08T17:00:00Z">
              <w:r w:rsidDel="00ED0AEA">
                <w:delText xml:space="preserve">description </w:delText>
              </w:r>
              <w:r w:rsidRPr="009F1B7D" w:rsidDel="00ED0AEA">
                <w:delText>"</w:delText>
              </w:r>
              <w:r w:rsidDel="00ED0AEA">
                <w:delText>A grouping with information included in every supported tunnel type.</w:delText>
              </w:r>
              <w:r w:rsidRPr="009F1B7D" w:rsidDel="00ED0AEA">
                <w:delText>"</w:delText>
              </w:r>
              <w:r w:rsidDel="00ED0AEA">
                <w:delText>;</w:delText>
              </w:r>
            </w:del>
          </w:p>
          <w:p w14:paraId="10CC89B3" w14:textId="289905D3" w:rsidR="00CD5DAC" w:rsidDel="00ED0AEA" w:rsidRDefault="00CD5DAC" w:rsidP="004165BB">
            <w:pPr>
              <w:pStyle w:val="XML4"/>
              <w:rPr>
                <w:del w:id="22630" w:author="Thomas Dietz" w:date="2012-08-08T17:00:00Z"/>
              </w:rPr>
            </w:pPr>
            <w:del w:id="22631" w:author="Thomas Dietz" w:date="2012-08-08T17:00:00Z">
              <w:r w:rsidDel="00ED0AEA">
                <w:delText>choice local-endpoint-address {</w:delText>
              </w:r>
            </w:del>
          </w:p>
          <w:p w14:paraId="11CB5B64" w14:textId="2407C553" w:rsidR="00CD5DAC" w:rsidDel="00ED0AEA" w:rsidRDefault="00CD5DAC" w:rsidP="004165BB">
            <w:pPr>
              <w:pStyle w:val="XML5"/>
              <w:rPr>
                <w:del w:id="22632" w:author="Thomas Dietz" w:date="2012-08-08T17:00:00Z"/>
              </w:rPr>
            </w:pPr>
            <w:del w:id="22633" w:author="Thomas Dietz" w:date="2012-08-08T17:00:00Z">
              <w:r w:rsidDel="00ED0AEA">
                <w:delText>leaf local-endpoint-ipv4-adress {</w:delText>
              </w:r>
            </w:del>
          </w:p>
          <w:p w14:paraId="417DCA1E" w14:textId="322F1386" w:rsidR="00CD5DAC" w:rsidDel="00ED0AEA" w:rsidRDefault="00CD5DAC" w:rsidP="004165BB">
            <w:pPr>
              <w:pStyle w:val="XML6"/>
              <w:rPr>
                <w:del w:id="22634" w:author="Thomas Dietz" w:date="2012-08-08T17:00:00Z"/>
              </w:rPr>
            </w:pPr>
            <w:del w:id="22635" w:author="Thomas Dietz" w:date="2012-08-08T17:00:00Z">
              <w:r w:rsidDel="00ED0AEA">
                <w:delText xml:space="preserve">type </w:delText>
              </w:r>
              <w:r w:rsidRPr="00156465" w:rsidDel="00ED0AEA">
                <w:delText>inet:ipv4-address</w:delText>
              </w:r>
              <w:r w:rsidDel="00ED0AEA">
                <w:delText>;</w:delText>
              </w:r>
            </w:del>
          </w:p>
          <w:p w14:paraId="11BFC2FC" w14:textId="530CD61E" w:rsidR="00CD5DAC" w:rsidDel="00ED0AEA" w:rsidRDefault="00CD5DAC" w:rsidP="004165BB">
            <w:pPr>
              <w:pStyle w:val="XML6"/>
              <w:rPr>
                <w:del w:id="22636" w:author="Thomas Dietz" w:date="2012-08-08T17:00:00Z"/>
              </w:rPr>
            </w:pPr>
            <w:del w:id="22637" w:author="Thomas Dietz" w:date="2012-08-08T17:00:00Z">
              <w:r w:rsidDel="00ED0AEA">
                <w:delText>description "The IPv4 address of the local tunnel endpoint.";</w:delText>
              </w:r>
            </w:del>
          </w:p>
          <w:p w14:paraId="04A7E81C" w14:textId="2E7F1FF4" w:rsidR="00CD5DAC" w:rsidDel="00ED0AEA" w:rsidRDefault="00CD5DAC" w:rsidP="004165BB">
            <w:pPr>
              <w:pStyle w:val="XML5"/>
              <w:rPr>
                <w:del w:id="22638" w:author="Thomas Dietz" w:date="2012-08-08T17:00:00Z"/>
              </w:rPr>
            </w:pPr>
            <w:del w:id="22639" w:author="Thomas Dietz" w:date="2012-08-08T17:00:00Z">
              <w:r w:rsidDel="00ED0AEA">
                <w:delText>}</w:delText>
              </w:r>
            </w:del>
          </w:p>
          <w:p w14:paraId="3880343E" w14:textId="5DF9B26C" w:rsidR="00CD5DAC" w:rsidDel="00ED0AEA" w:rsidRDefault="00CD5DAC" w:rsidP="004165BB">
            <w:pPr>
              <w:pStyle w:val="XML5"/>
              <w:rPr>
                <w:del w:id="22640" w:author="Thomas Dietz" w:date="2012-08-08T17:00:00Z"/>
              </w:rPr>
            </w:pPr>
            <w:del w:id="22641" w:author="Thomas Dietz" w:date="2012-08-08T17:00:00Z">
              <w:r w:rsidDel="00ED0AEA">
                <w:delText>leaf local-endpoint-ipv6-adress {</w:delText>
              </w:r>
            </w:del>
          </w:p>
          <w:p w14:paraId="2960FF99" w14:textId="55A36462" w:rsidR="00CD5DAC" w:rsidDel="00ED0AEA" w:rsidRDefault="00CD5DAC" w:rsidP="004165BB">
            <w:pPr>
              <w:pStyle w:val="XML6"/>
              <w:rPr>
                <w:del w:id="22642" w:author="Thomas Dietz" w:date="2012-08-08T17:00:00Z"/>
              </w:rPr>
            </w:pPr>
            <w:del w:id="22643" w:author="Thomas Dietz" w:date="2012-08-08T17:00:00Z">
              <w:r w:rsidDel="00ED0AEA">
                <w:delText>type inet:ipv6</w:delText>
              </w:r>
              <w:r w:rsidRPr="00156465" w:rsidDel="00ED0AEA">
                <w:delText>-address</w:delText>
              </w:r>
              <w:r w:rsidDel="00ED0AEA">
                <w:delText>;</w:delText>
              </w:r>
            </w:del>
          </w:p>
          <w:p w14:paraId="093A5897" w14:textId="784EF377" w:rsidR="00CD5DAC" w:rsidDel="00ED0AEA" w:rsidRDefault="00CD5DAC" w:rsidP="004165BB">
            <w:pPr>
              <w:pStyle w:val="XML6"/>
              <w:rPr>
                <w:del w:id="22644" w:author="Thomas Dietz" w:date="2012-08-08T17:00:00Z"/>
              </w:rPr>
            </w:pPr>
            <w:del w:id="22645" w:author="Thomas Dietz" w:date="2012-08-08T17:00:00Z">
              <w:r w:rsidDel="00ED0AEA">
                <w:delText>description "The IPv6 address of the local tunnel endpoint.";</w:delText>
              </w:r>
            </w:del>
          </w:p>
          <w:p w14:paraId="1E6561B0" w14:textId="07DF23B4" w:rsidR="00CD5DAC" w:rsidDel="00ED0AEA" w:rsidRDefault="00CD5DAC" w:rsidP="004165BB">
            <w:pPr>
              <w:pStyle w:val="XML5"/>
              <w:rPr>
                <w:del w:id="22646" w:author="Thomas Dietz" w:date="2012-08-08T17:00:00Z"/>
              </w:rPr>
            </w:pPr>
            <w:del w:id="22647" w:author="Thomas Dietz" w:date="2012-08-08T17:00:00Z">
              <w:r w:rsidDel="00ED0AEA">
                <w:delText>}</w:delText>
              </w:r>
            </w:del>
          </w:p>
          <w:p w14:paraId="326165B2" w14:textId="16697374" w:rsidR="00CD5DAC" w:rsidDel="00ED0AEA" w:rsidRDefault="00CD5DAC" w:rsidP="004165BB">
            <w:pPr>
              <w:pStyle w:val="XML5"/>
              <w:rPr>
                <w:del w:id="22648" w:author="Thomas Dietz" w:date="2012-08-08T17:00:00Z"/>
              </w:rPr>
            </w:pPr>
            <w:del w:id="22649" w:author="Thomas Dietz" w:date="2012-08-08T17:00:00Z">
              <w:r w:rsidDel="00ED0AEA">
                <w:delText>leaf local-endpoint-mac-adress {</w:delText>
              </w:r>
            </w:del>
          </w:p>
          <w:p w14:paraId="5D871F73" w14:textId="48745FFB" w:rsidR="00CD5DAC" w:rsidDel="00ED0AEA" w:rsidRDefault="00CD5DAC" w:rsidP="004165BB">
            <w:pPr>
              <w:pStyle w:val="XML6"/>
              <w:rPr>
                <w:del w:id="22650" w:author="Thomas Dietz" w:date="2012-08-08T17:00:00Z"/>
              </w:rPr>
            </w:pPr>
            <w:del w:id="22651"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23CE6B0D" w14:textId="3392F90D" w:rsidR="00CD5DAC" w:rsidDel="00ED0AEA" w:rsidRDefault="00CD5DAC" w:rsidP="004165BB">
            <w:pPr>
              <w:pStyle w:val="XML6"/>
              <w:rPr>
                <w:del w:id="22652" w:author="Thomas Dietz" w:date="2012-08-08T17:00:00Z"/>
              </w:rPr>
            </w:pPr>
            <w:del w:id="22653" w:author="Thomas Dietz" w:date="2012-08-08T17:00:00Z">
              <w:r w:rsidDel="00ED0AEA">
                <w:delText>description "The MAC address of the local tunnel endpoint.";</w:delText>
              </w:r>
            </w:del>
          </w:p>
          <w:p w14:paraId="40ED9742" w14:textId="28692B89" w:rsidR="00CD5DAC" w:rsidDel="00ED0AEA" w:rsidRDefault="00CD5DAC" w:rsidP="004165BB">
            <w:pPr>
              <w:pStyle w:val="XML5"/>
              <w:rPr>
                <w:del w:id="22654" w:author="Thomas Dietz" w:date="2012-08-08T17:00:00Z"/>
              </w:rPr>
            </w:pPr>
            <w:del w:id="22655" w:author="Thomas Dietz" w:date="2012-08-08T17:00:00Z">
              <w:r w:rsidDel="00ED0AEA">
                <w:delText>}</w:delText>
              </w:r>
            </w:del>
          </w:p>
          <w:p w14:paraId="75D08807" w14:textId="65B7E901" w:rsidR="00CD5DAC" w:rsidRPr="009F1B7D" w:rsidDel="00ED0AEA" w:rsidRDefault="00CD5DAC" w:rsidP="004165BB">
            <w:pPr>
              <w:pStyle w:val="XML4"/>
              <w:rPr>
                <w:del w:id="22656" w:author="Thomas Dietz" w:date="2012-08-08T17:00:00Z"/>
              </w:rPr>
            </w:pPr>
            <w:del w:id="22657" w:author="Thomas Dietz" w:date="2012-08-08T17:00:00Z">
              <w:r w:rsidRPr="009F1B7D" w:rsidDel="00ED0AEA">
                <w:delText>}</w:delText>
              </w:r>
            </w:del>
          </w:p>
          <w:p w14:paraId="5BFF7891" w14:textId="5B72BB14" w:rsidR="00CD5DAC" w:rsidDel="00ED0AEA" w:rsidRDefault="00CD5DAC" w:rsidP="004165BB">
            <w:pPr>
              <w:pStyle w:val="XML4"/>
              <w:rPr>
                <w:del w:id="22658" w:author="Thomas Dietz" w:date="2012-08-08T17:00:00Z"/>
              </w:rPr>
            </w:pPr>
            <w:del w:id="22659" w:author="Thomas Dietz" w:date="2012-08-08T17:00:00Z">
              <w:r w:rsidDel="00ED0AEA">
                <w:delText>choice remote-endpoint-address {</w:delText>
              </w:r>
            </w:del>
          </w:p>
          <w:p w14:paraId="72C12E76" w14:textId="5B7FE7CC" w:rsidR="00CD5DAC" w:rsidDel="00ED0AEA" w:rsidRDefault="00CD5DAC" w:rsidP="004165BB">
            <w:pPr>
              <w:pStyle w:val="XML5"/>
              <w:rPr>
                <w:del w:id="22660" w:author="Thomas Dietz" w:date="2012-08-08T17:00:00Z"/>
              </w:rPr>
            </w:pPr>
            <w:del w:id="22661" w:author="Thomas Dietz" w:date="2012-08-08T17:00:00Z">
              <w:r w:rsidDel="00ED0AEA">
                <w:delText>leaf remote-endpoint-ipv4-adress {</w:delText>
              </w:r>
            </w:del>
          </w:p>
          <w:p w14:paraId="78205242" w14:textId="195AC1E6" w:rsidR="00CD5DAC" w:rsidDel="00ED0AEA" w:rsidRDefault="00CD5DAC" w:rsidP="004165BB">
            <w:pPr>
              <w:pStyle w:val="XML6"/>
              <w:rPr>
                <w:del w:id="22662" w:author="Thomas Dietz" w:date="2012-08-08T17:00:00Z"/>
              </w:rPr>
            </w:pPr>
            <w:del w:id="22663" w:author="Thomas Dietz" w:date="2012-08-08T17:00:00Z">
              <w:r w:rsidDel="00ED0AEA">
                <w:delText xml:space="preserve">type </w:delText>
              </w:r>
              <w:r w:rsidRPr="00156465" w:rsidDel="00ED0AEA">
                <w:delText>inet:ipv4-address</w:delText>
              </w:r>
              <w:r w:rsidDel="00ED0AEA">
                <w:delText>;</w:delText>
              </w:r>
            </w:del>
          </w:p>
          <w:p w14:paraId="0B00B5AD" w14:textId="49CD66D3" w:rsidR="00CD5DAC" w:rsidDel="00ED0AEA" w:rsidRDefault="00CD5DAC" w:rsidP="004165BB">
            <w:pPr>
              <w:pStyle w:val="XML6"/>
              <w:rPr>
                <w:del w:id="22664" w:author="Thomas Dietz" w:date="2012-08-08T17:00:00Z"/>
              </w:rPr>
            </w:pPr>
            <w:del w:id="22665" w:author="Thomas Dietz" w:date="2012-08-08T17:00:00Z">
              <w:r w:rsidDel="00ED0AEA">
                <w:delText>description "The IPv4 address of the remote tunnel endpoint.";</w:delText>
              </w:r>
            </w:del>
          </w:p>
          <w:p w14:paraId="35465F87" w14:textId="67EE976C" w:rsidR="00CD5DAC" w:rsidDel="00ED0AEA" w:rsidRDefault="00CD5DAC" w:rsidP="004165BB">
            <w:pPr>
              <w:pStyle w:val="XML5"/>
              <w:rPr>
                <w:del w:id="22666" w:author="Thomas Dietz" w:date="2012-08-08T17:00:00Z"/>
              </w:rPr>
            </w:pPr>
            <w:del w:id="22667" w:author="Thomas Dietz" w:date="2012-08-08T17:00:00Z">
              <w:r w:rsidDel="00ED0AEA">
                <w:delText>}</w:delText>
              </w:r>
            </w:del>
          </w:p>
          <w:p w14:paraId="67CB81ED" w14:textId="3192A718" w:rsidR="00CD5DAC" w:rsidDel="00ED0AEA" w:rsidRDefault="00CD5DAC" w:rsidP="004165BB">
            <w:pPr>
              <w:pStyle w:val="XML5"/>
              <w:rPr>
                <w:del w:id="22668" w:author="Thomas Dietz" w:date="2012-08-08T17:00:00Z"/>
              </w:rPr>
            </w:pPr>
            <w:del w:id="22669" w:author="Thomas Dietz" w:date="2012-08-08T17:00:00Z">
              <w:r w:rsidDel="00ED0AEA">
                <w:delText>leaf remote-endpoint-ipv6-adress {</w:delText>
              </w:r>
            </w:del>
          </w:p>
          <w:p w14:paraId="054450AB" w14:textId="11DE1083" w:rsidR="00CD5DAC" w:rsidDel="00ED0AEA" w:rsidRDefault="00CD5DAC" w:rsidP="004165BB">
            <w:pPr>
              <w:pStyle w:val="XML6"/>
              <w:rPr>
                <w:del w:id="22670" w:author="Thomas Dietz" w:date="2012-08-08T17:00:00Z"/>
              </w:rPr>
            </w:pPr>
            <w:del w:id="22671" w:author="Thomas Dietz" w:date="2012-08-08T17:00:00Z">
              <w:r w:rsidDel="00ED0AEA">
                <w:delText>type inet:ipv6</w:delText>
              </w:r>
              <w:r w:rsidRPr="00156465" w:rsidDel="00ED0AEA">
                <w:delText>-address</w:delText>
              </w:r>
              <w:r w:rsidDel="00ED0AEA">
                <w:delText>;</w:delText>
              </w:r>
            </w:del>
          </w:p>
          <w:p w14:paraId="28D7755B" w14:textId="0F2C2D76" w:rsidR="00CD5DAC" w:rsidDel="00ED0AEA" w:rsidRDefault="00CD5DAC" w:rsidP="004165BB">
            <w:pPr>
              <w:pStyle w:val="XML6"/>
              <w:rPr>
                <w:del w:id="22672" w:author="Thomas Dietz" w:date="2012-08-08T17:00:00Z"/>
              </w:rPr>
            </w:pPr>
            <w:del w:id="22673" w:author="Thomas Dietz" w:date="2012-08-08T17:00:00Z">
              <w:r w:rsidDel="00ED0AEA">
                <w:delText>description "The IPv6 address of the remote tunnel endpoint.";</w:delText>
              </w:r>
            </w:del>
          </w:p>
          <w:p w14:paraId="6CBDF79A" w14:textId="2CD8C05D" w:rsidR="00CD5DAC" w:rsidDel="00ED0AEA" w:rsidRDefault="00CD5DAC" w:rsidP="004165BB">
            <w:pPr>
              <w:pStyle w:val="XML5"/>
              <w:rPr>
                <w:del w:id="22674" w:author="Thomas Dietz" w:date="2012-08-08T17:00:00Z"/>
              </w:rPr>
            </w:pPr>
            <w:del w:id="22675" w:author="Thomas Dietz" w:date="2012-08-08T17:00:00Z">
              <w:r w:rsidDel="00ED0AEA">
                <w:delText>}</w:delText>
              </w:r>
            </w:del>
          </w:p>
          <w:p w14:paraId="4ED0BD17" w14:textId="125887FB" w:rsidR="00CD5DAC" w:rsidDel="00ED0AEA" w:rsidRDefault="00CD5DAC" w:rsidP="004165BB">
            <w:pPr>
              <w:pStyle w:val="XML5"/>
              <w:rPr>
                <w:del w:id="22676" w:author="Thomas Dietz" w:date="2012-08-08T17:00:00Z"/>
              </w:rPr>
            </w:pPr>
            <w:del w:id="22677" w:author="Thomas Dietz" w:date="2012-08-08T17:00:00Z">
              <w:r w:rsidDel="00ED0AEA">
                <w:delText>leaf remote-endpoint-mac-adress {</w:delText>
              </w:r>
            </w:del>
          </w:p>
          <w:p w14:paraId="38F2F5A5" w14:textId="505B1E30" w:rsidR="00CD5DAC" w:rsidDel="00ED0AEA" w:rsidRDefault="00CD5DAC" w:rsidP="004165BB">
            <w:pPr>
              <w:pStyle w:val="XML6"/>
              <w:rPr>
                <w:del w:id="22678" w:author="Thomas Dietz" w:date="2012-08-08T17:00:00Z"/>
              </w:rPr>
            </w:pPr>
            <w:del w:id="22679"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5BC6900F" w14:textId="52A1F579" w:rsidR="00CD5DAC" w:rsidDel="00ED0AEA" w:rsidRDefault="00CD5DAC" w:rsidP="004165BB">
            <w:pPr>
              <w:pStyle w:val="XML6"/>
              <w:rPr>
                <w:del w:id="22680" w:author="Thomas Dietz" w:date="2012-08-08T17:00:00Z"/>
              </w:rPr>
            </w:pPr>
            <w:del w:id="22681" w:author="Thomas Dietz" w:date="2012-08-08T17:00:00Z">
              <w:r w:rsidDel="00ED0AEA">
                <w:lastRenderedPageBreak/>
                <w:delText>description "The MAC address of the remote tunnel endpoint.";</w:delText>
              </w:r>
            </w:del>
          </w:p>
          <w:p w14:paraId="6B917679" w14:textId="2A52FB39" w:rsidR="00CD5DAC" w:rsidDel="00ED0AEA" w:rsidRDefault="00CD5DAC" w:rsidP="004165BB">
            <w:pPr>
              <w:pStyle w:val="XML5"/>
              <w:rPr>
                <w:del w:id="22682" w:author="Thomas Dietz" w:date="2012-08-08T17:00:00Z"/>
              </w:rPr>
            </w:pPr>
            <w:del w:id="22683" w:author="Thomas Dietz" w:date="2012-08-08T17:00:00Z">
              <w:r w:rsidDel="00ED0AEA">
                <w:delText>}</w:delText>
              </w:r>
            </w:del>
          </w:p>
          <w:p w14:paraId="467AF6CB" w14:textId="620CF557" w:rsidR="00CD5DAC" w:rsidDel="00ED0AEA" w:rsidRDefault="00CD5DAC" w:rsidP="004165BB">
            <w:pPr>
              <w:pStyle w:val="XML4"/>
              <w:rPr>
                <w:del w:id="22684" w:author="Thomas Dietz" w:date="2012-08-08T17:00:00Z"/>
              </w:rPr>
            </w:pPr>
            <w:del w:id="22685" w:author="Thomas Dietz" w:date="2012-08-08T17:00:00Z">
              <w:r w:rsidRPr="009F1B7D" w:rsidDel="00ED0AEA">
                <w:delText>}</w:delText>
              </w:r>
            </w:del>
          </w:p>
          <w:p w14:paraId="765AA6BB" w14:textId="26191A7F" w:rsidR="00CD5DAC" w:rsidRPr="009F1B7D" w:rsidDel="00ED0AEA" w:rsidRDefault="00CD5DAC" w:rsidP="004165BB">
            <w:pPr>
              <w:pStyle w:val="XML3"/>
              <w:rPr>
                <w:del w:id="22686" w:author="Thomas Dietz" w:date="2012-08-08T17:00:00Z"/>
              </w:rPr>
            </w:pPr>
            <w:del w:id="22687" w:author="Thomas Dietz" w:date="2012-08-08T17:00:00Z">
              <w:r w:rsidDel="00ED0AEA">
                <w:delText>}</w:delText>
              </w:r>
            </w:del>
          </w:p>
          <w:p w14:paraId="0EBB3DBC" w14:textId="5878AEC1" w:rsidR="00CD5DAC" w:rsidRPr="009F1B7D" w:rsidDel="00ED0AEA" w:rsidRDefault="00CD5DAC" w:rsidP="004165BB">
            <w:pPr>
              <w:pStyle w:val="XML3"/>
              <w:rPr>
                <w:del w:id="22688" w:author="Thomas Dietz" w:date="2012-08-08T17:00:00Z"/>
              </w:rPr>
            </w:pPr>
            <w:del w:id="22689" w:author="Thomas Dietz" w:date="2012-08-08T17:00:00Z">
              <w:r w:rsidDel="00ED0AEA">
                <w:delText>choice tunnel-type</w:delText>
              </w:r>
              <w:r w:rsidRPr="009F1B7D" w:rsidDel="00ED0AEA">
                <w:delText xml:space="preserve"> {</w:delText>
              </w:r>
            </w:del>
          </w:p>
          <w:p w14:paraId="403C1B0E" w14:textId="061AD52D" w:rsidR="00CD5DAC" w:rsidDel="00ED0AEA" w:rsidRDefault="00CD5DAC" w:rsidP="004165BB">
            <w:pPr>
              <w:pStyle w:val="XML4"/>
              <w:rPr>
                <w:del w:id="22690" w:author="Thomas Dietz" w:date="2012-08-08T17:00:00Z"/>
              </w:rPr>
            </w:pPr>
            <w:del w:id="22691" w:author="Thomas Dietz" w:date="2012-08-08T17:00:00Z">
              <w:r w:rsidRPr="009F1B7D" w:rsidDel="00ED0AEA">
                <w:delText xml:space="preserve">container </w:delText>
              </w:r>
              <w:r w:rsidDel="00ED0AEA">
                <w:delText>tunnel</w:delText>
              </w:r>
              <w:r w:rsidRPr="009F1B7D" w:rsidDel="00ED0AEA">
                <w:delText xml:space="preserve"> {</w:delText>
              </w:r>
            </w:del>
          </w:p>
          <w:p w14:paraId="1C488BA9" w14:textId="4E8359E4" w:rsidR="00CD5DAC" w:rsidDel="00ED0AEA" w:rsidRDefault="00CD5DAC" w:rsidP="004165BB">
            <w:pPr>
              <w:pStyle w:val="XML5"/>
              <w:rPr>
                <w:del w:id="22692" w:author="Thomas Dietz" w:date="2012-08-08T17:00:00Z"/>
              </w:rPr>
            </w:pPr>
            <w:del w:id="22693" w:author="Thomas Dietz" w:date="2012-08-08T17:00:00Z">
              <w:r w:rsidDel="00ED0AEA">
                <w:delText xml:space="preserve">description </w:delText>
              </w:r>
              <w:r w:rsidRPr="009F1B7D" w:rsidDel="00ED0AEA">
                <w:delText>"</w:delText>
              </w:r>
              <w:r w:rsidDel="00ED0AEA">
                <w:delText>Features of a basic IP-in-GRE tunnel</w:delText>
              </w:r>
              <w:r w:rsidRPr="009F1B7D" w:rsidDel="00ED0AEA">
                <w:delText>.</w:delText>
              </w:r>
              <w:r w:rsidDel="00ED0AEA">
                <w:delText xml:space="preserve"> Tunnels are modeld as logical ports.</w:delText>
              </w:r>
              <w:r w:rsidRPr="009F1B7D" w:rsidDel="00ED0AEA">
                <w:delText>";</w:delText>
              </w:r>
            </w:del>
          </w:p>
          <w:p w14:paraId="262288F2" w14:textId="7D4688A8" w:rsidR="00CD5DAC" w:rsidRPr="009F1B7D" w:rsidDel="00ED0AEA" w:rsidRDefault="00CD5DAC" w:rsidP="004165BB">
            <w:pPr>
              <w:pStyle w:val="XML5"/>
              <w:rPr>
                <w:del w:id="22694" w:author="Thomas Dietz" w:date="2012-08-08T17:00:00Z"/>
              </w:rPr>
            </w:pPr>
            <w:del w:id="22695" w:author="Thomas Dietz" w:date="2012-08-08T17:00:00Z">
              <w:r w:rsidDel="00ED0AEA">
                <w:delText>uses openflow-port-base-tunnel-grouping;</w:delText>
              </w:r>
            </w:del>
          </w:p>
          <w:p w14:paraId="15EC6862" w14:textId="15F593AA" w:rsidR="00CD5DAC" w:rsidRPr="009F1B7D" w:rsidDel="00ED0AEA" w:rsidRDefault="00CD5DAC" w:rsidP="004165BB">
            <w:pPr>
              <w:pStyle w:val="XML4"/>
              <w:rPr>
                <w:del w:id="22696" w:author="Thomas Dietz" w:date="2012-08-08T17:00:00Z"/>
              </w:rPr>
            </w:pPr>
            <w:del w:id="22697" w:author="Thomas Dietz" w:date="2012-08-08T17:00:00Z">
              <w:r w:rsidRPr="009F1B7D" w:rsidDel="00ED0AEA">
                <w:delText>}</w:delText>
              </w:r>
            </w:del>
          </w:p>
          <w:p w14:paraId="296D417C" w14:textId="2BC17184" w:rsidR="00CD5DAC" w:rsidRPr="009F1B7D" w:rsidDel="00ED0AEA" w:rsidRDefault="00CD5DAC" w:rsidP="004165BB">
            <w:pPr>
              <w:pStyle w:val="XML4"/>
              <w:rPr>
                <w:del w:id="22698" w:author="Thomas Dietz" w:date="2012-08-08T17:00:00Z"/>
              </w:rPr>
            </w:pPr>
            <w:del w:id="22699" w:author="Thomas Dietz" w:date="2012-08-08T17:00:00Z">
              <w:r w:rsidRPr="009F1B7D" w:rsidDel="00ED0AEA">
                <w:delText xml:space="preserve">container </w:delText>
              </w:r>
              <w:r w:rsidDel="00ED0AEA">
                <w:delText>ipgre-tunnel</w:delText>
              </w:r>
              <w:r w:rsidRPr="009F1B7D" w:rsidDel="00ED0AEA">
                <w:delText xml:space="preserve"> {</w:delText>
              </w:r>
            </w:del>
          </w:p>
          <w:p w14:paraId="4982D0E3" w14:textId="79300CFD" w:rsidR="00CD5DAC" w:rsidDel="00ED0AEA" w:rsidRDefault="00CD5DAC" w:rsidP="004165BB">
            <w:pPr>
              <w:pStyle w:val="XML5"/>
              <w:rPr>
                <w:del w:id="22700" w:author="Thomas Dietz" w:date="2012-08-08T17:00:00Z"/>
              </w:rPr>
            </w:pPr>
            <w:del w:id="22701" w:author="Thomas Dietz" w:date="2012-08-08T17:00:00Z">
              <w:r w:rsidDel="00ED0AEA">
                <w:delText xml:space="preserve">description </w:delText>
              </w:r>
              <w:r w:rsidRPr="009F1B7D" w:rsidDel="00ED0AEA">
                <w:delText>"</w:delText>
              </w:r>
              <w:r w:rsidDel="00ED0AEA">
                <w:delText>Features of a IP-in-GRE tunnel with key, checksum, and sequence number information.</w:delText>
              </w:r>
              <w:r w:rsidRPr="009F1B7D" w:rsidDel="00ED0AEA">
                <w:delText>";</w:delText>
              </w:r>
            </w:del>
          </w:p>
          <w:p w14:paraId="3A945F9E" w14:textId="436F3E52" w:rsidR="00CD5DAC" w:rsidDel="00ED0AEA" w:rsidRDefault="00CD5DAC" w:rsidP="004165BB">
            <w:pPr>
              <w:pStyle w:val="XML5"/>
              <w:rPr>
                <w:del w:id="22702" w:author="Thomas Dietz" w:date="2012-08-08T17:00:00Z"/>
              </w:rPr>
            </w:pPr>
            <w:del w:id="22703" w:author="Thomas Dietz" w:date="2012-08-08T17:00:00Z">
              <w:r w:rsidDel="00ED0AEA">
                <w:delText>uses openflow-port-base-tunnel-grouping;</w:delText>
              </w:r>
            </w:del>
          </w:p>
          <w:p w14:paraId="6925115A" w14:textId="1DB6A5BC" w:rsidR="00CD5DAC" w:rsidDel="00ED0AEA" w:rsidRDefault="00CD5DAC" w:rsidP="004165BB">
            <w:pPr>
              <w:pStyle w:val="XML5"/>
              <w:rPr>
                <w:del w:id="22704" w:author="Thomas Dietz" w:date="2012-08-08T17:00:00Z"/>
              </w:rPr>
            </w:pPr>
            <w:del w:id="22705" w:author="Thomas Dietz" w:date="2012-08-08T17:00:00Z">
              <w:r w:rsidDel="00ED0AEA">
                <w:delText>leaf checksum-present {</w:delText>
              </w:r>
            </w:del>
          </w:p>
          <w:p w14:paraId="4E17AB8C" w14:textId="0300DDE4" w:rsidR="00CD5DAC" w:rsidDel="00ED0AEA" w:rsidRDefault="00CD5DAC" w:rsidP="004165BB">
            <w:pPr>
              <w:pStyle w:val="XML6"/>
              <w:rPr>
                <w:del w:id="22706" w:author="Thomas Dietz" w:date="2012-08-08T17:00:00Z"/>
              </w:rPr>
            </w:pPr>
            <w:del w:id="22707" w:author="Thomas Dietz" w:date="2012-08-08T17:00:00Z">
              <w:r w:rsidDel="00ED0AEA">
                <w:delText>type boolean;</w:delText>
              </w:r>
            </w:del>
          </w:p>
          <w:p w14:paraId="7D1CEB61" w14:textId="534D16F8" w:rsidR="00CD5DAC" w:rsidDel="00ED0AEA" w:rsidRDefault="00CD5DAC" w:rsidP="004165BB">
            <w:pPr>
              <w:pStyle w:val="XML6"/>
              <w:rPr>
                <w:del w:id="22708" w:author="Thomas Dietz" w:date="2012-08-08T17:00:00Z"/>
              </w:rPr>
            </w:pPr>
            <w:del w:id="22709" w:author="Thomas Dietz" w:date="2012-08-08T17:00:00Z">
              <w:r w:rsidDel="00ED0AEA">
                <w:delText>description "Indicates presence of the GRE checksum.";</w:delText>
              </w:r>
            </w:del>
          </w:p>
          <w:p w14:paraId="597EDA0E" w14:textId="4F770934" w:rsidR="00CD5DAC" w:rsidDel="00ED0AEA" w:rsidRDefault="00CD5DAC" w:rsidP="004165BB">
            <w:pPr>
              <w:pStyle w:val="XML6"/>
              <w:rPr>
                <w:del w:id="22710" w:author="Thomas Dietz" w:date="2012-08-08T17:00:00Z"/>
              </w:rPr>
            </w:pPr>
            <w:del w:id="22711" w:author="Thomas Dietz" w:date="2012-08-08T17:00:00Z">
              <w:r w:rsidDel="00ED0AEA">
                <w:delText>default true;</w:delText>
              </w:r>
            </w:del>
          </w:p>
          <w:p w14:paraId="728021A0" w14:textId="24A8E9F5" w:rsidR="00CD5DAC" w:rsidDel="00ED0AEA" w:rsidRDefault="00CD5DAC" w:rsidP="004165BB">
            <w:pPr>
              <w:pStyle w:val="XML5"/>
              <w:rPr>
                <w:del w:id="22712" w:author="Thomas Dietz" w:date="2012-08-08T17:00:00Z"/>
              </w:rPr>
            </w:pPr>
            <w:del w:id="22713" w:author="Thomas Dietz" w:date="2012-08-08T17:00:00Z">
              <w:r w:rsidDel="00ED0AEA">
                <w:delText>}</w:delText>
              </w:r>
            </w:del>
          </w:p>
          <w:p w14:paraId="3896EF76" w14:textId="7F241C37" w:rsidR="00CD5DAC" w:rsidDel="00ED0AEA" w:rsidRDefault="00CD5DAC" w:rsidP="004165BB">
            <w:pPr>
              <w:pStyle w:val="XML5"/>
              <w:rPr>
                <w:del w:id="22714" w:author="Thomas Dietz" w:date="2012-08-08T17:00:00Z"/>
              </w:rPr>
            </w:pPr>
            <w:del w:id="22715" w:author="Thomas Dietz" w:date="2012-08-08T17:00:00Z">
              <w:r w:rsidDel="00ED0AEA">
                <w:delText>leaf key-present {</w:delText>
              </w:r>
            </w:del>
          </w:p>
          <w:p w14:paraId="116D50C5" w14:textId="275B5D5F" w:rsidR="00CD5DAC" w:rsidDel="00ED0AEA" w:rsidRDefault="00CD5DAC" w:rsidP="004165BB">
            <w:pPr>
              <w:pStyle w:val="XML6"/>
              <w:rPr>
                <w:del w:id="22716" w:author="Thomas Dietz" w:date="2012-08-08T17:00:00Z"/>
              </w:rPr>
            </w:pPr>
            <w:del w:id="22717" w:author="Thomas Dietz" w:date="2012-08-08T17:00:00Z">
              <w:r w:rsidDel="00ED0AEA">
                <w:delText>type boolean;</w:delText>
              </w:r>
            </w:del>
          </w:p>
          <w:p w14:paraId="29C0534F" w14:textId="7719D4DC" w:rsidR="00CD5DAC" w:rsidDel="00ED0AEA" w:rsidRDefault="00CD5DAC" w:rsidP="004165BB">
            <w:pPr>
              <w:pStyle w:val="XML6"/>
              <w:rPr>
                <w:del w:id="22718" w:author="Thomas Dietz" w:date="2012-08-08T17:00:00Z"/>
              </w:rPr>
            </w:pPr>
            <w:del w:id="22719" w:author="Thomas Dietz" w:date="2012-08-08T17:00:00Z">
              <w:r w:rsidDel="00ED0AEA">
                <w:delText>description "Indicates presence of the GRE key.";</w:delText>
              </w:r>
            </w:del>
          </w:p>
          <w:p w14:paraId="5248CAF3" w14:textId="0AAE73D9" w:rsidR="00CD5DAC" w:rsidDel="00ED0AEA" w:rsidRDefault="00CD5DAC" w:rsidP="004165BB">
            <w:pPr>
              <w:pStyle w:val="XML6"/>
              <w:rPr>
                <w:del w:id="22720" w:author="Thomas Dietz" w:date="2012-08-08T17:00:00Z"/>
              </w:rPr>
            </w:pPr>
            <w:del w:id="22721" w:author="Thomas Dietz" w:date="2012-08-08T17:00:00Z">
              <w:r w:rsidDel="00ED0AEA">
                <w:delText>default true;</w:delText>
              </w:r>
            </w:del>
          </w:p>
          <w:p w14:paraId="4D9EB088" w14:textId="619F0BF8" w:rsidR="00CD5DAC" w:rsidDel="00ED0AEA" w:rsidRDefault="00CD5DAC" w:rsidP="004165BB">
            <w:pPr>
              <w:pStyle w:val="XML5"/>
              <w:rPr>
                <w:del w:id="22722" w:author="Thomas Dietz" w:date="2012-08-08T17:00:00Z"/>
              </w:rPr>
            </w:pPr>
            <w:del w:id="22723" w:author="Thomas Dietz" w:date="2012-08-08T17:00:00Z">
              <w:r w:rsidDel="00ED0AEA">
                <w:delText>}</w:delText>
              </w:r>
            </w:del>
          </w:p>
          <w:p w14:paraId="5BE72C98" w14:textId="2D9B1584" w:rsidR="00CD5DAC" w:rsidDel="00ED0AEA" w:rsidRDefault="00CD5DAC" w:rsidP="004165BB">
            <w:pPr>
              <w:pStyle w:val="XML5"/>
              <w:rPr>
                <w:del w:id="22724" w:author="Thomas Dietz" w:date="2012-08-08T17:00:00Z"/>
              </w:rPr>
            </w:pPr>
            <w:del w:id="22725" w:author="Thomas Dietz" w:date="2012-08-08T17:00:00Z">
              <w:r w:rsidDel="00ED0AEA">
                <w:delText>leaf key {</w:delText>
              </w:r>
            </w:del>
          </w:p>
          <w:p w14:paraId="4EA69F3B" w14:textId="31953C6D" w:rsidR="00CD5DAC" w:rsidDel="00ED0AEA" w:rsidRDefault="00CD5DAC" w:rsidP="004165BB">
            <w:pPr>
              <w:pStyle w:val="XML6"/>
              <w:rPr>
                <w:del w:id="22726" w:author="Thomas Dietz" w:date="2012-08-08T17:00:00Z"/>
              </w:rPr>
            </w:pPr>
            <w:del w:id="22727" w:author="Thomas Dietz" w:date="2012-08-08T17:00:00Z">
              <w:r w:rsidDel="00ED0AEA">
                <w:delText>type uint32;</w:delText>
              </w:r>
            </w:del>
          </w:p>
          <w:p w14:paraId="6937765E" w14:textId="453BE269" w:rsidR="00CD5DAC" w:rsidDel="00ED0AEA" w:rsidRDefault="00CD5DAC" w:rsidP="004165BB">
            <w:pPr>
              <w:pStyle w:val="XML6"/>
              <w:rPr>
                <w:del w:id="22728" w:author="Thomas Dietz" w:date="2012-08-08T17:00:00Z"/>
              </w:rPr>
            </w:pPr>
            <w:del w:id="22729" w:author="Thomas Dietz" w:date="2012-08-08T17:00:00Z">
              <w:r w:rsidDel="00ED0AEA">
                <w:delText>description "The (optional) key of the GRE tunnel.";</w:delText>
              </w:r>
            </w:del>
          </w:p>
          <w:p w14:paraId="0FC4EF7C" w14:textId="2569B48E" w:rsidR="00CD5DAC" w:rsidDel="00ED0AEA" w:rsidRDefault="00CD5DAC" w:rsidP="004165BB">
            <w:pPr>
              <w:pStyle w:val="XML5"/>
              <w:rPr>
                <w:del w:id="22730" w:author="Thomas Dietz" w:date="2012-08-08T17:00:00Z"/>
              </w:rPr>
            </w:pPr>
            <w:del w:id="22731" w:author="Thomas Dietz" w:date="2012-08-08T17:00:00Z">
              <w:r w:rsidDel="00ED0AEA">
                <w:delText>}</w:delText>
              </w:r>
            </w:del>
          </w:p>
          <w:p w14:paraId="11241AC7" w14:textId="63408054" w:rsidR="00CD5DAC" w:rsidDel="00ED0AEA" w:rsidRDefault="00CD5DAC" w:rsidP="004165BB">
            <w:pPr>
              <w:pStyle w:val="XML5"/>
              <w:rPr>
                <w:del w:id="22732" w:author="Thomas Dietz" w:date="2012-08-08T17:00:00Z"/>
              </w:rPr>
            </w:pPr>
            <w:del w:id="22733" w:author="Thomas Dietz" w:date="2012-08-08T17:00:00Z">
              <w:r w:rsidDel="00ED0AEA">
                <w:delText>leaf sequence-number-present {</w:delText>
              </w:r>
            </w:del>
          </w:p>
          <w:p w14:paraId="3123F6A5" w14:textId="3C880110" w:rsidR="00CD5DAC" w:rsidDel="00ED0AEA" w:rsidRDefault="00CD5DAC" w:rsidP="004165BB">
            <w:pPr>
              <w:pStyle w:val="XML6"/>
              <w:rPr>
                <w:del w:id="22734" w:author="Thomas Dietz" w:date="2012-08-08T17:00:00Z"/>
              </w:rPr>
            </w:pPr>
            <w:del w:id="22735" w:author="Thomas Dietz" w:date="2012-08-08T17:00:00Z">
              <w:r w:rsidDel="00ED0AEA">
                <w:delText>type boolean;</w:delText>
              </w:r>
            </w:del>
          </w:p>
          <w:p w14:paraId="4BB9F42E" w14:textId="489DA7E4" w:rsidR="00CD5DAC" w:rsidDel="00ED0AEA" w:rsidRDefault="00CD5DAC" w:rsidP="004165BB">
            <w:pPr>
              <w:pStyle w:val="XML6"/>
              <w:rPr>
                <w:del w:id="22736" w:author="Thomas Dietz" w:date="2012-08-08T17:00:00Z"/>
              </w:rPr>
            </w:pPr>
            <w:del w:id="22737" w:author="Thomas Dietz" w:date="2012-08-08T17:00:00Z">
              <w:r w:rsidDel="00ED0AEA">
                <w:delText>description "Indicates presence of the GRE sequence number.";</w:delText>
              </w:r>
            </w:del>
          </w:p>
          <w:p w14:paraId="37D95331" w14:textId="633EB0F0" w:rsidR="00CD5DAC" w:rsidDel="00ED0AEA" w:rsidRDefault="00CD5DAC" w:rsidP="004165BB">
            <w:pPr>
              <w:pStyle w:val="XML6"/>
              <w:rPr>
                <w:del w:id="22738" w:author="Thomas Dietz" w:date="2012-08-08T17:00:00Z"/>
              </w:rPr>
            </w:pPr>
            <w:del w:id="22739" w:author="Thomas Dietz" w:date="2012-08-08T17:00:00Z">
              <w:r w:rsidDel="00ED0AEA">
                <w:delText>default false;</w:delText>
              </w:r>
            </w:del>
          </w:p>
          <w:p w14:paraId="27594768" w14:textId="43FFC147" w:rsidR="00CD5DAC" w:rsidRPr="009F1B7D" w:rsidDel="00ED0AEA" w:rsidRDefault="00CD5DAC" w:rsidP="004165BB">
            <w:pPr>
              <w:pStyle w:val="XML5"/>
              <w:rPr>
                <w:del w:id="22740" w:author="Thomas Dietz" w:date="2012-08-08T17:00:00Z"/>
              </w:rPr>
            </w:pPr>
            <w:del w:id="22741" w:author="Thomas Dietz" w:date="2012-08-08T17:00:00Z">
              <w:r w:rsidDel="00ED0AEA">
                <w:delText>}</w:delText>
              </w:r>
            </w:del>
          </w:p>
          <w:p w14:paraId="27153AFF" w14:textId="45A69563" w:rsidR="00CD5DAC" w:rsidRPr="009F1B7D" w:rsidDel="00ED0AEA" w:rsidRDefault="00CD5DAC" w:rsidP="004165BB">
            <w:pPr>
              <w:pStyle w:val="XML4"/>
              <w:rPr>
                <w:del w:id="22742" w:author="Thomas Dietz" w:date="2012-08-08T17:00:00Z"/>
              </w:rPr>
            </w:pPr>
            <w:del w:id="22743" w:author="Thomas Dietz" w:date="2012-08-08T17:00:00Z">
              <w:r w:rsidRPr="009F1B7D" w:rsidDel="00ED0AEA">
                <w:delText>}</w:delText>
              </w:r>
            </w:del>
          </w:p>
          <w:p w14:paraId="748516C9" w14:textId="7FE4E291" w:rsidR="00CD5DAC" w:rsidRPr="009F1B7D" w:rsidDel="00ED0AEA" w:rsidRDefault="00CD5DAC" w:rsidP="004165BB">
            <w:pPr>
              <w:pStyle w:val="XML4"/>
              <w:rPr>
                <w:del w:id="22744" w:author="Thomas Dietz" w:date="2012-08-08T17:00:00Z"/>
              </w:rPr>
            </w:pPr>
            <w:del w:id="22745" w:author="Thomas Dietz" w:date="2012-08-08T17:00:00Z">
              <w:r w:rsidRPr="009F1B7D" w:rsidDel="00ED0AEA">
                <w:delText xml:space="preserve">container </w:delText>
              </w:r>
              <w:r w:rsidDel="00ED0AEA">
                <w:delText>vxlan-tunnel</w:delText>
              </w:r>
              <w:r w:rsidRPr="009F1B7D" w:rsidDel="00ED0AEA">
                <w:delText xml:space="preserve"> {</w:delText>
              </w:r>
            </w:del>
          </w:p>
          <w:p w14:paraId="30C8082B" w14:textId="08822EAA" w:rsidR="00CD5DAC" w:rsidDel="00ED0AEA" w:rsidRDefault="00CD5DAC" w:rsidP="004165BB">
            <w:pPr>
              <w:pStyle w:val="XML5"/>
              <w:rPr>
                <w:del w:id="22746" w:author="Thomas Dietz" w:date="2012-08-08T17:00:00Z"/>
              </w:rPr>
            </w:pPr>
            <w:del w:id="22747" w:author="Thomas Dietz" w:date="2012-08-08T17:00:00Z">
              <w:r w:rsidDel="00ED0AEA">
                <w:delText xml:space="preserve">description </w:delText>
              </w:r>
              <w:r w:rsidRPr="009F1B7D" w:rsidDel="00ED0AEA">
                <w:delText>"</w:delText>
              </w:r>
              <w:r w:rsidDel="00ED0AEA">
                <w:delText>Features of a VxLAN tunnel.</w:delText>
              </w:r>
              <w:r w:rsidRPr="009F1B7D" w:rsidDel="00ED0AEA">
                <w:delText>";</w:delText>
              </w:r>
            </w:del>
          </w:p>
          <w:p w14:paraId="04EE29B9" w14:textId="0544F3DF" w:rsidR="00CD5DAC" w:rsidDel="00ED0AEA" w:rsidRDefault="00CD5DAC" w:rsidP="004165BB">
            <w:pPr>
              <w:pStyle w:val="XML5"/>
              <w:rPr>
                <w:del w:id="22748" w:author="Thomas Dietz" w:date="2012-08-08T17:00:00Z"/>
              </w:rPr>
            </w:pPr>
            <w:del w:id="22749" w:author="Thomas Dietz" w:date="2012-08-08T17:00:00Z">
              <w:r w:rsidDel="00ED0AEA">
                <w:delText>uses openflow-port-base-tunnel-grouping;</w:delText>
              </w:r>
            </w:del>
          </w:p>
          <w:p w14:paraId="3FC3585A" w14:textId="414C69C2" w:rsidR="00CD5DAC" w:rsidDel="00ED0AEA" w:rsidRDefault="00CD5DAC" w:rsidP="004165BB">
            <w:pPr>
              <w:pStyle w:val="XML5"/>
              <w:rPr>
                <w:del w:id="22750" w:author="Thomas Dietz" w:date="2012-08-08T17:00:00Z"/>
              </w:rPr>
            </w:pPr>
            <w:del w:id="22751" w:author="Thomas Dietz" w:date="2012-08-08T17:00:00Z">
              <w:r w:rsidDel="00ED0AEA">
                <w:delText>leaf vni-valid {</w:delText>
              </w:r>
            </w:del>
          </w:p>
          <w:p w14:paraId="44214CBC" w14:textId="2B8216B6" w:rsidR="00CD5DAC" w:rsidDel="00ED0AEA" w:rsidRDefault="00CD5DAC" w:rsidP="004165BB">
            <w:pPr>
              <w:pStyle w:val="XML6"/>
              <w:rPr>
                <w:del w:id="22752" w:author="Thomas Dietz" w:date="2012-08-08T17:00:00Z"/>
              </w:rPr>
            </w:pPr>
            <w:del w:id="22753" w:author="Thomas Dietz" w:date="2012-08-08T17:00:00Z">
              <w:r w:rsidDel="00ED0AEA">
                <w:delText>type boolean;</w:delText>
              </w:r>
            </w:del>
          </w:p>
          <w:p w14:paraId="4C89B28B" w14:textId="38AE18C9" w:rsidR="00CD5DAC" w:rsidDel="00ED0AEA" w:rsidRDefault="00CD5DAC" w:rsidP="004165BB">
            <w:pPr>
              <w:pStyle w:val="XML6"/>
              <w:rPr>
                <w:del w:id="22754" w:author="Thomas Dietz" w:date="2012-08-08T17:00:00Z"/>
              </w:rPr>
            </w:pPr>
            <w:del w:id="22755" w:author="Thomas Dietz" w:date="2012-08-08T17:00:00Z">
              <w:r w:rsidDel="00ED0AEA">
                <w:delText>description "Indicates how the corresponding flag should be set in packets sent on the tunnel";</w:delText>
              </w:r>
            </w:del>
          </w:p>
          <w:p w14:paraId="59936E10" w14:textId="09F9BA9A" w:rsidR="00CD5DAC" w:rsidDel="00ED0AEA" w:rsidRDefault="00CD5DAC" w:rsidP="004165BB">
            <w:pPr>
              <w:pStyle w:val="XML6"/>
              <w:rPr>
                <w:del w:id="22756" w:author="Thomas Dietz" w:date="2012-08-08T17:00:00Z"/>
              </w:rPr>
            </w:pPr>
            <w:del w:id="22757" w:author="Thomas Dietz" w:date="2012-08-08T17:00:00Z">
              <w:r w:rsidDel="00ED0AEA">
                <w:delText>default true;</w:delText>
              </w:r>
            </w:del>
          </w:p>
          <w:p w14:paraId="07F2476A" w14:textId="4C7868C8" w:rsidR="00CD5DAC" w:rsidDel="00ED0AEA" w:rsidRDefault="00CD5DAC" w:rsidP="004165BB">
            <w:pPr>
              <w:pStyle w:val="XML5"/>
              <w:rPr>
                <w:del w:id="22758" w:author="Thomas Dietz" w:date="2012-08-08T17:00:00Z"/>
              </w:rPr>
            </w:pPr>
            <w:del w:id="22759" w:author="Thomas Dietz" w:date="2012-08-08T17:00:00Z">
              <w:r w:rsidDel="00ED0AEA">
                <w:delText>}</w:delText>
              </w:r>
            </w:del>
          </w:p>
          <w:p w14:paraId="74AA5AB0" w14:textId="42589B65" w:rsidR="00CD5DAC" w:rsidDel="00ED0AEA" w:rsidRDefault="00CD5DAC" w:rsidP="004165BB">
            <w:pPr>
              <w:pStyle w:val="XML5"/>
              <w:rPr>
                <w:del w:id="22760" w:author="Thomas Dietz" w:date="2012-08-08T17:00:00Z"/>
              </w:rPr>
            </w:pPr>
            <w:del w:id="22761" w:author="Thomas Dietz" w:date="2012-08-08T17:00:00Z">
              <w:r w:rsidDel="00ED0AEA">
                <w:delText>leaf vni {</w:delText>
              </w:r>
            </w:del>
          </w:p>
          <w:p w14:paraId="46660015" w14:textId="5C4E4A41" w:rsidR="00CD5DAC" w:rsidDel="00ED0AEA" w:rsidRDefault="00CD5DAC" w:rsidP="004165BB">
            <w:pPr>
              <w:pStyle w:val="XML6"/>
              <w:rPr>
                <w:del w:id="22762" w:author="Thomas Dietz" w:date="2012-08-08T17:00:00Z"/>
              </w:rPr>
            </w:pPr>
            <w:del w:id="22763" w:author="Thomas Dietz" w:date="2012-08-08T17:00:00Z">
              <w:r w:rsidDel="00ED0AEA">
                <w:delText>type uint32;</w:delText>
              </w:r>
            </w:del>
          </w:p>
          <w:p w14:paraId="521DFFEB" w14:textId="3E1E25E7" w:rsidR="00CD5DAC" w:rsidDel="00ED0AEA" w:rsidRDefault="00CD5DAC" w:rsidP="004165BB">
            <w:pPr>
              <w:pStyle w:val="XML6"/>
              <w:rPr>
                <w:del w:id="22764" w:author="Thomas Dietz" w:date="2012-08-08T17:00:00Z"/>
              </w:rPr>
            </w:pPr>
            <w:del w:id="22765" w:author="Thomas Dietz" w:date="2012-08-08T17:00:00Z">
              <w:r w:rsidDel="00ED0AEA">
                <w:delText xml:space="preserve">description </w:delText>
              </w:r>
              <w:r w:rsidRPr="009F1B7D" w:rsidDel="00ED0AEA">
                <w:delText>"</w:delText>
              </w:r>
              <w:r w:rsidDel="00ED0AEA">
                <w:delText>Virtual network identifier assigned to all packets sent on the tunnel</w:delText>
              </w:r>
              <w:r w:rsidRPr="009F1B7D" w:rsidDel="00ED0AEA">
                <w:delText>"</w:delText>
              </w:r>
              <w:r w:rsidDel="00ED0AEA">
                <w:delText>;</w:delText>
              </w:r>
            </w:del>
          </w:p>
          <w:p w14:paraId="63EFAF7D" w14:textId="25A0E756" w:rsidR="00CD5DAC" w:rsidDel="00ED0AEA" w:rsidRDefault="00CD5DAC" w:rsidP="004165BB">
            <w:pPr>
              <w:pStyle w:val="XML5"/>
              <w:rPr>
                <w:del w:id="22766" w:author="Thomas Dietz" w:date="2012-08-08T17:00:00Z"/>
              </w:rPr>
            </w:pPr>
            <w:del w:id="22767" w:author="Thomas Dietz" w:date="2012-08-08T17:00:00Z">
              <w:r w:rsidDel="00ED0AEA">
                <w:delText>}</w:delText>
              </w:r>
            </w:del>
          </w:p>
          <w:p w14:paraId="7D2C356F" w14:textId="28D78E9B" w:rsidR="00CD5DAC" w:rsidDel="00ED0AEA" w:rsidRDefault="00CD5DAC" w:rsidP="004165BB">
            <w:pPr>
              <w:pStyle w:val="XML5"/>
              <w:rPr>
                <w:del w:id="22768" w:author="Thomas Dietz" w:date="2012-08-08T17:00:00Z"/>
              </w:rPr>
            </w:pPr>
            <w:del w:id="22769" w:author="Thomas Dietz" w:date="2012-08-08T17:00:00Z">
              <w:r w:rsidDel="00ED0AEA">
                <w:delText>leaf vni-multicast-group {</w:delText>
              </w:r>
            </w:del>
          </w:p>
          <w:p w14:paraId="240ADA2A" w14:textId="7086AB45" w:rsidR="00CD5DAC" w:rsidDel="00ED0AEA" w:rsidRDefault="00CD5DAC" w:rsidP="004165BB">
            <w:pPr>
              <w:pStyle w:val="XML6"/>
              <w:rPr>
                <w:del w:id="22770" w:author="Thomas Dietz" w:date="2012-08-08T17:00:00Z"/>
              </w:rPr>
            </w:pPr>
            <w:del w:id="22771" w:author="Thomas Dietz" w:date="2012-08-08T17:00:00Z">
              <w:r w:rsidDel="00ED0AEA">
                <w:delText>type inet:ip-address;</w:delText>
              </w:r>
            </w:del>
          </w:p>
          <w:p w14:paraId="4F6033E1" w14:textId="6A6007DF" w:rsidR="00CD5DAC" w:rsidDel="00ED0AEA" w:rsidRDefault="00CD5DAC" w:rsidP="004165BB">
            <w:pPr>
              <w:pStyle w:val="XML6"/>
              <w:rPr>
                <w:del w:id="22772" w:author="Thomas Dietz" w:date="2012-08-08T17:00:00Z"/>
              </w:rPr>
            </w:pPr>
            <w:del w:id="22773"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38B3288A" w14:textId="011AEFD9" w:rsidR="00CD5DAC" w:rsidDel="00ED0AEA" w:rsidRDefault="00CD5DAC" w:rsidP="004165BB">
            <w:pPr>
              <w:pStyle w:val="XML5"/>
              <w:rPr>
                <w:del w:id="22774" w:author="Thomas Dietz" w:date="2012-08-08T17:00:00Z"/>
              </w:rPr>
            </w:pPr>
            <w:del w:id="22775" w:author="Thomas Dietz" w:date="2012-08-08T17:00:00Z">
              <w:r w:rsidDel="00ED0AEA">
                <w:delText>}</w:delText>
              </w:r>
            </w:del>
          </w:p>
          <w:p w14:paraId="4C26FBE4" w14:textId="446E505A" w:rsidR="00CD5DAC" w:rsidDel="00ED0AEA" w:rsidRDefault="00CD5DAC" w:rsidP="004165BB">
            <w:pPr>
              <w:pStyle w:val="XML5"/>
              <w:rPr>
                <w:del w:id="22776" w:author="Thomas Dietz" w:date="2012-08-08T17:00:00Z"/>
              </w:rPr>
            </w:pPr>
            <w:del w:id="22777" w:author="Thomas Dietz" w:date="2012-08-08T17:00:00Z">
              <w:r w:rsidDel="00ED0AEA">
                <w:delText>leaf udp-source-port {</w:delText>
              </w:r>
            </w:del>
          </w:p>
          <w:p w14:paraId="0E9A37CB" w14:textId="570D6CF0" w:rsidR="00CD5DAC" w:rsidDel="00ED0AEA" w:rsidRDefault="00CD5DAC" w:rsidP="004165BB">
            <w:pPr>
              <w:pStyle w:val="XML6"/>
              <w:rPr>
                <w:del w:id="22778" w:author="Thomas Dietz" w:date="2012-08-08T17:00:00Z"/>
              </w:rPr>
            </w:pPr>
            <w:del w:id="22779" w:author="Thomas Dietz" w:date="2012-08-08T17:00:00Z">
              <w:r w:rsidDel="00ED0AEA">
                <w:delText>type inet:port-number;</w:delText>
              </w:r>
            </w:del>
          </w:p>
          <w:p w14:paraId="4D5B11AE" w14:textId="4B920F3A" w:rsidR="00CD5DAC" w:rsidDel="00ED0AEA" w:rsidRDefault="00CD5DAC" w:rsidP="004165BB">
            <w:pPr>
              <w:pStyle w:val="XML6"/>
              <w:rPr>
                <w:del w:id="22780" w:author="Thomas Dietz" w:date="2012-08-08T17:00:00Z"/>
              </w:rPr>
            </w:pPr>
            <w:del w:id="22781" w:author="Thomas Dietz" w:date="2012-08-08T17:00:00Z">
              <w:r w:rsidDel="00ED0AEA">
                <w:delText xml:space="preserve">description </w:delText>
              </w:r>
              <w:r w:rsidRPr="009F1B7D" w:rsidDel="00ED0AEA">
                <w:delText>"</w:delText>
              </w:r>
              <w:r w:rsidDel="00ED0AEA">
                <w:delText>Specifies the outer UDP source port number .</w:delText>
              </w:r>
              <w:r w:rsidRPr="009F1B7D" w:rsidDel="00ED0AEA">
                <w:delText>"</w:delText>
              </w:r>
              <w:r w:rsidDel="00ED0AEA">
                <w:delText>;</w:delText>
              </w:r>
            </w:del>
          </w:p>
          <w:p w14:paraId="39C21D1F" w14:textId="3D5F0F71" w:rsidR="00CD5DAC" w:rsidDel="00ED0AEA" w:rsidRDefault="00CD5DAC" w:rsidP="004165BB">
            <w:pPr>
              <w:pStyle w:val="XML5"/>
              <w:rPr>
                <w:del w:id="22782" w:author="Thomas Dietz" w:date="2012-08-08T17:00:00Z"/>
              </w:rPr>
            </w:pPr>
            <w:del w:id="22783" w:author="Thomas Dietz" w:date="2012-08-08T17:00:00Z">
              <w:r w:rsidDel="00ED0AEA">
                <w:lastRenderedPageBreak/>
                <w:delText>}</w:delText>
              </w:r>
            </w:del>
          </w:p>
          <w:p w14:paraId="66E41117" w14:textId="02E0470F" w:rsidR="00CD5DAC" w:rsidDel="00ED0AEA" w:rsidRDefault="00CD5DAC" w:rsidP="004165BB">
            <w:pPr>
              <w:pStyle w:val="XML5"/>
              <w:rPr>
                <w:del w:id="22784" w:author="Thomas Dietz" w:date="2012-08-08T17:00:00Z"/>
              </w:rPr>
            </w:pPr>
            <w:del w:id="22785" w:author="Thomas Dietz" w:date="2012-08-08T17:00:00Z">
              <w:r w:rsidDel="00ED0AEA">
                <w:delText>leaf udp-dest-port {</w:delText>
              </w:r>
            </w:del>
          </w:p>
          <w:p w14:paraId="56708F99" w14:textId="7112B83A" w:rsidR="00CD5DAC" w:rsidDel="00ED0AEA" w:rsidRDefault="00CD5DAC" w:rsidP="004165BB">
            <w:pPr>
              <w:pStyle w:val="XML6"/>
              <w:rPr>
                <w:del w:id="22786" w:author="Thomas Dietz" w:date="2012-08-08T17:00:00Z"/>
              </w:rPr>
            </w:pPr>
            <w:del w:id="22787" w:author="Thomas Dietz" w:date="2012-08-08T17:00:00Z">
              <w:r w:rsidDel="00ED0AEA">
                <w:delText>type inet:port-number;</w:delText>
              </w:r>
            </w:del>
          </w:p>
          <w:p w14:paraId="3741BE2B" w14:textId="74684076" w:rsidR="00CD5DAC" w:rsidDel="00ED0AEA" w:rsidRDefault="00CD5DAC" w:rsidP="004165BB">
            <w:pPr>
              <w:pStyle w:val="XML6"/>
              <w:rPr>
                <w:del w:id="22788" w:author="Thomas Dietz" w:date="2012-08-08T17:00:00Z"/>
              </w:rPr>
            </w:pPr>
            <w:del w:id="22789" w:author="Thomas Dietz" w:date="2012-08-08T17:00:00Z">
              <w:r w:rsidDel="00ED0AEA">
                <w:delText xml:space="preserve">description </w:delText>
              </w:r>
              <w:r w:rsidRPr="009F1B7D" w:rsidDel="00ED0AEA">
                <w:delText>"</w:delText>
              </w:r>
              <w:r w:rsidDel="00ED0AEA">
                <w:delText>Specifies the outer UDP destination port number, generally the well-known port number for VxLAN</w:delText>
              </w:r>
              <w:r w:rsidRPr="009F1B7D" w:rsidDel="00ED0AEA">
                <w:delText>"</w:delText>
              </w:r>
              <w:r w:rsidDel="00ED0AEA">
                <w:delText>;</w:delText>
              </w:r>
            </w:del>
          </w:p>
          <w:p w14:paraId="70294C70" w14:textId="5E7DD7C4" w:rsidR="00CD5DAC" w:rsidDel="00ED0AEA" w:rsidRDefault="00CD5DAC" w:rsidP="004165BB">
            <w:pPr>
              <w:pStyle w:val="XML5"/>
              <w:rPr>
                <w:del w:id="22790" w:author="Thomas Dietz" w:date="2012-08-08T17:00:00Z"/>
              </w:rPr>
            </w:pPr>
            <w:del w:id="22791" w:author="Thomas Dietz" w:date="2012-08-08T17:00:00Z">
              <w:r w:rsidDel="00ED0AEA">
                <w:delText>}</w:delText>
              </w:r>
            </w:del>
          </w:p>
          <w:p w14:paraId="7B665633" w14:textId="1CCB5F6F" w:rsidR="00CD5DAC" w:rsidDel="00ED0AEA" w:rsidRDefault="00CD5DAC" w:rsidP="004165BB">
            <w:pPr>
              <w:pStyle w:val="XML5"/>
              <w:rPr>
                <w:del w:id="22792" w:author="Thomas Dietz" w:date="2012-08-08T17:00:00Z"/>
              </w:rPr>
            </w:pPr>
            <w:del w:id="22793" w:author="Thomas Dietz" w:date="2012-08-08T17:00:00Z">
              <w:r w:rsidDel="00ED0AEA">
                <w:delText>leaf udp-checksum {</w:delText>
              </w:r>
            </w:del>
          </w:p>
          <w:p w14:paraId="2005E9ED" w14:textId="4118E803" w:rsidR="00CD5DAC" w:rsidDel="00ED0AEA" w:rsidRDefault="00CD5DAC" w:rsidP="004165BB">
            <w:pPr>
              <w:pStyle w:val="XML6"/>
              <w:rPr>
                <w:del w:id="22794" w:author="Thomas Dietz" w:date="2012-08-08T17:00:00Z"/>
              </w:rPr>
            </w:pPr>
            <w:del w:id="22795" w:author="Thomas Dietz" w:date="2012-08-08T17:00:00Z">
              <w:r w:rsidDel="00ED0AEA">
                <w:delText>type boolean;</w:delText>
              </w:r>
            </w:del>
          </w:p>
          <w:p w14:paraId="1DEBE544" w14:textId="738987E3" w:rsidR="00CD5DAC" w:rsidDel="00ED0AEA" w:rsidRDefault="00CD5DAC" w:rsidP="004165BB">
            <w:pPr>
              <w:pStyle w:val="XML6"/>
              <w:rPr>
                <w:del w:id="22796" w:author="Thomas Dietz" w:date="2012-08-08T17:00:00Z"/>
              </w:rPr>
            </w:pPr>
            <w:del w:id="22797" w:author="Thomas Dietz" w:date="2012-08-08T17:00:00Z">
              <w:r w:rsidDel="00ED0AEA">
                <w:delText>description "Boolean flag to indicate whether or not the outer UDP checksum should be set";</w:delText>
              </w:r>
            </w:del>
          </w:p>
          <w:p w14:paraId="7DC73612" w14:textId="7E2F16A2" w:rsidR="00CD5DAC" w:rsidDel="00ED0AEA" w:rsidRDefault="00CD5DAC" w:rsidP="004165BB">
            <w:pPr>
              <w:pStyle w:val="XML6"/>
              <w:rPr>
                <w:del w:id="22798" w:author="Thomas Dietz" w:date="2012-08-08T17:00:00Z"/>
              </w:rPr>
            </w:pPr>
            <w:del w:id="22799" w:author="Thomas Dietz" w:date="2012-08-08T17:00:00Z">
              <w:r w:rsidDel="00ED0AEA">
                <w:delText>default false;</w:delText>
              </w:r>
            </w:del>
          </w:p>
          <w:p w14:paraId="5E723E9B" w14:textId="6F8438C3" w:rsidR="00CD5DAC" w:rsidDel="00ED0AEA" w:rsidRDefault="00CD5DAC" w:rsidP="004165BB">
            <w:pPr>
              <w:pStyle w:val="XML5"/>
              <w:rPr>
                <w:del w:id="22800" w:author="Thomas Dietz" w:date="2012-08-08T17:00:00Z"/>
              </w:rPr>
            </w:pPr>
            <w:del w:id="22801" w:author="Thomas Dietz" w:date="2012-08-08T17:00:00Z">
              <w:r w:rsidDel="00ED0AEA">
                <w:delText>}</w:delText>
              </w:r>
            </w:del>
          </w:p>
          <w:p w14:paraId="5FD8BA11" w14:textId="3E82910B" w:rsidR="00CD5DAC" w:rsidRPr="009F1B7D" w:rsidDel="00ED0AEA" w:rsidRDefault="00CD5DAC" w:rsidP="004165BB">
            <w:pPr>
              <w:pStyle w:val="XML4"/>
              <w:rPr>
                <w:del w:id="22802" w:author="Thomas Dietz" w:date="2012-08-08T17:00:00Z"/>
              </w:rPr>
            </w:pPr>
            <w:del w:id="22803" w:author="Thomas Dietz" w:date="2012-08-08T17:00:00Z">
              <w:r w:rsidRPr="009F1B7D" w:rsidDel="00ED0AEA">
                <w:delText>}</w:delText>
              </w:r>
            </w:del>
          </w:p>
          <w:p w14:paraId="1866FE63" w14:textId="0E6212B6" w:rsidR="00CD5DAC" w:rsidRPr="009F1B7D" w:rsidDel="00ED0AEA" w:rsidRDefault="00CD5DAC" w:rsidP="004165BB">
            <w:pPr>
              <w:pStyle w:val="XML4"/>
              <w:rPr>
                <w:del w:id="22804" w:author="Thomas Dietz" w:date="2012-08-08T17:00:00Z"/>
              </w:rPr>
            </w:pPr>
            <w:del w:id="22805" w:author="Thomas Dietz" w:date="2012-08-08T17:00:00Z">
              <w:r w:rsidRPr="009F1B7D" w:rsidDel="00ED0AEA">
                <w:delText xml:space="preserve">container </w:delText>
              </w:r>
              <w:r w:rsidDel="00ED0AEA">
                <w:delText>nvgre-tunnel</w:delText>
              </w:r>
              <w:r w:rsidRPr="009F1B7D" w:rsidDel="00ED0AEA">
                <w:delText xml:space="preserve"> {</w:delText>
              </w:r>
            </w:del>
          </w:p>
          <w:p w14:paraId="4239D822" w14:textId="756BF143" w:rsidR="00CD5DAC" w:rsidDel="00ED0AEA" w:rsidRDefault="00CD5DAC" w:rsidP="004165BB">
            <w:pPr>
              <w:pStyle w:val="XML5"/>
              <w:rPr>
                <w:del w:id="22806" w:author="Thomas Dietz" w:date="2012-08-08T17:00:00Z"/>
              </w:rPr>
            </w:pPr>
            <w:del w:id="22807" w:author="Thomas Dietz" w:date="2012-08-08T17:00:00Z">
              <w:r w:rsidDel="00ED0AEA">
                <w:delText xml:space="preserve">description </w:delText>
              </w:r>
              <w:r w:rsidRPr="009F1B7D" w:rsidDel="00ED0AEA">
                <w:delText>"</w:delText>
              </w:r>
              <w:r w:rsidDel="00ED0AEA">
                <w:delText>Features of a NVGRE tunnel.</w:delText>
              </w:r>
              <w:r w:rsidRPr="009F1B7D" w:rsidDel="00ED0AEA">
                <w:delText>";</w:delText>
              </w:r>
            </w:del>
          </w:p>
          <w:p w14:paraId="402564B9" w14:textId="491394D8" w:rsidR="00CD5DAC" w:rsidDel="00ED0AEA" w:rsidRDefault="00CD5DAC" w:rsidP="004165BB">
            <w:pPr>
              <w:pStyle w:val="XML5"/>
              <w:rPr>
                <w:del w:id="22808" w:author="Thomas Dietz" w:date="2012-08-08T17:00:00Z"/>
              </w:rPr>
            </w:pPr>
            <w:del w:id="22809" w:author="Thomas Dietz" w:date="2012-08-08T17:00:00Z">
              <w:r w:rsidDel="00ED0AEA">
                <w:delText>uses openflow-port-base-tunnel-grouping;</w:delText>
              </w:r>
            </w:del>
          </w:p>
          <w:p w14:paraId="7595D4E9" w14:textId="0F4205E7" w:rsidR="00CD5DAC" w:rsidDel="00ED0AEA" w:rsidRDefault="00CD5DAC" w:rsidP="004165BB">
            <w:pPr>
              <w:pStyle w:val="XML5"/>
              <w:rPr>
                <w:del w:id="22810" w:author="Thomas Dietz" w:date="2012-08-08T17:00:00Z"/>
              </w:rPr>
            </w:pPr>
            <w:del w:id="22811" w:author="Thomas Dietz" w:date="2012-08-08T17:00:00Z">
              <w:r w:rsidDel="00ED0AEA">
                <w:delText>leaf tni {</w:delText>
              </w:r>
            </w:del>
          </w:p>
          <w:p w14:paraId="1015E855" w14:textId="72E923D1" w:rsidR="00CD5DAC" w:rsidDel="00ED0AEA" w:rsidRDefault="00CD5DAC" w:rsidP="004165BB">
            <w:pPr>
              <w:pStyle w:val="XML6"/>
              <w:rPr>
                <w:del w:id="22812" w:author="Thomas Dietz" w:date="2012-08-08T17:00:00Z"/>
              </w:rPr>
            </w:pPr>
            <w:del w:id="22813" w:author="Thomas Dietz" w:date="2012-08-08T17:00:00Z">
              <w:r w:rsidDel="00ED0AEA">
                <w:delText>type uint32;</w:delText>
              </w:r>
            </w:del>
          </w:p>
          <w:p w14:paraId="337EB7C2" w14:textId="750FEBE7" w:rsidR="00CD5DAC" w:rsidDel="00ED0AEA" w:rsidRDefault="00CD5DAC" w:rsidP="004165BB">
            <w:pPr>
              <w:pStyle w:val="XML6"/>
              <w:rPr>
                <w:del w:id="22814" w:author="Thomas Dietz" w:date="2012-08-08T17:00:00Z"/>
              </w:rPr>
            </w:pPr>
            <w:del w:id="22815" w:author="Thomas Dietz" w:date="2012-08-08T17:00:00Z">
              <w:r w:rsidDel="00ED0AEA">
                <w:delText>description "Specifies the tenant network identifier assigned to all packets sent on the tunnel";</w:delText>
              </w:r>
            </w:del>
          </w:p>
          <w:p w14:paraId="1F5C4DC4" w14:textId="7ED9FB2B" w:rsidR="00CD5DAC" w:rsidDel="00ED0AEA" w:rsidRDefault="00CD5DAC" w:rsidP="004165BB">
            <w:pPr>
              <w:pStyle w:val="XML5"/>
              <w:rPr>
                <w:del w:id="22816" w:author="Thomas Dietz" w:date="2012-08-08T17:00:00Z"/>
              </w:rPr>
            </w:pPr>
            <w:del w:id="22817" w:author="Thomas Dietz" w:date="2012-08-08T17:00:00Z">
              <w:r w:rsidDel="00ED0AEA">
                <w:delText>}</w:delText>
              </w:r>
            </w:del>
          </w:p>
          <w:p w14:paraId="33202C33" w14:textId="0B85A360" w:rsidR="00CD5DAC" w:rsidDel="00ED0AEA" w:rsidRDefault="00CD5DAC" w:rsidP="004165BB">
            <w:pPr>
              <w:pStyle w:val="XML5"/>
              <w:rPr>
                <w:del w:id="22818" w:author="Thomas Dietz" w:date="2012-08-08T17:00:00Z"/>
              </w:rPr>
            </w:pPr>
            <w:del w:id="22819" w:author="Thomas Dietz" w:date="2012-08-08T17:00:00Z">
              <w:r w:rsidDel="00ED0AEA">
                <w:delText>leaf tni-user {</w:delText>
              </w:r>
            </w:del>
          </w:p>
          <w:p w14:paraId="744C6BC1" w14:textId="20D94C01" w:rsidR="00CD5DAC" w:rsidDel="00ED0AEA" w:rsidRDefault="00CD5DAC" w:rsidP="004165BB">
            <w:pPr>
              <w:pStyle w:val="XML6"/>
              <w:rPr>
                <w:del w:id="22820" w:author="Thomas Dietz" w:date="2012-08-08T17:00:00Z"/>
              </w:rPr>
            </w:pPr>
            <w:del w:id="22821" w:author="Thomas Dietz" w:date="2012-08-08T17:00:00Z">
              <w:r w:rsidDel="00ED0AEA">
                <w:delText>type uint32;</w:delText>
              </w:r>
            </w:del>
          </w:p>
          <w:p w14:paraId="32CEB30A" w14:textId="4B4589B2" w:rsidR="00CD5DAC" w:rsidDel="00ED0AEA" w:rsidRDefault="00CD5DAC" w:rsidP="004165BB">
            <w:pPr>
              <w:pStyle w:val="XML6"/>
              <w:rPr>
                <w:del w:id="22822" w:author="Thomas Dietz" w:date="2012-08-08T17:00:00Z"/>
              </w:rPr>
            </w:pPr>
            <w:del w:id="22823" w:author="Thomas Dietz" w:date="2012-08-08T17:00:00Z">
              <w:r w:rsidDel="00ED0AEA">
                <w:delText>description "Used to set the reserved user-defined bits of the GRE key field";</w:delText>
              </w:r>
            </w:del>
          </w:p>
          <w:p w14:paraId="3EB75E13" w14:textId="45C04882" w:rsidR="00CD5DAC" w:rsidDel="00ED0AEA" w:rsidRDefault="00CD5DAC" w:rsidP="004165BB">
            <w:pPr>
              <w:pStyle w:val="XML5"/>
              <w:rPr>
                <w:del w:id="22824" w:author="Thomas Dietz" w:date="2012-08-08T17:00:00Z"/>
              </w:rPr>
            </w:pPr>
            <w:del w:id="22825" w:author="Thomas Dietz" w:date="2012-08-08T17:00:00Z">
              <w:r w:rsidDel="00ED0AEA">
                <w:delText>}</w:delText>
              </w:r>
            </w:del>
          </w:p>
          <w:p w14:paraId="1BA0D7C5" w14:textId="30CC8689" w:rsidR="00CD5DAC" w:rsidDel="00ED0AEA" w:rsidRDefault="00CD5DAC" w:rsidP="004165BB">
            <w:pPr>
              <w:pStyle w:val="XML5"/>
              <w:rPr>
                <w:del w:id="22826" w:author="Thomas Dietz" w:date="2012-08-08T17:00:00Z"/>
              </w:rPr>
            </w:pPr>
            <w:del w:id="22827" w:author="Thomas Dietz" w:date="2012-08-08T17:00:00Z">
              <w:r w:rsidDel="00ED0AEA">
                <w:delText>leaf tni-multicast-group {</w:delText>
              </w:r>
            </w:del>
          </w:p>
          <w:p w14:paraId="04826461" w14:textId="3151F516" w:rsidR="00CD5DAC" w:rsidDel="00ED0AEA" w:rsidRDefault="00CD5DAC" w:rsidP="004165BB">
            <w:pPr>
              <w:pStyle w:val="XML6"/>
              <w:rPr>
                <w:del w:id="22828" w:author="Thomas Dietz" w:date="2012-08-08T17:00:00Z"/>
              </w:rPr>
            </w:pPr>
            <w:del w:id="22829" w:author="Thomas Dietz" w:date="2012-08-08T17:00:00Z">
              <w:r w:rsidDel="00ED0AEA">
                <w:delText>type inet:ip-address;</w:delText>
              </w:r>
            </w:del>
          </w:p>
          <w:p w14:paraId="19519F7A" w14:textId="646A738B" w:rsidR="00CD5DAC" w:rsidDel="00ED0AEA" w:rsidRDefault="00CD5DAC" w:rsidP="004165BB">
            <w:pPr>
              <w:pStyle w:val="XML6"/>
              <w:rPr>
                <w:del w:id="22830" w:author="Thomas Dietz" w:date="2012-08-08T17:00:00Z"/>
              </w:rPr>
            </w:pPr>
            <w:del w:id="22831"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6B5FD4AC" w14:textId="62DF97CD" w:rsidR="00CD5DAC" w:rsidDel="00ED0AEA" w:rsidRDefault="00CD5DAC" w:rsidP="004165BB">
            <w:pPr>
              <w:pStyle w:val="XML5"/>
              <w:rPr>
                <w:del w:id="22832" w:author="Thomas Dietz" w:date="2012-08-08T17:00:00Z"/>
              </w:rPr>
            </w:pPr>
            <w:del w:id="22833" w:author="Thomas Dietz" w:date="2012-08-08T17:00:00Z">
              <w:r w:rsidDel="00ED0AEA">
                <w:delText>}</w:delText>
              </w:r>
            </w:del>
          </w:p>
          <w:p w14:paraId="566EC404" w14:textId="5098711A" w:rsidR="00CD5DAC" w:rsidDel="00ED0AEA" w:rsidRDefault="00CD5DAC" w:rsidP="004165BB">
            <w:pPr>
              <w:pStyle w:val="XML4"/>
              <w:rPr>
                <w:del w:id="22834" w:author="Thomas Dietz" w:date="2012-08-08T17:00:00Z"/>
              </w:rPr>
            </w:pPr>
            <w:del w:id="22835" w:author="Thomas Dietz" w:date="2012-08-08T17:00:00Z">
              <w:r w:rsidRPr="009F1B7D" w:rsidDel="00ED0AEA">
                <w:delText>}</w:delText>
              </w:r>
            </w:del>
          </w:p>
          <w:p w14:paraId="6BE4BF88" w14:textId="0FBBB1A6" w:rsidR="00CD5DAC" w:rsidRPr="009F1B7D" w:rsidDel="00ED0AEA" w:rsidRDefault="00CD5DAC" w:rsidP="00CD5DAC">
            <w:pPr>
              <w:pStyle w:val="XML3"/>
              <w:rPr>
                <w:del w:id="22836" w:author="Thomas Dietz" w:date="2012-08-08T17:00:00Z"/>
              </w:rPr>
            </w:pPr>
            <w:del w:id="22837" w:author="Thomas Dietz" w:date="2012-08-08T17:00:00Z">
              <w:r w:rsidDel="00ED0AEA">
                <w:delText>}</w:delText>
              </w:r>
            </w:del>
          </w:p>
          <w:p w14:paraId="1EC7659D" w14:textId="2E9AF697" w:rsidR="00F71F36" w:rsidRPr="009227FA" w:rsidDel="00ED0AEA" w:rsidRDefault="00F71F36" w:rsidP="00011096">
            <w:pPr>
              <w:pStyle w:val="XML2"/>
              <w:rPr>
                <w:del w:id="22838" w:author="Thomas Dietz" w:date="2012-08-08T17:00:00Z"/>
              </w:rPr>
            </w:pPr>
            <w:del w:id="22839" w:author="Thomas Dietz" w:date="2012-08-08T17:00:00Z">
              <w:r w:rsidRPr="009227FA" w:rsidDel="00ED0AEA">
                <w:delText>}</w:delText>
              </w:r>
            </w:del>
          </w:p>
          <w:p w14:paraId="6291F207" w14:textId="09F2BBB3" w:rsidR="00F71F36" w:rsidRPr="009227FA" w:rsidDel="00ED0AEA" w:rsidRDefault="00F71F36" w:rsidP="00011096">
            <w:pPr>
              <w:pStyle w:val="XML1"/>
              <w:rPr>
                <w:del w:id="22840" w:author="Thomas Dietz" w:date="2012-08-08T17:00:00Z"/>
              </w:rPr>
            </w:pPr>
          </w:p>
          <w:p w14:paraId="13FEE703" w14:textId="40178863" w:rsidR="00F71F36" w:rsidRPr="009227FA" w:rsidDel="00ED0AEA" w:rsidRDefault="00F71F36" w:rsidP="00011096">
            <w:pPr>
              <w:pStyle w:val="XML2"/>
              <w:rPr>
                <w:del w:id="22841" w:author="Thomas Dietz" w:date="2012-08-08T17:00:00Z"/>
              </w:rPr>
            </w:pPr>
            <w:del w:id="22842" w:author="Thomas Dietz" w:date="2012-08-08T17:00:00Z">
              <w:r w:rsidRPr="009227FA" w:rsidDel="00ED0AEA">
                <w:delText>grouping openflow-queue-resource-grouping {</w:delText>
              </w:r>
            </w:del>
          </w:p>
          <w:p w14:paraId="34F12A38" w14:textId="378F489B" w:rsidR="00F71F36" w:rsidRPr="009227FA" w:rsidDel="00ED0AEA" w:rsidRDefault="00F71F36" w:rsidP="00011096">
            <w:pPr>
              <w:pStyle w:val="XML3"/>
              <w:rPr>
                <w:del w:id="22843" w:author="Thomas Dietz" w:date="2012-08-08T17:00:00Z"/>
              </w:rPr>
            </w:pPr>
            <w:del w:id="22844" w:author="Thomas Dietz" w:date="2012-08-08T17:00:00Z">
              <w:r w:rsidRPr="009227FA" w:rsidDel="00ED0AEA">
                <w:delText>description "This grouping specifies all properties of a queue resource.";</w:delText>
              </w:r>
            </w:del>
          </w:p>
          <w:p w14:paraId="22ED6ECD" w14:textId="0EE14238" w:rsidR="00F71F36" w:rsidRPr="009227FA" w:rsidDel="00ED0AEA" w:rsidRDefault="00F71F36" w:rsidP="00011096">
            <w:pPr>
              <w:pStyle w:val="XML3"/>
              <w:rPr>
                <w:del w:id="22845" w:author="Thomas Dietz" w:date="2012-08-08T17:00:00Z"/>
              </w:rPr>
            </w:pPr>
            <w:del w:id="22846" w:author="Thomas Dietz" w:date="2012-08-08T17:00:00Z">
              <w:r w:rsidRPr="009227FA" w:rsidDel="00ED0AEA">
                <w:delText>leaf resource-id {</w:delText>
              </w:r>
            </w:del>
          </w:p>
          <w:p w14:paraId="09C07AC1" w14:textId="72B62500" w:rsidR="00F71F36" w:rsidRPr="009227FA" w:rsidDel="00ED0AEA" w:rsidRDefault="00F71F36" w:rsidP="00011096">
            <w:pPr>
              <w:pStyle w:val="XML4"/>
              <w:rPr>
                <w:del w:id="22847" w:author="Thomas Dietz" w:date="2012-08-08T17:00:00Z"/>
              </w:rPr>
            </w:pPr>
            <w:del w:id="22848" w:author="Thomas Dietz" w:date="2012-08-08T17:00:00Z">
              <w:r w:rsidRPr="009227FA" w:rsidDel="00ED0AEA">
                <w:delText>type inet:uri;</w:delText>
              </w:r>
            </w:del>
          </w:p>
          <w:p w14:paraId="3831EE25" w14:textId="50B655DA" w:rsidR="00F71F36" w:rsidRPr="009227FA" w:rsidDel="00ED0AEA" w:rsidRDefault="00F71F36" w:rsidP="00011096">
            <w:pPr>
              <w:pStyle w:val="XML4"/>
              <w:rPr>
                <w:del w:id="22849" w:author="Thomas Dietz" w:date="2012-08-08T17:00:00Z"/>
              </w:rPr>
            </w:pPr>
            <w:del w:id="22850" w:author="Thomas Dietz" w:date="2012-08-08T17:00:00Z">
              <w:r w:rsidRPr="009227FA" w:rsidDel="00ED0AEA">
                <w:delText>description "An unique but locally arbitrary identifier that identifies a queue and is persistent across reboots of the system.";</w:delText>
              </w:r>
            </w:del>
          </w:p>
          <w:p w14:paraId="6E89C579" w14:textId="7E0878C3" w:rsidR="00F71F36" w:rsidRPr="009227FA" w:rsidDel="00ED0AEA" w:rsidRDefault="00F71F36" w:rsidP="00011096">
            <w:pPr>
              <w:pStyle w:val="XML3"/>
              <w:rPr>
                <w:del w:id="22851" w:author="Thomas Dietz" w:date="2012-08-08T17:00:00Z"/>
              </w:rPr>
            </w:pPr>
            <w:del w:id="22852" w:author="Thomas Dietz" w:date="2012-08-08T17:00:00Z">
              <w:r w:rsidRPr="009227FA" w:rsidDel="00ED0AEA">
                <w:delText>}</w:delText>
              </w:r>
            </w:del>
          </w:p>
          <w:p w14:paraId="3669B076" w14:textId="260DD89D" w:rsidR="00F71F36" w:rsidRPr="009227FA" w:rsidDel="00ED0AEA" w:rsidRDefault="00F71F36" w:rsidP="00011096">
            <w:pPr>
              <w:pStyle w:val="XML3"/>
              <w:rPr>
                <w:del w:id="22853" w:author="Thomas Dietz" w:date="2012-08-08T17:00:00Z"/>
              </w:rPr>
            </w:pPr>
            <w:del w:id="22854" w:author="Thomas Dietz" w:date="2012-08-08T17:00:00Z">
              <w:r w:rsidRPr="009227FA" w:rsidDel="00ED0AEA">
                <w:delText>leaf id {</w:delText>
              </w:r>
            </w:del>
          </w:p>
          <w:p w14:paraId="0FA3824D" w14:textId="7C3BB79A" w:rsidR="00F71F36" w:rsidRPr="009227FA" w:rsidDel="00ED0AEA" w:rsidRDefault="00F71F36" w:rsidP="00011096">
            <w:pPr>
              <w:pStyle w:val="XML4"/>
              <w:rPr>
                <w:del w:id="22855" w:author="Thomas Dietz" w:date="2012-08-08T17:00:00Z"/>
              </w:rPr>
            </w:pPr>
            <w:del w:id="22856" w:author="Thomas Dietz" w:date="2012-08-08T17:00:00Z">
              <w:r w:rsidRPr="009227FA" w:rsidDel="00ED0AEA">
                <w:delText>type uint64;</w:delText>
              </w:r>
            </w:del>
          </w:p>
          <w:p w14:paraId="0ECA78E0" w14:textId="19FF9478" w:rsidR="00F71F36" w:rsidRPr="009227FA" w:rsidDel="00ED0AEA" w:rsidRDefault="00F71F36" w:rsidP="00011096">
            <w:pPr>
              <w:pStyle w:val="XML4"/>
              <w:rPr>
                <w:del w:id="22857" w:author="Thomas Dietz" w:date="2012-08-08T17:00:00Z"/>
              </w:rPr>
            </w:pPr>
            <w:del w:id="22858" w:author="Thomas Dietz" w:date="2012-08-08T17:00:00Z">
              <w:r w:rsidRPr="009227FA" w:rsidDel="00ED0AEA">
                <w:delText>mandatory true;</w:delText>
              </w:r>
            </w:del>
          </w:p>
          <w:p w14:paraId="088BE5FF" w14:textId="0D0C5DF3" w:rsidR="00F71F36" w:rsidRPr="009227FA" w:rsidDel="00ED0AEA" w:rsidRDefault="00F71F36" w:rsidP="00011096">
            <w:pPr>
              <w:pStyle w:val="XML4"/>
              <w:rPr>
                <w:del w:id="22859" w:author="Thomas Dietz" w:date="2012-08-08T17:00:00Z"/>
              </w:rPr>
            </w:pPr>
            <w:del w:id="22860" w:author="Thomas Dietz" w:date="2012-08-08T17:00:00Z">
              <w:r w:rsidRPr="009227FA" w:rsidDel="00ED0AEA">
                <w:delText>description "An unique but locally arbitrary number that identifies a queue and is persistent across reboots of the system.";</w:delText>
              </w:r>
            </w:del>
          </w:p>
          <w:p w14:paraId="7A031916" w14:textId="2E7CF5BD" w:rsidR="00F71F36" w:rsidRPr="009227FA" w:rsidDel="00ED0AEA" w:rsidRDefault="00F71F36" w:rsidP="00011096">
            <w:pPr>
              <w:pStyle w:val="XML3"/>
              <w:rPr>
                <w:del w:id="22861" w:author="Thomas Dietz" w:date="2012-08-08T17:00:00Z"/>
              </w:rPr>
            </w:pPr>
            <w:del w:id="22862" w:author="Thomas Dietz" w:date="2012-08-08T17:00:00Z">
              <w:r w:rsidRPr="009227FA" w:rsidDel="00ED0AEA">
                <w:delText>}</w:delText>
              </w:r>
            </w:del>
          </w:p>
          <w:p w14:paraId="63E65CB2" w14:textId="0AEC31EC" w:rsidR="00F71F36" w:rsidRPr="009227FA" w:rsidDel="00ED0AEA" w:rsidRDefault="00F71F36" w:rsidP="00011096">
            <w:pPr>
              <w:pStyle w:val="XML3"/>
              <w:rPr>
                <w:del w:id="22863" w:author="Thomas Dietz" w:date="2012-08-08T17:00:00Z"/>
              </w:rPr>
            </w:pPr>
            <w:del w:id="22864" w:author="Thomas Dietz" w:date="2012-08-08T17:00:00Z">
              <w:r w:rsidRPr="009227FA" w:rsidDel="00ED0AEA">
                <w:delText>leaf port {</w:delText>
              </w:r>
            </w:del>
          </w:p>
          <w:p w14:paraId="177F14AC" w14:textId="2243F18B" w:rsidR="00F71F36" w:rsidRPr="009227FA" w:rsidDel="00ED0AEA" w:rsidRDefault="00F71F36" w:rsidP="00011096">
            <w:pPr>
              <w:pStyle w:val="XML4"/>
              <w:rPr>
                <w:del w:id="22865" w:author="Thomas Dietz" w:date="2012-08-08T17:00:00Z"/>
              </w:rPr>
            </w:pPr>
            <w:del w:id="22866" w:author="Thomas Dietz" w:date="2012-08-08T17:00:00Z">
              <w:r w:rsidRPr="009227FA" w:rsidDel="00ED0AEA">
                <w:delText>type leafref {</w:delText>
              </w:r>
            </w:del>
          </w:p>
          <w:p w14:paraId="0148D591" w14:textId="23962DED" w:rsidR="00F71F36" w:rsidRPr="009227FA" w:rsidDel="00ED0AEA" w:rsidRDefault="00F71F36" w:rsidP="00011096">
            <w:pPr>
              <w:pStyle w:val="XML5"/>
              <w:rPr>
                <w:del w:id="22867" w:author="Thomas Dietz" w:date="2012-08-08T17:00:00Z"/>
              </w:rPr>
            </w:pPr>
            <w:del w:id="22868" w:author="Thomas Dietz" w:date="2012-08-08T17:00:00Z">
              <w:r w:rsidRPr="009227FA" w:rsidDel="00ED0AEA">
                <w:delText>path "/capable-switch/resources/port/resource-id";</w:delText>
              </w:r>
            </w:del>
          </w:p>
          <w:p w14:paraId="6235CF4D" w14:textId="536C9B10" w:rsidR="00F71F36" w:rsidRPr="009227FA" w:rsidDel="00ED0AEA" w:rsidRDefault="00F71F36" w:rsidP="00011096">
            <w:pPr>
              <w:pStyle w:val="XML4"/>
              <w:rPr>
                <w:del w:id="22869" w:author="Thomas Dietz" w:date="2012-08-08T17:00:00Z"/>
              </w:rPr>
            </w:pPr>
            <w:del w:id="22870" w:author="Thomas Dietz" w:date="2012-08-08T17:00:00Z">
              <w:r w:rsidRPr="009227FA" w:rsidDel="00ED0AEA">
                <w:delText>}</w:delText>
              </w:r>
            </w:del>
          </w:p>
          <w:p w14:paraId="455E9C95" w14:textId="088596F9" w:rsidR="00F71F36" w:rsidRPr="009227FA" w:rsidDel="00ED0AEA" w:rsidRDefault="00F71F36" w:rsidP="00011096">
            <w:pPr>
              <w:pStyle w:val="XML4"/>
              <w:rPr>
                <w:del w:id="22871" w:author="Thomas Dietz" w:date="2012-08-08T17:00:00Z"/>
              </w:rPr>
            </w:pPr>
            <w:del w:id="22872" w:author="Thomas Dietz" w:date="2012-08-08T17:00:00Z">
              <w:r w:rsidRPr="009227FA" w:rsidDel="00ED0AEA">
                <w:delText>description "Reference to port resources in the Capable Switch.";</w:delText>
              </w:r>
            </w:del>
          </w:p>
          <w:p w14:paraId="59A9DCBD" w14:textId="07FD7FFD" w:rsidR="00F71F36" w:rsidRPr="009227FA" w:rsidDel="00ED0AEA" w:rsidRDefault="00F71F36" w:rsidP="00011096">
            <w:pPr>
              <w:pStyle w:val="XML3"/>
              <w:rPr>
                <w:del w:id="22873" w:author="Thomas Dietz" w:date="2012-08-08T17:00:00Z"/>
              </w:rPr>
            </w:pPr>
            <w:del w:id="22874" w:author="Thomas Dietz" w:date="2012-08-08T17:00:00Z">
              <w:r w:rsidRPr="009227FA" w:rsidDel="00ED0AEA">
                <w:delText>}</w:delText>
              </w:r>
            </w:del>
          </w:p>
          <w:p w14:paraId="64862BFB" w14:textId="2DF7435F" w:rsidR="00F71F36" w:rsidRPr="009227FA" w:rsidDel="00ED0AEA" w:rsidRDefault="00F71F36" w:rsidP="00011096">
            <w:pPr>
              <w:pStyle w:val="XML3"/>
              <w:rPr>
                <w:del w:id="22875" w:author="Thomas Dietz" w:date="2012-08-08T17:00:00Z"/>
              </w:rPr>
            </w:pPr>
            <w:del w:id="22876" w:author="Thomas Dietz" w:date="2012-08-08T17:00:00Z">
              <w:r w:rsidRPr="009227FA" w:rsidDel="00ED0AEA">
                <w:lastRenderedPageBreak/>
                <w:delText>container properties {</w:delText>
              </w:r>
            </w:del>
          </w:p>
          <w:p w14:paraId="0A52168D" w14:textId="01E05800" w:rsidR="00F71F36" w:rsidRPr="009227FA" w:rsidDel="00ED0AEA" w:rsidRDefault="00F71F36" w:rsidP="00011096">
            <w:pPr>
              <w:pStyle w:val="XML4"/>
              <w:rPr>
                <w:del w:id="22877" w:author="Thomas Dietz" w:date="2012-08-08T17:00:00Z"/>
              </w:rPr>
            </w:pPr>
            <w:del w:id="22878" w:author="Thomas Dietz" w:date="2012-08-08T17:00:00Z">
              <w:r w:rsidRPr="009227FA" w:rsidDel="00ED0AEA">
                <w:delText>description "The queue properties currently configured.";</w:delText>
              </w:r>
            </w:del>
          </w:p>
          <w:p w14:paraId="0A37D4F3" w14:textId="169CAC3A" w:rsidR="00F71F36" w:rsidRPr="009227FA" w:rsidDel="00ED0AEA" w:rsidRDefault="00F71F36" w:rsidP="00011096">
            <w:pPr>
              <w:pStyle w:val="XML4"/>
              <w:rPr>
                <w:del w:id="22879" w:author="Thomas Dietz" w:date="2012-08-08T17:00:00Z"/>
              </w:rPr>
            </w:pPr>
            <w:del w:id="22880" w:author="Thomas Dietz" w:date="2012-08-08T17:00:00Z">
              <w:r w:rsidRPr="009227FA" w:rsidDel="00ED0AEA">
                <w:delText>leaf min-rate {</w:delText>
              </w:r>
            </w:del>
          </w:p>
          <w:p w14:paraId="1AF12AD2" w14:textId="1387F7B4" w:rsidR="00F71F36" w:rsidRPr="009227FA" w:rsidDel="00ED0AEA" w:rsidRDefault="00F71F36" w:rsidP="00011096">
            <w:pPr>
              <w:pStyle w:val="XML5"/>
              <w:rPr>
                <w:del w:id="22881" w:author="Thomas Dietz" w:date="2012-08-08T17:00:00Z"/>
              </w:rPr>
            </w:pPr>
            <w:del w:id="22882" w:author="Thomas Dietz" w:date="2012-08-08T17:00:00Z">
              <w:r w:rsidRPr="009227FA" w:rsidDel="00ED0AEA">
                <w:delText>type tenth-of-a-percent;</w:delText>
              </w:r>
            </w:del>
          </w:p>
          <w:p w14:paraId="31048B23" w14:textId="5F2F7F4E" w:rsidR="00F71F36" w:rsidRPr="009227FA" w:rsidDel="00ED0AEA" w:rsidRDefault="00F71F36" w:rsidP="00011096">
            <w:pPr>
              <w:pStyle w:val="XML5"/>
              <w:rPr>
                <w:del w:id="22883" w:author="Thomas Dietz" w:date="2012-08-08T17:00:00Z"/>
              </w:rPr>
            </w:pPr>
            <w:del w:id="22884" w:author="Thomas Dietz" w:date="2012-08-08T17:00:00Z">
              <w:r w:rsidRPr="009227FA" w:rsidDel="00ED0AEA">
                <w:delText>description "The minimal rate that is reserved for this queue in 1/10 of a percent of the actual rate. If not present a min-rate is not set.";</w:delText>
              </w:r>
            </w:del>
          </w:p>
          <w:p w14:paraId="165A972F" w14:textId="3C33C96C" w:rsidR="00F71F36" w:rsidRPr="009227FA" w:rsidDel="00ED0AEA" w:rsidRDefault="00F71F36" w:rsidP="00011096">
            <w:pPr>
              <w:pStyle w:val="XML4"/>
              <w:rPr>
                <w:del w:id="22885" w:author="Thomas Dietz" w:date="2012-08-08T17:00:00Z"/>
              </w:rPr>
            </w:pPr>
            <w:del w:id="22886" w:author="Thomas Dietz" w:date="2012-08-08T17:00:00Z">
              <w:r w:rsidRPr="009227FA" w:rsidDel="00ED0AEA">
                <w:delText>}</w:delText>
              </w:r>
            </w:del>
          </w:p>
          <w:p w14:paraId="2C6694E8" w14:textId="29C31844" w:rsidR="00F71F36" w:rsidRPr="009227FA" w:rsidDel="00ED0AEA" w:rsidRDefault="00F71F36" w:rsidP="00011096">
            <w:pPr>
              <w:pStyle w:val="XML4"/>
              <w:rPr>
                <w:del w:id="22887" w:author="Thomas Dietz" w:date="2012-08-08T17:00:00Z"/>
              </w:rPr>
            </w:pPr>
            <w:del w:id="22888" w:author="Thomas Dietz" w:date="2012-08-08T17:00:00Z">
              <w:r w:rsidRPr="009227FA" w:rsidDel="00ED0AEA">
                <w:delText>leaf max-rate {</w:delText>
              </w:r>
            </w:del>
          </w:p>
          <w:p w14:paraId="766B4FE9" w14:textId="3C86AEFD" w:rsidR="00F71F36" w:rsidRPr="009227FA" w:rsidDel="00ED0AEA" w:rsidRDefault="00F71F36" w:rsidP="00011096">
            <w:pPr>
              <w:pStyle w:val="XML5"/>
              <w:rPr>
                <w:del w:id="22889" w:author="Thomas Dietz" w:date="2012-08-08T17:00:00Z"/>
              </w:rPr>
            </w:pPr>
            <w:del w:id="22890" w:author="Thomas Dietz" w:date="2012-08-08T17:00:00Z">
              <w:r w:rsidRPr="009227FA" w:rsidDel="00ED0AEA">
                <w:delText>type tenth-of-a-percent;</w:delText>
              </w:r>
            </w:del>
          </w:p>
          <w:p w14:paraId="0DE5905D" w14:textId="15F3E1ED" w:rsidR="00F71F36" w:rsidRPr="009227FA" w:rsidDel="00ED0AEA" w:rsidRDefault="00F71F36" w:rsidP="00011096">
            <w:pPr>
              <w:pStyle w:val="XML5"/>
              <w:rPr>
                <w:del w:id="22891" w:author="Thomas Dietz" w:date="2012-08-08T17:00:00Z"/>
              </w:rPr>
            </w:pPr>
            <w:del w:id="22892" w:author="Thomas Dietz" w:date="2012-08-08T17:00:00Z">
              <w:r w:rsidRPr="009227FA" w:rsidDel="00ED0AEA">
                <w:delText>description "The maximum rate that is reserved for this queue in 1/10 of a percent of the actual rate. If not present the max-rate is not set.";</w:delText>
              </w:r>
            </w:del>
          </w:p>
          <w:p w14:paraId="3ADFF6DC" w14:textId="482EF58C" w:rsidR="00F71F36" w:rsidRPr="009227FA" w:rsidDel="00ED0AEA" w:rsidRDefault="00F71F36" w:rsidP="00011096">
            <w:pPr>
              <w:pStyle w:val="XML4"/>
              <w:rPr>
                <w:del w:id="22893" w:author="Thomas Dietz" w:date="2012-08-08T17:00:00Z"/>
              </w:rPr>
            </w:pPr>
            <w:del w:id="22894" w:author="Thomas Dietz" w:date="2012-08-08T17:00:00Z">
              <w:r w:rsidRPr="009227FA" w:rsidDel="00ED0AEA">
                <w:delText>}</w:delText>
              </w:r>
            </w:del>
          </w:p>
          <w:p w14:paraId="3D0E1CCE" w14:textId="4C8EDB64" w:rsidR="00F71F36" w:rsidRPr="009227FA" w:rsidDel="00ED0AEA" w:rsidRDefault="00F71F36" w:rsidP="00011096">
            <w:pPr>
              <w:pStyle w:val="XML4"/>
              <w:rPr>
                <w:del w:id="22895" w:author="Thomas Dietz" w:date="2012-08-08T17:00:00Z"/>
              </w:rPr>
            </w:pPr>
            <w:del w:id="22896" w:author="Thomas Dietz" w:date="2012-08-08T17:00:00Z">
              <w:r w:rsidRPr="009227FA" w:rsidDel="00ED0AEA">
                <w:delText>leaf-list experimenter {</w:delText>
              </w:r>
            </w:del>
          </w:p>
          <w:p w14:paraId="6173DE3B" w14:textId="1F837BDF" w:rsidR="00F71F36" w:rsidRPr="009227FA" w:rsidDel="00ED0AEA" w:rsidRDefault="00F71F36" w:rsidP="00011096">
            <w:pPr>
              <w:pStyle w:val="XML5"/>
              <w:rPr>
                <w:del w:id="22897" w:author="Thomas Dietz" w:date="2012-08-08T17:00:00Z"/>
              </w:rPr>
            </w:pPr>
            <w:del w:id="22898" w:author="Thomas Dietz" w:date="2012-08-08T17:00:00Z">
              <w:r w:rsidRPr="009227FA" w:rsidDel="00ED0AEA">
                <w:delText>type uint32;</w:delText>
              </w:r>
            </w:del>
          </w:p>
          <w:p w14:paraId="35215DA4" w14:textId="6D1C0F81" w:rsidR="00F71F36" w:rsidRPr="009227FA" w:rsidDel="00ED0AEA" w:rsidRDefault="00F71F36" w:rsidP="00011096">
            <w:pPr>
              <w:pStyle w:val="XML5"/>
              <w:rPr>
                <w:del w:id="22899" w:author="Thomas Dietz" w:date="2012-08-08T17:00:00Z"/>
              </w:rPr>
            </w:pPr>
            <w:del w:id="22900" w:author="Thomas Dietz" w:date="2012-08-08T17:00:00Z">
              <w:r w:rsidRPr="009227FA" w:rsidDel="00ED0AEA">
                <w:delText>description "A list of experimenter identifiers of queue properties used.";</w:delText>
              </w:r>
            </w:del>
          </w:p>
          <w:p w14:paraId="5C123F1C" w14:textId="688BBAE0" w:rsidR="00F71F36" w:rsidRPr="009227FA" w:rsidDel="00ED0AEA" w:rsidRDefault="00F71F36" w:rsidP="00011096">
            <w:pPr>
              <w:pStyle w:val="XML4"/>
              <w:rPr>
                <w:del w:id="22901" w:author="Thomas Dietz" w:date="2012-08-08T17:00:00Z"/>
              </w:rPr>
            </w:pPr>
            <w:del w:id="22902" w:author="Thomas Dietz" w:date="2012-08-08T17:00:00Z">
              <w:r w:rsidRPr="009227FA" w:rsidDel="00ED0AEA">
                <w:delText>}</w:delText>
              </w:r>
            </w:del>
          </w:p>
          <w:p w14:paraId="430BE98B" w14:textId="538D1CAF" w:rsidR="00F71F36" w:rsidRPr="009227FA" w:rsidDel="00ED0AEA" w:rsidRDefault="00F71F36" w:rsidP="00011096">
            <w:pPr>
              <w:pStyle w:val="XML3"/>
              <w:rPr>
                <w:del w:id="22903" w:author="Thomas Dietz" w:date="2012-08-08T17:00:00Z"/>
              </w:rPr>
            </w:pPr>
            <w:del w:id="22904" w:author="Thomas Dietz" w:date="2012-08-08T17:00:00Z">
              <w:r w:rsidRPr="009227FA" w:rsidDel="00ED0AEA">
                <w:delText>}</w:delText>
              </w:r>
            </w:del>
          </w:p>
          <w:p w14:paraId="3B0B4134" w14:textId="67924255" w:rsidR="00F71F36" w:rsidRPr="009227FA" w:rsidDel="00ED0AEA" w:rsidRDefault="00F71F36" w:rsidP="00011096">
            <w:pPr>
              <w:pStyle w:val="XML2"/>
              <w:rPr>
                <w:del w:id="22905" w:author="Thomas Dietz" w:date="2012-08-08T17:00:00Z"/>
              </w:rPr>
            </w:pPr>
            <w:del w:id="22906" w:author="Thomas Dietz" w:date="2012-08-08T17:00:00Z">
              <w:r w:rsidRPr="009227FA" w:rsidDel="00ED0AEA">
                <w:delText>}</w:delText>
              </w:r>
            </w:del>
          </w:p>
          <w:p w14:paraId="39D13B36" w14:textId="7107B222" w:rsidR="00F71F36" w:rsidRPr="003C232C" w:rsidDel="00ED0AEA" w:rsidRDefault="00F71F36" w:rsidP="00011096">
            <w:pPr>
              <w:pStyle w:val="XML20"/>
              <w:rPr>
                <w:del w:id="22907" w:author="Thomas Dietz" w:date="2012-08-08T17:00:00Z"/>
                <w:rFonts w:eastAsia="Times New Roman"/>
              </w:rPr>
            </w:pPr>
          </w:p>
          <w:p w14:paraId="2AD95FDC" w14:textId="4F49BAD6" w:rsidR="00F71F36" w:rsidRPr="009227FA" w:rsidDel="00ED0AEA" w:rsidRDefault="00F71F36" w:rsidP="00011096">
            <w:pPr>
              <w:pStyle w:val="XML2"/>
              <w:rPr>
                <w:del w:id="22908" w:author="Thomas Dietz" w:date="2012-08-08T17:00:00Z"/>
              </w:rPr>
            </w:pPr>
            <w:del w:id="22909" w:author="Thomas Dietz" w:date="2012-08-08T17:00:00Z">
              <w:r w:rsidRPr="009227FA" w:rsidDel="00ED0AEA">
                <w:delText>grouping openflow-port-current-features-grouping {</w:delText>
              </w:r>
            </w:del>
          </w:p>
          <w:p w14:paraId="703F3B35" w14:textId="5A918094" w:rsidR="00F71F36" w:rsidRPr="009227FA" w:rsidDel="00ED0AEA" w:rsidRDefault="00F71F36" w:rsidP="00011096">
            <w:pPr>
              <w:pStyle w:val="XML3"/>
              <w:rPr>
                <w:del w:id="22910" w:author="Thomas Dietz" w:date="2012-08-08T17:00:00Z"/>
              </w:rPr>
            </w:pPr>
            <w:del w:id="22911" w:author="Thomas Dietz" w:date="2012-08-08T17:00:00Z">
              <w:r w:rsidRPr="009227FA" w:rsidDel="00ED0AEA">
                <w:delText>description "The current features of a port.";</w:delText>
              </w:r>
            </w:del>
          </w:p>
          <w:p w14:paraId="44CF5A9D" w14:textId="1AFE89A1" w:rsidR="00F71F36" w:rsidRPr="009227FA" w:rsidDel="00ED0AEA" w:rsidRDefault="00F71F36" w:rsidP="00011096">
            <w:pPr>
              <w:pStyle w:val="XML3"/>
              <w:rPr>
                <w:del w:id="22912" w:author="Thomas Dietz" w:date="2012-08-08T17:00:00Z"/>
              </w:rPr>
            </w:pPr>
            <w:del w:id="22913" w:author="Thomas Dietz" w:date="2012-08-08T17:00:00Z">
              <w:r w:rsidRPr="009227FA" w:rsidDel="00ED0AEA">
                <w:delText>leaf rate {</w:delText>
              </w:r>
            </w:del>
          </w:p>
          <w:p w14:paraId="61D40456" w14:textId="31F2B37D" w:rsidR="00F71F36" w:rsidRPr="009227FA" w:rsidDel="00ED0AEA" w:rsidRDefault="00F71F36" w:rsidP="00011096">
            <w:pPr>
              <w:pStyle w:val="XML4"/>
              <w:rPr>
                <w:del w:id="22914" w:author="Thomas Dietz" w:date="2012-08-08T17:00:00Z"/>
              </w:rPr>
            </w:pPr>
            <w:del w:id="22915" w:author="Thomas Dietz" w:date="2012-08-08T17:00:00Z">
              <w:r w:rsidRPr="009227FA" w:rsidDel="00ED0AEA">
                <w:delText>type rate-type;</w:delText>
              </w:r>
            </w:del>
          </w:p>
          <w:p w14:paraId="1DB74623" w14:textId="46DC9F9F" w:rsidR="00F71F36" w:rsidRPr="009227FA" w:rsidDel="00ED0AEA" w:rsidRDefault="00F71F36" w:rsidP="00011096">
            <w:pPr>
              <w:pStyle w:val="XML4"/>
              <w:rPr>
                <w:del w:id="22916" w:author="Thomas Dietz" w:date="2012-08-08T17:00:00Z"/>
              </w:rPr>
            </w:pPr>
            <w:del w:id="22917" w:author="Thomas Dietz" w:date="2012-08-08T17:00:00Z">
              <w:r w:rsidRPr="009227FA" w:rsidDel="00ED0AEA">
                <w:delText>mandatory true;</w:delText>
              </w:r>
            </w:del>
          </w:p>
          <w:p w14:paraId="1B0A7FF6" w14:textId="0E871835" w:rsidR="00F71F36" w:rsidRPr="009227FA" w:rsidDel="00ED0AEA" w:rsidRDefault="00F71F36" w:rsidP="00011096">
            <w:pPr>
              <w:pStyle w:val="XML4"/>
              <w:rPr>
                <w:del w:id="22918" w:author="Thomas Dietz" w:date="2012-08-08T17:00:00Z"/>
              </w:rPr>
            </w:pPr>
            <w:del w:id="22919" w:author="Thomas Dietz" w:date="2012-08-08T17:00:00Z">
              <w:r w:rsidRPr="009227FA" w:rsidDel="00ED0AEA">
                <w:delText>description "The transmission rate that is currently used.";</w:delText>
              </w:r>
            </w:del>
          </w:p>
          <w:p w14:paraId="7CDBD2A3" w14:textId="6FB861F9" w:rsidR="00F71F36" w:rsidRPr="009227FA" w:rsidDel="00ED0AEA" w:rsidRDefault="00F71F36" w:rsidP="00011096">
            <w:pPr>
              <w:pStyle w:val="XML3"/>
              <w:rPr>
                <w:del w:id="22920" w:author="Thomas Dietz" w:date="2012-08-08T17:00:00Z"/>
              </w:rPr>
            </w:pPr>
            <w:del w:id="22921" w:author="Thomas Dietz" w:date="2012-08-08T17:00:00Z">
              <w:r w:rsidRPr="009227FA" w:rsidDel="00ED0AEA">
                <w:delText>}</w:delText>
              </w:r>
            </w:del>
          </w:p>
          <w:p w14:paraId="182CA1FE" w14:textId="0F937A8E" w:rsidR="00F71F36" w:rsidRPr="009227FA" w:rsidDel="00ED0AEA" w:rsidRDefault="00F71F36" w:rsidP="00011096">
            <w:pPr>
              <w:pStyle w:val="XML3"/>
              <w:rPr>
                <w:del w:id="22922" w:author="Thomas Dietz" w:date="2012-08-08T17:00:00Z"/>
              </w:rPr>
            </w:pPr>
            <w:del w:id="22923" w:author="Thomas Dietz" w:date="2012-08-08T17:00:00Z">
              <w:r w:rsidRPr="009227FA" w:rsidDel="00ED0AEA">
                <w:delText xml:space="preserve">leaf auto-negotiate { </w:delText>
              </w:r>
            </w:del>
          </w:p>
          <w:p w14:paraId="034F3A9C" w14:textId="27D15F0C" w:rsidR="00F71F36" w:rsidRPr="009227FA" w:rsidDel="00ED0AEA" w:rsidRDefault="00F71F36" w:rsidP="00011096">
            <w:pPr>
              <w:pStyle w:val="XML4"/>
              <w:rPr>
                <w:del w:id="22924" w:author="Thomas Dietz" w:date="2012-08-08T17:00:00Z"/>
              </w:rPr>
            </w:pPr>
            <w:del w:id="22925" w:author="Thomas Dietz" w:date="2012-08-08T17:00:00Z">
              <w:r w:rsidRPr="009227FA" w:rsidDel="00ED0AEA">
                <w:delText>type boolean;</w:delText>
              </w:r>
            </w:del>
          </w:p>
          <w:p w14:paraId="11882208" w14:textId="26381173" w:rsidR="00F71F36" w:rsidRPr="009227FA" w:rsidDel="00ED0AEA" w:rsidRDefault="00F71F36" w:rsidP="00011096">
            <w:pPr>
              <w:pStyle w:val="XML4"/>
              <w:rPr>
                <w:del w:id="22926" w:author="Thomas Dietz" w:date="2012-08-08T17:00:00Z"/>
              </w:rPr>
            </w:pPr>
            <w:del w:id="22927" w:author="Thomas Dietz" w:date="2012-08-08T17:00:00Z">
              <w:r w:rsidRPr="009227FA" w:rsidDel="00ED0AEA">
                <w:delText>mandatory true;</w:delText>
              </w:r>
            </w:del>
          </w:p>
          <w:p w14:paraId="2E8E3898" w14:textId="50022432" w:rsidR="00F71F36" w:rsidRPr="009227FA" w:rsidDel="00ED0AEA" w:rsidRDefault="00F71F36" w:rsidP="00011096">
            <w:pPr>
              <w:pStyle w:val="XML4"/>
              <w:rPr>
                <w:del w:id="22928" w:author="Thomas Dietz" w:date="2012-08-08T17:00:00Z"/>
              </w:rPr>
            </w:pPr>
            <w:del w:id="22929" w:author="Thomas Dietz" w:date="2012-08-08T17:00:00Z">
              <w:r w:rsidRPr="009227FA" w:rsidDel="00ED0AEA">
                <w:delText>description "Specifies if auto-negotiation of transmission parameters was used for the port.";</w:delText>
              </w:r>
            </w:del>
          </w:p>
          <w:p w14:paraId="211DE5BA" w14:textId="7D336D93" w:rsidR="00F71F36" w:rsidRPr="009227FA" w:rsidDel="00ED0AEA" w:rsidRDefault="00F71F36" w:rsidP="00011096">
            <w:pPr>
              <w:pStyle w:val="XML3"/>
              <w:rPr>
                <w:del w:id="22930" w:author="Thomas Dietz" w:date="2012-08-08T17:00:00Z"/>
              </w:rPr>
            </w:pPr>
            <w:del w:id="22931" w:author="Thomas Dietz" w:date="2012-08-08T17:00:00Z">
              <w:r w:rsidRPr="009227FA" w:rsidDel="00ED0AEA">
                <w:delText>}</w:delText>
              </w:r>
            </w:del>
          </w:p>
          <w:p w14:paraId="1302E77D" w14:textId="38FF9152" w:rsidR="00F71F36" w:rsidRPr="009227FA" w:rsidDel="00ED0AEA" w:rsidRDefault="00F71F36" w:rsidP="00011096">
            <w:pPr>
              <w:pStyle w:val="XML3"/>
              <w:rPr>
                <w:del w:id="22932" w:author="Thomas Dietz" w:date="2012-08-08T17:00:00Z"/>
              </w:rPr>
            </w:pPr>
            <w:del w:id="22933" w:author="Thomas Dietz" w:date="2012-08-08T17:00:00Z">
              <w:r w:rsidRPr="009227FA" w:rsidDel="00ED0AEA">
                <w:delText>leaf medium {</w:delText>
              </w:r>
            </w:del>
          </w:p>
          <w:p w14:paraId="717774DB" w14:textId="3F76C670" w:rsidR="00F71F36" w:rsidRPr="009227FA" w:rsidDel="00ED0AEA" w:rsidRDefault="00F71F36" w:rsidP="00011096">
            <w:pPr>
              <w:pStyle w:val="XML4"/>
              <w:rPr>
                <w:del w:id="22934" w:author="Thomas Dietz" w:date="2012-08-08T17:00:00Z"/>
              </w:rPr>
            </w:pPr>
            <w:del w:id="22935" w:author="Thomas Dietz" w:date="2012-08-08T17:00:00Z">
              <w:r w:rsidRPr="009227FA" w:rsidDel="00ED0AEA">
                <w:delText>type enumeration {</w:delText>
              </w:r>
            </w:del>
          </w:p>
          <w:p w14:paraId="0ECAFC95" w14:textId="4AA793C0" w:rsidR="00F71F36" w:rsidRPr="009227FA" w:rsidDel="00ED0AEA" w:rsidRDefault="00F71F36" w:rsidP="00011096">
            <w:pPr>
              <w:pStyle w:val="XML5"/>
              <w:rPr>
                <w:del w:id="22936" w:author="Thomas Dietz" w:date="2012-08-08T17:00:00Z"/>
              </w:rPr>
            </w:pPr>
            <w:del w:id="22937" w:author="Thomas Dietz" w:date="2012-08-08T17:00:00Z">
              <w:r w:rsidRPr="009227FA" w:rsidDel="00ED0AEA">
                <w:delText>enum copper;</w:delText>
              </w:r>
            </w:del>
          </w:p>
          <w:p w14:paraId="1C489FE5" w14:textId="19DBF728" w:rsidR="00F71F36" w:rsidRPr="009227FA" w:rsidDel="00ED0AEA" w:rsidRDefault="00F71F36" w:rsidP="00011096">
            <w:pPr>
              <w:pStyle w:val="XML5"/>
              <w:rPr>
                <w:del w:id="22938" w:author="Thomas Dietz" w:date="2012-08-08T17:00:00Z"/>
              </w:rPr>
            </w:pPr>
            <w:del w:id="22939" w:author="Thomas Dietz" w:date="2012-08-08T17:00:00Z">
              <w:r w:rsidRPr="009227FA" w:rsidDel="00ED0AEA">
                <w:delText>enum fiber;</w:delText>
              </w:r>
            </w:del>
          </w:p>
          <w:p w14:paraId="292ADDC6" w14:textId="26A57B2C" w:rsidR="00F71F36" w:rsidRPr="009227FA" w:rsidDel="00ED0AEA" w:rsidRDefault="00F71F36" w:rsidP="00011096">
            <w:pPr>
              <w:pStyle w:val="XML4"/>
              <w:rPr>
                <w:del w:id="22940" w:author="Thomas Dietz" w:date="2012-08-08T17:00:00Z"/>
              </w:rPr>
            </w:pPr>
            <w:del w:id="22941" w:author="Thomas Dietz" w:date="2012-08-08T17:00:00Z">
              <w:r w:rsidRPr="009227FA" w:rsidDel="00ED0AEA">
                <w:delText>}</w:delText>
              </w:r>
            </w:del>
          </w:p>
          <w:p w14:paraId="6C8AB6A4" w14:textId="3572FEF5" w:rsidR="00F71F36" w:rsidRPr="009227FA" w:rsidDel="00ED0AEA" w:rsidRDefault="00F71F36" w:rsidP="00011096">
            <w:pPr>
              <w:pStyle w:val="XML4"/>
              <w:rPr>
                <w:del w:id="22942" w:author="Thomas Dietz" w:date="2012-08-08T17:00:00Z"/>
              </w:rPr>
            </w:pPr>
            <w:del w:id="22943" w:author="Thomas Dietz" w:date="2012-08-08T17:00:00Z">
              <w:r w:rsidRPr="009227FA" w:rsidDel="00ED0AEA">
                <w:delText>mandatory true;</w:delText>
              </w:r>
            </w:del>
          </w:p>
          <w:p w14:paraId="208D96E2" w14:textId="348F22F7" w:rsidR="00F71F36" w:rsidRPr="009227FA" w:rsidDel="00ED0AEA" w:rsidRDefault="00F71F36" w:rsidP="00011096">
            <w:pPr>
              <w:pStyle w:val="XML4"/>
              <w:rPr>
                <w:del w:id="22944" w:author="Thomas Dietz" w:date="2012-08-08T17:00:00Z"/>
              </w:rPr>
            </w:pPr>
            <w:del w:id="22945" w:author="Thomas Dietz" w:date="2012-08-08T17:00:00Z">
              <w:r w:rsidRPr="009227FA" w:rsidDel="00ED0AEA">
                <w:delText>description "The transmission medium used by the port.";</w:delText>
              </w:r>
            </w:del>
          </w:p>
          <w:p w14:paraId="72E225C1" w14:textId="723D1C11" w:rsidR="00F71F36" w:rsidRPr="009227FA" w:rsidDel="00ED0AEA" w:rsidRDefault="00F71F36" w:rsidP="00011096">
            <w:pPr>
              <w:pStyle w:val="XML3"/>
              <w:rPr>
                <w:del w:id="22946" w:author="Thomas Dietz" w:date="2012-08-08T17:00:00Z"/>
              </w:rPr>
            </w:pPr>
            <w:del w:id="22947" w:author="Thomas Dietz" w:date="2012-08-08T17:00:00Z">
              <w:r w:rsidRPr="009227FA" w:rsidDel="00ED0AEA">
                <w:delText>}</w:delText>
              </w:r>
            </w:del>
          </w:p>
          <w:p w14:paraId="68CF4C28" w14:textId="2D6ABD2D" w:rsidR="00F71F36" w:rsidRPr="009227FA" w:rsidDel="00ED0AEA" w:rsidRDefault="00F71F36" w:rsidP="00011096">
            <w:pPr>
              <w:pStyle w:val="XML3"/>
              <w:rPr>
                <w:del w:id="22948" w:author="Thomas Dietz" w:date="2012-08-08T17:00:00Z"/>
              </w:rPr>
            </w:pPr>
            <w:del w:id="22949" w:author="Thomas Dietz" w:date="2012-08-08T17:00:00Z">
              <w:r w:rsidRPr="009227FA" w:rsidDel="00ED0AEA">
                <w:delText>leaf pause {</w:delText>
              </w:r>
            </w:del>
          </w:p>
          <w:p w14:paraId="73A97BDC" w14:textId="72E82AB5" w:rsidR="00F71F36" w:rsidRPr="009227FA" w:rsidDel="00ED0AEA" w:rsidRDefault="00F71F36" w:rsidP="00011096">
            <w:pPr>
              <w:pStyle w:val="XML4"/>
              <w:rPr>
                <w:del w:id="22950" w:author="Thomas Dietz" w:date="2012-08-08T17:00:00Z"/>
              </w:rPr>
            </w:pPr>
            <w:del w:id="22951" w:author="Thomas Dietz" w:date="2012-08-08T17:00:00Z">
              <w:r w:rsidRPr="009227FA" w:rsidDel="00ED0AEA">
                <w:delText>type enumeration {</w:delText>
              </w:r>
            </w:del>
          </w:p>
          <w:p w14:paraId="4801A540" w14:textId="4FBB46E8" w:rsidR="00F71F36" w:rsidRPr="009227FA" w:rsidDel="00ED0AEA" w:rsidRDefault="00F71F36" w:rsidP="00011096">
            <w:pPr>
              <w:pStyle w:val="XML5"/>
              <w:rPr>
                <w:del w:id="22952" w:author="Thomas Dietz" w:date="2012-08-08T17:00:00Z"/>
              </w:rPr>
            </w:pPr>
            <w:del w:id="22953" w:author="Thomas Dietz" w:date="2012-08-08T17:00:00Z">
              <w:r w:rsidRPr="009227FA" w:rsidDel="00ED0AEA">
                <w:delText>enum unsupported;</w:delText>
              </w:r>
            </w:del>
          </w:p>
          <w:p w14:paraId="022D6BAF" w14:textId="5E9C145C" w:rsidR="00F71F36" w:rsidRPr="009227FA" w:rsidDel="00ED0AEA" w:rsidRDefault="00F71F36" w:rsidP="00011096">
            <w:pPr>
              <w:pStyle w:val="XML5"/>
              <w:rPr>
                <w:del w:id="22954" w:author="Thomas Dietz" w:date="2012-08-08T17:00:00Z"/>
              </w:rPr>
            </w:pPr>
            <w:del w:id="22955" w:author="Thomas Dietz" w:date="2012-08-08T17:00:00Z">
              <w:r w:rsidRPr="009227FA" w:rsidDel="00ED0AEA">
                <w:delText>enum symmetric;</w:delText>
              </w:r>
            </w:del>
          </w:p>
          <w:p w14:paraId="2388CD7A" w14:textId="24C604B6" w:rsidR="00F71F36" w:rsidRPr="009227FA" w:rsidDel="00ED0AEA" w:rsidRDefault="00F71F36" w:rsidP="00011096">
            <w:pPr>
              <w:pStyle w:val="XML5"/>
              <w:rPr>
                <w:del w:id="22956" w:author="Thomas Dietz" w:date="2012-08-08T17:00:00Z"/>
              </w:rPr>
            </w:pPr>
            <w:del w:id="22957" w:author="Thomas Dietz" w:date="2012-08-08T17:00:00Z">
              <w:r w:rsidRPr="009227FA" w:rsidDel="00ED0AEA">
                <w:delText>enum asymmetric;</w:delText>
              </w:r>
            </w:del>
          </w:p>
          <w:p w14:paraId="523F7DF0" w14:textId="5BAF742F" w:rsidR="00F71F36" w:rsidRPr="009227FA" w:rsidDel="00ED0AEA" w:rsidRDefault="00F71F36" w:rsidP="00011096">
            <w:pPr>
              <w:pStyle w:val="XML4"/>
              <w:rPr>
                <w:del w:id="22958" w:author="Thomas Dietz" w:date="2012-08-08T17:00:00Z"/>
              </w:rPr>
            </w:pPr>
            <w:del w:id="22959" w:author="Thomas Dietz" w:date="2012-08-08T17:00:00Z">
              <w:r w:rsidRPr="009227FA" w:rsidDel="00ED0AEA">
                <w:delText>}</w:delText>
              </w:r>
            </w:del>
          </w:p>
          <w:p w14:paraId="68CF4F01" w14:textId="75092682" w:rsidR="00F71F36" w:rsidRPr="009227FA" w:rsidDel="00ED0AEA" w:rsidRDefault="00F71F36" w:rsidP="00011096">
            <w:pPr>
              <w:pStyle w:val="XML4"/>
              <w:rPr>
                <w:del w:id="22960" w:author="Thomas Dietz" w:date="2012-08-08T17:00:00Z"/>
              </w:rPr>
            </w:pPr>
            <w:del w:id="22961" w:author="Thomas Dietz" w:date="2012-08-08T17:00:00Z">
              <w:r w:rsidRPr="009227FA" w:rsidDel="00ED0AEA">
                <w:delText>mandatory true;</w:delText>
              </w:r>
            </w:del>
          </w:p>
          <w:p w14:paraId="7416CC00" w14:textId="7B173798" w:rsidR="00F71F36" w:rsidRPr="009227FA" w:rsidDel="00ED0AEA" w:rsidRDefault="00F71F36" w:rsidP="00011096">
            <w:pPr>
              <w:pStyle w:val="XML4"/>
              <w:rPr>
                <w:del w:id="22962" w:author="Thomas Dietz" w:date="2012-08-08T17:00:00Z"/>
              </w:rPr>
            </w:pPr>
            <w:del w:id="22963" w:author="Thomas Dietz" w:date="2012-08-08T17:00:00Z">
              <w:r w:rsidRPr="009227FA" w:rsidDel="00ED0AEA">
                <w:delText>description "Specifies if pausing of transmission is supported at all and if yes if it is asymmetric or symmetric.";</w:delText>
              </w:r>
            </w:del>
          </w:p>
          <w:p w14:paraId="299D18C2" w14:textId="44BCB17D" w:rsidR="00F71F36" w:rsidRPr="009227FA" w:rsidDel="00ED0AEA" w:rsidRDefault="00F71F36" w:rsidP="00011096">
            <w:pPr>
              <w:pStyle w:val="XML3"/>
              <w:rPr>
                <w:del w:id="22964" w:author="Thomas Dietz" w:date="2012-08-08T17:00:00Z"/>
              </w:rPr>
            </w:pPr>
            <w:del w:id="22965" w:author="Thomas Dietz" w:date="2012-08-08T17:00:00Z">
              <w:r w:rsidRPr="009227FA" w:rsidDel="00ED0AEA">
                <w:delText>}</w:delText>
              </w:r>
            </w:del>
          </w:p>
          <w:p w14:paraId="0ACB8E97" w14:textId="7A005440" w:rsidR="00F71F36" w:rsidDel="00ED0AEA" w:rsidRDefault="00F71F36" w:rsidP="00011096">
            <w:pPr>
              <w:pStyle w:val="XML2"/>
              <w:rPr>
                <w:del w:id="22966" w:author="Thomas Dietz" w:date="2012-08-08T17:00:00Z"/>
              </w:rPr>
            </w:pPr>
            <w:del w:id="22967" w:author="Thomas Dietz" w:date="2012-08-08T17:00:00Z">
              <w:r w:rsidRPr="009227FA" w:rsidDel="00ED0AEA">
                <w:delText>}</w:delText>
              </w:r>
            </w:del>
          </w:p>
          <w:p w14:paraId="2C22E397" w14:textId="79AD03C6" w:rsidR="00F931EC" w:rsidRPr="009227FA" w:rsidDel="00ED0AEA" w:rsidRDefault="00F931EC" w:rsidP="00011096">
            <w:pPr>
              <w:pStyle w:val="XML2"/>
              <w:rPr>
                <w:del w:id="22968" w:author="Thomas Dietz" w:date="2012-08-08T17:00:00Z"/>
              </w:rPr>
            </w:pPr>
          </w:p>
          <w:p w14:paraId="20C94EA8" w14:textId="7D76ABC0" w:rsidR="00F931EC" w:rsidRPr="009227FA" w:rsidDel="00ED0AEA" w:rsidRDefault="00F931EC" w:rsidP="00F931EC">
            <w:pPr>
              <w:pStyle w:val="XML2"/>
              <w:rPr>
                <w:del w:id="22969" w:author="Thomas Dietz" w:date="2012-08-08T17:00:00Z"/>
              </w:rPr>
            </w:pPr>
            <w:del w:id="22970" w:author="Thomas Dietz" w:date="2012-08-08T17:00:00Z">
              <w:r w:rsidRPr="009227FA" w:rsidDel="00ED0AEA">
                <w:delText>grouping openflow-port-other-features-grouping {</w:delText>
              </w:r>
            </w:del>
          </w:p>
          <w:p w14:paraId="65DB4112" w14:textId="4CA7E973" w:rsidR="00F931EC" w:rsidRPr="009227FA" w:rsidDel="00ED0AEA" w:rsidRDefault="00F931EC" w:rsidP="00F931EC">
            <w:pPr>
              <w:pStyle w:val="XML3"/>
              <w:rPr>
                <w:del w:id="22971" w:author="Thomas Dietz" w:date="2012-08-08T17:00:00Z"/>
              </w:rPr>
            </w:pPr>
            <w:del w:id="22972" w:author="Thomas Dietz" w:date="2012-08-08T17:00:00Z">
              <w:r w:rsidRPr="009227FA" w:rsidDel="00ED0AEA">
                <w:lastRenderedPageBreak/>
                <w:delText>description "The features of a port that are supported or  advertised.";</w:delText>
              </w:r>
            </w:del>
          </w:p>
          <w:p w14:paraId="275C38AA" w14:textId="60B3AEA0" w:rsidR="00F931EC" w:rsidRPr="009227FA" w:rsidDel="00ED0AEA" w:rsidRDefault="00F931EC" w:rsidP="00F931EC">
            <w:pPr>
              <w:pStyle w:val="XML3"/>
              <w:rPr>
                <w:del w:id="22973" w:author="Thomas Dietz" w:date="2012-08-08T17:00:00Z"/>
              </w:rPr>
            </w:pPr>
            <w:del w:id="22974" w:author="Thomas Dietz" w:date="2012-08-08T17:00:00Z">
              <w:r w:rsidRPr="009227FA" w:rsidDel="00ED0AEA">
                <w:delText>leaf-list rate {</w:delText>
              </w:r>
            </w:del>
          </w:p>
          <w:p w14:paraId="17F6A588" w14:textId="683F25C3" w:rsidR="00F931EC" w:rsidRPr="009227FA" w:rsidDel="00ED0AEA" w:rsidRDefault="00F931EC" w:rsidP="00F931EC">
            <w:pPr>
              <w:pStyle w:val="XML4"/>
              <w:rPr>
                <w:del w:id="22975" w:author="Thomas Dietz" w:date="2012-08-08T17:00:00Z"/>
              </w:rPr>
            </w:pPr>
            <w:del w:id="22976" w:author="Thomas Dietz" w:date="2012-08-08T17:00:00Z">
              <w:r w:rsidRPr="009227FA" w:rsidDel="00ED0AEA">
                <w:delText>type rate-type;</w:delText>
              </w:r>
            </w:del>
          </w:p>
          <w:p w14:paraId="6C3908BA" w14:textId="59988A6C" w:rsidR="00F931EC" w:rsidRPr="009227FA" w:rsidDel="00ED0AEA" w:rsidRDefault="00F931EC" w:rsidP="00F931EC">
            <w:pPr>
              <w:pStyle w:val="XML4"/>
              <w:rPr>
                <w:del w:id="22977" w:author="Thomas Dietz" w:date="2012-08-08T17:00:00Z"/>
              </w:rPr>
            </w:pPr>
            <w:del w:id="22978" w:author="Thomas Dietz" w:date="2012-08-08T17:00:00Z">
              <w:r w:rsidRPr="009227FA" w:rsidDel="00ED0AEA">
                <w:delText>min-elements 1;</w:delText>
              </w:r>
            </w:del>
          </w:p>
          <w:p w14:paraId="6310BBDB" w14:textId="315EA0A7" w:rsidR="00F931EC" w:rsidRPr="009227FA" w:rsidDel="00ED0AEA" w:rsidRDefault="00F931EC" w:rsidP="00F931EC">
            <w:pPr>
              <w:pStyle w:val="XML4"/>
              <w:rPr>
                <w:del w:id="22979" w:author="Thomas Dietz" w:date="2012-08-08T17:00:00Z"/>
              </w:rPr>
            </w:pPr>
            <w:del w:id="22980" w:author="Thomas Dietz" w:date="2012-08-08T17:00:00Z">
              <w:r w:rsidRPr="009227FA" w:rsidDel="00ED0AEA">
                <w:delText>description "The transmission rate that is supported or advertised. Multiple transmissions rates are allowed.";</w:delText>
              </w:r>
            </w:del>
          </w:p>
          <w:p w14:paraId="1403BD2B" w14:textId="1645F040" w:rsidR="00F931EC" w:rsidRPr="009227FA" w:rsidDel="00ED0AEA" w:rsidRDefault="00F931EC" w:rsidP="00F931EC">
            <w:pPr>
              <w:pStyle w:val="XML3"/>
              <w:rPr>
                <w:del w:id="22981" w:author="Thomas Dietz" w:date="2012-08-08T17:00:00Z"/>
              </w:rPr>
            </w:pPr>
            <w:del w:id="22982" w:author="Thomas Dietz" w:date="2012-08-08T17:00:00Z">
              <w:r w:rsidRPr="009227FA" w:rsidDel="00ED0AEA">
                <w:delText>}</w:delText>
              </w:r>
            </w:del>
          </w:p>
          <w:p w14:paraId="6E7CD0B8" w14:textId="141E88F7" w:rsidR="00F931EC" w:rsidRPr="009227FA" w:rsidDel="00ED0AEA" w:rsidRDefault="00F931EC" w:rsidP="00F931EC">
            <w:pPr>
              <w:pStyle w:val="XML3"/>
              <w:rPr>
                <w:del w:id="22983" w:author="Thomas Dietz" w:date="2012-08-08T17:00:00Z"/>
              </w:rPr>
            </w:pPr>
            <w:del w:id="22984" w:author="Thomas Dietz" w:date="2012-08-08T17:00:00Z">
              <w:r w:rsidRPr="009227FA" w:rsidDel="00ED0AEA">
                <w:delText xml:space="preserve">leaf auto-negotiate { </w:delText>
              </w:r>
            </w:del>
          </w:p>
          <w:p w14:paraId="4560023A" w14:textId="72792AAB" w:rsidR="00F931EC" w:rsidRPr="009227FA" w:rsidDel="00ED0AEA" w:rsidRDefault="00F931EC" w:rsidP="00F931EC">
            <w:pPr>
              <w:pStyle w:val="XML4"/>
              <w:rPr>
                <w:del w:id="22985" w:author="Thomas Dietz" w:date="2012-08-08T17:00:00Z"/>
              </w:rPr>
            </w:pPr>
            <w:del w:id="22986" w:author="Thomas Dietz" w:date="2012-08-08T17:00:00Z">
              <w:r w:rsidRPr="009227FA" w:rsidDel="00ED0AEA">
                <w:delText>type boolean;</w:delText>
              </w:r>
            </w:del>
          </w:p>
          <w:p w14:paraId="0F424DC1" w14:textId="2D66D224" w:rsidR="00F931EC" w:rsidRPr="009227FA" w:rsidDel="00ED0AEA" w:rsidRDefault="00F931EC" w:rsidP="00F931EC">
            <w:pPr>
              <w:pStyle w:val="XML4"/>
              <w:rPr>
                <w:del w:id="22987" w:author="Thomas Dietz" w:date="2012-08-08T17:00:00Z"/>
              </w:rPr>
            </w:pPr>
            <w:del w:id="22988" w:author="Thomas Dietz" w:date="2012-08-08T17:00:00Z">
              <w:r w:rsidRPr="009227FA" w:rsidDel="00ED0AEA">
                <w:delText>mandatory true;</w:delText>
              </w:r>
            </w:del>
          </w:p>
          <w:p w14:paraId="7DADA10D" w14:textId="5C9877D5" w:rsidR="00F931EC" w:rsidRPr="009227FA" w:rsidDel="00ED0AEA" w:rsidRDefault="00F931EC" w:rsidP="00F931EC">
            <w:pPr>
              <w:pStyle w:val="XML4"/>
              <w:rPr>
                <w:del w:id="22989" w:author="Thomas Dietz" w:date="2012-08-08T17:00:00Z"/>
              </w:rPr>
            </w:pPr>
            <w:del w:id="22990" w:author="Thomas Dietz" w:date="2012-08-08T17:00:00Z">
              <w:r w:rsidRPr="009227FA" w:rsidDel="00ED0AEA">
                <w:delText>description "Specifies if auto-negotiation of transmission parameters is enabled for the port.";</w:delText>
              </w:r>
            </w:del>
          </w:p>
          <w:p w14:paraId="09087BEB" w14:textId="603A0E87" w:rsidR="00F931EC" w:rsidRPr="009227FA" w:rsidDel="00ED0AEA" w:rsidRDefault="00F931EC" w:rsidP="00F931EC">
            <w:pPr>
              <w:pStyle w:val="XML3"/>
              <w:rPr>
                <w:del w:id="22991" w:author="Thomas Dietz" w:date="2012-08-08T17:00:00Z"/>
              </w:rPr>
            </w:pPr>
            <w:del w:id="22992" w:author="Thomas Dietz" w:date="2012-08-08T17:00:00Z">
              <w:r w:rsidRPr="009227FA" w:rsidDel="00ED0AEA">
                <w:delText>}</w:delText>
              </w:r>
            </w:del>
          </w:p>
          <w:p w14:paraId="25869427" w14:textId="2E4C3D51" w:rsidR="00F931EC" w:rsidRPr="009227FA" w:rsidDel="00ED0AEA" w:rsidRDefault="00F931EC" w:rsidP="00F931EC">
            <w:pPr>
              <w:pStyle w:val="XML3"/>
              <w:rPr>
                <w:del w:id="22993" w:author="Thomas Dietz" w:date="2012-08-08T17:00:00Z"/>
              </w:rPr>
            </w:pPr>
            <w:del w:id="22994" w:author="Thomas Dietz" w:date="2012-08-08T17:00:00Z">
              <w:r w:rsidRPr="009227FA" w:rsidDel="00ED0AEA">
                <w:delText>leaf-list medium {</w:delText>
              </w:r>
            </w:del>
          </w:p>
          <w:p w14:paraId="36EE7555" w14:textId="3DD911F6" w:rsidR="00F931EC" w:rsidRPr="009227FA" w:rsidDel="00ED0AEA" w:rsidRDefault="00F931EC" w:rsidP="00F931EC">
            <w:pPr>
              <w:pStyle w:val="XML4"/>
              <w:rPr>
                <w:del w:id="22995" w:author="Thomas Dietz" w:date="2012-08-08T17:00:00Z"/>
              </w:rPr>
            </w:pPr>
            <w:del w:id="22996" w:author="Thomas Dietz" w:date="2012-08-08T17:00:00Z">
              <w:r w:rsidRPr="009227FA" w:rsidDel="00ED0AEA">
                <w:delText>type enumeration {</w:delText>
              </w:r>
            </w:del>
          </w:p>
          <w:p w14:paraId="75181D8F" w14:textId="4B92D36C" w:rsidR="00F931EC" w:rsidRPr="009227FA" w:rsidDel="00ED0AEA" w:rsidRDefault="00F931EC" w:rsidP="00F931EC">
            <w:pPr>
              <w:pStyle w:val="XML5"/>
              <w:rPr>
                <w:del w:id="22997" w:author="Thomas Dietz" w:date="2012-08-08T17:00:00Z"/>
              </w:rPr>
            </w:pPr>
            <w:del w:id="22998" w:author="Thomas Dietz" w:date="2012-08-08T17:00:00Z">
              <w:r w:rsidRPr="009227FA" w:rsidDel="00ED0AEA">
                <w:delText>enum copper;</w:delText>
              </w:r>
            </w:del>
          </w:p>
          <w:p w14:paraId="3932F56E" w14:textId="5AC5B3E5" w:rsidR="00F931EC" w:rsidRPr="009227FA" w:rsidDel="00ED0AEA" w:rsidRDefault="00F931EC" w:rsidP="00F931EC">
            <w:pPr>
              <w:pStyle w:val="XML5"/>
              <w:rPr>
                <w:del w:id="22999" w:author="Thomas Dietz" w:date="2012-08-08T17:00:00Z"/>
              </w:rPr>
            </w:pPr>
            <w:del w:id="23000" w:author="Thomas Dietz" w:date="2012-08-08T17:00:00Z">
              <w:r w:rsidRPr="009227FA" w:rsidDel="00ED0AEA">
                <w:delText>enum fiber;</w:delText>
              </w:r>
            </w:del>
          </w:p>
          <w:p w14:paraId="72FE47D0" w14:textId="6D9333FA" w:rsidR="00F931EC" w:rsidRPr="009227FA" w:rsidDel="00ED0AEA" w:rsidRDefault="00F931EC" w:rsidP="00F931EC">
            <w:pPr>
              <w:pStyle w:val="XML4"/>
              <w:rPr>
                <w:del w:id="23001" w:author="Thomas Dietz" w:date="2012-08-08T17:00:00Z"/>
              </w:rPr>
            </w:pPr>
            <w:del w:id="23002" w:author="Thomas Dietz" w:date="2012-08-08T17:00:00Z">
              <w:r w:rsidRPr="009227FA" w:rsidDel="00ED0AEA">
                <w:delText>}</w:delText>
              </w:r>
            </w:del>
          </w:p>
          <w:p w14:paraId="2015E203" w14:textId="39757E50" w:rsidR="00F931EC" w:rsidRPr="009227FA" w:rsidDel="00ED0AEA" w:rsidRDefault="00F931EC" w:rsidP="00F931EC">
            <w:pPr>
              <w:pStyle w:val="XML4"/>
              <w:rPr>
                <w:del w:id="23003" w:author="Thomas Dietz" w:date="2012-08-08T17:00:00Z"/>
              </w:rPr>
            </w:pPr>
            <w:del w:id="23004" w:author="Thomas Dietz" w:date="2012-08-08T17:00:00Z">
              <w:r w:rsidRPr="009227FA" w:rsidDel="00ED0AEA">
                <w:delText>min-elements 1;</w:delText>
              </w:r>
            </w:del>
          </w:p>
          <w:p w14:paraId="028C52B4" w14:textId="6B7B9B07" w:rsidR="00F931EC" w:rsidRPr="009227FA" w:rsidDel="00ED0AEA" w:rsidRDefault="00F931EC" w:rsidP="00F931EC">
            <w:pPr>
              <w:pStyle w:val="XML4"/>
              <w:rPr>
                <w:del w:id="23005" w:author="Thomas Dietz" w:date="2012-08-08T17:00:00Z"/>
              </w:rPr>
            </w:pPr>
            <w:del w:id="23006" w:author="Thomas Dietz" w:date="2012-08-08T17:00:00Z">
              <w:r w:rsidRPr="009227FA" w:rsidDel="00ED0AEA">
                <w:delText>description "The transmission medium used by the port.</w:delText>
              </w:r>
            </w:del>
          </w:p>
          <w:p w14:paraId="5C4D6D0D" w14:textId="7FF73ED2" w:rsidR="00F931EC" w:rsidRPr="009227FA" w:rsidDel="00ED0AEA" w:rsidRDefault="00F931EC" w:rsidP="00F931EC">
            <w:pPr>
              <w:pStyle w:val="XML5"/>
              <w:rPr>
                <w:del w:id="23007" w:author="Thomas Dietz" w:date="2012-08-08T17:00:00Z"/>
              </w:rPr>
            </w:pPr>
            <w:del w:id="23008" w:author="Thomas Dietz" w:date="2012-08-08T17:00:00Z">
              <w:r w:rsidRPr="009227FA" w:rsidDel="00ED0AEA">
                <w:delText>Multiple media are allowed.";</w:delText>
              </w:r>
            </w:del>
          </w:p>
          <w:p w14:paraId="215D6544" w14:textId="4B31F20E" w:rsidR="00F931EC" w:rsidRPr="009227FA" w:rsidDel="00ED0AEA" w:rsidRDefault="00F931EC" w:rsidP="00F931EC">
            <w:pPr>
              <w:pStyle w:val="XML3"/>
              <w:rPr>
                <w:del w:id="23009" w:author="Thomas Dietz" w:date="2012-08-08T17:00:00Z"/>
              </w:rPr>
            </w:pPr>
            <w:del w:id="23010" w:author="Thomas Dietz" w:date="2012-08-08T17:00:00Z">
              <w:r w:rsidRPr="009227FA" w:rsidDel="00ED0AEA">
                <w:delText>}</w:delText>
              </w:r>
            </w:del>
          </w:p>
          <w:p w14:paraId="1702AE82" w14:textId="561FCEFD" w:rsidR="00F931EC" w:rsidRPr="009227FA" w:rsidDel="00ED0AEA" w:rsidRDefault="00F931EC" w:rsidP="00F931EC">
            <w:pPr>
              <w:pStyle w:val="XML3"/>
              <w:rPr>
                <w:del w:id="23011" w:author="Thomas Dietz" w:date="2012-08-08T17:00:00Z"/>
              </w:rPr>
            </w:pPr>
            <w:del w:id="23012" w:author="Thomas Dietz" w:date="2012-08-08T17:00:00Z">
              <w:r w:rsidRPr="009227FA" w:rsidDel="00ED0AEA">
                <w:delText>leaf pause {</w:delText>
              </w:r>
            </w:del>
          </w:p>
          <w:p w14:paraId="5CED6BAB" w14:textId="1D5499D4" w:rsidR="00F931EC" w:rsidRPr="009227FA" w:rsidDel="00ED0AEA" w:rsidRDefault="00F931EC" w:rsidP="00F931EC">
            <w:pPr>
              <w:pStyle w:val="XML4"/>
              <w:rPr>
                <w:del w:id="23013" w:author="Thomas Dietz" w:date="2012-08-08T17:00:00Z"/>
              </w:rPr>
            </w:pPr>
            <w:del w:id="23014" w:author="Thomas Dietz" w:date="2012-08-08T17:00:00Z">
              <w:r w:rsidRPr="009227FA" w:rsidDel="00ED0AEA">
                <w:delText>type enumeration {</w:delText>
              </w:r>
            </w:del>
          </w:p>
          <w:p w14:paraId="1B48730A" w14:textId="519E0C4B" w:rsidR="00F931EC" w:rsidRPr="009227FA" w:rsidDel="00ED0AEA" w:rsidRDefault="00F931EC" w:rsidP="00F931EC">
            <w:pPr>
              <w:pStyle w:val="XML5"/>
              <w:rPr>
                <w:del w:id="23015" w:author="Thomas Dietz" w:date="2012-08-08T17:00:00Z"/>
              </w:rPr>
            </w:pPr>
            <w:del w:id="23016" w:author="Thomas Dietz" w:date="2012-08-08T17:00:00Z">
              <w:r w:rsidRPr="009227FA" w:rsidDel="00ED0AEA">
                <w:delText>enum unsupported;</w:delText>
              </w:r>
            </w:del>
          </w:p>
          <w:p w14:paraId="4571FA09" w14:textId="374A6E84" w:rsidR="00F931EC" w:rsidRPr="009227FA" w:rsidDel="00ED0AEA" w:rsidRDefault="00F931EC" w:rsidP="00F931EC">
            <w:pPr>
              <w:pStyle w:val="XML5"/>
              <w:rPr>
                <w:del w:id="23017" w:author="Thomas Dietz" w:date="2012-08-08T17:00:00Z"/>
              </w:rPr>
            </w:pPr>
            <w:del w:id="23018" w:author="Thomas Dietz" w:date="2012-08-08T17:00:00Z">
              <w:r w:rsidRPr="009227FA" w:rsidDel="00ED0AEA">
                <w:delText>enum symmetric;</w:delText>
              </w:r>
            </w:del>
          </w:p>
          <w:p w14:paraId="4091F5F9" w14:textId="3D7E8C8E" w:rsidR="00F931EC" w:rsidRPr="009227FA" w:rsidDel="00ED0AEA" w:rsidRDefault="00F931EC" w:rsidP="00F931EC">
            <w:pPr>
              <w:pStyle w:val="XML5"/>
              <w:rPr>
                <w:del w:id="23019" w:author="Thomas Dietz" w:date="2012-08-08T17:00:00Z"/>
              </w:rPr>
            </w:pPr>
            <w:del w:id="23020" w:author="Thomas Dietz" w:date="2012-08-08T17:00:00Z">
              <w:r w:rsidRPr="009227FA" w:rsidDel="00ED0AEA">
                <w:delText>enum asymmetric;</w:delText>
              </w:r>
            </w:del>
          </w:p>
          <w:p w14:paraId="3A962EF8" w14:textId="3AE2EBD1" w:rsidR="00F931EC" w:rsidRPr="009227FA" w:rsidDel="00ED0AEA" w:rsidRDefault="00F931EC" w:rsidP="00F931EC">
            <w:pPr>
              <w:pStyle w:val="XML4"/>
              <w:rPr>
                <w:del w:id="23021" w:author="Thomas Dietz" w:date="2012-08-08T17:00:00Z"/>
              </w:rPr>
            </w:pPr>
            <w:del w:id="23022" w:author="Thomas Dietz" w:date="2012-08-08T17:00:00Z">
              <w:r w:rsidRPr="009227FA" w:rsidDel="00ED0AEA">
                <w:delText>}</w:delText>
              </w:r>
            </w:del>
          </w:p>
          <w:p w14:paraId="2E94ADF2" w14:textId="21D6CC27" w:rsidR="00F931EC" w:rsidRPr="009227FA" w:rsidDel="00ED0AEA" w:rsidRDefault="00F931EC" w:rsidP="00F931EC">
            <w:pPr>
              <w:pStyle w:val="XML4"/>
              <w:rPr>
                <w:del w:id="23023" w:author="Thomas Dietz" w:date="2012-08-08T17:00:00Z"/>
              </w:rPr>
            </w:pPr>
            <w:del w:id="23024" w:author="Thomas Dietz" w:date="2012-08-08T17:00:00Z">
              <w:r w:rsidRPr="009227FA" w:rsidDel="00ED0AEA">
                <w:delText>description "Specifies if pausing of transmission is supported at all and if yes if it is asymmetric or symmetric.";</w:delText>
              </w:r>
            </w:del>
          </w:p>
          <w:p w14:paraId="18E1EC31" w14:textId="4862B714" w:rsidR="00F931EC" w:rsidRPr="009227FA" w:rsidDel="00ED0AEA" w:rsidRDefault="00F931EC" w:rsidP="00F931EC">
            <w:pPr>
              <w:pStyle w:val="XML3"/>
              <w:rPr>
                <w:del w:id="23025" w:author="Thomas Dietz" w:date="2012-08-08T17:00:00Z"/>
              </w:rPr>
            </w:pPr>
            <w:del w:id="23026" w:author="Thomas Dietz" w:date="2012-08-08T17:00:00Z">
              <w:r w:rsidRPr="009227FA" w:rsidDel="00ED0AEA">
                <w:delText>}</w:delText>
              </w:r>
            </w:del>
          </w:p>
          <w:p w14:paraId="2E2ECE05" w14:textId="0E165BFA" w:rsidR="00F931EC" w:rsidRPr="009227FA" w:rsidDel="00ED0AEA" w:rsidRDefault="00F931EC" w:rsidP="00F931EC">
            <w:pPr>
              <w:pStyle w:val="XML2"/>
              <w:rPr>
                <w:del w:id="23027" w:author="Thomas Dietz" w:date="2012-08-08T17:00:00Z"/>
              </w:rPr>
            </w:pPr>
            <w:del w:id="23028" w:author="Thomas Dietz" w:date="2012-08-08T17:00:00Z">
              <w:r w:rsidRPr="009227FA" w:rsidDel="00ED0AEA">
                <w:delText>}</w:delText>
              </w:r>
            </w:del>
          </w:p>
          <w:p w14:paraId="54A274D3" w14:textId="0AD333E8" w:rsidR="00F931EC" w:rsidRPr="009227FA" w:rsidDel="00ED0AEA" w:rsidRDefault="00F931EC" w:rsidP="00F931EC">
            <w:pPr>
              <w:pStyle w:val="XML1"/>
              <w:rPr>
                <w:del w:id="23029" w:author="Thomas Dietz" w:date="2012-08-08T17:00:00Z"/>
              </w:rPr>
            </w:pPr>
          </w:p>
          <w:p w14:paraId="4D9841D2" w14:textId="6D3E2B7C" w:rsidR="008B56E6" w:rsidRPr="009F1B7D" w:rsidDel="00ED0AEA" w:rsidRDefault="008B56E6" w:rsidP="004165BB">
            <w:pPr>
              <w:pStyle w:val="XML2"/>
              <w:rPr>
                <w:del w:id="23030" w:author="Thomas Dietz" w:date="2012-08-08T17:00:00Z"/>
              </w:rPr>
            </w:pPr>
            <w:del w:id="23031" w:author="Thomas Dietz" w:date="2012-08-08T17:00:00Z">
              <w:r w:rsidRPr="009F1B7D" w:rsidDel="00ED0AEA">
                <w:delText>grouping openflow-</w:delText>
              </w:r>
              <w:r w:rsidDel="00ED0AEA">
                <w:delText>external-certificate</w:delText>
              </w:r>
              <w:r w:rsidRPr="009F1B7D" w:rsidDel="00ED0AEA">
                <w:delText>-grouping {</w:delText>
              </w:r>
            </w:del>
          </w:p>
          <w:p w14:paraId="3468B79C" w14:textId="0FD01C12" w:rsidR="008B56E6" w:rsidRPr="009F1B7D" w:rsidDel="00ED0AEA" w:rsidRDefault="008B56E6" w:rsidP="004165BB">
            <w:pPr>
              <w:pStyle w:val="XML3"/>
              <w:rPr>
                <w:del w:id="23032" w:author="Thomas Dietz" w:date="2012-08-08T17:00:00Z"/>
              </w:rPr>
            </w:pPr>
            <w:del w:id="23033" w:author="Thomas Dietz" w:date="2012-08-08T17:00:00Z">
              <w:r w:rsidRPr="009F1B7D" w:rsidDel="00ED0AEA">
                <w:delText xml:space="preserve">description "This grouping specifies </w:delText>
              </w:r>
              <w:r w:rsidDel="00ED0AEA">
                <w:delText>a certificate that can be used by an OpenFlow Logical Switch for authenticating a controller when a TLS connection is established</w:delText>
              </w:r>
              <w:r w:rsidRPr="009F1B7D" w:rsidDel="00ED0AEA">
                <w:delText>.";</w:delText>
              </w:r>
            </w:del>
          </w:p>
          <w:p w14:paraId="3058AB2C" w14:textId="3DD19BFB" w:rsidR="008B56E6" w:rsidRPr="009F1B7D" w:rsidDel="00ED0AEA" w:rsidRDefault="008B56E6" w:rsidP="004165BB">
            <w:pPr>
              <w:pStyle w:val="XML3"/>
              <w:rPr>
                <w:del w:id="23034" w:author="Thomas Dietz" w:date="2012-08-08T17:00:00Z"/>
              </w:rPr>
            </w:pPr>
            <w:del w:id="23035" w:author="Thomas Dietz" w:date="2012-08-08T17:00:00Z">
              <w:r w:rsidRPr="009F1B7D" w:rsidDel="00ED0AEA">
                <w:delText>leaf resource-id {</w:delText>
              </w:r>
            </w:del>
          </w:p>
          <w:p w14:paraId="54AB861C" w14:textId="2D59C3ED" w:rsidR="008B56E6" w:rsidRPr="009F1B7D" w:rsidDel="00ED0AEA" w:rsidRDefault="008B56E6" w:rsidP="004165BB">
            <w:pPr>
              <w:pStyle w:val="XML4"/>
              <w:rPr>
                <w:del w:id="23036" w:author="Thomas Dietz" w:date="2012-08-08T17:00:00Z"/>
              </w:rPr>
            </w:pPr>
            <w:del w:id="23037" w:author="Thomas Dietz" w:date="2012-08-08T17:00:00Z">
              <w:r w:rsidRPr="009F1B7D" w:rsidDel="00ED0AEA">
                <w:delText>type inet:uri;</w:delText>
              </w:r>
            </w:del>
          </w:p>
          <w:p w14:paraId="70F41AB9" w14:textId="3D581A61" w:rsidR="008B56E6" w:rsidRPr="009F1B7D" w:rsidDel="00ED0AEA" w:rsidRDefault="008B56E6" w:rsidP="004165BB">
            <w:pPr>
              <w:pStyle w:val="XML4"/>
              <w:rPr>
                <w:del w:id="23038" w:author="Thomas Dietz" w:date="2012-08-08T17:00:00Z"/>
              </w:rPr>
            </w:pPr>
            <w:del w:id="23039"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5FB22231" w14:textId="77F8C5F0" w:rsidR="008B56E6" w:rsidRPr="009F1B7D" w:rsidDel="00ED0AEA" w:rsidRDefault="008B56E6" w:rsidP="004165BB">
            <w:pPr>
              <w:pStyle w:val="XML3"/>
              <w:rPr>
                <w:del w:id="23040" w:author="Thomas Dietz" w:date="2012-08-08T17:00:00Z"/>
              </w:rPr>
            </w:pPr>
            <w:del w:id="23041" w:author="Thomas Dietz" w:date="2012-08-08T17:00:00Z">
              <w:r w:rsidRPr="009F1B7D" w:rsidDel="00ED0AEA">
                <w:delText>}</w:delText>
              </w:r>
            </w:del>
          </w:p>
          <w:p w14:paraId="4FD69CB9" w14:textId="09C5BC09" w:rsidR="008B56E6" w:rsidRPr="009F1B7D" w:rsidDel="00ED0AEA" w:rsidRDefault="008B56E6" w:rsidP="004165BB">
            <w:pPr>
              <w:pStyle w:val="XML3"/>
              <w:rPr>
                <w:del w:id="23042" w:author="Thomas Dietz" w:date="2012-08-08T17:00:00Z"/>
              </w:rPr>
            </w:pPr>
            <w:del w:id="23043" w:author="Thomas Dietz" w:date="2012-08-08T17:00:00Z">
              <w:r w:rsidRPr="009F1B7D" w:rsidDel="00ED0AEA">
                <w:delText xml:space="preserve">leaf </w:delText>
              </w:r>
              <w:r w:rsidDel="00ED0AEA">
                <w:delText>certificate</w:delText>
              </w:r>
              <w:r w:rsidRPr="009F1B7D" w:rsidDel="00ED0AEA">
                <w:delText xml:space="preserve"> {</w:delText>
              </w:r>
            </w:del>
          </w:p>
          <w:p w14:paraId="774746C3" w14:textId="15447801" w:rsidR="008B56E6" w:rsidRPr="009F1B7D" w:rsidDel="00ED0AEA" w:rsidRDefault="008B56E6" w:rsidP="004165BB">
            <w:pPr>
              <w:pStyle w:val="XML4"/>
              <w:rPr>
                <w:del w:id="23044" w:author="Thomas Dietz" w:date="2012-08-08T17:00:00Z"/>
              </w:rPr>
            </w:pPr>
            <w:del w:id="23045" w:author="Thomas Dietz" w:date="2012-08-08T17:00:00Z">
              <w:r w:rsidRPr="009F1B7D" w:rsidDel="00ED0AEA">
                <w:delText xml:space="preserve">type </w:delText>
              </w:r>
              <w:r w:rsidDel="00ED0AEA">
                <w:delText>string</w:delText>
              </w:r>
              <w:r w:rsidRPr="009F1B7D" w:rsidDel="00ED0AEA">
                <w:delText>;</w:delText>
              </w:r>
            </w:del>
          </w:p>
          <w:p w14:paraId="047293B7" w14:textId="7EBC7894" w:rsidR="008B56E6" w:rsidRPr="009F1B7D" w:rsidDel="00ED0AEA" w:rsidRDefault="008B56E6" w:rsidP="004165BB">
            <w:pPr>
              <w:pStyle w:val="XML4"/>
              <w:rPr>
                <w:del w:id="23046" w:author="Thomas Dietz" w:date="2012-08-08T17:00:00Z"/>
              </w:rPr>
            </w:pPr>
            <w:del w:id="23047" w:author="Thomas Dietz" w:date="2012-08-08T17:00:00Z">
              <w:r w:rsidRPr="009F1B7D" w:rsidDel="00ED0AEA">
                <w:delText>mandatory true;</w:delText>
              </w:r>
            </w:del>
          </w:p>
          <w:p w14:paraId="2E6DFB97" w14:textId="0CE67770" w:rsidR="008B56E6" w:rsidRPr="009F1B7D" w:rsidDel="00ED0AEA" w:rsidRDefault="008B56E6" w:rsidP="004165BB">
            <w:pPr>
              <w:pStyle w:val="XML4"/>
              <w:rPr>
                <w:del w:id="23048" w:author="Thomas Dietz" w:date="2012-08-08T17:00:00Z"/>
              </w:rPr>
            </w:pPr>
            <w:del w:id="23049" w:author="Thomas Dietz" w:date="2012-08-08T17:00:00Z">
              <w:r w:rsidRPr="009F1B7D" w:rsidDel="00ED0AEA">
                <w:delText>description "</w:delText>
              </w:r>
              <w:r w:rsidDel="00ED0AEA">
                <w:delText>An X.509 certificate in DER format base64 encoded</w:delText>
              </w:r>
              <w:r w:rsidRPr="009F1B7D" w:rsidDel="00ED0AEA">
                <w:delText>.";</w:delText>
              </w:r>
            </w:del>
          </w:p>
          <w:p w14:paraId="4C59AC64" w14:textId="0080C2A2" w:rsidR="008B56E6" w:rsidRPr="009F1B7D" w:rsidDel="00ED0AEA" w:rsidRDefault="008B56E6" w:rsidP="004165BB">
            <w:pPr>
              <w:pStyle w:val="XML3"/>
              <w:rPr>
                <w:del w:id="23050" w:author="Thomas Dietz" w:date="2012-08-08T17:00:00Z"/>
              </w:rPr>
            </w:pPr>
            <w:del w:id="23051" w:author="Thomas Dietz" w:date="2012-08-08T17:00:00Z">
              <w:r w:rsidRPr="009F1B7D" w:rsidDel="00ED0AEA">
                <w:delText>}</w:delText>
              </w:r>
            </w:del>
          </w:p>
          <w:p w14:paraId="69D77417" w14:textId="2489A820" w:rsidR="008B56E6" w:rsidDel="00ED0AEA" w:rsidRDefault="008B56E6" w:rsidP="004165BB">
            <w:pPr>
              <w:pStyle w:val="XML2"/>
              <w:rPr>
                <w:del w:id="23052" w:author="Thomas Dietz" w:date="2012-08-08T17:00:00Z"/>
              </w:rPr>
            </w:pPr>
            <w:del w:id="23053" w:author="Thomas Dietz" w:date="2012-08-08T17:00:00Z">
              <w:r w:rsidRPr="009F1B7D" w:rsidDel="00ED0AEA">
                <w:delText>}</w:delText>
              </w:r>
            </w:del>
          </w:p>
          <w:p w14:paraId="735A1F39" w14:textId="500399E8" w:rsidR="008B56E6" w:rsidDel="00ED0AEA" w:rsidRDefault="008B56E6" w:rsidP="004165BB">
            <w:pPr>
              <w:pStyle w:val="XML2"/>
              <w:rPr>
                <w:del w:id="23054" w:author="Thomas Dietz" w:date="2012-08-08T17:00:00Z"/>
              </w:rPr>
            </w:pPr>
          </w:p>
          <w:p w14:paraId="4CB169AE" w14:textId="760BD200" w:rsidR="008B56E6" w:rsidRPr="009F1B7D" w:rsidDel="00ED0AEA" w:rsidRDefault="008B56E6" w:rsidP="004165BB">
            <w:pPr>
              <w:pStyle w:val="XML2"/>
              <w:rPr>
                <w:del w:id="23055" w:author="Thomas Dietz" w:date="2012-08-08T17:00:00Z"/>
              </w:rPr>
            </w:pPr>
            <w:del w:id="23056" w:author="Thomas Dietz" w:date="2012-08-08T17:00:00Z">
              <w:r w:rsidRPr="009F1B7D" w:rsidDel="00ED0AEA">
                <w:delText>grouping openflow-</w:delText>
              </w:r>
              <w:r w:rsidDel="00ED0AEA">
                <w:delText>owned-certificate</w:delText>
              </w:r>
              <w:r w:rsidRPr="009F1B7D" w:rsidDel="00ED0AEA">
                <w:delText>-grouping {</w:delText>
              </w:r>
            </w:del>
          </w:p>
          <w:p w14:paraId="4DB93428" w14:textId="326210EF" w:rsidR="008B56E6" w:rsidRPr="009F1B7D" w:rsidDel="00ED0AEA" w:rsidRDefault="008B56E6" w:rsidP="004165BB">
            <w:pPr>
              <w:pStyle w:val="XML3"/>
              <w:rPr>
                <w:del w:id="23057" w:author="Thomas Dietz" w:date="2012-08-08T17:00:00Z"/>
              </w:rPr>
            </w:pPr>
            <w:del w:id="23058" w:author="Thomas Dietz" w:date="2012-08-08T17:00:00Z">
              <w:r w:rsidRPr="009F1B7D" w:rsidDel="00ED0AEA">
                <w:delText xml:space="preserve">description "This grouping specifies </w:delText>
              </w:r>
              <w:r w:rsidDel="00ED0AEA">
                <w:delText>a certificate and a private key. It can be used by an OpenFlow Logical Switch for authenticati</w:delText>
              </w:r>
              <w:r w:rsidRPr="00C82429" w:rsidDel="00ED0AEA">
                <w:delText>n</w:delText>
              </w:r>
              <w:r w:rsidDel="00ED0AEA">
                <w:delText>g</w:delText>
              </w:r>
              <w:r w:rsidRPr="00C82429" w:rsidDel="00ED0AEA">
                <w:delText xml:space="preserve"> itself to a controller when a TLS connection is established</w:delText>
              </w:r>
              <w:r w:rsidRPr="009F1B7D" w:rsidDel="00ED0AEA">
                <w:delText>.";</w:delText>
              </w:r>
            </w:del>
          </w:p>
          <w:p w14:paraId="5512D0E6" w14:textId="77307304" w:rsidR="008B56E6" w:rsidRPr="009F1B7D" w:rsidDel="00ED0AEA" w:rsidRDefault="008B56E6" w:rsidP="004165BB">
            <w:pPr>
              <w:pStyle w:val="XML3"/>
              <w:rPr>
                <w:del w:id="23059" w:author="Thomas Dietz" w:date="2012-08-08T17:00:00Z"/>
              </w:rPr>
            </w:pPr>
            <w:del w:id="23060" w:author="Thomas Dietz" w:date="2012-08-08T17:00:00Z">
              <w:r w:rsidRPr="009F1B7D" w:rsidDel="00ED0AEA">
                <w:delText>leaf resource-id {</w:delText>
              </w:r>
            </w:del>
          </w:p>
          <w:p w14:paraId="4DE4F6BF" w14:textId="18B96AA0" w:rsidR="008B56E6" w:rsidRPr="009F1B7D" w:rsidDel="00ED0AEA" w:rsidRDefault="008B56E6" w:rsidP="004165BB">
            <w:pPr>
              <w:pStyle w:val="XML4"/>
              <w:rPr>
                <w:del w:id="23061" w:author="Thomas Dietz" w:date="2012-08-08T17:00:00Z"/>
              </w:rPr>
            </w:pPr>
            <w:del w:id="23062" w:author="Thomas Dietz" w:date="2012-08-08T17:00:00Z">
              <w:r w:rsidRPr="009F1B7D" w:rsidDel="00ED0AEA">
                <w:lastRenderedPageBreak/>
                <w:delText>type inet:uri;</w:delText>
              </w:r>
            </w:del>
          </w:p>
          <w:p w14:paraId="59F0D45C" w14:textId="3D85CD32" w:rsidR="008B56E6" w:rsidRPr="009F1B7D" w:rsidDel="00ED0AEA" w:rsidRDefault="008B56E6" w:rsidP="004165BB">
            <w:pPr>
              <w:pStyle w:val="XML4"/>
              <w:rPr>
                <w:del w:id="23063" w:author="Thomas Dietz" w:date="2012-08-08T17:00:00Z"/>
              </w:rPr>
            </w:pPr>
            <w:del w:id="23064"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070FB953" w14:textId="511DD858" w:rsidR="008B56E6" w:rsidRPr="009F1B7D" w:rsidDel="00ED0AEA" w:rsidRDefault="008B56E6" w:rsidP="004165BB">
            <w:pPr>
              <w:pStyle w:val="XML3"/>
              <w:rPr>
                <w:del w:id="23065" w:author="Thomas Dietz" w:date="2012-08-08T17:00:00Z"/>
              </w:rPr>
            </w:pPr>
            <w:del w:id="23066" w:author="Thomas Dietz" w:date="2012-08-08T17:00:00Z">
              <w:r w:rsidRPr="009F1B7D" w:rsidDel="00ED0AEA">
                <w:delText>}</w:delText>
              </w:r>
            </w:del>
          </w:p>
          <w:p w14:paraId="014547D9" w14:textId="4A14CC7E" w:rsidR="008B56E6" w:rsidRPr="009F1B7D" w:rsidDel="00ED0AEA" w:rsidRDefault="008B56E6" w:rsidP="004165BB">
            <w:pPr>
              <w:pStyle w:val="XML3"/>
              <w:rPr>
                <w:del w:id="23067" w:author="Thomas Dietz" w:date="2012-08-08T17:00:00Z"/>
              </w:rPr>
            </w:pPr>
            <w:del w:id="23068" w:author="Thomas Dietz" w:date="2012-08-08T17:00:00Z">
              <w:r w:rsidRPr="009F1B7D" w:rsidDel="00ED0AEA">
                <w:delText xml:space="preserve">leaf </w:delText>
              </w:r>
              <w:r w:rsidDel="00ED0AEA">
                <w:delText>certificate</w:delText>
              </w:r>
              <w:r w:rsidRPr="009F1B7D" w:rsidDel="00ED0AEA">
                <w:delText xml:space="preserve"> {</w:delText>
              </w:r>
            </w:del>
          </w:p>
          <w:p w14:paraId="59E20721" w14:textId="703DBEA1" w:rsidR="008B56E6" w:rsidRPr="009F1B7D" w:rsidDel="00ED0AEA" w:rsidRDefault="008B56E6" w:rsidP="004165BB">
            <w:pPr>
              <w:pStyle w:val="XML4"/>
              <w:rPr>
                <w:del w:id="23069" w:author="Thomas Dietz" w:date="2012-08-08T17:00:00Z"/>
              </w:rPr>
            </w:pPr>
            <w:del w:id="23070" w:author="Thomas Dietz" w:date="2012-08-08T17:00:00Z">
              <w:r w:rsidRPr="009F1B7D" w:rsidDel="00ED0AEA">
                <w:delText xml:space="preserve">type </w:delText>
              </w:r>
              <w:r w:rsidDel="00ED0AEA">
                <w:delText>string</w:delText>
              </w:r>
              <w:r w:rsidRPr="009F1B7D" w:rsidDel="00ED0AEA">
                <w:delText>;</w:delText>
              </w:r>
            </w:del>
          </w:p>
          <w:p w14:paraId="4F3858C7" w14:textId="0BC72007" w:rsidR="008B56E6" w:rsidRPr="009F1B7D" w:rsidDel="00ED0AEA" w:rsidRDefault="008B56E6" w:rsidP="004165BB">
            <w:pPr>
              <w:pStyle w:val="XML4"/>
              <w:rPr>
                <w:del w:id="23071" w:author="Thomas Dietz" w:date="2012-08-08T17:00:00Z"/>
              </w:rPr>
            </w:pPr>
            <w:del w:id="23072" w:author="Thomas Dietz" w:date="2012-08-08T17:00:00Z">
              <w:r w:rsidRPr="009F1B7D" w:rsidDel="00ED0AEA">
                <w:delText>mandatory true;</w:delText>
              </w:r>
            </w:del>
          </w:p>
          <w:p w14:paraId="3FB29CCA" w14:textId="31A66303" w:rsidR="008B56E6" w:rsidRPr="009F1B7D" w:rsidDel="00ED0AEA" w:rsidRDefault="008B56E6" w:rsidP="004165BB">
            <w:pPr>
              <w:pStyle w:val="XML4"/>
              <w:rPr>
                <w:del w:id="23073" w:author="Thomas Dietz" w:date="2012-08-08T17:00:00Z"/>
              </w:rPr>
            </w:pPr>
            <w:del w:id="23074" w:author="Thomas Dietz" w:date="2012-08-08T17:00:00Z">
              <w:r w:rsidRPr="009F1B7D" w:rsidDel="00ED0AEA">
                <w:delText>description "</w:delText>
              </w:r>
              <w:r w:rsidDel="00ED0AEA">
                <w:delText>An X.509 certificate in DER format base64 encoded</w:delText>
              </w:r>
              <w:r w:rsidRPr="009F1B7D" w:rsidDel="00ED0AEA">
                <w:delText>.";</w:delText>
              </w:r>
            </w:del>
          </w:p>
          <w:p w14:paraId="4235CAB3" w14:textId="57313C5C" w:rsidR="008B56E6" w:rsidRPr="009F1B7D" w:rsidDel="00ED0AEA" w:rsidRDefault="008B56E6" w:rsidP="004165BB">
            <w:pPr>
              <w:pStyle w:val="XML3"/>
              <w:rPr>
                <w:del w:id="23075" w:author="Thomas Dietz" w:date="2012-08-08T17:00:00Z"/>
              </w:rPr>
            </w:pPr>
            <w:del w:id="23076" w:author="Thomas Dietz" w:date="2012-08-08T17:00:00Z">
              <w:r w:rsidRPr="009F1B7D" w:rsidDel="00ED0AEA">
                <w:delText>}</w:delText>
              </w:r>
            </w:del>
          </w:p>
          <w:p w14:paraId="24ADFC49" w14:textId="492C8DCF" w:rsidR="008B56E6" w:rsidRPr="009F1B7D" w:rsidDel="00ED0AEA" w:rsidRDefault="00486F13" w:rsidP="004165BB">
            <w:pPr>
              <w:pStyle w:val="XML3"/>
              <w:rPr>
                <w:del w:id="23077" w:author="Thomas Dietz" w:date="2012-08-08T17:00:00Z"/>
              </w:rPr>
            </w:pPr>
            <w:del w:id="23078" w:author="Thomas Dietz" w:date="2012-08-08T17:00:00Z">
              <w:r w:rsidDel="00ED0AEA">
                <w:delText>container</w:delText>
              </w:r>
              <w:r w:rsidR="008B56E6" w:rsidRPr="009F1B7D" w:rsidDel="00ED0AEA">
                <w:delText xml:space="preserve"> </w:delText>
              </w:r>
              <w:r w:rsidR="008B56E6" w:rsidDel="00ED0AEA">
                <w:delText>private-key</w:delText>
              </w:r>
              <w:r w:rsidR="008B56E6" w:rsidRPr="009F1B7D" w:rsidDel="00ED0AEA">
                <w:delText xml:space="preserve"> {</w:delText>
              </w:r>
            </w:del>
          </w:p>
          <w:p w14:paraId="41B44C65" w14:textId="4D491AA9" w:rsidR="008B56E6" w:rsidDel="00ED0AEA" w:rsidRDefault="008B56E6" w:rsidP="004165BB">
            <w:pPr>
              <w:pStyle w:val="XML4"/>
              <w:rPr>
                <w:del w:id="23079" w:author="Thomas Dietz" w:date="2012-08-08T17:00:00Z"/>
              </w:rPr>
            </w:pPr>
            <w:del w:id="23080" w:author="Thomas Dietz" w:date="2012-08-08T17:00:00Z">
              <w:r w:rsidDel="00ED0AEA">
                <w:delText>uses KeyValueType;</w:delText>
              </w:r>
            </w:del>
          </w:p>
          <w:p w14:paraId="3CE38A4B" w14:textId="2F0F7AE5" w:rsidR="008B56E6" w:rsidRPr="009F1B7D" w:rsidDel="00ED0AEA" w:rsidRDefault="008B56E6" w:rsidP="004165BB">
            <w:pPr>
              <w:pStyle w:val="XML4"/>
              <w:rPr>
                <w:del w:id="23081" w:author="Thomas Dietz" w:date="2012-08-08T17:00:00Z"/>
              </w:rPr>
            </w:pPr>
            <w:del w:id="23082" w:author="Thomas Dietz" w:date="2012-08-08T17:00:00Z">
              <w:r w:rsidRPr="009F1B7D" w:rsidDel="00ED0AEA">
                <w:delText>description "</w:delText>
              </w:r>
              <w:r w:rsidDel="00ED0AEA">
                <w:delText>tbd</w:delText>
              </w:r>
              <w:r w:rsidRPr="009F1B7D" w:rsidDel="00ED0AEA">
                <w:delText>.";</w:delText>
              </w:r>
            </w:del>
          </w:p>
          <w:p w14:paraId="003D43A7" w14:textId="7FEA66C6" w:rsidR="008B56E6" w:rsidRPr="009F1B7D" w:rsidDel="00ED0AEA" w:rsidRDefault="008B56E6" w:rsidP="004165BB">
            <w:pPr>
              <w:pStyle w:val="XML3"/>
              <w:rPr>
                <w:del w:id="23083" w:author="Thomas Dietz" w:date="2012-08-08T17:00:00Z"/>
              </w:rPr>
            </w:pPr>
            <w:del w:id="23084" w:author="Thomas Dietz" w:date="2012-08-08T17:00:00Z">
              <w:r w:rsidRPr="009F1B7D" w:rsidDel="00ED0AEA">
                <w:delText>}</w:delText>
              </w:r>
            </w:del>
          </w:p>
          <w:p w14:paraId="4959206E" w14:textId="6486C6B3" w:rsidR="008B56E6" w:rsidDel="00ED0AEA" w:rsidRDefault="008B56E6" w:rsidP="004165BB">
            <w:pPr>
              <w:pStyle w:val="XML2"/>
              <w:rPr>
                <w:del w:id="23085" w:author="Thomas Dietz" w:date="2012-08-08T17:00:00Z"/>
              </w:rPr>
            </w:pPr>
            <w:del w:id="23086" w:author="Thomas Dietz" w:date="2012-08-08T17:00:00Z">
              <w:r w:rsidRPr="009F1B7D" w:rsidDel="00ED0AEA">
                <w:delText>}</w:delText>
              </w:r>
            </w:del>
          </w:p>
          <w:p w14:paraId="7B3DEFBB" w14:textId="2181C068" w:rsidR="008B56E6" w:rsidDel="00ED0AEA" w:rsidRDefault="008B56E6" w:rsidP="008B56E6">
            <w:pPr>
              <w:pStyle w:val="XML1"/>
              <w:rPr>
                <w:del w:id="23087" w:author="Thomas Dietz" w:date="2012-08-08T17:00:00Z"/>
              </w:rPr>
            </w:pPr>
          </w:p>
          <w:p w14:paraId="1222C402" w14:textId="09BF2788" w:rsidR="008B56E6" w:rsidDel="00ED0AEA" w:rsidRDefault="008B56E6" w:rsidP="004165BB">
            <w:pPr>
              <w:pStyle w:val="XML2"/>
              <w:rPr>
                <w:del w:id="23088" w:author="Thomas Dietz" w:date="2012-08-08T17:00:00Z"/>
              </w:rPr>
            </w:pPr>
            <w:del w:id="23089" w:author="Thomas Dietz" w:date="2012-08-08T17:00:00Z">
              <w:r w:rsidDel="00ED0AEA">
                <w:delText>grouping KeyValueType {</w:delText>
              </w:r>
            </w:del>
          </w:p>
          <w:p w14:paraId="5AC649EE" w14:textId="055C4668" w:rsidR="008B56E6" w:rsidDel="00ED0AEA" w:rsidRDefault="008B56E6" w:rsidP="004165BB">
            <w:pPr>
              <w:pStyle w:val="XML3"/>
              <w:rPr>
                <w:del w:id="23090" w:author="Thomas Dietz" w:date="2012-08-08T17:00:00Z"/>
              </w:rPr>
            </w:pPr>
            <w:del w:id="23091" w:author="Thomas Dietz" w:date="2012-08-08T17:00:00Z">
              <w:r w:rsidDel="00ED0AEA">
                <w:delText>choice key-type {</w:delText>
              </w:r>
            </w:del>
          </w:p>
          <w:p w14:paraId="040F1B10" w14:textId="33F88BCF" w:rsidR="008B56E6" w:rsidRPr="008B56E6" w:rsidDel="00ED0AEA" w:rsidRDefault="008B56E6" w:rsidP="004165BB">
            <w:pPr>
              <w:pStyle w:val="XML4"/>
              <w:rPr>
                <w:del w:id="23092" w:author="Thomas Dietz" w:date="2012-08-08T17:00:00Z"/>
              </w:rPr>
            </w:pPr>
            <w:del w:id="23093" w:author="Thomas Dietz" w:date="2012-08-08T17:00:00Z">
              <w:r w:rsidDel="00ED0AEA">
                <w:delText>mandatory true;</w:delText>
              </w:r>
            </w:del>
          </w:p>
          <w:p w14:paraId="528DE1FE" w14:textId="61184CA7" w:rsidR="008B56E6" w:rsidDel="00ED0AEA" w:rsidRDefault="008B56E6" w:rsidP="004165BB">
            <w:pPr>
              <w:pStyle w:val="XML4"/>
              <w:rPr>
                <w:del w:id="23094" w:author="Thomas Dietz" w:date="2012-08-08T17:00:00Z"/>
              </w:rPr>
            </w:pPr>
            <w:del w:id="23095" w:author="Thomas Dietz" w:date="2012-08-08T17:00:00Z">
              <w:r w:rsidDel="00ED0AEA">
                <w:delText>case dsa {</w:delText>
              </w:r>
            </w:del>
          </w:p>
          <w:p w14:paraId="2823BB6B" w14:textId="7C41954E" w:rsidR="008B56E6" w:rsidDel="00ED0AEA" w:rsidRDefault="008B56E6" w:rsidP="004165BB">
            <w:pPr>
              <w:pStyle w:val="XML5"/>
              <w:rPr>
                <w:del w:id="23096" w:author="Thomas Dietz" w:date="2012-08-08T17:00:00Z"/>
              </w:rPr>
            </w:pPr>
            <w:del w:id="23097" w:author="Thomas Dietz" w:date="2012-08-08T17:00:00Z">
              <w:r w:rsidDel="00ED0AEA">
                <w:delText>container DSAKeyValue {</w:delText>
              </w:r>
            </w:del>
          </w:p>
          <w:p w14:paraId="7DD9D228" w14:textId="423432D4" w:rsidR="008B56E6" w:rsidDel="00ED0AEA" w:rsidRDefault="008B56E6" w:rsidP="004165BB">
            <w:pPr>
              <w:pStyle w:val="XML6"/>
              <w:rPr>
                <w:del w:id="23098" w:author="Thomas Dietz" w:date="2012-08-08T17:00:00Z"/>
              </w:rPr>
            </w:pPr>
            <w:del w:id="23099" w:author="Thomas Dietz" w:date="2012-08-08T17:00:00Z">
              <w:r w:rsidDel="00ED0AEA">
                <w:delText>uses DSAKeyValueType;</w:delText>
              </w:r>
            </w:del>
          </w:p>
          <w:p w14:paraId="28604404" w14:textId="678ECD33" w:rsidR="008B56E6" w:rsidDel="00ED0AEA" w:rsidRDefault="008B56E6" w:rsidP="004165BB">
            <w:pPr>
              <w:pStyle w:val="XML5"/>
              <w:rPr>
                <w:del w:id="23100" w:author="Thomas Dietz" w:date="2012-08-08T17:00:00Z"/>
              </w:rPr>
            </w:pPr>
            <w:del w:id="23101" w:author="Thomas Dietz" w:date="2012-08-08T17:00:00Z">
              <w:r w:rsidDel="00ED0AEA">
                <w:delText>}</w:delText>
              </w:r>
            </w:del>
          </w:p>
          <w:p w14:paraId="101E0E1F" w14:textId="6C6303BA" w:rsidR="008B56E6" w:rsidDel="00ED0AEA" w:rsidRDefault="008B56E6" w:rsidP="004165BB">
            <w:pPr>
              <w:pStyle w:val="XML4"/>
              <w:rPr>
                <w:del w:id="23102" w:author="Thomas Dietz" w:date="2012-08-08T17:00:00Z"/>
              </w:rPr>
            </w:pPr>
            <w:del w:id="23103" w:author="Thomas Dietz" w:date="2012-08-08T17:00:00Z">
              <w:r w:rsidDel="00ED0AEA">
                <w:delText>}</w:delText>
              </w:r>
            </w:del>
          </w:p>
          <w:p w14:paraId="6C10655E" w14:textId="2D92ED7C" w:rsidR="008B56E6" w:rsidDel="00ED0AEA" w:rsidRDefault="008B56E6" w:rsidP="004165BB">
            <w:pPr>
              <w:pStyle w:val="XML4"/>
              <w:rPr>
                <w:del w:id="23104" w:author="Thomas Dietz" w:date="2012-08-08T17:00:00Z"/>
              </w:rPr>
            </w:pPr>
            <w:del w:id="23105" w:author="Thomas Dietz" w:date="2012-08-08T17:00:00Z">
              <w:r w:rsidDel="00ED0AEA">
                <w:delText>case rsa {</w:delText>
              </w:r>
            </w:del>
          </w:p>
          <w:p w14:paraId="4C0DCA7F" w14:textId="78AD6BB6" w:rsidR="008B56E6" w:rsidDel="00ED0AEA" w:rsidRDefault="008B56E6" w:rsidP="004165BB">
            <w:pPr>
              <w:pStyle w:val="XML5"/>
              <w:rPr>
                <w:del w:id="23106" w:author="Thomas Dietz" w:date="2012-08-08T17:00:00Z"/>
              </w:rPr>
            </w:pPr>
            <w:del w:id="23107" w:author="Thomas Dietz" w:date="2012-08-08T17:00:00Z">
              <w:r w:rsidDel="00ED0AEA">
                <w:delText>container RSAKeyValue {</w:delText>
              </w:r>
            </w:del>
          </w:p>
          <w:p w14:paraId="481E5403" w14:textId="300A11C4" w:rsidR="008B56E6" w:rsidDel="00ED0AEA" w:rsidRDefault="008B56E6" w:rsidP="004165BB">
            <w:pPr>
              <w:pStyle w:val="XML6"/>
              <w:rPr>
                <w:del w:id="23108" w:author="Thomas Dietz" w:date="2012-08-08T17:00:00Z"/>
              </w:rPr>
            </w:pPr>
            <w:del w:id="23109" w:author="Thomas Dietz" w:date="2012-08-08T17:00:00Z">
              <w:r w:rsidDel="00ED0AEA">
                <w:delText>uses RSAKeyValueType;</w:delText>
              </w:r>
            </w:del>
          </w:p>
          <w:p w14:paraId="4E89C3D1" w14:textId="0D584E38" w:rsidR="008B56E6" w:rsidDel="00ED0AEA" w:rsidRDefault="008B56E6" w:rsidP="004165BB">
            <w:pPr>
              <w:pStyle w:val="XML5"/>
              <w:rPr>
                <w:del w:id="23110" w:author="Thomas Dietz" w:date="2012-08-08T17:00:00Z"/>
              </w:rPr>
            </w:pPr>
            <w:del w:id="23111" w:author="Thomas Dietz" w:date="2012-08-08T17:00:00Z">
              <w:r w:rsidDel="00ED0AEA">
                <w:delText>}</w:delText>
              </w:r>
            </w:del>
          </w:p>
          <w:p w14:paraId="162A02C5" w14:textId="0FBD6ECC" w:rsidR="008B56E6" w:rsidDel="00ED0AEA" w:rsidRDefault="008B56E6" w:rsidP="004165BB">
            <w:pPr>
              <w:pStyle w:val="XML4"/>
              <w:rPr>
                <w:del w:id="23112" w:author="Thomas Dietz" w:date="2012-08-08T17:00:00Z"/>
              </w:rPr>
            </w:pPr>
            <w:del w:id="23113" w:author="Thomas Dietz" w:date="2012-08-08T17:00:00Z">
              <w:r w:rsidDel="00ED0AEA">
                <w:delText>}</w:delText>
              </w:r>
            </w:del>
          </w:p>
          <w:p w14:paraId="64B8EAE0" w14:textId="71504147" w:rsidR="008B56E6" w:rsidDel="00ED0AEA" w:rsidRDefault="008B56E6" w:rsidP="004165BB">
            <w:pPr>
              <w:pStyle w:val="XML3"/>
              <w:rPr>
                <w:del w:id="23114" w:author="Thomas Dietz" w:date="2012-08-08T17:00:00Z"/>
              </w:rPr>
            </w:pPr>
            <w:del w:id="23115" w:author="Thomas Dietz" w:date="2012-08-08T17:00:00Z">
              <w:r w:rsidDel="00ED0AEA">
                <w:delText>}</w:delText>
              </w:r>
            </w:del>
          </w:p>
          <w:p w14:paraId="25176CC4" w14:textId="2EE53156" w:rsidR="008B56E6" w:rsidDel="00ED0AEA" w:rsidRDefault="008B56E6" w:rsidP="004165BB">
            <w:pPr>
              <w:pStyle w:val="XML2"/>
              <w:rPr>
                <w:del w:id="23116" w:author="Thomas Dietz" w:date="2012-08-08T17:00:00Z"/>
              </w:rPr>
            </w:pPr>
            <w:del w:id="23117" w:author="Thomas Dietz" w:date="2012-08-08T17:00:00Z">
              <w:r w:rsidDel="00ED0AEA">
                <w:delText>}</w:delText>
              </w:r>
            </w:del>
          </w:p>
          <w:p w14:paraId="0EB4696E" w14:textId="29A28357" w:rsidR="008B56E6" w:rsidDel="00ED0AEA" w:rsidRDefault="008B56E6" w:rsidP="008B56E6">
            <w:pPr>
              <w:pStyle w:val="XML1"/>
              <w:rPr>
                <w:del w:id="23118" w:author="Thomas Dietz" w:date="2012-08-08T17:00:00Z"/>
              </w:rPr>
            </w:pPr>
          </w:p>
          <w:p w14:paraId="3A3D6CB7" w14:textId="5A9564F0" w:rsidR="008B56E6" w:rsidDel="00ED0AEA" w:rsidRDefault="008B56E6" w:rsidP="004165BB">
            <w:pPr>
              <w:pStyle w:val="XML2"/>
              <w:rPr>
                <w:del w:id="23119" w:author="Thomas Dietz" w:date="2012-08-08T17:00:00Z"/>
              </w:rPr>
            </w:pPr>
            <w:del w:id="23120" w:author="Thomas Dietz" w:date="2012-08-08T17:00:00Z">
              <w:r w:rsidDel="00ED0AEA">
                <w:delText>grouping DSAKeyValueType {</w:delText>
              </w:r>
            </w:del>
          </w:p>
          <w:p w14:paraId="61807475" w14:textId="304E3E34" w:rsidR="008B56E6" w:rsidDel="00ED0AEA" w:rsidRDefault="008B56E6" w:rsidP="004165BB">
            <w:pPr>
              <w:pStyle w:val="XML3"/>
              <w:rPr>
                <w:del w:id="23121" w:author="Thomas Dietz" w:date="2012-08-08T17:00:00Z"/>
              </w:rPr>
            </w:pPr>
            <w:del w:id="23122" w:author="Thomas Dietz" w:date="2012-08-08T17:00:00Z">
              <w:r w:rsidDel="00ED0AEA">
                <w:delText>leaf P {</w:delText>
              </w:r>
            </w:del>
          </w:p>
          <w:p w14:paraId="18008D64" w14:textId="44B523C3" w:rsidR="008B56E6" w:rsidDel="00ED0AEA" w:rsidRDefault="008B56E6" w:rsidP="004165BB">
            <w:pPr>
              <w:pStyle w:val="XML4"/>
              <w:rPr>
                <w:del w:id="23123" w:author="Thomas Dietz" w:date="2012-08-08T17:00:00Z"/>
              </w:rPr>
            </w:pPr>
            <w:del w:id="23124" w:author="Thomas Dietz" w:date="2012-08-08T17:00:00Z">
              <w:r w:rsidDel="00ED0AEA">
                <w:delText>when "count(../Q) != 0";</w:delText>
              </w:r>
            </w:del>
          </w:p>
          <w:p w14:paraId="683CE37B" w14:textId="7429C5A1" w:rsidR="008B56E6" w:rsidDel="00ED0AEA" w:rsidRDefault="008B56E6" w:rsidP="004165BB">
            <w:pPr>
              <w:pStyle w:val="XML4"/>
              <w:rPr>
                <w:del w:id="23125" w:author="Thomas Dietz" w:date="2012-08-08T17:00:00Z"/>
              </w:rPr>
            </w:pPr>
            <w:del w:id="23126" w:author="Thomas Dietz" w:date="2012-08-08T17:00:00Z">
              <w:r w:rsidDel="00ED0AEA">
                <w:delText>type binary;</w:delText>
              </w:r>
            </w:del>
          </w:p>
          <w:p w14:paraId="02EFE1B2" w14:textId="018FB0DF" w:rsidR="008B56E6" w:rsidDel="00ED0AEA" w:rsidRDefault="008B56E6" w:rsidP="004165BB">
            <w:pPr>
              <w:pStyle w:val="XML4"/>
              <w:rPr>
                <w:del w:id="23127" w:author="Thomas Dietz" w:date="2012-08-08T17:00:00Z"/>
              </w:rPr>
            </w:pPr>
            <w:del w:id="23128" w:author="Thomas Dietz" w:date="2012-08-08T17:00:00Z">
              <w:r w:rsidDel="00ED0AEA">
                <w:delText>mandatory true;</w:delText>
              </w:r>
            </w:del>
          </w:p>
          <w:p w14:paraId="47B20E61" w14:textId="00810666" w:rsidR="008B56E6" w:rsidDel="00ED0AEA" w:rsidRDefault="008B56E6" w:rsidP="004165BB">
            <w:pPr>
              <w:pStyle w:val="XML3"/>
              <w:rPr>
                <w:del w:id="23129" w:author="Thomas Dietz" w:date="2012-08-08T17:00:00Z"/>
              </w:rPr>
            </w:pPr>
            <w:del w:id="23130" w:author="Thomas Dietz" w:date="2012-08-08T17:00:00Z">
              <w:r w:rsidDel="00ED0AEA">
                <w:delText>}</w:delText>
              </w:r>
            </w:del>
          </w:p>
          <w:p w14:paraId="14DE793C" w14:textId="70DF310C" w:rsidR="008B56E6" w:rsidDel="00ED0AEA" w:rsidRDefault="008B56E6" w:rsidP="004165BB">
            <w:pPr>
              <w:pStyle w:val="XML3"/>
              <w:rPr>
                <w:del w:id="23131" w:author="Thomas Dietz" w:date="2012-08-08T17:00:00Z"/>
              </w:rPr>
            </w:pPr>
            <w:del w:id="23132" w:author="Thomas Dietz" w:date="2012-08-08T17:00:00Z">
              <w:r w:rsidDel="00ED0AEA">
                <w:delText>leaf Q {</w:delText>
              </w:r>
            </w:del>
          </w:p>
          <w:p w14:paraId="35DD9CAF" w14:textId="3D699554" w:rsidR="008B56E6" w:rsidDel="00ED0AEA" w:rsidRDefault="008B56E6" w:rsidP="004165BB">
            <w:pPr>
              <w:pStyle w:val="XML4"/>
              <w:rPr>
                <w:del w:id="23133" w:author="Thomas Dietz" w:date="2012-08-08T17:00:00Z"/>
              </w:rPr>
            </w:pPr>
            <w:del w:id="23134" w:author="Thomas Dietz" w:date="2012-08-08T17:00:00Z">
              <w:r w:rsidDel="00ED0AEA">
                <w:delText>when "count(../P) != 0";</w:delText>
              </w:r>
            </w:del>
          </w:p>
          <w:p w14:paraId="11D0ADA9" w14:textId="16927B54" w:rsidR="008B56E6" w:rsidDel="00ED0AEA" w:rsidRDefault="008B56E6" w:rsidP="004165BB">
            <w:pPr>
              <w:pStyle w:val="XML4"/>
              <w:rPr>
                <w:del w:id="23135" w:author="Thomas Dietz" w:date="2012-08-08T17:00:00Z"/>
              </w:rPr>
            </w:pPr>
            <w:del w:id="23136" w:author="Thomas Dietz" w:date="2012-08-08T17:00:00Z">
              <w:r w:rsidDel="00ED0AEA">
                <w:delText>type binary;</w:delText>
              </w:r>
            </w:del>
          </w:p>
          <w:p w14:paraId="0DA2D5D5" w14:textId="0C9207C1" w:rsidR="008B56E6" w:rsidDel="00ED0AEA" w:rsidRDefault="008B56E6" w:rsidP="004165BB">
            <w:pPr>
              <w:pStyle w:val="XML4"/>
              <w:rPr>
                <w:del w:id="23137" w:author="Thomas Dietz" w:date="2012-08-08T17:00:00Z"/>
              </w:rPr>
            </w:pPr>
            <w:del w:id="23138" w:author="Thomas Dietz" w:date="2012-08-08T17:00:00Z">
              <w:r w:rsidDel="00ED0AEA">
                <w:delText>mandatory true;</w:delText>
              </w:r>
            </w:del>
          </w:p>
          <w:p w14:paraId="3AF21104" w14:textId="59404078" w:rsidR="008B56E6" w:rsidDel="00ED0AEA" w:rsidRDefault="008B56E6" w:rsidP="004165BB">
            <w:pPr>
              <w:pStyle w:val="XML3"/>
              <w:rPr>
                <w:del w:id="23139" w:author="Thomas Dietz" w:date="2012-08-08T17:00:00Z"/>
              </w:rPr>
            </w:pPr>
            <w:del w:id="23140" w:author="Thomas Dietz" w:date="2012-08-08T17:00:00Z">
              <w:r w:rsidDel="00ED0AEA">
                <w:delText>}</w:delText>
              </w:r>
            </w:del>
          </w:p>
          <w:p w14:paraId="7383889D" w14:textId="10F60EC4" w:rsidR="008B56E6" w:rsidDel="00ED0AEA" w:rsidRDefault="008B56E6" w:rsidP="004165BB">
            <w:pPr>
              <w:pStyle w:val="XML3"/>
              <w:rPr>
                <w:del w:id="23141" w:author="Thomas Dietz" w:date="2012-08-08T17:00:00Z"/>
              </w:rPr>
            </w:pPr>
            <w:del w:id="23142" w:author="Thomas Dietz" w:date="2012-08-08T17:00:00Z">
              <w:r w:rsidDel="00ED0AEA">
                <w:delText>leaf J {</w:delText>
              </w:r>
            </w:del>
          </w:p>
          <w:p w14:paraId="181CD7CA" w14:textId="273483C2" w:rsidR="008B56E6" w:rsidDel="00ED0AEA" w:rsidRDefault="008B56E6" w:rsidP="004165BB">
            <w:pPr>
              <w:pStyle w:val="XML4"/>
              <w:rPr>
                <w:del w:id="23143" w:author="Thomas Dietz" w:date="2012-08-08T17:00:00Z"/>
              </w:rPr>
            </w:pPr>
            <w:del w:id="23144" w:author="Thomas Dietz" w:date="2012-08-08T17:00:00Z">
              <w:r w:rsidDel="00ED0AEA">
                <w:delText>type binary;</w:delText>
              </w:r>
            </w:del>
          </w:p>
          <w:p w14:paraId="258F1150" w14:textId="24AF7CB9" w:rsidR="008B56E6" w:rsidDel="00ED0AEA" w:rsidRDefault="008B56E6" w:rsidP="004165BB">
            <w:pPr>
              <w:pStyle w:val="XML4"/>
              <w:rPr>
                <w:del w:id="23145" w:author="Thomas Dietz" w:date="2012-08-08T17:00:00Z"/>
              </w:rPr>
            </w:pPr>
            <w:del w:id="23146" w:author="Thomas Dietz" w:date="2012-08-08T17:00:00Z">
              <w:r w:rsidDel="00ED0AEA">
                <w:delText>mandatory true;</w:delText>
              </w:r>
            </w:del>
          </w:p>
          <w:p w14:paraId="7C97F4FD" w14:textId="7B50977A" w:rsidR="008B56E6" w:rsidDel="00ED0AEA" w:rsidRDefault="008B56E6" w:rsidP="004165BB">
            <w:pPr>
              <w:pStyle w:val="XML3"/>
              <w:rPr>
                <w:del w:id="23147" w:author="Thomas Dietz" w:date="2012-08-08T17:00:00Z"/>
              </w:rPr>
            </w:pPr>
            <w:del w:id="23148" w:author="Thomas Dietz" w:date="2012-08-08T17:00:00Z">
              <w:r w:rsidDel="00ED0AEA">
                <w:delText>}</w:delText>
              </w:r>
            </w:del>
          </w:p>
          <w:p w14:paraId="6C9E8053" w14:textId="5DD00E17" w:rsidR="008B56E6" w:rsidDel="00ED0AEA" w:rsidRDefault="008B56E6" w:rsidP="004165BB">
            <w:pPr>
              <w:pStyle w:val="XML3"/>
              <w:rPr>
                <w:del w:id="23149" w:author="Thomas Dietz" w:date="2012-08-08T17:00:00Z"/>
              </w:rPr>
            </w:pPr>
            <w:del w:id="23150" w:author="Thomas Dietz" w:date="2012-08-08T17:00:00Z">
              <w:r w:rsidDel="00ED0AEA">
                <w:delText>leaf G {</w:delText>
              </w:r>
            </w:del>
          </w:p>
          <w:p w14:paraId="17ADD815" w14:textId="11B9826B" w:rsidR="008B56E6" w:rsidDel="00ED0AEA" w:rsidRDefault="008B56E6" w:rsidP="004165BB">
            <w:pPr>
              <w:pStyle w:val="XML4"/>
              <w:rPr>
                <w:del w:id="23151" w:author="Thomas Dietz" w:date="2012-08-08T17:00:00Z"/>
              </w:rPr>
            </w:pPr>
            <w:del w:id="23152" w:author="Thomas Dietz" w:date="2012-08-08T17:00:00Z">
              <w:r w:rsidDel="00ED0AEA">
                <w:delText>type binary;</w:delText>
              </w:r>
            </w:del>
          </w:p>
          <w:p w14:paraId="03474EB6" w14:textId="14CCF23B" w:rsidR="008B56E6" w:rsidDel="00ED0AEA" w:rsidRDefault="008B56E6" w:rsidP="004165BB">
            <w:pPr>
              <w:pStyle w:val="XML4"/>
              <w:rPr>
                <w:del w:id="23153" w:author="Thomas Dietz" w:date="2012-08-08T17:00:00Z"/>
              </w:rPr>
            </w:pPr>
            <w:del w:id="23154" w:author="Thomas Dietz" w:date="2012-08-08T17:00:00Z">
              <w:r w:rsidDel="00ED0AEA">
                <w:delText>mandatory true;</w:delText>
              </w:r>
            </w:del>
          </w:p>
          <w:p w14:paraId="61A34E9E" w14:textId="15756D1F" w:rsidR="008B56E6" w:rsidDel="00ED0AEA" w:rsidRDefault="008B56E6" w:rsidP="004165BB">
            <w:pPr>
              <w:pStyle w:val="XML3"/>
              <w:rPr>
                <w:del w:id="23155" w:author="Thomas Dietz" w:date="2012-08-08T17:00:00Z"/>
              </w:rPr>
            </w:pPr>
            <w:del w:id="23156" w:author="Thomas Dietz" w:date="2012-08-08T17:00:00Z">
              <w:r w:rsidDel="00ED0AEA">
                <w:delText>}</w:delText>
              </w:r>
            </w:del>
          </w:p>
          <w:p w14:paraId="510BED93" w14:textId="54E7EDC4" w:rsidR="008B56E6" w:rsidDel="00ED0AEA" w:rsidRDefault="008B56E6" w:rsidP="004165BB">
            <w:pPr>
              <w:pStyle w:val="XML3"/>
              <w:rPr>
                <w:del w:id="23157" w:author="Thomas Dietz" w:date="2012-08-08T17:00:00Z"/>
              </w:rPr>
            </w:pPr>
            <w:del w:id="23158" w:author="Thomas Dietz" w:date="2012-08-08T17:00:00Z">
              <w:r w:rsidDel="00ED0AEA">
                <w:delText>leaf Y {</w:delText>
              </w:r>
            </w:del>
          </w:p>
          <w:p w14:paraId="51A5F9A4" w14:textId="6099582F" w:rsidR="008B56E6" w:rsidDel="00ED0AEA" w:rsidRDefault="008B56E6" w:rsidP="004165BB">
            <w:pPr>
              <w:pStyle w:val="XML4"/>
              <w:rPr>
                <w:del w:id="23159" w:author="Thomas Dietz" w:date="2012-08-08T17:00:00Z"/>
              </w:rPr>
            </w:pPr>
            <w:del w:id="23160" w:author="Thomas Dietz" w:date="2012-08-08T17:00:00Z">
              <w:r w:rsidDel="00ED0AEA">
                <w:delText>type binary;</w:delText>
              </w:r>
            </w:del>
          </w:p>
          <w:p w14:paraId="6766EF3A" w14:textId="75D8F70F" w:rsidR="008B56E6" w:rsidDel="00ED0AEA" w:rsidRDefault="008B56E6" w:rsidP="004165BB">
            <w:pPr>
              <w:pStyle w:val="XML4"/>
              <w:rPr>
                <w:del w:id="23161" w:author="Thomas Dietz" w:date="2012-08-08T17:00:00Z"/>
              </w:rPr>
            </w:pPr>
            <w:del w:id="23162" w:author="Thomas Dietz" w:date="2012-08-08T17:00:00Z">
              <w:r w:rsidDel="00ED0AEA">
                <w:delText>mandatory true;</w:delText>
              </w:r>
            </w:del>
          </w:p>
          <w:p w14:paraId="72F47E6D" w14:textId="1F8B018C" w:rsidR="008B56E6" w:rsidDel="00ED0AEA" w:rsidRDefault="008B56E6" w:rsidP="004165BB">
            <w:pPr>
              <w:pStyle w:val="XML3"/>
              <w:rPr>
                <w:del w:id="23163" w:author="Thomas Dietz" w:date="2012-08-08T17:00:00Z"/>
              </w:rPr>
            </w:pPr>
            <w:del w:id="23164" w:author="Thomas Dietz" w:date="2012-08-08T17:00:00Z">
              <w:r w:rsidDel="00ED0AEA">
                <w:delText>}</w:delText>
              </w:r>
            </w:del>
          </w:p>
          <w:p w14:paraId="28A30D31" w14:textId="32C71E85" w:rsidR="008B56E6" w:rsidDel="00ED0AEA" w:rsidRDefault="008B56E6" w:rsidP="004165BB">
            <w:pPr>
              <w:pStyle w:val="XML3"/>
              <w:rPr>
                <w:del w:id="23165" w:author="Thomas Dietz" w:date="2012-08-08T17:00:00Z"/>
              </w:rPr>
            </w:pPr>
            <w:del w:id="23166" w:author="Thomas Dietz" w:date="2012-08-08T17:00:00Z">
              <w:r w:rsidDel="00ED0AEA">
                <w:delText>leaf Seed {</w:delText>
              </w:r>
            </w:del>
          </w:p>
          <w:p w14:paraId="123DD25E" w14:textId="1BEA92CF" w:rsidR="008B56E6" w:rsidDel="00ED0AEA" w:rsidRDefault="008B56E6" w:rsidP="004165BB">
            <w:pPr>
              <w:pStyle w:val="XML4"/>
              <w:rPr>
                <w:del w:id="23167" w:author="Thomas Dietz" w:date="2012-08-08T17:00:00Z"/>
              </w:rPr>
            </w:pPr>
            <w:del w:id="23168" w:author="Thomas Dietz" w:date="2012-08-08T17:00:00Z">
              <w:r w:rsidDel="00ED0AEA">
                <w:lastRenderedPageBreak/>
                <w:delText>when "count(../PgenCounter) != 0";</w:delText>
              </w:r>
            </w:del>
          </w:p>
          <w:p w14:paraId="68BC1126" w14:textId="110ED569" w:rsidR="008B56E6" w:rsidDel="00ED0AEA" w:rsidRDefault="008B56E6" w:rsidP="004165BB">
            <w:pPr>
              <w:pStyle w:val="XML4"/>
              <w:rPr>
                <w:del w:id="23169" w:author="Thomas Dietz" w:date="2012-08-08T17:00:00Z"/>
              </w:rPr>
            </w:pPr>
            <w:del w:id="23170" w:author="Thomas Dietz" w:date="2012-08-08T17:00:00Z">
              <w:r w:rsidDel="00ED0AEA">
                <w:delText>type binary;</w:delText>
              </w:r>
            </w:del>
          </w:p>
          <w:p w14:paraId="11EAD711" w14:textId="011DD831" w:rsidR="008B56E6" w:rsidDel="00ED0AEA" w:rsidRDefault="008B56E6" w:rsidP="004165BB">
            <w:pPr>
              <w:pStyle w:val="XML4"/>
              <w:rPr>
                <w:del w:id="23171" w:author="Thomas Dietz" w:date="2012-08-08T17:00:00Z"/>
              </w:rPr>
            </w:pPr>
            <w:del w:id="23172" w:author="Thomas Dietz" w:date="2012-08-08T17:00:00Z">
              <w:r w:rsidDel="00ED0AEA">
                <w:delText>mandatory true;</w:delText>
              </w:r>
            </w:del>
          </w:p>
          <w:p w14:paraId="79496F1B" w14:textId="70FB885E" w:rsidR="008B56E6" w:rsidDel="00ED0AEA" w:rsidRDefault="008B56E6" w:rsidP="004165BB">
            <w:pPr>
              <w:pStyle w:val="XML3"/>
              <w:rPr>
                <w:del w:id="23173" w:author="Thomas Dietz" w:date="2012-08-08T17:00:00Z"/>
              </w:rPr>
            </w:pPr>
            <w:del w:id="23174" w:author="Thomas Dietz" w:date="2012-08-08T17:00:00Z">
              <w:r w:rsidDel="00ED0AEA">
                <w:delText>}</w:delText>
              </w:r>
            </w:del>
          </w:p>
          <w:p w14:paraId="11384709" w14:textId="7CAB83AB" w:rsidR="008B56E6" w:rsidDel="00ED0AEA" w:rsidRDefault="008B56E6" w:rsidP="004165BB">
            <w:pPr>
              <w:pStyle w:val="XML3"/>
              <w:rPr>
                <w:del w:id="23175" w:author="Thomas Dietz" w:date="2012-08-08T17:00:00Z"/>
              </w:rPr>
            </w:pPr>
            <w:del w:id="23176" w:author="Thomas Dietz" w:date="2012-08-08T17:00:00Z">
              <w:r w:rsidDel="00ED0AEA">
                <w:delText>leaf PgenCounter {</w:delText>
              </w:r>
            </w:del>
          </w:p>
          <w:p w14:paraId="3709F139" w14:textId="5AE736B9" w:rsidR="008B56E6" w:rsidDel="00ED0AEA" w:rsidRDefault="008B56E6" w:rsidP="004165BB">
            <w:pPr>
              <w:pStyle w:val="XML4"/>
              <w:rPr>
                <w:del w:id="23177" w:author="Thomas Dietz" w:date="2012-08-08T17:00:00Z"/>
              </w:rPr>
            </w:pPr>
            <w:del w:id="23178" w:author="Thomas Dietz" w:date="2012-08-08T17:00:00Z">
              <w:r w:rsidDel="00ED0AEA">
                <w:delText>when "count(../Seed) != 0";</w:delText>
              </w:r>
            </w:del>
          </w:p>
          <w:p w14:paraId="1377E017" w14:textId="732B3DEE" w:rsidR="008B56E6" w:rsidDel="00ED0AEA" w:rsidRDefault="008B56E6" w:rsidP="004165BB">
            <w:pPr>
              <w:pStyle w:val="XML4"/>
              <w:rPr>
                <w:del w:id="23179" w:author="Thomas Dietz" w:date="2012-08-08T17:00:00Z"/>
              </w:rPr>
            </w:pPr>
            <w:del w:id="23180" w:author="Thomas Dietz" w:date="2012-08-08T17:00:00Z">
              <w:r w:rsidDel="00ED0AEA">
                <w:delText>type binary;</w:delText>
              </w:r>
            </w:del>
          </w:p>
          <w:p w14:paraId="78DC97A9" w14:textId="1137107E" w:rsidR="008B56E6" w:rsidDel="00ED0AEA" w:rsidRDefault="008B56E6" w:rsidP="004165BB">
            <w:pPr>
              <w:pStyle w:val="XML4"/>
              <w:rPr>
                <w:del w:id="23181" w:author="Thomas Dietz" w:date="2012-08-08T17:00:00Z"/>
              </w:rPr>
            </w:pPr>
            <w:del w:id="23182" w:author="Thomas Dietz" w:date="2012-08-08T17:00:00Z">
              <w:r w:rsidDel="00ED0AEA">
                <w:delText>mandatory true;</w:delText>
              </w:r>
            </w:del>
          </w:p>
          <w:p w14:paraId="41B32F45" w14:textId="088073B7" w:rsidR="008B56E6" w:rsidDel="00ED0AEA" w:rsidRDefault="008B56E6" w:rsidP="004165BB">
            <w:pPr>
              <w:pStyle w:val="XML3"/>
              <w:rPr>
                <w:del w:id="23183" w:author="Thomas Dietz" w:date="2012-08-08T17:00:00Z"/>
              </w:rPr>
            </w:pPr>
            <w:del w:id="23184" w:author="Thomas Dietz" w:date="2012-08-08T17:00:00Z">
              <w:r w:rsidDel="00ED0AEA">
                <w:delText>}</w:delText>
              </w:r>
            </w:del>
          </w:p>
          <w:p w14:paraId="12295418" w14:textId="42E3E0F6" w:rsidR="008B56E6" w:rsidDel="00ED0AEA" w:rsidRDefault="008B56E6" w:rsidP="004165BB">
            <w:pPr>
              <w:pStyle w:val="XML2"/>
              <w:rPr>
                <w:del w:id="23185" w:author="Thomas Dietz" w:date="2012-08-08T17:00:00Z"/>
              </w:rPr>
            </w:pPr>
            <w:del w:id="23186" w:author="Thomas Dietz" w:date="2012-08-08T17:00:00Z">
              <w:r w:rsidDel="00ED0AEA">
                <w:delText>}</w:delText>
              </w:r>
            </w:del>
          </w:p>
          <w:p w14:paraId="568BD105" w14:textId="3B3A2106" w:rsidR="008B56E6" w:rsidDel="00ED0AEA" w:rsidRDefault="008B56E6" w:rsidP="008B56E6">
            <w:pPr>
              <w:pStyle w:val="XML1"/>
              <w:rPr>
                <w:del w:id="23187" w:author="Thomas Dietz" w:date="2012-08-08T17:00:00Z"/>
              </w:rPr>
            </w:pPr>
          </w:p>
          <w:p w14:paraId="4CDE7E6A" w14:textId="4011ACFC" w:rsidR="008B56E6" w:rsidDel="00ED0AEA" w:rsidRDefault="008B56E6" w:rsidP="004165BB">
            <w:pPr>
              <w:pStyle w:val="XML2"/>
              <w:rPr>
                <w:del w:id="23188" w:author="Thomas Dietz" w:date="2012-08-08T17:00:00Z"/>
              </w:rPr>
            </w:pPr>
            <w:del w:id="23189" w:author="Thomas Dietz" w:date="2012-08-08T17:00:00Z">
              <w:r w:rsidDel="00ED0AEA">
                <w:delText>grouping RSAKeyValueType {</w:delText>
              </w:r>
            </w:del>
          </w:p>
          <w:p w14:paraId="0EA47AEF" w14:textId="0126162B" w:rsidR="008B56E6" w:rsidDel="00ED0AEA" w:rsidRDefault="008B56E6" w:rsidP="004165BB">
            <w:pPr>
              <w:pStyle w:val="XML3"/>
              <w:rPr>
                <w:del w:id="23190" w:author="Thomas Dietz" w:date="2012-08-08T17:00:00Z"/>
              </w:rPr>
            </w:pPr>
            <w:del w:id="23191" w:author="Thomas Dietz" w:date="2012-08-08T17:00:00Z">
              <w:r w:rsidDel="00ED0AEA">
                <w:delText>leaf Modulus {</w:delText>
              </w:r>
            </w:del>
          </w:p>
          <w:p w14:paraId="570CCECE" w14:textId="2D2D2233" w:rsidR="008B56E6" w:rsidDel="00ED0AEA" w:rsidRDefault="008B56E6" w:rsidP="004165BB">
            <w:pPr>
              <w:pStyle w:val="XML4"/>
              <w:rPr>
                <w:del w:id="23192" w:author="Thomas Dietz" w:date="2012-08-08T17:00:00Z"/>
              </w:rPr>
            </w:pPr>
            <w:del w:id="23193" w:author="Thomas Dietz" w:date="2012-08-08T17:00:00Z">
              <w:r w:rsidDel="00ED0AEA">
                <w:delText>type binary;</w:delText>
              </w:r>
            </w:del>
          </w:p>
          <w:p w14:paraId="2166A694" w14:textId="3785C94F" w:rsidR="008B56E6" w:rsidDel="00ED0AEA" w:rsidRDefault="008B56E6" w:rsidP="004165BB">
            <w:pPr>
              <w:pStyle w:val="XML4"/>
              <w:rPr>
                <w:del w:id="23194" w:author="Thomas Dietz" w:date="2012-08-08T17:00:00Z"/>
              </w:rPr>
            </w:pPr>
            <w:del w:id="23195" w:author="Thomas Dietz" w:date="2012-08-08T17:00:00Z">
              <w:r w:rsidDel="00ED0AEA">
                <w:delText>mandatory true;</w:delText>
              </w:r>
            </w:del>
          </w:p>
          <w:p w14:paraId="7A114B43" w14:textId="2288A552" w:rsidR="008B56E6" w:rsidDel="00ED0AEA" w:rsidRDefault="008B56E6" w:rsidP="004165BB">
            <w:pPr>
              <w:pStyle w:val="XML3"/>
              <w:rPr>
                <w:del w:id="23196" w:author="Thomas Dietz" w:date="2012-08-08T17:00:00Z"/>
              </w:rPr>
            </w:pPr>
            <w:del w:id="23197" w:author="Thomas Dietz" w:date="2012-08-08T17:00:00Z">
              <w:r w:rsidDel="00ED0AEA">
                <w:delText>}</w:delText>
              </w:r>
            </w:del>
          </w:p>
          <w:p w14:paraId="04813ED5" w14:textId="6F3AECD7" w:rsidR="008B56E6" w:rsidDel="00ED0AEA" w:rsidRDefault="008B56E6" w:rsidP="004165BB">
            <w:pPr>
              <w:pStyle w:val="XML3"/>
              <w:rPr>
                <w:del w:id="23198" w:author="Thomas Dietz" w:date="2012-08-08T17:00:00Z"/>
              </w:rPr>
            </w:pPr>
            <w:del w:id="23199" w:author="Thomas Dietz" w:date="2012-08-08T17:00:00Z">
              <w:r w:rsidDel="00ED0AEA">
                <w:delText>leaf Exponent {</w:delText>
              </w:r>
            </w:del>
          </w:p>
          <w:p w14:paraId="6D541DA9" w14:textId="429CDAD5" w:rsidR="008B56E6" w:rsidDel="00ED0AEA" w:rsidRDefault="008B56E6" w:rsidP="004165BB">
            <w:pPr>
              <w:pStyle w:val="XML4"/>
              <w:rPr>
                <w:del w:id="23200" w:author="Thomas Dietz" w:date="2012-08-08T17:00:00Z"/>
              </w:rPr>
            </w:pPr>
            <w:del w:id="23201" w:author="Thomas Dietz" w:date="2012-08-08T17:00:00Z">
              <w:r w:rsidDel="00ED0AEA">
                <w:delText>type binary;</w:delText>
              </w:r>
            </w:del>
          </w:p>
          <w:p w14:paraId="4F02C3A5" w14:textId="1683F86B" w:rsidR="008B56E6" w:rsidDel="00ED0AEA" w:rsidRDefault="008B56E6" w:rsidP="004165BB">
            <w:pPr>
              <w:pStyle w:val="XML4"/>
              <w:rPr>
                <w:del w:id="23202" w:author="Thomas Dietz" w:date="2012-08-08T17:00:00Z"/>
              </w:rPr>
            </w:pPr>
            <w:del w:id="23203" w:author="Thomas Dietz" w:date="2012-08-08T17:00:00Z">
              <w:r w:rsidDel="00ED0AEA">
                <w:delText>mandatory true;</w:delText>
              </w:r>
            </w:del>
          </w:p>
          <w:p w14:paraId="38187652" w14:textId="5FDDEEF2" w:rsidR="008B56E6" w:rsidDel="00ED0AEA" w:rsidRDefault="008B56E6" w:rsidP="004165BB">
            <w:pPr>
              <w:pStyle w:val="XML3"/>
              <w:rPr>
                <w:del w:id="23204" w:author="Thomas Dietz" w:date="2012-08-08T17:00:00Z"/>
              </w:rPr>
            </w:pPr>
            <w:del w:id="23205" w:author="Thomas Dietz" w:date="2012-08-08T17:00:00Z">
              <w:r w:rsidDel="00ED0AEA">
                <w:delText>}</w:delText>
              </w:r>
            </w:del>
          </w:p>
          <w:p w14:paraId="3E29EE9A" w14:textId="77D1D2EF" w:rsidR="00F71F36" w:rsidDel="00ED0AEA" w:rsidRDefault="008B56E6" w:rsidP="004165BB">
            <w:pPr>
              <w:pStyle w:val="XML2"/>
              <w:rPr>
                <w:del w:id="23206" w:author="Thomas Dietz" w:date="2012-08-08T17:00:00Z"/>
              </w:rPr>
            </w:pPr>
            <w:del w:id="23207" w:author="Thomas Dietz" w:date="2012-08-08T17:00:00Z">
              <w:r w:rsidDel="00ED0AEA">
                <w:delText>}</w:delText>
              </w:r>
            </w:del>
          </w:p>
          <w:p w14:paraId="0B5FC3B3" w14:textId="47962152" w:rsidR="008B56E6" w:rsidRPr="009227FA" w:rsidDel="00ED0AEA" w:rsidRDefault="008B56E6" w:rsidP="004165BB">
            <w:pPr>
              <w:pStyle w:val="XML2"/>
              <w:rPr>
                <w:del w:id="23208" w:author="Thomas Dietz" w:date="2012-08-08T17:00:00Z"/>
              </w:rPr>
            </w:pPr>
          </w:p>
          <w:p w14:paraId="59B72930" w14:textId="6589226D" w:rsidR="008B7BCC" w:rsidRPr="009227FA" w:rsidDel="00ED0AEA" w:rsidRDefault="008B7BCC" w:rsidP="008B7BCC">
            <w:pPr>
              <w:pStyle w:val="XML1"/>
              <w:rPr>
                <w:del w:id="23209" w:author="Thomas Dietz" w:date="2012-08-08T17:00:00Z"/>
              </w:rPr>
            </w:pPr>
            <w:del w:id="23210" w:author="Thomas Dietz" w:date="2012-08-08T17:00:00Z">
              <w:r w:rsidRPr="009227FA" w:rsidDel="00ED0AEA">
                <w:delText>grouping openflow-flow-table-resource-grouping {</w:delText>
              </w:r>
            </w:del>
          </w:p>
          <w:p w14:paraId="62B40076" w14:textId="58FA8F0E" w:rsidR="008B7BCC" w:rsidRPr="009227FA" w:rsidDel="00ED0AEA" w:rsidRDefault="008B7BCC" w:rsidP="00152A0A">
            <w:pPr>
              <w:pStyle w:val="XML2"/>
              <w:rPr>
                <w:del w:id="23211" w:author="Thomas Dietz" w:date="2012-08-08T17:00:00Z"/>
              </w:rPr>
            </w:pPr>
            <w:del w:id="23212" w:author="Thomas Dietz" w:date="2012-08-08T17:00:00Z">
              <w:r w:rsidRPr="009227FA" w:rsidDel="00ED0AEA">
                <w:delText>description "Representation of an OpenFlow Flow Table Resource.";</w:delText>
              </w:r>
            </w:del>
          </w:p>
          <w:p w14:paraId="2E828988" w14:textId="33332B9D" w:rsidR="008B7BCC" w:rsidRPr="009227FA" w:rsidDel="00ED0AEA" w:rsidRDefault="008B7BCC" w:rsidP="00A3377B">
            <w:pPr>
              <w:pStyle w:val="XML3"/>
              <w:rPr>
                <w:del w:id="23213" w:author="Thomas Dietz" w:date="2012-08-08T17:00:00Z"/>
              </w:rPr>
            </w:pPr>
            <w:del w:id="23214" w:author="Thomas Dietz" w:date="2012-08-08T17:00:00Z">
              <w:r w:rsidRPr="009227FA" w:rsidDel="00ED0AEA">
                <w:delText>leaf resource-id {</w:delText>
              </w:r>
            </w:del>
          </w:p>
          <w:p w14:paraId="60E2F800" w14:textId="4D1CE9FF" w:rsidR="008B7BCC" w:rsidRPr="009227FA" w:rsidDel="00ED0AEA" w:rsidRDefault="008B7BCC" w:rsidP="00A3377B">
            <w:pPr>
              <w:pStyle w:val="XML4"/>
              <w:rPr>
                <w:del w:id="23215" w:author="Thomas Dietz" w:date="2012-08-08T17:00:00Z"/>
              </w:rPr>
            </w:pPr>
            <w:del w:id="23216" w:author="Thomas Dietz" w:date="2012-08-08T17:00:00Z">
              <w:r w:rsidRPr="009227FA" w:rsidDel="00ED0AEA">
                <w:delText>type inet:uri;</w:delText>
              </w:r>
            </w:del>
          </w:p>
          <w:p w14:paraId="7E5110C8" w14:textId="2239BFC5" w:rsidR="008B7BCC" w:rsidRPr="009227FA" w:rsidDel="00ED0AEA" w:rsidRDefault="008B7BCC" w:rsidP="00A3377B">
            <w:pPr>
              <w:pStyle w:val="XML4"/>
              <w:rPr>
                <w:del w:id="23217" w:author="Thomas Dietz" w:date="2012-08-08T17:00:00Z"/>
              </w:rPr>
            </w:pPr>
            <w:del w:id="23218" w:author="Thomas Dietz" w:date="2012-08-08T17:00:00Z">
              <w:r w:rsidRPr="009227FA" w:rsidDel="00ED0AEA">
                <w:delText>description "An unique but locally arbitrary identifier that identifies a flow table and is persistent across reboots of the system."</w:delText>
              </w:r>
              <w:r w:rsidR="001C3837" w:rsidRPr="009227FA" w:rsidDel="00ED0AEA">
                <w:delText>;</w:delText>
              </w:r>
            </w:del>
          </w:p>
          <w:p w14:paraId="06FDC15F" w14:textId="1C7EACD4" w:rsidR="008B7BCC" w:rsidRPr="004238F6" w:rsidDel="00ED0AEA" w:rsidRDefault="008B7BCC" w:rsidP="00A3377B">
            <w:pPr>
              <w:pStyle w:val="XML2"/>
              <w:rPr>
                <w:del w:id="23219" w:author="Thomas Dietz" w:date="2012-08-08T17:00:00Z"/>
                <w:rPrChange w:id="23220" w:author="Thomas Dietz" w:date="2012-08-08T14:24:00Z">
                  <w:rPr>
                    <w:del w:id="23221" w:author="Thomas Dietz" w:date="2012-08-08T17:00:00Z"/>
                    <w:lang w:val="de-DE"/>
                  </w:rPr>
                </w:rPrChange>
              </w:rPr>
            </w:pPr>
            <w:del w:id="23222" w:author="Thomas Dietz" w:date="2012-08-08T17:00:00Z">
              <w:r w:rsidRPr="004238F6" w:rsidDel="00ED0AEA">
                <w:rPr>
                  <w:rPrChange w:id="23223" w:author="Thomas Dietz" w:date="2012-08-08T14:24:00Z">
                    <w:rPr>
                      <w:lang w:val="de-DE"/>
                    </w:rPr>
                  </w:rPrChange>
                </w:rPr>
                <w:delText>}</w:delText>
              </w:r>
            </w:del>
          </w:p>
          <w:p w14:paraId="4FEFFE9A" w14:textId="4F42D805" w:rsidR="008B7BCC" w:rsidRPr="003C232C" w:rsidDel="00ED0AEA" w:rsidRDefault="00901B72" w:rsidP="002E40D3">
            <w:pPr>
              <w:pStyle w:val="XML2"/>
              <w:rPr>
                <w:del w:id="23224" w:author="Thomas Dietz" w:date="2012-08-08T17:00:00Z"/>
              </w:rPr>
            </w:pPr>
            <w:del w:id="23225" w:author="Thomas Dietz" w:date="2012-08-08T17:00:00Z">
              <w:r w:rsidRPr="003C232C" w:rsidDel="00ED0AEA">
                <w:delText>l</w:delText>
              </w:r>
              <w:r w:rsidR="008B7BCC" w:rsidRPr="003C232C" w:rsidDel="00ED0AEA">
                <w:delText>eaf max-entries {</w:delText>
              </w:r>
            </w:del>
          </w:p>
          <w:p w14:paraId="4507306A" w14:textId="30169356" w:rsidR="008B7BCC" w:rsidRPr="003C232C" w:rsidDel="00ED0AEA" w:rsidRDefault="00901B72" w:rsidP="002E40D3">
            <w:pPr>
              <w:pStyle w:val="XML3"/>
              <w:rPr>
                <w:del w:id="23226" w:author="Thomas Dietz" w:date="2012-08-08T17:00:00Z"/>
              </w:rPr>
            </w:pPr>
            <w:del w:id="23227" w:author="Thomas Dietz" w:date="2012-08-08T17:00:00Z">
              <w:r w:rsidRPr="003C232C" w:rsidDel="00ED0AEA">
                <w:delText>t</w:delText>
              </w:r>
              <w:r w:rsidR="008B7BCC" w:rsidRPr="003C232C" w:rsidDel="00ED0AEA">
                <w:delText>ype uint8;</w:delText>
              </w:r>
            </w:del>
          </w:p>
          <w:p w14:paraId="3FD91D83" w14:textId="137321EE" w:rsidR="008B7BCC" w:rsidRPr="009227FA" w:rsidDel="00ED0AEA" w:rsidRDefault="008B7BCC" w:rsidP="002E40D3">
            <w:pPr>
              <w:pStyle w:val="XML3"/>
              <w:rPr>
                <w:del w:id="23228" w:author="Thomas Dietz" w:date="2012-08-08T17:00:00Z"/>
              </w:rPr>
            </w:pPr>
            <w:del w:id="23229" w:author="Thomas Dietz" w:date="2012-08-08T17:00:00Z">
              <w:r w:rsidRPr="009227FA" w:rsidDel="00ED0AEA">
                <w:delText>description "The maximum number of flow entries supported by the flow table."</w:delText>
              </w:r>
              <w:r w:rsidR="00901B72" w:rsidRPr="009227FA" w:rsidDel="00ED0AEA">
                <w:delText>;</w:delText>
              </w:r>
            </w:del>
          </w:p>
          <w:p w14:paraId="599AA200" w14:textId="7166D690" w:rsidR="00443358" w:rsidRPr="00C17419" w:rsidDel="00ED0AEA" w:rsidRDefault="00755993" w:rsidP="003C232C">
            <w:pPr>
              <w:pStyle w:val="XML3"/>
              <w:ind w:left="0" w:firstLine="0"/>
              <w:rPr>
                <w:del w:id="23230" w:author="Thomas Dietz" w:date="2012-08-08T17:00:00Z"/>
              </w:rPr>
            </w:pPr>
            <w:del w:id="23231" w:author="Thomas Dietz" w:date="2012-08-08T17:00:00Z">
              <w:r w:rsidRPr="003C232C" w:rsidDel="00ED0AEA">
                <w:delText xml:space="preserve">  </w:delText>
              </w:r>
              <w:r w:rsidR="008B7BCC" w:rsidRPr="009227FA" w:rsidDel="00ED0AEA">
                <w:delText>}</w:delText>
              </w:r>
              <w:r w:rsidR="00443358" w:rsidRPr="009227FA" w:rsidDel="00ED0AEA">
                <w:delText xml:space="preserve">      </w:delText>
              </w:r>
            </w:del>
          </w:p>
          <w:p w14:paraId="3F3734B3" w14:textId="353F87EA" w:rsidR="00443358" w:rsidRPr="009227FA" w:rsidDel="00ED0AEA" w:rsidRDefault="00443358" w:rsidP="003C232C">
            <w:pPr>
              <w:pStyle w:val="XML3"/>
              <w:ind w:left="0" w:firstLine="0"/>
              <w:rPr>
                <w:del w:id="23232" w:author="Thomas Dietz" w:date="2012-08-08T17:00:00Z"/>
              </w:rPr>
            </w:pPr>
            <w:del w:id="23233" w:author="Thomas Dietz" w:date="2012-08-08T17:00:00Z">
              <w:r w:rsidRPr="003C232C" w:rsidDel="00ED0AEA">
                <w:delText xml:space="preserve">  </w:delText>
              </w:r>
              <w:r w:rsidRPr="009227FA" w:rsidDel="00ED0AEA">
                <w:delText>container next-tables {</w:delText>
              </w:r>
            </w:del>
          </w:p>
          <w:p w14:paraId="34AF7733" w14:textId="028AA94C" w:rsidR="00443358" w:rsidRPr="00F542D1" w:rsidDel="00ED0AEA" w:rsidRDefault="00443358" w:rsidP="003C232C">
            <w:pPr>
              <w:pStyle w:val="XML3"/>
              <w:rPr>
                <w:del w:id="23234" w:author="Thomas Dietz" w:date="2012-08-08T17:00:00Z"/>
              </w:rPr>
            </w:pPr>
            <w:del w:id="23235" w:author="Thomas Dietz" w:date="2012-08-08T17:00:00Z">
              <w:r w:rsidRPr="00C17419" w:rsidDel="00ED0AEA">
                <w:delText>leaf-list table-id {</w:delText>
              </w:r>
            </w:del>
          </w:p>
          <w:p w14:paraId="4A7CA00A" w14:textId="7CDAF2C6" w:rsidR="00443358" w:rsidRPr="009227FA" w:rsidDel="00ED0AEA" w:rsidRDefault="00443358" w:rsidP="003C232C">
            <w:pPr>
              <w:pStyle w:val="XML3"/>
              <w:rPr>
                <w:del w:id="23236" w:author="Thomas Dietz" w:date="2012-08-08T17:00:00Z"/>
              </w:rPr>
            </w:pPr>
            <w:del w:id="23237" w:author="Thomas Dietz" w:date="2012-08-08T17:00:00Z">
              <w:r w:rsidRPr="003C232C" w:rsidDel="00ED0AEA">
                <w:delText xml:space="preserve">  </w:delText>
              </w:r>
              <w:r w:rsidRPr="009227FA" w:rsidDel="00ED0AEA">
                <w:delText>type inet:uri;</w:delText>
              </w:r>
            </w:del>
          </w:p>
          <w:p w14:paraId="2A148889" w14:textId="0739C44C" w:rsidR="00443358" w:rsidRPr="00F542D1" w:rsidDel="00ED0AEA" w:rsidRDefault="00443358" w:rsidP="003C232C">
            <w:pPr>
              <w:pStyle w:val="XML3"/>
              <w:rPr>
                <w:del w:id="23238" w:author="Thomas Dietz" w:date="2012-08-08T17:00:00Z"/>
              </w:rPr>
            </w:pPr>
            <w:del w:id="23239" w:author="Thomas Dietz" w:date="2012-08-08T17:00:00Z">
              <w:r w:rsidRPr="00C17419" w:rsidDel="00ED0AEA">
                <w:delText>}</w:delText>
              </w:r>
            </w:del>
          </w:p>
          <w:p w14:paraId="7197E263" w14:textId="1ABEBC7A" w:rsidR="00443358" w:rsidRPr="003C232C" w:rsidDel="00ED0AEA" w:rsidRDefault="00443358" w:rsidP="003C232C">
            <w:pPr>
              <w:pStyle w:val="XML3"/>
              <w:jc w:val="both"/>
              <w:rPr>
                <w:del w:id="23240" w:author="Thomas Dietz" w:date="2012-08-08T17:00:00Z"/>
              </w:rPr>
            </w:pPr>
            <w:del w:id="23241" w:author="Thomas Dietz" w:date="2012-08-08T17:00:00Z">
              <w:r w:rsidRPr="003C232C" w:rsidDel="00ED0AEA">
                <w:delText>d</w:delText>
              </w:r>
              <w:r w:rsidRPr="009227FA" w:rsidDel="00ED0AEA">
                <w:delText>escription "The array of flow</w:delText>
              </w:r>
              <w:r w:rsidRPr="003C232C" w:rsidDel="00ED0AEA">
                <w:delText xml:space="preserve"> table ids that can be directly </w:delText>
              </w:r>
              <w:r w:rsidRPr="009227FA" w:rsidDel="00ED0AEA">
                <w:delText xml:space="preserve">reached from the present table using </w:delText>
              </w:r>
              <w:r w:rsidR="00486F13" w:rsidRPr="009227FA" w:rsidDel="00ED0AEA">
                <w:delText>'</w:delText>
              </w:r>
              <w:r w:rsidRPr="003C232C" w:rsidDel="00ED0AEA">
                <w:delText>goto-table</w:delText>
              </w:r>
              <w:r w:rsidR="00486F13" w:rsidRPr="009227FA" w:rsidDel="00ED0AEA">
                <w:delText>'</w:delText>
              </w:r>
              <w:r w:rsidRPr="003C232C" w:rsidDel="00ED0AEA">
                <w:delText xml:space="preserve"> </w:delText>
              </w:r>
              <w:r w:rsidRPr="009227FA" w:rsidDel="00ED0AEA">
                <w:delText>instruction.";</w:delText>
              </w:r>
            </w:del>
          </w:p>
          <w:p w14:paraId="074DFD9D" w14:textId="22EE9246" w:rsidR="008B7BCC" w:rsidRPr="009227FA" w:rsidDel="00ED0AEA" w:rsidRDefault="00443358" w:rsidP="003C232C">
            <w:pPr>
              <w:pStyle w:val="XML3"/>
              <w:ind w:left="0" w:firstLine="0"/>
              <w:rPr>
                <w:del w:id="23242" w:author="Thomas Dietz" w:date="2012-08-08T17:00:00Z"/>
              </w:rPr>
            </w:pPr>
            <w:del w:id="23243" w:author="Thomas Dietz" w:date="2012-08-08T17:00:00Z">
              <w:r w:rsidRPr="003C232C" w:rsidDel="00ED0AEA">
                <w:delText xml:space="preserve">  }</w:delText>
              </w:r>
            </w:del>
          </w:p>
          <w:p w14:paraId="56072D67" w14:textId="65F28D1C" w:rsidR="008B7BCC" w:rsidRPr="009227FA" w:rsidDel="00ED0AEA" w:rsidRDefault="00443358" w:rsidP="003C232C">
            <w:pPr>
              <w:pStyle w:val="XML3"/>
              <w:ind w:left="0" w:firstLine="0"/>
              <w:rPr>
                <w:del w:id="23244" w:author="Thomas Dietz" w:date="2012-08-08T17:00:00Z"/>
              </w:rPr>
            </w:pPr>
            <w:del w:id="23245" w:author="Thomas Dietz" w:date="2012-08-08T17:00:00Z">
              <w:r w:rsidRPr="003C232C" w:rsidDel="00ED0AEA">
                <w:delText xml:space="preserve">  </w:delText>
              </w:r>
              <w:r w:rsidR="008B7BCC" w:rsidRPr="009227FA" w:rsidDel="00ED0AEA">
                <w:delText>container instructions {</w:delText>
              </w:r>
            </w:del>
          </w:p>
          <w:p w14:paraId="6C659930" w14:textId="71E486FF" w:rsidR="008B7BCC" w:rsidRPr="00F542D1" w:rsidDel="00ED0AEA" w:rsidRDefault="008B7BCC" w:rsidP="002E40D3">
            <w:pPr>
              <w:pStyle w:val="XML4"/>
              <w:rPr>
                <w:del w:id="23246" w:author="Thomas Dietz" w:date="2012-08-08T17:00:00Z"/>
              </w:rPr>
            </w:pPr>
            <w:del w:id="23247" w:author="Thomas Dietz" w:date="2012-08-08T17:00:00Z">
              <w:r w:rsidRPr="00C17419" w:rsidDel="00ED0AEA">
                <w:delText>leaf-list type {</w:delText>
              </w:r>
            </w:del>
          </w:p>
          <w:p w14:paraId="10B2BF4D" w14:textId="671BC837" w:rsidR="008B7BCC" w:rsidRPr="00FF0D35" w:rsidDel="00ED0AEA" w:rsidRDefault="008B7BCC" w:rsidP="002E40D3">
            <w:pPr>
              <w:pStyle w:val="XML5"/>
              <w:rPr>
                <w:del w:id="23248" w:author="Thomas Dietz" w:date="2012-08-08T17:00:00Z"/>
              </w:rPr>
            </w:pPr>
            <w:del w:id="23249" w:author="Thomas Dietz" w:date="2012-08-08T17:00:00Z">
              <w:r w:rsidRPr="00FF0D35" w:rsidDel="00ED0AEA">
                <w:delText>type instruction-type;</w:delText>
              </w:r>
            </w:del>
          </w:p>
          <w:p w14:paraId="3461A000" w14:textId="4507D252" w:rsidR="008B7BCC" w:rsidRPr="00F845EC" w:rsidDel="00ED0AEA" w:rsidRDefault="008B7BCC" w:rsidP="002E40D3">
            <w:pPr>
              <w:pStyle w:val="XML4"/>
              <w:rPr>
                <w:del w:id="23250" w:author="Thomas Dietz" w:date="2012-08-08T17:00:00Z"/>
              </w:rPr>
            </w:pPr>
            <w:del w:id="23251" w:author="Thomas Dietz" w:date="2012-08-08T17:00:00Z">
              <w:r w:rsidRPr="00FF0D35" w:rsidDel="00ED0AEA">
                <w:delText>}</w:delText>
              </w:r>
            </w:del>
          </w:p>
          <w:p w14:paraId="2043EE3A" w14:textId="6D67B527" w:rsidR="008B7BCC" w:rsidRPr="009227FA" w:rsidDel="00ED0AEA" w:rsidRDefault="008B7BCC" w:rsidP="002E40D3">
            <w:pPr>
              <w:pStyle w:val="XML4"/>
              <w:rPr>
                <w:del w:id="23252" w:author="Thomas Dietz" w:date="2012-08-08T17:00:00Z"/>
              </w:rPr>
            </w:pPr>
            <w:del w:id="23253" w:author="Thomas Dietz" w:date="2012-08-08T17:00:00Z">
              <w:r w:rsidRPr="009227FA" w:rsidDel="00ED0AEA">
                <w:delText>description "The instruction types supported by the flow table."</w:delText>
              </w:r>
              <w:r w:rsidR="00901B72" w:rsidRPr="009227FA" w:rsidDel="00ED0AEA">
                <w:delText>;</w:delText>
              </w:r>
            </w:del>
          </w:p>
          <w:p w14:paraId="6916F2D2" w14:textId="3E9D9925" w:rsidR="008B7BCC" w:rsidRPr="009227FA" w:rsidDel="00ED0AEA" w:rsidRDefault="008B7BCC" w:rsidP="002E40D3">
            <w:pPr>
              <w:pStyle w:val="XML3"/>
              <w:rPr>
                <w:del w:id="23254" w:author="Thomas Dietz" w:date="2012-08-08T17:00:00Z"/>
              </w:rPr>
            </w:pPr>
            <w:del w:id="23255" w:author="Thomas Dietz" w:date="2012-08-08T17:00:00Z">
              <w:r w:rsidRPr="009227FA" w:rsidDel="00ED0AEA">
                <w:delText>}</w:delText>
              </w:r>
            </w:del>
          </w:p>
          <w:p w14:paraId="306E54A2" w14:textId="3F090392" w:rsidR="008B7BCC" w:rsidRPr="009227FA" w:rsidDel="00ED0AEA" w:rsidRDefault="008B7BCC" w:rsidP="002E40D3">
            <w:pPr>
              <w:pStyle w:val="XML3"/>
              <w:rPr>
                <w:del w:id="23256" w:author="Thomas Dietz" w:date="2012-08-08T17:00:00Z"/>
              </w:rPr>
            </w:pPr>
            <w:del w:id="23257" w:author="Thomas Dietz" w:date="2012-08-08T17:00:00Z">
              <w:r w:rsidRPr="009227FA" w:rsidDel="00ED0AEA">
                <w:delText>container matches {</w:delText>
              </w:r>
            </w:del>
          </w:p>
          <w:p w14:paraId="13B18560" w14:textId="57DADDCA" w:rsidR="008B7BCC" w:rsidRPr="009227FA" w:rsidDel="00ED0AEA" w:rsidRDefault="008B7BCC" w:rsidP="002E40D3">
            <w:pPr>
              <w:pStyle w:val="XML4"/>
              <w:rPr>
                <w:del w:id="23258" w:author="Thomas Dietz" w:date="2012-08-08T17:00:00Z"/>
              </w:rPr>
            </w:pPr>
            <w:del w:id="23259" w:author="Thomas Dietz" w:date="2012-08-08T17:00:00Z">
              <w:r w:rsidRPr="009227FA" w:rsidDel="00ED0AEA">
                <w:delText>leaf-list type {</w:delText>
              </w:r>
            </w:del>
          </w:p>
          <w:p w14:paraId="1C566209" w14:textId="1643ED3D" w:rsidR="008B7BCC" w:rsidRPr="009227FA" w:rsidDel="00ED0AEA" w:rsidRDefault="008B7BCC" w:rsidP="002E40D3">
            <w:pPr>
              <w:pStyle w:val="XML5"/>
              <w:rPr>
                <w:del w:id="23260" w:author="Thomas Dietz" w:date="2012-08-08T17:00:00Z"/>
              </w:rPr>
            </w:pPr>
            <w:del w:id="23261" w:author="Thomas Dietz" w:date="2012-08-08T17:00:00Z">
              <w:r w:rsidRPr="009227FA" w:rsidDel="00ED0AEA">
                <w:delText>type match-</w:delText>
              </w:r>
              <w:r w:rsidR="00755993" w:rsidRPr="003C232C" w:rsidDel="00ED0AEA">
                <w:delText>field-</w:delText>
              </w:r>
              <w:r w:rsidRPr="009227FA" w:rsidDel="00ED0AEA">
                <w:delText>type;</w:delText>
              </w:r>
            </w:del>
          </w:p>
          <w:p w14:paraId="38FBA28D" w14:textId="27F584BA" w:rsidR="008B7BCC" w:rsidRPr="00F542D1" w:rsidDel="00ED0AEA" w:rsidRDefault="008B7BCC" w:rsidP="002E40D3">
            <w:pPr>
              <w:pStyle w:val="XML4"/>
              <w:rPr>
                <w:del w:id="23262" w:author="Thomas Dietz" w:date="2012-08-08T17:00:00Z"/>
              </w:rPr>
            </w:pPr>
            <w:del w:id="23263" w:author="Thomas Dietz" w:date="2012-08-08T17:00:00Z">
              <w:r w:rsidRPr="00C17419" w:rsidDel="00ED0AEA">
                <w:delText>}</w:delText>
              </w:r>
            </w:del>
          </w:p>
          <w:p w14:paraId="2897C64D" w14:textId="1A8C9B11" w:rsidR="008B7BCC" w:rsidRPr="00FF0D35" w:rsidDel="00ED0AEA" w:rsidRDefault="008B7BCC" w:rsidP="002E40D3">
            <w:pPr>
              <w:pStyle w:val="XML4"/>
              <w:rPr>
                <w:del w:id="23264" w:author="Thomas Dietz" w:date="2012-08-08T17:00:00Z"/>
              </w:rPr>
            </w:pPr>
            <w:del w:id="23265" w:author="Thomas Dietz" w:date="2012-08-08T17:00:00Z">
              <w:r w:rsidRPr="00FF0D35" w:rsidDel="00ED0AEA">
                <w:delText>description "The match types supported by the flow table."</w:delText>
              </w:r>
              <w:r w:rsidR="00901B72" w:rsidRPr="00FF0D35" w:rsidDel="00ED0AEA">
                <w:delText>;</w:delText>
              </w:r>
            </w:del>
          </w:p>
          <w:p w14:paraId="619F51F6" w14:textId="01FAAA85" w:rsidR="008B7BCC" w:rsidRPr="009227FA" w:rsidDel="00ED0AEA" w:rsidRDefault="008B7BCC" w:rsidP="002E40D3">
            <w:pPr>
              <w:pStyle w:val="XML3"/>
              <w:rPr>
                <w:del w:id="23266" w:author="Thomas Dietz" w:date="2012-08-08T17:00:00Z"/>
              </w:rPr>
            </w:pPr>
            <w:del w:id="23267" w:author="Thomas Dietz" w:date="2012-08-08T17:00:00Z">
              <w:r w:rsidRPr="00F845EC" w:rsidDel="00ED0AEA">
                <w:delText>}</w:delText>
              </w:r>
            </w:del>
          </w:p>
          <w:p w14:paraId="381829FA" w14:textId="086C6CB6" w:rsidR="008B7BCC" w:rsidRPr="009227FA" w:rsidDel="00ED0AEA" w:rsidRDefault="008B7BCC" w:rsidP="002E40D3">
            <w:pPr>
              <w:pStyle w:val="XML3"/>
              <w:rPr>
                <w:del w:id="23268" w:author="Thomas Dietz" w:date="2012-08-08T17:00:00Z"/>
              </w:rPr>
            </w:pPr>
            <w:del w:id="23269" w:author="Thomas Dietz" w:date="2012-08-08T17:00:00Z">
              <w:r w:rsidRPr="009227FA" w:rsidDel="00ED0AEA">
                <w:delText>container write-actions {</w:delText>
              </w:r>
            </w:del>
          </w:p>
          <w:p w14:paraId="120F2CF9" w14:textId="26CC163F" w:rsidR="008B7BCC" w:rsidRPr="009227FA" w:rsidDel="00ED0AEA" w:rsidRDefault="008B7BCC" w:rsidP="002E40D3">
            <w:pPr>
              <w:pStyle w:val="XML4"/>
              <w:rPr>
                <w:del w:id="23270" w:author="Thomas Dietz" w:date="2012-08-08T17:00:00Z"/>
              </w:rPr>
            </w:pPr>
            <w:del w:id="23271" w:author="Thomas Dietz" w:date="2012-08-08T17:00:00Z">
              <w:r w:rsidRPr="009227FA" w:rsidDel="00ED0AEA">
                <w:delText>leaf-list type {</w:delText>
              </w:r>
            </w:del>
          </w:p>
          <w:p w14:paraId="6B3CF511" w14:textId="7E7E2AFA" w:rsidR="008B7BCC" w:rsidRPr="009227FA" w:rsidDel="00ED0AEA" w:rsidRDefault="008B7BCC" w:rsidP="002E40D3">
            <w:pPr>
              <w:pStyle w:val="XML5"/>
              <w:rPr>
                <w:del w:id="23272" w:author="Thomas Dietz" w:date="2012-08-08T17:00:00Z"/>
              </w:rPr>
            </w:pPr>
            <w:del w:id="23273" w:author="Thomas Dietz" w:date="2012-08-08T17:00:00Z">
              <w:r w:rsidRPr="009227FA" w:rsidDel="00ED0AEA">
                <w:lastRenderedPageBreak/>
                <w:delText>type action-type;</w:delText>
              </w:r>
            </w:del>
          </w:p>
          <w:p w14:paraId="1C927840" w14:textId="4943AC96" w:rsidR="008B7BCC" w:rsidRPr="009227FA" w:rsidDel="00ED0AEA" w:rsidRDefault="008B7BCC" w:rsidP="002E40D3">
            <w:pPr>
              <w:pStyle w:val="XML4"/>
              <w:rPr>
                <w:del w:id="23274" w:author="Thomas Dietz" w:date="2012-08-08T17:00:00Z"/>
              </w:rPr>
            </w:pPr>
            <w:del w:id="23275" w:author="Thomas Dietz" w:date="2012-08-08T17:00:00Z">
              <w:r w:rsidRPr="009227FA" w:rsidDel="00ED0AEA">
                <w:delText>}</w:delText>
              </w:r>
            </w:del>
          </w:p>
          <w:p w14:paraId="3A1BF875" w14:textId="1AD06F8C" w:rsidR="008B7BCC" w:rsidRPr="009227FA" w:rsidDel="00ED0AEA" w:rsidRDefault="002E40D3" w:rsidP="002E40D3">
            <w:pPr>
              <w:pStyle w:val="XML4"/>
              <w:rPr>
                <w:del w:id="23276" w:author="Thomas Dietz" w:date="2012-08-08T17:00:00Z"/>
              </w:rPr>
            </w:pPr>
            <w:del w:id="23277" w:author="Thomas Dietz" w:date="2012-08-08T17:00:00Z">
              <w:r w:rsidRPr="009227FA" w:rsidDel="00ED0AEA">
                <w:delText>d</w:delText>
              </w:r>
              <w:r w:rsidR="008B7BCC" w:rsidRPr="009227FA" w:rsidDel="00ED0AEA">
                <w:delText>escription "The write action types supported by the flow table."</w:delText>
              </w:r>
              <w:r w:rsidR="00901B72" w:rsidRPr="009227FA" w:rsidDel="00ED0AEA">
                <w:delText>;</w:delText>
              </w:r>
            </w:del>
          </w:p>
          <w:p w14:paraId="5E1765BC" w14:textId="49541C75" w:rsidR="008B7BCC" w:rsidRPr="009227FA" w:rsidDel="00ED0AEA" w:rsidRDefault="008B7BCC" w:rsidP="004D1AB0">
            <w:pPr>
              <w:pStyle w:val="XML3"/>
              <w:rPr>
                <w:del w:id="23278" w:author="Thomas Dietz" w:date="2012-08-08T17:00:00Z"/>
              </w:rPr>
            </w:pPr>
            <w:del w:id="23279" w:author="Thomas Dietz" w:date="2012-08-08T17:00:00Z">
              <w:r w:rsidRPr="009227FA" w:rsidDel="00ED0AEA">
                <w:delText>}</w:delText>
              </w:r>
            </w:del>
          </w:p>
          <w:p w14:paraId="42A6D735" w14:textId="3AD4A319" w:rsidR="008B7BCC" w:rsidRPr="009227FA" w:rsidDel="00ED0AEA" w:rsidRDefault="008B7BCC" w:rsidP="004D1AB0">
            <w:pPr>
              <w:pStyle w:val="XML3"/>
              <w:rPr>
                <w:del w:id="23280" w:author="Thomas Dietz" w:date="2012-08-08T17:00:00Z"/>
              </w:rPr>
            </w:pPr>
            <w:del w:id="23281" w:author="Thomas Dietz" w:date="2012-08-08T17:00:00Z">
              <w:r w:rsidRPr="009227FA" w:rsidDel="00ED0AEA">
                <w:delText>container apply-actions {</w:delText>
              </w:r>
            </w:del>
          </w:p>
          <w:p w14:paraId="159AD40A" w14:textId="0A81D3D2" w:rsidR="008B7BCC" w:rsidRPr="009227FA" w:rsidDel="00ED0AEA" w:rsidRDefault="008B7BCC" w:rsidP="004D1AB0">
            <w:pPr>
              <w:pStyle w:val="XML4"/>
              <w:rPr>
                <w:del w:id="23282" w:author="Thomas Dietz" w:date="2012-08-08T17:00:00Z"/>
              </w:rPr>
            </w:pPr>
            <w:del w:id="23283" w:author="Thomas Dietz" w:date="2012-08-08T17:00:00Z">
              <w:r w:rsidRPr="009227FA" w:rsidDel="00ED0AEA">
                <w:delText>leaf-list type {</w:delText>
              </w:r>
            </w:del>
          </w:p>
          <w:p w14:paraId="6FC5378E" w14:textId="31A7DBAF" w:rsidR="008B7BCC" w:rsidRPr="009227FA" w:rsidDel="00ED0AEA" w:rsidRDefault="008B7BCC" w:rsidP="004D1AB0">
            <w:pPr>
              <w:pStyle w:val="XML5"/>
              <w:rPr>
                <w:del w:id="23284" w:author="Thomas Dietz" w:date="2012-08-08T17:00:00Z"/>
              </w:rPr>
            </w:pPr>
            <w:del w:id="23285" w:author="Thomas Dietz" w:date="2012-08-08T17:00:00Z">
              <w:r w:rsidRPr="009227FA" w:rsidDel="00ED0AEA">
                <w:delText>type action-type;</w:delText>
              </w:r>
            </w:del>
          </w:p>
          <w:p w14:paraId="7BF13E10" w14:textId="0FA38B7D" w:rsidR="008B7BCC" w:rsidRPr="009227FA" w:rsidDel="00ED0AEA" w:rsidRDefault="008B7BCC" w:rsidP="004D1AB0">
            <w:pPr>
              <w:pStyle w:val="XML4"/>
              <w:rPr>
                <w:del w:id="23286" w:author="Thomas Dietz" w:date="2012-08-08T17:00:00Z"/>
              </w:rPr>
            </w:pPr>
            <w:del w:id="23287" w:author="Thomas Dietz" w:date="2012-08-08T17:00:00Z">
              <w:r w:rsidRPr="009227FA" w:rsidDel="00ED0AEA">
                <w:delText>}</w:delText>
              </w:r>
            </w:del>
          </w:p>
          <w:p w14:paraId="70E6F933" w14:textId="5F68599F" w:rsidR="008B7BCC" w:rsidRPr="009227FA" w:rsidDel="00ED0AEA" w:rsidRDefault="008B7BCC" w:rsidP="004D1AB0">
            <w:pPr>
              <w:pStyle w:val="XML4"/>
              <w:rPr>
                <w:del w:id="23288" w:author="Thomas Dietz" w:date="2012-08-08T17:00:00Z"/>
              </w:rPr>
            </w:pPr>
            <w:del w:id="23289" w:author="Thomas Dietz" w:date="2012-08-08T17:00:00Z">
              <w:r w:rsidRPr="009227FA" w:rsidDel="00ED0AEA">
                <w:delText>description "The apply action types supported by the flow table."</w:delText>
              </w:r>
              <w:r w:rsidR="00901B72" w:rsidRPr="009227FA" w:rsidDel="00ED0AEA">
                <w:delText>;</w:delText>
              </w:r>
            </w:del>
          </w:p>
          <w:p w14:paraId="67F31070" w14:textId="46EF2FC4" w:rsidR="008B7BCC" w:rsidRPr="003C232C" w:rsidDel="00ED0AEA" w:rsidRDefault="008B7BCC" w:rsidP="004D1AB0">
            <w:pPr>
              <w:pStyle w:val="XML3"/>
              <w:rPr>
                <w:del w:id="23290" w:author="Thomas Dietz" w:date="2012-08-08T17:00:00Z"/>
              </w:rPr>
            </w:pPr>
            <w:del w:id="23291" w:author="Thomas Dietz" w:date="2012-08-08T17:00:00Z">
              <w:r w:rsidRPr="009227FA" w:rsidDel="00ED0AEA">
                <w:delText>}</w:delText>
              </w:r>
            </w:del>
          </w:p>
          <w:p w14:paraId="129B9170" w14:textId="17BE83A2" w:rsidR="008A1799" w:rsidRPr="003C232C" w:rsidDel="00ED0AEA" w:rsidRDefault="008A1799" w:rsidP="008A1799">
            <w:pPr>
              <w:pStyle w:val="XML3"/>
              <w:rPr>
                <w:del w:id="23292" w:author="Thomas Dietz" w:date="2012-08-08T17:00:00Z"/>
              </w:rPr>
            </w:pPr>
            <w:del w:id="23293" w:author="Thomas Dietz" w:date="2012-08-08T17:00:00Z">
              <w:r w:rsidRPr="003C232C" w:rsidDel="00ED0AEA">
                <w:delText>container write-setfields {</w:delText>
              </w:r>
            </w:del>
          </w:p>
          <w:p w14:paraId="752726FD" w14:textId="02CCAAF5" w:rsidR="008A1799" w:rsidRPr="003C232C" w:rsidDel="00ED0AEA" w:rsidRDefault="008A1799" w:rsidP="008A1799">
            <w:pPr>
              <w:pStyle w:val="XML3"/>
              <w:rPr>
                <w:del w:id="23294" w:author="Thomas Dietz" w:date="2012-08-08T17:00:00Z"/>
              </w:rPr>
            </w:pPr>
            <w:del w:id="23295" w:author="Thomas Dietz" w:date="2012-08-08T17:00:00Z">
              <w:r w:rsidRPr="003C232C" w:rsidDel="00ED0AEA">
                <w:delText xml:space="preserve">  leaf-list type {</w:delText>
              </w:r>
            </w:del>
          </w:p>
          <w:p w14:paraId="7A0FA5AD" w14:textId="00C728F6" w:rsidR="008A1799" w:rsidRPr="003C232C" w:rsidDel="00ED0AEA" w:rsidRDefault="008A1799" w:rsidP="008A1799">
            <w:pPr>
              <w:pStyle w:val="XML3"/>
              <w:rPr>
                <w:del w:id="23296" w:author="Thomas Dietz" w:date="2012-08-08T17:00:00Z"/>
              </w:rPr>
            </w:pPr>
            <w:del w:id="23297" w:author="Thomas Dietz" w:date="2012-08-08T17:00:00Z">
              <w:r w:rsidRPr="003C232C" w:rsidDel="00ED0AEA">
                <w:tab/>
                <w:delText xml:space="preserve">  type match-field-type;</w:delText>
              </w:r>
            </w:del>
          </w:p>
          <w:p w14:paraId="4553E219" w14:textId="737B226F" w:rsidR="008A1799" w:rsidRPr="003C232C" w:rsidDel="00ED0AEA" w:rsidRDefault="008A1799" w:rsidP="008A1799">
            <w:pPr>
              <w:pStyle w:val="XML3"/>
              <w:rPr>
                <w:del w:id="23298" w:author="Thomas Dietz" w:date="2012-08-08T17:00:00Z"/>
              </w:rPr>
            </w:pPr>
            <w:del w:id="23299" w:author="Thomas Dietz" w:date="2012-08-08T17:00:00Z">
              <w:r w:rsidRPr="003C232C" w:rsidDel="00ED0AEA">
                <w:tab/>
                <w:delText>}</w:delText>
              </w:r>
            </w:del>
          </w:p>
          <w:p w14:paraId="3E15A37C" w14:textId="2BC003C2" w:rsidR="008A1799" w:rsidRPr="003C232C" w:rsidDel="00ED0AEA" w:rsidRDefault="008A1799" w:rsidP="008A1799">
            <w:pPr>
              <w:pStyle w:val="XML3"/>
              <w:rPr>
                <w:del w:id="23300" w:author="Thomas Dietz" w:date="2012-08-08T17:00:00Z"/>
              </w:rPr>
            </w:pPr>
            <w:del w:id="23301"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write-actions</w:delText>
              </w:r>
              <w:r w:rsidR="00486F13" w:rsidRPr="009227FA" w:rsidDel="00ED0AEA">
                <w:delText>'</w:delText>
              </w:r>
              <w:r w:rsidRPr="003C232C" w:rsidDel="00ED0AEA">
                <w:delText xml:space="preserve"> instruction.";</w:delText>
              </w:r>
            </w:del>
          </w:p>
          <w:p w14:paraId="5F2DB40C" w14:textId="005D015F" w:rsidR="008A1799" w:rsidRPr="003C232C" w:rsidDel="00ED0AEA" w:rsidRDefault="008A1799" w:rsidP="008A1799">
            <w:pPr>
              <w:pStyle w:val="XML3"/>
              <w:rPr>
                <w:del w:id="23302" w:author="Thomas Dietz" w:date="2012-08-08T17:00:00Z"/>
              </w:rPr>
            </w:pPr>
            <w:del w:id="23303" w:author="Thomas Dietz" w:date="2012-08-08T17:00:00Z">
              <w:r w:rsidRPr="003C232C" w:rsidDel="00ED0AEA">
                <w:delText>}</w:delText>
              </w:r>
            </w:del>
          </w:p>
          <w:p w14:paraId="77610EB1" w14:textId="0B0A4F77" w:rsidR="008A1799" w:rsidRPr="003C232C" w:rsidDel="00ED0AEA" w:rsidRDefault="008A1799" w:rsidP="008A1799">
            <w:pPr>
              <w:pStyle w:val="XML3"/>
              <w:rPr>
                <w:del w:id="23304" w:author="Thomas Dietz" w:date="2012-08-08T17:00:00Z"/>
              </w:rPr>
            </w:pPr>
            <w:del w:id="23305" w:author="Thomas Dietz" w:date="2012-08-08T17:00:00Z">
              <w:r w:rsidRPr="003C232C" w:rsidDel="00ED0AEA">
                <w:delText>container apply-setfields {</w:delText>
              </w:r>
            </w:del>
          </w:p>
          <w:p w14:paraId="617D9070" w14:textId="25973351" w:rsidR="008A1799" w:rsidRPr="003C232C" w:rsidDel="00ED0AEA" w:rsidRDefault="008A1799" w:rsidP="008A1799">
            <w:pPr>
              <w:pStyle w:val="XML3"/>
              <w:rPr>
                <w:del w:id="23306" w:author="Thomas Dietz" w:date="2012-08-08T17:00:00Z"/>
              </w:rPr>
            </w:pPr>
            <w:del w:id="23307" w:author="Thomas Dietz" w:date="2012-08-08T17:00:00Z">
              <w:r w:rsidRPr="003C232C" w:rsidDel="00ED0AEA">
                <w:tab/>
                <w:delText>leaf-list type {</w:delText>
              </w:r>
            </w:del>
          </w:p>
          <w:p w14:paraId="291B0782" w14:textId="34987D4A" w:rsidR="008A1799" w:rsidRPr="003C232C" w:rsidDel="00ED0AEA" w:rsidRDefault="008A1799" w:rsidP="008A1799">
            <w:pPr>
              <w:pStyle w:val="XML3"/>
              <w:rPr>
                <w:del w:id="23308" w:author="Thomas Dietz" w:date="2012-08-08T17:00:00Z"/>
              </w:rPr>
            </w:pPr>
            <w:del w:id="23309" w:author="Thomas Dietz" w:date="2012-08-08T17:00:00Z">
              <w:r w:rsidRPr="003C232C" w:rsidDel="00ED0AEA">
                <w:delText xml:space="preserve">    type match-field-type;</w:delText>
              </w:r>
            </w:del>
          </w:p>
          <w:p w14:paraId="0CFBD282" w14:textId="590B466D" w:rsidR="008A1799" w:rsidRPr="003C232C" w:rsidDel="00ED0AEA" w:rsidRDefault="008A1799" w:rsidP="008A1799">
            <w:pPr>
              <w:pStyle w:val="XML3"/>
              <w:rPr>
                <w:del w:id="23310" w:author="Thomas Dietz" w:date="2012-08-08T17:00:00Z"/>
              </w:rPr>
            </w:pPr>
            <w:del w:id="23311" w:author="Thomas Dietz" w:date="2012-08-08T17:00:00Z">
              <w:r w:rsidRPr="003C232C" w:rsidDel="00ED0AEA">
                <w:tab/>
                <w:delText>}</w:delText>
              </w:r>
            </w:del>
          </w:p>
          <w:p w14:paraId="33C77542" w14:textId="564C84E8" w:rsidR="008A1799" w:rsidRPr="003C232C" w:rsidDel="00ED0AEA" w:rsidRDefault="008A1799" w:rsidP="008A1799">
            <w:pPr>
              <w:pStyle w:val="XML3"/>
              <w:rPr>
                <w:del w:id="23312" w:author="Thomas Dietz" w:date="2012-08-08T17:00:00Z"/>
              </w:rPr>
            </w:pPr>
            <w:del w:id="23313"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apply-actions</w:delText>
              </w:r>
              <w:r w:rsidR="00486F13" w:rsidRPr="009227FA" w:rsidDel="00ED0AEA">
                <w:delText>'</w:delText>
              </w:r>
              <w:r w:rsidRPr="003C232C" w:rsidDel="00ED0AEA">
                <w:delText xml:space="preserve"> instruction.</w:delText>
              </w:r>
              <w:r w:rsidR="00486F13" w:rsidRPr="003C232C" w:rsidDel="00ED0AEA">
                <w:delText>"</w:delText>
              </w:r>
              <w:r w:rsidRPr="003C232C" w:rsidDel="00ED0AEA">
                <w:delText>;</w:delText>
              </w:r>
            </w:del>
          </w:p>
          <w:p w14:paraId="05EA2904" w14:textId="5093A60D" w:rsidR="008A1799" w:rsidRPr="003C232C" w:rsidDel="00ED0AEA" w:rsidRDefault="008A1799" w:rsidP="008A1799">
            <w:pPr>
              <w:pStyle w:val="XML3"/>
              <w:rPr>
                <w:del w:id="23314" w:author="Thomas Dietz" w:date="2012-08-08T17:00:00Z"/>
              </w:rPr>
            </w:pPr>
            <w:del w:id="23315" w:author="Thomas Dietz" w:date="2012-08-08T17:00:00Z">
              <w:r w:rsidRPr="003C232C" w:rsidDel="00ED0AEA">
                <w:delText>}</w:delText>
              </w:r>
            </w:del>
          </w:p>
          <w:p w14:paraId="03342F3C" w14:textId="4B561E88" w:rsidR="008A1799" w:rsidRPr="003C232C" w:rsidDel="00ED0AEA" w:rsidRDefault="008A1799" w:rsidP="008A1799">
            <w:pPr>
              <w:pStyle w:val="XML3"/>
              <w:rPr>
                <w:del w:id="23316" w:author="Thomas Dietz" w:date="2012-08-08T17:00:00Z"/>
              </w:rPr>
            </w:pPr>
            <w:del w:id="23317" w:author="Thomas Dietz" w:date="2012-08-08T17:00:00Z">
              <w:r w:rsidRPr="003C232C" w:rsidDel="00ED0AEA">
                <w:delText>container wildcards {</w:delText>
              </w:r>
            </w:del>
          </w:p>
          <w:p w14:paraId="0404CDCB" w14:textId="41DE3121" w:rsidR="008A1799" w:rsidRPr="003C232C" w:rsidDel="00ED0AEA" w:rsidRDefault="008A1799" w:rsidP="008A1799">
            <w:pPr>
              <w:pStyle w:val="XML3"/>
              <w:rPr>
                <w:del w:id="23318" w:author="Thomas Dietz" w:date="2012-08-08T17:00:00Z"/>
              </w:rPr>
            </w:pPr>
            <w:del w:id="23319" w:author="Thomas Dietz" w:date="2012-08-08T17:00:00Z">
              <w:r w:rsidRPr="003C232C" w:rsidDel="00ED0AEA">
                <w:delText xml:space="preserve">  leaf-list type {</w:delText>
              </w:r>
            </w:del>
          </w:p>
          <w:p w14:paraId="475792AE" w14:textId="040FA425" w:rsidR="008A1799" w:rsidRPr="003C232C" w:rsidDel="00ED0AEA" w:rsidRDefault="008A1799" w:rsidP="008A1799">
            <w:pPr>
              <w:pStyle w:val="XML3"/>
              <w:rPr>
                <w:del w:id="23320" w:author="Thomas Dietz" w:date="2012-08-08T17:00:00Z"/>
              </w:rPr>
            </w:pPr>
            <w:del w:id="23321" w:author="Thomas Dietz" w:date="2012-08-08T17:00:00Z">
              <w:r w:rsidRPr="003C232C" w:rsidDel="00ED0AEA">
                <w:tab/>
                <w:delText xml:space="preserve">  type match-field-type;</w:delText>
              </w:r>
            </w:del>
          </w:p>
          <w:p w14:paraId="05A2F4F2" w14:textId="6718DB28" w:rsidR="008A1799" w:rsidRPr="003C232C" w:rsidDel="00ED0AEA" w:rsidRDefault="008A1799" w:rsidP="008A1799">
            <w:pPr>
              <w:pStyle w:val="XML3"/>
              <w:rPr>
                <w:del w:id="23322" w:author="Thomas Dietz" w:date="2012-08-08T17:00:00Z"/>
              </w:rPr>
            </w:pPr>
            <w:del w:id="23323" w:author="Thomas Dietz" w:date="2012-08-08T17:00:00Z">
              <w:r w:rsidRPr="003C232C" w:rsidDel="00ED0AEA">
                <w:tab/>
                <w:delText>}</w:delText>
              </w:r>
            </w:del>
          </w:p>
          <w:p w14:paraId="579BA701" w14:textId="3F9C84D1" w:rsidR="008A1799" w:rsidRPr="003C232C" w:rsidDel="00ED0AEA" w:rsidRDefault="008A1799" w:rsidP="008A1799">
            <w:pPr>
              <w:pStyle w:val="XML3"/>
              <w:rPr>
                <w:del w:id="23324" w:author="Thomas Dietz" w:date="2012-08-08T17:00:00Z"/>
              </w:rPr>
            </w:pPr>
            <w:del w:id="23325" w:author="Thomas Dietz" w:date="2012-08-08T17:00:00Z">
              <w:r w:rsidRPr="003C232C" w:rsidDel="00ED0AEA">
                <w:delText xml:space="preserve">  description " the fields for which the table supports wildcarding(omitting).";</w:delText>
              </w:r>
            </w:del>
          </w:p>
          <w:p w14:paraId="6D739016" w14:textId="04EC6880" w:rsidR="008A1799" w:rsidRPr="009227FA" w:rsidDel="00ED0AEA" w:rsidRDefault="008A1799" w:rsidP="008A1799">
            <w:pPr>
              <w:pStyle w:val="XML3"/>
              <w:rPr>
                <w:del w:id="23326" w:author="Thomas Dietz" w:date="2012-08-08T17:00:00Z"/>
              </w:rPr>
            </w:pPr>
            <w:del w:id="23327" w:author="Thomas Dietz" w:date="2012-08-08T17:00:00Z">
              <w:r w:rsidRPr="003C232C" w:rsidDel="00ED0AEA">
                <w:delText>}</w:delText>
              </w:r>
            </w:del>
          </w:p>
          <w:p w14:paraId="72CA7CB7" w14:textId="2CE68C46" w:rsidR="008B7BCC" w:rsidRPr="00F542D1" w:rsidDel="00ED0AEA" w:rsidRDefault="008B7BCC" w:rsidP="004D1AB0">
            <w:pPr>
              <w:pStyle w:val="XML3"/>
              <w:rPr>
                <w:del w:id="23328" w:author="Thomas Dietz" w:date="2012-08-08T17:00:00Z"/>
              </w:rPr>
            </w:pPr>
            <w:del w:id="23329" w:author="Thomas Dietz" w:date="2012-08-08T17:00:00Z">
              <w:r w:rsidRPr="00C17419" w:rsidDel="00ED0AEA">
                <w:delText>leaf metadata-match {</w:delText>
              </w:r>
            </w:del>
          </w:p>
          <w:p w14:paraId="5D1F6520" w14:textId="514C4D39" w:rsidR="008B7BCC" w:rsidRPr="00FF0D35" w:rsidDel="00ED0AEA" w:rsidRDefault="008B7BCC" w:rsidP="004D1AB0">
            <w:pPr>
              <w:pStyle w:val="XML4"/>
              <w:rPr>
                <w:del w:id="23330" w:author="Thomas Dietz" w:date="2012-08-08T17:00:00Z"/>
              </w:rPr>
            </w:pPr>
            <w:del w:id="23331" w:author="Thomas Dietz" w:date="2012-08-08T17:00:00Z">
              <w:r w:rsidRPr="00FF0D35" w:rsidDel="00ED0AEA">
                <w:delText>type hex-binary;</w:delText>
              </w:r>
            </w:del>
          </w:p>
          <w:p w14:paraId="18776501" w14:textId="61248137" w:rsidR="008B7BCC" w:rsidRPr="009227FA" w:rsidDel="00ED0AEA" w:rsidRDefault="008B7BCC" w:rsidP="004D1AB0">
            <w:pPr>
              <w:pStyle w:val="XML4"/>
              <w:rPr>
                <w:del w:id="23332" w:author="Thomas Dietz" w:date="2012-08-08T17:00:00Z"/>
              </w:rPr>
            </w:pPr>
            <w:del w:id="23333" w:author="Thomas Dietz" w:date="2012-08-08T17:00:00Z">
              <w:r w:rsidRPr="00FF0D35" w:rsidDel="00ED0AEA">
                <w:delText xml:space="preserve">description "The </w:delText>
              </w:r>
              <w:r w:rsidRPr="00F845EC" w:rsidDel="00ED0AEA">
                <w:delText>bits of metadata the flow table can match."</w:delText>
              </w:r>
              <w:r w:rsidR="00901B72" w:rsidRPr="009227FA" w:rsidDel="00ED0AEA">
                <w:delText>;</w:delText>
              </w:r>
            </w:del>
          </w:p>
          <w:p w14:paraId="376A8BD0" w14:textId="507DF6C4" w:rsidR="008B7BCC" w:rsidRPr="009227FA" w:rsidDel="00ED0AEA" w:rsidRDefault="008B7BCC" w:rsidP="004D1AB0">
            <w:pPr>
              <w:pStyle w:val="XML3"/>
              <w:rPr>
                <w:del w:id="23334" w:author="Thomas Dietz" w:date="2012-08-08T17:00:00Z"/>
              </w:rPr>
            </w:pPr>
            <w:del w:id="23335" w:author="Thomas Dietz" w:date="2012-08-08T17:00:00Z">
              <w:r w:rsidRPr="009227FA" w:rsidDel="00ED0AEA">
                <w:delText>}</w:delText>
              </w:r>
            </w:del>
          </w:p>
          <w:p w14:paraId="0D828A19" w14:textId="0B70AA9A" w:rsidR="008B7BCC" w:rsidRPr="009227FA" w:rsidDel="00ED0AEA" w:rsidRDefault="008B7BCC" w:rsidP="004D1AB0">
            <w:pPr>
              <w:pStyle w:val="XML3"/>
              <w:rPr>
                <w:del w:id="23336" w:author="Thomas Dietz" w:date="2012-08-08T17:00:00Z"/>
              </w:rPr>
            </w:pPr>
            <w:del w:id="23337" w:author="Thomas Dietz" w:date="2012-08-08T17:00:00Z">
              <w:r w:rsidRPr="009227FA" w:rsidDel="00ED0AEA">
                <w:delText>leaf metadata-write {</w:delText>
              </w:r>
            </w:del>
          </w:p>
          <w:p w14:paraId="63F8AB42" w14:textId="7C4D90E9" w:rsidR="008B7BCC" w:rsidRPr="009227FA" w:rsidDel="00ED0AEA" w:rsidRDefault="008B7BCC" w:rsidP="004D1AB0">
            <w:pPr>
              <w:pStyle w:val="XML4"/>
              <w:rPr>
                <w:del w:id="23338" w:author="Thomas Dietz" w:date="2012-08-08T17:00:00Z"/>
              </w:rPr>
            </w:pPr>
            <w:del w:id="23339" w:author="Thomas Dietz" w:date="2012-08-08T17:00:00Z">
              <w:r w:rsidRPr="009227FA" w:rsidDel="00ED0AEA">
                <w:delText>type hex-binary;</w:delText>
              </w:r>
            </w:del>
          </w:p>
          <w:p w14:paraId="55CEFC6F" w14:textId="74E09EFC" w:rsidR="008B7BCC" w:rsidRPr="009227FA" w:rsidDel="00ED0AEA" w:rsidRDefault="008B7BCC" w:rsidP="004D1AB0">
            <w:pPr>
              <w:pStyle w:val="XML4"/>
              <w:rPr>
                <w:del w:id="23340" w:author="Thomas Dietz" w:date="2012-08-08T17:00:00Z"/>
              </w:rPr>
            </w:pPr>
            <w:del w:id="23341" w:author="Thomas Dietz" w:date="2012-08-08T17:00:00Z">
              <w:r w:rsidRPr="009227FA" w:rsidDel="00ED0AEA">
                <w:delText>description "The bits of metadata the flow table can write."</w:delText>
              </w:r>
              <w:r w:rsidR="00901B72" w:rsidRPr="009227FA" w:rsidDel="00ED0AEA">
                <w:delText>;</w:delText>
              </w:r>
            </w:del>
          </w:p>
          <w:p w14:paraId="00B71907" w14:textId="684014C4" w:rsidR="008B7BCC" w:rsidRPr="009227FA" w:rsidDel="00ED0AEA" w:rsidRDefault="008B7BCC" w:rsidP="004D1AB0">
            <w:pPr>
              <w:pStyle w:val="XML3"/>
              <w:rPr>
                <w:del w:id="23342" w:author="Thomas Dietz" w:date="2012-08-08T17:00:00Z"/>
              </w:rPr>
            </w:pPr>
            <w:del w:id="23343" w:author="Thomas Dietz" w:date="2012-08-08T17:00:00Z">
              <w:r w:rsidRPr="009227FA" w:rsidDel="00ED0AEA">
                <w:delText>}</w:delText>
              </w:r>
            </w:del>
          </w:p>
          <w:p w14:paraId="3BF5A491" w14:textId="7D69A0B4" w:rsidR="008B7BCC" w:rsidRPr="009227FA" w:rsidDel="00ED0AEA" w:rsidRDefault="008B7BCC" w:rsidP="008B7BCC">
            <w:pPr>
              <w:pStyle w:val="XML1"/>
              <w:rPr>
                <w:del w:id="23344" w:author="Thomas Dietz" w:date="2012-08-08T17:00:00Z"/>
              </w:rPr>
            </w:pPr>
            <w:del w:id="23345" w:author="Thomas Dietz" w:date="2012-08-08T17:00:00Z">
              <w:r w:rsidRPr="009227FA" w:rsidDel="00ED0AEA">
                <w:delText>}</w:delText>
              </w:r>
            </w:del>
          </w:p>
          <w:p w14:paraId="5BCA0940" w14:textId="5847231C" w:rsidR="008B7BCC" w:rsidRPr="009227FA" w:rsidDel="00ED0AEA" w:rsidRDefault="008B7BCC" w:rsidP="008B7BCC">
            <w:pPr>
              <w:pStyle w:val="XML1"/>
              <w:rPr>
                <w:del w:id="23346" w:author="Thomas Dietz" w:date="2012-08-08T17:00:00Z"/>
              </w:rPr>
            </w:pPr>
          </w:p>
          <w:p w14:paraId="7510A839" w14:textId="3C1ABD77" w:rsidR="00F71F36" w:rsidRPr="009227FA" w:rsidDel="00ED0AEA" w:rsidRDefault="00F71F36" w:rsidP="00011096">
            <w:pPr>
              <w:pStyle w:val="XML2"/>
              <w:rPr>
                <w:del w:id="23347" w:author="Thomas Dietz" w:date="2012-08-08T17:00:00Z"/>
              </w:rPr>
            </w:pPr>
            <w:del w:id="23348" w:author="Thomas Dietz" w:date="2012-08-08T17:00:00Z">
              <w:r w:rsidRPr="009227FA" w:rsidDel="00ED0AEA">
                <w:delText>/*****************************************************************</w:delText>
              </w:r>
            </w:del>
          </w:p>
          <w:p w14:paraId="1B128CC5" w14:textId="76B34551" w:rsidR="00F71F36" w:rsidRPr="009227FA" w:rsidDel="00ED0AEA" w:rsidRDefault="00F71F36" w:rsidP="00011096">
            <w:pPr>
              <w:pStyle w:val="XML2"/>
              <w:rPr>
                <w:del w:id="23349" w:author="Thomas Dietz" w:date="2012-08-08T17:00:00Z"/>
              </w:rPr>
            </w:pPr>
            <w:del w:id="23350" w:author="Thomas Dietz" w:date="2012-08-08T17:00:00Z">
              <w:r w:rsidRPr="009227FA" w:rsidDel="00ED0AEA">
                <w:delText>* Main container</w:delText>
              </w:r>
            </w:del>
          </w:p>
          <w:p w14:paraId="31AF10FF" w14:textId="567733A7" w:rsidR="00F71F36" w:rsidRPr="009227FA" w:rsidDel="00ED0AEA" w:rsidRDefault="00F71F36" w:rsidP="00011096">
            <w:pPr>
              <w:pStyle w:val="XML2"/>
              <w:rPr>
                <w:del w:id="23351" w:author="Thomas Dietz" w:date="2012-08-08T17:00:00Z"/>
              </w:rPr>
            </w:pPr>
            <w:del w:id="23352" w:author="Thomas Dietz" w:date="2012-08-08T17:00:00Z">
              <w:r w:rsidRPr="009227FA" w:rsidDel="00ED0AEA">
                <w:delText>*****************************************************************/</w:delText>
              </w:r>
            </w:del>
          </w:p>
          <w:p w14:paraId="242BDFA7" w14:textId="360577D8" w:rsidR="00F71F36" w:rsidRPr="009227FA" w:rsidDel="00ED0AEA" w:rsidRDefault="00F71F36" w:rsidP="00011096">
            <w:pPr>
              <w:pStyle w:val="XML1"/>
              <w:rPr>
                <w:del w:id="23353" w:author="Thomas Dietz" w:date="2012-08-08T17:00:00Z"/>
              </w:rPr>
            </w:pPr>
          </w:p>
          <w:p w14:paraId="422FDB6A" w14:textId="0AD35BB5" w:rsidR="00F71F36" w:rsidRPr="009227FA" w:rsidDel="00ED0AEA" w:rsidRDefault="00F71F36" w:rsidP="00011096">
            <w:pPr>
              <w:pStyle w:val="XML2"/>
              <w:rPr>
                <w:del w:id="23354" w:author="Thomas Dietz" w:date="2012-08-08T17:00:00Z"/>
              </w:rPr>
            </w:pPr>
            <w:del w:id="23355" w:author="Thomas Dietz" w:date="2012-08-08T17:00:00Z">
              <w:r w:rsidRPr="009227FA" w:rsidDel="00ED0AEA">
                <w:delText>container capable-switch {</w:delText>
              </w:r>
            </w:del>
          </w:p>
          <w:p w14:paraId="410151DE" w14:textId="6971F81B" w:rsidR="00F71F36" w:rsidRPr="009227FA" w:rsidDel="00ED0AEA" w:rsidRDefault="00F71F36" w:rsidP="00011096">
            <w:pPr>
              <w:pStyle w:val="XML3"/>
              <w:rPr>
                <w:del w:id="23356" w:author="Thomas Dietz" w:date="2012-08-08T17:00:00Z"/>
              </w:rPr>
            </w:pPr>
            <w:del w:id="23357" w:author="Thomas Dietz" w:date="2012-08-08T17:00:00Z">
              <w:r w:rsidRPr="009227FA" w:rsidDel="00ED0AEA">
                <w:delText>description "The OpenFlow Capable Switch containing logical switches, and resources that can be assigned to logical switches.";</w:delText>
              </w:r>
            </w:del>
          </w:p>
          <w:p w14:paraId="6AAE7BC0" w14:textId="54481D57" w:rsidR="00F71F36" w:rsidRPr="009227FA" w:rsidDel="00ED0AEA" w:rsidRDefault="00F71F36" w:rsidP="00011096">
            <w:pPr>
              <w:pStyle w:val="XML3"/>
              <w:rPr>
                <w:del w:id="23358" w:author="Thomas Dietz" w:date="2012-08-08T17:00:00Z"/>
              </w:rPr>
            </w:pPr>
            <w:del w:id="23359" w:author="Thomas Dietz" w:date="2012-08-08T17:00:00Z">
              <w:r w:rsidRPr="009227FA" w:rsidDel="00ED0AEA">
                <w:delText>leaf id {</w:delText>
              </w:r>
            </w:del>
          </w:p>
          <w:p w14:paraId="42CE673E" w14:textId="5BD139F5" w:rsidR="00F71F36" w:rsidRPr="009227FA" w:rsidDel="00ED0AEA" w:rsidRDefault="00F71F36" w:rsidP="00011096">
            <w:pPr>
              <w:pStyle w:val="XML4"/>
              <w:rPr>
                <w:del w:id="23360" w:author="Thomas Dietz" w:date="2012-08-08T17:00:00Z"/>
              </w:rPr>
            </w:pPr>
            <w:del w:id="23361" w:author="Thomas Dietz" w:date="2012-08-08T17:00:00Z">
              <w:r w:rsidRPr="009227FA" w:rsidDel="00ED0AEA">
                <w:delText>type inet:uri;</w:delText>
              </w:r>
            </w:del>
          </w:p>
          <w:p w14:paraId="035B7DFC" w14:textId="04A9659E" w:rsidR="00F71F36" w:rsidRPr="009227FA" w:rsidDel="00ED0AEA" w:rsidRDefault="00F71F36" w:rsidP="00011096">
            <w:pPr>
              <w:pStyle w:val="XML4"/>
              <w:rPr>
                <w:del w:id="23362" w:author="Thomas Dietz" w:date="2012-08-08T17:00:00Z"/>
              </w:rPr>
            </w:pPr>
            <w:del w:id="23363" w:author="Thomas Dietz" w:date="2012-08-08T17:00:00Z">
              <w:r w:rsidRPr="009227FA" w:rsidDel="00ED0AEA">
                <w:delText>mandatory true;</w:delText>
              </w:r>
            </w:del>
          </w:p>
          <w:p w14:paraId="67FCD275" w14:textId="71AC0A4E" w:rsidR="00F71F36" w:rsidRPr="009227FA" w:rsidDel="00ED0AEA" w:rsidRDefault="00F71F36" w:rsidP="00011096">
            <w:pPr>
              <w:pStyle w:val="XML4"/>
              <w:rPr>
                <w:del w:id="23364" w:author="Thomas Dietz" w:date="2012-08-08T17:00:00Z"/>
              </w:rPr>
            </w:pPr>
            <w:del w:id="23365" w:author="Thomas Dietz" w:date="2012-08-08T17:00:00Z">
              <w:r w:rsidRPr="009227FA" w:rsidDel="00ED0AEA">
                <w:delText>description "An unique but locally arbitrary identifier that identifies a Capable Switch towards the management system and is persistent across reboots of the system.";</w:delText>
              </w:r>
            </w:del>
          </w:p>
          <w:p w14:paraId="6922CF42" w14:textId="70143D1B" w:rsidR="00F71F36" w:rsidRPr="009227FA" w:rsidDel="00ED0AEA" w:rsidRDefault="00F71F36" w:rsidP="00011096">
            <w:pPr>
              <w:pStyle w:val="XML3"/>
              <w:rPr>
                <w:del w:id="23366" w:author="Thomas Dietz" w:date="2012-08-08T17:00:00Z"/>
              </w:rPr>
            </w:pPr>
            <w:del w:id="23367" w:author="Thomas Dietz" w:date="2012-08-08T17:00:00Z">
              <w:r w:rsidRPr="009227FA" w:rsidDel="00ED0AEA">
                <w:delText>}</w:delText>
              </w:r>
            </w:del>
          </w:p>
          <w:p w14:paraId="7776015F" w14:textId="53792EDE" w:rsidR="00F71F36" w:rsidRPr="009227FA" w:rsidDel="00ED0AEA" w:rsidRDefault="00F71F36" w:rsidP="00011096">
            <w:pPr>
              <w:pStyle w:val="XML3"/>
              <w:rPr>
                <w:del w:id="23368" w:author="Thomas Dietz" w:date="2012-08-08T17:00:00Z"/>
              </w:rPr>
            </w:pPr>
            <w:del w:id="23369" w:author="Thomas Dietz" w:date="2012-08-08T17:00:00Z">
              <w:r w:rsidRPr="009227FA" w:rsidDel="00ED0AEA">
                <w:delText>container configuration-points {</w:delText>
              </w:r>
            </w:del>
          </w:p>
          <w:p w14:paraId="051F9705" w14:textId="6B07D070" w:rsidR="00F71F36" w:rsidRPr="009227FA" w:rsidDel="00ED0AEA" w:rsidRDefault="00F71F36" w:rsidP="00011096">
            <w:pPr>
              <w:pStyle w:val="XML4"/>
              <w:rPr>
                <w:del w:id="23370" w:author="Thomas Dietz" w:date="2012-08-08T17:00:00Z"/>
              </w:rPr>
            </w:pPr>
            <w:del w:id="23371" w:author="Thomas Dietz" w:date="2012-08-08T17:00:00Z">
              <w:r w:rsidRPr="009227FA" w:rsidDel="00ED0AEA">
                <w:lastRenderedPageBreak/>
                <w:delText>list configuration-point {</w:delText>
              </w:r>
            </w:del>
          </w:p>
          <w:p w14:paraId="27F157E2" w14:textId="5E4355EC" w:rsidR="00F71F36" w:rsidRPr="009227FA" w:rsidDel="00ED0AEA" w:rsidRDefault="00F71F36" w:rsidP="00011096">
            <w:pPr>
              <w:pStyle w:val="XML5"/>
              <w:rPr>
                <w:del w:id="23372" w:author="Thomas Dietz" w:date="2012-08-08T17:00:00Z"/>
              </w:rPr>
            </w:pPr>
            <w:del w:id="23373" w:author="Thomas Dietz" w:date="2012-08-08T17:00:00Z">
              <w:r w:rsidRPr="009227FA" w:rsidDel="00ED0AEA">
                <w:delText>key "id";</w:delText>
              </w:r>
            </w:del>
          </w:p>
          <w:p w14:paraId="70C5545D" w14:textId="58441F17" w:rsidR="00F71F36" w:rsidRPr="009227FA" w:rsidDel="00ED0AEA" w:rsidRDefault="00F71F36" w:rsidP="00011096">
            <w:pPr>
              <w:pStyle w:val="XML5"/>
              <w:rPr>
                <w:del w:id="23374" w:author="Thomas Dietz" w:date="2012-08-08T17:00:00Z"/>
              </w:rPr>
            </w:pPr>
            <w:del w:id="23375" w:author="Thomas Dietz" w:date="2012-08-08T17:00:00Z">
              <w:r w:rsidRPr="009227FA" w:rsidDel="00ED0AEA">
                <w:delText>unique "id";</w:delText>
              </w:r>
            </w:del>
          </w:p>
          <w:p w14:paraId="5D4256C4" w14:textId="4869A5D3" w:rsidR="00F71F36" w:rsidRPr="009227FA" w:rsidDel="00ED0AEA" w:rsidRDefault="00F71F36" w:rsidP="00011096">
            <w:pPr>
              <w:pStyle w:val="XML5"/>
              <w:rPr>
                <w:del w:id="23376" w:author="Thomas Dietz" w:date="2012-08-08T17:00:00Z"/>
              </w:rPr>
            </w:pPr>
            <w:del w:id="23377" w:author="Thomas Dietz" w:date="2012-08-08T17:00:00Z">
              <w:r w:rsidRPr="009227FA" w:rsidDel="00ED0AEA">
                <w:delText>description "The list of all Configuration Points known to the OpenFlow Capable Switch that may manage it using OF-CONFIG.";</w:delText>
              </w:r>
            </w:del>
          </w:p>
          <w:p w14:paraId="55077518" w14:textId="180B5BC8" w:rsidR="00F71F36" w:rsidRPr="009227FA" w:rsidDel="00ED0AEA" w:rsidRDefault="00F71F36" w:rsidP="00011096">
            <w:pPr>
              <w:pStyle w:val="XML5"/>
              <w:rPr>
                <w:del w:id="23378" w:author="Thomas Dietz" w:date="2012-08-08T17:00:00Z"/>
              </w:rPr>
            </w:pPr>
            <w:del w:id="23379" w:author="Thomas Dietz" w:date="2012-08-08T17:00:00Z">
              <w:r w:rsidRPr="009227FA" w:rsidDel="00ED0AEA">
                <w:delText>uses openflow-configuration-point-grouping;</w:delText>
              </w:r>
            </w:del>
          </w:p>
          <w:p w14:paraId="1A23F608" w14:textId="06CCD01E" w:rsidR="00F71F36" w:rsidRPr="009227FA" w:rsidDel="00ED0AEA" w:rsidRDefault="00F71F36" w:rsidP="00011096">
            <w:pPr>
              <w:pStyle w:val="XML4"/>
              <w:rPr>
                <w:del w:id="23380" w:author="Thomas Dietz" w:date="2012-08-08T17:00:00Z"/>
              </w:rPr>
            </w:pPr>
            <w:del w:id="23381" w:author="Thomas Dietz" w:date="2012-08-08T17:00:00Z">
              <w:r w:rsidRPr="009227FA" w:rsidDel="00ED0AEA">
                <w:delText>}</w:delText>
              </w:r>
            </w:del>
          </w:p>
          <w:p w14:paraId="70A2625A" w14:textId="7A58B4CF" w:rsidR="00F71F36" w:rsidRPr="009227FA" w:rsidDel="00ED0AEA" w:rsidRDefault="00F71F36" w:rsidP="00011096">
            <w:pPr>
              <w:pStyle w:val="XML3"/>
              <w:rPr>
                <w:del w:id="23382" w:author="Thomas Dietz" w:date="2012-08-08T17:00:00Z"/>
              </w:rPr>
            </w:pPr>
            <w:del w:id="23383" w:author="Thomas Dietz" w:date="2012-08-08T17:00:00Z">
              <w:r w:rsidRPr="009227FA" w:rsidDel="00ED0AEA">
                <w:delText>}</w:delText>
              </w:r>
            </w:del>
          </w:p>
          <w:p w14:paraId="20A4018C" w14:textId="381D65F5" w:rsidR="00F71F36" w:rsidRPr="009227FA" w:rsidDel="00ED0AEA" w:rsidRDefault="00F71F36" w:rsidP="00011096">
            <w:pPr>
              <w:pStyle w:val="XML3"/>
              <w:rPr>
                <w:del w:id="23384" w:author="Thomas Dietz" w:date="2012-08-08T17:00:00Z"/>
              </w:rPr>
            </w:pPr>
            <w:del w:id="23385" w:author="Thomas Dietz" w:date="2012-08-08T17:00:00Z">
              <w:r w:rsidRPr="009227FA" w:rsidDel="00ED0AEA">
                <w:delText>container resources {</w:delText>
              </w:r>
            </w:del>
          </w:p>
          <w:p w14:paraId="4EDC0C3C" w14:textId="5ADD2C1D" w:rsidR="00F71F36" w:rsidRPr="009227FA" w:rsidDel="00ED0AEA" w:rsidRDefault="00F71F36" w:rsidP="00011096">
            <w:pPr>
              <w:pStyle w:val="XML4"/>
              <w:rPr>
                <w:del w:id="23386" w:author="Thomas Dietz" w:date="2012-08-08T17:00:00Z"/>
              </w:rPr>
            </w:pPr>
            <w:del w:id="23387" w:author="Thomas Dietz" w:date="2012-08-08T17:00:00Z">
              <w:r w:rsidRPr="009227FA" w:rsidDel="00ED0AEA">
                <w:delText>description "A lists containing all resources of the OpenFlow Capable Switch.";</w:delText>
              </w:r>
            </w:del>
          </w:p>
          <w:p w14:paraId="6ACE325C" w14:textId="71F232A4" w:rsidR="00F71F36" w:rsidRPr="009227FA" w:rsidDel="00ED0AEA" w:rsidRDefault="00F71F36" w:rsidP="00011096">
            <w:pPr>
              <w:pStyle w:val="XML4"/>
              <w:rPr>
                <w:del w:id="23388" w:author="Thomas Dietz" w:date="2012-08-08T17:00:00Z"/>
              </w:rPr>
            </w:pPr>
            <w:del w:id="23389" w:author="Thomas Dietz" w:date="2012-08-08T17:00:00Z">
              <w:r w:rsidRPr="009227FA" w:rsidDel="00ED0AEA">
                <w:delText>list port {</w:delText>
              </w:r>
            </w:del>
          </w:p>
          <w:p w14:paraId="036EE817" w14:textId="20856A18" w:rsidR="00F71F36" w:rsidRPr="009C250D" w:rsidDel="00ED0AEA" w:rsidRDefault="00F71F36" w:rsidP="00011096">
            <w:pPr>
              <w:pStyle w:val="XML5"/>
              <w:rPr>
                <w:del w:id="23390" w:author="Thomas Dietz" w:date="2012-08-08T17:00:00Z"/>
              </w:rPr>
            </w:pPr>
            <w:del w:id="23391" w:author="Thomas Dietz" w:date="2012-08-08T17:00:00Z">
              <w:r w:rsidRPr="009227FA" w:rsidDel="00ED0AEA">
                <w:delText xml:space="preserve">must "features/current/rate != </w:delText>
              </w:r>
              <w:r w:rsidRPr="009C250D" w:rsidDel="00ED0AEA">
                <w:delText>'other' or " +</w:delText>
              </w:r>
            </w:del>
          </w:p>
          <w:p w14:paraId="50CA66CA" w14:textId="7BCE08DD" w:rsidR="00F71F36" w:rsidRPr="003C232C" w:rsidDel="00ED0AEA" w:rsidRDefault="00F71F36" w:rsidP="00011096">
            <w:pPr>
              <w:pStyle w:val="XML9"/>
              <w:rPr>
                <w:del w:id="23392" w:author="Thomas Dietz" w:date="2012-08-08T17:00:00Z"/>
                <w:rFonts w:eastAsia="Times New Roman"/>
              </w:rPr>
            </w:pPr>
            <w:del w:id="23393" w:author="Thomas Dietz" w:date="2012-08-08T17:00:00Z">
              <w:r w:rsidRPr="009227FA" w:rsidDel="00ED0AEA">
                <w:rPr>
                  <w:rFonts w:eastAsia="Times New Roman"/>
                </w:rPr>
                <w:delText>"(count(current-rate) = 1 and count(max-rate) = 1 and " +</w:delText>
              </w:r>
            </w:del>
          </w:p>
          <w:p w14:paraId="7FD62234" w14:textId="1B938013" w:rsidR="00F71F36" w:rsidRPr="003C232C" w:rsidDel="00ED0AEA" w:rsidRDefault="00F71F36" w:rsidP="00011096">
            <w:pPr>
              <w:pStyle w:val="XML9"/>
              <w:rPr>
                <w:del w:id="23394" w:author="Thomas Dietz" w:date="2012-08-08T17:00:00Z"/>
                <w:rFonts w:eastAsia="Times New Roman"/>
              </w:rPr>
            </w:pPr>
            <w:del w:id="23395" w:author="Thomas Dietz" w:date="2012-08-08T17:00:00Z">
              <w:r w:rsidRPr="009227FA" w:rsidDel="00ED0AEA">
                <w:rPr>
                  <w:rFonts w:eastAsia="Times New Roman"/>
                </w:rPr>
                <w:delText>" current-rate &gt; 0 and max-rate &gt; 0)" {</w:delText>
              </w:r>
            </w:del>
          </w:p>
          <w:p w14:paraId="54EB2864" w14:textId="4C4B863A" w:rsidR="00F71F36" w:rsidRPr="009227FA" w:rsidDel="00ED0AEA" w:rsidRDefault="00F71F36" w:rsidP="00011096">
            <w:pPr>
              <w:pStyle w:val="XML6"/>
              <w:rPr>
                <w:del w:id="23396" w:author="Thomas Dietz" w:date="2012-08-08T17:00:00Z"/>
              </w:rPr>
            </w:pPr>
            <w:del w:id="23397" w:author="Thomas Dietz" w:date="2012-08-08T17:00:00Z">
              <w:r w:rsidRPr="009227FA" w:rsidDel="00ED0AEA">
                <w:delText>error-message "current-rate and max-rate must be specified and greater than 0 if rate equals 'other'";</w:delText>
              </w:r>
            </w:del>
          </w:p>
          <w:p w14:paraId="5C7955C6" w14:textId="4879ABA7" w:rsidR="00F71F36" w:rsidRPr="009227FA" w:rsidDel="00ED0AEA" w:rsidRDefault="00F71F36" w:rsidP="00011096">
            <w:pPr>
              <w:pStyle w:val="XML6"/>
              <w:rPr>
                <w:del w:id="23398" w:author="Thomas Dietz" w:date="2012-08-08T17:00:00Z"/>
              </w:rPr>
            </w:pPr>
            <w:del w:id="23399" w:author="Thomas Dietz" w:date="2012-08-08T17:00:00Z">
              <w:r w:rsidRPr="009227FA" w:rsidDel="00ED0AEA">
                <w:delText>description "current-rate and max-rate can only be present if rate = 'other, see corresponding leaf descriptions. If rate = 'other', then both leafs must be set to values greater than zero.";</w:delText>
              </w:r>
            </w:del>
          </w:p>
          <w:p w14:paraId="35DC77C7" w14:textId="7EBAF77C" w:rsidR="00F71F36" w:rsidRPr="009227FA" w:rsidDel="00ED0AEA" w:rsidRDefault="00F71F36" w:rsidP="00011096">
            <w:pPr>
              <w:pStyle w:val="XML5"/>
              <w:rPr>
                <w:del w:id="23400" w:author="Thomas Dietz" w:date="2012-08-08T17:00:00Z"/>
              </w:rPr>
            </w:pPr>
            <w:del w:id="23401" w:author="Thomas Dietz" w:date="2012-08-08T17:00:00Z">
              <w:r w:rsidRPr="009227FA" w:rsidDel="00ED0AEA">
                <w:delText>}</w:delText>
              </w:r>
            </w:del>
          </w:p>
          <w:p w14:paraId="65EBE7E1" w14:textId="65B55DBC" w:rsidR="00F71F36" w:rsidRPr="009227FA" w:rsidDel="00ED0AEA" w:rsidRDefault="00F71F36" w:rsidP="00011096">
            <w:pPr>
              <w:pStyle w:val="XML5"/>
              <w:rPr>
                <w:del w:id="23402" w:author="Thomas Dietz" w:date="2012-08-08T17:00:00Z"/>
              </w:rPr>
            </w:pPr>
            <w:del w:id="23403" w:author="Thomas Dietz" w:date="2012-08-08T17:00:00Z">
              <w:r w:rsidRPr="009227FA" w:rsidDel="00ED0AEA">
                <w:delText>key "resource-id";</w:delText>
              </w:r>
            </w:del>
          </w:p>
          <w:p w14:paraId="262B93BB" w14:textId="79D9E1B7" w:rsidR="00F71F36" w:rsidRPr="009227FA" w:rsidDel="00ED0AEA" w:rsidRDefault="00F71F36" w:rsidP="00011096">
            <w:pPr>
              <w:pStyle w:val="XML5"/>
              <w:rPr>
                <w:del w:id="23404" w:author="Thomas Dietz" w:date="2012-08-08T17:00:00Z"/>
              </w:rPr>
            </w:pPr>
            <w:del w:id="23405" w:author="Thomas Dietz" w:date="2012-08-08T17:00:00Z">
              <w:r w:rsidRPr="009227FA" w:rsidDel="00ED0AEA">
                <w:delText>unique "resource-id";</w:delText>
              </w:r>
            </w:del>
          </w:p>
          <w:p w14:paraId="70CF4379" w14:textId="36B52351" w:rsidR="00F71F36" w:rsidRPr="009227FA" w:rsidDel="00ED0AEA" w:rsidRDefault="00F71F36" w:rsidP="00011096">
            <w:pPr>
              <w:pStyle w:val="XML5"/>
              <w:rPr>
                <w:del w:id="23406" w:author="Thomas Dietz" w:date="2012-08-08T17:00:00Z"/>
              </w:rPr>
            </w:pPr>
            <w:del w:id="23407" w:author="Thomas Dietz" w:date="2012-08-08T17:00:00Z">
              <w:r w:rsidRPr="009227FA" w:rsidDel="00ED0AEA">
                <w:delText>description "The list contains all port resources of the OpenFlow Capable Switch.";</w:delText>
              </w:r>
            </w:del>
          </w:p>
          <w:p w14:paraId="5A5C714A" w14:textId="5E189B3D" w:rsidR="00F71F36" w:rsidRPr="009227FA" w:rsidDel="00ED0AEA" w:rsidRDefault="00F71F36" w:rsidP="00011096">
            <w:pPr>
              <w:pStyle w:val="XML5"/>
              <w:rPr>
                <w:del w:id="23408" w:author="Thomas Dietz" w:date="2012-08-08T17:00:00Z"/>
              </w:rPr>
            </w:pPr>
            <w:del w:id="23409" w:author="Thomas Dietz" w:date="2012-08-08T17:00:00Z">
              <w:r w:rsidRPr="009227FA" w:rsidDel="00ED0AEA">
                <w:delText>uses openflow-port-resource-grouping;</w:delText>
              </w:r>
            </w:del>
          </w:p>
          <w:p w14:paraId="2773194C" w14:textId="71085191" w:rsidR="00F71F36" w:rsidRPr="009227FA" w:rsidDel="00ED0AEA" w:rsidRDefault="00F71F36" w:rsidP="00011096">
            <w:pPr>
              <w:pStyle w:val="XML4"/>
              <w:rPr>
                <w:del w:id="23410" w:author="Thomas Dietz" w:date="2012-08-08T17:00:00Z"/>
              </w:rPr>
            </w:pPr>
            <w:del w:id="23411" w:author="Thomas Dietz" w:date="2012-08-08T17:00:00Z">
              <w:r w:rsidRPr="009227FA" w:rsidDel="00ED0AEA">
                <w:delText>}</w:delText>
              </w:r>
            </w:del>
          </w:p>
          <w:p w14:paraId="059E444A" w14:textId="672E22C8" w:rsidR="00F71F36" w:rsidRPr="009227FA" w:rsidDel="00ED0AEA" w:rsidRDefault="00F71F36" w:rsidP="00011096">
            <w:pPr>
              <w:pStyle w:val="XML4"/>
              <w:rPr>
                <w:del w:id="23412" w:author="Thomas Dietz" w:date="2012-08-08T17:00:00Z"/>
              </w:rPr>
            </w:pPr>
            <w:del w:id="23413" w:author="Thomas Dietz" w:date="2012-08-08T17:00:00Z">
              <w:r w:rsidRPr="009227FA" w:rsidDel="00ED0AEA">
                <w:delText>list queue {</w:delText>
              </w:r>
            </w:del>
          </w:p>
          <w:p w14:paraId="23AE8FE5" w14:textId="6FF93D47" w:rsidR="00F71F36" w:rsidRPr="009227FA" w:rsidDel="00ED0AEA" w:rsidRDefault="00F71F36" w:rsidP="00011096">
            <w:pPr>
              <w:pStyle w:val="XML5"/>
              <w:rPr>
                <w:del w:id="23414" w:author="Thomas Dietz" w:date="2012-08-08T17:00:00Z"/>
              </w:rPr>
            </w:pPr>
            <w:del w:id="23415" w:author="Thomas Dietz" w:date="2012-08-08T17:00:00Z">
              <w:r w:rsidRPr="009227FA" w:rsidDel="00ED0AEA">
                <w:delText>key "resource-id";</w:delText>
              </w:r>
            </w:del>
          </w:p>
          <w:p w14:paraId="7AD302D4" w14:textId="47B0B8D7" w:rsidR="00F71F36" w:rsidRPr="009227FA" w:rsidDel="00ED0AEA" w:rsidRDefault="00F71F36" w:rsidP="00011096">
            <w:pPr>
              <w:pStyle w:val="XML5"/>
              <w:rPr>
                <w:del w:id="23416" w:author="Thomas Dietz" w:date="2012-08-08T17:00:00Z"/>
              </w:rPr>
            </w:pPr>
            <w:del w:id="23417" w:author="Thomas Dietz" w:date="2012-08-08T17:00:00Z">
              <w:r w:rsidRPr="009227FA" w:rsidDel="00ED0AEA">
                <w:delText>unique "resource-id";</w:delText>
              </w:r>
            </w:del>
          </w:p>
          <w:p w14:paraId="0C207987" w14:textId="34417F80" w:rsidR="00F71F36" w:rsidRPr="009227FA" w:rsidDel="00ED0AEA" w:rsidRDefault="00F71F36" w:rsidP="00011096">
            <w:pPr>
              <w:pStyle w:val="XML5"/>
              <w:rPr>
                <w:del w:id="23418" w:author="Thomas Dietz" w:date="2012-08-08T17:00:00Z"/>
              </w:rPr>
            </w:pPr>
            <w:del w:id="23419" w:author="Thomas Dietz" w:date="2012-08-08T17:00:00Z">
              <w:r w:rsidRPr="009227FA" w:rsidDel="00ED0AEA">
                <w:delText>description "The list contains all queue resources of the OpenFlow Capable Switch.";</w:delText>
              </w:r>
            </w:del>
          </w:p>
          <w:p w14:paraId="54E2E2EB" w14:textId="4FC52E09" w:rsidR="00F71F36" w:rsidRPr="009227FA" w:rsidDel="00ED0AEA" w:rsidRDefault="00F71F36" w:rsidP="00011096">
            <w:pPr>
              <w:pStyle w:val="XML5"/>
              <w:rPr>
                <w:del w:id="23420" w:author="Thomas Dietz" w:date="2012-08-08T17:00:00Z"/>
              </w:rPr>
            </w:pPr>
            <w:del w:id="23421" w:author="Thomas Dietz" w:date="2012-08-08T17:00:00Z">
              <w:r w:rsidRPr="009227FA" w:rsidDel="00ED0AEA">
                <w:delText>uses openflow-queue-resource-grouping;</w:delText>
              </w:r>
            </w:del>
          </w:p>
          <w:p w14:paraId="1F283806" w14:textId="1372B340" w:rsidR="00F71F36" w:rsidDel="00ED0AEA" w:rsidRDefault="00F71F36" w:rsidP="00011096">
            <w:pPr>
              <w:pStyle w:val="XML4"/>
              <w:rPr>
                <w:del w:id="23422" w:author="Thomas Dietz" w:date="2012-08-08T17:00:00Z"/>
              </w:rPr>
            </w:pPr>
            <w:del w:id="23423" w:author="Thomas Dietz" w:date="2012-08-08T17:00:00Z">
              <w:r w:rsidRPr="009227FA" w:rsidDel="00ED0AEA">
                <w:delText>}</w:delText>
              </w:r>
            </w:del>
          </w:p>
          <w:p w14:paraId="455B9445" w14:textId="3253539A" w:rsidR="008B56E6" w:rsidDel="00ED0AEA" w:rsidRDefault="008B56E6" w:rsidP="008B56E6">
            <w:pPr>
              <w:pStyle w:val="XML4"/>
              <w:rPr>
                <w:del w:id="23424" w:author="Thomas Dietz" w:date="2012-08-08T17:00:00Z"/>
              </w:rPr>
            </w:pPr>
            <w:del w:id="23425" w:author="Thomas Dietz" w:date="2012-08-08T17:00:00Z">
              <w:r w:rsidDel="00ED0AEA">
                <w:delText>list owned-certificate {</w:delText>
              </w:r>
            </w:del>
          </w:p>
          <w:p w14:paraId="6553F8CD" w14:textId="41BAFB02" w:rsidR="008B56E6" w:rsidDel="00ED0AEA" w:rsidRDefault="008B56E6" w:rsidP="004165BB">
            <w:pPr>
              <w:pStyle w:val="XML5"/>
              <w:rPr>
                <w:del w:id="23426" w:author="Thomas Dietz" w:date="2012-08-08T17:00:00Z"/>
              </w:rPr>
            </w:pPr>
            <w:del w:id="23427" w:author="Thomas Dietz" w:date="2012-08-08T17:00:00Z">
              <w:r w:rsidDel="00ED0AEA">
                <w:delText>key "resource-id";</w:delText>
              </w:r>
            </w:del>
          </w:p>
          <w:p w14:paraId="617CB33A" w14:textId="3D3C612E" w:rsidR="008B56E6" w:rsidDel="00ED0AEA" w:rsidRDefault="008B56E6" w:rsidP="004165BB">
            <w:pPr>
              <w:pStyle w:val="XML5"/>
              <w:rPr>
                <w:del w:id="23428" w:author="Thomas Dietz" w:date="2012-08-08T17:00:00Z"/>
              </w:rPr>
            </w:pPr>
            <w:del w:id="23429" w:author="Thomas Dietz" w:date="2012-08-08T17:00:00Z">
              <w:r w:rsidDel="00ED0AEA">
                <w:delText>unique "resource-id";</w:delText>
              </w:r>
            </w:del>
          </w:p>
          <w:p w14:paraId="4EDE8EAD" w14:textId="6630E5C6" w:rsidR="008B56E6" w:rsidDel="00ED0AEA" w:rsidRDefault="008B56E6" w:rsidP="004165BB">
            <w:pPr>
              <w:pStyle w:val="XML5"/>
              <w:rPr>
                <w:del w:id="23430" w:author="Thomas Dietz" w:date="2012-08-08T17:00:00Z"/>
              </w:rPr>
            </w:pPr>
            <w:del w:id="23431" w:author="Thomas Dietz" w:date="2012-08-08T17:00:00Z">
              <w:r w:rsidDel="00ED0AEA">
                <w:delText>description "The list contains all owned certificate resources of the OpenFlow Capable Switch.";</w:delText>
              </w:r>
            </w:del>
          </w:p>
          <w:p w14:paraId="4B14574B" w14:textId="7CEBBEDC" w:rsidR="008B56E6" w:rsidDel="00ED0AEA" w:rsidRDefault="008B56E6" w:rsidP="004165BB">
            <w:pPr>
              <w:pStyle w:val="XML5"/>
              <w:rPr>
                <w:del w:id="23432" w:author="Thomas Dietz" w:date="2012-08-08T17:00:00Z"/>
              </w:rPr>
            </w:pPr>
            <w:del w:id="23433" w:author="Thomas Dietz" w:date="2012-08-08T17:00:00Z">
              <w:r w:rsidDel="00ED0AEA">
                <w:delText>uses openflow-owned-certificate-grouping;</w:delText>
              </w:r>
            </w:del>
          </w:p>
          <w:p w14:paraId="6665A6EB" w14:textId="7B05E745" w:rsidR="008B56E6" w:rsidDel="00ED0AEA" w:rsidRDefault="008B56E6" w:rsidP="008B56E6">
            <w:pPr>
              <w:pStyle w:val="XML4"/>
              <w:rPr>
                <w:del w:id="23434" w:author="Thomas Dietz" w:date="2012-08-08T17:00:00Z"/>
              </w:rPr>
            </w:pPr>
            <w:del w:id="23435" w:author="Thomas Dietz" w:date="2012-08-08T17:00:00Z">
              <w:r w:rsidDel="00ED0AEA">
                <w:delText>}</w:delText>
              </w:r>
            </w:del>
          </w:p>
          <w:p w14:paraId="64C17AEF" w14:textId="2C862ABE" w:rsidR="008B56E6" w:rsidDel="00ED0AEA" w:rsidRDefault="008B56E6" w:rsidP="008B56E6">
            <w:pPr>
              <w:pStyle w:val="XML4"/>
              <w:rPr>
                <w:del w:id="23436" w:author="Thomas Dietz" w:date="2012-08-08T17:00:00Z"/>
              </w:rPr>
            </w:pPr>
            <w:del w:id="23437" w:author="Thomas Dietz" w:date="2012-08-08T17:00:00Z">
              <w:r w:rsidDel="00ED0AEA">
                <w:delText>list external-certificate {</w:delText>
              </w:r>
            </w:del>
          </w:p>
          <w:p w14:paraId="6D95FC70" w14:textId="32228B6C" w:rsidR="008B56E6" w:rsidDel="00ED0AEA" w:rsidRDefault="008B56E6" w:rsidP="004165BB">
            <w:pPr>
              <w:pStyle w:val="XML5"/>
              <w:rPr>
                <w:del w:id="23438" w:author="Thomas Dietz" w:date="2012-08-08T17:00:00Z"/>
              </w:rPr>
            </w:pPr>
            <w:del w:id="23439" w:author="Thomas Dietz" w:date="2012-08-08T17:00:00Z">
              <w:r w:rsidDel="00ED0AEA">
                <w:delText>key "resource-id";</w:delText>
              </w:r>
            </w:del>
          </w:p>
          <w:p w14:paraId="2E0237D2" w14:textId="724B8440" w:rsidR="008B56E6" w:rsidDel="00ED0AEA" w:rsidRDefault="008B56E6" w:rsidP="004165BB">
            <w:pPr>
              <w:pStyle w:val="XML5"/>
              <w:rPr>
                <w:del w:id="23440" w:author="Thomas Dietz" w:date="2012-08-08T17:00:00Z"/>
              </w:rPr>
            </w:pPr>
            <w:del w:id="23441" w:author="Thomas Dietz" w:date="2012-08-08T17:00:00Z">
              <w:r w:rsidDel="00ED0AEA">
                <w:delText>unique "resource-id";</w:delText>
              </w:r>
            </w:del>
          </w:p>
          <w:p w14:paraId="55BBEA2F" w14:textId="561D792B" w:rsidR="008B56E6" w:rsidDel="00ED0AEA" w:rsidRDefault="008B56E6" w:rsidP="004165BB">
            <w:pPr>
              <w:pStyle w:val="XML5"/>
              <w:rPr>
                <w:del w:id="23442" w:author="Thomas Dietz" w:date="2012-08-08T17:00:00Z"/>
              </w:rPr>
            </w:pPr>
            <w:del w:id="23443" w:author="Thomas Dietz" w:date="2012-08-08T17:00:00Z">
              <w:r w:rsidDel="00ED0AEA">
                <w:delText>description "The list contains all external certificate resources of the OpenFlow Capable Switch.";</w:delText>
              </w:r>
            </w:del>
          </w:p>
          <w:p w14:paraId="2513DF46" w14:textId="776DA17F" w:rsidR="008B56E6" w:rsidDel="00ED0AEA" w:rsidRDefault="008B56E6" w:rsidP="004165BB">
            <w:pPr>
              <w:pStyle w:val="XML5"/>
              <w:rPr>
                <w:del w:id="23444" w:author="Thomas Dietz" w:date="2012-08-08T17:00:00Z"/>
              </w:rPr>
            </w:pPr>
            <w:del w:id="23445" w:author="Thomas Dietz" w:date="2012-08-08T17:00:00Z">
              <w:r w:rsidDel="00ED0AEA">
                <w:delText>uses openflow-external-certificate-grouping;</w:delText>
              </w:r>
            </w:del>
          </w:p>
          <w:p w14:paraId="35F6A0F6" w14:textId="0C0DDEA6" w:rsidR="008B56E6" w:rsidRPr="009227FA" w:rsidDel="00ED0AEA" w:rsidRDefault="008B56E6" w:rsidP="008B56E6">
            <w:pPr>
              <w:pStyle w:val="XML4"/>
              <w:rPr>
                <w:del w:id="23446" w:author="Thomas Dietz" w:date="2012-08-08T17:00:00Z"/>
              </w:rPr>
            </w:pPr>
            <w:del w:id="23447" w:author="Thomas Dietz" w:date="2012-08-08T17:00:00Z">
              <w:r w:rsidDel="00ED0AEA">
                <w:delText>}</w:delText>
              </w:r>
            </w:del>
          </w:p>
          <w:p w14:paraId="181B584C" w14:textId="602D6DAE" w:rsidR="002E7483" w:rsidRPr="009227FA" w:rsidDel="00ED0AEA" w:rsidRDefault="00D54400" w:rsidP="00011096">
            <w:pPr>
              <w:pStyle w:val="XML4"/>
              <w:rPr>
                <w:del w:id="23448" w:author="Thomas Dietz" w:date="2012-08-08T17:00:00Z"/>
              </w:rPr>
            </w:pPr>
            <w:del w:id="23449" w:author="Thomas Dietz" w:date="2012-08-08T17:00:00Z">
              <w:r w:rsidRPr="009227FA" w:rsidDel="00ED0AEA">
                <w:delText>l</w:delText>
              </w:r>
              <w:r w:rsidR="002E7483" w:rsidRPr="009227FA" w:rsidDel="00ED0AEA">
                <w:delText>ist flow-table {</w:delText>
              </w:r>
            </w:del>
          </w:p>
          <w:p w14:paraId="62684E0E" w14:textId="49D5A90B" w:rsidR="002E7483" w:rsidRPr="009227FA" w:rsidDel="00ED0AEA" w:rsidRDefault="002E7483" w:rsidP="002E7483">
            <w:pPr>
              <w:pStyle w:val="XML5"/>
              <w:rPr>
                <w:del w:id="23450" w:author="Thomas Dietz" w:date="2012-08-08T17:00:00Z"/>
              </w:rPr>
            </w:pPr>
            <w:del w:id="23451" w:author="Thomas Dietz" w:date="2012-08-08T17:00:00Z">
              <w:r w:rsidRPr="009227FA" w:rsidDel="00ED0AEA">
                <w:delText>key "resource-id";</w:delText>
              </w:r>
            </w:del>
          </w:p>
          <w:p w14:paraId="56875DC1" w14:textId="24C2D600" w:rsidR="002E7483" w:rsidRPr="009227FA" w:rsidDel="00ED0AEA" w:rsidRDefault="002E7483" w:rsidP="002E7483">
            <w:pPr>
              <w:pStyle w:val="XML5"/>
              <w:rPr>
                <w:del w:id="23452" w:author="Thomas Dietz" w:date="2012-08-08T17:00:00Z"/>
              </w:rPr>
            </w:pPr>
            <w:del w:id="23453" w:author="Thomas Dietz" w:date="2012-08-08T17:00:00Z">
              <w:r w:rsidRPr="009227FA" w:rsidDel="00ED0AEA">
                <w:delText>unique "resource-id";</w:delText>
              </w:r>
            </w:del>
          </w:p>
          <w:p w14:paraId="222499D2" w14:textId="61989105" w:rsidR="002E7483" w:rsidRPr="009227FA" w:rsidDel="00ED0AEA" w:rsidRDefault="002E7483" w:rsidP="002E7483">
            <w:pPr>
              <w:pStyle w:val="XML5"/>
              <w:rPr>
                <w:del w:id="23454" w:author="Thomas Dietz" w:date="2012-08-08T17:00:00Z"/>
              </w:rPr>
            </w:pPr>
            <w:del w:id="23455" w:author="Thomas Dietz" w:date="2012-08-08T17:00:00Z">
              <w:r w:rsidRPr="009227FA" w:rsidDel="00ED0AEA">
                <w:delText>description "The list contains all flow table resources of the OpenFlow Capable Switch.";</w:delText>
              </w:r>
            </w:del>
          </w:p>
          <w:p w14:paraId="328D8A9A" w14:textId="3500508C" w:rsidR="002E7483" w:rsidRPr="009227FA" w:rsidDel="00ED0AEA" w:rsidRDefault="002E7483" w:rsidP="00A21E86">
            <w:pPr>
              <w:pStyle w:val="XML5"/>
              <w:rPr>
                <w:del w:id="23456" w:author="Thomas Dietz" w:date="2012-08-08T17:00:00Z"/>
              </w:rPr>
            </w:pPr>
            <w:del w:id="23457" w:author="Thomas Dietz" w:date="2012-08-08T17:00:00Z">
              <w:r w:rsidRPr="009227FA" w:rsidDel="00ED0AEA">
                <w:delText>uses openflow-flow-table-resource-grouping;</w:delText>
              </w:r>
            </w:del>
          </w:p>
          <w:p w14:paraId="6C171C45" w14:textId="681EDBA1" w:rsidR="002E7483" w:rsidRPr="009227FA" w:rsidDel="00ED0AEA" w:rsidRDefault="002E7483">
            <w:pPr>
              <w:pStyle w:val="XML4"/>
              <w:rPr>
                <w:del w:id="23458" w:author="Thomas Dietz" w:date="2012-08-08T17:00:00Z"/>
              </w:rPr>
            </w:pPr>
            <w:del w:id="23459" w:author="Thomas Dietz" w:date="2012-08-08T17:00:00Z">
              <w:r w:rsidRPr="009227FA" w:rsidDel="00ED0AEA">
                <w:delText>}</w:delText>
              </w:r>
            </w:del>
          </w:p>
          <w:p w14:paraId="64FA122C" w14:textId="02DCA85A" w:rsidR="00F71F36" w:rsidRPr="009227FA" w:rsidDel="00ED0AEA" w:rsidRDefault="00F71F36" w:rsidP="00011096">
            <w:pPr>
              <w:pStyle w:val="XML3"/>
              <w:rPr>
                <w:del w:id="23460" w:author="Thomas Dietz" w:date="2012-08-08T17:00:00Z"/>
              </w:rPr>
            </w:pPr>
            <w:del w:id="23461" w:author="Thomas Dietz" w:date="2012-08-08T17:00:00Z">
              <w:r w:rsidRPr="009227FA" w:rsidDel="00ED0AEA">
                <w:delText>}</w:delText>
              </w:r>
            </w:del>
          </w:p>
          <w:p w14:paraId="68981393" w14:textId="663337A5" w:rsidR="00F71F36" w:rsidRPr="009227FA" w:rsidDel="00ED0AEA" w:rsidRDefault="00F71F36" w:rsidP="00011096">
            <w:pPr>
              <w:pStyle w:val="XML3"/>
              <w:rPr>
                <w:del w:id="23462" w:author="Thomas Dietz" w:date="2012-08-08T17:00:00Z"/>
              </w:rPr>
            </w:pPr>
            <w:del w:id="23463" w:author="Thomas Dietz" w:date="2012-08-08T17:00:00Z">
              <w:r w:rsidRPr="009227FA" w:rsidDel="00ED0AEA">
                <w:lastRenderedPageBreak/>
                <w:delText>container logical-switches {</w:delText>
              </w:r>
            </w:del>
          </w:p>
          <w:p w14:paraId="2D33D654" w14:textId="256B5531" w:rsidR="00F71F36" w:rsidRPr="009227FA" w:rsidDel="00ED0AEA" w:rsidRDefault="00F71F36" w:rsidP="00011096">
            <w:pPr>
              <w:pStyle w:val="XML4"/>
              <w:rPr>
                <w:del w:id="23464" w:author="Thomas Dietz" w:date="2012-08-08T17:00:00Z"/>
              </w:rPr>
            </w:pPr>
            <w:del w:id="23465" w:author="Thomas Dietz" w:date="2012-08-08T17:00:00Z">
              <w:r w:rsidRPr="009227FA" w:rsidDel="00ED0AEA">
                <w:delText>description "This element contains all OpenFlow Logical Switches on the OpenFlow Capable Switch.";</w:delText>
              </w:r>
            </w:del>
          </w:p>
          <w:p w14:paraId="38B22BE2" w14:textId="21AFFB57" w:rsidR="00F71F36" w:rsidRPr="009227FA" w:rsidDel="00ED0AEA" w:rsidRDefault="00F71F36" w:rsidP="00011096">
            <w:pPr>
              <w:pStyle w:val="XML4"/>
              <w:rPr>
                <w:del w:id="23466" w:author="Thomas Dietz" w:date="2012-08-08T17:00:00Z"/>
              </w:rPr>
            </w:pPr>
            <w:del w:id="23467" w:author="Thomas Dietz" w:date="2012-08-08T17:00:00Z">
              <w:r w:rsidRPr="009227FA" w:rsidDel="00ED0AEA">
                <w:delText>list switch {</w:delText>
              </w:r>
            </w:del>
          </w:p>
          <w:p w14:paraId="264A4F00" w14:textId="7749F778" w:rsidR="00F71F36" w:rsidRPr="009227FA" w:rsidDel="00ED0AEA" w:rsidRDefault="00F71F36" w:rsidP="00011096">
            <w:pPr>
              <w:pStyle w:val="XML5"/>
              <w:rPr>
                <w:del w:id="23468" w:author="Thomas Dietz" w:date="2012-08-08T17:00:00Z"/>
              </w:rPr>
            </w:pPr>
            <w:del w:id="23469" w:author="Thomas Dietz" w:date="2012-08-08T17:00:00Z">
              <w:r w:rsidRPr="009227FA" w:rsidDel="00ED0AEA">
                <w:delText>key "id";</w:delText>
              </w:r>
            </w:del>
          </w:p>
          <w:p w14:paraId="0BC57AEF" w14:textId="6BA79FA4" w:rsidR="00F71F36" w:rsidRPr="009227FA" w:rsidDel="00ED0AEA" w:rsidRDefault="00F71F36" w:rsidP="00011096">
            <w:pPr>
              <w:pStyle w:val="XML5"/>
              <w:rPr>
                <w:del w:id="23470" w:author="Thomas Dietz" w:date="2012-08-08T17:00:00Z"/>
              </w:rPr>
            </w:pPr>
            <w:del w:id="23471" w:author="Thomas Dietz" w:date="2012-08-08T17:00:00Z">
              <w:r w:rsidRPr="009227FA" w:rsidDel="00ED0AEA">
                <w:delText>unique "id";</w:delText>
              </w:r>
            </w:del>
          </w:p>
          <w:p w14:paraId="3209E4B0" w14:textId="18A449BF" w:rsidR="00F71F36" w:rsidRPr="009227FA" w:rsidDel="00ED0AEA" w:rsidRDefault="00F71F36" w:rsidP="00011096">
            <w:pPr>
              <w:pStyle w:val="XML5"/>
              <w:rPr>
                <w:del w:id="23472" w:author="Thomas Dietz" w:date="2012-08-08T17:00:00Z"/>
              </w:rPr>
            </w:pPr>
            <w:del w:id="23473" w:author="Thomas Dietz" w:date="2012-08-08T17:00:00Z">
              <w:r w:rsidRPr="009227FA" w:rsidDel="00ED0AEA">
                <w:delText>description "The list of all OpenFlow Logical Switches on the OpenFlow Capable Switch.";</w:delText>
              </w:r>
            </w:del>
          </w:p>
          <w:p w14:paraId="409700D0" w14:textId="71ADDEE7" w:rsidR="00F71F36" w:rsidRPr="009227FA" w:rsidDel="00ED0AEA" w:rsidRDefault="00F71F36" w:rsidP="00011096">
            <w:pPr>
              <w:pStyle w:val="XML5"/>
              <w:rPr>
                <w:del w:id="23474" w:author="Thomas Dietz" w:date="2012-08-08T17:00:00Z"/>
              </w:rPr>
            </w:pPr>
            <w:del w:id="23475" w:author="Thomas Dietz" w:date="2012-08-08T17:00:00Z">
              <w:r w:rsidRPr="009227FA" w:rsidDel="00ED0AEA">
                <w:delText>uses openflow-logical-switch-grouping;</w:delText>
              </w:r>
            </w:del>
          </w:p>
          <w:p w14:paraId="7C071356" w14:textId="4C6F141E" w:rsidR="00F71F36" w:rsidRPr="009F3611" w:rsidDel="00ED0AEA" w:rsidRDefault="00F71F36" w:rsidP="00011096">
            <w:pPr>
              <w:pStyle w:val="XML4"/>
              <w:rPr>
                <w:del w:id="23476" w:author="Thomas Dietz" w:date="2012-08-08T17:00:00Z"/>
                <w:rPrChange w:id="23477" w:author="Thomas Dietz" w:date="2012-08-08T17:01:00Z">
                  <w:rPr>
                    <w:del w:id="23478" w:author="Thomas Dietz" w:date="2012-08-08T17:00:00Z"/>
                    <w:lang w:val="de-DE"/>
                  </w:rPr>
                </w:rPrChange>
              </w:rPr>
            </w:pPr>
            <w:del w:id="23479" w:author="Thomas Dietz" w:date="2012-08-08T17:00:00Z">
              <w:r w:rsidRPr="009F3611" w:rsidDel="00ED0AEA">
                <w:rPr>
                  <w:rPrChange w:id="23480" w:author="Thomas Dietz" w:date="2012-08-08T17:01:00Z">
                    <w:rPr>
                      <w:lang w:val="de-DE"/>
                    </w:rPr>
                  </w:rPrChange>
                </w:rPr>
                <w:delText>}</w:delText>
              </w:r>
            </w:del>
          </w:p>
          <w:p w14:paraId="367DBA09" w14:textId="5C638DFA" w:rsidR="00F71F36" w:rsidRPr="009F3611" w:rsidDel="00ED0AEA" w:rsidRDefault="00F71F36" w:rsidP="00011096">
            <w:pPr>
              <w:pStyle w:val="XML3"/>
              <w:rPr>
                <w:del w:id="23481" w:author="Thomas Dietz" w:date="2012-08-08T17:00:00Z"/>
                <w:rPrChange w:id="23482" w:author="Thomas Dietz" w:date="2012-08-08T17:01:00Z">
                  <w:rPr>
                    <w:del w:id="23483" w:author="Thomas Dietz" w:date="2012-08-08T17:00:00Z"/>
                    <w:lang w:val="de-DE"/>
                  </w:rPr>
                </w:rPrChange>
              </w:rPr>
            </w:pPr>
            <w:del w:id="23484" w:author="Thomas Dietz" w:date="2012-08-08T17:00:00Z">
              <w:r w:rsidRPr="009F3611" w:rsidDel="00ED0AEA">
                <w:rPr>
                  <w:rPrChange w:id="23485" w:author="Thomas Dietz" w:date="2012-08-08T17:01:00Z">
                    <w:rPr>
                      <w:lang w:val="de-DE"/>
                    </w:rPr>
                  </w:rPrChange>
                </w:rPr>
                <w:delText>}</w:delText>
              </w:r>
            </w:del>
          </w:p>
          <w:p w14:paraId="1056C569" w14:textId="724A89CE" w:rsidR="00F71F36" w:rsidRPr="009F3611" w:rsidDel="00ED0AEA" w:rsidRDefault="00F71F36" w:rsidP="00011096">
            <w:pPr>
              <w:pStyle w:val="XML2"/>
              <w:rPr>
                <w:del w:id="23486" w:author="Thomas Dietz" w:date="2012-08-08T17:00:00Z"/>
                <w:rPrChange w:id="23487" w:author="Thomas Dietz" w:date="2012-08-08T17:01:00Z">
                  <w:rPr>
                    <w:del w:id="23488" w:author="Thomas Dietz" w:date="2012-08-08T17:00:00Z"/>
                    <w:lang w:val="de-DE"/>
                  </w:rPr>
                </w:rPrChange>
              </w:rPr>
            </w:pPr>
            <w:del w:id="23489" w:author="Thomas Dietz" w:date="2012-08-08T17:00:00Z">
              <w:r w:rsidRPr="009F3611" w:rsidDel="00ED0AEA">
                <w:rPr>
                  <w:rPrChange w:id="23490" w:author="Thomas Dietz" w:date="2012-08-08T17:01:00Z">
                    <w:rPr>
                      <w:lang w:val="de-DE"/>
                    </w:rPr>
                  </w:rPrChange>
                </w:rPr>
                <w:delText>}</w:delText>
              </w:r>
            </w:del>
          </w:p>
          <w:p w14:paraId="5FDB271D" w14:textId="77777777" w:rsidR="009F3611" w:rsidRPr="009F3611" w:rsidRDefault="00F71F36" w:rsidP="009F3611">
            <w:pPr>
              <w:pStyle w:val="XML1"/>
              <w:rPr>
                <w:ins w:id="23491" w:author="Thomas Dietz" w:date="2012-08-08T17:05:00Z"/>
                <w:rPrChange w:id="23492" w:author="Thomas Dietz" w:date="2012-08-08T17:05:00Z">
                  <w:rPr>
                    <w:ins w:id="23493" w:author="Thomas Dietz" w:date="2012-08-08T17:05:00Z"/>
                    <w:lang w:val="de-DE"/>
                  </w:rPr>
                </w:rPrChange>
              </w:rPr>
            </w:pPr>
            <w:del w:id="23494" w:author="Thomas Dietz" w:date="2012-08-08T17:00:00Z">
              <w:r w:rsidRPr="009F3611" w:rsidDel="00ED0AEA">
                <w:rPr>
                  <w:rPrChange w:id="23495" w:author="Thomas Dietz" w:date="2012-08-08T17:05:00Z">
                    <w:rPr>
                      <w:lang w:val="de-DE"/>
                    </w:rPr>
                  </w:rPrChange>
                </w:rPr>
                <w:delText>}</w:delText>
              </w:r>
            </w:del>
            <w:ins w:id="23496" w:author="Thomas Dietz" w:date="2012-08-08T17:05:00Z">
              <w:r w:rsidR="009F3611" w:rsidRPr="009F3611">
                <w:rPr>
                  <w:rPrChange w:id="23497" w:author="Thomas Dietz" w:date="2012-08-08T17:05:00Z">
                    <w:rPr>
                      <w:lang w:val="de-DE"/>
                    </w:rPr>
                  </w:rPrChange>
                </w:rPr>
                <w:t>module of-config1.1.1 {</w:t>
              </w:r>
            </w:ins>
          </w:p>
          <w:p w14:paraId="75786251" w14:textId="77777777" w:rsidR="009F3611" w:rsidRPr="009F3611" w:rsidRDefault="009F3611" w:rsidP="009F3611">
            <w:pPr>
              <w:pStyle w:val="XML1"/>
              <w:rPr>
                <w:ins w:id="23498" w:author="Thomas Dietz" w:date="2012-08-08T17:05:00Z"/>
                <w:rPrChange w:id="23499" w:author="Thomas Dietz" w:date="2012-08-08T17:05:00Z">
                  <w:rPr>
                    <w:ins w:id="23500" w:author="Thomas Dietz" w:date="2012-08-08T17:05:00Z"/>
                    <w:lang w:val="de-DE"/>
                  </w:rPr>
                </w:rPrChange>
              </w:rPr>
            </w:pPr>
            <w:ins w:id="23501" w:author="Thomas Dietz" w:date="2012-08-08T17:05:00Z">
              <w:r w:rsidRPr="009F3611">
                <w:rPr>
                  <w:rPrChange w:id="23502" w:author="Thomas Dietz" w:date="2012-08-08T17:05:00Z">
                    <w:rPr>
                      <w:lang w:val="de-DE"/>
                    </w:rPr>
                  </w:rPrChange>
                </w:rPr>
                <w:t xml:space="preserve">  namespace "urn:onf:of111:config:yang";</w:t>
              </w:r>
            </w:ins>
          </w:p>
          <w:p w14:paraId="2660B503" w14:textId="77777777" w:rsidR="009F3611" w:rsidRPr="009F3611" w:rsidRDefault="009F3611" w:rsidP="009F3611">
            <w:pPr>
              <w:pStyle w:val="XML1"/>
              <w:rPr>
                <w:ins w:id="23503" w:author="Thomas Dietz" w:date="2012-08-08T17:05:00Z"/>
                <w:rPrChange w:id="23504" w:author="Thomas Dietz" w:date="2012-08-08T17:05:00Z">
                  <w:rPr>
                    <w:ins w:id="23505" w:author="Thomas Dietz" w:date="2012-08-08T17:05:00Z"/>
                    <w:lang w:val="de-DE"/>
                  </w:rPr>
                </w:rPrChange>
              </w:rPr>
            </w:pPr>
            <w:ins w:id="23506" w:author="Thomas Dietz" w:date="2012-08-08T17:05:00Z">
              <w:r w:rsidRPr="009F3611">
                <w:rPr>
                  <w:rPrChange w:id="23507" w:author="Thomas Dietz" w:date="2012-08-08T17:05:00Z">
                    <w:rPr>
                      <w:lang w:val="de-DE"/>
                    </w:rPr>
                  </w:rPrChange>
                </w:rPr>
                <w:t xml:space="preserve">  prefix of11-config;</w:t>
              </w:r>
            </w:ins>
          </w:p>
          <w:p w14:paraId="670D0A08" w14:textId="77777777" w:rsidR="009F3611" w:rsidRPr="009F3611" w:rsidRDefault="009F3611" w:rsidP="009F3611">
            <w:pPr>
              <w:pStyle w:val="XML1"/>
              <w:rPr>
                <w:ins w:id="23508" w:author="Thomas Dietz" w:date="2012-08-08T17:05:00Z"/>
                <w:rPrChange w:id="23509" w:author="Thomas Dietz" w:date="2012-08-08T17:05:00Z">
                  <w:rPr>
                    <w:ins w:id="23510" w:author="Thomas Dietz" w:date="2012-08-08T17:05:00Z"/>
                    <w:lang w:val="de-DE"/>
                  </w:rPr>
                </w:rPrChange>
              </w:rPr>
            </w:pPr>
          </w:p>
          <w:p w14:paraId="7A46BBDB" w14:textId="77777777" w:rsidR="009F3611" w:rsidRPr="009F3611" w:rsidRDefault="009F3611" w:rsidP="009F3611">
            <w:pPr>
              <w:pStyle w:val="XML1"/>
              <w:rPr>
                <w:ins w:id="23511" w:author="Thomas Dietz" w:date="2012-08-08T17:05:00Z"/>
                <w:rPrChange w:id="23512" w:author="Thomas Dietz" w:date="2012-08-08T17:05:00Z">
                  <w:rPr>
                    <w:ins w:id="23513" w:author="Thomas Dietz" w:date="2012-08-08T17:05:00Z"/>
                    <w:lang w:val="de-DE"/>
                  </w:rPr>
                </w:rPrChange>
              </w:rPr>
            </w:pPr>
            <w:ins w:id="23514" w:author="Thomas Dietz" w:date="2012-08-08T17:05:00Z">
              <w:r w:rsidRPr="009F3611">
                <w:rPr>
                  <w:rPrChange w:id="23515" w:author="Thomas Dietz" w:date="2012-08-08T17:05:00Z">
                    <w:rPr>
                      <w:lang w:val="de-DE"/>
                    </w:rPr>
                  </w:rPrChange>
                </w:rPr>
                <w:t xml:space="preserve">  import ietf-yang-types { prefix yang; }</w:t>
              </w:r>
            </w:ins>
          </w:p>
          <w:p w14:paraId="06A1B06E" w14:textId="77777777" w:rsidR="009F3611" w:rsidRPr="009F3611" w:rsidRDefault="009F3611" w:rsidP="009F3611">
            <w:pPr>
              <w:pStyle w:val="XML1"/>
              <w:rPr>
                <w:ins w:id="23516" w:author="Thomas Dietz" w:date="2012-08-08T17:05:00Z"/>
                <w:rPrChange w:id="23517" w:author="Thomas Dietz" w:date="2012-08-08T17:05:00Z">
                  <w:rPr>
                    <w:ins w:id="23518" w:author="Thomas Dietz" w:date="2012-08-08T17:05:00Z"/>
                    <w:lang w:val="de-DE"/>
                  </w:rPr>
                </w:rPrChange>
              </w:rPr>
            </w:pPr>
            <w:ins w:id="23519" w:author="Thomas Dietz" w:date="2012-08-08T17:05:00Z">
              <w:r w:rsidRPr="009F3611">
                <w:rPr>
                  <w:rPrChange w:id="23520" w:author="Thomas Dietz" w:date="2012-08-08T17:05:00Z">
                    <w:rPr>
                      <w:lang w:val="de-DE"/>
                    </w:rPr>
                  </w:rPrChange>
                </w:rPr>
                <w:t xml:space="preserve">  import ietf-inet-types { prefix inet; }</w:t>
              </w:r>
            </w:ins>
          </w:p>
          <w:p w14:paraId="03FA26C9" w14:textId="77777777" w:rsidR="009F3611" w:rsidRPr="009F3611" w:rsidRDefault="009F3611" w:rsidP="009F3611">
            <w:pPr>
              <w:pStyle w:val="XML1"/>
              <w:rPr>
                <w:ins w:id="23521" w:author="Thomas Dietz" w:date="2012-08-08T17:05:00Z"/>
                <w:rPrChange w:id="23522" w:author="Thomas Dietz" w:date="2012-08-08T17:05:00Z">
                  <w:rPr>
                    <w:ins w:id="23523" w:author="Thomas Dietz" w:date="2012-08-08T17:05:00Z"/>
                    <w:lang w:val="de-DE"/>
                  </w:rPr>
                </w:rPrChange>
              </w:rPr>
            </w:pPr>
          </w:p>
          <w:p w14:paraId="2EAE90B0" w14:textId="77777777" w:rsidR="009F3611" w:rsidRPr="009F3611" w:rsidRDefault="009F3611" w:rsidP="009F3611">
            <w:pPr>
              <w:pStyle w:val="XML1"/>
              <w:rPr>
                <w:ins w:id="23524" w:author="Thomas Dietz" w:date="2012-08-08T17:05:00Z"/>
                <w:rPrChange w:id="23525" w:author="Thomas Dietz" w:date="2012-08-08T17:05:00Z">
                  <w:rPr>
                    <w:ins w:id="23526" w:author="Thomas Dietz" w:date="2012-08-08T17:05:00Z"/>
                    <w:lang w:val="de-DE"/>
                  </w:rPr>
                </w:rPrChange>
              </w:rPr>
            </w:pPr>
            <w:ins w:id="23527" w:author="Thomas Dietz" w:date="2012-08-08T17:05:00Z">
              <w:r w:rsidRPr="009F3611">
                <w:rPr>
                  <w:rPrChange w:id="23528" w:author="Thomas Dietz" w:date="2012-08-08T17:05:00Z">
                    <w:rPr>
                      <w:lang w:val="de-DE"/>
                    </w:rPr>
                  </w:rPrChange>
                </w:rPr>
                <w:t xml:space="preserve">  organization "ONF Config Management Group";</w:t>
              </w:r>
            </w:ins>
          </w:p>
          <w:p w14:paraId="79F17518" w14:textId="77777777" w:rsidR="009F3611" w:rsidRPr="009F3611" w:rsidRDefault="009F3611" w:rsidP="009F3611">
            <w:pPr>
              <w:pStyle w:val="XML1"/>
              <w:rPr>
                <w:ins w:id="23529" w:author="Thomas Dietz" w:date="2012-08-08T17:05:00Z"/>
                <w:rPrChange w:id="23530" w:author="Thomas Dietz" w:date="2012-08-08T17:05:00Z">
                  <w:rPr>
                    <w:ins w:id="23531" w:author="Thomas Dietz" w:date="2012-08-08T17:05:00Z"/>
                    <w:lang w:val="de-DE"/>
                  </w:rPr>
                </w:rPrChange>
              </w:rPr>
            </w:pPr>
          </w:p>
          <w:p w14:paraId="3F260CA9" w14:textId="77777777" w:rsidR="009F3611" w:rsidRPr="009F3611" w:rsidRDefault="009F3611" w:rsidP="009F3611">
            <w:pPr>
              <w:pStyle w:val="XML1"/>
              <w:rPr>
                <w:ins w:id="23532" w:author="Thomas Dietz" w:date="2012-08-08T17:05:00Z"/>
                <w:rPrChange w:id="23533" w:author="Thomas Dietz" w:date="2012-08-08T17:05:00Z">
                  <w:rPr>
                    <w:ins w:id="23534" w:author="Thomas Dietz" w:date="2012-08-08T17:05:00Z"/>
                    <w:lang w:val="de-DE"/>
                  </w:rPr>
                </w:rPrChange>
              </w:rPr>
            </w:pPr>
            <w:ins w:id="23535" w:author="Thomas Dietz" w:date="2012-08-08T17:05:00Z">
              <w:r w:rsidRPr="009F3611">
                <w:rPr>
                  <w:rPrChange w:id="23536" w:author="Thomas Dietz" w:date="2012-08-08T17:05:00Z">
                    <w:rPr>
                      <w:lang w:val="de-DE"/>
                    </w:rPr>
                  </w:rPrChange>
                </w:rPr>
                <w:t xml:space="preserve">  contact "tbd";</w:t>
              </w:r>
            </w:ins>
          </w:p>
          <w:p w14:paraId="31C07B4C" w14:textId="77777777" w:rsidR="009F3611" w:rsidRPr="009F3611" w:rsidRDefault="009F3611" w:rsidP="009F3611">
            <w:pPr>
              <w:pStyle w:val="XML1"/>
              <w:rPr>
                <w:ins w:id="23537" w:author="Thomas Dietz" w:date="2012-08-08T17:05:00Z"/>
                <w:rPrChange w:id="23538" w:author="Thomas Dietz" w:date="2012-08-08T17:05:00Z">
                  <w:rPr>
                    <w:ins w:id="23539" w:author="Thomas Dietz" w:date="2012-08-08T17:05:00Z"/>
                    <w:lang w:val="de-DE"/>
                  </w:rPr>
                </w:rPrChange>
              </w:rPr>
            </w:pPr>
          </w:p>
          <w:p w14:paraId="4046EC86" w14:textId="77777777" w:rsidR="009F3611" w:rsidRPr="009F3611" w:rsidRDefault="009F3611" w:rsidP="009F3611">
            <w:pPr>
              <w:pStyle w:val="XML1"/>
              <w:rPr>
                <w:ins w:id="23540" w:author="Thomas Dietz" w:date="2012-08-08T17:05:00Z"/>
                <w:rPrChange w:id="23541" w:author="Thomas Dietz" w:date="2012-08-08T17:05:00Z">
                  <w:rPr>
                    <w:ins w:id="23542" w:author="Thomas Dietz" w:date="2012-08-08T17:05:00Z"/>
                    <w:lang w:val="de-DE"/>
                  </w:rPr>
                </w:rPrChange>
              </w:rPr>
            </w:pPr>
            <w:ins w:id="23543" w:author="Thomas Dietz" w:date="2012-08-08T17:05:00Z">
              <w:r w:rsidRPr="009F3611">
                <w:rPr>
                  <w:rPrChange w:id="23544" w:author="Thomas Dietz" w:date="2012-08-08T17:05:00Z">
                    <w:rPr>
                      <w:lang w:val="de-DE"/>
                    </w:rPr>
                  </w:rPrChange>
                </w:rPr>
                <w:t xml:space="preserve">  description "tbd</w:t>
              </w:r>
            </w:ins>
          </w:p>
          <w:p w14:paraId="7BECA951" w14:textId="77777777" w:rsidR="009F3611" w:rsidRPr="009F3611" w:rsidRDefault="009F3611" w:rsidP="009F3611">
            <w:pPr>
              <w:pStyle w:val="XML1"/>
              <w:rPr>
                <w:ins w:id="23545" w:author="Thomas Dietz" w:date="2012-08-08T17:05:00Z"/>
                <w:rPrChange w:id="23546" w:author="Thomas Dietz" w:date="2012-08-08T17:05:00Z">
                  <w:rPr>
                    <w:ins w:id="23547" w:author="Thomas Dietz" w:date="2012-08-08T17:05:00Z"/>
                    <w:lang w:val="de-DE"/>
                  </w:rPr>
                </w:rPrChange>
              </w:rPr>
            </w:pPr>
          </w:p>
          <w:p w14:paraId="4128840F" w14:textId="77777777" w:rsidR="009F3611" w:rsidRPr="009F3611" w:rsidRDefault="009F3611" w:rsidP="009F3611">
            <w:pPr>
              <w:pStyle w:val="XML1"/>
              <w:rPr>
                <w:ins w:id="23548" w:author="Thomas Dietz" w:date="2012-08-08T17:05:00Z"/>
                <w:rPrChange w:id="23549" w:author="Thomas Dietz" w:date="2012-08-08T17:05:00Z">
                  <w:rPr>
                    <w:ins w:id="23550" w:author="Thomas Dietz" w:date="2012-08-08T17:05:00Z"/>
                    <w:lang w:val="de-DE"/>
                  </w:rPr>
                </w:rPrChange>
              </w:rPr>
            </w:pPr>
            <w:ins w:id="23551" w:author="Thomas Dietz" w:date="2012-08-08T17:05:00Z">
              <w:r w:rsidRPr="009F3611">
                <w:rPr>
                  <w:rPrChange w:id="23552" w:author="Thomas Dietz" w:date="2012-08-08T17:05:00Z">
                    <w:rPr>
                      <w:lang w:val="de-DE"/>
                    </w:rPr>
                  </w:rPrChange>
                </w:rPr>
                <w:t xml:space="preserve">    NETCONF Operational Considerations</w:t>
              </w:r>
            </w:ins>
          </w:p>
          <w:p w14:paraId="4A5F020C" w14:textId="77777777" w:rsidR="009F3611" w:rsidRPr="009F3611" w:rsidRDefault="009F3611" w:rsidP="009F3611">
            <w:pPr>
              <w:pStyle w:val="XML1"/>
              <w:rPr>
                <w:ins w:id="23553" w:author="Thomas Dietz" w:date="2012-08-08T17:05:00Z"/>
                <w:rPrChange w:id="23554" w:author="Thomas Dietz" w:date="2012-08-08T17:05:00Z">
                  <w:rPr>
                    <w:ins w:id="23555" w:author="Thomas Dietz" w:date="2012-08-08T17:05:00Z"/>
                    <w:lang w:val="de-DE"/>
                  </w:rPr>
                </w:rPrChange>
              </w:rPr>
            </w:pPr>
          </w:p>
          <w:p w14:paraId="39DE74F4" w14:textId="77777777" w:rsidR="009F3611" w:rsidRPr="009F3611" w:rsidRDefault="009F3611" w:rsidP="009F3611">
            <w:pPr>
              <w:pStyle w:val="XML1"/>
              <w:rPr>
                <w:ins w:id="23556" w:author="Thomas Dietz" w:date="2012-08-08T17:05:00Z"/>
                <w:rPrChange w:id="23557" w:author="Thomas Dietz" w:date="2012-08-08T17:05:00Z">
                  <w:rPr>
                    <w:ins w:id="23558" w:author="Thomas Dietz" w:date="2012-08-08T17:05:00Z"/>
                    <w:lang w:val="de-DE"/>
                  </w:rPr>
                </w:rPrChange>
              </w:rPr>
            </w:pPr>
            <w:ins w:id="23559" w:author="Thomas Dietz" w:date="2012-08-08T17:05:00Z">
              <w:r w:rsidRPr="009F3611">
                <w:rPr>
                  <w:rPrChange w:id="23560" w:author="Thomas Dietz" w:date="2012-08-08T17:05:00Z">
                    <w:rPr>
                      <w:lang w:val="de-DE"/>
                    </w:rPr>
                  </w:rPrChange>
                </w:rPr>
                <w:t xml:space="preserve">    Elements that are configurable, optional and have a default</w:t>
              </w:r>
            </w:ins>
          </w:p>
          <w:p w14:paraId="26399261" w14:textId="77777777" w:rsidR="009F3611" w:rsidRPr="009F3611" w:rsidRDefault="009F3611" w:rsidP="009F3611">
            <w:pPr>
              <w:pStyle w:val="XML1"/>
              <w:rPr>
                <w:ins w:id="23561" w:author="Thomas Dietz" w:date="2012-08-08T17:05:00Z"/>
                <w:rPrChange w:id="23562" w:author="Thomas Dietz" w:date="2012-08-08T17:05:00Z">
                  <w:rPr>
                    <w:ins w:id="23563" w:author="Thomas Dietz" w:date="2012-08-08T17:05:00Z"/>
                    <w:lang w:val="de-DE"/>
                  </w:rPr>
                </w:rPrChange>
              </w:rPr>
            </w:pPr>
            <w:ins w:id="23564" w:author="Thomas Dietz" w:date="2012-08-08T17:05:00Z">
              <w:r w:rsidRPr="009F3611">
                <w:rPr>
                  <w:rPrChange w:id="23565" w:author="Thomas Dietz" w:date="2012-08-08T17:05:00Z">
                    <w:rPr>
                      <w:lang w:val="de-DE"/>
                    </w:rPr>
                  </w:rPrChange>
                </w:rPr>
                <w:t xml:space="preserve">    value MAY be reported by replies to NETCONF &lt;get-config&gt;</w:t>
              </w:r>
            </w:ins>
          </w:p>
          <w:p w14:paraId="09B14FA2" w14:textId="77777777" w:rsidR="009F3611" w:rsidRPr="009F3611" w:rsidRDefault="009F3611" w:rsidP="009F3611">
            <w:pPr>
              <w:pStyle w:val="XML1"/>
              <w:rPr>
                <w:ins w:id="23566" w:author="Thomas Dietz" w:date="2012-08-08T17:05:00Z"/>
                <w:rPrChange w:id="23567" w:author="Thomas Dietz" w:date="2012-08-08T17:05:00Z">
                  <w:rPr>
                    <w:ins w:id="23568" w:author="Thomas Dietz" w:date="2012-08-08T17:05:00Z"/>
                    <w:lang w:val="de-DE"/>
                  </w:rPr>
                </w:rPrChange>
              </w:rPr>
            </w:pPr>
            <w:ins w:id="23569" w:author="Thomas Dietz" w:date="2012-08-08T17:05:00Z">
              <w:r w:rsidRPr="009F3611">
                <w:rPr>
                  <w:rPrChange w:id="23570" w:author="Thomas Dietz" w:date="2012-08-08T17:05:00Z">
                    <w:rPr>
                      <w:lang w:val="de-DE"/>
                    </w:rPr>
                  </w:rPrChange>
                </w:rPr>
                <w:t xml:space="preserve">    requests. All non-configurable values SHOULD be reported by</w:t>
              </w:r>
            </w:ins>
          </w:p>
          <w:p w14:paraId="7248BCC3" w14:textId="77777777" w:rsidR="009F3611" w:rsidRPr="009F3611" w:rsidRDefault="009F3611" w:rsidP="009F3611">
            <w:pPr>
              <w:pStyle w:val="XML1"/>
              <w:rPr>
                <w:ins w:id="23571" w:author="Thomas Dietz" w:date="2012-08-08T17:05:00Z"/>
                <w:rPrChange w:id="23572" w:author="Thomas Dietz" w:date="2012-08-08T17:05:00Z">
                  <w:rPr>
                    <w:ins w:id="23573" w:author="Thomas Dietz" w:date="2012-08-08T17:05:00Z"/>
                    <w:lang w:val="de-DE"/>
                  </w:rPr>
                </w:rPrChange>
              </w:rPr>
            </w:pPr>
            <w:ins w:id="23574" w:author="Thomas Dietz" w:date="2012-08-08T17:05:00Z">
              <w:r w:rsidRPr="009F3611">
                <w:rPr>
                  <w:rPrChange w:id="23575" w:author="Thomas Dietz" w:date="2012-08-08T17:05:00Z">
                    <w:rPr>
                      <w:lang w:val="de-DE"/>
                    </w:rPr>
                  </w:rPrChange>
                </w:rPr>
                <w:t xml:space="preserve">    replies to NETCONF &lt;get&gt; requests.</w:t>
              </w:r>
            </w:ins>
          </w:p>
          <w:p w14:paraId="6B7E668B" w14:textId="77777777" w:rsidR="009F3611" w:rsidRPr="009F3611" w:rsidRDefault="009F3611" w:rsidP="009F3611">
            <w:pPr>
              <w:pStyle w:val="XML1"/>
              <w:rPr>
                <w:ins w:id="23576" w:author="Thomas Dietz" w:date="2012-08-08T17:05:00Z"/>
                <w:rPrChange w:id="23577" w:author="Thomas Dietz" w:date="2012-08-08T17:05:00Z">
                  <w:rPr>
                    <w:ins w:id="23578" w:author="Thomas Dietz" w:date="2012-08-08T17:05:00Z"/>
                    <w:lang w:val="de-DE"/>
                  </w:rPr>
                </w:rPrChange>
              </w:rPr>
            </w:pPr>
          </w:p>
          <w:p w14:paraId="6B30DD4D" w14:textId="77777777" w:rsidR="009F3611" w:rsidRPr="009F3611" w:rsidRDefault="009F3611" w:rsidP="009F3611">
            <w:pPr>
              <w:pStyle w:val="XML1"/>
              <w:rPr>
                <w:ins w:id="23579" w:author="Thomas Dietz" w:date="2012-08-08T17:05:00Z"/>
                <w:rPrChange w:id="23580" w:author="Thomas Dietz" w:date="2012-08-08T17:05:00Z">
                  <w:rPr>
                    <w:ins w:id="23581" w:author="Thomas Dietz" w:date="2012-08-08T17:05:00Z"/>
                    <w:lang w:val="de-DE"/>
                  </w:rPr>
                </w:rPrChange>
              </w:rPr>
            </w:pPr>
            <w:ins w:id="23582" w:author="Thomas Dietz" w:date="2012-08-08T17:05:00Z">
              <w:r w:rsidRPr="009F3611">
                <w:rPr>
                  <w:rPrChange w:id="23583" w:author="Thomas Dietz" w:date="2012-08-08T17:05:00Z">
                    <w:rPr>
                      <w:lang w:val="de-DE"/>
                    </w:rPr>
                  </w:rPrChange>
                </w:rPr>
                <w:t xml:space="preserve">     Attemps to modify non-configurable elements with a NETCONF</w:t>
              </w:r>
            </w:ins>
          </w:p>
          <w:p w14:paraId="4CA6C816" w14:textId="77777777" w:rsidR="009F3611" w:rsidRPr="009F3611" w:rsidRDefault="009F3611" w:rsidP="009F3611">
            <w:pPr>
              <w:pStyle w:val="XML1"/>
              <w:rPr>
                <w:ins w:id="23584" w:author="Thomas Dietz" w:date="2012-08-08T17:05:00Z"/>
                <w:rPrChange w:id="23585" w:author="Thomas Dietz" w:date="2012-08-08T17:05:00Z">
                  <w:rPr>
                    <w:ins w:id="23586" w:author="Thomas Dietz" w:date="2012-08-08T17:05:00Z"/>
                    <w:lang w:val="de-DE"/>
                  </w:rPr>
                </w:rPrChange>
              </w:rPr>
            </w:pPr>
            <w:ins w:id="23587" w:author="Thomas Dietz" w:date="2012-08-08T17:05:00Z">
              <w:r w:rsidRPr="009F3611">
                <w:rPr>
                  <w:rPrChange w:id="23588" w:author="Thomas Dietz" w:date="2012-08-08T17:05:00Z">
                    <w:rPr>
                      <w:lang w:val="de-DE"/>
                    </w:rPr>
                  </w:rPrChange>
                </w:rPr>
                <w:t xml:space="preserve">     &lt;edit-config&gt; operation MUST result in an</w:t>
              </w:r>
            </w:ins>
          </w:p>
          <w:p w14:paraId="3556CA3C" w14:textId="77777777" w:rsidR="009F3611" w:rsidRPr="009F3611" w:rsidRDefault="009F3611" w:rsidP="009F3611">
            <w:pPr>
              <w:pStyle w:val="XML1"/>
              <w:rPr>
                <w:ins w:id="23589" w:author="Thomas Dietz" w:date="2012-08-08T17:05:00Z"/>
                <w:rPrChange w:id="23590" w:author="Thomas Dietz" w:date="2012-08-08T17:05:00Z">
                  <w:rPr>
                    <w:ins w:id="23591" w:author="Thomas Dietz" w:date="2012-08-08T17:05:00Z"/>
                    <w:lang w:val="de-DE"/>
                  </w:rPr>
                </w:rPrChange>
              </w:rPr>
            </w:pPr>
            <w:ins w:id="23592" w:author="Thomas Dietz" w:date="2012-08-08T17:05:00Z">
              <w:r w:rsidRPr="009F3611">
                <w:rPr>
                  <w:rPrChange w:id="23593" w:author="Thomas Dietz" w:date="2012-08-08T17:05:00Z">
                    <w:rPr>
                      <w:lang w:val="de-DE"/>
                    </w:rPr>
                  </w:rPrChange>
                </w:rPr>
                <w:t xml:space="preserve">     'operation-not-supported' error with type 'application'.</w:t>
              </w:r>
            </w:ins>
          </w:p>
          <w:p w14:paraId="5D993C42" w14:textId="77777777" w:rsidR="009F3611" w:rsidRPr="009F3611" w:rsidRDefault="009F3611" w:rsidP="009F3611">
            <w:pPr>
              <w:pStyle w:val="XML1"/>
              <w:rPr>
                <w:ins w:id="23594" w:author="Thomas Dietz" w:date="2012-08-08T17:05:00Z"/>
                <w:rPrChange w:id="23595" w:author="Thomas Dietz" w:date="2012-08-08T17:05:00Z">
                  <w:rPr>
                    <w:ins w:id="23596" w:author="Thomas Dietz" w:date="2012-08-08T17:05:00Z"/>
                    <w:lang w:val="de-DE"/>
                  </w:rPr>
                </w:rPrChange>
              </w:rPr>
            </w:pPr>
          </w:p>
          <w:p w14:paraId="5AA98F5C" w14:textId="77777777" w:rsidR="009F3611" w:rsidRPr="009F3611" w:rsidRDefault="009F3611" w:rsidP="009F3611">
            <w:pPr>
              <w:pStyle w:val="XML1"/>
              <w:rPr>
                <w:ins w:id="23597" w:author="Thomas Dietz" w:date="2012-08-08T17:05:00Z"/>
                <w:rPrChange w:id="23598" w:author="Thomas Dietz" w:date="2012-08-08T17:05:00Z">
                  <w:rPr>
                    <w:ins w:id="23599" w:author="Thomas Dietz" w:date="2012-08-08T17:05:00Z"/>
                    <w:lang w:val="de-DE"/>
                  </w:rPr>
                </w:rPrChange>
              </w:rPr>
            </w:pPr>
            <w:ins w:id="23600" w:author="Thomas Dietz" w:date="2012-08-08T17:05:00Z">
              <w:r w:rsidRPr="009F3611">
                <w:rPr>
                  <w:rPrChange w:id="23601" w:author="Thomas Dietz" w:date="2012-08-08T17:05:00Z">
                    <w:rPr>
                      <w:lang w:val="de-DE"/>
                    </w:rPr>
                  </w:rPrChange>
                </w:rPr>
                <w:t xml:space="preserve">     When validating an &lt;edit</w:t>
              </w:r>
              <w:r w:rsidRPr="009F3611">
                <w:rPr>
                  <w:rFonts w:ascii="MS Mincho" w:eastAsia="MS Mincho" w:hAnsi="MS Mincho" w:cs="MS Mincho"/>
                  <w:rPrChange w:id="23602" w:author="Thomas Dietz" w:date="2012-08-08T17:05:00Z">
                    <w:rPr>
                      <w:rFonts w:ascii="MS Mincho" w:eastAsia="MS Mincho" w:hAnsi="MS Mincho" w:cs="MS Mincho"/>
                      <w:lang w:val="de-DE"/>
                    </w:rPr>
                  </w:rPrChange>
                </w:rPr>
                <w:t>‑</w:t>
              </w:r>
              <w:r w:rsidRPr="009F3611">
                <w:rPr>
                  <w:rPrChange w:id="23603" w:author="Thomas Dietz" w:date="2012-08-08T17:05:00Z">
                    <w:rPr>
                      <w:lang w:val="de-DE"/>
                    </w:rPr>
                  </w:rPrChange>
                </w:rPr>
                <w:t xml:space="preserve">config&gt; operation the following </w:t>
              </w:r>
            </w:ins>
          </w:p>
          <w:p w14:paraId="35ED9F07" w14:textId="77777777" w:rsidR="009F3611" w:rsidRPr="009F3611" w:rsidRDefault="009F3611" w:rsidP="009F3611">
            <w:pPr>
              <w:pStyle w:val="XML1"/>
              <w:rPr>
                <w:ins w:id="23604" w:author="Thomas Dietz" w:date="2012-08-08T17:05:00Z"/>
                <w:rPrChange w:id="23605" w:author="Thomas Dietz" w:date="2012-08-08T17:05:00Z">
                  <w:rPr>
                    <w:ins w:id="23606" w:author="Thomas Dietz" w:date="2012-08-08T17:05:00Z"/>
                    <w:lang w:val="de-DE"/>
                  </w:rPr>
                </w:rPrChange>
              </w:rPr>
            </w:pPr>
            <w:ins w:id="23607" w:author="Thomas Dietz" w:date="2012-08-08T17:05:00Z">
              <w:r w:rsidRPr="009F3611">
                <w:rPr>
                  <w:rPrChange w:id="23608" w:author="Thomas Dietz" w:date="2012-08-08T17:05:00Z">
                    <w:rPr>
                      <w:lang w:val="de-DE"/>
                    </w:rPr>
                  </w:rPrChange>
                </w:rPr>
                <w:t xml:space="preserve">     errors MUST be detected:</w:t>
              </w:r>
            </w:ins>
          </w:p>
          <w:p w14:paraId="77FAAAE1" w14:textId="77777777" w:rsidR="009F3611" w:rsidRPr="009F3611" w:rsidRDefault="009F3611" w:rsidP="009F3611">
            <w:pPr>
              <w:pStyle w:val="XML1"/>
              <w:rPr>
                <w:ins w:id="23609" w:author="Thomas Dietz" w:date="2012-08-08T17:05:00Z"/>
                <w:rPrChange w:id="23610" w:author="Thomas Dietz" w:date="2012-08-08T17:05:00Z">
                  <w:rPr>
                    <w:ins w:id="23611" w:author="Thomas Dietz" w:date="2012-08-08T17:05:00Z"/>
                    <w:lang w:val="de-DE"/>
                  </w:rPr>
                </w:rPrChange>
              </w:rPr>
            </w:pPr>
          </w:p>
          <w:p w14:paraId="667A63AF" w14:textId="77777777" w:rsidR="009F3611" w:rsidRPr="009F3611" w:rsidRDefault="009F3611" w:rsidP="009F3611">
            <w:pPr>
              <w:pStyle w:val="XML1"/>
              <w:rPr>
                <w:ins w:id="23612" w:author="Thomas Dietz" w:date="2012-08-08T17:05:00Z"/>
                <w:rPrChange w:id="23613" w:author="Thomas Dietz" w:date="2012-08-08T17:05:00Z">
                  <w:rPr>
                    <w:ins w:id="23614" w:author="Thomas Dietz" w:date="2012-08-08T17:05:00Z"/>
                    <w:lang w:val="de-DE"/>
                  </w:rPr>
                </w:rPrChange>
              </w:rPr>
            </w:pPr>
            <w:ins w:id="23615" w:author="Thomas Dietz" w:date="2012-08-08T17:05:00Z">
              <w:r w:rsidRPr="009F3611">
                <w:rPr>
                  <w:rPrChange w:id="23616" w:author="Thomas Dietz" w:date="2012-08-08T17:05:00Z">
                    <w:rPr>
                      <w:lang w:val="de-DE"/>
                    </w:rPr>
                  </w:rPrChange>
                </w:rPr>
                <w:t xml:space="preserve">     * Delete requests for non-existent data. In this case a</w:t>
              </w:r>
            </w:ins>
          </w:p>
          <w:p w14:paraId="004F2AA3" w14:textId="77777777" w:rsidR="009F3611" w:rsidRPr="009F3611" w:rsidRDefault="009F3611" w:rsidP="009F3611">
            <w:pPr>
              <w:pStyle w:val="XML1"/>
              <w:rPr>
                <w:ins w:id="23617" w:author="Thomas Dietz" w:date="2012-08-08T17:05:00Z"/>
                <w:rPrChange w:id="23618" w:author="Thomas Dietz" w:date="2012-08-08T17:05:00Z">
                  <w:rPr>
                    <w:ins w:id="23619" w:author="Thomas Dietz" w:date="2012-08-08T17:05:00Z"/>
                    <w:lang w:val="de-DE"/>
                  </w:rPr>
                </w:rPrChange>
              </w:rPr>
            </w:pPr>
            <w:ins w:id="23620" w:author="Thomas Dietz" w:date="2012-08-08T17:05:00Z">
              <w:r w:rsidRPr="009F3611">
                <w:rPr>
                  <w:rPrChange w:id="23621" w:author="Thomas Dietz" w:date="2012-08-08T17:05:00Z">
                    <w:rPr>
                      <w:lang w:val="de-DE"/>
                    </w:rPr>
                  </w:rPrChange>
                </w:rPr>
                <w:t xml:space="preserve">       'data-missing' error is returned.</w:t>
              </w:r>
            </w:ins>
          </w:p>
          <w:p w14:paraId="78235E91" w14:textId="77777777" w:rsidR="009F3611" w:rsidRPr="009F3611" w:rsidRDefault="009F3611" w:rsidP="009F3611">
            <w:pPr>
              <w:pStyle w:val="XML1"/>
              <w:rPr>
                <w:ins w:id="23622" w:author="Thomas Dietz" w:date="2012-08-08T17:05:00Z"/>
                <w:rPrChange w:id="23623" w:author="Thomas Dietz" w:date="2012-08-08T17:05:00Z">
                  <w:rPr>
                    <w:ins w:id="23624" w:author="Thomas Dietz" w:date="2012-08-08T17:05:00Z"/>
                    <w:lang w:val="de-DE"/>
                  </w:rPr>
                </w:rPrChange>
              </w:rPr>
            </w:pPr>
            <w:ins w:id="23625" w:author="Thomas Dietz" w:date="2012-08-08T17:05:00Z">
              <w:r w:rsidRPr="009F3611">
                <w:rPr>
                  <w:rPrChange w:id="23626" w:author="Thomas Dietz" w:date="2012-08-08T17:05:00Z">
                    <w:rPr>
                      <w:lang w:val="de-DE"/>
                    </w:rPr>
                  </w:rPrChange>
                </w:rPr>
                <w:t xml:space="preserve">     * Create requests for existent data. In this case a </w:t>
              </w:r>
            </w:ins>
          </w:p>
          <w:p w14:paraId="7FEFD915" w14:textId="77777777" w:rsidR="009F3611" w:rsidRPr="009F3611" w:rsidRDefault="009F3611" w:rsidP="009F3611">
            <w:pPr>
              <w:pStyle w:val="XML1"/>
              <w:rPr>
                <w:ins w:id="23627" w:author="Thomas Dietz" w:date="2012-08-08T17:05:00Z"/>
                <w:rPrChange w:id="23628" w:author="Thomas Dietz" w:date="2012-08-08T17:05:00Z">
                  <w:rPr>
                    <w:ins w:id="23629" w:author="Thomas Dietz" w:date="2012-08-08T17:05:00Z"/>
                    <w:lang w:val="de-DE"/>
                  </w:rPr>
                </w:rPrChange>
              </w:rPr>
            </w:pPr>
            <w:ins w:id="23630" w:author="Thomas Dietz" w:date="2012-08-08T17:05:00Z">
              <w:r w:rsidRPr="009F3611">
                <w:rPr>
                  <w:rPrChange w:id="23631" w:author="Thomas Dietz" w:date="2012-08-08T17:05:00Z">
                    <w:rPr>
                      <w:lang w:val="de-DE"/>
                    </w:rPr>
                  </w:rPrChange>
                </w:rPr>
                <w:t xml:space="preserve">       'data-exists' error is returned.</w:t>
              </w:r>
            </w:ins>
          </w:p>
          <w:p w14:paraId="2F68052C" w14:textId="77777777" w:rsidR="009F3611" w:rsidRPr="009F3611" w:rsidRDefault="009F3611" w:rsidP="009F3611">
            <w:pPr>
              <w:pStyle w:val="XML1"/>
              <w:rPr>
                <w:ins w:id="23632" w:author="Thomas Dietz" w:date="2012-08-08T17:05:00Z"/>
                <w:rPrChange w:id="23633" w:author="Thomas Dietz" w:date="2012-08-08T17:05:00Z">
                  <w:rPr>
                    <w:ins w:id="23634" w:author="Thomas Dietz" w:date="2012-08-08T17:05:00Z"/>
                    <w:lang w:val="de-DE"/>
                  </w:rPr>
                </w:rPrChange>
              </w:rPr>
            </w:pPr>
            <w:ins w:id="23635" w:author="Thomas Dietz" w:date="2012-08-08T17:05:00Z">
              <w:r w:rsidRPr="009F3611">
                <w:rPr>
                  <w:rPrChange w:id="23636" w:author="Thomas Dietz" w:date="2012-08-08T17:05:00Z">
                    <w:rPr>
                      <w:lang w:val="de-DE"/>
                    </w:rPr>
                  </w:rPrChange>
                </w:rPr>
                <w:t xml:space="preserve">     * If the NETCONF operation creates data nodes under a</w:t>
              </w:r>
            </w:ins>
          </w:p>
          <w:p w14:paraId="449B3D47" w14:textId="77777777" w:rsidR="009F3611" w:rsidRPr="009F3611" w:rsidRDefault="009F3611" w:rsidP="009F3611">
            <w:pPr>
              <w:pStyle w:val="XML1"/>
              <w:rPr>
                <w:ins w:id="23637" w:author="Thomas Dietz" w:date="2012-08-08T17:05:00Z"/>
                <w:rPrChange w:id="23638" w:author="Thomas Dietz" w:date="2012-08-08T17:05:00Z">
                  <w:rPr>
                    <w:ins w:id="23639" w:author="Thomas Dietz" w:date="2012-08-08T17:05:00Z"/>
                    <w:lang w:val="de-DE"/>
                  </w:rPr>
                </w:rPrChange>
              </w:rPr>
            </w:pPr>
            <w:ins w:id="23640" w:author="Thomas Dietz" w:date="2012-08-08T17:05:00Z">
              <w:r w:rsidRPr="009F3611">
                <w:rPr>
                  <w:rPrChange w:id="23641" w:author="Thomas Dietz" w:date="2012-08-08T17:05:00Z">
                    <w:rPr>
                      <w:lang w:val="de-DE"/>
                    </w:rPr>
                  </w:rPrChange>
                </w:rPr>
                <w:t xml:space="preserve">        'choice', any existing nodes from other branches are</w:t>
              </w:r>
            </w:ins>
          </w:p>
          <w:p w14:paraId="128AB3E6" w14:textId="77777777" w:rsidR="009F3611" w:rsidRPr="009F3611" w:rsidRDefault="009F3611" w:rsidP="009F3611">
            <w:pPr>
              <w:pStyle w:val="XML1"/>
              <w:rPr>
                <w:ins w:id="23642" w:author="Thomas Dietz" w:date="2012-08-08T17:05:00Z"/>
                <w:rPrChange w:id="23643" w:author="Thomas Dietz" w:date="2012-08-08T17:05:00Z">
                  <w:rPr>
                    <w:ins w:id="23644" w:author="Thomas Dietz" w:date="2012-08-08T17:05:00Z"/>
                    <w:lang w:val="de-DE"/>
                  </w:rPr>
                </w:rPrChange>
              </w:rPr>
            </w:pPr>
            <w:ins w:id="23645" w:author="Thomas Dietz" w:date="2012-08-08T17:05:00Z">
              <w:r w:rsidRPr="009F3611">
                <w:rPr>
                  <w:rPrChange w:id="23646" w:author="Thomas Dietz" w:date="2012-08-08T17:05:00Z">
                    <w:rPr>
                      <w:lang w:val="de-DE"/>
                    </w:rPr>
                  </w:rPrChange>
                </w:rPr>
                <w:t xml:space="preserve">        deleted.";</w:t>
              </w:r>
            </w:ins>
          </w:p>
          <w:p w14:paraId="6E242FA1" w14:textId="77777777" w:rsidR="009F3611" w:rsidRPr="009F3611" w:rsidRDefault="009F3611" w:rsidP="009F3611">
            <w:pPr>
              <w:pStyle w:val="XML1"/>
              <w:rPr>
                <w:ins w:id="23647" w:author="Thomas Dietz" w:date="2012-08-08T17:05:00Z"/>
                <w:rPrChange w:id="23648" w:author="Thomas Dietz" w:date="2012-08-08T17:05:00Z">
                  <w:rPr>
                    <w:ins w:id="23649" w:author="Thomas Dietz" w:date="2012-08-08T17:05:00Z"/>
                    <w:lang w:val="de-DE"/>
                  </w:rPr>
                </w:rPrChange>
              </w:rPr>
            </w:pPr>
          </w:p>
          <w:p w14:paraId="7D4432B7" w14:textId="77777777" w:rsidR="009F3611" w:rsidRPr="009F3611" w:rsidRDefault="009F3611" w:rsidP="009F3611">
            <w:pPr>
              <w:pStyle w:val="XML1"/>
              <w:rPr>
                <w:ins w:id="23650" w:author="Thomas Dietz" w:date="2012-08-08T17:05:00Z"/>
                <w:rPrChange w:id="23651" w:author="Thomas Dietz" w:date="2012-08-08T17:05:00Z">
                  <w:rPr>
                    <w:ins w:id="23652" w:author="Thomas Dietz" w:date="2012-08-08T17:05:00Z"/>
                    <w:lang w:val="de-DE"/>
                  </w:rPr>
                </w:rPrChange>
              </w:rPr>
            </w:pPr>
            <w:ins w:id="23653" w:author="Thomas Dietz" w:date="2012-08-08T17:05:00Z">
              <w:r w:rsidRPr="009F3611">
                <w:rPr>
                  <w:rPrChange w:id="23654" w:author="Thomas Dietz" w:date="2012-08-08T17:05:00Z">
                    <w:rPr>
                      <w:lang w:val="de-DE"/>
                    </w:rPr>
                  </w:rPrChange>
                </w:rPr>
                <w:t xml:space="preserve">  revision 2011-12-07 {</w:t>
              </w:r>
            </w:ins>
          </w:p>
          <w:p w14:paraId="3C5A80A8" w14:textId="77777777" w:rsidR="009F3611" w:rsidRPr="009F3611" w:rsidRDefault="009F3611" w:rsidP="009F3611">
            <w:pPr>
              <w:pStyle w:val="XML1"/>
              <w:rPr>
                <w:ins w:id="23655" w:author="Thomas Dietz" w:date="2012-08-08T17:05:00Z"/>
                <w:rPrChange w:id="23656" w:author="Thomas Dietz" w:date="2012-08-08T17:05:00Z">
                  <w:rPr>
                    <w:ins w:id="23657" w:author="Thomas Dietz" w:date="2012-08-08T17:05:00Z"/>
                    <w:lang w:val="de-DE"/>
                  </w:rPr>
                </w:rPrChange>
              </w:rPr>
            </w:pPr>
            <w:ins w:id="23658" w:author="Thomas Dietz" w:date="2012-08-08T17:05:00Z">
              <w:r w:rsidRPr="009F3611">
                <w:rPr>
                  <w:rPrChange w:id="23659" w:author="Thomas Dietz" w:date="2012-08-08T17:05:00Z">
                    <w:rPr>
                      <w:lang w:val="de-DE"/>
                    </w:rPr>
                  </w:rPrChange>
                </w:rPr>
                <w:t xml:space="preserve">    description "First Version";</w:t>
              </w:r>
            </w:ins>
          </w:p>
          <w:p w14:paraId="77066F57" w14:textId="77777777" w:rsidR="009F3611" w:rsidRPr="009F3611" w:rsidRDefault="009F3611" w:rsidP="009F3611">
            <w:pPr>
              <w:pStyle w:val="XML1"/>
              <w:rPr>
                <w:ins w:id="23660" w:author="Thomas Dietz" w:date="2012-08-08T17:05:00Z"/>
                <w:rPrChange w:id="23661" w:author="Thomas Dietz" w:date="2012-08-08T17:05:00Z">
                  <w:rPr>
                    <w:ins w:id="23662" w:author="Thomas Dietz" w:date="2012-08-08T17:05:00Z"/>
                    <w:lang w:val="de-DE"/>
                  </w:rPr>
                </w:rPrChange>
              </w:rPr>
            </w:pPr>
          </w:p>
          <w:p w14:paraId="4CEA534B" w14:textId="77777777" w:rsidR="009F3611" w:rsidRPr="009F3611" w:rsidRDefault="009F3611" w:rsidP="009F3611">
            <w:pPr>
              <w:pStyle w:val="XML1"/>
              <w:rPr>
                <w:ins w:id="23663" w:author="Thomas Dietz" w:date="2012-08-08T17:05:00Z"/>
                <w:rPrChange w:id="23664" w:author="Thomas Dietz" w:date="2012-08-08T17:05:00Z">
                  <w:rPr>
                    <w:ins w:id="23665" w:author="Thomas Dietz" w:date="2012-08-08T17:05:00Z"/>
                    <w:lang w:val="de-DE"/>
                  </w:rPr>
                </w:rPrChange>
              </w:rPr>
            </w:pPr>
            <w:ins w:id="23666" w:author="Thomas Dietz" w:date="2012-08-08T17:05:00Z">
              <w:r w:rsidRPr="009F3611">
                <w:rPr>
                  <w:rPrChange w:id="23667" w:author="Thomas Dietz" w:date="2012-08-08T17:05:00Z">
                    <w:rPr>
                      <w:lang w:val="de-DE"/>
                    </w:rPr>
                  </w:rPrChange>
                </w:rPr>
                <w:t xml:space="preserve">    reference "tbd";</w:t>
              </w:r>
            </w:ins>
          </w:p>
          <w:p w14:paraId="548A334B" w14:textId="77777777" w:rsidR="009F3611" w:rsidRPr="009F3611" w:rsidRDefault="009F3611" w:rsidP="009F3611">
            <w:pPr>
              <w:pStyle w:val="XML1"/>
              <w:rPr>
                <w:ins w:id="23668" w:author="Thomas Dietz" w:date="2012-08-08T17:05:00Z"/>
                <w:rPrChange w:id="23669" w:author="Thomas Dietz" w:date="2012-08-08T17:05:00Z">
                  <w:rPr>
                    <w:ins w:id="23670" w:author="Thomas Dietz" w:date="2012-08-08T17:05:00Z"/>
                    <w:lang w:val="de-DE"/>
                  </w:rPr>
                </w:rPrChange>
              </w:rPr>
            </w:pPr>
            <w:ins w:id="23671" w:author="Thomas Dietz" w:date="2012-08-08T17:05:00Z">
              <w:r w:rsidRPr="009F3611">
                <w:rPr>
                  <w:rPrChange w:id="23672" w:author="Thomas Dietz" w:date="2012-08-08T17:05:00Z">
                    <w:rPr>
                      <w:lang w:val="de-DE"/>
                    </w:rPr>
                  </w:rPrChange>
                </w:rPr>
                <w:t xml:space="preserve">  }</w:t>
              </w:r>
            </w:ins>
          </w:p>
          <w:p w14:paraId="54DEB649" w14:textId="77777777" w:rsidR="009F3611" w:rsidRPr="009F3611" w:rsidRDefault="009F3611" w:rsidP="009F3611">
            <w:pPr>
              <w:pStyle w:val="XML1"/>
              <w:rPr>
                <w:ins w:id="23673" w:author="Thomas Dietz" w:date="2012-08-08T17:05:00Z"/>
                <w:rPrChange w:id="23674" w:author="Thomas Dietz" w:date="2012-08-08T17:05:00Z">
                  <w:rPr>
                    <w:ins w:id="23675" w:author="Thomas Dietz" w:date="2012-08-08T17:05:00Z"/>
                    <w:lang w:val="de-DE"/>
                  </w:rPr>
                </w:rPrChange>
              </w:rPr>
            </w:pPr>
          </w:p>
          <w:p w14:paraId="7F03F9E3" w14:textId="77777777" w:rsidR="009F3611" w:rsidRPr="009F3611" w:rsidRDefault="009F3611" w:rsidP="009F3611">
            <w:pPr>
              <w:pStyle w:val="XML1"/>
              <w:rPr>
                <w:ins w:id="23676" w:author="Thomas Dietz" w:date="2012-08-08T17:05:00Z"/>
                <w:rPrChange w:id="23677" w:author="Thomas Dietz" w:date="2012-08-08T17:05:00Z">
                  <w:rPr>
                    <w:ins w:id="23678" w:author="Thomas Dietz" w:date="2012-08-08T17:05:00Z"/>
                    <w:lang w:val="de-DE"/>
                  </w:rPr>
                </w:rPrChange>
              </w:rPr>
            </w:pPr>
            <w:ins w:id="23679" w:author="Thomas Dietz" w:date="2012-08-08T17:05:00Z">
              <w:r w:rsidRPr="009F3611">
                <w:rPr>
                  <w:rPrChange w:id="23680" w:author="Thomas Dietz" w:date="2012-08-08T17:05:00Z">
                    <w:rPr>
                      <w:lang w:val="de-DE"/>
                    </w:rPr>
                  </w:rPrChange>
                </w:rPr>
                <w:t>/*****************************************************************</w:t>
              </w:r>
            </w:ins>
          </w:p>
          <w:p w14:paraId="569684D5" w14:textId="77777777" w:rsidR="009F3611" w:rsidRPr="009F3611" w:rsidRDefault="009F3611" w:rsidP="009F3611">
            <w:pPr>
              <w:pStyle w:val="XML1"/>
              <w:rPr>
                <w:ins w:id="23681" w:author="Thomas Dietz" w:date="2012-08-08T17:05:00Z"/>
                <w:rPrChange w:id="23682" w:author="Thomas Dietz" w:date="2012-08-08T17:05:00Z">
                  <w:rPr>
                    <w:ins w:id="23683" w:author="Thomas Dietz" w:date="2012-08-08T17:05:00Z"/>
                    <w:lang w:val="de-DE"/>
                  </w:rPr>
                </w:rPrChange>
              </w:rPr>
            </w:pPr>
            <w:ins w:id="23684" w:author="Thomas Dietz" w:date="2012-08-08T17:05:00Z">
              <w:r w:rsidRPr="009F3611">
                <w:rPr>
                  <w:rPrChange w:id="23685" w:author="Thomas Dietz" w:date="2012-08-08T17:05:00Z">
                    <w:rPr>
                      <w:lang w:val="de-DE"/>
                    </w:rPr>
                  </w:rPrChange>
                </w:rPr>
                <w:t xml:space="preserve"> * Features</w:t>
              </w:r>
            </w:ins>
          </w:p>
          <w:p w14:paraId="6772B385" w14:textId="77777777" w:rsidR="009F3611" w:rsidRPr="009F3611" w:rsidRDefault="009F3611" w:rsidP="009F3611">
            <w:pPr>
              <w:pStyle w:val="XML1"/>
              <w:rPr>
                <w:ins w:id="23686" w:author="Thomas Dietz" w:date="2012-08-08T17:05:00Z"/>
                <w:rPrChange w:id="23687" w:author="Thomas Dietz" w:date="2012-08-08T17:05:00Z">
                  <w:rPr>
                    <w:ins w:id="23688" w:author="Thomas Dietz" w:date="2012-08-08T17:05:00Z"/>
                    <w:lang w:val="de-DE"/>
                  </w:rPr>
                </w:rPrChange>
              </w:rPr>
            </w:pPr>
            <w:ins w:id="23689" w:author="Thomas Dietz" w:date="2012-08-08T17:05:00Z">
              <w:r w:rsidRPr="009F3611">
                <w:rPr>
                  <w:rPrChange w:id="23690" w:author="Thomas Dietz" w:date="2012-08-08T17:05:00Z">
                    <w:rPr>
                      <w:lang w:val="de-DE"/>
                    </w:rPr>
                  </w:rPrChange>
                </w:rPr>
                <w:t xml:space="preserve"> *****************************************************************/</w:t>
              </w:r>
            </w:ins>
          </w:p>
          <w:p w14:paraId="365DF4D8" w14:textId="77777777" w:rsidR="009F3611" w:rsidRPr="009F3611" w:rsidRDefault="009F3611" w:rsidP="009F3611">
            <w:pPr>
              <w:pStyle w:val="XML1"/>
              <w:rPr>
                <w:ins w:id="23691" w:author="Thomas Dietz" w:date="2012-08-08T17:05:00Z"/>
                <w:rPrChange w:id="23692" w:author="Thomas Dietz" w:date="2012-08-08T17:05:00Z">
                  <w:rPr>
                    <w:ins w:id="23693" w:author="Thomas Dietz" w:date="2012-08-08T17:05:00Z"/>
                    <w:lang w:val="de-DE"/>
                  </w:rPr>
                </w:rPrChange>
              </w:rPr>
            </w:pPr>
          </w:p>
          <w:p w14:paraId="4D86E227" w14:textId="77777777" w:rsidR="009F3611" w:rsidRPr="009F3611" w:rsidRDefault="009F3611" w:rsidP="009F3611">
            <w:pPr>
              <w:pStyle w:val="XML1"/>
              <w:rPr>
                <w:ins w:id="23694" w:author="Thomas Dietz" w:date="2012-08-08T17:05:00Z"/>
                <w:rPrChange w:id="23695" w:author="Thomas Dietz" w:date="2012-08-08T17:05:00Z">
                  <w:rPr>
                    <w:ins w:id="23696" w:author="Thomas Dietz" w:date="2012-08-08T17:05:00Z"/>
                    <w:lang w:val="de-DE"/>
                  </w:rPr>
                </w:rPrChange>
              </w:rPr>
            </w:pPr>
            <w:ins w:id="23697" w:author="Thomas Dietz" w:date="2012-08-08T17:05:00Z">
              <w:r w:rsidRPr="009F3611">
                <w:rPr>
                  <w:rPrChange w:id="23698" w:author="Thomas Dietz" w:date="2012-08-08T17:05:00Z">
                    <w:rPr>
                      <w:lang w:val="de-DE"/>
                    </w:rPr>
                  </w:rPrChange>
                </w:rPr>
                <w:t>/*****************************************************************</w:t>
              </w:r>
            </w:ins>
          </w:p>
          <w:p w14:paraId="4A9ECA49" w14:textId="77777777" w:rsidR="009F3611" w:rsidRPr="009F3611" w:rsidRDefault="009F3611" w:rsidP="009F3611">
            <w:pPr>
              <w:pStyle w:val="XML1"/>
              <w:rPr>
                <w:ins w:id="23699" w:author="Thomas Dietz" w:date="2012-08-08T17:05:00Z"/>
                <w:rPrChange w:id="23700" w:author="Thomas Dietz" w:date="2012-08-08T17:05:00Z">
                  <w:rPr>
                    <w:ins w:id="23701" w:author="Thomas Dietz" w:date="2012-08-08T17:05:00Z"/>
                    <w:lang w:val="de-DE"/>
                  </w:rPr>
                </w:rPrChange>
              </w:rPr>
            </w:pPr>
            <w:ins w:id="23702" w:author="Thomas Dietz" w:date="2012-08-08T17:05:00Z">
              <w:r w:rsidRPr="009F3611">
                <w:rPr>
                  <w:rPrChange w:id="23703" w:author="Thomas Dietz" w:date="2012-08-08T17:05:00Z">
                    <w:rPr>
                      <w:lang w:val="de-DE"/>
                    </w:rPr>
                  </w:rPrChange>
                </w:rPr>
                <w:t xml:space="preserve"> * Type definitions</w:t>
              </w:r>
            </w:ins>
          </w:p>
          <w:p w14:paraId="48C31D5F" w14:textId="77777777" w:rsidR="009F3611" w:rsidRPr="009F3611" w:rsidRDefault="009F3611" w:rsidP="009F3611">
            <w:pPr>
              <w:pStyle w:val="XML1"/>
              <w:rPr>
                <w:ins w:id="23704" w:author="Thomas Dietz" w:date="2012-08-08T17:05:00Z"/>
                <w:rPrChange w:id="23705" w:author="Thomas Dietz" w:date="2012-08-08T17:05:00Z">
                  <w:rPr>
                    <w:ins w:id="23706" w:author="Thomas Dietz" w:date="2012-08-08T17:05:00Z"/>
                    <w:lang w:val="de-DE"/>
                  </w:rPr>
                </w:rPrChange>
              </w:rPr>
            </w:pPr>
            <w:ins w:id="23707" w:author="Thomas Dietz" w:date="2012-08-08T17:05:00Z">
              <w:r w:rsidRPr="009F3611">
                <w:rPr>
                  <w:rPrChange w:id="23708" w:author="Thomas Dietz" w:date="2012-08-08T17:05:00Z">
                    <w:rPr>
                      <w:lang w:val="de-DE"/>
                    </w:rPr>
                  </w:rPrChange>
                </w:rPr>
                <w:t xml:space="preserve"> *****************************************************************/</w:t>
              </w:r>
            </w:ins>
          </w:p>
          <w:p w14:paraId="004AB0F7" w14:textId="77777777" w:rsidR="009F3611" w:rsidRPr="009F3611" w:rsidRDefault="009F3611" w:rsidP="009F3611">
            <w:pPr>
              <w:pStyle w:val="XML1"/>
              <w:rPr>
                <w:ins w:id="23709" w:author="Thomas Dietz" w:date="2012-08-08T17:05:00Z"/>
                <w:rPrChange w:id="23710" w:author="Thomas Dietz" w:date="2012-08-08T17:05:00Z">
                  <w:rPr>
                    <w:ins w:id="23711" w:author="Thomas Dietz" w:date="2012-08-08T17:05:00Z"/>
                    <w:lang w:val="de-DE"/>
                  </w:rPr>
                </w:rPrChange>
              </w:rPr>
            </w:pPr>
          </w:p>
          <w:p w14:paraId="4C7392FA" w14:textId="77777777" w:rsidR="009F3611" w:rsidRPr="009F3611" w:rsidRDefault="009F3611" w:rsidP="009F3611">
            <w:pPr>
              <w:pStyle w:val="XML1"/>
              <w:rPr>
                <w:ins w:id="23712" w:author="Thomas Dietz" w:date="2012-08-08T17:05:00Z"/>
                <w:rPrChange w:id="23713" w:author="Thomas Dietz" w:date="2012-08-08T17:05:00Z">
                  <w:rPr>
                    <w:ins w:id="23714" w:author="Thomas Dietz" w:date="2012-08-08T17:05:00Z"/>
                    <w:lang w:val="de-DE"/>
                  </w:rPr>
                </w:rPrChange>
              </w:rPr>
            </w:pPr>
            <w:ins w:id="23715" w:author="Thomas Dietz" w:date="2012-08-08T17:05:00Z">
              <w:r w:rsidRPr="009F3611">
                <w:rPr>
                  <w:rPrChange w:id="23716" w:author="Thomas Dietz" w:date="2012-08-08T17:05:00Z">
                    <w:rPr>
                      <w:lang w:val="de-DE"/>
                    </w:rPr>
                  </w:rPrChange>
                </w:rPr>
                <w:t xml:space="preserve">  typedef OFConfigId {</w:t>
              </w:r>
            </w:ins>
          </w:p>
          <w:p w14:paraId="08DA50D9" w14:textId="77777777" w:rsidR="009F3611" w:rsidRPr="009F3611" w:rsidRDefault="009F3611" w:rsidP="009F3611">
            <w:pPr>
              <w:pStyle w:val="XML1"/>
              <w:rPr>
                <w:ins w:id="23717" w:author="Thomas Dietz" w:date="2012-08-08T17:05:00Z"/>
                <w:rPrChange w:id="23718" w:author="Thomas Dietz" w:date="2012-08-08T17:05:00Z">
                  <w:rPr>
                    <w:ins w:id="23719" w:author="Thomas Dietz" w:date="2012-08-08T17:05:00Z"/>
                    <w:lang w:val="de-DE"/>
                  </w:rPr>
                </w:rPrChange>
              </w:rPr>
            </w:pPr>
            <w:ins w:id="23720" w:author="Thomas Dietz" w:date="2012-08-08T17:05:00Z">
              <w:r w:rsidRPr="009F3611">
                <w:rPr>
                  <w:rPrChange w:id="23721" w:author="Thomas Dietz" w:date="2012-08-08T17:05:00Z">
                    <w:rPr>
                      <w:lang w:val="de-DE"/>
                    </w:rPr>
                  </w:rPrChange>
                </w:rPr>
                <w:t xml:space="preserve">    type inet:uri;</w:t>
              </w:r>
            </w:ins>
          </w:p>
          <w:p w14:paraId="3A5C5665" w14:textId="77777777" w:rsidR="009F3611" w:rsidRPr="009F3611" w:rsidRDefault="009F3611" w:rsidP="009F3611">
            <w:pPr>
              <w:pStyle w:val="XML1"/>
              <w:rPr>
                <w:ins w:id="23722" w:author="Thomas Dietz" w:date="2012-08-08T17:05:00Z"/>
                <w:rPrChange w:id="23723" w:author="Thomas Dietz" w:date="2012-08-08T17:05:00Z">
                  <w:rPr>
                    <w:ins w:id="23724" w:author="Thomas Dietz" w:date="2012-08-08T17:05:00Z"/>
                    <w:lang w:val="de-DE"/>
                  </w:rPr>
                </w:rPrChange>
              </w:rPr>
            </w:pPr>
            <w:ins w:id="23725" w:author="Thomas Dietz" w:date="2012-08-08T17:05:00Z">
              <w:r w:rsidRPr="009F3611">
                <w:rPr>
                  <w:rPrChange w:id="23726" w:author="Thomas Dietz" w:date="2012-08-08T17:05:00Z">
                    <w:rPr>
                      <w:lang w:val="de-DE"/>
                    </w:rPr>
                  </w:rPrChange>
                </w:rPr>
                <w:t xml:space="preserve">    description "Generic type of an identifier in OF-CONFIG";</w:t>
              </w:r>
            </w:ins>
          </w:p>
          <w:p w14:paraId="036B3810" w14:textId="77777777" w:rsidR="009F3611" w:rsidRPr="009F3611" w:rsidRDefault="009F3611" w:rsidP="009F3611">
            <w:pPr>
              <w:pStyle w:val="XML1"/>
              <w:rPr>
                <w:ins w:id="23727" w:author="Thomas Dietz" w:date="2012-08-08T17:05:00Z"/>
                <w:rPrChange w:id="23728" w:author="Thomas Dietz" w:date="2012-08-08T17:05:00Z">
                  <w:rPr>
                    <w:ins w:id="23729" w:author="Thomas Dietz" w:date="2012-08-08T17:05:00Z"/>
                    <w:lang w:val="de-DE"/>
                  </w:rPr>
                </w:rPrChange>
              </w:rPr>
            </w:pPr>
            <w:ins w:id="23730" w:author="Thomas Dietz" w:date="2012-08-08T17:05:00Z">
              <w:r w:rsidRPr="009F3611">
                <w:rPr>
                  <w:rPrChange w:id="23731" w:author="Thomas Dietz" w:date="2012-08-08T17:05:00Z">
                    <w:rPr>
                      <w:lang w:val="de-DE"/>
                    </w:rPr>
                  </w:rPrChange>
                </w:rPr>
                <w:t xml:space="preserve">  }</w:t>
              </w:r>
            </w:ins>
          </w:p>
          <w:p w14:paraId="43526959" w14:textId="77777777" w:rsidR="009F3611" w:rsidRPr="009F3611" w:rsidRDefault="009F3611" w:rsidP="009F3611">
            <w:pPr>
              <w:pStyle w:val="XML1"/>
              <w:rPr>
                <w:ins w:id="23732" w:author="Thomas Dietz" w:date="2012-08-08T17:05:00Z"/>
                <w:rPrChange w:id="23733" w:author="Thomas Dietz" w:date="2012-08-08T17:05:00Z">
                  <w:rPr>
                    <w:ins w:id="23734" w:author="Thomas Dietz" w:date="2012-08-08T17:05:00Z"/>
                    <w:lang w:val="de-DE"/>
                  </w:rPr>
                </w:rPrChange>
              </w:rPr>
            </w:pPr>
          </w:p>
          <w:p w14:paraId="4BA04343" w14:textId="77777777" w:rsidR="009F3611" w:rsidRPr="009F3611" w:rsidRDefault="009F3611" w:rsidP="009F3611">
            <w:pPr>
              <w:pStyle w:val="XML1"/>
              <w:rPr>
                <w:ins w:id="23735" w:author="Thomas Dietz" w:date="2012-08-08T17:05:00Z"/>
                <w:rPrChange w:id="23736" w:author="Thomas Dietz" w:date="2012-08-08T17:05:00Z">
                  <w:rPr>
                    <w:ins w:id="23737" w:author="Thomas Dietz" w:date="2012-08-08T17:05:00Z"/>
                    <w:lang w:val="de-DE"/>
                  </w:rPr>
                </w:rPrChange>
              </w:rPr>
            </w:pPr>
            <w:ins w:id="23738" w:author="Thomas Dietz" w:date="2012-08-08T17:05:00Z">
              <w:r w:rsidRPr="009F3611">
                <w:rPr>
                  <w:rPrChange w:id="23739" w:author="Thomas Dietz" w:date="2012-08-08T17:05:00Z">
                    <w:rPr>
                      <w:lang w:val="de-DE"/>
                    </w:rPr>
                  </w:rPrChange>
                </w:rPr>
                <w:t xml:space="preserve">  typedef OFConfigurationPointProtocolType {</w:t>
              </w:r>
            </w:ins>
          </w:p>
          <w:p w14:paraId="5E414990" w14:textId="77777777" w:rsidR="009F3611" w:rsidRPr="009F3611" w:rsidRDefault="009F3611" w:rsidP="009F3611">
            <w:pPr>
              <w:pStyle w:val="XML1"/>
              <w:rPr>
                <w:ins w:id="23740" w:author="Thomas Dietz" w:date="2012-08-08T17:05:00Z"/>
                <w:rPrChange w:id="23741" w:author="Thomas Dietz" w:date="2012-08-08T17:05:00Z">
                  <w:rPr>
                    <w:ins w:id="23742" w:author="Thomas Dietz" w:date="2012-08-08T17:05:00Z"/>
                    <w:lang w:val="de-DE"/>
                  </w:rPr>
                </w:rPrChange>
              </w:rPr>
            </w:pPr>
            <w:ins w:id="23743" w:author="Thomas Dietz" w:date="2012-08-08T17:05:00Z">
              <w:r w:rsidRPr="009F3611">
                <w:rPr>
                  <w:rPrChange w:id="23744" w:author="Thomas Dietz" w:date="2012-08-08T17:05:00Z">
                    <w:rPr>
                      <w:lang w:val="de-DE"/>
                    </w:rPr>
                  </w:rPrChange>
                </w:rPr>
                <w:t xml:space="preserve">    type enumeration {</w:t>
              </w:r>
            </w:ins>
          </w:p>
          <w:p w14:paraId="09B00C8E" w14:textId="77777777" w:rsidR="009F3611" w:rsidRPr="009F3611" w:rsidRDefault="009F3611" w:rsidP="009F3611">
            <w:pPr>
              <w:pStyle w:val="XML1"/>
              <w:rPr>
                <w:ins w:id="23745" w:author="Thomas Dietz" w:date="2012-08-08T17:05:00Z"/>
                <w:rPrChange w:id="23746" w:author="Thomas Dietz" w:date="2012-08-08T17:05:00Z">
                  <w:rPr>
                    <w:ins w:id="23747" w:author="Thomas Dietz" w:date="2012-08-08T17:05:00Z"/>
                    <w:lang w:val="de-DE"/>
                  </w:rPr>
                </w:rPrChange>
              </w:rPr>
            </w:pPr>
            <w:ins w:id="23748" w:author="Thomas Dietz" w:date="2012-08-08T17:05:00Z">
              <w:r w:rsidRPr="009F3611">
                <w:rPr>
                  <w:rPrChange w:id="23749" w:author="Thomas Dietz" w:date="2012-08-08T17:05:00Z">
                    <w:rPr>
                      <w:lang w:val="de-DE"/>
                    </w:rPr>
                  </w:rPrChange>
                </w:rPr>
                <w:t xml:space="preserve">      enum "ssh";</w:t>
              </w:r>
            </w:ins>
          </w:p>
          <w:p w14:paraId="41DE6500" w14:textId="77777777" w:rsidR="009F3611" w:rsidRPr="009F3611" w:rsidRDefault="009F3611" w:rsidP="009F3611">
            <w:pPr>
              <w:pStyle w:val="XML1"/>
              <w:rPr>
                <w:ins w:id="23750" w:author="Thomas Dietz" w:date="2012-08-08T17:05:00Z"/>
                <w:rPrChange w:id="23751" w:author="Thomas Dietz" w:date="2012-08-08T17:05:00Z">
                  <w:rPr>
                    <w:ins w:id="23752" w:author="Thomas Dietz" w:date="2012-08-08T17:05:00Z"/>
                    <w:lang w:val="de-DE"/>
                  </w:rPr>
                </w:rPrChange>
              </w:rPr>
            </w:pPr>
            <w:ins w:id="23753" w:author="Thomas Dietz" w:date="2012-08-08T17:05:00Z">
              <w:r w:rsidRPr="009F3611">
                <w:rPr>
                  <w:rPrChange w:id="23754" w:author="Thomas Dietz" w:date="2012-08-08T17:05:00Z">
                    <w:rPr>
                      <w:lang w:val="de-DE"/>
                    </w:rPr>
                  </w:rPrChange>
                </w:rPr>
                <w:t xml:space="preserve">      enum "soap";</w:t>
              </w:r>
            </w:ins>
          </w:p>
          <w:p w14:paraId="0BD57A6F" w14:textId="77777777" w:rsidR="009F3611" w:rsidRPr="009F3611" w:rsidRDefault="009F3611" w:rsidP="009F3611">
            <w:pPr>
              <w:pStyle w:val="XML1"/>
              <w:rPr>
                <w:ins w:id="23755" w:author="Thomas Dietz" w:date="2012-08-08T17:05:00Z"/>
                <w:rPrChange w:id="23756" w:author="Thomas Dietz" w:date="2012-08-08T17:05:00Z">
                  <w:rPr>
                    <w:ins w:id="23757" w:author="Thomas Dietz" w:date="2012-08-08T17:05:00Z"/>
                    <w:lang w:val="de-DE"/>
                  </w:rPr>
                </w:rPrChange>
              </w:rPr>
            </w:pPr>
            <w:ins w:id="23758" w:author="Thomas Dietz" w:date="2012-08-08T17:05:00Z">
              <w:r w:rsidRPr="009F3611">
                <w:rPr>
                  <w:rPrChange w:id="23759" w:author="Thomas Dietz" w:date="2012-08-08T17:05:00Z">
                    <w:rPr>
                      <w:lang w:val="de-DE"/>
                    </w:rPr>
                  </w:rPrChange>
                </w:rPr>
                <w:t xml:space="preserve">      enum "tls";</w:t>
              </w:r>
            </w:ins>
          </w:p>
          <w:p w14:paraId="17C6A81A" w14:textId="77777777" w:rsidR="009F3611" w:rsidRPr="009F3611" w:rsidRDefault="009F3611" w:rsidP="009F3611">
            <w:pPr>
              <w:pStyle w:val="XML1"/>
              <w:rPr>
                <w:ins w:id="23760" w:author="Thomas Dietz" w:date="2012-08-08T17:05:00Z"/>
                <w:rPrChange w:id="23761" w:author="Thomas Dietz" w:date="2012-08-08T17:05:00Z">
                  <w:rPr>
                    <w:ins w:id="23762" w:author="Thomas Dietz" w:date="2012-08-08T17:05:00Z"/>
                    <w:lang w:val="de-DE"/>
                  </w:rPr>
                </w:rPrChange>
              </w:rPr>
            </w:pPr>
            <w:ins w:id="23763" w:author="Thomas Dietz" w:date="2012-08-08T17:05:00Z">
              <w:r w:rsidRPr="009F3611">
                <w:rPr>
                  <w:rPrChange w:id="23764" w:author="Thomas Dietz" w:date="2012-08-08T17:05:00Z">
                    <w:rPr>
                      <w:lang w:val="de-DE"/>
                    </w:rPr>
                  </w:rPrChange>
                </w:rPr>
                <w:t xml:space="preserve">      enum "beep";</w:t>
              </w:r>
            </w:ins>
          </w:p>
          <w:p w14:paraId="3B2BB4A1" w14:textId="77777777" w:rsidR="009F3611" w:rsidRPr="009F3611" w:rsidRDefault="009F3611" w:rsidP="009F3611">
            <w:pPr>
              <w:pStyle w:val="XML1"/>
              <w:rPr>
                <w:ins w:id="23765" w:author="Thomas Dietz" w:date="2012-08-08T17:05:00Z"/>
                <w:rPrChange w:id="23766" w:author="Thomas Dietz" w:date="2012-08-08T17:05:00Z">
                  <w:rPr>
                    <w:ins w:id="23767" w:author="Thomas Dietz" w:date="2012-08-08T17:05:00Z"/>
                    <w:lang w:val="de-DE"/>
                  </w:rPr>
                </w:rPrChange>
              </w:rPr>
            </w:pPr>
            <w:ins w:id="23768" w:author="Thomas Dietz" w:date="2012-08-08T17:05:00Z">
              <w:r w:rsidRPr="009F3611">
                <w:rPr>
                  <w:rPrChange w:id="23769" w:author="Thomas Dietz" w:date="2012-08-08T17:05:00Z">
                    <w:rPr>
                      <w:lang w:val="de-DE"/>
                    </w:rPr>
                  </w:rPrChange>
                </w:rPr>
                <w:t xml:space="preserve">    }</w:t>
              </w:r>
            </w:ins>
          </w:p>
          <w:p w14:paraId="16BD4D65" w14:textId="77777777" w:rsidR="009F3611" w:rsidRPr="009F3611" w:rsidRDefault="009F3611" w:rsidP="009F3611">
            <w:pPr>
              <w:pStyle w:val="XML1"/>
              <w:rPr>
                <w:ins w:id="23770" w:author="Thomas Dietz" w:date="2012-08-08T17:05:00Z"/>
                <w:rPrChange w:id="23771" w:author="Thomas Dietz" w:date="2012-08-08T17:05:00Z">
                  <w:rPr>
                    <w:ins w:id="23772" w:author="Thomas Dietz" w:date="2012-08-08T17:05:00Z"/>
                    <w:lang w:val="de-DE"/>
                  </w:rPr>
                </w:rPrChange>
              </w:rPr>
            </w:pPr>
            <w:ins w:id="23773" w:author="Thomas Dietz" w:date="2012-08-08T17:05:00Z">
              <w:r w:rsidRPr="009F3611">
                <w:rPr>
                  <w:rPrChange w:id="23774" w:author="Thomas Dietz" w:date="2012-08-08T17:05:00Z">
                    <w:rPr>
                      <w:lang w:val="de-DE"/>
                    </w:rPr>
                  </w:rPrChange>
                </w:rPr>
                <w:t xml:space="preserve">    description "Possible protocols to connect ot an OF</w:t>
              </w:r>
            </w:ins>
          </w:p>
          <w:p w14:paraId="774EEB69" w14:textId="77777777" w:rsidR="009F3611" w:rsidRPr="009F3611" w:rsidRDefault="009F3611" w:rsidP="009F3611">
            <w:pPr>
              <w:pStyle w:val="XML1"/>
              <w:rPr>
                <w:ins w:id="23775" w:author="Thomas Dietz" w:date="2012-08-08T17:05:00Z"/>
                <w:rPrChange w:id="23776" w:author="Thomas Dietz" w:date="2012-08-08T17:05:00Z">
                  <w:rPr>
                    <w:ins w:id="23777" w:author="Thomas Dietz" w:date="2012-08-08T17:05:00Z"/>
                    <w:lang w:val="de-DE"/>
                  </w:rPr>
                </w:rPrChange>
              </w:rPr>
            </w:pPr>
            <w:ins w:id="23778" w:author="Thomas Dietz" w:date="2012-08-08T17:05:00Z">
              <w:r w:rsidRPr="009F3611">
                <w:rPr>
                  <w:rPrChange w:id="23779" w:author="Thomas Dietz" w:date="2012-08-08T17:05:00Z">
                    <w:rPr>
                      <w:lang w:val="de-DE"/>
                    </w:rPr>
                  </w:rPrChange>
                </w:rPr>
                <w:t xml:space="preserve">      Configuration Point";</w:t>
              </w:r>
            </w:ins>
          </w:p>
          <w:p w14:paraId="29AA258A" w14:textId="77777777" w:rsidR="009F3611" w:rsidRPr="009F3611" w:rsidRDefault="009F3611" w:rsidP="009F3611">
            <w:pPr>
              <w:pStyle w:val="XML1"/>
              <w:rPr>
                <w:ins w:id="23780" w:author="Thomas Dietz" w:date="2012-08-08T17:05:00Z"/>
                <w:rPrChange w:id="23781" w:author="Thomas Dietz" w:date="2012-08-08T17:05:00Z">
                  <w:rPr>
                    <w:ins w:id="23782" w:author="Thomas Dietz" w:date="2012-08-08T17:05:00Z"/>
                    <w:lang w:val="de-DE"/>
                  </w:rPr>
                </w:rPrChange>
              </w:rPr>
            </w:pPr>
            <w:ins w:id="23783" w:author="Thomas Dietz" w:date="2012-08-08T17:05:00Z">
              <w:r w:rsidRPr="009F3611">
                <w:rPr>
                  <w:rPrChange w:id="23784" w:author="Thomas Dietz" w:date="2012-08-08T17:05:00Z">
                    <w:rPr>
                      <w:lang w:val="de-DE"/>
                    </w:rPr>
                  </w:rPrChange>
                </w:rPr>
                <w:t xml:space="preserve">  }</w:t>
              </w:r>
            </w:ins>
          </w:p>
          <w:p w14:paraId="7F6EE57D" w14:textId="77777777" w:rsidR="009F3611" w:rsidRPr="009F3611" w:rsidRDefault="009F3611" w:rsidP="009F3611">
            <w:pPr>
              <w:pStyle w:val="XML1"/>
              <w:rPr>
                <w:ins w:id="23785" w:author="Thomas Dietz" w:date="2012-08-08T17:05:00Z"/>
                <w:rPrChange w:id="23786" w:author="Thomas Dietz" w:date="2012-08-08T17:05:00Z">
                  <w:rPr>
                    <w:ins w:id="23787" w:author="Thomas Dietz" w:date="2012-08-08T17:05:00Z"/>
                    <w:lang w:val="de-DE"/>
                  </w:rPr>
                </w:rPrChange>
              </w:rPr>
            </w:pPr>
          </w:p>
          <w:p w14:paraId="5C66DBC1" w14:textId="77777777" w:rsidR="009F3611" w:rsidRPr="009F3611" w:rsidRDefault="009F3611" w:rsidP="009F3611">
            <w:pPr>
              <w:pStyle w:val="XML1"/>
              <w:rPr>
                <w:ins w:id="23788" w:author="Thomas Dietz" w:date="2012-08-08T17:05:00Z"/>
                <w:rPrChange w:id="23789" w:author="Thomas Dietz" w:date="2012-08-08T17:05:00Z">
                  <w:rPr>
                    <w:ins w:id="23790" w:author="Thomas Dietz" w:date="2012-08-08T17:05:00Z"/>
                    <w:lang w:val="de-DE"/>
                  </w:rPr>
                </w:rPrChange>
              </w:rPr>
            </w:pPr>
            <w:ins w:id="23791" w:author="Thomas Dietz" w:date="2012-08-08T17:05:00Z">
              <w:r w:rsidRPr="009F3611">
                <w:rPr>
                  <w:rPrChange w:id="23792" w:author="Thomas Dietz" w:date="2012-08-08T17:05:00Z">
                    <w:rPr>
                      <w:lang w:val="de-DE"/>
                    </w:rPr>
                  </w:rPrChange>
                </w:rPr>
                <w:t xml:space="preserve">  typedef OFOpenFlowVersionType {</w:t>
              </w:r>
            </w:ins>
          </w:p>
          <w:p w14:paraId="710951CD" w14:textId="77777777" w:rsidR="009F3611" w:rsidRPr="009F3611" w:rsidRDefault="009F3611" w:rsidP="009F3611">
            <w:pPr>
              <w:pStyle w:val="XML1"/>
              <w:rPr>
                <w:ins w:id="23793" w:author="Thomas Dietz" w:date="2012-08-08T17:05:00Z"/>
                <w:rPrChange w:id="23794" w:author="Thomas Dietz" w:date="2012-08-08T17:05:00Z">
                  <w:rPr>
                    <w:ins w:id="23795" w:author="Thomas Dietz" w:date="2012-08-08T17:05:00Z"/>
                    <w:lang w:val="de-DE"/>
                  </w:rPr>
                </w:rPrChange>
              </w:rPr>
            </w:pPr>
            <w:ins w:id="23796" w:author="Thomas Dietz" w:date="2012-08-08T17:05:00Z">
              <w:r w:rsidRPr="009F3611">
                <w:rPr>
                  <w:rPrChange w:id="23797" w:author="Thomas Dietz" w:date="2012-08-08T17:05:00Z">
                    <w:rPr>
                      <w:lang w:val="de-DE"/>
                    </w:rPr>
                  </w:rPrChange>
                </w:rPr>
                <w:t xml:space="preserve">    type enumeration {</w:t>
              </w:r>
            </w:ins>
          </w:p>
          <w:p w14:paraId="0D942BBF" w14:textId="77777777" w:rsidR="009F3611" w:rsidRPr="009F3611" w:rsidRDefault="009F3611" w:rsidP="009F3611">
            <w:pPr>
              <w:pStyle w:val="XML1"/>
              <w:rPr>
                <w:ins w:id="23798" w:author="Thomas Dietz" w:date="2012-08-08T17:05:00Z"/>
                <w:rPrChange w:id="23799" w:author="Thomas Dietz" w:date="2012-08-08T17:05:00Z">
                  <w:rPr>
                    <w:ins w:id="23800" w:author="Thomas Dietz" w:date="2012-08-08T17:05:00Z"/>
                    <w:lang w:val="de-DE"/>
                  </w:rPr>
                </w:rPrChange>
              </w:rPr>
            </w:pPr>
            <w:ins w:id="23801" w:author="Thomas Dietz" w:date="2012-08-08T17:05:00Z">
              <w:r w:rsidRPr="009F3611">
                <w:rPr>
                  <w:rPrChange w:id="23802" w:author="Thomas Dietz" w:date="2012-08-08T17:05:00Z">
                    <w:rPr>
                      <w:lang w:val="de-DE"/>
                    </w:rPr>
                  </w:rPrChange>
                </w:rPr>
                <w:t xml:space="preserve">      enum "not-applicable";</w:t>
              </w:r>
            </w:ins>
          </w:p>
          <w:p w14:paraId="085F050C" w14:textId="77777777" w:rsidR="009F3611" w:rsidRPr="009F3611" w:rsidRDefault="009F3611" w:rsidP="009F3611">
            <w:pPr>
              <w:pStyle w:val="XML1"/>
              <w:rPr>
                <w:ins w:id="23803" w:author="Thomas Dietz" w:date="2012-08-08T17:05:00Z"/>
                <w:rPrChange w:id="23804" w:author="Thomas Dietz" w:date="2012-08-08T17:05:00Z">
                  <w:rPr>
                    <w:ins w:id="23805" w:author="Thomas Dietz" w:date="2012-08-08T17:05:00Z"/>
                    <w:lang w:val="de-DE"/>
                  </w:rPr>
                </w:rPrChange>
              </w:rPr>
            </w:pPr>
            <w:ins w:id="23806" w:author="Thomas Dietz" w:date="2012-08-08T17:05:00Z">
              <w:r w:rsidRPr="009F3611">
                <w:rPr>
                  <w:rPrChange w:id="23807" w:author="Thomas Dietz" w:date="2012-08-08T17:05:00Z">
                    <w:rPr>
                      <w:lang w:val="de-DE"/>
                    </w:rPr>
                  </w:rPrChange>
                </w:rPr>
                <w:t xml:space="preserve">      enum "1.0";</w:t>
              </w:r>
            </w:ins>
          </w:p>
          <w:p w14:paraId="40515BDA" w14:textId="77777777" w:rsidR="009F3611" w:rsidRPr="009F3611" w:rsidRDefault="009F3611" w:rsidP="009F3611">
            <w:pPr>
              <w:pStyle w:val="XML1"/>
              <w:rPr>
                <w:ins w:id="23808" w:author="Thomas Dietz" w:date="2012-08-08T17:05:00Z"/>
                <w:rPrChange w:id="23809" w:author="Thomas Dietz" w:date="2012-08-08T17:05:00Z">
                  <w:rPr>
                    <w:ins w:id="23810" w:author="Thomas Dietz" w:date="2012-08-08T17:05:00Z"/>
                    <w:lang w:val="de-DE"/>
                  </w:rPr>
                </w:rPrChange>
              </w:rPr>
            </w:pPr>
            <w:ins w:id="23811" w:author="Thomas Dietz" w:date="2012-08-08T17:05:00Z">
              <w:r w:rsidRPr="009F3611">
                <w:rPr>
                  <w:rPrChange w:id="23812" w:author="Thomas Dietz" w:date="2012-08-08T17:05:00Z">
                    <w:rPr>
                      <w:lang w:val="de-DE"/>
                    </w:rPr>
                  </w:rPrChange>
                </w:rPr>
                <w:t xml:space="preserve">      enum "1.0.1";</w:t>
              </w:r>
            </w:ins>
          </w:p>
          <w:p w14:paraId="0C3D8068" w14:textId="77777777" w:rsidR="009F3611" w:rsidRPr="009F3611" w:rsidRDefault="009F3611" w:rsidP="009F3611">
            <w:pPr>
              <w:pStyle w:val="XML1"/>
              <w:rPr>
                <w:ins w:id="23813" w:author="Thomas Dietz" w:date="2012-08-08T17:05:00Z"/>
                <w:rPrChange w:id="23814" w:author="Thomas Dietz" w:date="2012-08-08T17:05:00Z">
                  <w:rPr>
                    <w:ins w:id="23815" w:author="Thomas Dietz" w:date="2012-08-08T17:05:00Z"/>
                    <w:lang w:val="de-DE"/>
                  </w:rPr>
                </w:rPrChange>
              </w:rPr>
            </w:pPr>
            <w:ins w:id="23816" w:author="Thomas Dietz" w:date="2012-08-08T17:05:00Z">
              <w:r w:rsidRPr="009F3611">
                <w:rPr>
                  <w:rPrChange w:id="23817" w:author="Thomas Dietz" w:date="2012-08-08T17:05:00Z">
                    <w:rPr>
                      <w:lang w:val="de-DE"/>
                    </w:rPr>
                  </w:rPrChange>
                </w:rPr>
                <w:t xml:space="preserve">      enum "1.1";</w:t>
              </w:r>
            </w:ins>
          </w:p>
          <w:p w14:paraId="2E73D0D3" w14:textId="77777777" w:rsidR="009F3611" w:rsidRPr="009F3611" w:rsidRDefault="009F3611" w:rsidP="009F3611">
            <w:pPr>
              <w:pStyle w:val="XML1"/>
              <w:rPr>
                <w:ins w:id="23818" w:author="Thomas Dietz" w:date="2012-08-08T17:05:00Z"/>
                <w:rPrChange w:id="23819" w:author="Thomas Dietz" w:date="2012-08-08T17:05:00Z">
                  <w:rPr>
                    <w:ins w:id="23820" w:author="Thomas Dietz" w:date="2012-08-08T17:05:00Z"/>
                    <w:lang w:val="de-DE"/>
                  </w:rPr>
                </w:rPrChange>
              </w:rPr>
            </w:pPr>
            <w:ins w:id="23821" w:author="Thomas Dietz" w:date="2012-08-08T17:05:00Z">
              <w:r w:rsidRPr="009F3611">
                <w:rPr>
                  <w:rPrChange w:id="23822" w:author="Thomas Dietz" w:date="2012-08-08T17:05:00Z">
                    <w:rPr>
                      <w:lang w:val="de-DE"/>
                    </w:rPr>
                  </w:rPrChange>
                </w:rPr>
                <w:t xml:space="preserve">      enum "1.2";</w:t>
              </w:r>
            </w:ins>
          </w:p>
          <w:p w14:paraId="2C1F0D97" w14:textId="77777777" w:rsidR="009F3611" w:rsidRPr="009F3611" w:rsidRDefault="009F3611" w:rsidP="009F3611">
            <w:pPr>
              <w:pStyle w:val="XML1"/>
              <w:rPr>
                <w:ins w:id="23823" w:author="Thomas Dietz" w:date="2012-08-08T17:05:00Z"/>
                <w:rPrChange w:id="23824" w:author="Thomas Dietz" w:date="2012-08-08T17:05:00Z">
                  <w:rPr>
                    <w:ins w:id="23825" w:author="Thomas Dietz" w:date="2012-08-08T17:05:00Z"/>
                    <w:lang w:val="de-DE"/>
                  </w:rPr>
                </w:rPrChange>
              </w:rPr>
            </w:pPr>
            <w:ins w:id="23826" w:author="Thomas Dietz" w:date="2012-08-08T17:05:00Z">
              <w:r w:rsidRPr="009F3611">
                <w:rPr>
                  <w:rPrChange w:id="23827" w:author="Thomas Dietz" w:date="2012-08-08T17:05:00Z">
                    <w:rPr>
                      <w:lang w:val="de-DE"/>
                    </w:rPr>
                  </w:rPrChange>
                </w:rPr>
                <w:t xml:space="preserve">      enum "1.3";</w:t>
              </w:r>
            </w:ins>
          </w:p>
          <w:p w14:paraId="3E5912A7" w14:textId="77777777" w:rsidR="009F3611" w:rsidRPr="009F3611" w:rsidRDefault="009F3611" w:rsidP="009F3611">
            <w:pPr>
              <w:pStyle w:val="XML1"/>
              <w:rPr>
                <w:ins w:id="23828" w:author="Thomas Dietz" w:date="2012-08-08T17:05:00Z"/>
                <w:rPrChange w:id="23829" w:author="Thomas Dietz" w:date="2012-08-08T17:05:00Z">
                  <w:rPr>
                    <w:ins w:id="23830" w:author="Thomas Dietz" w:date="2012-08-08T17:05:00Z"/>
                    <w:lang w:val="de-DE"/>
                  </w:rPr>
                </w:rPrChange>
              </w:rPr>
            </w:pPr>
            <w:ins w:id="23831" w:author="Thomas Dietz" w:date="2012-08-08T17:05:00Z">
              <w:r w:rsidRPr="009F3611">
                <w:rPr>
                  <w:rPrChange w:id="23832" w:author="Thomas Dietz" w:date="2012-08-08T17:05:00Z">
                    <w:rPr>
                      <w:lang w:val="de-DE"/>
                    </w:rPr>
                  </w:rPrChange>
                </w:rPr>
                <w:t xml:space="preserve">      enum "1.3.1";</w:t>
              </w:r>
            </w:ins>
          </w:p>
          <w:p w14:paraId="7A2D5E5E" w14:textId="77777777" w:rsidR="009F3611" w:rsidRPr="009F3611" w:rsidRDefault="009F3611" w:rsidP="009F3611">
            <w:pPr>
              <w:pStyle w:val="XML1"/>
              <w:rPr>
                <w:ins w:id="23833" w:author="Thomas Dietz" w:date="2012-08-08T17:05:00Z"/>
                <w:rPrChange w:id="23834" w:author="Thomas Dietz" w:date="2012-08-08T17:05:00Z">
                  <w:rPr>
                    <w:ins w:id="23835" w:author="Thomas Dietz" w:date="2012-08-08T17:05:00Z"/>
                    <w:lang w:val="de-DE"/>
                  </w:rPr>
                </w:rPrChange>
              </w:rPr>
            </w:pPr>
            <w:ins w:id="23836" w:author="Thomas Dietz" w:date="2012-08-08T17:05:00Z">
              <w:r w:rsidRPr="009F3611">
                <w:rPr>
                  <w:rPrChange w:id="23837" w:author="Thomas Dietz" w:date="2012-08-08T17:05:00Z">
                    <w:rPr>
                      <w:lang w:val="de-DE"/>
                    </w:rPr>
                  </w:rPrChange>
                </w:rPr>
                <w:t xml:space="preserve">    }</w:t>
              </w:r>
            </w:ins>
          </w:p>
          <w:p w14:paraId="398A23DA" w14:textId="77777777" w:rsidR="009F3611" w:rsidRPr="009F3611" w:rsidRDefault="009F3611" w:rsidP="009F3611">
            <w:pPr>
              <w:pStyle w:val="XML1"/>
              <w:rPr>
                <w:ins w:id="23838" w:author="Thomas Dietz" w:date="2012-08-08T17:05:00Z"/>
                <w:rPrChange w:id="23839" w:author="Thomas Dietz" w:date="2012-08-08T17:05:00Z">
                  <w:rPr>
                    <w:ins w:id="23840" w:author="Thomas Dietz" w:date="2012-08-08T17:05:00Z"/>
                    <w:lang w:val="de-DE"/>
                  </w:rPr>
                </w:rPrChange>
              </w:rPr>
            </w:pPr>
            <w:ins w:id="23841" w:author="Thomas Dietz" w:date="2012-08-08T17:05:00Z">
              <w:r w:rsidRPr="009F3611">
                <w:rPr>
                  <w:rPrChange w:id="23842" w:author="Thomas Dietz" w:date="2012-08-08T17:05:00Z">
                    <w:rPr>
                      <w:lang w:val="de-DE"/>
                    </w:rPr>
                  </w:rPrChange>
                </w:rPr>
                <w:t xml:space="preserve">    description "This enumeration contains the all OpenFlow</w:t>
              </w:r>
            </w:ins>
          </w:p>
          <w:p w14:paraId="038E24A9" w14:textId="77777777" w:rsidR="009F3611" w:rsidRPr="009F3611" w:rsidRDefault="009F3611" w:rsidP="009F3611">
            <w:pPr>
              <w:pStyle w:val="XML1"/>
              <w:rPr>
                <w:ins w:id="23843" w:author="Thomas Dietz" w:date="2012-08-08T17:05:00Z"/>
                <w:rPrChange w:id="23844" w:author="Thomas Dietz" w:date="2012-08-08T17:05:00Z">
                  <w:rPr>
                    <w:ins w:id="23845" w:author="Thomas Dietz" w:date="2012-08-08T17:05:00Z"/>
                    <w:lang w:val="de-DE"/>
                  </w:rPr>
                </w:rPrChange>
              </w:rPr>
            </w:pPr>
            <w:ins w:id="23846" w:author="Thomas Dietz" w:date="2012-08-08T17:05:00Z">
              <w:r w:rsidRPr="009F3611">
                <w:rPr>
                  <w:rPrChange w:id="23847" w:author="Thomas Dietz" w:date="2012-08-08T17:05:00Z">
                    <w:rPr>
                      <w:lang w:val="de-DE"/>
                    </w:rPr>
                  </w:rPrChange>
                </w:rPr>
                <w:t xml:space="preserve">      versions released so far.";</w:t>
              </w:r>
            </w:ins>
          </w:p>
          <w:p w14:paraId="7F211F4A" w14:textId="77777777" w:rsidR="009F3611" w:rsidRPr="009F3611" w:rsidRDefault="009F3611" w:rsidP="009F3611">
            <w:pPr>
              <w:pStyle w:val="XML1"/>
              <w:rPr>
                <w:ins w:id="23848" w:author="Thomas Dietz" w:date="2012-08-08T17:05:00Z"/>
                <w:rPrChange w:id="23849" w:author="Thomas Dietz" w:date="2012-08-08T17:05:00Z">
                  <w:rPr>
                    <w:ins w:id="23850" w:author="Thomas Dietz" w:date="2012-08-08T17:05:00Z"/>
                    <w:lang w:val="de-DE"/>
                  </w:rPr>
                </w:rPrChange>
              </w:rPr>
            </w:pPr>
            <w:ins w:id="23851" w:author="Thomas Dietz" w:date="2012-08-08T17:05:00Z">
              <w:r w:rsidRPr="009F3611">
                <w:rPr>
                  <w:rPrChange w:id="23852" w:author="Thomas Dietz" w:date="2012-08-08T17:05:00Z">
                    <w:rPr>
                      <w:lang w:val="de-DE"/>
                    </w:rPr>
                  </w:rPrChange>
                </w:rPr>
                <w:t xml:space="preserve">  }</w:t>
              </w:r>
            </w:ins>
          </w:p>
          <w:p w14:paraId="34BA470E" w14:textId="77777777" w:rsidR="009F3611" w:rsidRPr="009F3611" w:rsidRDefault="009F3611" w:rsidP="009F3611">
            <w:pPr>
              <w:pStyle w:val="XML1"/>
              <w:rPr>
                <w:ins w:id="23853" w:author="Thomas Dietz" w:date="2012-08-08T17:05:00Z"/>
                <w:rPrChange w:id="23854" w:author="Thomas Dietz" w:date="2012-08-08T17:05:00Z">
                  <w:rPr>
                    <w:ins w:id="23855" w:author="Thomas Dietz" w:date="2012-08-08T17:05:00Z"/>
                    <w:lang w:val="de-DE"/>
                  </w:rPr>
                </w:rPrChange>
              </w:rPr>
            </w:pPr>
          </w:p>
          <w:p w14:paraId="6944B096" w14:textId="77777777" w:rsidR="009F3611" w:rsidRPr="009F3611" w:rsidRDefault="009F3611" w:rsidP="009F3611">
            <w:pPr>
              <w:pStyle w:val="XML1"/>
              <w:rPr>
                <w:ins w:id="23856" w:author="Thomas Dietz" w:date="2012-08-08T17:05:00Z"/>
                <w:rPrChange w:id="23857" w:author="Thomas Dietz" w:date="2012-08-08T17:05:00Z">
                  <w:rPr>
                    <w:ins w:id="23858" w:author="Thomas Dietz" w:date="2012-08-08T17:05:00Z"/>
                    <w:lang w:val="de-DE"/>
                  </w:rPr>
                </w:rPrChange>
              </w:rPr>
            </w:pPr>
            <w:ins w:id="23859" w:author="Thomas Dietz" w:date="2012-08-08T17:05:00Z">
              <w:r w:rsidRPr="009F3611">
                <w:rPr>
                  <w:rPrChange w:id="23860" w:author="Thomas Dietz" w:date="2012-08-08T17:05:00Z">
                    <w:rPr>
                      <w:lang w:val="de-DE"/>
                    </w:rPr>
                  </w:rPrChange>
                </w:rPr>
                <w:t xml:space="preserve">  typedef datapath-id-type {</w:t>
              </w:r>
            </w:ins>
          </w:p>
          <w:p w14:paraId="0B3755CB" w14:textId="77777777" w:rsidR="009F3611" w:rsidRPr="009F3611" w:rsidRDefault="009F3611" w:rsidP="009F3611">
            <w:pPr>
              <w:pStyle w:val="XML1"/>
              <w:rPr>
                <w:ins w:id="23861" w:author="Thomas Dietz" w:date="2012-08-08T17:05:00Z"/>
                <w:rPrChange w:id="23862" w:author="Thomas Dietz" w:date="2012-08-08T17:05:00Z">
                  <w:rPr>
                    <w:ins w:id="23863" w:author="Thomas Dietz" w:date="2012-08-08T17:05:00Z"/>
                    <w:lang w:val="de-DE"/>
                  </w:rPr>
                </w:rPrChange>
              </w:rPr>
            </w:pPr>
            <w:ins w:id="23864" w:author="Thomas Dietz" w:date="2012-08-08T17:05:00Z">
              <w:r w:rsidRPr="009F3611">
                <w:rPr>
                  <w:rPrChange w:id="23865" w:author="Thomas Dietz" w:date="2012-08-08T17:05:00Z">
                    <w:rPr>
                      <w:lang w:val="de-DE"/>
                    </w:rPr>
                  </w:rPrChange>
                </w:rPr>
                <w:t xml:space="preserve">    type string {</w:t>
              </w:r>
            </w:ins>
          </w:p>
          <w:p w14:paraId="64E3046A" w14:textId="77777777" w:rsidR="009F3611" w:rsidRPr="009F3611" w:rsidRDefault="009F3611" w:rsidP="009F3611">
            <w:pPr>
              <w:pStyle w:val="XML1"/>
              <w:rPr>
                <w:ins w:id="23866" w:author="Thomas Dietz" w:date="2012-08-08T17:05:00Z"/>
                <w:rPrChange w:id="23867" w:author="Thomas Dietz" w:date="2012-08-08T17:05:00Z">
                  <w:rPr>
                    <w:ins w:id="23868" w:author="Thomas Dietz" w:date="2012-08-08T17:05:00Z"/>
                    <w:lang w:val="de-DE"/>
                  </w:rPr>
                </w:rPrChange>
              </w:rPr>
            </w:pPr>
            <w:ins w:id="23869" w:author="Thomas Dietz" w:date="2012-08-08T17:05:00Z">
              <w:r w:rsidRPr="009F3611">
                <w:rPr>
                  <w:rPrChange w:id="23870" w:author="Thomas Dietz" w:date="2012-08-08T17:05:00Z">
                    <w:rPr>
                      <w:lang w:val="de-DE"/>
                    </w:rPr>
                  </w:rPrChange>
                </w:rPr>
                <w:t xml:space="preserve">      pattern '[0-9a-fA-F]{2}(:[0-9a-fA-F]{2}){7}';</w:t>
              </w:r>
            </w:ins>
          </w:p>
          <w:p w14:paraId="742D5522" w14:textId="77777777" w:rsidR="009F3611" w:rsidRPr="009F3611" w:rsidRDefault="009F3611" w:rsidP="009F3611">
            <w:pPr>
              <w:pStyle w:val="XML1"/>
              <w:rPr>
                <w:ins w:id="23871" w:author="Thomas Dietz" w:date="2012-08-08T17:05:00Z"/>
                <w:rPrChange w:id="23872" w:author="Thomas Dietz" w:date="2012-08-08T17:05:00Z">
                  <w:rPr>
                    <w:ins w:id="23873" w:author="Thomas Dietz" w:date="2012-08-08T17:05:00Z"/>
                    <w:lang w:val="de-DE"/>
                  </w:rPr>
                </w:rPrChange>
              </w:rPr>
            </w:pPr>
            <w:ins w:id="23874" w:author="Thomas Dietz" w:date="2012-08-08T17:05:00Z">
              <w:r w:rsidRPr="009F3611">
                <w:rPr>
                  <w:rPrChange w:id="23875" w:author="Thomas Dietz" w:date="2012-08-08T17:05:00Z">
                    <w:rPr>
                      <w:lang w:val="de-DE"/>
                    </w:rPr>
                  </w:rPrChange>
                </w:rPr>
                <w:t xml:space="preserve">    }</w:t>
              </w:r>
            </w:ins>
          </w:p>
          <w:p w14:paraId="0A27F882" w14:textId="77777777" w:rsidR="009F3611" w:rsidRPr="009F3611" w:rsidRDefault="009F3611" w:rsidP="009F3611">
            <w:pPr>
              <w:pStyle w:val="XML1"/>
              <w:rPr>
                <w:ins w:id="23876" w:author="Thomas Dietz" w:date="2012-08-08T17:05:00Z"/>
                <w:rPrChange w:id="23877" w:author="Thomas Dietz" w:date="2012-08-08T17:05:00Z">
                  <w:rPr>
                    <w:ins w:id="23878" w:author="Thomas Dietz" w:date="2012-08-08T17:05:00Z"/>
                    <w:lang w:val="de-DE"/>
                  </w:rPr>
                </w:rPrChange>
              </w:rPr>
            </w:pPr>
            <w:ins w:id="23879" w:author="Thomas Dietz" w:date="2012-08-08T17:05:00Z">
              <w:r w:rsidRPr="009F3611">
                <w:rPr>
                  <w:rPrChange w:id="23880" w:author="Thomas Dietz" w:date="2012-08-08T17:05:00Z">
                    <w:rPr>
                      <w:lang w:val="de-DE"/>
                    </w:rPr>
                  </w:rPrChange>
                </w:rPr>
                <w:t xml:space="preserve">    description "The datapath-id type represents an OpenFlow</w:t>
              </w:r>
            </w:ins>
          </w:p>
          <w:p w14:paraId="3A755025" w14:textId="77777777" w:rsidR="009F3611" w:rsidRPr="009F3611" w:rsidRDefault="009F3611" w:rsidP="009F3611">
            <w:pPr>
              <w:pStyle w:val="XML1"/>
              <w:rPr>
                <w:ins w:id="23881" w:author="Thomas Dietz" w:date="2012-08-08T17:05:00Z"/>
                <w:rPrChange w:id="23882" w:author="Thomas Dietz" w:date="2012-08-08T17:05:00Z">
                  <w:rPr>
                    <w:ins w:id="23883" w:author="Thomas Dietz" w:date="2012-08-08T17:05:00Z"/>
                    <w:lang w:val="de-DE"/>
                  </w:rPr>
                </w:rPrChange>
              </w:rPr>
            </w:pPr>
            <w:ins w:id="23884" w:author="Thomas Dietz" w:date="2012-08-08T17:05:00Z">
              <w:r w:rsidRPr="009F3611">
                <w:rPr>
                  <w:rPrChange w:id="23885" w:author="Thomas Dietz" w:date="2012-08-08T17:05:00Z">
                    <w:rPr>
                      <w:lang w:val="de-DE"/>
                    </w:rPr>
                  </w:rPrChange>
                </w:rPr>
                <w:t xml:space="preserve">      datapath identifier.";</w:t>
              </w:r>
            </w:ins>
          </w:p>
          <w:p w14:paraId="419068C5" w14:textId="77777777" w:rsidR="009F3611" w:rsidRPr="009F3611" w:rsidRDefault="009F3611" w:rsidP="009F3611">
            <w:pPr>
              <w:pStyle w:val="XML1"/>
              <w:rPr>
                <w:ins w:id="23886" w:author="Thomas Dietz" w:date="2012-08-08T17:05:00Z"/>
                <w:rPrChange w:id="23887" w:author="Thomas Dietz" w:date="2012-08-08T17:05:00Z">
                  <w:rPr>
                    <w:ins w:id="23888" w:author="Thomas Dietz" w:date="2012-08-08T17:05:00Z"/>
                    <w:lang w:val="de-DE"/>
                  </w:rPr>
                </w:rPrChange>
              </w:rPr>
            </w:pPr>
            <w:ins w:id="23889" w:author="Thomas Dietz" w:date="2012-08-08T17:05:00Z">
              <w:r w:rsidRPr="009F3611">
                <w:rPr>
                  <w:rPrChange w:id="23890" w:author="Thomas Dietz" w:date="2012-08-08T17:05:00Z">
                    <w:rPr>
                      <w:lang w:val="de-DE"/>
                    </w:rPr>
                  </w:rPrChange>
                </w:rPr>
                <w:t xml:space="preserve">  }</w:t>
              </w:r>
            </w:ins>
          </w:p>
          <w:p w14:paraId="5C10126D" w14:textId="77777777" w:rsidR="009F3611" w:rsidRPr="009F3611" w:rsidRDefault="009F3611" w:rsidP="009F3611">
            <w:pPr>
              <w:pStyle w:val="XML1"/>
              <w:rPr>
                <w:ins w:id="23891" w:author="Thomas Dietz" w:date="2012-08-08T17:05:00Z"/>
                <w:rPrChange w:id="23892" w:author="Thomas Dietz" w:date="2012-08-08T17:05:00Z">
                  <w:rPr>
                    <w:ins w:id="23893" w:author="Thomas Dietz" w:date="2012-08-08T17:05:00Z"/>
                    <w:lang w:val="de-DE"/>
                  </w:rPr>
                </w:rPrChange>
              </w:rPr>
            </w:pPr>
          </w:p>
          <w:p w14:paraId="6F9FB6A9" w14:textId="77777777" w:rsidR="009F3611" w:rsidRPr="009F3611" w:rsidRDefault="009F3611" w:rsidP="009F3611">
            <w:pPr>
              <w:pStyle w:val="XML1"/>
              <w:rPr>
                <w:ins w:id="23894" w:author="Thomas Dietz" w:date="2012-08-08T17:05:00Z"/>
                <w:rPrChange w:id="23895" w:author="Thomas Dietz" w:date="2012-08-08T17:05:00Z">
                  <w:rPr>
                    <w:ins w:id="23896" w:author="Thomas Dietz" w:date="2012-08-08T17:05:00Z"/>
                    <w:lang w:val="de-DE"/>
                  </w:rPr>
                </w:rPrChange>
              </w:rPr>
            </w:pPr>
            <w:ins w:id="23897" w:author="Thomas Dietz" w:date="2012-08-08T17:05:00Z">
              <w:r w:rsidRPr="009F3611">
                <w:rPr>
                  <w:rPrChange w:id="23898" w:author="Thomas Dietz" w:date="2012-08-08T17:05:00Z">
                    <w:rPr>
                      <w:lang w:val="de-DE"/>
                    </w:rPr>
                  </w:rPrChange>
                </w:rPr>
                <w:t xml:space="preserve">  typedef OFTenthOfAPercentType {</w:t>
              </w:r>
            </w:ins>
          </w:p>
          <w:p w14:paraId="5D2F7425" w14:textId="77777777" w:rsidR="009F3611" w:rsidRPr="009F3611" w:rsidRDefault="009F3611" w:rsidP="009F3611">
            <w:pPr>
              <w:pStyle w:val="XML1"/>
              <w:rPr>
                <w:ins w:id="23899" w:author="Thomas Dietz" w:date="2012-08-08T17:05:00Z"/>
                <w:rPrChange w:id="23900" w:author="Thomas Dietz" w:date="2012-08-08T17:05:00Z">
                  <w:rPr>
                    <w:ins w:id="23901" w:author="Thomas Dietz" w:date="2012-08-08T17:05:00Z"/>
                    <w:lang w:val="de-DE"/>
                  </w:rPr>
                </w:rPrChange>
              </w:rPr>
            </w:pPr>
            <w:ins w:id="23902" w:author="Thomas Dietz" w:date="2012-08-08T17:05:00Z">
              <w:r w:rsidRPr="009F3611">
                <w:rPr>
                  <w:rPrChange w:id="23903" w:author="Thomas Dietz" w:date="2012-08-08T17:05:00Z">
                    <w:rPr>
                      <w:lang w:val="de-DE"/>
                    </w:rPr>
                  </w:rPrChange>
                </w:rPr>
                <w:t xml:space="preserve">    type uint16 {</w:t>
              </w:r>
            </w:ins>
          </w:p>
          <w:p w14:paraId="008787F0" w14:textId="77777777" w:rsidR="009F3611" w:rsidRPr="009F3611" w:rsidRDefault="009F3611" w:rsidP="009F3611">
            <w:pPr>
              <w:pStyle w:val="XML1"/>
              <w:rPr>
                <w:ins w:id="23904" w:author="Thomas Dietz" w:date="2012-08-08T17:05:00Z"/>
                <w:rPrChange w:id="23905" w:author="Thomas Dietz" w:date="2012-08-08T17:05:00Z">
                  <w:rPr>
                    <w:ins w:id="23906" w:author="Thomas Dietz" w:date="2012-08-08T17:05:00Z"/>
                    <w:lang w:val="de-DE"/>
                  </w:rPr>
                </w:rPrChange>
              </w:rPr>
            </w:pPr>
            <w:ins w:id="23907" w:author="Thomas Dietz" w:date="2012-08-08T17:05:00Z">
              <w:r w:rsidRPr="009F3611">
                <w:rPr>
                  <w:rPrChange w:id="23908" w:author="Thomas Dietz" w:date="2012-08-08T17:05:00Z">
                    <w:rPr>
                      <w:lang w:val="de-DE"/>
                    </w:rPr>
                  </w:rPrChange>
                </w:rPr>
                <w:t xml:space="preserve">      range "0..1000";</w:t>
              </w:r>
            </w:ins>
          </w:p>
          <w:p w14:paraId="6A76A327" w14:textId="77777777" w:rsidR="009F3611" w:rsidRPr="009F3611" w:rsidRDefault="009F3611" w:rsidP="009F3611">
            <w:pPr>
              <w:pStyle w:val="XML1"/>
              <w:rPr>
                <w:ins w:id="23909" w:author="Thomas Dietz" w:date="2012-08-08T17:05:00Z"/>
                <w:rPrChange w:id="23910" w:author="Thomas Dietz" w:date="2012-08-08T17:05:00Z">
                  <w:rPr>
                    <w:ins w:id="23911" w:author="Thomas Dietz" w:date="2012-08-08T17:05:00Z"/>
                    <w:lang w:val="de-DE"/>
                  </w:rPr>
                </w:rPrChange>
              </w:rPr>
            </w:pPr>
            <w:ins w:id="23912" w:author="Thomas Dietz" w:date="2012-08-08T17:05:00Z">
              <w:r w:rsidRPr="009F3611">
                <w:rPr>
                  <w:rPrChange w:id="23913" w:author="Thomas Dietz" w:date="2012-08-08T17:05:00Z">
                    <w:rPr>
                      <w:lang w:val="de-DE"/>
                    </w:rPr>
                  </w:rPrChange>
                </w:rPr>
                <w:t xml:space="preserve">    }</w:t>
              </w:r>
            </w:ins>
          </w:p>
          <w:p w14:paraId="645E0C5F" w14:textId="77777777" w:rsidR="009F3611" w:rsidRPr="009F3611" w:rsidRDefault="009F3611" w:rsidP="009F3611">
            <w:pPr>
              <w:pStyle w:val="XML1"/>
              <w:rPr>
                <w:ins w:id="23914" w:author="Thomas Dietz" w:date="2012-08-08T17:05:00Z"/>
                <w:rPrChange w:id="23915" w:author="Thomas Dietz" w:date="2012-08-08T17:05:00Z">
                  <w:rPr>
                    <w:ins w:id="23916" w:author="Thomas Dietz" w:date="2012-08-08T17:05:00Z"/>
                    <w:lang w:val="de-DE"/>
                  </w:rPr>
                </w:rPrChange>
              </w:rPr>
            </w:pPr>
            <w:ins w:id="23917" w:author="Thomas Dietz" w:date="2012-08-08T17:05:00Z">
              <w:r w:rsidRPr="009F3611">
                <w:rPr>
                  <w:rPrChange w:id="23918" w:author="Thomas Dietz" w:date="2012-08-08T17:05:00Z">
                    <w:rPr>
                      <w:lang w:val="de-DE"/>
                    </w:rPr>
                  </w:rPrChange>
                </w:rPr>
                <w:t xml:space="preserve">    units "1/10 of a percent";</w:t>
              </w:r>
            </w:ins>
          </w:p>
          <w:p w14:paraId="070D91D3" w14:textId="77777777" w:rsidR="009F3611" w:rsidRPr="009F3611" w:rsidRDefault="009F3611" w:rsidP="009F3611">
            <w:pPr>
              <w:pStyle w:val="XML1"/>
              <w:rPr>
                <w:ins w:id="23919" w:author="Thomas Dietz" w:date="2012-08-08T17:05:00Z"/>
                <w:rPrChange w:id="23920" w:author="Thomas Dietz" w:date="2012-08-08T17:05:00Z">
                  <w:rPr>
                    <w:ins w:id="23921" w:author="Thomas Dietz" w:date="2012-08-08T17:05:00Z"/>
                    <w:lang w:val="de-DE"/>
                  </w:rPr>
                </w:rPrChange>
              </w:rPr>
            </w:pPr>
            <w:ins w:id="23922" w:author="Thomas Dietz" w:date="2012-08-08T17:05:00Z">
              <w:r w:rsidRPr="009F3611">
                <w:rPr>
                  <w:rPrChange w:id="23923" w:author="Thomas Dietz" w:date="2012-08-08T17:05:00Z">
                    <w:rPr>
                      <w:lang w:val="de-DE"/>
                    </w:rPr>
                  </w:rPrChange>
                </w:rPr>
                <w:t xml:space="preserve">    description "This type defines a value in tenth of a percent.";</w:t>
              </w:r>
            </w:ins>
          </w:p>
          <w:p w14:paraId="2EA0020D" w14:textId="77777777" w:rsidR="009F3611" w:rsidRPr="009F3611" w:rsidRDefault="009F3611" w:rsidP="009F3611">
            <w:pPr>
              <w:pStyle w:val="XML1"/>
              <w:rPr>
                <w:ins w:id="23924" w:author="Thomas Dietz" w:date="2012-08-08T17:05:00Z"/>
                <w:rPrChange w:id="23925" w:author="Thomas Dietz" w:date="2012-08-08T17:05:00Z">
                  <w:rPr>
                    <w:ins w:id="23926" w:author="Thomas Dietz" w:date="2012-08-08T17:05:00Z"/>
                    <w:lang w:val="de-DE"/>
                  </w:rPr>
                </w:rPrChange>
              </w:rPr>
            </w:pPr>
            <w:ins w:id="23927" w:author="Thomas Dietz" w:date="2012-08-08T17:05:00Z">
              <w:r w:rsidRPr="009F3611">
                <w:rPr>
                  <w:rPrChange w:id="23928" w:author="Thomas Dietz" w:date="2012-08-08T17:05:00Z">
                    <w:rPr>
                      <w:lang w:val="de-DE"/>
                    </w:rPr>
                  </w:rPrChange>
                </w:rPr>
                <w:t xml:space="preserve">  }</w:t>
              </w:r>
            </w:ins>
          </w:p>
          <w:p w14:paraId="4B7B819E" w14:textId="77777777" w:rsidR="009F3611" w:rsidRPr="009F3611" w:rsidRDefault="009F3611" w:rsidP="009F3611">
            <w:pPr>
              <w:pStyle w:val="XML1"/>
              <w:rPr>
                <w:ins w:id="23929" w:author="Thomas Dietz" w:date="2012-08-08T17:05:00Z"/>
                <w:rPrChange w:id="23930" w:author="Thomas Dietz" w:date="2012-08-08T17:05:00Z">
                  <w:rPr>
                    <w:ins w:id="23931" w:author="Thomas Dietz" w:date="2012-08-08T17:05:00Z"/>
                    <w:lang w:val="de-DE"/>
                  </w:rPr>
                </w:rPrChange>
              </w:rPr>
            </w:pPr>
          </w:p>
          <w:p w14:paraId="5C285C85" w14:textId="77777777" w:rsidR="009F3611" w:rsidRPr="009F3611" w:rsidRDefault="009F3611" w:rsidP="009F3611">
            <w:pPr>
              <w:pStyle w:val="XML1"/>
              <w:rPr>
                <w:ins w:id="23932" w:author="Thomas Dietz" w:date="2012-08-08T17:05:00Z"/>
                <w:rPrChange w:id="23933" w:author="Thomas Dietz" w:date="2012-08-08T17:05:00Z">
                  <w:rPr>
                    <w:ins w:id="23934" w:author="Thomas Dietz" w:date="2012-08-08T17:05:00Z"/>
                    <w:lang w:val="de-DE"/>
                  </w:rPr>
                </w:rPrChange>
              </w:rPr>
            </w:pPr>
            <w:ins w:id="23935" w:author="Thomas Dietz" w:date="2012-08-08T17:05:00Z">
              <w:r w:rsidRPr="009F3611">
                <w:rPr>
                  <w:rPrChange w:id="23936" w:author="Thomas Dietz" w:date="2012-08-08T17:05:00Z">
                    <w:rPr>
                      <w:lang w:val="de-DE"/>
                    </w:rPr>
                  </w:rPrChange>
                </w:rPr>
                <w:t xml:space="preserve">  typedef OFUpDownStateType {</w:t>
              </w:r>
            </w:ins>
          </w:p>
          <w:p w14:paraId="13723728" w14:textId="77777777" w:rsidR="009F3611" w:rsidRPr="009F3611" w:rsidRDefault="009F3611" w:rsidP="009F3611">
            <w:pPr>
              <w:pStyle w:val="XML1"/>
              <w:rPr>
                <w:ins w:id="23937" w:author="Thomas Dietz" w:date="2012-08-08T17:05:00Z"/>
                <w:rPrChange w:id="23938" w:author="Thomas Dietz" w:date="2012-08-08T17:05:00Z">
                  <w:rPr>
                    <w:ins w:id="23939" w:author="Thomas Dietz" w:date="2012-08-08T17:05:00Z"/>
                    <w:lang w:val="de-DE"/>
                  </w:rPr>
                </w:rPrChange>
              </w:rPr>
            </w:pPr>
            <w:ins w:id="23940" w:author="Thomas Dietz" w:date="2012-08-08T17:05:00Z">
              <w:r w:rsidRPr="009F3611">
                <w:rPr>
                  <w:rPrChange w:id="23941" w:author="Thomas Dietz" w:date="2012-08-08T17:05:00Z">
                    <w:rPr>
                      <w:lang w:val="de-DE"/>
                    </w:rPr>
                  </w:rPrChange>
                </w:rPr>
                <w:t xml:space="preserve">    type enumeration {</w:t>
              </w:r>
            </w:ins>
          </w:p>
          <w:p w14:paraId="1FBAAF08" w14:textId="77777777" w:rsidR="009F3611" w:rsidRPr="009F3611" w:rsidRDefault="009F3611" w:rsidP="009F3611">
            <w:pPr>
              <w:pStyle w:val="XML1"/>
              <w:rPr>
                <w:ins w:id="23942" w:author="Thomas Dietz" w:date="2012-08-08T17:05:00Z"/>
                <w:rPrChange w:id="23943" w:author="Thomas Dietz" w:date="2012-08-08T17:05:00Z">
                  <w:rPr>
                    <w:ins w:id="23944" w:author="Thomas Dietz" w:date="2012-08-08T17:05:00Z"/>
                    <w:lang w:val="de-DE"/>
                  </w:rPr>
                </w:rPrChange>
              </w:rPr>
            </w:pPr>
            <w:ins w:id="23945" w:author="Thomas Dietz" w:date="2012-08-08T17:05:00Z">
              <w:r w:rsidRPr="009F3611">
                <w:rPr>
                  <w:rPrChange w:id="23946" w:author="Thomas Dietz" w:date="2012-08-08T17:05:00Z">
                    <w:rPr>
                      <w:lang w:val="de-DE"/>
                    </w:rPr>
                  </w:rPrChange>
                </w:rPr>
                <w:t xml:space="preserve">      enum up;</w:t>
              </w:r>
            </w:ins>
          </w:p>
          <w:p w14:paraId="57D993E8" w14:textId="77777777" w:rsidR="009F3611" w:rsidRPr="009F3611" w:rsidRDefault="009F3611" w:rsidP="009F3611">
            <w:pPr>
              <w:pStyle w:val="XML1"/>
              <w:rPr>
                <w:ins w:id="23947" w:author="Thomas Dietz" w:date="2012-08-08T17:05:00Z"/>
                <w:rPrChange w:id="23948" w:author="Thomas Dietz" w:date="2012-08-08T17:05:00Z">
                  <w:rPr>
                    <w:ins w:id="23949" w:author="Thomas Dietz" w:date="2012-08-08T17:05:00Z"/>
                    <w:lang w:val="de-DE"/>
                  </w:rPr>
                </w:rPrChange>
              </w:rPr>
            </w:pPr>
            <w:ins w:id="23950" w:author="Thomas Dietz" w:date="2012-08-08T17:05:00Z">
              <w:r w:rsidRPr="009F3611">
                <w:rPr>
                  <w:rPrChange w:id="23951" w:author="Thomas Dietz" w:date="2012-08-08T17:05:00Z">
                    <w:rPr>
                      <w:lang w:val="de-DE"/>
                    </w:rPr>
                  </w:rPrChange>
                </w:rPr>
                <w:t xml:space="preserve">      enum down;</w:t>
              </w:r>
            </w:ins>
          </w:p>
          <w:p w14:paraId="510C087E" w14:textId="77777777" w:rsidR="009F3611" w:rsidRPr="009F3611" w:rsidRDefault="009F3611" w:rsidP="009F3611">
            <w:pPr>
              <w:pStyle w:val="XML1"/>
              <w:rPr>
                <w:ins w:id="23952" w:author="Thomas Dietz" w:date="2012-08-08T17:05:00Z"/>
                <w:rPrChange w:id="23953" w:author="Thomas Dietz" w:date="2012-08-08T17:05:00Z">
                  <w:rPr>
                    <w:ins w:id="23954" w:author="Thomas Dietz" w:date="2012-08-08T17:05:00Z"/>
                    <w:lang w:val="de-DE"/>
                  </w:rPr>
                </w:rPrChange>
              </w:rPr>
            </w:pPr>
            <w:ins w:id="23955" w:author="Thomas Dietz" w:date="2012-08-08T17:05:00Z">
              <w:r w:rsidRPr="009F3611">
                <w:rPr>
                  <w:rPrChange w:id="23956" w:author="Thomas Dietz" w:date="2012-08-08T17:05:00Z">
                    <w:rPr>
                      <w:lang w:val="de-DE"/>
                    </w:rPr>
                  </w:rPrChange>
                </w:rPr>
                <w:t xml:space="preserve">    }</w:t>
              </w:r>
            </w:ins>
          </w:p>
          <w:p w14:paraId="55AEA21D" w14:textId="77777777" w:rsidR="009F3611" w:rsidRPr="009F3611" w:rsidRDefault="009F3611" w:rsidP="009F3611">
            <w:pPr>
              <w:pStyle w:val="XML1"/>
              <w:rPr>
                <w:ins w:id="23957" w:author="Thomas Dietz" w:date="2012-08-08T17:05:00Z"/>
                <w:rPrChange w:id="23958" w:author="Thomas Dietz" w:date="2012-08-08T17:05:00Z">
                  <w:rPr>
                    <w:ins w:id="23959" w:author="Thomas Dietz" w:date="2012-08-08T17:05:00Z"/>
                    <w:lang w:val="de-DE"/>
                  </w:rPr>
                </w:rPrChange>
              </w:rPr>
            </w:pPr>
            <w:ins w:id="23960" w:author="Thomas Dietz" w:date="2012-08-08T17:05:00Z">
              <w:r w:rsidRPr="009F3611">
                <w:rPr>
                  <w:rPrChange w:id="23961" w:author="Thomas Dietz" w:date="2012-08-08T17:05:00Z">
                    <w:rPr>
                      <w:lang w:val="de-DE"/>
                    </w:rPr>
                  </w:rPrChange>
                </w:rPr>
                <w:lastRenderedPageBreak/>
                <w:t xml:space="preserve">    description "Type to specify state information for a port or a</w:t>
              </w:r>
            </w:ins>
          </w:p>
          <w:p w14:paraId="278E124C" w14:textId="77777777" w:rsidR="009F3611" w:rsidRPr="009F3611" w:rsidRDefault="009F3611" w:rsidP="009F3611">
            <w:pPr>
              <w:pStyle w:val="XML1"/>
              <w:rPr>
                <w:ins w:id="23962" w:author="Thomas Dietz" w:date="2012-08-08T17:05:00Z"/>
                <w:rPrChange w:id="23963" w:author="Thomas Dietz" w:date="2012-08-08T17:05:00Z">
                  <w:rPr>
                    <w:ins w:id="23964" w:author="Thomas Dietz" w:date="2012-08-08T17:05:00Z"/>
                    <w:lang w:val="de-DE"/>
                  </w:rPr>
                </w:rPrChange>
              </w:rPr>
            </w:pPr>
            <w:ins w:id="23965" w:author="Thomas Dietz" w:date="2012-08-08T17:05:00Z">
              <w:r w:rsidRPr="009F3611">
                <w:rPr>
                  <w:rPrChange w:id="23966" w:author="Thomas Dietz" w:date="2012-08-08T17:05:00Z">
                    <w:rPr>
                      <w:lang w:val="de-DE"/>
                    </w:rPr>
                  </w:rPrChange>
                </w:rPr>
                <w:t xml:space="preserve">      connection.";</w:t>
              </w:r>
            </w:ins>
          </w:p>
          <w:p w14:paraId="1060A655" w14:textId="77777777" w:rsidR="009F3611" w:rsidRPr="009F3611" w:rsidRDefault="009F3611" w:rsidP="009F3611">
            <w:pPr>
              <w:pStyle w:val="XML1"/>
              <w:rPr>
                <w:ins w:id="23967" w:author="Thomas Dietz" w:date="2012-08-08T17:05:00Z"/>
                <w:rPrChange w:id="23968" w:author="Thomas Dietz" w:date="2012-08-08T17:05:00Z">
                  <w:rPr>
                    <w:ins w:id="23969" w:author="Thomas Dietz" w:date="2012-08-08T17:05:00Z"/>
                    <w:lang w:val="de-DE"/>
                  </w:rPr>
                </w:rPrChange>
              </w:rPr>
            </w:pPr>
            <w:ins w:id="23970" w:author="Thomas Dietz" w:date="2012-08-08T17:05:00Z">
              <w:r w:rsidRPr="009F3611">
                <w:rPr>
                  <w:rPrChange w:id="23971" w:author="Thomas Dietz" w:date="2012-08-08T17:05:00Z">
                    <w:rPr>
                      <w:lang w:val="de-DE"/>
                    </w:rPr>
                  </w:rPrChange>
                </w:rPr>
                <w:t xml:space="preserve">  }</w:t>
              </w:r>
            </w:ins>
          </w:p>
          <w:p w14:paraId="66D9D19C" w14:textId="77777777" w:rsidR="009F3611" w:rsidRPr="009F3611" w:rsidRDefault="009F3611" w:rsidP="009F3611">
            <w:pPr>
              <w:pStyle w:val="XML1"/>
              <w:rPr>
                <w:ins w:id="23972" w:author="Thomas Dietz" w:date="2012-08-08T17:05:00Z"/>
                <w:rPrChange w:id="23973" w:author="Thomas Dietz" w:date="2012-08-08T17:05:00Z">
                  <w:rPr>
                    <w:ins w:id="23974" w:author="Thomas Dietz" w:date="2012-08-08T17:05:00Z"/>
                    <w:lang w:val="de-DE"/>
                  </w:rPr>
                </w:rPrChange>
              </w:rPr>
            </w:pPr>
          </w:p>
          <w:p w14:paraId="4D4B397E" w14:textId="77777777" w:rsidR="009F3611" w:rsidRPr="009F3611" w:rsidRDefault="009F3611" w:rsidP="009F3611">
            <w:pPr>
              <w:pStyle w:val="XML1"/>
              <w:rPr>
                <w:ins w:id="23975" w:author="Thomas Dietz" w:date="2012-08-08T17:05:00Z"/>
                <w:rPrChange w:id="23976" w:author="Thomas Dietz" w:date="2012-08-08T17:05:00Z">
                  <w:rPr>
                    <w:ins w:id="23977" w:author="Thomas Dietz" w:date="2012-08-08T17:05:00Z"/>
                    <w:lang w:val="de-DE"/>
                  </w:rPr>
                </w:rPrChange>
              </w:rPr>
            </w:pPr>
            <w:ins w:id="23978" w:author="Thomas Dietz" w:date="2012-08-08T17:05:00Z">
              <w:r w:rsidRPr="009F3611">
                <w:rPr>
                  <w:rPrChange w:id="23979" w:author="Thomas Dietz" w:date="2012-08-08T17:05:00Z">
                    <w:rPr>
                      <w:lang w:val="de-DE"/>
                    </w:rPr>
                  </w:rPrChange>
                </w:rPr>
                <w:t xml:space="preserve">  typedef OFPortRateType {</w:t>
              </w:r>
            </w:ins>
          </w:p>
          <w:p w14:paraId="59E97F39" w14:textId="77777777" w:rsidR="009F3611" w:rsidRPr="009F3611" w:rsidRDefault="009F3611" w:rsidP="009F3611">
            <w:pPr>
              <w:pStyle w:val="XML1"/>
              <w:rPr>
                <w:ins w:id="23980" w:author="Thomas Dietz" w:date="2012-08-08T17:05:00Z"/>
                <w:rPrChange w:id="23981" w:author="Thomas Dietz" w:date="2012-08-08T17:05:00Z">
                  <w:rPr>
                    <w:ins w:id="23982" w:author="Thomas Dietz" w:date="2012-08-08T17:05:00Z"/>
                    <w:lang w:val="de-DE"/>
                  </w:rPr>
                </w:rPrChange>
              </w:rPr>
            </w:pPr>
            <w:ins w:id="23983" w:author="Thomas Dietz" w:date="2012-08-08T17:05:00Z">
              <w:r w:rsidRPr="009F3611">
                <w:rPr>
                  <w:rPrChange w:id="23984" w:author="Thomas Dietz" w:date="2012-08-08T17:05:00Z">
                    <w:rPr>
                      <w:lang w:val="de-DE"/>
                    </w:rPr>
                  </w:rPrChange>
                </w:rPr>
                <w:t xml:space="preserve">    type enumeration {</w:t>
              </w:r>
            </w:ins>
          </w:p>
          <w:p w14:paraId="6DC28F7C" w14:textId="77777777" w:rsidR="009F3611" w:rsidRPr="009F3611" w:rsidRDefault="009F3611" w:rsidP="009F3611">
            <w:pPr>
              <w:pStyle w:val="XML1"/>
              <w:rPr>
                <w:ins w:id="23985" w:author="Thomas Dietz" w:date="2012-08-08T17:05:00Z"/>
                <w:lang w:val="de-DE"/>
              </w:rPr>
            </w:pPr>
            <w:ins w:id="23986" w:author="Thomas Dietz" w:date="2012-08-08T17:05:00Z">
              <w:r w:rsidRPr="009F3611">
                <w:rPr>
                  <w:rPrChange w:id="23987" w:author="Thomas Dietz" w:date="2012-08-08T17:05:00Z">
                    <w:rPr>
                      <w:lang w:val="de-DE"/>
                    </w:rPr>
                  </w:rPrChange>
                </w:rPr>
                <w:t xml:space="preserve">      </w:t>
              </w:r>
              <w:r w:rsidRPr="009F3611">
                <w:rPr>
                  <w:lang w:val="de-DE"/>
                </w:rPr>
                <w:t>enum 10Mb-HD;</w:t>
              </w:r>
            </w:ins>
          </w:p>
          <w:p w14:paraId="5C0789D2" w14:textId="77777777" w:rsidR="009F3611" w:rsidRPr="009F3611" w:rsidRDefault="009F3611" w:rsidP="009F3611">
            <w:pPr>
              <w:pStyle w:val="XML1"/>
              <w:rPr>
                <w:ins w:id="23988" w:author="Thomas Dietz" w:date="2012-08-08T17:05:00Z"/>
                <w:lang w:val="de-DE"/>
              </w:rPr>
            </w:pPr>
            <w:ins w:id="23989" w:author="Thomas Dietz" w:date="2012-08-08T17:05:00Z">
              <w:r w:rsidRPr="009F3611">
                <w:rPr>
                  <w:lang w:val="de-DE"/>
                </w:rPr>
                <w:t xml:space="preserve">      enum 10Mb-FD;</w:t>
              </w:r>
            </w:ins>
          </w:p>
          <w:p w14:paraId="283F2E35" w14:textId="77777777" w:rsidR="009F3611" w:rsidRPr="009F3611" w:rsidRDefault="009F3611" w:rsidP="009F3611">
            <w:pPr>
              <w:pStyle w:val="XML1"/>
              <w:rPr>
                <w:ins w:id="23990" w:author="Thomas Dietz" w:date="2012-08-08T17:05:00Z"/>
                <w:lang w:val="de-DE"/>
              </w:rPr>
            </w:pPr>
            <w:ins w:id="23991" w:author="Thomas Dietz" w:date="2012-08-08T17:05:00Z">
              <w:r w:rsidRPr="009F3611">
                <w:rPr>
                  <w:lang w:val="de-DE"/>
                </w:rPr>
                <w:t xml:space="preserve">      enum 100Mb-HD;</w:t>
              </w:r>
            </w:ins>
          </w:p>
          <w:p w14:paraId="1ADC76D5" w14:textId="77777777" w:rsidR="009F3611" w:rsidRPr="009F3611" w:rsidRDefault="009F3611" w:rsidP="009F3611">
            <w:pPr>
              <w:pStyle w:val="XML1"/>
              <w:rPr>
                <w:ins w:id="23992" w:author="Thomas Dietz" w:date="2012-08-08T17:05:00Z"/>
                <w:lang w:val="de-DE"/>
              </w:rPr>
            </w:pPr>
            <w:ins w:id="23993" w:author="Thomas Dietz" w:date="2012-08-08T17:05:00Z">
              <w:r w:rsidRPr="009F3611">
                <w:rPr>
                  <w:lang w:val="de-DE"/>
                </w:rPr>
                <w:t xml:space="preserve">      enum 100Mb-FD;</w:t>
              </w:r>
            </w:ins>
          </w:p>
          <w:p w14:paraId="16C7791C" w14:textId="77777777" w:rsidR="009F3611" w:rsidRPr="009F3611" w:rsidRDefault="009F3611" w:rsidP="009F3611">
            <w:pPr>
              <w:pStyle w:val="XML1"/>
              <w:rPr>
                <w:ins w:id="23994" w:author="Thomas Dietz" w:date="2012-08-08T17:05:00Z"/>
                <w:lang w:val="de-DE"/>
              </w:rPr>
            </w:pPr>
            <w:ins w:id="23995" w:author="Thomas Dietz" w:date="2012-08-08T17:05:00Z">
              <w:r w:rsidRPr="009F3611">
                <w:rPr>
                  <w:lang w:val="de-DE"/>
                </w:rPr>
                <w:t xml:space="preserve">      enum 1Gb-HD;</w:t>
              </w:r>
            </w:ins>
          </w:p>
          <w:p w14:paraId="7D7DF5B1" w14:textId="77777777" w:rsidR="009F3611" w:rsidRPr="009F3611" w:rsidRDefault="009F3611" w:rsidP="009F3611">
            <w:pPr>
              <w:pStyle w:val="XML1"/>
              <w:rPr>
                <w:ins w:id="23996" w:author="Thomas Dietz" w:date="2012-08-08T17:05:00Z"/>
                <w:lang w:val="de-DE"/>
              </w:rPr>
            </w:pPr>
            <w:ins w:id="23997" w:author="Thomas Dietz" w:date="2012-08-08T17:05:00Z">
              <w:r w:rsidRPr="009F3611">
                <w:rPr>
                  <w:lang w:val="de-DE"/>
                </w:rPr>
                <w:t xml:space="preserve">      enum 1Gb-FD;</w:t>
              </w:r>
            </w:ins>
          </w:p>
          <w:p w14:paraId="6447954A" w14:textId="77777777" w:rsidR="009F3611" w:rsidRPr="009F3611" w:rsidRDefault="009F3611" w:rsidP="009F3611">
            <w:pPr>
              <w:pStyle w:val="XML1"/>
              <w:rPr>
                <w:ins w:id="23998" w:author="Thomas Dietz" w:date="2012-08-08T17:05:00Z"/>
                <w:lang w:val="de-DE"/>
              </w:rPr>
            </w:pPr>
            <w:ins w:id="23999" w:author="Thomas Dietz" w:date="2012-08-08T17:05:00Z">
              <w:r w:rsidRPr="009F3611">
                <w:rPr>
                  <w:lang w:val="de-DE"/>
                </w:rPr>
                <w:t xml:space="preserve">      enum 10Gb;</w:t>
              </w:r>
            </w:ins>
          </w:p>
          <w:p w14:paraId="293719D1" w14:textId="77777777" w:rsidR="009F3611" w:rsidRPr="009F3611" w:rsidRDefault="009F3611" w:rsidP="009F3611">
            <w:pPr>
              <w:pStyle w:val="XML1"/>
              <w:rPr>
                <w:ins w:id="24000" w:author="Thomas Dietz" w:date="2012-08-08T17:05:00Z"/>
                <w:lang w:val="de-DE"/>
              </w:rPr>
            </w:pPr>
            <w:ins w:id="24001" w:author="Thomas Dietz" w:date="2012-08-08T17:05:00Z">
              <w:r w:rsidRPr="009F3611">
                <w:rPr>
                  <w:lang w:val="de-DE"/>
                </w:rPr>
                <w:t xml:space="preserve">      enum 40Gb;</w:t>
              </w:r>
            </w:ins>
          </w:p>
          <w:p w14:paraId="41E629E9" w14:textId="77777777" w:rsidR="009F3611" w:rsidRPr="009F3611" w:rsidRDefault="009F3611" w:rsidP="009F3611">
            <w:pPr>
              <w:pStyle w:val="XML1"/>
              <w:rPr>
                <w:ins w:id="24002" w:author="Thomas Dietz" w:date="2012-08-08T17:05:00Z"/>
                <w:lang w:val="de-DE"/>
              </w:rPr>
            </w:pPr>
            <w:ins w:id="24003" w:author="Thomas Dietz" w:date="2012-08-08T17:05:00Z">
              <w:r w:rsidRPr="009F3611">
                <w:rPr>
                  <w:lang w:val="de-DE"/>
                </w:rPr>
                <w:t xml:space="preserve">      enum 100Gb;</w:t>
              </w:r>
            </w:ins>
          </w:p>
          <w:p w14:paraId="35E2B852" w14:textId="77777777" w:rsidR="009F3611" w:rsidRPr="009F3611" w:rsidRDefault="009F3611" w:rsidP="009F3611">
            <w:pPr>
              <w:pStyle w:val="XML1"/>
              <w:rPr>
                <w:ins w:id="24004" w:author="Thomas Dietz" w:date="2012-08-08T17:05:00Z"/>
                <w:rPrChange w:id="24005" w:author="Thomas Dietz" w:date="2012-08-08T17:05:00Z">
                  <w:rPr>
                    <w:ins w:id="24006" w:author="Thomas Dietz" w:date="2012-08-08T17:05:00Z"/>
                    <w:lang w:val="de-DE"/>
                  </w:rPr>
                </w:rPrChange>
              </w:rPr>
            </w:pPr>
            <w:ins w:id="24007" w:author="Thomas Dietz" w:date="2012-08-08T17:05:00Z">
              <w:r w:rsidRPr="009F3611">
                <w:rPr>
                  <w:lang w:val="de-DE"/>
                </w:rPr>
                <w:t xml:space="preserve">      </w:t>
              </w:r>
              <w:r w:rsidRPr="009F3611">
                <w:rPr>
                  <w:rPrChange w:id="24008" w:author="Thomas Dietz" w:date="2012-08-08T17:05:00Z">
                    <w:rPr>
                      <w:lang w:val="de-DE"/>
                    </w:rPr>
                  </w:rPrChange>
                </w:rPr>
                <w:t>enum 1Tb;</w:t>
              </w:r>
            </w:ins>
          </w:p>
          <w:p w14:paraId="55C5F21C" w14:textId="77777777" w:rsidR="009F3611" w:rsidRPr="009F3611" w:rsidRDefault="009F3611" w:rsidP="009F3611">
            <w:pPr>
              <w:pStyle w:val="XML1"/>
              <w:rPr>
                <w:ins w:id="24009" w:author="Thomas Dietz" w:date="2012-08-08T17:05:00Z"/>
                <w:rPrChange w:id="24010" w:author="Thomas Dietz" w:date="2012-08-08T17:05:00Z">
                  <w:rPr>
                    <w:ins w:id="24011" w:author="Thomas Dietz" w:date="2012-08-08T17:05:00Z"/>
                    <w:lang w:val="de-DE"/>
                  </w:rPr>
                </w:rPrChange>
              </w:rPr>
            </w:pPr>
            <w:ins w:id="24012" w:author="Thomas Dietz" w:date="2012-08-08T17:05:00Z">
              <w:r w:rsidRPr="009F3611">
                <w:rPr>
                  <w:rPrChange w:id="24013" w:author="Thomas Dietz" w:date="2012-08-08T17:05:00Z">
                    <w:rPr>
                      <w:lang w:val="de-DE"/>
                    </w:rPr>
                  </w:rPrChange>
                </w:rPr>
                <w:t xml:space="preserve">      enum other;</w:t>
              </w:r>
            </w:ins>
          </w:p>
          <w:p w14:paraId="25E61196" w14:textId="77777777" w:rsidR="009F3611" w:rsidRPr="009F3611" w:rsidRDefault="009F3611" w:rsidP="009F3611">
            <w:pPr>
              <w:pStyle w:val="XML1"/>
              <w:rPr>
                <w:ins w:id="24014" w:author="Thomas Dietz" w:date="2012-08-08T17:05:00Z"/>
                <w:rPrChange w:id="24015" w:author="Thomas Dietz" w:date="2012-08-08T17:05:00Z">
                  <w:rPr>
                    <w:ins w:id="24016" w:author="Thomas Dietz" w:date="2012-08-08T17:05:00Z"/>
                    <w:lang w:val="de-DE"/>
                  </w:rPr>
                </w:rPrChange>
              </w:rPr>
            </w:pPr>
            <w:ins w:id="24017" w:author="Thomas Dietz" w:date="2012-08-08T17:05:00Z">
              <w:r w:rsidRPr="009F3611">
                <w:rPr>
                  <w:rPrChange w:id="24018" w:author="Thomas Dietz" w:date="2012-08-08T17:05:00Z">
                    <w:rPr>
                      <w:lang w:val="de-DE"/>
                    </w:rPr>
                  </w:rPrChange>
                </w:rPr>
                <w:t xml:space="preserve">    }</w:t>
              </w:r>
            </w:ins>
          </w:p>
          <w:p w14:paraId="063D732C" w14:textId="77777777" w:rsidR="009F3611" w:rsidRPr="009F3611" w:rsidRDefault="009F3611" w:rsidP="009F3611">
            <w:pPr>
              <w:pStyle w:val="XML1"/>
              <w:rPr>
                <w:ins w:id="24019" w:author="Thomas Dietz" w:date="2012-08-08T17:05:00Z"/>
                <w:rPrChange w:id="24020" w:author="Thomas Dietz" w:date="2012-08-08T17:05:00Z">
                  <w:rPr>
                    <w:ins w:id="24021" w:author="Thomas Dietz" w:date="2012-08-08T17:05:00Z"/>
                    <w:lang w:val="de-DE"/>
                  </w:rPr>
                </w:rPrChange>
              </w:rPr>
            </w:pPr>
            <w:ins w:id="24022" w:author="Thomas Dietz" w:date="2012-08-08T17:05:00Z">
              <w:r w:rsidRPr="009F3611">
                <w:rPr>
                  <w:rPrChange w:id="24023" w:author="Thomas Dietz" w:date="2012-08-08T17:05:00Z">
                    <w:rPr>
                      <w:lang w:val="de-DE"/>
                    </w:rPr>
                  </w:rPrChange>
                </w:rPr>
                <w:t xml:space="preserve">    description "Type to specify the rate of a port including the</w:t>
              </w:r>
            </w:ins>
          </w:p>
          <w:p w14:paraId="7E7823FD" w14:textId="77777777" w:rsidR="009F3611" w:rsidRPr="009F3611" w:rsidRDefault="009F3611" w:rsidP="009F3611">
            <w:pPr>
              <w:pStyle w:val="XML1"/>
              <w:rPr>
                <w:ins w:id="24024" w:author="Thomas Dietz" w:date="2012-08-08T17:05:00Z"/>
                <w:rPrChange w:id="24025" w:author="Thomas Dietz" w:date="2012-08-08T17:05:00Z">
                  <w:rPr>
                    <w:ins w:id="24026" w:author="Thomas Dietz" w:date="2012-08-08T17:05:00Z"/>
                    <w:lang w:val="de-DE"/>
                  </w:rPr>
                </w:rPrChange>
              </w:rPr>
            </w:pPr>
            <w:ins w:id="24027" w:author="Thomas Dietz" w:date="2012-08-08T17:05:00Z">
              <w:r w:rsidRPr="009F3611">
                <w:rPr>
                  <w:rPrChange w:id="24028" w:author="Thomas Dietz" w:date="2012-08-08T17:05:00Z">
                    <w:rPr>
                      <w:lang w:val="de-DE"/>
                    </w:rPr>
                  </w:rPrChange>
                </w:rPr>
                <w:t xml:space="preserve">      duplex transmission feature. Possible rates are 10Mb, 100Mb,</w:t>
              </w:r>
            </w:ins>
          </w:p>
          <w:p w14:paraId="6209AC46" w14:textId="77777777" w:rsidR="009F3611" w:rsidRPr="009F3611" w:rsidRDefault="009F3611" w:rsidP="009F3611">
            <w:pPr>
              <w:pStyle w:val="XML1"/>
              <w:rPr>
                <w:ins w:id="24029" w:author="Thomas Dietz" w:date="2012-08-08T17:05:00Z"/>
                <w:rPrChange w:id="24030" w:author="Thomas Dietz" w:date="2012-08-08T17:05:00Z">
                  <w:rPr>
                    <w:ins w:id="24031" w:author="Thomas Dietz" w:date="2012-08-08T17:05:00Z"/>
                    <w:lang w:val="de-DE"/>
                  </w:rPr>
                </w:rPrChange>
              </w:rPr>
            </w:pPr>
            <w:ins w:id="24032" w:author="Thomas Dietz" w:date="2012-08-08T17:05:00Z">
              <w:r w:rsidRPr="009F3611">
                <w:rPr>
                  <w:rPrChange w:id="24033" w:author="Thomas Dietz" w:date="2012-08-08T17:05:00Z">
                    <w:rPr>
                      <w:lang w:val="de-DE"/>
                    </w:rPr>
                  </w:rPrChange>
                </w:rPr>
                <w:t xml:space="preserve">      1Gb, 10Gb, 40Gb, 100Gb, 1Tb or other. Rates of 10Mb, 100Mb</w:t>
              </w:r>
            </w:ins>
          </w:p>
          <w:p w14:paraId="2822F3F0" w14:textId="77777777" w:rsidR="009F3611" w:rsidRPr="009F3611" w:rsidRDefault="009F3611" w:rsidP="009F3611">
            <w:pPr>
              <w:pStyle w:val="XML1"/>
              <w:rPr>
                <w:ins w:id="24034" w:author="Thomas Dietz" w:date="2012-08-08T17:05:00Z"/>
                <w:rPrChange w:id="24035" w:author="Thomas Dietz" w:date="2012-08-08T17:05:00Z">
                  <w:rPr>
                    <w:ins w:id="24036" w:author="Thomas Dietz" w:date="2012-08-08T17:05:00Z"/>
                    <w:lang w:val="de-DE"/>
                  </w:rPr>
                </w:rPrChange>
              </w:rPr>
            </w:pPr>
            <w:ins w:id="24037" w:author="Thomas Dietz" w:date="2012-08-08T17:05:00Z">
              <w:r w:rsidRPr="009F3611">
                <w:rPr>
                  <w:rPrChange w:id="24038" w:author="Thomas Dietz" w:date="2012-08-08T17:05:00Z">
                    <w:rPr>
                      <w:lang w:val="de-DE"/>
                    </w:rPr>
                  </w:rPrChange>
                </w:rPr>
                <w:t xml:space="preserve">      and 1 Gb can support half or full duplex transmission.";</w:t>
              </w:r>
            </w:ins>
          </w:p>
          <w:p w14:paraId="5FF5175A" w14:textId="77777777" w:rsidR="009F3611" w:rsidRPr="009F3611" w:rsidRDefault="009F3611" w:rsidP="009F3611">
            <w:pPr>
              <w:pStyle w:val="XML1"/>
              <w:rPr>
                <w:ins w:id="24039" w:author="Thomas Dietz" w:date="2012-08-08T17:05:00Z"/>
                <w:rPrChange w:id="24040" w:author="Thomas Dietz" w:date="2012-08-08T17:05:00Z">
                  <w:rPr>
                    <w:ins w:id="24041" w:author="Thomas Dietz" w:date="2012-08-08T17:05:00Z"/>
                    <w:lang w:val="de-DE"/>
                  </w:rPr>
                </w:rPrChange>
              </w:rPr>
            </w:pPr>
            <w:ins w:id="24042" w:author="Thomas Dietz" w:date="2012-08-08T17:05:00Z">
              <w:r w:rsidRPr="009F3611">
                <w:rPr>
                  <w:rPrChange w:id="24043" w:author="Thomas Dietz" w:date="2012-08-08T17:05:00Z">
                    <w:rPr>
                      <w:lang w:val="de-DE"/>
                    </w:rPr>
                  </w:rPrChange>
                </w:rPr>
                <w:t xml:space="preserve">  }</w:t>
              </w:r>
            </w:ins>
          </w:p>
          <w:p w14:paraId="588DB761" w14:textId="77777777" w:rsidR="009F3611" w:rsidRPr="009F3611" w:rsidRDefault="009F3611" w:rsidP="009F3611">
            <w:pPr>
              <w:pStyle w:val="XML1"/>
              <w:rPr>
                <w:ins w:id="24044" w:author="Thomas Dietz" w:date="2012-08-08T17:05:00Z"/>
                <w:rPrChange w:id="24045" w:author="Thomas Dietz" w:date="2012-08-08T17:05:00Z">
                  <w:rPr>
                    <w:ins w:id="24046" w:author="Thomas Dietz" w:date="2012-08-08T17:05:00Z"/>
                    <w:lang w:val="de-DE"/>
                  </w:rPr>
                </w:rPrChange>
              </w:rPr>
            </w:pPr>
          </w:p>
          <w:p w14:paraId="4FC0DC5A" w14:textId="77777777" w:rsidR="009F3611" w:rsidRPr="009F3611" w:rsidRDefault="009F3611" w:rsidP="009F3611">
            <w:pPr>
              <w:pStyle w:val="XML1"/>
              <w:rPr>
                <w:ins w:id="24047" w:author="Thomas Dietz" w:date="2012-08-08T17:05:00Z"/>
                <w:rPrChange w:id="24048" w:author="Thomas Dietz" w:date="2012-08-08T17:05:00Z">
                  <w:rPr>
                    <w:ins w:id="24049" w:author="Thomas Dietz" w:date="2012-08-08T17:05:00Z"/>
                    <w:lang w:val="de-DE"/>
                  </w:rPr>
                </w:rPrChange>
              </w:rPr>
            </w:pPr>
            <w:ins w:id="24050" w:author="Thomas Dietz" w:date="2012-08-08T17:05:00Z">
              <w:r w:rsidRPr="009F3611">
                <w:rPr>
                  <w:rPrChange w:id="24051" w:author="Thomas Dietz" w:date="2012-08-08T17:05:00Z">
                    <w:rPr>
                      <w:lang w:val="de-DE"/>
                    </w:rPr>
                  </w:rPrChange>
                </w:rPr>
                <w:t xml:space="preserve">  typedef OFActionType {</w:t>
              </w:r>
            </w:ins>
          </w:p>
          <w:p w14:paraId="34D259EA" w14:textId="77777777" w:rsidR="009F3611" w:rsidRPr="009F3611" w:rsidRDefault="009F3611" w:rsidP="009F3611">
            <w:pPr>
              <w:pStyle w:val="XML1"/>
              <w:rPr>
                <w:ins w:id="24052" w:author="Thomas Dietz" w:date="2012-08-08T17:05:00Z"/>
                <w:rPrChange w:id="24053" w:author="Thomas Dietz" w:date="2012-08-08T17:05:00Z">
                  <w:rPr>
                    <w:ins w:id="24054" w:author="Thomas Dietz" w:date="2012-08-08T17:05:00Z"/>
                    <w:lang w:val="de-DE"/>
                  </w:rPr>
                </w:rPrChange>
              </w:rPr>
            </w:pPr>
            <w:ins w:id="24055" w:author="Thomas Dietz" w:date="2012-08-08T17:05:00Z">
              <w:r w:rsidRPr="009F3611">
                <w:rPr>
                  <w:rPrChange w:id="24056" w:author="Thomas Dietz" w:date="2012-08-08T17:05:00Z">
                    <w:rPr>
                      <w:lang w:val="de-DE"/>
                    </w:rPr>
                  </w:rPrChange>
                </w:rPr>
                <w:t xml:space="preserve">    type enumeration {</w:t>
              </w:r>
            </w:ins>
          </w:p>
          <w:p w14:paraId="04D02B18" w14:textId="77777777" w:rsidR="009F3611" w:rsidRPr="009F3611" w:rsidRDefault="009F3611" w:rsidP="009F3611">
            <w:pPr>
              <w:pStyle w:val="XML1"/>
              <w:rPr>
                <w:ins w:id="24057" w:author="Thomas Dietz" w:date="2012-08-08T17:05:00Z"/>
                <w:rPrChange w:id="24058" w:author="Thomas Dietz" w:date="2012-08-08T17:05:00Z">
                  <w:rPr>
                    <w:ins w:id="24059" w:author="Thomas Dietz" w:date="2012-08-08T17:05:00Z"/>
                    <w:lang w:val="de-DE"/>
                  </w:rPr>
                </w:rPrChange>
              </w:rPr>
            </w:pPr>
            <w:ins w:id="24060" w:author="Thomas Dietz" w:date="2012-08-08T17:05:00Z">
              <w:r w:rsidRPr="009F3611">
                <w:rPr>
                  <w:rPrChange w:id="24061" w:author="Thomas Dietz" w:date="2012-08-08T17:05:00Z">
                    <w:rPr>
                      <w:lang w:val="de-DE"/>
                    </w:rPr>
                  </w:rPrChange>
                </w:rPr>
                <w:t xml:space="preserve">      enum output;</w:t>
              </w:r>
            </w:ins>
          </w:p>
          <w:p w14:paraId="4111FD54" w14:textId="77777777" w:rsidR="009F3611" w:rsidRPr="009F3611" w:rsidRDefault="009F3611" w:rsidP="009F3611">
            <w:pPr>
              <w:pStyle w:val="XML1"/>
              <w:rPr>
                <w:ins w:id="24062" w:author="Thomas Dietz" w:date="2012-08-08T17:05:00Z"/>
                <w:rPrChange w:id="24063" w:author="Thomas Dietz" w:date="2012-08-08T17:05:00Z">
                  <w:rPr>
                    <w:ins w:id="24064" w:author="Thomas Dietz" w:date="2012-08-08T17:05:00Z"/>
                    <w:lang w:val="de-DE"/>
                  </w:rPr>
                </w:rPrChange>
              </w:rPr>
            </w:pPr>
            <w:ins w:id="24065" w:author="Thomas Dietz" w:date="2012-08-08T17:05:00Z">
              <w:r w:rsidRPr="009F3611">
                <w:rPr>
                  <w:rPrChange w:id="24066" w:author="Thomas Dietz" w:date="2012-08-08T17:05:00Z">
                    <w:rPr>
                      <w:lang w:val="de-DE"/>
                    </w:rPr>
                  </w:rPrChange>
                </w:rPr>
                <w:t xml:space="preserve">      enum copy-ttl-out;</w:t>
              </w:r>
            </w:ins>
          </w:p>
          <w:p w14:paraId="6A304F89" w14:textId="77777777" w:rsidR="009F3611" w:rsidRPr="009F3611" w:rsidRDefault="009F3611" w:rsidP="009F3611">
            <w:pPr>
              <w:pStyle w:val="XML1"/>
              <w:rPr>
                <w:ins w:id="24067" w:author="Thomas Dietz" w:date="2012-08-08T17:05:00Z"/>
                <w:rPrChange w:id="24068" w:author="Thomas Dietz" w:date="2012-08-08T17:05:00Z">
                  <w:rPr>
                    <w:ins w:id="24069" w:author="Thomas Dietz" w:date="2012-08-08T17:05:00Z"/>
                    <w:lang w:val="de-DE"/>
                  </w:rPr>
                </w:rPrChange>
              </w:rPr>
            </w:pPr>
            <w:ins w:id="24070" w:author="Thomas Dietz" w:date="2012-08-08T17:05:00Z">
              <w:r w:rsidRPr="009F3611">
                <w:rPr>
                  <w:rPrChange w:id="24071" w:author="Thomas Dietz" w:date="2012-08-08T17:05:00Z">
                    <w:rPr>
                      <w:lang w:val="de-DE"/>
                    </w:rPr>
                  </w:rPrChange>
                </w:rPr>
                <w:t xml:space="preserve">      enum copy-ttl-in;</w:t>
              </w:r>
            </w:ins>
          </w:p>
          <w:p w14:paraId="5A683AAC" w14:textId="77777777" w:rsidR="009F3611" w:rsidRPr="009F3611" w:rsidRDefault="009F3611" w:rsidP="009F3611">
            <w:pPr>
              <w:pStyle w:val="XML1"/>
              <w:rPr>
                <w:ins w:id="24072" w:author="Thomas Dietz" w:date="2012-08-08T17:05:00Z"/>
                <w:rPrChange w:id="24073" w:author="Thomas Dietz" w:date="2012-08-08T17:05:00Z">
                  <w:rPr>
                    <w:ins w:id="24074" w:author="Thomas Dietz" w:date="2012-08-08T17:05:00Z"/>
                    <w:lang w:val="de-DE"/>
                  </w:rPr>
                </w:rPrChange>
              </w:rPr>
            </w:pPr>
            <w:ins w:id="24075" w:author="Thomas Dietz" w:date="2012-08-08T17:05:00Z">
              <w:r w:rsidRPr="009F3611">
                <w:rPr>
                  <w:rPrChange w:id="24076" w:author="Thomas Dietz" w:date="2012-08-08T17:05:00Z">
                    <w:rPr>
                      <w:lang w:val="de-DE"/>
                    </w:rPr>
                  </w:rPrChange>
                </w:rPr>
                <w:t xml:space="preserve">      enum set-mpls-ttl;</w:t>
              </w:r>
            </w:ins>
          </w:p>
          <w:p w14:paraId="6B9FB4A5" w14:textId="77777777" w:rsidR="009F3611" w:rsidRPr="009F3611" w:rsidRDefault="009F3611" w:rsidP="009F3611">
            <w:pPr>
              <w:pStyle w:val="XML1"/>
              <w:rPr>
                <w:ins w:id="24077" w:author="Thomas Dietz" w:date="2012-08-08T17:05:00Z"/>
                <w:rPrChange w:id="24078" w:author="Thomas Dietz" w:date="2012-08-08T17:05:00Z">
                  <w:rPr>
                    <w:ins w:id="24079" w:author="Thomas Dietz" w:date="2012-08-08T17:05:00Z"/>
                    <w:lang w:val="de-DE"/>
                  </w:rPr>
                </w:rPrChange>
              </w:rPr>
            </w:pPr>
            <w:ins w:id="24080" w:author="Thomas Dietz" w:date="2012-08-08T17:05:00Z">
              <w:r w:rsidRPr="009F3611">
                <w:rPr>
                  <w:rPrChange w:id="24081" w:author="Thomas Dietz" w:date="2012-08-08T17:05:00Z">
                    <w:rPr>
                      <w:lang w:val="de-DE"/>
                    </w:rPr>
                  </w:rPrChange>
                </w:rPr>
                <w:t xml:space="preserve">      enum dec-mpls-ttl;</w:t>
              </w:r>
            </w:ins>
          </w:p>
          <w:p w14:paraId="68E207D0" w14:textId="77777777" w:rsidR="009F3611" w:rsidRPr="009F3611" w:rsidRDefault="009F3611" w:rsidP="009F3611">
            <w:pPr>
              <w:pStyle w:val="XML1"/>
              <w:rPr>
                <w:ins w:id="24082" w:author="Thomas Dietz" w:date="2012-08-08T17:05:00Z"/>
                <w:rPrChange w:id="24083" w:author="Thomas Dietz" w:date="2012-08-08T17:05:00Z">
                  <w:rPr>
                    <w:ins w:id="24084" w:author="Thomas Dietz" w:date="2012-08-08T17:05:00Z"/>
                    <w:lang w:val="de-DE"/>
                  </w:rPr>
                </w:rPrChange>
              </w:rPr>
            </w:pPr>
            <w:ins w:id="24085" w:author="Thomas Dietz" w:date="2012-08-08T17:05:00Z">
              <w:r w:rsidRPr="009F3611">
                <w:rPr>
                  <w:rPrChange w:id="24086" w:author="Thomas Dietz" w:date="2012-08-08T17:05:00Z">
                    <w:rPr>
                      <w:lang w:val="de-DE"/>
                    </w:rPr>
                  </w:rPrChange>
                </w:rPr>
                <w:t xml:space="preserve">      enum push-vlan;</w:t>
              </w:r>
            </w:ins>
          </w:p>
          <w:p w14:paraId="4252A9BA" w14:textId="77777777" w:rsidR="009F3611" w:rsidRPr="009F3611" w:rsidRDefault="009F3611" w:rsidP="009F3611">
            <w:pPr>
              <w:pStyle w:val="XML1"/>
              <w:rPr>
                <w:ins w:id="24087" w:author="Thomas Dietz" w:date="2012-08-08T17:05:00Z"/>
                <w:rPrChange w:id="24088" w:author="Thomas Dietz" w:date="2012-08-08T17:05:00Z">
                  <w:rPr>
                    <w:ins w:id="24089" w:author="Thomas Dietz" w:date="2012-08-08T17:05:00Z"/>
                    <w:lang w:val="de-DE"/>
                  </w:rPr>
                </w:rPrChange>
              </w:rPr>
            </w:pPr>
            <w:ins w:id="24090" w:author="Thomas Dietz" w:date="2012-08-08T17:05:00Z">
              <w:r w:rsidRPr="009F3611">
                <w:rPr>
                  <w:rPrChange w:id="24091" w:author="Thomas Dietz" w:date="2012-08-08T17:05:00Z">
                    <w:rPr>
                      <w:lang w:val="de-DE"/>
                    </w:rPr>
                  </w:rPrChange>
                </w:rPr>
                <w:t xml:space="preserve">      enum pop-vlan;</w:t>
              </w:r>
            </w:ins>
          </w:p>
          <w:p w14:paraId="78462560" w14:textId="77777777" w:rsidR="009F3611" w:rsidRPr="009F3611" w:rsidRDefault="009F3611" w:rsidP="009F3611">
            <w:pPr>
              <w:pStyle w:val="XML1"/>
              <w:rPr>
                <w:ins w:id="24092" w:author="Thomas Dietz" w:date="2012-08-08T17:05:00Z"/>
                <w:rPrChange w:id="24093" w:author="Thomas Dietz" w:date="2012-08-08T17:05:00Z">
                  <w:rPr>
                    <w:ins w:id="24094" w:author="Thomas Dietz" w:date="2012-08-08T17:05:00Z"/>
                    <w:lang w:val="de-DE"/>
                  </w:rPr>
                </w:rPrChange>
              </w:rPr>
            </w:pPr>
            <w:ins w:id="24095" w:author="Thomas Dietz" w:date="2012-08-08T17:05:00Z">
              <w:r w:rsidRPr="009F3611">
                <w:rPr>
                  <w:rPrChange w:id="24096" w:author="Thomas Dietz" w:date="2012-08-08T17:05:00Z">
                    <w:rPr>
                      <w:lang w:val="de-DE"/>
                    </w:rPr>
                  </w:rPrChange>
                </w:rPr>
                <w:t xml:space="preserve">      enum push-mpls;</w:t>
              </w:r>
            </w:ins>
          </w:p>
          <w:p w14:paraId="3614C7CA" w14:textId="77777777" w:rsidR="009F3611" w:rsidRPr="009F3611" w:rsidRDefault="009F3611" w:rsidP="009F3611">
            <w:pPr>
              <w:pStyle w:val="XML1"/>
              <w:rPr>
                <w:ins w:id="24097" w:author="Thomas Dietz" w:date="2012-08-08T17:05:00Z"/>
                <w:rPrChange w:id="24098" w:author="Thomas Dietz" w:date="2012-08-08T17:05:00Z">
                  <w:rPr>
                    <w:ins w:id="24099" w:author="Thomas Dietz" w:date="2012-08-08T17:05:00Z"/>
                    <w:lang w:val="de-DE"/>
                  </w:rPr>
                </w:rPrChange>
              </w:rPr>
            </w:pPr>
            <w:ins w:id="24100" w:author="Thomas Dietz" w:date="2012-08-08T17:05:00Z">
              <w:r w:rsidRPr="009F3611">
                <w:rPr>
                  <w:rPrChange w:id="24101" w:author="Thomas Dietz" w:date="2012-08-08T17:05:00Z">
                    <w:rPr>
                      <w:lang w:val="de-DE"/>
                    </w:rPr>
                  </w:rPrChange>
                </w:rPr>
                <w:t xml:space="preserve">      enum pop-mpls;</w:t>
              </w:r>
            </w:ins>
          </w:p>
          <w:p w14:paraId="56416A39" w14:textId="77777777" w:rsidR="009F3611" w:rsidRPr="009F3611" w:rsidRDefault="009F3611" w:rsidP="009F3611">
            <w:pPr>
              <w:pStyle w:val="XML1"/>
              <w:rPr>
                <w:ins w:id="24102" w:author="Thomas Dietz" w:date="2012-08-08T17:05:00Z"/>
                <w:rPrChange w:id="24103" w:author="Thomas Dietz" w:date="2012-08-08T17:05:00Z">
                  <w:rPr>
                    <w:ins w:id="24104" w:author="Thomas Dietz" w:date="2012-08-08T17:05:00Z"/>
                    <w:lang w:val="de-DE"/>
                  </w:rPr>
                </w:rPrChange>
              </w:rPr>
            </w:pPr>
            <w:ins w:id="24105" w:author="Thomas Dietz" w:date="2012-08-08T17:05:00Z">
              <w:r w:rsidRPr="009F3611">
                <w:rPr>
                  <w:rPrChange w:id="24106" w:author="Thomas Dietz" w:date="2012-08-08T17:05:00Z">
                    <w:rPr>
                      <w:lang w:val="de-DE"/>
                    </w:rPr>
                  </w:rPrChange>
                </w:rPr>
                <w:t xml:space="preserve">      enum set-queue;</w:t>
              </w:r>
            </w:ins>
          </w:p>
          <w:p w14:paraId="2694DE61" w14:textId="77777777" w:rsidR="009F3611" w:rsidRPr="009F3611" w:rsidRDefault="009F3611" w:rsidP="009F3611">
            <w:pPr>
              <w:pStyle w:val="XML1"/>
              <w:rPr>
                <w:ins w:id="24107" w:author="Thomas Dietz" w:date="2012-08-08T17:05:00Z"/>
                <w:rPrChange w:id="24108" w:author="Thomas Dietz" w:date="2012-08-08T17:05:00Z">
                  <w:rPr>
                    <w:ins w:id="24109" w:author="Thomas Dietz" w:date="2012-08-08T17:05:00Z"/>
                    <w:lang w:val="de-DE"/>
                  </w:rPr>
                </w:rPrChange>
              </w:rPr>
            </w:pPr>
            <w:ins w:id="24110" w:author="Thomas Dietz" w:date="2012-08-08T17:05:00Z">
              <w:r w:rsidRPr="009F3611">
                <w:rPr>
                  <w:rPrChange w:id="24111" w:author="Thomas Dietz" w:date="2012-08-08T17:05:00Z">
                    <w:rPr>
                      <w:lang w:val="de-DE"/>
                    </w:rPr>
                  </w:rPrChange>
                </w:rPr>
                <w:t xml:space="preserve">      enum group;</w:t>
              </w:r>
            </w:ins>
          </w:p>
          <w:p w14:paraId="382408A1" w14:textId="77777777" w:rsidR="009F3611" w:rsidRPr="009F3611" w:rsidRDefault="009F3611" w:rsidP="009F3611">
            <w:pPr>
              <w:pStyle w:val="XML1"/>
              <w:rPr>
                <w:ins w:id="24112" w:author="Thomas Dietz" w:date="2012-08-08T17:05:00Z"/>
                <w:rPrChange w:id="24113" w:author="Thomas Dietz" w:date="2012-08-08T17:05:00Z">
                  <w:rPr>
                    <w:ins w:id="24114" w:author="Thomas Dietz" w:date="2012-08-08T17:05:00Z"/>
                    <w:lang w:val="de-DE"/>
                  </w:rPr>
                </w:rPrChange>
              </w:rPr>
            </w:pPr>
            <w:ins w:id="24115" w:author="Thomas Dietz" w:date="2012-08-08T17:05:00Z">
              <w:r w:rsidRPr="009F3611">
                <w:rPr>
                  <w:rPrChange w:id="24116" w:author="Thomas Dietz" w:date="2012-08-08T17:05:00Z">
                    <w:rPr>
                      <w:lang w:val="de-DE"/>
                    </w:rPr>
                  </w:rPrChange>
                </w:rPr>
                <w:t xml:space="preserve">      enum set-nw-ttl;</w:t>
              </w:r>
            </w:ins>
          </w:p>
          <w:p w14:paraId="596BD6B6" w14:textId="77777777" w:rsidR="009F3611" w:rsidRPr="009F3611" w:rsidRDefault="009F3611" w:rsidP="009F3611">
            <w:pPr>
              <w:pStyle w:val="XML1"/>
              <w:rPr>
                <w:ins w:id="24117" w:author="Thomas Dietz" w:date="2012-08-08T17:05:00Z"/>
                <w:rPrChange w:id="24118" w:author="Thomas Dietz" w:date="2012-08-08T17:05:00Z">
                  <w:rPr>
                    <w:ins w:id="24119" w:author="Thomas Dietz" w:date="2012-08-08T17:05:00Z"/>
                    <w:lang w:val="de-DE"/>
                  </w:rPr>
                </w:rPrChange>
              </w:rPr>
            </w:pPr>
            <w:ins w:id="24120" w:author="Thomas Dietz" w:date="2012-08-08T17:05:00Z">
              <w:r w:rsidRPr="009F3611">
                <w:rPr>
                  <w:rPrChange w:id="24121" w:author="Thomas Dietz" w:date="2012-08-08T17:05:00Z">
                    <w:rPr>
                      <w:lang w:val="de-DE"/>
                    </w:rPr>
                  </w:rPrChange>
                </w:rPr>
                <w:t xml:space="preserve">      enum dec-nw-ttl;</w:t>
              </w:r>
            </w:ins>
          </w:p>
          <w:p w14:paraId="1918F63C" w14:textId="77777777" w:rsidR="009F3611" w:rsidRPr="009F3611" w:rsidRDefault="009F3611" w:rsidP="009F3611">
            <w:pPr>
              <w:pStyle w:val="XML1"/>
              <w:rPr>
                <w:ins w:id="24122" w:author="Thomas Dietz" w:date="2012-08-08T17:05:00Z"/>
                <w:rPrChange w:id="24123" w:author="Thomas Dietz" w:date="2012-08-08T17:05:00Z">
                  <w:rPr>
                    <w:ins w:id="24124" w:author="Thomas Dietz" w:date="2012-08-08T17:05:00Z"/>
                    <w:lang w:val="de-DE"/>
                  </w:rPr>
                </w:rPrChange>
              </w:rPr>
            </w:pPr>
            <w:ins w:id="24125" w:author="Thomas Dietz" w:date="2012-08-08T17:05:00Z">
              <w:r w:rsidRPr="009F3611">
                <w:rPr>
                  <w:rPrChange w:id="24126" w:author="Thomas Dietz" w:date="2012-08-08T17:05:00Z">
                    <w:rPr>
                      <w:lang w:val="de-DE"/>
                    </w:rPr>
                  </w:rPrChange>
                </w:rPr>
                <w:t xml:space="preserve">      enum set-field;</w:t>
              </w:r>
            </w:ins>
          </w:p>
          <w:p w14:paraId="6DAB27C6" w14:textId="77777777" w:rsidR="009F3611" w:rsidRPr="009F3611" w:rsidRDefault="009F3611" w:rsidP="009F3611">
            <w:pPr>
              <w:pStyle w:val="XML1"/>
              <w:rPr>
                <w:ins w:id="24127" w:author="Thomas Dietz" w:date="2012-08-08T17:05:00Z"/>
                <w:rPrChange w:id="24128" w:author="Thomas Dietz" w:date="2012-08-08T17:05:00Z">
                  <w:rPr>
                    <w:ins w:id="24129" w:author="Thomas Dietz" w:date="2012-08-08T17:05:00Z"/>
                    <w:lang w:val="de-DE"/>
                  </w:rPr>
                </w:rPrChange>
              </w:rPr>
            </w:pPr>
            <w:ins w:id="24130" w:author="Thomas Dietz" w:date="2012-08-08T17:05:00Z">
              <w:r w:rsidRPr="009F3611">
                <w:rPr>
                  <w:rPrChange w:id="24131" w:author="Thomas Dietz" w:date="2012-08-08T17:05:00Z">
                    <w:rPr>
                      <w:lang w:val="de-DE"/>
                    </w:rPr>
                  </w:rPrChange>
                </w:rPr>
                <w:t xml:space="preserve">    }</w:t>
              </w:r>
            </w:ins>
          </w:p>
          <w:p w14:paraId="5A21B7D0" w14:textId="77777777" w:rsidR="009F3611" w:rsidRPr="009F3611" w:rsidRDefault="009F3611" w:rsidP="009F3611">
            <w:pPr>
              <w:pStyle w:val="XML1"/>
              <w:rPr>
                <w:ins w:id="24132" w:author="Thomas Dietz" w:date="2012-08-08T17:05:00Z"/>
                <w:rPrChange w:id="24133" w:author="Thomas Dietz" w:date="2012-08-08T17:05:00Z">
                  <w:rPr>
                    <w:ins w:id="24134" w:author="Thomas Dietz" w:date="2012-08-08T17:05:00Z"/>
                    <w:lang w:val="de-DE"/>
                  </w:rPr>
                </w:rPrChange>
              </w:rPr>
            </w:pPr>
            <w:ins w:id="24135" w:author="Thomas Dietz" w:date="2012-08-08T17:05:00Z">
              <w:r w:rsidRPr="009F3611">
                <w:rPr>
                  <w:rPrChange w:id="24136" w:author="Thomas Dietz" w:date="2012-08-08T17:05:00Z">
                    <w:rPr>
                      <w:lang w:val="de-DE"/>
                    </w:rPr>
                  </w:rPrChange>
                </w:rPr>
                <w:t xml:space="preserve">    description "The types of actions defined in OpenFlow Switch</w:t>
              </w:r>
            </w:ins>
          </w:p>
          <w:p w14:paraId="5A957B28" w14:textId="77777777" w:rsidR="009F3611" w:rsidRPr="009F3611" w:rsidRDefault="009F3611" w:rsidP="009F3611">
            <w:pPr>
              <w:pStyle w:val="XML1"/>
              <w:rPr>
                <w:ins w:id="24137" w:author="Thomas Dietz" w:date="2012-08-08T17:05:00Z"/>
                <w:rPrChange w:id="24138" w:author="Thomas Dietz" w:date="2012-08-08T17:05:00Z">
                  <w:rPr>
                    <w:ins w:id="24139" w:author="Thomas Dietz" w:date="2012-08-08T17:05:00Z"/>
                    <w:lang w:val="de-DE"/>
                  </w:rPr>
                </w:rPrChange>
              </w:rPr>
            </w:pPr>
            <w:ins w:id="24140" w:author="Thomas Dietz" w:date="2012-08-08T17:05:00Z">
              <w:r w:rsidRPr="009F3611">
                <w:rPr>
                  <w:rPrChange w:id="24141" w:author="Thomas Dietz" w:date="2012-08-08T17:05:00Z">
                    <w:rPr>
                      <w:lang w:val="de-DE"/>
                    </w:rPr>
                  </w:rPrChange>
                </w:rPr>
                <w:t xml:space="preserve">      Specification versions 1.2, 1.3, and 1.3.1";</w:t>
              </w:r>
            </w:ins>
          </w:p>
          <w:p w14:paraId="33A28A25" w14:textId="77777777" w:rsidR="009F3611" w:rsidRPr="009F3611" w:rsidRDefault="009F3611" w:rsidP="009F3611">
            <w:pPr>
              <w:pStyle w:val="XML1"/>
              <w:rPr>
                <w:ins w:id="24142" w:author="Thomas Dietz" w:date="2012-08-08T17:05:00Z"/>
                <w:rPrChange w:id="24143" w:author="Thomas Dietz" w:date="2012-08-08T17:05:00Z">
                  <w:rPr>
                    <w:ins w:id="24144" w:author="Thomas Dietz" w:date="2012-08-08T17:05:00Z"/>
                    <w:lang w:val="de-DE"/>
                  </w:rPr>
                </w:rPrChange>
              </w:rPr>
            </w:pPr>
            <w:ins w:id="24145" w:author="Thomas Dietz" w:date="2012-08-08T17:05:00Z">
              <w:r w:rsidRPr="009F3611">
                <w:rPr>
                  <w:rPrChange w:id="24146" w:author="Thomas Dietz" w:date="2012-08-08T17:05:00Z">
                    <w:rPr>
                      <w:lang w:val="de-DE"/>
                    </w:rPr>
                  </w:rPrChange>
                </w:rPr>
                <w:t xml:space="preserve">  }</w:t>
              </w:r>
            </w:ins>
          </w:p>
          <w:p w14:paraId="7D9A7465" w14:textId="77777777" w:rsidR="009F3611" w:rsidRPr="009F3611" w:rsidRDefault="009F3611" w:rsidP="009F3611">
            <w:pPr>
              <w:pStyle w:val="XML1"/>
              <w:rPr>
                <w:ins w:id="24147" w:author="Thomas Dietz" w:date="2012-08-08T17:05:00Z"/>
                <w:rPrChange w:id="24148" w:author="Thomas Dietz" w:date="2012-08-08T17:05:00Z">
                  <w:rPr>
                    <w:ins w:id="24149" w:author="Thomas Dietz" w:date="2012-08-08T17:05:00Z"/>
                    <w:lang w:val="de-DE"/>
                  </w:rPr>
                </w:rPrChange>
              </w:rPr>
            </w:pPr>
          </w:p>
          <w:p w14:paraId="2970476B" w14:textId="77777777" w:rsidR="009F3611" w:rsidRPr="009F3611" w:rsidRDefault="009F3611" w:rsidP="009F3611">
            <w:pPr>
              <w:pStyle w:val="XML1"/>
              <w:rPr>
                <w:ins w:id="24150" w:author="Thomas Dietz" w:date="2012-08-08T17:05:00Z"/>
                <w:rPrChange w:id="24151" w:author="Thomas Dietz" w:date="2012-08-08T17:05:00Z">
                  <w:rPr>
                    <w:ins w:id="24152" w:author="Thomas Dietz" w:date="2012-08-08T17:05:00Z"/>
                    <w:lang w:val="de-DE"/>
                  </w:rPr>
                </w:rPrChange>
              </w:rPr>
            </w:pPr>
            <w:ins w:id="24153" w:author="Thomas Dietz" w:date="2012-08-08T17:05:00Z">
              <w:r w:rsidRPr="009F3611">
                <w:rPr>
                  <w:rPrChange w:id="24154" w:author="Thomas Dietz" w:date="2012-08-08T17:05:00Z">
                    <w:rPr>
                      <w:lang w:val="de-DE"/>
                    </w:rPr>
                  </w:rPrChange>
                </w:rPr>
                <w:t xml:space="preserve">  typedef OFInstructionType {</w:t>
              </w:r>
            </w:ins>
          </w:p>
          <w:p w14:paraId="5370AFF5" w14:textId="77777777" w:rsidR="009F3611" w:rsidRPr="009F3611" w:rsidRDefault="009F3611" w:rsidP="009F3611">
            <w:pPr>
              <w:pStyle w:val="XML1"/>
              <w:rPr>
                <w:ins w:id="24155" w:author="Thomas Dietz" w:date="2012-08-08T17:05:00Z"/>
                <w:rPrChange w:id="24156" w:author="Thomas Dietz" w:date="2012-08-08T17:05:00Z">
                  <w:rPr>
                    <w:ins w:id="24157" w:author="Thomas Dietz" w:date="2012-08-08T17:05:00Z"/>
                    <w:lang w:val="de-DE"/>
                  </w:rPr>
                </w:rPrChange>
              </w:rPr>
            </w:pPr>
            <w:ins w:id="24158" w:author="Thomas Dietz" w:date="2012-08-08T17:05:00Z">
              <w:r w:rsidRPr="009F3611">
                <w:rPr>
                  <w:rPrChange w:id="24159" w:author="Thomas Dietz" w:date="2012-08-08T17:05:00Z">
                    <w:rPr>
                      <w:lang w:val="de-DE"/>
                    </w:rPr>
                  </w:rPrChange>
                </w:rPr>
                <w:t xml:space="preserve">    type enumeration {</w:t>
              </w:r>
            </w:ins>
          </w:p>
          <w:p w14:paraId="251B2CE9" w14:textId="77777777" w:rsidR="009F3611" w:rsidRPr="009F3611" w:rsidRDefault="009F3611" w:rsidP="009F3611">
            <w:pPr>
              <w:pStyle w:val="XML1"/>
              <w:rPr>
                <w:ins w:id="24160" w:author="Thomas Dietz" w:date="2012-08-08T17:05:00Z"/>
                <w:rPrChange w:id="24161" w:author="Thomas Dietz" w:date="2012-08-08T17:05:00Z">
                  <w:rPr>
                    <w:ins w:id="24162" w:author="Thomas Dietz" w:date="2012-08-08T17:05:00Z"/>
                    <w:lang w:val="de-DE"/>
                  </w:rPr>
                </w:rPrChange>
              </w:rPr>
            </w:pPr>
            <w:ins w:id="24163" w:author="Thomas Dietz" w:date="2012-08-08T17:05:00Z">
              <w:r w:rsidRPr="009F3611">
                <w:rPr>
                  <w:rPrChange w:id="24164" w:author="Thomas Dietz" w:date="2012-08-08T17:05:00Z">
                    <w:rPr>
                      <w:lang w:val="de-DE"/>
                    </w:rPr>
                  </w:rPrChange>
                </w:rPr>
                <w:t xml:space="preserve">      enum apply-actions;</w:t>
              </w:r>
            </w:ins>
          </w:p>
          <w:p w14:paraId="1E96B77F" w14:textId="77777777" w:rsidR="009F3611" w:rsidRPr="009F3611" w:rsidRDefault="009F3611" w:rsidP="009F3611">
            <w:pPr>
              <w:pStyle w:val="XML1"/>
              <w:rPr>
                <w:ins w:id="24165" w:author="Thomas Dietz" w:date="2012-08-08T17:05:00Z"/>
                <w:rPrChange w:id="24166" w:author="Thomas Dietz" w:date="2012-08-08T17:05:00Z">
                  <w:rPr>
                    <w:ins w:id="24167" w:author="Thomas Dietz" w:date="2012-08-08T17:05:00Z"/>
                    <w:lang w:val="de-DE"/>
                  </w:rPr>
                </w:rPrChange>
              </w:rPr>
            </w:pPr>
            <w:ins w:id="24168" w:author="Thomas Dietz" w:date="2012-08-08T17:05:00Z">
              <w:r w:rsidRPr="009F3611">
                <w:rPr>
                  <w:rPrChange w:id="24169" w:author="Thomas Dietz" w:date="2012-08-08T17:05:00Z">
                    <w:rPr>
                      <w:lang w:val="de-DE"/>
                    </w:rPr>
                  </w:rPrChange>
                </w:rPr>
                <w:t xml:space="preserve">      enum clear-actions;</w:t>
              </w:r>
            </w:ins>
          </w:p>
          <w:p w14:paraId="170A363E" w14:textId="77777777" w:rsidR="009F3611" w:rsidRPr="009F3611" w:rsidRDefault="009F3611" w:rsidP="009F3611">
            <w:pPr>
              <w:pStyle w:val="XML1"/>
              <w:rPr>
                <w:ins w:id="24170" w:author="Thomas Dietz" w:date="2012-08-08T17:05:00Z"/>
                <w:rPrChange w:id="24171" w:author="Thomas Dietz" w:date="2012-08-08T17:05:00Z">
                  <w:rPr>
                    <w:ins w:id="24172" w:author="Thomas Dietz" w:date="2012-08-08T17:05:00Z"/>
                    <w:lang w:val="de-DE"/>
                  </w:rPr>
                </w:rPrChange>
              </w:rPr>
            </w:pPr>
            <w:ins w:id="24173" w:author="Thomas Dietz" w:date="2012-08-08T17:05:00Z">
              <w:r w:rsidRPr="009F3611">
                <w:rPr>
                  <w:rPrChange w:id="24174" w:author="Thomas Dietz" w:date="2012-08-08T17:05:00Z">
                    <w:rPr>
                      <w:lang w:val="de-DE"/>
                    </w:rPr>
                  </w:rPrChange>
                </w:rPr>
                <w:t xml:space="preserve">      enum write-actions;</w:t>
              </w:r>
            </w:ins>
          </w:p>
          <w:p w14:paraId="7DCF975A" w14:textId="77777777" w:rsidR="009F3611" w:rsidRPr="009F3611" w:rsidRDefault="009F3611" w:rsidP="009F3611">
            <w:pPr>
              <w:pStyle w:val="XML1"/>
              <w:rPr>
                <w:ins w:id="24175" w:author="Thomas Dietz" w:date="2012-08-08T17:05:00Z"/>
                <w:rPrChange w:id="24176" w:author="Thomas Dietz" w:date="2012-08-08T17:05:00Z">
                  <w:rPr>
                    <w:ins w:id="24177" w:author="Thomas Dietz" w:date="2012-08-08T17:05:00Z"/>
                    <w:lang w:val="de-DE"/>
                  </w:rPr>
                </w:rPrChange>
              </w:rPr>
            </w:pPr>
            <w:ins w:id="24178" w:author="Thomas Dietz" w:date="2012-08-08T17:05:00Z">
              <w:r w:rsidRPr="009F3611">
                <w:rPr>
                  <w:rPrChange w:id="24179" w:author="Thomas Dietz" w:date="2012-08-08T17:05:00Z">
                    <w:rPr>
                      <w:lang w:val="de-DE"/>
                    </w:rPr>
                  </w:rPrChange>
                </w:rPr>
                <w:t xml:space="preserve">      enum write-metadata;</w:t>
              </w:r>
            </w:ins>
          </w:p>
          <w:p w14:paraId="1FEE45B1" w14:textId="77777777" w:rsidR="009F3611" w:rsidRPr="009F3611" w:rsidRDefault="009F3611" w:rsidP="009F3611">
            <w:pPr>
              <w:pStyle w:val="XML1"/>
              <w:rPr>
                <w:ins w:id="24180" w:author="Thomas Dietz" w:date="2012-08-08T17:05:00Z"/>
                <w:rPrChange w:id="24181" w:author="Thomas Dietz" w:date="2012-08-08T17:05:00Z">
                  <w:rPr>
                    <w:ins w:id="24182" w:author="Thomas Dietz" w:date="2012-08-08T17:05:00Z"/>
                    <w:lang w:val="de-DE"/>
                  </w:rPr>
                </w:rPrChange>
              </w:rPr>
            </w:pPr>
            <w:ins w:id="24183" w:author="Thomas Dietz" w:date="2012-08-08T17:05:00Z">
              <w:r w:rsidRPr="009F3611">
                <w:rPr>
                  <w:rPrChange w:id="24184" w:author="Thomas Dietz" w:date="2012-08-08T17:05:00Z">
                    <w:rPr>
                      <w:lang w:val="de-DE"/>
                    </w:rPr>
                  </w:rPrChange>
                </w:rPr>
                <w:t xml:space="preserve">      enum goto-table;</w:t>
              </w:r>
            </w:ins>
          </w:p>
          <w:p w14:paraId="12F463A8" w14:textId="77777777" w:rsidR="009F3611" w:rsidRPr="009F3611" w:rsidRDefault="009F3611" w:rsidP="009F3611">
            <w:pPr>
              <w:pStyle w:val="XML1"/>
              <w:rPr>
                <w:ins w:id="24185" w:author="Thomas Dietz" w:date="2012-08-08T17:05:00Z"/>
                <w:rPrChange w:id="24186" w:author="Thomas Dietz" w:date="2012-08-08T17:05:00Z">
                  <w:rPr>
                    <w:ins w:id="24187" w:author="Thomas Dietz" w:date="2012-08-08T17:05:00Z"/>
                    <w:lang w:val="de-DE"/>
                  </w:rPr>
                </w:rPrChange>
              </w:rPr>
            </w:pPr>
            <w:ins w:id="24188" w:author="Thomas Dietz" w:date="2012-08-08T17:05:00Z">
              <w:r w:rsidRPr="009F3611">
                <w:rPr>
                  <w:rPrChange w:id="24189" w:author="Thomas Dietz" w:date="2012-08-08T17:05:00Z">
                    <w:rPr>
                      <w:lang w:val="de-DE"/>
                    </w:rPr>
                  </w:rPrChange>
                </w:rPr>
                <w:t xml:space="preserve">    }</w:t>
              </w:r>
            </w:ins>
          </w:p>
          <w:p w14:paraId="449FDB07" w14:textId="77777777" w:rsidR="009F3611" w:rsidRPr="009F3611" w:rsidRDefault="009F3611" w:rsidP="009F3611">
            <w:pPr>
              <w:pStyle w:val="XML1"/>
              <w:rPr>
                <w:ins w:id="24190" w:author="Thomas Dietz" w:date="2012-08-08T17:05:00Z"/>
                <w:rPrChange w:id="24191" w:author="Thomas Dietz" w:date="2012-08-08T17:05:00Z">
                  <w:rPr>
                    <w:ins w:id="24192" w:author="Thomas Dietz" w:date="2012-08-08T17:05:00Z"/>
                    <w:lang w:val="de-DE"/>
                  </w:rPr>
                </w:rPrChange>
              </w:rPr>
            </w:pPr>
            <w:ins w:id="24193" w:author="Thomas Dietz" w:date="2012-08-08T17:05:00Z">
              <w:r w:rsidRPr="009F3611">
                <w:rPr>
                  <w:rPrChange w:id="24194" w:author="Thomas Dietz" w:date="2012-08-08T17:05:00Z">
                    <w:rPr>
                      <w:lang w:val="de-DE"/>
                    </w:rPr>
                  </w:rPrChange>
                </w:rPr>
                <w:t xml:space="preserve">    description "The types of instructions defined in OpenFlow</w:t>
              </w:r>
            </w:ins>
          </w:p>
          <w:p w14:paraId="43A281D2" w14:textId="77777777" w:rsidR="009F3611" w:rsidRPr="009F3611" w:rsidRDefault="009F3611" w:rsidP="009F3611">
            <w:pPr>
              <w:pStyle w:val="XML1"/>
              <w:rPr>
                <w:ins w:id="24195" w:author="Thomas Dietz" w:date="2012-08-08T17:05:00Z"/>
                <w:rPrChange w:id="24196" w:author="Thomas Dietz" w:date="2012-08-08T17:05:00Z">
                  <w:rPr>
                    <w:ins w:id="24197" w:author="Thomas Dietz" w:date="2012-08-08T17:05:00Z"/>
                    <w:lang w:val="de-DE"/>
                  </w:rPr>
                </w:rPrChange>
              </w:rPr>
            </w:pPr>
            <w:ins w:id="24198" w:author="Thomas Dietz" w:date="2012-08-08T17:05:00Z">
              <w:r w:rsidRPr="009F3611">
                <w:rPr>
                  <w:rPrChange w:id="24199" w:author="Thomas Dietz" w:date="2012-08-08T17:05:00Z">
                    <w:rPr>
                      <w:lang w:val="de-DE"/>
                    </w:rPr>
                  </w:rPrChange>
                </w:rPr>
                <w:t xml:space="preserve">      Switch Specification versions 1.2, 1.3, and 1.3.1.";</w:t>
              </w:r>
            </w:ins>
          </w:p>
          <w:p w14:paraId="4C5B2CCE" w14:textId="77777777" w:rsidR="009F3611" w:rsidRPr="009F3611" w:rsidRDefault="009F3611" w:rsidP="009F3611">
            <w:pPr>
              <w:pStyle w:val="XML1"/>
              <w:rPr>
                <w:ins w:id="24200" w:author="Thomas Dietz" w:date="2012-08-08T17:05:00Z"/>
                <w:rPrChange w:id="24201" w:author="Thomas Dietz" w:date="2012-08-08T17:05:00Z">
                  <w:rPr>
                    <w:ins w:id="24202" w:author="Thomas Dietz" w:date="2012-08-08T17:05:00Z"/>
                    <w:lang w:val="de-DE"/>
                  </w:rPr>
                </w:rPrChange>
              </w:rPr>
            </w:pPr>
            <w:ins w:id="24203" w:author="Thomas Dietz" w:date="2012-08-08T17:05:00Z">
              <w:r w:rsidRPr="009F3611">
                <w:rPr>
                  <w:rPrChange w:id="24204" w:author="Thomas Dietz" w:date="2012-08-08T17:05:00Z">
                    <w:rPr>
                      <w:lang w:val="de-DE"/>
                    </w:rPr>
                  </w:rPrChange>
                </w:rPr>
                <w:t xml:space="preserve">  }</w:t>
              </w:r>
            </w:ins>
          </w:p>
          <w:p w14:paraId="60D2BAAB" w14:textId="77777777" w:rsidR="009F3611" w:rsidRPr="009F3611" w:rsidRDefault="009F3611" w:rsidP="009F3611">
            <w:pPr>
              <w:pStyle w:val="XML1"/>
              <w:rPr>
                <w:ins w:id="24205" w:author="Thomas Dietz" w:date="2012-08-08T17:05:00Z"/>
                <w:rPrChange w:id="24206" w:author="Thomas Dietz" w:date="2012-08-08T17:05:00Z">
                  <w:rPr>
                    <w:ins w:id="24207" w:author="Thomas Dietz" w:date="2012-08-08T17:05:00Z"/>
                    <w:lang w:val="de-DE"/>
                  </w:rPr>
                </w:rPrChange>
              </w:rPr>
            </w:pPr>
          </w:p>
          <w:p w14:paraId="0F50182D" w14:textId="77777777" w:rsidR="009F3611" w:rsidRPr="009F3611" w:rsidRDefault="009F3611" w:rsidP="009F3611">
            <w:pPr>
              <w:pStyle w:val="XML1"/>
              <w:rPr>
                <w:ins w:id="24208" w:author="Thomas Dietz" w:date="2012-08-08T17:05:00Z"/>
                <w:rPrChange w:id="24209" w:author="Thomas Dietz" w:date="2012-08-08T17:05:00Z">
                  <w:rPr>
                    <w:ins w:id="24210" w:author="Thomas Dietz" w:date="2012-08-08T17:05:00Z"/>
                    <w:lang w:val="de-DE"/>
                  </w:rPr>
                </w:rPrChange>
              </w:rPr>
            </w:pPr>
            <w:ins w:id="24211" w:author="Thomas Dietz" w:date="2012-08-08T17:05:00Z">
              <w:r w:rsidRPr="009F3611">
                <w:rPr>
                  <w:rPrChange w:id="24212" w:author="Thomas Dietz" w:date="2012-08-08T17:05:00Z">
                    <w:rPr>
                      <w:lang w:val="de-DE"/>
                    </w:rPr>
                  </w:rPrChange>
                </w:rPr>
                <w:t xml:space="preserve">  typedef OFMatchFieldType {</w:t>
              </w:r>
            </w:ins>
          </w:p>
          <w:p w14:paraId="0EBC38F6" w14:textId="77777777" w:rsidR="009F3611" w:rsidRPr="009F3611" w:rsidRDefault="009F3611" w:rsidP="009F3611">
            <w:pPr>
              <w:pStyle w:val="XML1"/>
              <w:rPr>
                <w:ins w:id="24213" w:author="Thomas Dietz" w:date="2012-08-08T17:05:00Z"/>
                <w:rPrChange w:id="24214" w:author="Thomas Dietz" w:date="2012-08-08T17:05:00Z">
                  <w:rPr>
                    <w:ins w:id="24215" w:author="Thomas Dietz" w:date="2012-08-08T17:05:00Z"/>
                    <w:lang w:val="de-DE"/>
                  </w:rPr>
                </w:rPrChange>
              </w:rPr>
            </w:pPr>
            <w:ins w:id="24216" w:author="Thomas Dietz" w:date="2012-08-08T17:05:00Z">
              <w:r w:rsidRPr="009F3611">
                <w:rPr>
                  <w:rPrChange w:id="24217" w:author="Thomas Dietz" w:date="2012-08-08T17:05:00Z">
                    <w:rPr>
                      <w:lang w:val="de-DE"/>
                    </w:rPr>
                  </w:rPrChange>
                </w:rPr>
                <w:t xml:space="preserve">    type enumeration {</w:t>
              </w:r>
            </w:ins>
          </w:p>
          <w:p w14:paraId="65E1FB33" w14:textId="77777777" w:rsidR="009F3611" w:rsidRPr="009F3611" w:rsidRDefault="009F3611" w:rsidP="009F3611">
            <w:pPr>
              <w:pStyle w:val="XML1"/>
              <w:rPr>
                <w:ins w:id="24218" w:author="Thomas Dietz" w:date="2012-08-08T17:05:00Z"/>
                <w:rPrChange w:id="24219" w:author="Thomas Dietz" w:date="2012-08-08T17:05:00Z">
                  <w:rPr>
                    <w:ins w:id="24220" w:author="Thomas Dietz" w:date="2012-08-08T17:05:00Z"/>
                    <w:lang w:val="de-DE"/>
                  </w:rPr>
                </w:rPrChange>
              </w:rPr>
            </w:pPr>
            <w:ins w:id="24221" w:author="Thomas Dietz" w:date="2012-08-08T17:05:00Z">
              <w:r w:rsidRPr="009F3611">
                <w:rPr>
                  <w:rPrChange w:id="24222" w:author="Thomas Dietz" w:date="2012-08-08T17:05:00Z">
                    <w:rPr>
                      <w:lang w:val="de-DE"/>
                    </w:rPr>
                  </w:rPrChange>
                </w:rPr>
                <w:t xml:space="preserve">      enum input-port;</w:t>
              </w:r>
            </w:ins>
          </w:p>
          <w:p w14:paraId="296EB875" w14:textId="77777777" w:rsidR="009F3611" w:rsidRPr="009F3611" w:rsidRDefault="009F3611" w:rsidP="009F3611">
            <w:pPr>
              <w:pStyle w:val="XML1"/>
              <w:rPr>
                <w:ins w:id="24223" w:author="Thomas Dietz" w:date="2012-08-08T17:05:00Z"/>
                <w:rPrChange w:id="24224" w:author="Thomas Dietz" w:date="2012-08-08T17:05:00Z">
                  <w:rPr>
                    <w:ins w:id="24225" w:author="Thomas Dietz" w:date="2012-08-08T17:05:00Z"/>
                    <w:lang w:val="de-DE"/>
                  </w:rPr>
                </w:rPrChange>
              </w:rPr>
            </w:pPr>
            <w:ins w:id="24226" w:author="Thomas Dietz" w:date="2012-08-08T17:05:00Z">
              <w:r w:rsidRPr="009F3611">
                <w:rPr>
                  <w:rPrChange w:id="24227" w:author="Thomas Dietz" w:date="2012-08-08T17:05:00Z">
                    <w:rPr>
                      <w:lang w:val="de-DE"/>
                    </w:rPr>
                  </w:rPrChange>
                </w:rPr>
                <w:t xml:space="preserve">      enum physical-input-port;</w:t>
              </w:r>
            </w:ins>
          </w:p>
          <w:p w14:paraId="17A72DAF" w14:textId="77777777" w:rsidR="009F3611" w:rsidRPr="009F3611" w:rsidRDefault="009F3611" w:rsidP="009F3611">
            <w:pPr>
              <w:pStyle w:val="XML1"/>
              <w:rPr>
                <w:ins w:id="24228" w:author="Thomas Dietz" w:date="2012-08-08T17:05:00Z"/>
                <w:rPrChange w:id="24229" w:author="Thomas Dietz" w:date="2012-08-08T17:05:00Z">
                  <w:rPr>
                    <w:ins w:id="24230" w:author="Thomas Dietz" w:date="2012-08-08T17:05:00Z"/>
                    <w:lang w:val="de-DE"/>
                  </w:rPr>
                </w:rPrChange>
              </w:rPr>
            </w:pPr>
            <w:ins w:id="24231" w:author="Thomas Dietz" w:date="2012-08-08T17:05:00Z">
              <w:r w:rsidRPr="009F3611">
                <w:rPr>
                  <w:rPrChange w:id="24232" w:author="Thomas Dietz" w:date="2012-08-08T17:05:00Z">
                    <w:rPr>
                      <w:lang w:val="de-DE"/>
                    </w:rPr>
                  </w:rPrChange>
                </w:rPr>
                <w:t xml:space="preserve">      enum metadata;</w:t>
              </w:r>
            </w:ins>
          </w:p>
          <w:p w14:paraId="03904980" w14:textId="77777777" w:rsidR="009F3611" w:rsidRPr="009F3611" w:rsidRDefault="009F3611" w:rsidP="009F3611">
            <w:pPr>
              <w:pStyle w:val="XML1"/>
              <w:rPr>
                <w:ins w:id="24233" w:author="Thomas Dietz" w:date="2012-08-08T17:05:00Z"/>
                <w:rPrChange w:id="24234" w:author="Thomas Dietz" w:date="2012-08-08T17:05:00Z">
                  <w:rPr>
                    <w:ins w:id="24235" w:author="Thomas Dietz" w:date="2012-08-08T17:05:00Z"/>
                    <w:lang w:val="de-DE"/>
                  </w:rPr>
                </w:rPrChange>
              </w:rPr>
            </w:pPr>
            <w:ins w:id="24236" w:author="Thomas Dietz" w:date="2012-08-08T17:05:00Z">
              <w:r w:rsidRPr="009F3611">
                <w:rPr>
                  <w:rPrChange w:id="24237" w:author="Thomas Dietz" w:date="2012-08-08T17:05:00Z">
                    <w:rPr>
                      <w:lang w:val="de-DE"/>
                    </w:rPr>
                  </w:rPrChange>
                </w:rPr>
                <w:t xml:space="preserve">      enum ethernet-dest;</w:t>
              </w:r>
            </w:ins>
          </w:p>
          <w:p w14:paraId="51606C72" w14:textId="77777777" w:rsidR="009F3611" w:rsidRPr="009F3611" w:rsidRDefault="009F3611" w:rsidP="009F3611">
            <w:pPr>
              <w:pStyle w:val="XML1"/>
              <w:rPr>
                <w:ins w:id="24238" w:author="Thomas Dietz" w:date="2012-08-08T17:05:00Z"/>
                <w:rPrChange w:id="24239" w:author="Thomas Dietz" w:date="2012-08-08T17:05:00Z">
                  <w:rPr>
                    <w:ins w:id="24240" w:author="Thomas Dietz" w:date="2012-08-08T17:05:00Z"/>
                    <w:lang w:val="de-DE"/>
                  </w:rPr>
                </w:rPrChange>
              </w:rPr>
            </w:pPr>
            <w:ins w:id="24241" w:author="Thomas Dietz" w:date="2012-08-08T17:05:00Z">
              <w:r w:rsidRPr="009F3611">
                <w:rPr>
                  <w:rPrChange w:id="24242" w:author="Thomas Dietz" w:date="2012-08-08T17:05:00Z">
                    <w:rPr>
                      <w:lang w:val="de-DE"/>
                    </w:rPr>
                  </w:rPrChange>
                </w:rPr>
                <w:t xml:space="preserve">      enum ethernet-src;</w:t>
              </w:r>
            </w:ins>
          </w:p>
          <w:p w14:paraId="7B2D2D0C" w14:textId="77777777" w:rsidR="009F3611" w:rsidRPr="009F3611" w:rsidRDefault="009F3611" w:rsidP="009F3611">
            <w:pPr>
              <w:pStyle w:val="XML1"/>
              <w:rPr>
                <w:ins w:id="24243" w:author="Thomas Dietz" w:date="2012-08-08T17:05:00Z"/>
                <w:rPrChange w:id="24244" w:author="Thomas Dietz" w:date="2012-08-08T17:05:00Z">
                  <w:rPr>
                    <w:ins w:id="24245" w:author="Thomas Dietz" w:date="2012-08-08T17:05:00Z"/>
                    <w:lang w:val="de-DE"/>
                  </w:rPr>
                </w:rPrChange>
              </w:rPr>
            </w:pPr>
            <w:ins w:id="24246" w:author="Thomas Dietz" w:date="2012-08-08T17:05:00Z">
              <w:r w:rsidRPr="009F3611">
                <w:rPr>
                  <w:rPrChange w:id="24247" w:author="Thomas Dietz" w:date="2012-08-08T17:05:00Z">
                    <w:rPr>
                      <w:lang w:val="de-DE"/>
                    </w:rPr>
                  </w:rPrChange>
                </w:rPr>
                <w:t xml:space="preserve">      enum ethernet-frame-type;</w:t>
              </w:r>
            </w:ins>
          </w:p>
          <w:p w14:paraId="0F262B2F" w14:textId="77777777" w:rsidR="009F3611" w:rsidRPr="009F3611" w:rsidRDefault="009F3611" w:rsidP="009F3611">
            <w:pPr>
              <w:pStyle w:val="XML1"/>
              <w:rPr>
                <w:ins w:id="24248" w:author="Thomas Dietz" w:date="2012-08-08T17:05:00Z"/>
                <w:rPrChange w:id="24249" w:author="Thomas Dietz" w:date="2012-08-08T17:05:00Z">
                  <w:rPr>
                    <w:ins w:id="24250" w:author="Thomas Dietz" w:date="2012-08-08T17:05:00Z"/>
                    <w:lang w:val="de-DE"/>
                  </w:rPr>
                </w:rPrChange>
              </w:rPr>
            </w:pPr>
            <w:ins w:id="24251" w:author="Thomas Dietz" w:date="2012-08-08T17:05:00Z">
              <w:r w:rsidRPr="009F3611">
                <w:rPr>
                  <w:rPrChange w:id="24252" w:author="Thomas Dietz" w:date="2012-08-08T17:05:00Z">
                    <w:rPr>
                      <w:lang w:val="de-DE"/>
                    </w:rPr>
                  </w:rPrChange>
                </w:rPr>
                <w:t xml:space="preserve">      enum vlan-id;</w:t>
              </w:r>
            </w:ins>
          </w:p>
          <w:p w14:paraId="46536D49" w14:textId="77777777" w:rsidR="009F3611" w:rsidRPr="009F3611" w:rsidRDefault="009F3611" w:rsidP="009F3611">
            <w:pPr>
              <w:pStyle w:val="XML1"/>
              <w:rPr>
                <w:ins w:id="24253" w:author="Thomas Dietz" w:date="2012-08-08T17:05:00Z"/>
                <w:rPrChange w:id="24254" w:author="Thomas Dietz" w:date="2012-08-08T17:05:00Z">
                  <w:rPr>
                    <w:ins w:id="24255" w:author="Thomas Dietz" w:date="2012-08-08T17:05:00Z"/>
                    <w:lang w:val="de-DE"/>
                  </w:rPr>
                </w:rPrChange>
              </w:rPr>
            </w:pPr>
            <w:ins w:id="24256" w:author="Thomas Dietz" w:date="2012-08-08T17:05:00Z">
              <w:r w:rsidRPr="009F3611">
                <w:rPr>
                  <w:rPrChange w:id="24257" w:author="Thomas Dietz" w:date="2012-08-08T17:05:00Z">
                    <w:rPr>
                      <w:lang w:val="de-DE"/>
                    </w:rPr>
                  </w:rPrChange>
                </w:rPr>
                <w:t xml:space="preserve">      enum vlan-priority;</w:t>
              </w:r>
            </w:ins>
          </w:p>
          <w:p w14:paraId="099460BD" w14:textId="77777777" w:rsidR="009F3611" w:rsidRPr="009F3611" w:rsidRDefault="009F3611" w:rsidP="009F3611">
            <w:pPr>
              <w:pStyle w:val="XML1"/>
              <w:rPr>
                <w:ins w:id="24258" w:author="Thomas Dietz" w:date="2012-08-08T17:05:00Z"/>
                <w:rPrChange w:id="24259" w:author="Thomas Dietz" w:date="2012-08-08T17:05:00Z">
                  <w:rPr>
                    <w:ins w:id="24260" w:author="Thomas Dietz" w:date="2012-08-08T17:05:00Z"/>
                    <w:lang w:val="de-DE"/>
                  </w:rPr>
                </w:rPrChange>
              </w:rPr>
            </w:pPr>
            <w:ins w:id="24261" w:author="Thomas Dietz" w:date="2012-08-08T17:05:00Z">
              <w:r w:rsidRPr="009F3611">
                <w:rPr>
                  <w:rPrChange w:id="24262" w:author="Thomas Dietz" w:date="2012-08-08T17:05:00Z">
                    <w:rPr>
                      <w:lang w:val="de-DE"/>
                    </w:rPr>
                  </w:rPrChange>
                </w:rPr>
                <w:t xml:space="preserve">      enum ip-dscp;</w:t>
              </w:r>
            </w:ins>
          </w:p>
          <w:p w14:paraId="1C4FF69F" w14:textId="77777777" w:rsidR="009F3611" w:rsidRPr="009F3611" w:rsidRDefault="009F3611" w:rsidP="009F3611">
            <w:pPr>
              <w:pStyle w:val="XML1"/>
              <w:rPr>
                <w:ins w:id="24263" w:author="Thomas Dietz" w:date="2012-08-08T17:05:00Z"/>
                <w:rPrChange w:id="24264" w:author="Thomas Dietz" w:date="2012-08-08T17:05:00Z">
                  <w:rPr>
                    <w:ins w:id="24265" w:author="Thomas Dietz" w:date="2012-08-08T17:05:00Z"/>
                    <w:lang w:val="de-DE"/>
                  </w:rPr>
                </w:rPrChange>
              </w:rPr>
            </w:pPr>
            <w:ins w:id="24266" w:author="Thomas Dietz" w:date="2012-08-08T17:05:00Z">
              <w:r w:rsidRPr="009F3611">
                <w:rPr>
                  <w:rPrChange w:id="24267" w:author="Thomas Dietz" w:date="2012-08-08T17:05:00Z">
                    <w:rPr>
                      <w:lang w:val="de-DE"/>
                    </w:rPr>
                  </w:rPrChange>
                </w:rPr>
                <w:t xml:space="preserve">      enum ip-ecn;</w:t>
              </w:r>
            </w:ins>
          </w:p>
          <w:p w14:paraId="42B501EF" w14:textId="77777777" w:rsidR="009F3611" w:rsidRPr="009F3611" w:rsidRDefault="009F3611" w:rsidP="009F3611">
            <w:pPr>
              <w:pStyle w:val="XML1"/>
              <w:rPr>
                <w:ins w:id="24268" w:author="Thomas Dietz" w:date="2012-08-08T17:05:00Z"/>
                <w:rPrChange w:id="24269" w:author="Thomas Dietz" w:date="2012-08-08T17:05:00Z">
                  <w:rPr>
                    <w:ins w:id="24270" w:author="Thomas Dietz" w:date="2012-08-08T17:05:00Z"/>
                    <w:lang w:val="de-DE"/>
                  </w:rPr>
                </w:rPrChange>
              </w:rPr>
            </w:pPr>
            <w:ins w:id="24271" w:author="Thomas Dietz" w:date="2012-08-08T17:05:00Z">
              <w:r w:rsidRPr="009F3611">
                <w:rPr>
                  <w:rPrChange w:id="24272" w:author="Thomas Dietz" w:date="2012-08-08T17:05:00Z">
                    <w:rPr>
                      <w:lang w:val="de-DE"/>
                    </w:rPr>
                  </w:rPrChange>
                </w:rPr>
                <w:t xml:space="preserve">      enum ip-protocol;</w:t>
              </w:r>
            </w:ins>
          </w:p>
          <w:p w14:paraId="3518154D" w14:textId="77777777" w:rsidR="009F3611" w:rsidRPr="009F3611" w:rsidRDefault="009F3611" w:rsidP="009F3611">
            <w:pPr>
              <w:pStyle w:val="XML1"/>
              <w:rPr>
                <w:ins w:id="24273" w:author="Thomas Dietz" w:date="2012-08-08T17:05:00Z"/>
                <w:rPrChange w:id="24274" w:author="Thomas Dietz" w:date="2012-08-08T17:05:00Z">
                  <w:rPr>
                    <w:ins w:id="24275" w:author="Thomas Dietz" w:date="2012-08-08T17:05:00Z"/>
                    <w:lang w:val="de-DE"/>
                  </w:rPr>
                </w:rPrChange>
              </w:rPr>
            </w:pPr>
            <w:ins w:id="24276" w:author="Thomas Dietz" w:date="2012-08-08T17:05:00Z">
              <w:r w:rsidRPr="009F3611">
                <w:rPr>
                  <w:rPrChange w:id="24277" w:author="Thomas Dietz" w:date="2012-08-08T17:05:00Z">
                    <w:rPr>
                      <w:lang w:val="de-DE"/>
                    </w:rPr>
                  </w:rPrChange>
                </w:rPr>
                <w:t xml:space="preserve">      enum ipv4-src;</w:t>
              </w:r>
            </w:ins>
          </w:p>
          <w:p w14:paraId="77F5FEE4" w14:textId="77777777" w:rsidR="009F3611" w:rsidRPr="009F3611" w:rsidRDefault="009F3611" w:rsidP="009F3611">
            <w:pPr>
              <w:pStyle w:val="XML1"/>
              <w:rPr>
                <w:ins w:id="24278" w:author="Thomas Dietz" w:date="2012-08-08T17:05:00Z"/>
                <w:rPrChange w:id="24279" w:author="Thomas Dietz" w:date="2012-08-08T17:05:00Z">
                  <w:rPr>
                    <w:ins w:id="24280" w:author="Thomas Dietz" w:date="2012-08-08T17:05:00Z"/>
                    <w:lang w:val="de-DE"/>
                  </w:rPr>
                </w:rPrChange>
              </w:rPr>
            </w:pPr>
            <w:ins w:id="24281" w:author="Thomas Dietz" w:date="2012-08-08T17:05:00Z">
              <w:r w:rsidRPr="009F3611">
                <w:rPr>
                  <w:rPrChange w:id="24282" w:author="Thomas Dietz" w:date="2012-08-08T17:05:00Z">
                    <w:rPr>
                      <w:lang w:val="de-DE"/>
                    </w:rPr>
                  </w:rPrChange>
                </w:rPr>
                <w:t xml:space="preserve">      enum ipv4-dest;</w:t>
              </w:r>
            </w:ins>
          </w:p>
          <w:p w14:paraId="33405B74" w14:textId="77777777" w:rsidR="009F3611" w:rsidRPr="009F3611" w:rsidRDefault="009F3611" w:rsidP="009F3611">
            <w:pPr>
              <w:pStyle w:val="XML1"/>
              <w:rPr>
                <w:ins w:id="24283" w:author="Thomas Dietz" w:date="2012-08-08T17:05:00Z"/>
                <w:rPrChange w:id="24284" w:author="Thomas Dietz" w:date="2012-08-08T17:05:00Z">
                  <w:rPr>
                    <w:ins w:id="24285" w:author="Thomas Dietz" w:date="2012-08-08T17:05:00Z"/>
                    <w:lang w:val="de-DE"/>
                  </w:rPr>
                </w:rPrChange>
              </w:rPr>
            </w:pPr>
            <w:ins w:id="24286" w:author="Thomas Dietz" w:date="2012-08-08T17:05:00Z">
              <w:r w:rsidRPr="009F3611">
                <w:rPr>
                  <w:rPrChange w:id="24287" w:author="Thomas Dietz" w:date="2012-08-08T17:05:00Z">
                    <w:rPr>
                      <w:lang w:val="de-DE"/>
                    </w:rPr>
                  </w:rPrChange>
                </w:rPr>
                <w:t xml:space="preserve">      enum tcp-src;</w:t>
              </w:r>
            </w:ins>
          </w:p>
          <w:p w14:paraId="470136E6" w14:textId="77777777" w:rsidR="009F3611" w:rsidRPr="009F3611" w:rsidRDefault="009F3611" w:rsidP="009F3611">
            <w:pPr>
              <w:pStyle w:val="XML1"/>
              <w:rPr>
                <w:ins w:id="24288" w:author="Thomas Dietz" w:date="2012-08-08T17:05:00Z"/>
                <w:rPrChange w:id="24289" w:author="Thomas Dietz" w:date="2012-08-08T17:05:00Z">
                  <w:rPr>
                    <w:ins w:id="24290" w:author="Thomas Dietz" w:date="2012-08-08T17:05:00Z"/>
                    <w:lang w:val="de-DE"/>
                  </w:rPr>
                </w:rPrChange>
              </w:rPr>
            </w:pPr>
            <w:ins w:id="24291" w:author="Thomas Dietz" w:date="2012-08-08T17:05:00Z">
              <w:r w:rsidRPr="009F3611">
                <w:rPr>
                  <w:rPrChange w:id="24292" w:author="Thomas Dietz" w:date="2012-08-08T17:05:00Z">
                    <w:rPr>
                      <w:lang w:val="de-DE"/>
                    </w:rPr>
                  </w:rPrChange>
                </w:rPr>
                <w:t xml:space="preserve">      enum tcp-dest;</w:t>
              </w:r>
            </w:ins>
          </w:p>
          <w:p w14:paraId="14A3F385" w14:textId="77777777" w:rsidR="009F3611" w:rsidRPr="009F3611" w:rsidRDefault="009F3611" w:rsidP="009F3611">
            <w:pPr>
              <w:pStyle w:val="XML1"/>
              <w:rPr>
                <w:ins w:id="24293" w:author="Thomas Dietz" w:date="2012-08-08T17:05:00Z"/>
                <w:rPrChange w:id="24294" w:author="Thomas Dietz" w:date="2012-08-08T17:05:00Z">
                  <w:rPr>
                    <w:ins w:id="24295" w:author="Thomas Dietz" w:date="2012-08-08T17:05:00Z"/>
                    <w:lang w:val="de-DE"/>
                  </w:rPr>
                </w:rPrChange>
              </w:rPr>
            </w:pPr>
            <w:ins w:id="24296" w:author="Thomas Dietz" w:date="2012-08-08T17:05:00Z">
              <w:r w:rsidRPr="009F3611">
                <w:rPr>
                  <w:rPrChange w:id="24297" w:author="Thomas Dietz" w:date="2012-08-08T17:05:00Z">
                    <w:rPr>
                      <w:lang w:val="de-DE"/>
                    </w:rPr>
                  </w:rPrChange>
                </w:rPr>
                <w:t xml:space="preserve">      enum udp-src;</w:t>
              </w:r>
            </w:ins>
          </w:p>
          <w:p w14:paraId="70C1E03F" w14:textId="77777777" w:rsidR="009F3611" w:rsidRPr="009F3611" w:rsidRDefault="009F3611" w:rsidP="009F3611">
            <w:pPr>
              <w:pStyle w:val="XML1"/>
              <w:rPr>
                <w:ins w:id="24298" w:author="Thomas Dietz" w:date="2012-08-08T17:05:00Z"/>
                <w:rPrChange w:id="24299" w:author="Thomas Dietz" w:date="2012-08-08T17:05:00Z">
                  <w:rPr>
                    <w:ins w:id="24300" w:author="Thomas Dietz" w:date="2012-08-08T17:05:00Z"/>
                    <w:lang w:val="de-DE"/>
                  </w:rPr>
                </w:rPrChange>
              </w:rPr>
            </w:pPr>
            <w:ins w:id="24301" w:author="Thomas Dietz" w:date="2012-08-08T17:05:00Z">
              <w:r w:rsidRPr="009F3611">
                <w:rPr>
                  <w:rPrChange w:id="24302" w:author="Thomas Dietz" w:date="2012-08-08T17:05:00Z">
                    <w:rPr>
                      <w:lang w:val="de-DE"/>
                    </w:rPr>
                  </w:rPrChange>
                </w:rPr>
                <w:t xml:space="preserve">      enum udp-dest;</w:t>
              </w:r>
            </w:ins>
          </w:p>
          <w:p w14:paraId="58C4D429" w14:textId="77777777" w:rsidR="009F3611" w:rsidRPr="009F3611" w:rsidRDefault="009F3611" w:rsidP="009F3611">
            <w:pPr>
              <w:pStyle w:val="XML1"/>
              <w:rPr>
                <w:ins w:id="24303" w:author="Thomas Dietz" w:date="2012-08-08T17:05:00Z"/>
                <w:lang w:val="de-DE"/>
              </w:rPr>
            </w:pPr>
            <w:ins w:id="24304" w:author="Thomas Dietz" w:date="2012-08-08T17:05:00Z">
              <w:r w:rsidRPr="009F3611">
                <w:rPr>
                  <w:rPrChange w:id="24305" w:author="Thomas Dietz" w:date="2012-08-08T17:05:00Z">
                    <w:rPr>
                      <w:lang w:val="de-DE"/>
                    </w:rPr>
                  </w:rPrChange>
                </w:rPr>
                <w:t xml:space="preserve">      </w:t>
              </w:r>
              <w:r w:rsidRPr="009F3611">
                <w:rPr>
                  <w:lang w:val="de-DE"/>
                </w:rPr>
                <w:t>enum sctp-src;</w:t>
              </w:r>
            </w:ins>
          </w:p>
          <w:p w14:paraId="120C0BBA" w14:textId="77777777" w:rsidR="009F3611" w:rsidRPr="009F3611" w:rsidRDefault="009F3611" w:rsidP="009F3611">
            <w:pPr>
              <w:pStyle w:val="XML1"/>
              <w:rPr>
                <w:ins w:id="24306" w:author="Thomas Dietz" w:date="2012-08-08T17:05:00Z"/>
                <w:lang w:val="de-DE"/>
              </w:rPr>
            </w:pPr>
            <w:ins w:id="24307" w:author="Thomas Dietz" w:date="2012-08-08T17:05:00Z">
              <w:r w:rsidRPr="009F3611">
                <w:rPr>
                  <w:lang w:val="de-DE"/>
                </w:rPr>
                <w:t xml:space="preserve">      enum sctp-dest;</w:t>
              </w:r>
            </w:ins>
          </w:p>
          <w:p w14:paraId="732AA872" w14:textId="77777777" w:rsidR="009F3611" w:rsidRPr="009F3611" w:rsidRDefault="009F3611" w:rsidP="009F3611">
            <w:pPr>
              <w:pStyle w:val="XML1"/>
              <w:rPr>
                <w:ins w:id="24308" w:author="Thomas Dietz" w:date="2012-08-08T17:05:00Z"/>
                <w:lang w:val="de-DE"/>
              </w:rPr>
            </w:pPr>
            <w:ins w:id="24309" w:author="Thomas Dietz" w:date="2012-08-08T17:05:00Z">
              <w:r w:rsidRPr="009F3611">
                <w:rPr>
                  <w:lang w:val="de-DE"/>
                </w:rPr>
                <w:t xml:space="preserve">      enum icmpv4-type;</w:t>
              </w:r>
            </w:ins>
          </w:p>
          <w:p w14:paraId="468D215D" w14:textId="77777777" w:rsidR="009F3611" w:rsidRPr="009F3611" w:rsidRDefault="009F3611" w:rsidP="009F3611">
            <w:pPr>
              <w:pStyle w:val="XML1"/>
              <w:rPr>
                <w:ins w:id="24310" w:author="Thomas Dietz" w:date="2012-08-08T17:05:00Z"/>
                <w:lang w:val="de-DE"/>
              </w:rPr>
            </w:pPr>
            <w:ins w:id="24311" w:author="Thomas Dietz" w:date="2012-08-08T17:05:00Z">
              <w:r w:rsidRPr="009F3611">
                <w:rPr>
                  <w:lang w:val="de-DE"/>
                </w:rPr>
                <w:t xml:space="preserve">      enum icmpv4-code;</w:t>
              </w:r>
            </w:ins>
          </w:p>
          <w:p w14:paraId="2F45C1AE" w14:textId="77777777" w:rsidR="009F3611" w:rsidRPr="009F3611" w:rsidRDefault="009F3611" w:rsidP="009F3611">
            <w:pPr>
              <w:pStyle w:val="XML1"/>
              <w:rPr>
                <w:ins w:id="24312" w:author="Thomas Dietz" w:date="2012-08-08T17:05:00Z"/>
                <w:lang w:val="de-DE"/>
              </w:rPr>
            </w:pPr>
            <w:ins w:id="24313" w:author="Thomas Dietz" w:date="2012-08-08T17:05:00Z">
              <w:r w:rsidRPr="009F3611">
                <w:rPr>
                  <w:lang w:val="de-DE"/>
                </w:rPr>
                <w:t xml:space="preserve">      enum arp-op;</w:t>
              </w:r>
            </w:ins>
          </w:p>
          <w:p w14:paraId="22240256" w14:textId="77777777" w:rsidR="009F3611" w:rsidRPr="009F3611" w:rsidRDefault="009F3611" w:rsidP="009F3611">
            <w:pPr>
              <w:pStyle w:val="XML1"/>
              <w:rPr>
                <w:ins w:id="24314" w:author="Thomas Dietz" w:date="2012-08-08T17:05:00Z"/>
                <w:rPrChange w:id="24315" w:author="Thomas Dietz" w:date="2012-08-08T17:05:00Z">
                  <w:rPr>
                    <w:ins w:id="24316" w:author="Thomas Dietz" w:date="2012-08-08T17:05:00Z"/>
                    <w:lang w:val="de-DE"/>
                  </w:rPr>
                </w:rPrChange>
              </w:rPr>
            </w:pPr>
            <w:ins w:id="24317" w:author="Thomas Dietz" w:date="2012-08-08T17:05:00Z">
              <w:r w:rsidRPr="009F3611">
                <w:rPr>
                  <w:lang w:val="de-DE"/>
                </w:rPr>
                <w:t xml:space="preserve">      </w:t>
              </w:r>
              <w:r w:rsidRPr="009F3611">
                <w:rPr>
                  <w:rPrChange w:id="24318" w:author="Thomas Dietz" w:date="2012-08-08T17:05:00Z">
                    <w:rPr>
                      <w:lang w:val="de-DE"/>
                    </w:rPr>
                  </w:rPrChange>
                </w:rPr>
                <w:t>enum arp-src-ip-address;</w:t>
              </w:r>
            </w:ins>
          </w:p>
          <w:p w14:paraId="5A7A53B7" w14:textId="77777777" w:rsidR="009F3611" w:rsidRPr="009F3611" w:rsidRDefault="009F3611" w:rsidP="009F3611">
            <w:pPr>
              <w:pStyle w:val="XML1"/>
              <w:rPr>
                <w:ins w:id="24319" w:author="Thomas Dietz" w:date="2012-08-08T17:05:00Z"/>
                <w:rPrChange w:id="24320" w:author="Thomas Dietz" w:date="2012-08-08T17:05:00Z">
                  <w:rPr>
                    <w:ins w:id="24321" w:author="Thomas Dietz" w:date="2012-08-08T17:05:00Z"/>
                    <w:lang w:val="de-DE"/>
                  </w:rPr>
                </w:rPrChange>
              </w:rPr>
            </w:pPr>
            <w:ins w:id="24322" w:author="Thomas Dietz" w:date="2012-08-08T17:05:00Z">
              <w:r w:rsidRPr="009F3611">
                <w:rPr>
                  <w:rPrChange w:id="24323" w:author="Thomas Dietz" w:date="2012-08-08T17:05:00Z">
                    <w:rPr>
                      <w:lang w:val="de-DE"/>
                    </w:rPr>
                  </w:rPrChange>
                </w:rPr>
                <w:t xml:space="preserve">      enum arp-target-ip-address;</w:t>
              </w:r>
            </w:ins>
          </w:p>
          <w:p w14:paraId="21EA6F58" w14:textId="77777777" w:rsidR="009F3611" w:rsidRPr="009F3611" w:rsidRDefault="009F3611" w:rsidP="009F3611">
            <w:pPr>
              <w:pStyle w:val="XML1"/>
              <w:rPr>
                <w:ins w:id="24324" w:author="Thomas Dietz" w:date="2012-08-08T17:05:00Z"/>
                <w:rPrChange w:id="24325" w:author="Thomas Dietz" w:date="2012-08-08T17:05:00Z">
                  <w:rPr>
                    <w:ins w:id="24326" w:author="Thomas Dietz" w:date="2012-08-08T17:05:00Z"/>
                    <w:lang w:val="de-DE"/>
                  </w:rPr>
                </w:rPrChange>
              </w:rPr>
            </w:pPr>
            <w:ins w:id="24327" w:author="Thomas Dietz" w:date="2012-08-08T17:05:00Z">
              <w:r w:rsidRPr="009F3611">
                <w:rPr>
                  <w:rPrChange w:id="24328" w:author="Thomas Dietz" w:date="2012-08-08T17:05:00Z">
                    <w:rPr>
                      <w:lang w:val="de-DE"/>
                    </w:rPr>
                  </w:rPrChange>
                </w:rPr>
                <w:t xml:space="preserve">      enum arp-src-hardware-address;</w:t>
              </w:r>
            </w:ins>
          </w:p>
          <w:p w14:paraId="39BE50F8" w14:textId="77777777" w:rsidR="009F3611" w:rsidRPr="009F3611" w:rsidRDefault="009F3611" w:rsidP="009F3611">
            <w:pPr>
              <w:pStyle w:val="XML1"/>
              <w:rPr>
                <w:ins w:id="24329" w:author="Thomas Dietz" w:date="2012-08-08T17:05:00Z"/>
                <w:rPrChange w:id="24330" w:author="Thomas Dietz" w:date="2012-08-08T17:05:00Z">
                  <w:rPr>
                    <w:ins w:id="24331" w:author="Thomas Dietz" w:date="2012-08-08T17:05:00Z"/>
                    <w:lang w:val="de-DE"/>
                  </w:rPr>
                </w:rPrChange>
              </w:rPr>
            </w:pPr>
            <w:ins w:id="24332" w:author="Thomas Dietz" w:date="2012-08-08T17:05:00Z">
              <w:r w:rsidRPr="009F3611">
                <w:rPr>
                  <w:rPrChange w:id="24333" w:author="Thomas Dietz" w:date="2012-08-08T17:05:00Z">
                    <w:rPr>
                      <w:lang w:val="de-DE"/>
                    </w:rPr>
                  </w:rPrChange>
                </w:rPr>
                <w:t xml:space="preserve">      enum arp-target-hardware-address;</w:t>
              </w:r>
            </w:ins>
          </w:p>
          <w:p w14:paraId="5535174E" w14:textId="77777777" w:rsidR="009F3611" w:rsidRPr="009F3611" w:rsidRDefault="009F3611" w:rsidP="009F3611">
            <w:pPr>
              <w:pStyle w:val="XML1"/>
              <w:rPr>
                <w:ins w:id="24334" w:author="Thomas Dietz" w:date="2012-08-08T17:05:00Z"/>
                <w:lang w:val="de-DE"/>
              </w:rPr>
            </w:pPr>
            <w:ins w:id="24335" w:author="Thomas Dietz" w:date="2012-08-08T17:05:00Z">
              <w:r w:rsidRPr="009F3611">
                <w:rPr>
                  <w:rPrChange w:id="24336" w:author="Thomas Dietz" w:date="2012-08-08T17:05:00Z">
                    <w:rPr>
                      <w:lang w:val="de-DE"/>
                    </w:rPr>
                  </w:rPrChange>
                </w:rPr>
                <w:t xml:space="preserve">      </w:t>
              </w:r>
              <w:r w:rsidRPr="009F3611">
                <w:rPr>
                  <w:lang w:val="de-DE"/>
                </w:rPr>
                <w:t>enum ipv6-src;</w:t>
              </w:r>
            </w:ins>
          </w:p>
          <w:p w14:paraId="70CBE3AC" w14:textId="77777777" w:rsidR="009F3611" w:rsidRPr="009F3611" w:rsidRDefault="009F3611" w:rsidP="009F3611">
            <w:pPr>
              <w:pStyle w:val="XML1"/>
              <w:rPr>
                <w:ins w:id="24337" w:author="Thomas Dietz" w:date="2012-08-08T17:05:00Z"/>
                <w:lang w:val="de-DE"/>
              </w:rPr>
            </w:pPr>
            <w:ins w:id="24338" w:author="Thomas Dietz" w:date="2012-08-08T17:05:00Z">
              <w:r w:rsidRPr="009F3611">
                <w:rPr>
                  <w:lang w:val="de-DE"/>
                </w:rPr>
                <w:t xml:space="preserve">      enum ipv6-dest;</w:t>
              </w:r>
            </w:ins>
          </w:p>
          <w:p w14:paraId="58EA439B" w14:textId="77777777" w:rsidR="009F3611" w:rsidRPr="009F3611" w:rsidRDefault="009F3611" w:rsidP="009F3611">
            <w:pPr>
              <w:pStyle w:val="XML1"/>
              <w:rPr>
                <w:ins w:id="24339" w:author="Thomas Dietz" w:date="2012-08-08T17:05:00Z"/>
                <w:rPrChange w:id="24340" w:author="Thomas Dietz" w:date="2012-08-08T17:05:00Z">
                  <w:rPr>
                    <w:ins w:id="24341" w:author="Thomas Dietz" w:date="2012-08-08T17:05:00Z"/>
                    <w:lang w:val="de-DE"/>
                  </w:rPr>
                </w:rPrChange>
              </w:rPr>
            </w:pPr>
            <w:ins w:id="24342" w:author="Thomas Dietz" w:date="2012-08-08T17:05:00Z">
              <w:r w:rsidRPr="009F3611">
                <w:rPr>
                  <w:lang w:val="de-DE"/>
                </w:rPr>
                <w:t xml:space="preserve">      </w:t>
              </w:r>
              <w:r w:rsidRPr="009F3611">
                <w:rPr>
                  <w:rPrChange w:id="24343" w:author="Thomas Dietz" w:date="2012-08-08T17:05:00Z">
                    <w:rPr>
                      <w:lang w:val="de-DE"/>
                    </w:rPr>
                  </w:rPrChange>
                </w:rPr>
                <w:t>enum ipv6-flow-label;</w:t>
              </w:r>
            </w:ins>
          </w:p>
          <w:p w14:paraId="2E307065" w14:textId="77777777" w:rsidR="009F3611" w:rsidRPr="009F3611" w:rsidRDefault="009F3611" w:rsidP="009F3611">
            <w:pPr>
              <w:pStyle w:val="XML1"/>
              <w:rPr>
                <w:ins w:id="24344" w:author="Thomas Dietz" w:date="2012-08-08T17:05:00Z"/>
                <w:rPrChange w:id="24345" w:author="Thomas Dietz" w:date="2012-08-08T17:05:00Z">
                  <w:rPr>
                    <w:ins w:id="24346" w:author="Thomas Dietz" w:date="2012-08-08T17:05:00Z"/>
                    <w:lang w:val="de-DE"/>
                  </w:rPr>
                </w:rPrChange>
              </w:rPr>
            </w:pPr>
            <w:ins w:id="24347" w:author="Thomas Dietz" w:date="2012-08-08T17:05:00Z">
              <w:r w:rsidRPr="009F3611">
                <w:rPr>
                  <w:rPrChange w:id="24348" w:author="Thomas Dietz" w:date="2012-08-08T17:05:00Z">
                    <w:rPr>
                      <w:lang w:val="de-DE"/>
                    </w:rPr>
                  </w:rPrChange>
                </w:rPr>
                <w:t xml:space="preserve">      enum icmpv6-type;</w:t>
              </w:r>
            </w:ins>
          </w:p>
          <w:p w14:paraId="1354996D" w14:textId="77777777" w:rsidR="009F3611" w:rsidRPr="009F3611" w:rsidRDefault="009F3611" w:rsidP="009F3611">
            <w:pPr>
              <w:pStyle w:val="XML1"/>
              <w:rPr>
                <w:ins w:id="24349" w:author="Thomas Dietz" w:date="2012-08-08T17:05:00Z"/>
                <w:lang w:val="de-DE"/>
              </w:rPr>
            </w:pPr>
            <w:ins w:id="24350" w:author="Thomas Dietz" w:date="2012-08-08T17:05:00Z">
              <w:r w:rsidRPr="009F3611">
                <w:rPr>
                  <w:rPrChange w:id="24351" w:author="Thomas Dietz" w:date="2012-08-08T17:05:00Z">
                    <w:rPr>
                      <w:lang w:val="de-DE"/>
                    </w:rPr>
                  </w:rPrChange>
                </w:rPr>
                <w:t xml:space="preserve">      </w:t>
              </w:r>
              <w:r w:rsidRPr="009F3611">
                <w:rPr>
                  <w:lang w:val="de-DE"/>
                </w:rPr>
                <w:t>enum icmpv6-code;</w:t>
              </w:r>
            </w:ins>
          </w:p>
          <w:p w14:paraId="2F8EB00F" w14:textId="77777777" w:rsidR="009F3611" w:rsidRPr="009F3611" w:rsidRDefault="009F3611" w:rsidP="009F3611">
            <w:pPr>
              <w:pStyle w:val="XML1"/>
              <w:rPr>
                <w:ins w:id="24352" w:author="Thomas Dietz" w:date="2012-08-08T17:05:00Z"/>
                <w:lang w:val="de-DE"/>
              </w:rPr>
            </w:pPr>
            <w:ins w:id="24353" w:author="Thomas Dietz" w:date="2012-08-08T17:05:00Z">
              <w:r w:rsidRPr="009F3611">
                <w:rPr>
                  <w:lang w:val="de-DE"/>
                </w:rPr>
                <w:t xml:space="preserve">      enum ipv6-nd-target;</w:t>
              </w:r>
            </w:ins>
          </w:p>
          <w:p w14:paraId="1004F18A" w14:textId="77777777" w:rsidR="009F3611" w:rsidRPr="009F3611" w:rsidRDefault="009F3611" w:rsidP="009F3611">
            <w:pPr>
              <w:pStyle w:val="XML1"/>
              <w:rPr>
                <w:ins w:id="24354" w:author="Thomas Dietz" w:date="2012-08-08T17:05:00Z"/>
                <w:rPrChange w:id="24355" w:author="Thomas Dietz" w:date="2012-08-08T17:05:00Z">
                  <w:rPr>
                    <w:ins w:id="24356" w:author="Thomas Dietz" w:date="2012-08-08T17:05:00Z"/>
                    <w:lang w:val="de-DE"/>
                  </w:rPr>
                </w:rPrChange>
              </w:rPr>
            </w:pPr>
            <w:ins w:id="24357" w:author="Thomas Dietz" w:date="2012-08-08T17:05:00Z">
              <w:r w:rsidRPr="009F3611">
                <w:rPr>
                  <w:lang w:val="de-DE"/>
                </w:rPr>
                <w:t xml:space="preserve">      </w:t>
              </w:r>
              <w:r w:rsidRPr="009F3611">
                <w:rPr>
                  <w:rPrChange w:id="24358" w:author="Thomas Dietz" w:date="2012-08-08T17:05:00Z">
                    <w:rPr>
                      <w:lang w:val="de-DE"/>
                    </w:rPr>
                  </w:rPrChange>
                </w:rPr>
                <w:t>enum ipv6-nd-source-link-layer;</w:t>
              </w:r>
            </w:ins>
          </w:p>
          <w:p w14:paraId="28B2F68D" w14:textId="77777777" w:rsidR="009F3611" w:rsidRPr="009F3611" w:rsidRDefault="009F3611" w:rsidP="009F3611">
            <w:pPr>
              <w:pStyle w:val="XML1"/>
              <w:rPr>
                <w:ins w:id="24359" w:author="Thomas Dietz" w:date="2012-08-08T17:05:00Z"/>
                <w:rPrChange w:id="24360" w:author="Thomas Dietz" w:date="2012-08-08T17:05:00Z">
                  <w:rPr>
                    <w:ins w:id="24361" w:author="Thomas Dietz" w:date="2012-08-08T17:05:00Z"/>
                    <w:lang w:val="de-DE"/>
                  </w:rPr>
                </w:rPrChange>
              </w:rPr>
            </w:pPr>
            <w:ins w:id="24362" w:author="Thomas Dietz" w:date="2012-08-08T17:05:00Z">
              <w:r w:rsidRPr="009F3611">
                <w:rPr>
                  <w:rPrChange w:id="24363" w:author="Thomas Dietz" w:date="2012-08-08T17:05:00Z">
                    <w:rPr>
                      <w:lang w:val="de-DE"/>
                    </w:rPr>
                  </w:rPrChange>
                </w:rPr>
                <w:t xml:space="preserve">      enum ipv6-nd-target-link-layer;</w:t>
              </w:r>
            </w:ins>
          </w:p>
          <w:p w14:paraId="74A95AA2" w14:textId="77777777" w:rsidR="009F3611" w:rsidRPr="009F3611" w:rsidRDefault="009F3611" w:rsidP="009F3611">
            <w:pPr>
              <w:pStyle w:val="XML1"/>
              <w:rPr>
                <w:ins w:id="24364" w:author="Thomas Dietz" w:date="2012-08-08T17:05:00Z"/>
                <w:lang w:val="de-DE"/>
              </w:rPr>
            </w:pPr>
            <w:ins w:id="24365" w:author="Thomas Dietz" w:date="2012-08-08T17:05:00Z">
              <w:r w:rsidRPr="009F3611">
                <w:rPr>
                  <w:rPrChange w:id="24366" w:author="Thomas Dietz" w:date="2012-08-08T17:05:00Z">
                    <w:rPr>
                      <w:lang w:val="de-DE"/>
                    </w:rPr>
                  </w:rPrChange>
                </w:rPr>
                <w:t xml:space="preserve">      </w:t>
              </w:r>
              <w:r w:rsidRPr="009F3611">
                <w:rPr>
                  <w:lang w:val="de-DE"/>
                </w:rPr>
                <w:t>enum mpls-label;</w:t>
              </w:r>
            </w:ins>
          </w:p>
          <w:p w14:paraId="2006E9C5" w14:textId="77777777" w:rsidR="009F3611" w:rsidRPr="009F3611" w:rsidRDefault="009F3611" w:rsidP="009F3611">
            <w:pPr>
              <w:pStyle w:val="XML1"/>
              <w:rPr>
                <w:ins w:id="24367" w:author="Thomas Dietz" w:date="2012-08-08T17:05:00Z"/>
                <w:lang w:val="de-DE"/>
              </w:rPr>
            </w:pPr>
            <w:ins w:id="24368" w:author="Thomas Dietz" w:date="2012-08-08T17:05:00Z">
              <w:r w:rsidRPr="009F3611">
                <w:rPr>
                  <w:lang w:val="de-DE"/>
                </w:rPr>
                <w:t xml:space="preserve">      enum mpls-tc;</w:t>
              </w:r>
            </w:ins>
          </w:p>
          <w:p w14:paraId="4442FA37" w14:textId="77777777" w:rsidR="009F3611" w:rsidRPr="009F3611" w:rsidRDefault="009F3611" w:rsidP="009F3611">
            <w:pPr>
              <w:pStyle w:val="XML1"/>
              <w:rPr>
                <w:ins w:id="24369" w:author="Thomas Dietz" w:date="2012-08-08T17:05:00Z"/>
                <w:rPrChange w:id="24370" w:author="Thomas Dietz" w:date="2012-08-08T17:05:00Z">
                  <w:rPr>
                    <w:ins w:id="24371" w:author="Thomas Dietz" w:date="2012-08-08T17:05:00Z"/>
                    <w:lang w:val="de-DE"/>
                  </w:rPr>
                </w:rPrChange>
              </w:rPr>
            </w:pPr>
            <w:ins w:id="24372" w:author="Thomas Dietz" w:date="2012-08-08T17:05:00Z">
              <w:r w:rsidRPr="009F3611">
                <w:rPr>
                  <w:lang w:val="de-DE"/>
                </w:rPr>
                <w:t xml:space="preserve">    </w:t>
              </w:r>
              <w:r w:rsidRPr="009F3611">
                <w:rPr>
                  <w:rPrChange w:id="24373" w:author="Thomas Dietz" w:date="2012-08-08T17:05:00Z">
                    <w:rPr>
                      <w:lang w:val="de-DE"/>
                    </w:rPr>
                  </w:rPrChange>
                </w:rPr>
                <w:t>}</w:t>
              </w:r>
            </w:ins>
          </w:p>
          <w:p w14:paraId="5885ED0A" w14:textId="77777777" w:rsidR="009F3611" w:rsidRPr="009F3611" w:rsidRDefault="009F3611" w:rsidP="009F3611">
            <w:pPr>
              <w:pStyle w:val="XML1"/>
              <w:rPr>
                <w:ins w:id="24374" w:author="Thomas Dietz" w:date="2012-08-08T17:05:00Z"/>
                <w:rPrChange w:id="24375" w:author="Thomas Dietz" w:date="2012-08-08T17:05:00Z">
                  <w:rPr>
                    <w:ins w:id="24376" w:author="Thomas Dietz" w:date="2012-08-08T17:05:00Z"/>
                    <w:lang w:val="de-DE"/>
                  </w:rPr>
                </w:rPrChange>
              </w:rPr>
            </w:pPr>
            <w:ins w:id="24377" w:author="Thomas Dietz" w:date="2012-08-08T17:05:00Z">
              <w:r w:rsidRPr="009F3611">
                <w:rPr>
                  <w:rPrChange w:id="24378" w:author="Thomas Dietz" w:date="2012-08-08T17:05:00Z">
                    <w:rPr>
                      <w:lang w:val="de-DE"/>
                    </w:rPr>
                  </w:rPrChange>
                </w:rPr>
                <w:t xml:space="preserve">    description "The types of match field defined in OpenFlow</w:t>
              </w:r>
            </w:ins>
          </w:p>
          <w:p w14:paraId="24E38967" w14:textId="77777777" w:rsidR="009F3611" w:rsidRPr="009F3611" w:rsidRDefault="009F3611" w:rsidP="009F3611">
            <w:pPr>
              <w:pStyle w:val="XML1"/>
              <w:rPr>
                <w:ins w:id="24379" w:author="Thomas Dietz" w:date="2012-08-08T17:05:00Z"/>
                <w:rPrChange w:id="24380" w:author="Thomas Dietz" w:date="2012-08-08T17:05:00Z">
                  <w:rPr>
                    <w:ins w:id="24381" w:author="Thomas Dietz" w:date="2012-08-08T17:05:00Z"/>
                    <w:lang w:val="de-DE"/>
                  </w:rPr>
                </w:rPrChange>
              </w:rPr>
            </w:pPr>
            <w:ins w:id="24382" w:author="Thomas Dietz" w:date="2012-08-08T17:05:00Z">
              <w:r w:rsidRPr="009F3611">
                <w:rPr>
                  <w:rPrChange w:id="24383" w:author="Thomas Dietz" w:date="2012-08-08T17:05:00Z">
                    <w:rPr>
                      <w:lang w:val="de-DE"/>
                    </w:rPr>
                  </w:rPrChange>
                </w:rPr>
                <w:t xml:space="preserve">      Switch Specification versions 1.2, 1.3, and 1.3.1.";</w:t>
              </w:r>
            </w:ins>
          </w:p>
          <w:p w14:paraId="481AF60E" w14:textId="77777777" w:rsidR="009F3611" w:rsidRPr="009F3611" w:rsidRDefault="009F3611" w:rsidP="009F3611">
            <w:pPr>
              <w:pStyle w:val="XML1"/>
              <w:rPr>
                <w:ins w:id="24384" w:author="Thomas Dietz" w:date="2012-08-08T17:05:00Z"/>
                <w:rPrChange w:id="24385" w:author="Thomas Dietz" w:date="2012-08-08T17:05:00Z">
                  <w:rPr>
                    <w:ins w:id="24386" w:author="Thomas Dietz" w:date="2012-08-08T17:05:00Z"/>
                    <w:lang w:val="de-DE"/>
                  </w:rPr>
                </w:rPrChange>
              </w:rPr>
            </w:pPr>
            <w:ins w:id="24387" w:author="Thomas Dietz" w:date="2012-08-08T17:05:00Z">
              <w:r w:rsidRPr="009F3611">
                <w:rPr>
                  <w:rPrChange w:id="24388" w:author="Thomas Dietz" w:date="2012-08-08T17:05:00Z">
                    <w:rPr>
                      <w:lang w:val="de-DE"/>
                    </w:rPr>
                  </w:rPrChange>
                </w:rPr>
                <w:t xml:space="preserve">  }</w:t>
              </w:r>
            </w:ins>
          </w:p>
          <w:p w14:paraId="4D5E556C" w14:textId="77777777" w:rsidR="009F3611" w:rsidRPr="009F3611" w:rsidRDefault="009F3611" w:rsidP="009F3611">
            <w:pPr>
              <w:pStyle w:val="XML1"/>
              <w:rPr>
                <w:ins w:id="24389" w:author="Thomas Dietz" w:date="2012-08-08T17:05:00Z"/>
                <w:rPrChange w:id="24390" w:author="Thomas Dietz" w:date="2012-08-08T17:05:00Z">
                  <w:rPr>
                    <w:ins w:id="24391" w:author="Thomas Dietz" w:date="2012-08-08T17:05:00Z"/>
                    <w:lang w:val="de-DE"/>
                  </w:rPr>
                </w:rPrChange>
              </w:rPr>
            </w:pPr>
          </w:p>
          <w:p w14:paraId="36FFDE03" w14:textId="77777777" w:rsidR="009F3611" w:rsidRPr="009F3611" w:rsidRDefault="009F3611" w:rsidP="009F3611">
            <w:pPr>
              <w:pStyle w:val="XML1"/>
              <w:rPr>
                <w:ins w:id="24392" w:author="Thomas Dietz" w:date="2012-08-08T17:05:00Z"/>
                <w:rPrChange w:id="24393" w:author="Thomas Dietz" w:date="2012-08-08T17:05:00Z">
                  <w:rPr>
                    <w:ins w:id="24394" w:author="Thomas Dietz" w:date="2012-08-08T17:05:00Z"/>
                    <w:lang w:val="de-DE"/>
                  </w:rPr>
                </w:rPrChange>
              </w:rPr>
            </w:pPr>
            <w:ins w:id="24395" w:author="Thomas Dietz" w:date="2012-08-08T17:05:00Z">
              <w:r w:rsidRPr="009F3611">
                <w:rPr>
                  <w:rPrChange w:id="24396" w:author="Thomas Dietz" w:date="2012-08-08T17:05:00Z">
                    <w:rPr>
                      <w:lang w:val="de-DE"/>
                    </w:rPr>
                  </w:rPrChange>
                </w:rPr>
                <w:t xml:space="preserve">  typedef hex-binary {</w:t>
              </w:r>
            </w:ins>
          </w:p>
          <w:p w14:paraId="10F4E166" w14:textId="77777777" w:rsidR="009F3611" w:rsidRPr="009F3611" w:rsidRDefault="009F3611" w:rsidP="009F3611">
            <w:pPr>
              <w:pStyle w:val="XML1"/>
              <w:rPr>
                <w:ins w:id="24397" w:author="Thomas Dietz" w:date="2012-08-08T17:05:00Z"/>
                <w:rPrChange w:id="24398" w:author="Thomas Dietz" w:date="2012-08-08T17:05:00Z">
                  <w:rPr>
                    <w:ins w:id="24399" w:author="Thomas Dietz" w:date="2012-08-08T17:05:00Z"/>
                    <w:lang w:val="de-DE"/>
                  </w:rPr>
                </w:rPrChange>
              </w:rPr>
            </w:pPr>
            <w:ins w:id="24400" w:author="Thomas Dietz" w:date="2012-08-08T17:05:00Z">
              <w:r w:rsidRPr="009F3611">
                <w:rPr>
                  <w:rPrChange w:id="24401" w:author="Thomas Dietz" w:date="2012-08-08T17:05:00Z">
                    <w:rPr>
                      <w:lang w:val="de-DE"/>
                    </w:rPr>
                  </w:rPrChange>
                </w:rPr>
                <w:t xml:space="preserve">    type binary;</w:t>
              </w:r>
            </w:ins>
          </w:p>
          <w:p w14:paraId="1D77C466" w14:textId="77777777" w:rsidR="009F3611" w:rsidRPr="009F3611" w:rsidRDefault="009F3611" w:rsidP="009F3611">
            <w:pPr>
              <w:pStyle w:val="XML1"/>
              <w:rPr>
                <w:ins w:id="24402" w:author="Thomas Dietz" w:date="2012-08-08T17:05:00Z"/>
                <w:rPrChange w:id="24403" w:author="Thomas Dietz" w:date="2012-08-08T17:05:00Z">
                  <w:rPr>
                    <w:ins w:id="24404" w:author="Thomas Dietz" w:date="2012-08-08T17:05:00Z"/>
                    <w:lang w:val="de-DE"/>
                  </w:rPr>
                </w:rPrChange>
              </w:rPr>
            </w:pPr>
            <w:ins w:id="24405" w:author="Thomas Dietz" w:date="2012-08-08T17:05:00Z">
              <w:r w:rsidRPr="009F3611">
                <w:rPr>
                  <w:rPrChange w:id="24406" w:author="Thomas Dietz" w:date="2012-08-08T17:05:00Z">
                    <w:rPr>
                      <w:lang w:val="de-DE"/>
                    </w:rPr>
                  </w:rPrChange>
                </w:rPr>
                <w:t xml:space="preserve">    description "hex binary encoded string";</w:t>
              </w:r>
            </w:ins>
          </w:p>
          <w:p w14:paraId="16B63554" w14:textId="77777777" w:rsidR="009F3611" w:rsidRPr="009F3611" w:rsidRDefault="009F3611" w:rsidP="009F3611">
            <w:pPr>
              <w:pStyle w:val="XML1"/>
              <w:rPr>
                <w:ins w:id="24407" w:author="Thomas Dietz" w:date="2012-08-08T17:05:00Z"/>
                <w:rPrChange w:id="24408" w:author="Thomas Dietz" w:date="2012-08-08T17:05:00Z">
                  <w:rPr>
                    <w:ins w:id="24409" w:author="Thomas Dietz" w:date="2012-08-08T17:05:00Z"/>
                    <w:lang w:val="de-DE"/>
                  </w:rPr>
                </w:rPrChange>
              </w:rPr>
            </w:pPr>
            <w:ins w:id="24410" w:author="Thomas Dietz" w:date="2012-08-08T17:05:00Z">
              <w:r w:rsidRPr="009F3611">
                <w:rPr>
                  <w:rPrChange w:id="24411" w:author="Thomas Dietz" w:date="2012-08-08T17:05:00Z">
                    <w:rPr>
                      <w:lang w:val="de-DE"/>
                    </w:rPr>
                  </w:rPrChange>
                </w:rPr>
                <w:t xml:space="preserve">    reference "http://www.w3.org/TR/2004/REC-xmlschema-2-20041028/datatypes.html#hexBinary";</w:t>
              </w:r>
            </w:ins>
          </w:p>
          <w:p w14:paraId="67289ACD" w14:textId="77777777" w:rsidR="009F3611" w:rsidRPr="009F3611" w:rsidRDefault="009F3611" w:rsidP="009F3611">
            <w:pPr>
              <w:pStyle w:val="XML1"/>
              <w:rPr>
                <w:ins w:id="24412" w:author="Thomas Dietz" w:date="2012-08-08T17:05:00Z"/>
                <w:rPrChange w:id="24413" w:author="Thomas Dietz" w:date="2012-08-08T17:05:00Z">
                  <w:rPr>
                    <w:ins w:id="24414" w:author="Thomas Dietz" w:date="2012-08-08T17:05:00Z"/>
                    <w:lang w:val="de-DE"/>
                  </w:rPr>
                </w:rPrChange>
              </w:rPr>
            </w:pPr>
            <w:ins w:id="24415" w:author="Thomas Dietz" w:date="2012-08-08T17:05:00Z">
              <w:r w:rsidRPr="009F3611">
                <w:rPr>
                  <w:rPrChange w:id="24416" w:author="Thomas Dietz" w:date="2012-08-08T17:05:00Z">
                    <w:rPr>
                      <w:lang w:val="de-DE"/>
                    </w:rPr>
                  </w:rPrChange>
                </w:rPr>
                <w:t xml:space="preserve">  }</w:t>
              </w:r>
            </w:ins>
          </w:p>
          <w:p w14:paraId="1BC788A9" w14:textId="77777777" w:rsidR="009F3611" w:rsidRPr="009F3611" w:rsidRDefault="009F3611" w:rsidP="009F3611">
            <w:pPr>
              <w:pStyle w:val="XML1"/>
              <w:rPr>
                <w:ins w:id="24417" w:author="Thomas Dietz" w:date="2012-08-08T17:05:00Z"/>
                <w:rPrChange w:id="24418" w:author="Thomas Dietz" w:date="2012-08-08T17:05:00Z">
                  <w:rPr>
                    <w:ins w:id="24419" w:author="Thomas Dietz" w:date="2012-08-08T17:05:00Z"/>
                    <w:lang w:val="de-DE"/>
                  </w:rPr>
                </w:rPrChange>
              </w:rPr>
            </w:pPr>
          </w:p>
          <w:p w14:paraId="50D27B3C" w14:textId="77777777" w:rsidR="009F3611" w:rsidRPr="009F3611" w:rsidRDefault="009F3611" w:rsidP="009F3611">
            <w:pPr>
              <w:pStyle w:val="XML1"/>
              <w:rPr>
                <w:ins w:id="24420" w:author="Thomas Dietz" w:date="2012-08-08T17:05:00Z"/>
                <w:rPrChange w:id="24421" w:author="Thomas Dietz" w:date="2012-08-08T17:05:00Z">
                  <w:rPr>
                    <w:ins w:id="24422" w:author="Thomas Dietz" w:date="2012-08-08T17:05:00Z"/>
                    <w:lang w:val="de-DE"/>
                  </w:rPr>
                </w:rPrChange>
              </w:rPr>
            </w:pPr>
            <w:ins w:id="24423" w:author="Thomas Dietz" w:date="2012-08-08T17:05:00Z">
              <w:r w:rsidRPr="009F3611">
                <w:rPr>
                  <w:rPrChange w:id="24424" w:author="Thomas Dietz" w:date="2012-08-08T17:05:00Z">
                    <w:rPr>
                      <w:lang w:val="de-DE"/>
                    </w:rPr>
                  </w:rPrChange>
                </w:rPr>
                <w:t>/*****************************************************************</w:t>
              </w:r>
            </w:ins>
          </w:p>
          <w:p w14:paraId="35CE7D59" w14:textId="77777777" w:rsidR="009F3611" w:rsidRPr="009F3611" w:rsidRDefault="009F3611" w:rsidP="009F3611">
            <w:pPr>
              <w:pStyle w:val="XML1"/>
              <w:rPr>
                <w:ins w:id="24425" w:author="Thomas Dietz" w:date="2012-08-08T17:05:00Z"/>
                <w:rPrChange w:id="24426" w:author="Thomas Dietz" w:date="2012-08-08T17:05:00Z">
                  <w:rPr>
                    <w:ins w:id="24427" w:author="Thomas Dietz" w:date="2012-08-08T17:05:00Z"/>
                    <w:lang w:val="de-DE"/>
                  </w:rPr>
                </w:rPrChange>
              </w:rPr>
            </w:pPr>
            <w:ins w:id="24428" w:author="Thomas Dietz" w:date="2012-08-08T17:05:00Z">
              <w:r w:rsidRPr="009F3611">
                <w:rPr>
                  <w:rPrChange w:id="24429" w:author="Thomas Dietz" w:date="2012-08-08T17:05:00Z">
                    <w:rPr>
                      <w:lang w:val="de-DE"/>
                    </w:rPr>
                  </w:rPrChange>
                </w:rPr>
                <w:t xml:space="preserve"> * Groupings</w:t>
              </w:r>
            </w:ins>
          </w:p>
          <w:p w14:paraId="4DAB7CEC" w14:textId="77777777" w:rsidR="009F3611" w:rsidRPr="009F3611" w:rsidRDefault="009F3611" w:rsidP="009F3611">
            <w:pPr>
              <w:pStyle w:val="XML1"/>
              <w:rPr>
                <w:ins w:id="24430" w:author="Thomas Dietz" w:date="2012-08-08T17:05:00Z"/>
                <w:rPrChange w:id="24431" w:author="Thomas Dietz" w:date="2012-08-08T17:05:00Z">
                  <w:rPr>
                    <w:ins w:id="24432" w:author="Thomas Dietz" w:date="2012-08-08T17:05:00Z"/>
                    <w:lang w:val="de-DE"/>
                  </w:rPr>
                </w:rPrChange>
              </w:rPr>
            </w:pPr>
            <w:ins w:id="24433" w:author="Thomas Dietz" w:date="2012-08-08T17:05:00Z">
              <w:r w:rsidRPr="009F3611">
                <w:rPr>
                  <w:rPrChange w:id="24434" w:author="Thomas Dietz" w:date="2012-08-08T17:05:00Z">
                    <w:rPr>
                      <w:lang w:val="de-DE"/>
                    </w:rPr>
                  </w:rPrChange>
                </w:rPr>
                <w:t xml:space="preserve"> *****************************************************************/</w:t>
              </w:r>
            </w:ins>
          </w:p>
          <w:p w14:paraId="46E44F69" w14:textId="77777777" w:rsidR="009F3611" w:rsidRPr="009F3611" w:rsidRDefault="009F3611" w:rsidP="009F3611">
            <w:pPr>
              <w:pStyle w:val="XML1"/>
              <w:rPr>
                <w:ins w:id="24435" w:author="Thomas Dietz" w:date="2012-08-08T17:05:00Z"/>
                <w:rPrChange w:id="24436" w:author="Thomas Dietz" w:date="2012-08-08T17:05:00Z">
                  <w:rPr>
                    <w:ins w:id="24437" w:author="Thomas Dietz" w:date="2012-08-08T17:05:00Z"/>
                    <w:lang w:val="de-DE"/>
                  </w:rPr>
                </w:rPrChange>
              </w:rPr>
            </w:pPr>
          </w:p>
          <w:p w14:paraId="3FC75BA4" w14:textId="77777777" w:rsidR="009F3611" w:rsidRPr="009F3611" w:rsidRDefault="009F3611" w:rsidP="009F3611">
            <w:pPr>
              <w:pStyle w:val="XML1"/>
              <w:rPr>
                <w:ins w:id="24438" w:author="Thomas Dietz" w:date="2012-08-08T17:05:00Z"/>
                <w:rPrChange w:id="24439" w:author="Thomas Dietz" w:date="2012-08-08T17:05:00Z">
                  <w:rPr>
                    <w:ins w:id="24440" w:author="Thomas Dietz" w:date="2012-08-08T17:05:00Z"/>
                    <w:lang w:val="de-DE"/>
                  </w:rPr>
                </w:rPrChange>
              </w:rPr>
            </w:pPr>
            <w:ins w:id="24441" w:author="Thomas Dietz" w:date="2012-08-08T17:05:00Z">
              <w:r w:rsidRPr="009F3611">
                <w:rPr>
                  <w:rPrChange w:id="24442" w:author="Thomas Dietz" w:date="2012-08-08T17:05:00Z">
                    <w:rPr>
                      <w:lang w:val="de-DE"/>
                    </w:rPr>
                  </w:rPrChange>
                </w:rPr>
                <w:t xml:space="preserve">  grouping OFConfigurationPointType {</w:t>
              </w:r>
            </w:ins>
          </w:p>
          <w:p w14:paraId="5E137D04" w14:textId="77777777" w:rsidR="009F3611" w:rsidRPr="009F3611" w:rsidRDefault="009F3611" w:rsidP="009F3611">
            <w:pPr>
              <w:pStyle w:val="XML1"/>
              <w:rPr>
                <w:ins w:id="24443" w:author="Thomas Dietz" w:date="2012-08-08T17:05:00Z"/>
                <w:rPrChange w:id="24444" w:author="Thomas Dietz" w:date="2012-08-08T17:05:00Z">
                  <w:rPr>
                    <w:ins w:id="24445" w:author="Thomas Dietz" w:date="2012-08-08T17:05:00Z"/>
                    <w:lang w:val="de-DE"/>
                  </w:rPr>
                </w:rPrChange>
              </w:rPr>
            </w:pPr>
            <w:ins w:id="24446" w:author="Thomas Dietz" w:date="2012-08-08T17:05:00Z">
              <w:r w:rsidRPr="009F3611">
                <w:rPr>
                  <w:rPrChange w:id="24447" w:author="Thomas Dietz" w:date="2012-08-08T17:05:00Z">
                    <w:rPr>
                      <w:lang w:val="de-DE"/>
                    </w:rPr>
                  </w:rPrChange>
                </w:rPr>
                <w:lastRenderedPageBreak/>
                <w:t xml:space="preserve">    description "Representation of an OpenFlow Configuration Point.</w:t>
              </w:r>
            </w:ins>
          </w:p>
          <w:p w14:paraId="2CAFE583" w14:textId="77777777" w:rsidR="009F3611" w:rsidRPr="009F3611" w:rsidRDefault="009F3611" w:rsidP="009F3611">
            <w:pPr>
              <w:pStyle w:val="XML1"/>
              <w:rPr>
                <w:ins w:id="24448" w:author="Thomas Dietz" w:date="2012-08-08T17:05:00Z"/>
                <w:rPrChange w:id="24449" w:author="Thomas Dietz" w:date="2012-08-08T17:05:00Z">
                  <w:rPr>
                    <w:ins w:id="24450" w:author="Thomas Dietz" w:date="2012-08-08T17:05:00Z"/>
                    <w:lang w:val="de-DE"/>
                  </w:rPr>
                </w:rPrChange>
              </w:rPr>
            </w:pPr>
            <w:ins w:id="24451" w:author="Thomas Dietz" w:date="2012-08-08T17:05:00Z">
              <w:r w:rsidRPr="009F3611">
                <w:rPr>
                  <w:rPrChange w:id="24452" w:author="Thomas Dietz" w:date="2012-08-08T17:05:00Z">
                    <w:rPr>
                      <w:lang w:val="de-DE"/>
                    </w:rPr>
                  </w:rPrChange>
                </w:rPr>
                <w:t xml:space="preserve">      Instances of the Configuration Point class SHOULD be stored </w:t>
              </w:r>
            </w:ins>
          </w:p>
          <w:p w14:paraId="73048B02" w14:textId="77777777" w:rsidR="009F3611" w:rsidRPr="009F3611" w:rsidRDefault="009F3611" w:rsidP="009F3611">
            <w:pPr>
              <w:pStyle w:val="XML1"/>
              <w:rPr>
                <w:ins w:id="24453" w:author="Thomas Dietz" w:date="2012-08-08T17:05:00Z"/>
                <w:rPrChange w:id="24454" w:author="Thomas Dietz" w:date="2012-08-08T17:05:00Z">
                  <w:rPr>
                    <w:ins w:id="24455" w:author="Thomas Dietz" w:date="2012-08-08T17:05:00Z"/>
                    <w:lang w:val="de-DE"/>
                  </w:rPr>
                </w:rPrChange>
              </w:rPr>
            </w:pPr>
            <w:ins w:id="24456" w:author="Thomas Dietz" w:date="2012-08-08T17:05:00Z">
              <w:r w:rsidRPr="009F3611">
                <w:rPr>
                  <w:rPrChange w:id="24457" w:author="Thomas Dietz" w:date="2012-08-08T17:05:00Z">
                    <w:rPr>
                      <w:lang w:val="de-DE"/>
                    </w:rPr>
                  </w:rPrChange>
                </w:rPr>
                <w:t xml:space="preserve">      persistently across reboots of the OpenFlow Capable Switch.</w:t>
              </w:r>
            </w:ins>
          </w:p>
          <w:p w14:paraId="1055C351" w14:textId="77777777" w:rsidR="009F3611" w:rsidRPr="009F3611" w:rsidRDefault="009F3611" w:rsidP="009F3611">
            <w:pPr>
              <w:pStyle w:val="XML1"/>
              <w:rPr>
                <w:ins w:id="24458" w:author="Thomas Dietz" w:date="2012-08-08T17:05:00Z"/>
                <w:rPrChange w:id="24459" w:author="Thomas Dietz" w:date="2012-08-08T17:05:00Z">
                  <w:rPr>
                    <w:ins w:id="24460" w:author="Thomas Dietz" w:date="2012-08-08T17:05:00Z"/>
                    <w:lang w:val="de-DE"/>
                  </w:rPr>
                </w:rPrChange>
              </w:rPr>
            </w:pPr>
            <w:ins w:id="24461" w:author="Thomas Dietz" w:date="2012-08-08T17:05:00Z">
              <w:r w:rsidRPr="009F3611">
                <w:rPr>
                  <w:rPrChange w:id="24462" w:author="Thomas Dietz" w:date="2012-08-08T17:05:00Z">
                    <w:rPr>
                      <w:lang w:val="de-DE"/>
                    </w:rPr>
                  </w:rPrChange>
                </w:rPr>
                <w:t xml:space="preserve">    </w:t>
              </w:r>
            </w:ins>
          </w:p>
          <w:p w14:paraId="4532AA01" w14:textId="77777777" w:rsidR="009F3611" w:rsidRPr="009F3611" w:rsidRDefault="009F3611" w:rsidP="009F3611">
            <w:pPr>
              <w:pStyle w:val="XML1"/>
              <w:rPr>
                <w:ins w:id="24463" w:author="Thomas Dietz" w:date="2012-08-08T17:05:00Z"/>
                <w:rPrChange w:id="24464" w:author="Thomas Dietz" w:date="2012-08-08T17:05:00Z">
                  <w:rPr>
                    <w:ins w:id="24465" w:author="Thomas Dietz" w:date="2012-08-08T17:05:00Z"/>
                    <w:lang w:val="de-DE"/>
                  </w:rPr>
                </w:rPrChange>
              </w:rPr>
            </w:pPr>
            <w:ins w:id="24466" w:author="Thomas Dietz" w:date="2012-08-08T17:05:00Z">
              <w:r w:rsidRPr="009F3611">
                <w:rPr>
                  <w:rPrChange w:id="24467" w:author="Thomas Dietz" w:date="2012-08-08T17:05:00Z">
                    <w:rPr>
                      <w:lang w:val="de-DE"/>
                    </w:rPr>
                  </w:rPrChange>
                </w:rPr>
                <w:t xml:space="preserve">      When a connection is established between an OpenFlow Capable </w:t>
              </w:r>
            </w:ins>
          </w:p>
          <w:p w14:paraId="43B0CF51" w14:textId="77777777" w:rsidR="009F3611" w:rsidRPr="009F3611" w:rsidRDefault="009F3611" w:rsidP="009F3611">
            <w:pPr>
              <w:pStyle w:val="XML1"/>
              <w:rPr>
                <w:ins w:id="24468" w:author="Thomas Dietz" w:date="2012-08-08T17:05:00Z"/>
                <w:rPrChange w:id="24469" w:author="Thomas Dietz" w:date="2012-08-08T17:05:00Z">
                  <w:rPr>
                    <w:ins w:id="24470" w:author="Thomas Dietz" w:date="2012-08-08T17:05:00Z"/>
                    <w:lang w:val="de-DE"/>
                  </w:rPr>
                </w:rPrChange>
              </w:rPr>
            </w:pPr>
            <w:ins w:id="24471" w:author="Thomas Dietz" w:date="2012-08-08T17:05:00Z">
              <w:r w:rsidRPr="009F3611">
                <w:rPr>
                  <w:rPrChange w:id="24472" w:author="Thomas Dietz" w:date="2012-08-08T17:05:00Z">
                    <w:rPr>
                      <w:lang w:val="de-DE"/>
                    </w:rPr>
                  </w:rPrChange>
                </w:rPr>
                <w:t xml:space="preserve">      Switch and a Configuration Point the switch  MUST store the </w:t>
              </w:r>
            </w:ins>
          </w:p>
          <w:p w14:paraId="710E1FEE" w14:textId="77777777" w:rsidR="009F3611" w:rsidRPr="009F3611" w:rsidRDefault="009F3611" w:rsidP="009F3611">
            <w:pPr>
              <w:pStyle w:val="XML1"/>
              <w:rPr>
                <w:ins w:id="24473" w:author="Thomas Dietz" w:date="2012-08-08T17:05:00Z"/>
                <w:rPrChange w:id="24474" w:author="Thomas Dietz" w:date="2012-08-08T17:05:00Z">
                  <w:rPr>
                    <w:ins w:id="24475" w:author="Thomas Dietz" w:date="2012-08-08T17:05:00Z"/>
                    <w:lang w:val="de-DE"/>
                  </w:rPr>
                </w:rPrChange>
              </w:rPr>
            </w:pPr>
            <w:ins w:id="24476" w:author="Thomas Dietz" w:date="2012-08-08T17:05:00Z">
              <w:r w:rsidRPr="009F3611">
                <w:rPr>
                  <w:rPrChange w:id="24477" w:author="Thomas Dietz" w:date="2012-08-08T17:05:00Z">
                    <w:rPr>
                      <w:lang w:val="de-DE"/>
                    </w:rPr>
                  </w:rPrChange>
                </w:rPr>
                <w:t xml:space="preserve">      connection information in an instance of the Configuration </w:t>
              </w:r>
            </w:ins>
          </w:p>
          <w:p w14:paraId="45EBCE91" w14:textId="77777777" w:rsidR="009F3611" w:rsidRPr="009F3611" w:rsidRDefault="009F3611" w:rsidP="009F3611">
            <w:pPr>
              <w:pStyle w:val="XML1"/>
              <w:rPr>
                <w:ins w:id="24478" w:author="Thomas Dietz" w:date="2012-08-08T17:05:00Z"/>
                <w:rPrChange w:id="24479" w:author="Thomas Dietz" w:date="2012-08-08T17:05:00Z">
                  <w:rPr>
                    <w:ins w:id="24480" w:author="Thomas Dietz" w:date="2012-08-08T17:05:00Z"/>
                    <w:lang w:val="de-DE"/>
                  </w:rPr>
                </w:rPrChange>
              </w:rPr>
            </w:pPr>
            <w:ins w:id="24481" w:author="Thomas Dietz" w:date="2012-08-08T17:05:00Z">
              <w:r w:rsidRPr="009F3611">
                <w:rPr>
                  <w:rPrChange w:id="24482" w:author="Thomas Dietz" w:date="2012-08-08T17:05:00Z">
                    <w:rPr>
                      <w:lang w:val="de-DE"/>
                    </w:rPr>
                  </w:rPrChange>
                </w:rPr>
                <w:t xml:space="preserve">      Point class. If such an instance does not exist, the OpenFlow</w:t>
              </w:r>
            </w:ins>
          </w:p>
          <w:p w14:paraId="02607A1B" w14:textId="77777777" w:rsidR="009F3611" w:rsidRPr="009F3611" w:rsidRDefault="009F3611" w:rsidP="009F3611">
            <w:pPr>
              <w:pStyle w:val="XML1"/>
              <w:rPr>
                <w:ins w:id="24483" w:author="Thomas Dietz" w:date="2012-08-08T17:05:00Z"/>
                <w:rPrChange w:id="24484" w:author="Thomas Dietz" w:date="2012-08-08T17:05:00Z">
                  <w:rPr>
                    <w:ins w:id="24485" w:author="Thomas Dietz" w:date="2012-08-08T17:05:00Z"/>
                    <w:lang w:val="de-DE"/>
                  </w:rPr>
                </w:rPrChange>
              </w:rPr>
            </w:pPr>
            <w:ins w:id="24486" w:author="Thomas Dietz" w:date="2012-08-08T17:05:00Z">
              <w:r w:rsidRPr="009F3611">
                <w:rPr>
                  <w:rPrChange w:id="24487" w:author="Thomas Dietz" w:date="2012-08-08T17:05:00Z">
                    <w:rPr>
                      <w:lang w:val="de-DE"/>
                    </w:rPr>
                  </w:rPrChange>
                </w:rPr>
                <w:t xml:space="preserve">      Capable Switch MUST create an instance where it then stores </w:t>
              </w:r>
            </w:ins>
          </w:p>
          <w:p w14:paraId="4A3900BA" w14:textId="77777777" w:rsidR="009F3611" w:rsidRPr="009F3611" w:rsidRDefault="009F3611" w:rsidP="009F3611">
            <w:pPr>
              <w:pStyle w:val="XML1"/>
              <w:rPr>
                <w:ins w:id="24488" w:author="Thomas Dietz" w:date="2012-08-08T17:05:00Z"/>
                <w:rPrChange w:id="24489" w:author="Thomas Dietz" w:date="2012-08-08T17:05:00Z">
                  <w:rPr>
                    <w:ins w:id="24490" w:author="Thomas Dietz" w:date="2012-08-08T17:05:00Z"/>
                    <w:lang w:val="de-DE"/>
                  </w:rPr>
                </w:rPrChange>
              </w:rPr>
            </w:pPr>
            <w:ins w:id="24491" w:author="Thomas Dietz" w:date="2012-08-08T17:05:00Z">
              <w:r w:rsidRPr="009F3611">
                <w:rPr>
                  <w:rPrChange w:id="24492" w:author="Thomas Dietz" w:date="2012-08-08T17:05:00Z">
                    <w:rPr>
                      <w:lang w:val="de-DE"/>
                    </w:rPr>
                  </w:rPrChange>
                </w:rPr>
                <w:t xml:space="preserve">      the connection information.</w:t>
              </w:r>
            </w:ins>
          </w:p>
          <w:p w14:paraId="07DDABC7" w14:textId="77777777" w:rsidR="009F3611" w:rsidRPr="009F3611" w:rsidRDefault="009F3611" w:rsidP="009F3611">
            <w:pPr>
              <w:pStyle w:val="XML1"/>
              <w:rPr>
                <w:ins w:id="24493" w:author="Thomas Dietz" w:date="2012-08-08T17:05:00Z"/>
                <w:rPrChange w:id="24494" w:author="Thomas Dietz" w:date="2012-08-08T17:05:00Z">
                  <w:rPr>
                    <w:ins w:id="24495" w:author="Thomas Dietz" w:date="2012-08-08T17:05:00Z"/>
                    <w:lang w:val="de-DE"/>
                  </w:rPr>
                </w:rPrChange>
              </w:rPr>
            </w:pPr>
            <w:ins w:id="24496" w:author="Thomas Dietz" w:date="2012-08-08T17:05:00Z">
              <w:r w:rsidRPr="009F3611">
                <w:rPr>
                  <w:rPrChange w:id="24497" w:author="Thomas Dietz" w:date="2012-08-08T17:05:00Z">
                    <w:rPr>
                      <w:lang w:val="de-DE"/>
                    </w:rPr>
                  </w:rPrChange>
                </w:rPr>
                <w:t xml:space="preserve">    </w:t>
              </w:r>
            </w:ins>
          </w:p>
          <w:p w14:paraId="5E13B15B" w14:textId="77777777" w:rsidR="009F3611" w:rsidRPr="009F3611" w:rsidRDefault="009F3611" w:rsidP="009F3611">
            <w:pPr>
              <w:pStyle w:val="XML1"/>
              <w:rPr>
                <w:ins w:id="24498" w:author="Thomas Dietz" w:date="2012-08-08T17:05:00Z"/>
                <w:rPrChange w:id="24499" w:author="Thomas Dietz" w:date="2012-08-08T17:05:00Z">
                  <w:rPr>
                    <w:ins w:id="24500" w:author="Thomas Dietz" w:date="2012-08-08T17:05:00Z"/>
                    <w:lang w:val="de-DE"/>
                  </w:rPr>
                </w:rPrChange>
              </w:rPr>
            </w:pPr>
            <w:ins w:id="24501" w:author="Thomas Dietz" w:date="2012-08-08T17:05:00Z">
              <w:r w:rsidRPr="009F3611">
                <w:rPr>
                  <w:rPrChange w:id="24502" w:author="Thomas Dietz" w:date="2012-08-08T17:05:00Z">
                    <w:rPr>
                      <w:lang w:val="de-DE"/>
                    </w:rPr>
                  </w:rPrChange>
                </w:rPr>
                <w:t xml:space="preserve">      An OpenFlow Capable Switch that cannot initiate a connection </w:t>
              </w:r>
            </w:ins>
          </w:p>
          <w:p w14:paraId="3487D583" w14:textId="77777777" w:rsidR="009F3611" w:rsidRPr="009F3611" w:rsidRDefault="009F3611" w:rsidP="009F3611">
            <w:pPr>
              <w:pStyle w:val="XML1"/>
              <w:rPr>
                <w:ins w:id="24503" w:author="Thomas Dietz" w:date="2012-08-08T17:05:00Z"/>
                <w:rPrChange w:id="24504" w:author="Thomas Dietz" w:date="2012-08-08T17:05:00Z">
                  <w:rPr>
                    <w:ins w:id="24505" w:author="Thomas Dietz" w:date="2012-08-08T17:05:00Z"/>
                    <w:lang w:val="de-DE"/>
                  </w:rPr>
                </w:rPrChange>
              </w:rPr>
            </w:pPr>
            <w:ins w:id="24506" w:author="Thomas Dietz" w:date="2012-08-08T17:05:00Z">
              <w:r w:rsidRPr="009F3611">
                <w:rPr>
                  <w:rPrChange w:id="24507" w:author="Thomas Dietz" w:date="2012-08-08T17:05:00Z">
                    <w:rPr>
                      <w:lang w:val="de-DE"/>
                    </w:rPr>
                  </w:rPrChange>
                </w:rPr>
                <w:t xml:space="preserve">      to a configuration point does not have to implement the </w:t>
              </w:r>
            </w:ins>
          </w:p>
          <w:p w14:paraId="5A16DA2E" w14:textId="77777777" w:rsidR="009F3611" w:rsidRPr="009F3611" w:rsidRDefault="009F3611" w:rsidP="009F3611">
            <w:pPr>
              <w:pStyle w:val="XML1"/>
              <w:rPr>
                <w:ins w:id="24508" w:author="Thomas Dietz" w:date="2012-08-08T17:05:00Z"/>
                <w:rPrChange w:id="24509" w:author="Thomas Dietz" w:date="2012-08-08T17:05:00Z">
                  <w:rPr>
                    <w:ins w:id="24510" w:author="Thomas Dietz" w:date="2012-08-08T17:05:00Z"/>
                    <w:lang w:val="de-DE"/>
                  </w:rPr>
                </w:rPrChange>
              </w:rPr>
            </w:pPr>
            <w:ins w:id="24511" w:author="Thomas Dietz" w:date="2012-08-08T17:05:00Z">
              <w:r w:rsidRPr="009F3611">
                <w:rPr>
                  <w:rPrChange w:id="24512" w:author="Thomas Dietz" w:date="2012-08-08T17:05:00Z">
                    <w:rPr>
                      <w:lang w:val="de-DE"/>
                    </w:rPr>
                  </w:rPrChange>
                </w:rPr>
                <w:t xml:space="preserve">      Configuration Point class. It SHOULD block attempts to write</w:t>
              </w:r>
            </w:ins>
          </w:p>
          <w:p w14:paraId="39BCFD83" w14:textId="77777777" w:rsidR="009F3611" w:rsidRPr="009F3611" w:rsidRDefault="009F3611" w:rsidP="009F3611">
            <w:pPr>
              <w:pStyle w:val="XML1"/>
              <w:rPr>
                <w:ins w:id="24513" w:author="Thomas Dietz" w:date="2012-08-08T17:05:00Z"/>
                <w:rPrChange w:id="24514" w:author="Thomas Dietz" w:date="2012-08-08T17:05:00Z">
                  <w:rPr>
                    <w:ins w:id="24515" w:author="Thomas Dietz" w:date="2012-08-08T17:05:00Z"/>
                    <w:lang w:val="de-DE"/>
                  </w:rPr>
                </w:rPrChange>
              </w:rPr>
            </w:pPr>
            <w:ins w:id="24516" w:author="Thomas Dietz" w:date="2012-08-08T17:05:00Z">
              <w:r w:rsidRPr="009F3611">
                <w:rPr>
                  <w:rPrChange w:id="24517" w:author="Thomas Dietz" w:date="2012-08-08T17:05:00Z">
                    <w:rPr>
                      <w:lang w:val="de-DE"/>
                    </w:rPr>
                  </w:rPrChange>
                </w:rPr>
                <w:t xml:space="preserve">      to instances of the Configuration Point class with NETCONF </w:t>
              </w:r>
            </w:ins>
          </w:p>
          <w:p w14:paraId="22566C86" w14:textId="77777777" w:rsidR="009F3611" w:rsidRPr="009F3611" w:rsidRDefault="009F3611" w:rsidP="009F3611">
            <w:pPr>
              <w:pStyle w:val="XML1"/>
              <w:rPr>
                <w:ins w:id="24518" w:author="Thomas Dietz" w:date="2012-08-08T17:05:00Z"/>
                <w:rPrChange w:id="24519" w:author="Thomas Dietz" w:date="2012-08-08T17:05:00Z">
                  <w:rPr>
                    <w:ins w:id="24520" w:author="Thomas Dietz" w:date="2012-08-08T17:05:00Z"/>
                    <w:lang w:val="de-DE"/>
                  </w:rPr>
                </w:rPrChange>
              </w:rPr>
            </w:pPr>
            <w:ins w:id="24521" w:author="Thomas Dietz" w:date="2012-08-08T17:05:00Z">
              <w:r w:rsidRPr="009F3611">
                <w:rPr>
                  <w:rPrChange w:id="24522" w:author="Thomas Dietz" w:date="2012-08-08T17:05:00Z">
                    <w:rPr>
                      <w:lang w:val="de-DE"/>
                    </w:rPr>
                  </w:rPrChange>
                </w:rPr>
                <w:t xml:space="preserve">      &lt;edit-config&gt; operations.</w:t>
              </w:r>
            </w:ins>
          </w:p>
          <w:p w14:paraId="688E13AA" w14:textId="77777777" w:rsidR="009F3611" w:rsidRPr="009F3611" w:rsidRDefault="009F3611" w:rsidP="009F3611">
            <w:pPr>
              <w:pStyle w:val="XML1"/>
              <w:rPr>
                <w:ins w:id="24523" w:author="Thomas Dietz" w:date="2012-08-08T17:05:00Z"/>
                <w:rPrChange w:id="24524" w:author="Thomas Dietz" w:date="2012-08-08T17:05:00Z">
                  <w:rPr>
                    <w:ins w:id="24525" w:author="Thomas Dietz" w:date="2012-08-08T17:05:00Z"/>
                    <w:lang w:val="de-DE"/>
                  </w:rPr>
                </w:rPrChange>
              </w:rPr>
            </w:pPr>
          </w:p>
          <w:p w14:paraId="2D95496F" w14:textId="77777777" w:rsidR="009F3611" w:rsidRPr="009F3611" w:rsidRDefault="009F3611" w:rsidP="009F3611">
            <w:pPr>
              <w:pStyle w:val="XML1"/>
              <w:rPr>
                <w:ins w:id="24526" w:author="Thomas Dietz" w:date="2012-08-08T17:05:00Z"/>
                <w:rPrChange w:id="24527" w:author="Thomas Dietz" w:date="2012-08-08T17:05:00Z">
                  <w:rPr>
                    <w:ins w:id="24528" w:author="Thomas Dietz" w:date="2012-08-08T17:05:00Z"/>
                    <w:lang w:val="de-DE"/>
                  </w:rPr>
                </w:rPrChange>
              </w:rPr>
            </w:pPr>
            <w:ins w:id="24529" w:author="Thomas Dietz" w:date="2012-08-08T17:05:00Z">
              <w:r w:rsidRPr="009F3611">
                <w:rPr>
                  <w:rPrChange w:id="24530" w:author="Thomas Dietz" w:date="2012-08-08T17:05:00Z">
                    <w:rPr>
                      <w:lang w:val="de-DE"/>
                    </w:rPr>
                  </w:rPrChange>
                </w:rPr>
                <w:t xml:space="preserve">      NETCONF &lt;edit-config&gt; operations MUST be implemented as </w:t>
              </w:r>
            </w:ins>
          </w:p>
          <w:p w14:paraId="532EF7A6" w14:textId="77777777" w:rsidR="009F3611" w:rsidRPr="009F3611" w:rsidRDefault="009F3611" w:rsidP="009F3611">
            <w:pPr>
              <w:pStyle w:val="XML1"/>
              <w:rPr>
                <w:ins w:id="24531" w:author="Thomas Dietz" w:date="2012-08-08T17:05:00Z"/>
                <w:rPrChange w:id="24532" w:author="Thomas Dietz" w:date="2012-08-08T17:05:00Z">
                  <w:rPr>
                    <w:ins w:id="24533" w:author="Thomas Dietz" w:date="2012-08-08T17:05:00Z"/>
                    <w:lang w:val="de-DE"/>
                  </w:rPr>
                </w:rPrChange>
              </w:rPr>
            </w:pPr>
            <w:ins w:id="24534" w:author="Thomas Dietz" w:date="2012-08-08T17:05:00Z">
              <w:r w:rsidRPr="009F3611">
                <w:rPr>
                  <w:rPrChange w:id="24535" w:author="Thomas Dietz" w:date="2012-08-08T17:05:00Z">
                    <w:rPr>
                      <w:lang w:val="de-DE"/>
                    </w:rPr>
                  </w:rPrChange>
                </w:rPr>
                <w:t xml:space="preserve">      follows: </w:t>
              </w:r>
            </w:ins>
          </w:p>
          <w:p w14:paraId="4BDF6A5B" w14:textId="77777777" w:rsidR="009F3611" w:rsidRPr="009F3611" w:rsidRDefault="009F3611" w:rsidP="009F3611">
            <w:pPr>
              <w:pStyle w:val="XML1"/>
              <w:rPr>
                <w:ins w:id="24536" w:author="Thomas Dietz" w:date="2012-08-08T17:05:00Z"/>
                <w:rPrChange w:id="24537" w:author="Thomas Dietz" w:date="2012-08-08T17:05:00Z">
                  <w:rPr>
                    <w:ins w:id="24538" w:author="Thomas Dietz" w:date="2012-08-08T17:05:00Z"/>
                    <w:lang w:val="de-DE"/>
                  </w:rPr>
                </w:rPrChange>
              </w:rPr>
            </w:pPr>
          </w:p>
          <w:p w14:paraId="54FFF0BC" w14:textId="77777777" w:rsidR="009F3611" w:rsidRPr="009F3611" w:rsidRDefault="009F3611" w:rsidP="009F3611">
            <w:pPr>
              <w:pStyle w:val="XML1"/>
              <w:rPr>
                <w:ins w:id="24539" w:author="Thomas Dietz" w:date="2012-08-08T17:05:00Z"/>
                <w:rPrChange w:id="24540" w:author="Thomas Dietz" w:date="2012-08-08T17:05:00Z">
                  <w:rPr>
                    <w:ins w:id="24541" w:author="Thomas Dietz" w:date="2012-08-08T17:05:00Z"/>
                    <w:lang w:val="de-DE"/>
                  </w:rPr>
                </w:rPrChange>
              </w:rPr>
            </w:pPr>
            <w:ins w:id="24542" w:author="Thomas Dietz" w:date="2012-08-08T17:05:00Z">
              <w:r w:rsidRPr="009F3611">
                <w:rPr>
                  <w:rPrChange w:id="24543" w:author="Thomas Dietz" w:date="2012-08-08T17:05:00Z">
                    <w:rPr>
                      <w:lang w:val="de-DE"/>
                    </w:rPr>
                  </w:rPrChange>
                </w:rPr>
                <w:t xml:space="preserve">      * The 'id' element MUST be present at all &lt;edit-config&gt;</w:t>
              </w:r>
            </w:ins>
          </w:p>
          <w:p w14:paraId="79C347AA" w14:textId="77777777" w:rsidR="009F3611" w:rsidRPr="009F3611" w:rsidRDefault="009F3611" w:rsidP="009F3611">
            <w:pPr>
              <w:pStyle w:val="XML1"/>
              <w:rPr>
                <w:ins w:id="24544" w:author="Thomas Dietz" w:date="2012-08-08T17:05:00Z"/>
                <w:rPrChange w:id="24545" w:author="Thomas Dietz" w:date="2012-08-08T17:05:00Z">
                  <w:rPr>
                    <w:ins w:id="24546" w:author="Thomas Dietz" w:date="2012-08-08T17:05:00Z"/>
                    <w:lang w:val="de-DE"/>
                  </w:rPr>
                </w:rPrChange>
              </w:rPr>
            </w:pPr>
            <w:ins w:id="24547" w:author="Thomas Dietz" w:date="2012-08-08T17:05:00Z">
              <w:r w:rsidRPr="009F3611">
                <w:rPr>
                  <w:rPrChange w:id="24548" w:author="Thomas Dietz" w:date="2012-08-08T17:05:00Z">
                    <w:rPr>
                      <w:lang w:val="de-DE"/>
                    </w:rPr>
                  </w:rPrChange>
                </w:rPr>
                <w:t xml:space="preserve">        operations to identify the configuration point.</w:t>
              </w:r>
            </w:ins>
          </w:p>
          <w:p w14:paraId="53A15020" w14:textId="77777777" w:rsidR="009F3611" w:rsidRPr="009F3611" w:rsidRDefault="009F3611" w:rsidP="009F3611">
            <w:pPr>
              <w:pStyle w:val="XML1"/>
              <w:rPr>
                <w:ins w:id="24549" w:author="Thomas Dietz" w:date="2012-08-08T17:05:00Z"/>
                <w:rPrChange w:id="24550" w:author="Thomas Dietz" w:date="2012-08-08T17:05:00Z">
                  <w:rPr>
                    <w:ins w:id="24551" w:author="Thomas Dietz" w:date="2012-08-08T17:05:00Z"/>
                    <w:lang w:val="de-DE"/>
                  </w:rPr>
                </w:rPrChange>
              </w:rPr>
            </w:pPr>
            <w:ins w:id="24552" w:author="Thomas Dietz" w:date="2012-08-08T17:05:00Z">
              <w:r w:rsidRPr="009F3611">
                <w:rPr>
                  <w:rPrChange w:id="24553" w:author="Thomas Dietz" w:date="2012-08-08T17:05:00Z">
                    <w:rPr>
                      <w:lang w:val="de-DE"/>
                    </w:rPr>
                  </w:rPrChange>
                </w:rPr>
                <w:t xml:space="preserve">      * If the operation is 'merge' or 'replace', the element is</w:t>
              </w:r>
            </w:ins>
          </w:p>
          <w:p w14:paraId="6E8BAFC4" w14:textId="77777777" w:rsidR="009F3611" w:rsidRPr="009F3611" w:rsidRDefault="009F3611" w:rsidP="009F3611">
            <w:pPr>
              <w:pStyle w:val="XML1"/>
              <w:rPr>
                <w:ins w:id="24554" w:author="Thomas Dietz" w:date="2012-08-08T17:05:00Z"/>
                <w:rPrChange w:id="24555" w:author="Thomas Dietz" w:date="2012-08-08T17:05:00Z">
                  <w:rPr>
                    <w:ins w:id="24556" w:author="Thomas Dietz" w:date="2012-08-08T17:05:00Z"/>
                    <w:lang w:val="de-DE"/>
                  </w:rPr>
                </w:rPrChange>
              </w:rPr>
            </w:pPr>
            <w:ins w:id="24557" w:author="Thomas Dietz" w:date="2012-08-08T17:05:00Z">
              <w:r w:rsidRPr="009F3611">
                <w:rPr>
                  <w:rPrChange w:id="24558" w:author="Thomas Dietz" w:date="2012-08-08T17:05:00Z">
                    <w:rPr>
                      <w:lang w:val="de-DE"/>
                    </w:rPr>
                  </w:rPrChange>
                </w:rPr>
                <w:t xml:space="preserve">        created if it does not exist, and its value is set to the</w:t>
              </w:r>
            </w:ins>
          </w:p>
          <w:p w14:paraId="7FE2F1BA" w14:textId="77777777" w:rsidR="009F3611" w:rsidRPr="009F3611" w:rsidRDefault="009F3611" w:rsidP="009F3611">
            <w:pPr>
              <w:pStyle w:val="XML1"/>
              <w:rPr>
                <w:ins w:id="24559" w:author="Thomas Dietz" w:date="2012-08-08T17:05:00Z"/>
                <w:rPrChange w:id="24560" w:author="Thomas Dietz" w:date="2012-08-08T17:05:00Z">
                  <w:rPr>
                    <w:ins w:id="24561" w:author="Thomas Dietz" w:date="2012-08-08T17:05:00Z"/>
                    <w:lang w:val="de-DE"/>
                  </w:rPr>
                </w:rPrChange>
              </w:rPr>
            </w:pPr>
            <w:ins w:id="24562" w:author="Thomas Dietz" w:date="2012-08-08T17:05:00Z">
              <w:r w:rsidRPr="009F3611">
                <w:rPr>
                  <w:rPrChange w:id="24563" w:author="Thomas Dietz" w:date="2012-08-08T17:05:00Z">
                    <w:rPr>
                      <w:lang w:val="de-DE"/>
                    </w:rPr>
                  </w:rPrChange>
                </w:rPr>
                <w:t xml:space="preserve">        value found in the XML RPC data.</w:t>
              </w:r>
            </w:ins>
          </w:p>
          <w:p w14:paraId="4060729E" w14:textId="77777777" w:rsidR="009F3611" w:rsidRPr="009F3611" w:rsidRDefault="009F3611" w:rsidP="009F3611">
            <w:pPr>
              <w:pStyle w:val="XML1"/>
              <w:rPr>
                <w:ins w:id="24564" w:author="Thomas Dietz" w:date="2012-08-08T17:05:00Z"/>
                <w:rPrChange w:id="24565" w:author="Thomas Dietz" w:date="2012-08-08T17:05:00Z">
                  <w:rPr>
                    <w:ins w:id="24566" w:author="Thomas Dietz" w:date="2012-08-08T17:05:00Z"/>
                    <w:lang w:val="de-DE"/>
                  </w:rPr>
                </w:rPrChange>
              </w:rPr>
            </w:pPr>
            <w:ins w:id="24567" w:author="Thomas Dietz" w:date="2012-08-08T17:05:00Z">
              <w:r w:rsidRPr="009F3611">
                <w:rPr>
                  <w:rPrChange w:id="24568" w:author="Thomas Dietz" w:date="2012-08-08T17:05:00Z">
                    <w:rPr>
                      <w:lang w:val="de-DE"/>
                    </w:rPr>
                  </w:rPrChange>
                </w:rPr>
                <w:t xml:space="preserve">      * If the operation is 'create', the element is created if it</w:t>
              </w:r>
            </w:ins>
          </w:p>
          <w:p w14:paraId="4F19EF97" w14:textId="77777777" w:rsidR="009F3611" w:rsidRPr="009F3611" w:rsidRDefault="009F3611" w:rsidP="009F3611">
            <w:pPr>
              <w:pStyle w:val="XML1"/>
              <w:rPr>
                <w:ins w:id="24569" w:author="Thomas Dietz" w:date="2012-08-08T17:05:00Z"/>
                <w:rPrChange w:id="24570" w:author="Thomas Dietz" w:date="2012-08-08T17:05:00Z">
                  <w:rPr>
                    <w:ins w:id="24571" w:author="Thomas Dietz" w:date="2012-08-08T17:05:00Z"/>
                    <w:lang w:val="de-DE"/>
                  </w:rPr>
                </w:rPrChange>
              </w:rPr>
            </w:pPr>
            <w:ins w:id="24572" w:author="Thomas Dietz" w:date="2012-08-08T17:05:00Z">
              <w:r w:rsidRPr="009F3611">
                <w:rPr>
                  <w:rPrChange w:id="24573" w:author="Thomas Dietz" w:date="2012-08-08T17:05:00Z">
                    <w:rPr>
                      <w:lang w:val="de-DE"/>
                    </w:rPr>
                  </w:rPrChange>
                </w:rPr>
                <w:t xml:space="preserve">        does not exist. If the element already exists, a</w:t>
              </w:r>
            </w:ins>
          </w:p>
          <w:p w14:paraId="310945AE" w14:textId="77777777" w:rsidR="009F3611" w:rsidRPr="009F3611" w:rsidRDefault="009F3611" w:rsidP="009F3611">
            <w:pPr>
              <w:pStyle w:val="XML1"/>
              <w:rPr>
                <w:ins w:id="24574" w:author="Thomas Dietz" w:date="2012-08-08T17:05:00Z"/>
                <w:rPrChange w:id="24575" w:author="Thomas Dietz" w:date="2012-08-08T17:05:00Z">
                  <w:rPr>
                    <w:ins w:id="24576" w:author="Thomas Dietz" w:date="2012-08-08T17:05:00Z"/>
                    <w:lang w:val="de-DE"/>
                  </w:rPr>
                </w:rPrChange>
              </w:rPr>
            </w:pPr>
            <w:ins w:id="24577" w:author="Thomas Dietz" w:date="2012-08-08T17:05:00Z">
              <w:r w:rsidRPr="009F3611">
                <w:rPr>
                  <w:rPrChange w:id="24578" w:author="Thomas Dietz" w:date="2012-08-08T17:05:00Z">
                    <w:rPr>
                      <w:lang w:val="de-DE"/>
                    </w:rPr>
                  </w:rPrChange>
                </w:rPr>
                <w:t xml:space="preserve">        'data</w:t>
              </w:r>
              <w:r w:rsidRPr="009F3611">
                <w:rPr>
                  <w:rFonts w:ascii="MS Mincho" w:eastAsia="MS Mincho" w:hAnsi="MS Mincho" w:cs="MS Mincho"/>
                  <w:rPrChange w:id="24579" w:author="Thomas Dietz" w:date="2012-08-08T17:05:00Z">
                    <w:rPr>
                      <w:rFonts w:ascii="MS Mincho" w:eastAsia="MS Mincho" w:hAnsi="MS Mincho" w:cs="MS Mincho"/>
                      <w:lang w:val="de-DE"/>
                    </w:rPr>
                  </w:rPrChange>
                </w:rPr>
                <w:t>‑</w:t>
              </w:r>
              <w:r w:rsidRPr="009F3611">
                <w:rPr>
                  <w:rPrChange w:id="24580" w:author="Thomas Dietz" w:date="2012-08-08T17:05:00Z">
                    <w:rPr>
                      <w:lang w:val="de-DE"/>
                    </w:rPr>
                  </w:rPrChange>
                </w:rPr>
                <w:t>exists' error is returned.</w:t>
              </w:r>
            </w:ins>
          </w:p>
          <w:p w14:paraId="4BC2E52C" w14:textId="77777777" w:rsidR="009F3611" w:rsidRPr="009F3611" w:rsidRDefault="009F3611" w:rsidP="009F3611">
            <w:pPr>
              <w:pStyle w:val="XML1"/>
              <w:rPr>
                <w:ins w:id="24581" w:author="Thomas Dietz" w:date="2012-08-08T17:05:00Z"/>
                <w:rPrChange w:id="24582" w:author="Thomas Dietz" w:date="2012-08-08T17:05:00Z">
                  <w:rPr>
                    <w:ins w:id="24583" w:author="Thomas Dietz" w:date="2012-08-08T17:05:00Z"/>
                    <w:lang w:val="de-DE"/>
                  </w:rPr>
                </w:rPrChange>
              </w:rPr>
            </w:pPr>
            <w:ins w:id="24584" w:author="Thomas Dietz" w:date="2012-08-08T17:05:00Z">
              <w:r w:rsidRPr="009F3611">
                <w:rPr>
                  <w:rPrChange w:id="24585" w:author="Thomas Dietz" w:date="2012-08-08T17:05:00Z">
                    <w:rPr>
                      <w:lang w:val="de-DE"/>
                    </w:rPr>
                  </w:rPrChange>
                </w:rPr>
                <w:t xml:space="preserve">      * If the operation is 'delete', the element is deleted if it</w:t>
              </w:r>
            </w:ins>
          </w:p>
          <w:p w14:paraId="0EDEB556" w14:textId="77777777" w:rsidR="009F3611" w:rsidRPr="009F3611" w:rsidRDefault="009F3611" w:rsidP="009F3611">
            <w:pPr>
              <w:pStyle w:val="XML1"/>
              <w:rPr>
                <w:ins w:id="24586" w:author="Thomas Dietz" w:date="2012-08-08T17:05:00Z"/>
                <w:rPrChange w:id="24587" w:author="Thomas Dietz" w:date="2012-08-08T17:05:00Z">
                  <w:rPr>
                    <w:ins w:id="24588" w:author="Thomas Dietz" w:date="2012-08-08T17:05:00Z"/>
                    <w:lang w:val="de-DE"/>
                  </w:rPr>
                </w:rPrChange>
              </w:rPr>
            </w:pPr>
            <w:ins w:id="24589" w:author="Thomas Dietz" w:date="2012-08-08T17:05:00Z">
              <w:r w:rsidRPr="009F3611">
                <w:rPr>
                  <w:rPrChange w:id="24590" w:author="Thomas Dietz" w:date="2012-08-08T17:05:00Z">
                    <w:rPr>
                      <w:lang w:val="de-DE"/>
                    </w:rPr>
                  </w:rPrChange>
                </w:rPr>
                <w:t xml:space="preserve">        exists. If the element does not exist, a 'data</w:t>
              </w:r>
              <w:r w:rsidRPr="009F3611">
                <w:rPr>
                  <w:rFonts w:ascii="MS Mincho" w:eastAsia="MS Mincho" w:hAnsi="MS Mincho" w:cs="MS Mincho"/>
                  <w:rPrChange w:id="24591" w:author="Thomas Dietz" w:date="2012-08-08T17:05:00Z">
                    <w:rPr>
                      <w:rFonts w:ascii="MS Mincho" w:eastAsia="MS Mincho" w:hAnsi="MS Mincho" w:cs="MS Mincho"/>
                      <w:lang w:val="de-DE"/>
                    </w:rPr>
                  </w:rPrChange>
                </w:rPr>
                <w:t>‑</w:t>
              </w:r>
              <w:r w:rsidRPr="009F3611">
                <w:rPr>
                  <w:rPrChange w:id="24592" w:author="Thomas Dietz" w:date="2012-08-08T17:05:00Z">
                    <w:rPr>
                      <w:lang w:val="de-DE"/>
                    </w:rPr>
                  </w:rPrChange>
                </w:rPr>
                <w:t>missing'</w:t>
              </w:r>
            </w:ins>
          </w:p>
          <w:p w14:paraId="10DF4A62" w14:textId="77777777" w:rsidR="009F3611" w:rsidRPr="009F3611" w:rsidRDefault="009F3611" w:rsidP="009F3611">
            <w:pPr>
              <w:pStyle w:val="XML1"/>
              <w:rPr>
                <w:ins w:id="24593" w:author="Thomas Dietz" w:date="2012-08-08T17:05:00Z"/>
                <w:rPrChange w:id="24594" w:author="Thomas Dietz" w:date="2012-08-08T17:05:00Z">
                  <w:rPr>
                    <w:ins w:id="24595" w:author="Thomas Dietz" w:date="2012-08-08T17:05:00Z"/>
                    <w:lang w:val="de-DE"/>
                  </w:rPr>
                </w:rPrChange>
              </w:rPr>
            </w:pPr>
            <w:ins w:id="24596" w:author="Thomas Dietz" w:date="2012-08-08T17:05:00Z">
              <w:r w:rsidRPr="009F3611">
                <w:rPr>
                  <w:rPrChange w:id="24597" w:author="Thomas Dietz" w:date="2012-08-08T17:05:00Z">
                    <w:rPr>
                      <w:lang w:val="de-DE"/>
                    </w:rPr>
                  </w:rPrChange>
                </w:rPr>
                <w:t xml:space="preserve">        error is returned.";</w:t>
              </w:r>
            </w:ins>
          </w:p>
          <w:p w14:paraId="61355689" w14:textId="77777777" w:rsidR="009F3611" w:rsidRPr="009F3611" w:rsidRDefault="009F3611" w:rsidP="009F3611">
            <w:pPr>
              <w:pStyle w:val="XML1"/>
              <w:rPr>
                <w:ins w:id="24598" w:author="Thomas Dietz" w:date="2012-08-08T17:05:00Z"/>
                <w:rPrChange w:id="24599" w:author="Thomas Dietz" w:date="2012-08-08T17:05:00Z">
                  <w:rPr>
                    <w:ins w:id="24600" w:author="Thomas Dietz" w:date="2012-08-08T17:05:00Z"/>
                    <w:lang w:val="de-DE"/>
                  </w:rPr>
                </w:rPrChange>
              </w:rPr>
            </w:pPr>
            <w:ins w:id="24601" w:author="Thomas Dietz" w:date="2012-08-08T17:05:00Z">
              <w:r w:rsidRPr="009F3611">
                <w:rPr>
                  <w:rPrChange w:id="24602" w:author="Thomas Dietz" w:date="2012-08-08T17:05:00Z">
                    <w:rPr>
                      <w:lang w:val="de-DE"/>
                    </w:rPr>
                  </w:rPrChange>
                </w:rPr>
                <w:t xml:space="preserve">    leaf id {</w:t>
              </w:r>
            </w:ins>
          </w:p>
          <w:p w14:paraId="5645A3CE" w14:textId="77777777" w:rsidR="009F3611" w:rsidRPr="009F3611" w:rsidRDefault="009F3611" w:rsidP="009F3611">
            <w:pPr>
              <w:pStyle w:val="XML1"/>
              <w:rPr>
                <w:ins w:id="24603" w:author="Thomas Dietz" w:date="2012-08-08T17:05:00Z"/>
                <w:rPrChange w:id="24604" w:author="Thomas Dietz" w:date="2012-08-08T17:05:00Z">
                  <w:rPr>
                    <w:ins w:id="24605" w:author="Thomas Dietz" w:date="2012-08-08T17:05:00Z"/>
                    <w:lang w:val="de-DE"/>
                  </w:rPr>
                </w:rPrChange>
              </w:rPr>
            </w:pPr>
            <w:ins w:id="24606" w:author="Thomas Dietz" w:date="2012-08-08T17:05:00Z">
              <w:r w:rsidRPr="009F3611">
                <w:rPr>
                  <w:rPrChange w:id="24607" w:author="Thomas Dietz" w:date="2012-08-08T17:05:00Z">
                    <w:rPr>
                      <w:lang w:val="de-DE"/>
                    </w:rPr>
                  </w:rPrChange>
                </w:rPr>
                <w:t xml:space="preserve">      type OFConfigId;</w:t>
              </w:r>
            </w:ins>
          </w:p>
          <w:p w14:paraId="48A9EE1A" w14:textId="77777777" w:rsidR="009F3611" w:rsidRPr="009F3611" w:rsidRDefault="009F3611" w:rsidP="009F3611">
            <w:pPr>
              <w:pStyle w:val="XML1"/>
              <w:rPr>
                <w:ins w:id="24608" w:author="Thomas Dietz" w:date="2012-08-08T17:05:00Z"/>
                <w:rPrChange w:id="24609" w:author="Thomas Dietz" w:date="2012-08-08T17:05:00Z">
                  <w:rPr>
                    <w:ins w:id="24610" w:author="Thomas Dietz" w:date="2012-08-08T17:05:00Z"/>
                    <w:lang w:val="de-DE"/>
                  </w:rPr>
                </w:rPrChange>
              </w:rPr>
            </w:pPr>
            <w:ins w:id="24611" w:author="Thomas Dietz" w:date="2012-08-08T17:05:00Z">
              <w:r w:rsidRPr="009F3611">
                <w:rPr>
                  <w:rPrChange w:id="24612" w:author="Thomas Dietz" w:date="2012-08-08T17:05:00Z">
                    <w:rPr>
                      <w:lang w:val="de-DE"/>
                    </w:rPr>
                  </w:rPrChange>
                </w:rPr>
                <w:t xml:space="preserve">      mandatory true;</w:t>
              </w:r>
            </w:ins>
          </w:p>
          <w:p w14:paraId="3A20343C" w14:textId="77777777" w:rsidR="009F3611" w:rsidRPr="009F3611" w:rsidRDefault="009F3611" w:rsidP="009F3611">
            <w:pPr>
              <w:pStyle w:val="XML1"/>
              <w:rPr>
                <w:ins w:id="24613" w:author="Thomas Dietz" w:date="2012-08-08T17:05:00Z"/>
                <w:rPrChange w:id="24614" w:author="Thomas Dietz" w:date="2012-08-08T17:05:00Z">
                  <w:rPr>
                    <w:ins w:id="24615" w:author="Thomas Dietz" w:date="2012-08-08T17:05:00Z"/>
                    <w:lang w:val="de-DE"/>
                  </w:rPr>
                </w:rPrChange>
              </w:rPr>
            </w:pPr>
            <w:ins w:id="24616" w:author="Thomas Dietz" w:date="2012-08-08T17:05:00Z">
              <w:r w:rsidRPr="009F3611">
                <w:rPr>
                  <w:rPrChange w:id="24617" w:author="Thomas Dietz" w:date="2012-08-08T17:05:00Z">
                    <w:rPr>
                      <w:lang w:val="de-DE"/>
                    </w:rPr>
                  </w:rPrChange>
                </w:rPr>
                <w:t xml:space="preserve">      description "A unique but locally arbitrary identifier that</w:t>
              </w:r>
            </w:ins>
          </w:p>
          <w:p w14:paraId="0080C502" w14:textId="77777777" w:rsidR="009F3611" w:rsidRPr="009F3611" w:rsidRDefault="009F3611" w:rsidP="009F3611">
            <w:pPr>
              <w:pStyle w:val="XML1"/>
              <w:rPr>
                <w:ins w:id="24618" w:author="Thomas Dietz" w:date="2012-08-08T17:05:00Z"/>
                <w:rPrChange w:id="24619" w:author="Thomas Dietz" w:date="2012-08-08T17:05:00Z">
                  <w:rPr>
                    <w:ins w:id="24620" w:author="Thomas Dietz" w:date="2012-08-08T17:05:00Z"/>
                    <w:lang w:val="de-DE"/>
                  </w:rPr>
                </w:rPrChange>
              </w:rPr>
            </w:pPr>
            <w:ins w:id="24621" w:author="Thomas Dietz" w:date="2012-08-08T17:05:00Z">
              <w:r w:rsidRPr="009F3611">
                <w:rPr>
                  <w:rPrChange w:id="24622" w:author="Thomas Dietz" w:date="2012-08-08T17:05:00Z">
                    <w:rPr>
                      <w:lang w:val="de-DE"/>
                    </w:rPr>
                  </w:rPrChange>
                </w:rPr>
                <w:t xml:space="preserve">        identifies a Configuration Point within the context of an </w:t>
              </w:r>
            </w:ins>
          </w:p>
          <w:p w14:paraId="67127DB8" w14:textId="77777777" w:rsidR="009F3611" w:rsidRPr="009F3611" w:rsidRDefault="009F3611" w:rsidP="009F3611">
            <w:pPr>
              <w:pStyle w:val="XML1"/>
              <w:rPr>
                <w:ins w:id="24623" w:author="Thomas Dietz" w:date="2012-08-08T17:05:00Z"/>
                <w:rPrChange w:id="24624" w:author="Thomas Dietz" w:date="2012-08-08T17:05:00Z">
                  <w:rPr>
                    <w:ins w:id="24625" w:author="Thomas Dietz" w:date="2012-08-08T17:05:00Z"/>
                    <w:lang w:val="de-DE"/>
                  </w:rPr>
                </w:rPrChange>
              </w:rPr>
            </w:pPr>
            <w:ins w:id="24626" w:author="Thomas Dietz" w:date="2012-08-08T17:05:00Z">
              <w:r w:rsidRPr="009F3611">
                <w:rPr>
                  <w:rPrChange w:id="24627" w:author="Thomas Dietz" w:date="2012-08-08T17:05:00Z">
                    <w:rPr>
                      <w:lang w:val="de-DE"/>
                    </w:rPr>
                  </w:rPrChange>
                </w:rPr>
                <w:t xml:space="preserve">        OpenFlow Capable Switch.</w:t>
              </w:r>
            </w:ins>
          </w:p>
          <w:p w14:paraId="4B6DEB30" w14:textId="77777777" w:rsidR="009F3611" w:rsidRPr="009F3611" w:rsidRDefault="009F3611" w:rsidP="009F3611">
            <w:pPr>
              <w:pStyle w:val="XML1"/>
              <w:rPr>
                <w:ins w:id="24628" w:author="Thomas Dietz" w:date="2012-08-08T17:05:00Z"/>
                <w:rPrChange w:id="24629" w:author="Thomas Dietz" w:date="2012-08-08T17:05:00Z">
                  <w:rPr>
                    <w:ins w:id="24630" w:author="Thomas Dietz" w:date="2012-08-08T17:05:00Z"/>
                    <w:lang w:val="de-DE"/>
                  </w:rPr>
                </w:rPrChange>
              </w:rPr>
            </w:pPr>
          </w:p>
          <w:p w14:paraId="52E47298" w14:textId="77777777" w:rsidR="009F3611" w:rsidRPr="009F3611" w:rsidRDefault="009F3611" w:rsidP="009F3611">
            <w:pPr>
              <w:pStyle w:val="XML1"/>
              <w:rPr>
                <w:ins w:id="24631" w:author="Thomas Dietz" w:date="2012-08-08T17:05:00Z"/>
                <w:rPrChange w:id="24632" w:author="Thomas Dietz" w:date="2012-08-08T17:05:00Z">
                  <w:rPr>
                    <w:ins w:id="24633" w:author="Thomas Dietz" w:date="2012-08-08T17:05:00Z"/>
                    <w:lang w:val="de-DE"/>
                  </w:rPr>
                </w:rPrChange>
              </w:rPr>
            </w:pPr>
            <w:ins w:id="24634" w:author="Thomas Dietz" w:date="2012-08-08T17:05:00Z">
              <w:r w:rsidRPr="009F3611">
                <w:rPr>
                  <w:rPrChange w:id="24635" w:author="Thomas Dietz" w:date="2012-08-08T17:05:00Z">
                    <w:rPr>
                      <w:lang w:val="de-DE"/>
                    </w:rPr>
                  </w:rPrChange>
                </w:rPr>
                <w:t xml:space="preserve">        This element MUST be present to identify the configuration</w:t>
              </w:r>
            </w:ins>
          </w:p>
          <w:p w14:paraId="210D091D" w14:textId="77777777" w:rsidR="009F3611" w:rsidRPr="009F3611" w:rsidRDefault="009F3611" w:rsidP="009F3611">
            <w:pPr>
              <w:pStyle w:val="XML1"/>
              <w:rPr>
                <w:ins w:id="24636" w:author="Thomas Dietz" w:date="2012-08-08T17:05:00Z"/>
                <w:rPrChange w:id="24637" w:author="Thomas Dietz" w:date="2012-08-08T17:05:00Z">
                  <w:rPr>
                    <w:ins w:id="24638" w:author="Thomas Dietz" w:date="2012-08-08T17:05:00Z"/>
                    <w:lang w:val="de-DE"/>
                  </w:rPr>
                </w:rPrChange>
              </w:rPr>
            </w:pPr>
            <w:ins w:id="24639" w:author="Thomas Dietz" w:date="2012-08-08T17:05:00Z">
              <w:r w:rsidRPr="009F3611">
                <w:rPr>
                  <w:rPrChange w:id="24640" w:author="Thomas Dietz" w:date="2012-08-08T17:05:00Z">
                    <w:rPr>
                      <w:lang w:val="de-DE"/>
                    </w:rPr>
                  </w:rPrChange>
                </w:rPr>
                <w:t xml:space="preserve">        point.";</w:t>
              </w:r>
            </w:ins>
          </w:p>
          <w:p w14:paraId="0C23537D" w14:textId="77777777" w:rsidR="009F3611" w:rsidRPr="009F3611" w:rsidRDefault="009F3611" w:rsidP="009F3611">
            <w:pPr>
              <w:pStyle w:val="XML1"/>
              <w:rPr>
                <w:ins w:id="24641" w:author="Thomas Dietz" w:date="2012-08-08T17:05:00Z"/>
                <w:rPrChange w:id="24642" w:author="Thomas Dietz" w:date="2012-08-08T17:05:00Z">
                  <w:rPr>
                    <w:ins w:id="24643" w:author="Thomas Dietz" w:date="2012-08-08T17:05:00Z"/>
                    <w:lang w:val="de-DE"/>
                  </w:rPr>
                </w:rPrChange>
              </w:rPr>
            </w:pPr>
            <w:ins w:id="24644" w:author="Thomas Dietz" w:date="2012-08-08T17:05:00Z">
              <w:r w:rsidRPr="009F3611">
                <w:rPr>
                  <w:rPrChange w:id="24645" w:author="Thomas Dietz" w:date="2012-08-08T17:05:00Z">
                    <w:rPr>
                      <w:lang w:val="de-DE"/>
                    </w:rPr>
                  </w:rPrChange>
                </w:rPr>
                <w:t xml:space="preserve">    }</w:t>
              </w:r>
            </w:ins>
          </w:p>
          <w:p w14:paraId="42468D7E" w14:textId="77777777" w:rsidR="009F3611" w:rsidRPr="009F3611" w:rsidRDefault="009F3611" w:rsidP="009F3611">
            <w:pPr>
              <w:pStyle w:val="XML1"/>
              <w:rPr>
                <w:ins w:id="24646" w:author="Thomas Dietz" w:date="2012-08-08T17:05:00Z"/>
                <w:rPrChange w:id="24647" w:author="Thomas Dietz" w:date="2012-08-08T17:05:00Z">
                  <w:rPr>
                    <w:ins w:id="24648" w:author="Thomas Dietz" w:date="2012-08-08T17:05:00Z"/>
                    <w:lang w:val="de-DE"/>
                  </w:rPr>
                </w:rPrChange>
              </w:rPr>
            </w:pPr>
            <w:ins w:id="24649" w:author="Thomas Dietz" w:date="2012-08-08T17:05:00Z">
              <w:r w:rsidRPr="009F3611">
                <w:rPr>
                  <w:rPrChange w:id="24650" w:author="Thomas Dietz" w:date="2012-08-08T17:05:00Z">
                    <w:rPr>
                      <w:lang w:val="de-DE"/>
                    </w:rPr>
                  </w:rPrChange>
                </w:rPr>
                <w:t xml:space="preserve">    leaf uri {</w:t>
              </w:r>
            </w:ins>
          </w:p>
          <w:p w14:paraId="27AF059F" w14:textId="77777777" w:rsidR="009F3611" w:rsidRPr="009F3611" w:rsidRDefault="009F3611" w:rsidP="009F3611">
            <w:pPr>
              <w:pStyle w:val="XML1"/>
              <w:rPr>
                <w:ins w:id="24651" w:author="Thomas Dietz" w:date="2012-08-08T17:05:00Z"/>
                <w:rPrChange w:id="24652" w:author="Thomas Dietz" w:date="2012-08-08T17:05:00Z">
                  <w:rPr>
                    <w:ins w:id="24653" w:author="Thomas Dietz" w:date="2012-08-08T17:05:00Z"/>
                    <w:lang w:val="de-DE"/>
                  </w:rPr>
                </w:rPrChange>
              </w:rPr>
            </w:pPr>
            <w:ins w:id="24654" w:author="Thomas Dietz" w:date="2012-08-08T17:05:00Z">
              <w:r w:rsidRPr="009F3611">
                <w:rPr>
                  <w:rPrChange w:id="24655" w:author="Thomas Dietz" w:date="2012-08-08T17:05:00Z">
                    <w:rPr>
                      <w:lang w:val="de-DE"/>
                    </w:rPr>
                  </w:rPrChange>
                </w:rPr>
                <w:t xml:space="preserve">      type inet:uri;</w:t>
              </w:r>
            </w:ins>
          </w:p>
          <w:p w14:paraId="00777F5B" w14:textId="77777777" w:rsidR="009F3611" w:rsidRPr="009F3611" w:rsidRDefault="009F3611" w:rsidP="009F3611">
            <w:pPr>
              <w:pStyle w:val="XML1"/>
              <w:rPr>
                <w:ins w:id="24656" w:author="Thomas Dietz" w:date="2012-08-08T17:05:00Z"/>
                <w:rPrChange w:id="24657" w:author="Thomas Dietz" w:date="2012-08-08T17:05:00Z">
                  <w:rPr>
                    <w:ins w:id="24658" w:author="Thomas Dietz" w:date="2012-08-08T17:05:00Z"/>
                    <w:lang w:val="de-DE"/>
                  </w:rPr>
                </w:rPrChange>
              </w:rPr>
            </w:pPr>
            <w:ins w:id="24659" w:author="Thomas Dietz" w:date="2012-08-08T17:05:00Z">
              <w:r w:rsidRPr="009F3611">
                <w:rPr>
                  <w:rPrChange w:id="24660" w:author="Thomas Dietz" w:date="2012-08-08T17:05:00Z">
                    <w:rPr>
                      <w:lang w:val="de-DE"/>
                    </w:rPr>
                  </w:rPrChange>
                </w:rPr>
                <w:t xml:space="preserve">      mandatory true;</w:t>
              </w:r>
            </w:ins>
          </w:p>
          <w:p w14:paraId="035D6A54" w14:textId="77777777" w:rsidR="009F3611" w:rsidRPr="009F3611" w:rsidRDefault="009F3611" w:rsidP="009F3611">
            <w:pPr>
              <w:pStyle w:val="XML1"/>
              <w:rPr>
                <w:ins w:id="24661" w:author="Thomas Dietz" w:date="2012-08-08T17:05:00Z"/>
                <w:rPrChange w:id="24662" w:author="Thomas Dietz" w:date="2012-08-08T17:05:00Z">
                  <w:rPr>
                    <w:ins w:id="24663" w:author="Thomas Dietz" w:date="2012-08-08T17:05:00Z"/>
                    <w:lang w:val="de-DE"/>
                  </w:rPr>
                </w:rPrChange>
              </w:rPr>
            </w:pPr>
            <w:ins w:id="24664" w:author="Thomas Dietz" w:date="2012-08-08T17:05:00Z">
              <w:r w:rsidRPr="009F3611">
                <w:rPr>
                  <w:rPrChange w:id="24665" w:author="Thomas Dietz" w:date="2012-08-08T17:05:00Z">
                    <w:rPr>
                      <w:lang w:val="de-DE"/>
                    </w:rPr>
                  </w:rPrChange>
                </w:rPr>
                <w:t xml:space="preserve">      description "A locator of the Configuration Point.  It </w:t>
              </w:r>
            </w:ins>
          </w:p>
          <w:p w14:paraId="31C4C8B2" w14:textId="77777777" w:rsidR="009F3611" w:rsidRPr="009F3611" w:rsidRDefault="009F3611" w:rsidP="009F3611">
            <w:pPr>
              <w:pStyle w:val="XML1"/>
              <w:rPr>
                <w:ins w:id="24666" w:author="Thomas Dietz" w:date="2012-08-08T17:05:00Z"/>
                <w:rPrChange w:id="24667" w:author="Thomas Dietz" w:date="2012-08-08T17:05:00Z">
                  <w:rPr>
                    <w:ins w:id="24668" w:author="Thomas Dietz" w:date="2012-08-08T17:05:00Z"/>
                    <w:lang w:val="de-DE"/>
                  </w:rPr>
                </w:rPrChange>
              </w:rPr>
            </w:pPr>
            <w:ins w:id="24669" w:author="Thomas Dietz" w:date="2012-08-08T17:05:00Z">
              <w:r w:rsidRPr="009F3611">
                <w:rPr>
                  <w:rPrChange w:id="24670" w:author="Thomas Dietz" w:date="2012-08-08T17:05:00Z">
                    <w:rPr>
                      <w:lang w:val="de-DE"/>
                    </w:rPr>
                  </w:rPrChange>
                </w:rPr>
                <w:t xml:space="preserve">        identifies the location of the Configuration Point as a </w:t>
              </w:r>
            </w:ins>
          </w:p>
          <w:p w14:paraId="65543223" w14:textId="77777777" w:rsidR="009F3611" w:rsidRPr="009F3611" w:rsidRDefault="009F3611" w:rsidP="009F3611">
            <w:pPr>
              <w:pStyle w:val="XML1"/>
              <w:rPr>
                <w:ins w:id="24671" w:author="Thomas Dietz" w:date="2012-08-08T17:05:00Z"/>
                <w:rPrChange w:id="24672" w:author="Thomas Dietz" w:date="2012-08-08T17:05:00Z">
                  <w:rPr>
                    <w:ins w:id="24673" w:author="Thomas Dietz" w:date="2012-08-08T17:05:00Z"/>
                    <w:lang w:val="de-DE"/>
                  </w:rPr>
                </w:rPrChange>
              </w:rPr>
            </w:pPr>
            <w:ins w:id="24674" w:author="Thomas Dietz" w:date="2012-08-08T17:05:00Z">
              <w:r w:rsidRPr="009F3611">
                <w:rPr>
                  <w:rPrChange w:id="24675" w:author="Thomas Dietz" w:date="2012-08-08T17:05:00Z">
                    <w:rPr>
                      <w:lang w:val="de-DE"/>
                    </w:rPr>
                  </w:rPrChange>
                </w:rPr>
                <w:t xml:space="preserve">        service resource and MUST include all information necessary</w:t>
              </w:r>
            </w:ins>
          </w:p>
          <w:p w14:paraId="6A144643" w14:textId="77777777" w:rsidR="009F3611" w:rsidRPr="009F3611" w:rsidRDefault="009F3611" w:rsidP="009F3611">
            <w:pPr>
              <w:pStyle w:val="XML1"/>
              <w:rPr>
                <w:ins w:id="24676" w:author="Thomas Dietz" w:date="2012-08-08T17:05:00Z"/>
                <w:rPrChange w:id="24677" w:author="Thomas Dietz" w:date="2012-08-08T17:05:00Z">
                  <w:rPr>
                    <w:ins w:id="24678" w:author="Thomas Dietz" w:date="2012-08-08T17:05:00Z"/>
                    <w:lang w:val="de-DE"/>
                  </w:rPr>
                </w:rPrChange>
              </w:rPr>
            </w:pPr>
            <w:ins w:id="24679" w:author="Thomas Dietz" w:date="2012-08-08T17:05:00Z">
              <w:r w:rsidRPr="009F3611">
                <w:rPr>
                  <w:rPrChange w:id="24680" w:author="Thomas Dietz" w:date="2012-08-08T17:05:00Z">
                    <w:rPr>
                      <w:lang w:val="de-DE"/>
                    </w:rPr>
                  </w:rPrChange>
                </w:rPr>
                <w:t xml:space="preserve">        for the OpenFlow Capable Switch to connect to the </w:t>
              </w:r>
            </w:ins>
          </w:p>
          <w:p w14:paraId="26D85CE5" w14:textId="77777777" w:rsidR="009F3611" w:rsidRPr="009F3611" w:rsidRDefault="009F3611" w:rsidP="009F3611">
            <w:pPr>
              <w:pStyle w:val="XML1"/>
              <w:rPr>
                <w:ins w:id="24681" w:author="Thomas Dietz" w:date="2012-08-08T17:05:00Z"/>
                <w:rPrChange w:id="24682" w:author="Thomas Dietz" w:date="2012-08-08T17:05:00Z">
                  <w:rPr>
                    <w:ins w:id="24683" w:author="Thomas Dietz" w:date="2012-08-08T17:05:00Z"/>
                    <w:lang w:val="de-DE"/>
                  </w:rPr>
                </w:rPrChange>
              </w:rPr>
            </w:pPr>
            <w:ins w:id="24684" w:author="Thomas Dietz" w:date="2012-08-08T17:05:00Z">
              <w:r w:rsidRPr="009F3611">
                <w:rPr>
                  <w:rPrChange w:id="24685" w:author="Thomas Dietz" w:date="2012-08-08T17:05:00Z">
                    <w:rPr>
                      <w:lang w:val="de-DE"/>
                    </w:rPr>
                  </w:rPrChange>
                </w:rPr>
                <w:t xml:space="preserve">        Configuration Point or re-connect to it should it become </w:t>
              </w:r>
            </w:ins>
          </w:p>
          <w:p w14:paraId="55708DE3" w14:textId="77777777" w:rsidR="009F3611" w:rsidRPr="009F3611" w:rsidRDefault="009F3611" w:rsidP="009F3611">
            <w:pPr>
              <w:pStyle w:val="XML1"/>
              <w:rPr>
                <w:ins w:id="24686" w:author="Thomas Dietz" w:date="2012-08-08T17:05:00Z"/>
                <w:rPrChange w:id="24687" w:author="Thomas Dietz" w:date="2012-08-08T17:05:00Z">
                  <w:rPr>
                    <w:ins w:id="24688" w:author="Thomas Dietz" w:date="2012-08-08T17:05:00Z"/>
                    <w:lang w:val="de-DE"/>
                  </w:rPr>
                </w:rPrChange>
              </w:rPr>
            </w:pPr>
            <w:ins w:id="24689" w:author="Thomas Dietz" w:date="2012-08-08T17:05:00Z">
              <w:r w:rsidRPr="009F3611">
                <w:rPr>
                  <w:rPrChange w:id="24690" w:author="Thomas Dietz" w:date="2012-08-08T17:05:00Z">
                    <w:rPr>
                      <w:lang w:val="de-DE"/>
                    </w:rPr>
                  </w:rPrChange>
                </w:rPr>
                <w:t xml:space="preserve">        disconnected.  Such information MAY include, for example, </w:t>
              </w:r>
            </w:ins>
          </w:p>
          <w:p w14:paraId="5A002F5B" w14:textId="77777777" w:rsidR="009F3611" w:rsidRPr="009F3611" w:rsidRDefault="009F3611" w:rsidP="009F3611">
            <w:pPr>
              <w:pStyle w:val="XML1"/>
              <w:rPr>
                <w:ins w:id="24691" w:author="Thomas Dietz" w:date="2012-08-08T17:05:00Z"/>
                <w:rPrChange w:id="24692" w:author="Thomas Dietz" w:date="2012-08-08T17:05:00Z">
                  <w:rPr>
                    <w:ins w:id="24693" w:author="Thomas Dietz" w:date="2012-08-08T17:05:00Z"/>
                    <w:lang w:val="de-DE"/>
                  </w:rPr>
                </w:rPrChange>
              </w:rPr>
            </w:pPr>
            <w:ins w:id="24694" w:author="Thomas Dietz" w:date="2012-08-08T17:05:00Z">
              <w:r w:rsidRPr="009F3611">
                <w:rPr>
                  <w:rPrChange w:id="24695" w:author="Thomas Dietz" w:date="2012-08-08T17:05:00Z">
                    <w:rPr>
                      <w:lang w:val="de-DE"/>
                    </w:rPr>
                  </w:rPrChange>
                </w:rPr>
                <w:t xml:space="preserve">        protocol, fully qualified domain name, IP address, port </w:t>
              </w:r>
            </w:ins>
          </w:p>
          <w:p w14:paraId="5425937E" w14:textId="77777777" w:rsidR="009F3611" w:rsidRPr="009F3611" w:rsidRDefault="009F3611" w:rsidP="009F3611">
            <w:pPr>
              <w:pStyle w:val="XML1"/>
              <w:rPr>
                <w:ins w:id="24696" w:author="Thomas Dietz" w:date="2012-08-08T17:05:00Z"/>
                <w:rPrChange w:id="24697" w:author="Thomas Dietz" w:date="2012-08-08T17:05:00Z">
                  <w:rPr>
                    <w:ins w:id="24698" w:author="Thomas Dietz" w:date="2012-08-08T17:05:00Z"/>
                    <w:lang w:val="de-DE"/>
                  </w:rPr>
                </w:rPrChange>
              </w:rPr>
            </w:pPr>
            <w:ins w:id="24699" w:author="Thomas Dietz" w:date="2012-08-08T17:05:00Z">
              <w:r w:rsidRPr="009F3611">
                <w:rPr>
                  <w:rPrChange w:id="24700" w:author="Thomas Dietz" w:date="2012-08-08T17:05:00Z">
                    <w:rPr>
                      <w:lang w:val="de-DE"/>
                    </w:rPr>
                  </w:rPrChange>
                </w:rPr>
                <w:t xml:space="preserve">        number, etc.</w:t>
              </w:r>
            </w:ins>
          </w:p>
          <w:p w14:paraId="40983605" w14:textId="77777777" w:rsidR="009F3611" w:rsidRPr="009F3611" w:rsidRDefault="009F3611" w:rsidP="009F3611">
            <w:pPr>
              <w:pStyle w:val="XML1"/>
              <w:rPr>
                <w:ins w:id="24701" w:author="Thomas Dietz" w:date="2012-08-08T17:05:00Z"/>
                <w:rPrChange w:id="24702" w:author="Thomas Dietz" w:date="2012-08-08T17:05:00Z">
                  <w:rPr>
                    <w:ins w:id="24703" w:author="Thomas Dietz" w:date="2012-08-08T17:05:00Z"/>
                    <w:lang w:val="de-DE"/>
                  </w:rPr>
                </w:rPrChange>
              </w:rPr>
            </w:pPr>
          </w:p>
          <w:p w14:paraId="2A5D3137" w14:textId="77777777" w:rsidR="009F3611" w:rsidRPr="009F3611" w:rsidRDefault="009F3611" w:rsidP="009F3611">
            <w:pPr>
              <w:pStyle w:val="XML1"/>
              <w:rPr>
                <w:ins w:id="24704" w:author="Thomas Dietz" w:date="2012-08-08T17:05:00Z"/>
                <w:rPrChange w:id="24705" w:author="Thomas Dietz" w:date="2012-08-08T17:05:00Z">
                  <w:rPr>
                    <w:ins w:id="24706" w:author="Thomas Dietz" w:date="2012-08-08T17:05:00Z"/>
                    <w:lang w:val="de-DE"/>
                  </w:rPr>
                </w:rPrChange>
              </w:rPr>
            </w:pPr>
            <w:ins w:id="24707" w:author="Thomas Dietz" w:date="2012-08-08T17:05:00Z">
              <w:r w:rsidRPr="009F3611">
                <w:rPr>
                  <w:rPrChange w:id="24708" w:author="Thomas Dietz" w:date="2012-08-08T17:05:00Z">
                    <w:rPr>
                      <w:lang w:val="de-DE"/>
                    </w:rPr>
                  </w:rPrChange>
                </w:rPr>
                <w:t xml:space="preserve">        This element MUST be present in the NETCONF data store.</w:t>
              </w:r>
            </w:ins>
          </w:p>
          <w:p w14:paraId="5435C4D3" w14:textId="77777777" w:rsidR="009F3611" w:rsidRPr="009F3611" w:rsidRDefault="009F3611" w:rsidP="009F3611">
            <w:pPr>
              <w:pStyle w:val="XML1"/>
              <w:rPr>
                <w:ins w:id="24709" w:author="Thomas Dietz" w:date="2012-08-08T17:05:00Z"/>
                <w:rPrChange w:id="24710" w:author="Thomas Dietz" w:date="2012-08-08T17:05:00Z">
                  <w:rPr>
                    <w:ins w:id="24711" w:author="Thomas Dietz" w:date="2012-08-08T17:05:00Z"/>
                    <w:lang w:val="de-DE"/>
                  </w:rPr>
                </w:rPrChange>
              </w:rPr>
            </w:pPr>
            <w:ins w:id="24712" w:author="Thomas Dietz" w:date="2012-08-08T17:05:00Z">
              <w:r w:rsidRPr="009F3611">
                <w:rPr>
                  <w:rPrChange w:id="24713" w:author="Thomas Dietz" w:date="2012-08-08T17:05:00Z">
                    <w:rPr>
                      <w:lang w:val="de-DE"/>
                    </w:rPr>
                  </w:rPrChange>
                </w:rPr>
                <w:t xml:space="preserve">        If this element is not present in a NETCONF &lt;edit-config&gt;</w:t>
              </w:r>
            </w:ins>
          </w:p>
          <w:p w14:paraId="2DCCB52F" w14:textId="77777777" w:rsidR="009F3611" w:rsidRPr="009F3611" w:rsidRDefault="009F3611" w:rsidP="009F3611">
            <w:pPr>
              <w:pStyle w:val="XML1"/>
              <w:rPr>
                <w:ins w:id="24714" w:author="Thomas Dietz" w:date="2012-08-08T17:05:00Z"/>
                <w:rPrChange w:id="24715" w:author="Thomas Dietz" w:date="2012-08-08T17:05:00Z">
                  <w:rPr>
                    <w:ins w:id="24716" w:author="Thomas Dietz" w:date="2012-08-08T17:05:00Z"/>
                    <w:lang w:val="de-DE"/>
                  </w:rPr>
                </w:rPrChange>
              </w:rPr>
            </w:pPr>
            <w:ins w:id="24717" w:author="Thomas Dietz" w:date="2012-08-08T17:05:00Z">
              <w:r w:rsidRPr="009F3611">
                <w:rPr>
                  <w:rPrChange w:id="24718" w:author="Thomas Dietz" w:date="2012-08-08T17:05:00Z">
                    <w:rPr>
                      <w:lang w:val="de-DE"/>
                    </w:rPr>
                  </w:rPrChange>
                </w:rPr>
                <w:t xml:space="preserve">        operation 'create', 'merge' or 'replace' and the parent</w:t>
              </w:r>
            </w:ins>
          </w:p>
          <w:p w14:paraId="214FA072" w14:textId="77777777" w:rsidR="009F3611" w:rsidRPr="009F3611" w:rsidRDefault="009F3611" w:rsidP="009F3611">
            <w:pPr>
              <w:pStyle w:val="XML1"/>
              <w:rPr>
                <w:ins w:id="24719" w:author="Thomas Dietz" w:date="2012-08-08T17:05:00Z"/>
                <w:rPrChange w:id="24720" w:author="Thomas Dietz" w:date="2012-08-08T17:05:00Z">
                  <w:rPr>
                    <w:ins w:id="24721" w:author="Thomas Dietz" w:date="2012-08-08T17:05:00Z"/>
                    <w:lang w:val="de-DE"/>
                  </w:rPr>
                </w:rPrChange>
              </w:rPr>
            </w:pPr>
            <w:ins w:id="24722" w:author="Thomas Dietz" w:date="2012-08-08T17:05:00Z">
              <w:r w:rsidRPr="009F3611">
                <w:rPr>
                  <w:rPrChange w:id="24723" w:author="Thomas Dietz" w:date="2012-08-08T17:05:00Z">
                    <w:rPr>
                      <w:lang w:val="de-DE"/>
                    </w:rPr>
                  </w:rPrChange>
                </w:rPr>
                <w:lastRenderedPageBreak/>
                <w:t xml:space="preserve">        element does not exist, a 'data-missing' error is</w:t>
              </w:r>
            </w:ins>
          </w:p>
          <w:p w14:paraId="06CAFD20" w14:textId="77777777" w:rsidR="009F3611" w:rsidRPr="009F3611" w:rsidRDefault="009F3611" w:rsidP="009F3611">
            <w:pPr>
              <w:pStyle w:val="XML1"/>
              <w:rPr>
                <w:ins w:id="24724" w:author="Thomas Dietz" w:date="2012-08-08T17:05:00Z"/>
                <w:rPrChange w:id="24725" w:author="Thomas Dietz" w:date="2012-08-08T17:05:00Z">
                  <w:rPr>
                    <w:ins w:id="24726" w:author="Thomas Dietz" w:date="2012-08-08T17:05:00Z"/>
                    <w:lang w:val="de-DE"/>
                  </w:rPr>
                </w:rPrChange>
              </w:rPr>
            </w:pPr>
            <w:ins w:id="24727" w:author="Thomas Dietz" w:date="2012-08-08T17:05:00Z">
              <w:r w:rsidRPr="009F3611">
                <w:rPr>
                  <w:rPrChange w:id="24728" w:author="Thomas Dietz" w:date="2012-08-08T17:05:00Z">
                    <w:rPr>
                      <w:lang w:val="de-DE"/>
                    </w:rPr>
                  </w:rPrChange>
                </w:rPr>
                <w:t xml:space="preserve">        returned.";</w:t>
              </w:r>
            </w:ins>
          </w:p>
          <w:p w14:paraId="345D6195" w14:textId="77777777" w:rsidR="009F3611" w:rsidRPr="009F3611" w:rsidRDefault="009F3611" w:rsidP="009F3611">
            <w:pPr>
              <w:pStyle w:val="XML1"/>
              <w:rPr>
                <w:ins w:id="24729" w:author="Thomas Dietz" w:date="2012-08-08T17:05:00Z"/>
                <w:rPrChange w:id="24730" w:author="Thomas Dietz" w:date="2012-08-08T17:05:00Z">
                  <w:rPr>
                    <w:ins w:id="24731" w:author="Thomas Dietz" w:date="2012-08-08T17:05:00Z"/>
                    <w:lang w:val="de-DE"/>
                  </w:rPr>
                </w:rPrChange>
              </w:rPr>
            </w:pPr>
            <w:ins w:id="24732" w:author="Thomas Dietz" w:date="2012-08-08T17:05:00Z">
              <w:r w:rsidRPr="009F3611">
                <w:rPr>
                  <w:rPrChange w:id="24733" w:author="Thomas Dietz" w:date="2012-08-08T17:05:00Z">
                    <w:rPr>
                      <w:lang w:val="de-DE"/>
                    </w:rPr>
                  </w:rPrChange>
                </w:rPr>
                <w:t xml:space="preserve">    }</w:t>
              </w:r>
            </w:ins>
          </w:p>
          <w:p w14:paraId="7D756A5D" w14:textId="77777777" w:rsidR="009F3611" w:rsidRPr="009F3611" w:rsidRDefault="009F3611" w:rsidP="009F3611">
            <w:pPr>
              <w:pStyle w:val="XML1"/>
              <w:rPr>
                <w:ins w:id="24734" w:author="Thomas Dietz" w:date="2012-08-08T17:05:00Z"/>
                <w:rPrChange w:id="24735" w:author="Thomas Dietz" w:date="2012-08-08T17:05:00Z">
                  <w:rPr>
                    <w:ins w:id="24736" w:author="Thomas Dietz" w:date="2012-08-08T17:05:00Z"/>
                    <w:lang w:val="de-DE"/>
                  </w:rPr>
                </w:rPrChange>
              </w:rPr>
            </w:pPr>
            <w:ins w:id="24737" w:author="Thomas Dietz" w:date="2012-08-08T17:05:00Z">
              <w:r w:rsidRPr="009F3611">
                <w:rPr>
                  <w:rPrChange w:id="24738" w:author="Thomas Dietz" w:date="2012-08-08T17:05:00Z">
                    <w:rPr>
                      <w:lang w:val="de-DE"/>
                    </w:rPr>
                  </w:rPrChange>
                </w:rPr>
                <w:t xml:space="preserve">    leaf protocol {</w:t>
              </w:r>
            </w:ins>
          </w:p>
          <w:p w14:paraId="1C7E7ECD" w14:textId="77777777" w:rsidR="009F3611" w:rsidRPr="009F3611" w:rsidRDefault="009F3611" w:rsidP="009F3611">
            <w:pPr>
              <w:pStyle w:val="XML1"/>
              <w:rPr>
                <w:ins w:id="24739" w:author="Thomas Dietz" w:date="2012-08-08T17:05:00Z"/>
                <w:rPrChange w:id="24740" w:author="Thomas Dietz" w:date="2012-08-08T17:05:00Z">
                  <w:rPr>
                    <w:ins w:id="24741" w:author="Thomas Dietz" w:date="2012-08-08T17:05:00Z"/>
                    <w:lang w:val="de-DE"/>
                  </w:rPr>
                </w:rPrChange>
              </w:rPr>
            </w:pPr>
            <w:ins w:id="24742" w:author="Thomas Dietz" w:date="2012-08-08T17:05:00Z">
              <w:r w:rsidRPr="009F3611">
                <w:rPr>
                  <w:rPrChange w:id="24743" w:author="Thomas Dietz" w:date="2012-08-08T17:05:00Z">
                    <w:rPr>
                      <w:lang w:val="de-DE"/>
                    </w:rPr>
                  </w:rPrChange>
                </w:rPr>
                <w:t xml:space="preserve">      type OFConfigurationPointProtocolType;</w:t>
              </w:r>
            </w:ins>
          </w:p>
          <w:p w14:paraId="3BD35278" w14:textId="77777777" w:rsidR="009F3611" w:rsidRPr="009F3611" w:rsidRDefault="009F3611" w:rsidP="009F3611">
            <w:pPr>
              <w:pStyle w:val="XML1"/>
              <w:rPr>
                <w:ins w:id="24744" w:author="Thomas Dietz" w:date="2012-08-08T17:05:00Z"/>
                <w:rPrChange w:id="24745" w:author="Thomas Dietz" w:date="2012-08-08T17:05:00Z">
                  <w:rPr>
                    <w:ins w:id="24746" w:author="Thomas Dietz" w:date="2012-08-08T17:05:00Z"/>
                    <w:lang w:val="de-DE"/>
                  </w:rPr>
                </w:rPrChange>
              </w:rPr>
            </w:pPr>
            <w:ins w:id="24747" w:author="Thomas Dietz" w:date="2012-08-08T17:05:00Z">
              <w:r w:rsidRPr="009F3611">
                <w:rPr>
                  <w:rPrChange w:id="24748" w:author="Thomas Dietz" w:date="2012-08-08T17:05:00Z">
                    <w:rPr>
                      <w:lang w:val="de-DE"/>
                    </w:rPr>
                  </w:rPrChange>
                </w:rPr>
                <w:t xml:space="preserve">      default "ssh";</w:t>
              </w:r>
            </w:ins>
          </w:p>
          <w:p w14:paraId="350F90D3" w14:textId="77777777" w:rsidR="009F3611" w:rsidRPr="009F3611" w:rsidRDefault="009F3611" w:rsidP="009F3611">
            <w:pPr>
              <w:pStyle w:val="XML1"/>
              <w:rPr>
                <w:ins w:id="24749" w:author="Thomas Dietz" w:date="2012-08-08T17:05:00Z"/>
                <w:rPrChange w:id="24750" w:author="Thomas Dietz" w:date="2012-08-08T17:05:00Z">
                  <w:rPr>
                    <w:ins w:id="24751" w:author="Thomas Dietz" w:date="2012-08-08T17:05:00Z"/>
                    <w:lang w:val="de-DE"/>
                  </w:rPr>
                </w:rPrChange>
              </w:rPr>
            </w:pPr>
            <w:ins w:id="24752" w:author="Thomas Dietz" w:date="2012-08-08T17:05:00Z">
              <w:r w:rsidRPr="009F3611">
                <w:rPr>
                  <w:rPrChange w:id="24753" w:author="Thomas Dietz" w:date="2012-08-08T17:05:00Z">
                    <w:rPr>
                      <w:lang w:val="de-DE"/>
                    </w:rPr>
                  </w:rPrChange>
                </w:rPr>
                <w:t xml:space="preserve">      description "The transport protocol that the Configuration</w:t>
              </w:r>
            </w:ins>
          </w:p>
          <w:p w14:paraId="3133B037" w14:textId="77777777" w:rsidR="009F3611" w:rsidRPr="009F3611" w:rsidRDefault="009F3611" w:rsidP="009F3611">
            <w:pPr>
              <w:pStyle w:val="XML1"/>
              <w:rPr>
                <w:ins w:id="24754" w:author="Thomas Dietz" w:date="2012-08-08T17:05:00Z"/>
                <w:rPrChange w:id="24755" w:author="Thomas Dietz" w:date="2012-08-08T17:05:00Z">
                  <w:rPr>
                    <w:ins w:id="24756" w:author="Thomas Dietz" w:date="2012-08-08T17:05:00Z"/>
                    <w:lang w:val="de-DE"/>
                  </w:rPr>
                </w:rPrChange>
              </w:rPr>
            </w:pPr>
            <w:ins w:id="24757" w:author="Thomas Dietz" w:date="2012-08-08T17:05:00Z">
              <w:r w:rsidRPr="009F3611">
                <w:rPr>
                  <w:rPrChange w:id="24758" w:author="Thomas Dietz" w:date="2012-08-08T17:05:00Z">
                    <w:rPr>
                      <w:lang w:val="de-DE"/>
                    </w:rPr>
                  </w:rPrChange>
                </w:rPr>
                <w:t xml:space="preserve">        Point uses when communicating via NETCONF with the OpenFlow</w:t>
              </w:r>
            </w:ins>
          </w:p>
          <w:p w14:paraId="26FC0559" w14:textId="77777777" w:rsidR="009F3611" w:rsidRPr="009F3611" w:rsidRDefault="009F3611" w:rsidP="009F3611">
            <w:pPr>
              <w:pStyle w:val="XML1"/>
              <w:rPr>
                <w:ins w:id="24759" w:author="Thomas Dietz" w:date="2012-08-08T17:05:00Z"/>
                <w:rPrChange w:id="24760" w:author="Thomas Dietz" w:date="2012-08-08T17:05:00Z">
                  <w:rPr>
                    <w:ins w:id="24761" w:author="Thomas Dietz" w:date="2012-08-08T17:05:00Z"/>
                    <w:lang w:val="de-DE"/>
                  </w:rPr>
                </w:rPrChange>
              </w:rPr>
            </w:pPr>
            <w:ins w:id="24762" w:author="Thomas Dietz" w:date="2012-08-08T17:05:00Z">
              <w:r w:rsidRPr="009F3611">
                <w:rPr>
                  <w:rPrChange w:id="24763" w:author="Thomas Dietz" w:date="2012-08-08T17:05:00Z">
                    <w:rPr>
                      <w:lang w:val="de-DE"/>
                    </w:rPr>
                  </w:rPrChange>
                </w:rPr>
                <w:t xml:space="preserve">        Capable Switch.</w:t>
              </w:r>
            </w:ins>
          </w:p>
          <w:p w14:paraId="2D65F93B" w14:textId="77777777" w:rsidR="009F3611" w:rsidRPr="009F3611" w:rsidRDefault="009F3611" w:rsidP="009F3611">
            <w:pPr>
              <w:pStyle w:val="XML1"/>
              <w:rPr>
                <w:ins w:id="24764" w:author="Thomas Dietz" w:date="2012-08-08T17:05:00Z"/>
                <w:rPrChange w:id="24765" w:author="Thomas Dietz" w:date="2012-08-08T17:05:00Z">
                  <w:rPr>
                    <w:ins w:id="24766" w:author="Thomas Dietz" w:date="2012-08-08T17:05:00Z"/>
                    <w:lang w:val="de-DE"/>
                  </w:rPr>
                </w:rPrChange>
              </w:rPr>
            </w:pPr>
          </w:p>
          <w:p w14:paraId="3C17145E" w14:textId="77777777" w:rsidR="009F3611" w:rsidRPr="009F3611" w:rsidRDefault="009F3611" w:rsidP="009F3611">
            <w:pPr>
              <w:pStyle w:val="XML1"/>
              <w:rPr>
                <w:ins w:id="24767" w:author="Thomas Dietz" w:date="2012-08-08T17:05:00Z"/>
                <w:rPrChange w:id="24768" w:author="Thomas Dietz" w:date="2012-08-08T17:05:00Z">
                  <w:rPr>
                    <w:ins w:id="24769" w:author="Thomas Dietz" w:date="2012-08-08T17:05:00Z"/>
                    <w:lang w:val="de-DE"/>
                  </w:rPr>
                </w:rPrChange>
              </w:rPr>
            </w:pPr>
            <w:ins w:id="24770" w:author="Thomas Dietz" w:date="2012-08-08T17:05:00Z">
              <w:r w:rsidRPr="009F3611">
                <w:rPr>
                  <w:rPrChange w:id="24771" w:author="Thomas Dietz" w:date="2012-08-08T17:05:00Z">
                    <w:rPr>
                      <w:lang w:val="de-DE"/>
                    </w:rPr>
                  </w:rPrChange>
                </w:rPr>
                <w:t xml:space="preserve">        This element is optional. If it is not present its value </w:t>
              </w:r>
            </w:ins>
          </w:p>
          <w:p w14:paraId="5C751C02" w14:textId="77777777" w:rsidR="009F3611" w:rsidRPr="009F3611" w:rsidRDefault="009F3611" w:rsidP="009F3611">
            <w:pPr>
              <w:pStyle w:val="XML1"/>
              <w:rPr>
                <w:ins w:id="24772" w:author="Thomas Dietz" w:date="2012-08-08T17:05:00Z"/>
                <w:rPrChange w:id="24773" w:author="Thomas Dietz" w:date="2012-08-08T17:05:00Z">
                  <w:rPr>
                    <w:ins w:id="24774" w:author="Thomas Dietz" w:date="2012-08-08T17:05:00Z"/>
                    <w:lang w:val="de-DE"/>
                  </w:rPr>
                </w:rPrChange>
              </w:rPr>
            </w:pPr>
            <w:ins w:id="24775" w:author="Thomas Dietz" w:date="2012-08-08T17:05:00Z">
              <w:r w:rsidRPr="009F3611">
                <w:rPr>
                  <w:rPrChange w:id="24776" w:author="Thomas Dietz" w:date="2012-08-08T17:05:00Z">
                    <w:rPr>
                      <w:lang w:val="de-DE"/>
                    </w:rPr>
                  </w:rPrChange>
                </w:rPr>
                <w:t xml:space="preserve">        defaults to 'ssh'.";</w:t>
              </w:r>
            </w:ins>
          </w:p>
          <w:p w14:paraId="13C06BF8" w14:textId="77777777" w:rsidR="009F3611" w:rsidRPr="009F3611" w:rsidRDefault="009F3611" w:rsidP="009F3611">
            <w:pPr>
              <w:pStyle w:val="XML1"/>
              <w:rPr>
                <w:ins w:id="24777" w:author="Thomas Dietz" w:date="2012-08-08T17:05:00Z"/>
                <w:rPrChange w:id="24778" w:author="Thomas Dietz" w:date="2012-08-08T17:05:00Z">
                  <w:rPr>
                    <w:ins w:id="24779" w:author="Thomas Dietz" w:date="2012-08-08T17:05:00Z"/>
                    <w:lang w:val="de-DE"/>
                  </w:rPr>
                </w:rPrChange>
              </w:rPr>
            </w:pPr>
            <w:ins w:id="24780" w:author="Thomas Dietz" w:date="2012-08-08T17:05:00Z">
              <w:r w:rsidRPr="009F3611">
                <w:rPr>
                  <w:rPrChange w:id="24781" w:author="Thomas Dietz" w:date="2012-08-08T17:05:00Z">
                    <w:rPr>
                      <w:lang w:val="de-DE"/>
                    </w:rPr>
                  </w:rPrChange>
                </w:rPr>
                <w:t xml:space="preserve">      reference "The mappings of NETCONF to different transport</w:t>
              </w:r>
            </w:ins>
          </w:p>
          <w:p w14:paraId="57FACA81" w14:textId="77777777" w:rsidR="009F3611" w:rsidRPr="009F3611" w:rsidRDefault="009F3611" w:rsidP="009F3611">
            <w:pPr>
              <w:pStyle w:val="XML1"/>
              <w:rPr>
                <w:ins w:id="24782" w:author="Thomas Dietz" w:date="2012-08-08T17:05:00Z"/>
                <w:rPrChange w:id="24783" w:author="Thomas Dietz" w:date="2012-08-08T17:05:00Z">
                  <w:rPr>
                    <w:ins w:id="24784" w:author="Thomas Dietz" w:date="2012-08-08T17:05:00Z"/>
                    <w:lang w:val="de-DE"/>
                  </w:rPr>
                </w:rPrChange>
              </w:rPr>
            </w:pPr>
            <w:ins w:id="24785" w:author="Thomas Dietz" w:date="2012-08-08T17:05:00Z">
              <w:r w:rsidRPr="009F3611">
                <w:rPr>
                  <w:rPrChange w:id="24786" w:author="Thomas Dietz" w:date="2012-08-08T17:05:00Z">
                    <w:rPr>
                      <w:lang w:val="de-DE"/>
                    </w:rPr>
                  </w:rPrChange>
                </w:rPr>
                <w:t xml:space="preserve">        protocols are defined in RFC 6242 for SSH, RFC 4743 for</w:t>
              </w:r>
            </w:ins>
          </w:p>
          <w:p w14:paraId="4B37A6A8" w14:textId="77777777" w:rsidR="009F3611" w:rsidRPr="009F3611" w:rsidRDefault="009F3611" w:rsidP="009F3611">
            <w:pPr>
              <w:pStyle w:val="XML1"/>
              <w:rPr>
                <w:ins w:id="24787" w:author="Thomas Dietz" w:date="2012-08-08T17:05:00Z"/>
                <w:rPrChange w:id="24788" w:author="Thomas Dietz" w:date="2012-08-08T17:05:00Z">
                  <w:rPr>
                    <w:ins w:id="24789" w:author="Thomas Dietz" w:date="2012-08-08T17:05:00Z"/>
                    <w:lang w:val="de-DE"/>
                  </w:rPr>
                </w:rPrChange>
              </w:rPr>
            </w:pPr>
            <w:ins w:id="24790" w:author="Thomas Dietz" w:date="2012-08-08T17:05:00Z">
              <w:r w:rsidRPr="009F3611">
                <w:rPr>
                  <w:rPrChange w:id="24791" w:author="Thomas Dietz" w:date="2012-08-08T17:05:00Z">
                    <w:rPr>
                      <w:lang w:val="de-DE"/>
                    </w:rPr>
                  </w:rPrChange>
                </w:rPr>
                <w:t xml:space="preserve">        SOAP, RFC 4744 for BEEP, and RFC 5539 for TLS";</w:t>
              </w:r>
            </w:ins>
          </w:p>
          <w:p w14:paraId="3101552C" w14:textId="77777777" w:rsidR="009F3611" w:rsidRPr="009F3611" w:rsidRDefault="009F3611" w:rsidP="009F3611">
            <w:pPr>
              <w:pStyle w:val="XML1"/>
              <w:rPr>
                <w:ins w:id="24792" w:author="Thomas Dietz" w:date="2012-08-08T17:05:00Z"/>
                <w:rPrChange w:id="24793" w:author="Thomas Dietz" w:date="2012-08-08T17:05:00Z">
                  <w:rPr>
                    <w:ins w:id="24794" w:author="Thomas Dietz" w:date="2012-08-08T17:05:00Z"/>
                    <w:lang w:val="de-DE"/>
                  </w:rPr>
                </w:rPrChange>
              </w:rPr>
            </w:pPr>
            <w:ins w:id="24795" w:author="Thomas Dietz" w:date="2012-08-08T17:05:00Z">
              <w:r w:rsidRPr="009F3611">
                <w:rPr>
                  <w:rPrChange w:id="24796" w:author="Thomas Dietz" w:date="2012-08-08T17:05:00Z">
                    <w:rPr>
                      <w:lang w:val="de-DE"/>
                    </w:rPr>
                  </w:rPrChange>
                </w:rPr>
                <w:t xml:space="preserve">    }</w:t>
              </w:r>
            </w:ins>
          </w:p>
          <w:p w14:paraId="1B2D402B" w14:textId="77777777" w:rsidR="009F3611" w:rsidRPr="009F3611" w:rsidRDefault="009F3611" w:rsidP="009F3611">
            <w:pPr>
              <w:pStyle w:val="XML1"/>
              <w:rPr>
                <w:ins w:id="24797" w:author="Thomas Dietz" w:date="2012-08-08T17:05:00Z"/>
                <w:rPrChange w:id="24798" w:author="Thomas Dietz" w:date="2012-08-08T17:05:00Z">
                  <w:rPr>
                    <w:ins w:id="24799" w:author="Thomas Dietz" w:date="2012-08-08T17:05:00Z"/>
                    <w:lang w:val="de-DE"/>
                  </w:rPr>
                </w:rPrChange>
              </w:rPr>
            </w:pPr>
            <w:ins w:id="24800" w:author="Thomas Dietz" w:date="2012-08-08T17:05:00Z">
              <w:r w:rsidRPr="009F3611">
                <w:rPr>
                  <w:rPrChange w:id="24801" w:author="Thomas Dietz" w:date="2012-08-08T17:05:00Z">
                    <w:rPr>
                      <w:lang w:val="de-DE"/>
                    </w:rPr>
                  </w:rPrChange>
                </w:rPr>
                <w:t xml:space="preserve">  }</w:t>
              </w:r>
            </w:ins>
          </w:p>
          <w:p w14:paraId="32037A87" w14:textId="77777777" w:rsidR="009F3611" w:rsidRPr="009F3611" w:rsidRDefault="009F3611" w:rsidP="009F3611">
            <w:pPr>
              <w:pStyle w:val="XML1"/>
              <w:rPr>
                <w:ins w:id="24802" w:author="Thomas Dietz" w:date="2012-08-08T17:05:00Z"/>
                <w:rPrChange w:id="24803" w:author="Thomas Dietz" w:date="2012-08-08T17:05:00Z">
                  <w:rPr>
                    <w:ins w:id="24804" w:author="Thomas Dietz" w:date="2012-08-08T17:05:00Z"/>
                    <w:lang w:val="de-DE"/>
                  </w:rPr>
                </w:rPrChange>
              </w:rPr>
            </w:pPr>
          </w:p>
          <w:p w14:paraId="4A805CC4" w14:textId="77777777" w:rsidR="009F3611" w:rsidRPr="009F3611" w:rsidRDefault="009F3611" w:rsidP="009F3611">
            <w:pPr>
              <w:pStyle w:val="XML1"/>
              <w:rPr>
                <w:ins w:id="24805" w:author="Thomas Dietz" w:date="2012-08-08T17:05:00Z"/>
                <w:rPrChange w:id="24806" w:author="Thomas Dietz" w:date="2012-08-08T17:05:00Z">
                  <w:rPr>
                    <w:ins w:id="24807" w:author="Thomas Dietz" w:date="2012-08-08T17:05:00Z"/>
                    <w:lang w:val="de-DE"/>
                  </w:rPr>
                </w:rPrChange>
              </w:rPr>
            </w:pPr>
            <w:ins w:id="24808" w:author="Thomas Dietz" w:date="2012-08-08T17:05:00Z">
              <w:r w:rsidRPr="009F3611">
                <w:rPr>
                  <w:rPrChange w:id="24809" w:author="Thomas Dietz" w:date="2012-08-08T17:05:00Z">
                    <w:rPr>
                      <w:lang w:val="de-DE"/>
                    </w:rPr>
                  </w:rPrChange>
                </w:rPr>
                <w:t xml:space="preserve">  grouping OFLogicalSwitchType {</w:t>
              </w:r>
            </w:ins>
          </w:p>
          <w:p w14:paraId="3973AF3C" w14:textId="77777777" w:rsidR="009F3611" w:rsidRPr="009F3611" w:rsidRDefault="009F3611" w:rsidP="009F3611">
            <w:pPr>
              <w:pStyle w:val="XML1"/>
              <w:rPr>
                <w:ins w:id="24810" w:author="Thomas Dietz" w:date="2012-08-08T17:05:00Z"/>
                <w:rPrChange w:id="24811" w:author="Thomas Dietz" w:date="2012-08-08T17:05:00Z">
                  <w:rPr>
                    <w:ins w:id="24812" w:author="Thomas Dietz" w:date="2012-08-08T17:05:00Z"/>
                    <w:lang w:val="de-DE"/>
                  </w:rPr>
                </w:rPrChange>
              </w:rPr>
            </w:pPr>
            <w:ins w:id="24813" w:author="Thomas Dietz" w:date="2012-08-08T17:05:00Z">
              <w:r w:rsidRPr="009F3611">
                <w:rPr>
                  <w:rPrChange w:id="24814" w:author="Thomas Dietz" w:date="2012-08-08T17:05:00Z">
                    <w:rPr>
                      <w:lang w:val="de-DE"/>
                    </w:rPr>
                  </w:rPrChange>
                </w:rPr>
                <w:t xml:space="preserve">    description "This grouping specifies all properties of an</w:t>
              </w:r>
            </w:ins>
          </w:p>
          <w:p w14:paraId="26165715" w14:textId="77777777" w:rsidR="009F3611" w:rsidRPr="009F3611" w:rsidRDefault="009F3611" w:rsidP="009F3611">
            <w:pPr>
              <w:pStyle w:val="XML1"/>
              <w:rPr>
                <w:ins w:id="24815" w:author="Thomas Dietz" w:date="2012-08-08T17:05:00Z"/>
                <w:rPrChange w:id="24816" w:author="Thomas Dietz" w:date="2012-08-08T17:05:00Z">
                  <w:rPr>
                    <w:ins w:id="24817" w:author="Thomas Dietz" w:date="2012-08-08T17:05:00Z"/>
                    <w:lang w:val="de-DE"/>
                  </w:rPr>
                </w:rPrChange>
              </w:rPr>
            </w:pPr>
            <w:ins w:id="24818" w:author="Thomas Dietz" w:date="2012-08-08T17:05:00Z">
              <w:r w:rsidRPr="009F3611">
                <w:rPr>
                  <w:rPrChange w:id="24819" w:author="Thomas Dietz" w:date="2012-08-08T17:05:00Z">
                    <w:rPr>
                      <w:lang w:val="de-DE"/>
                    </w:rPr>
                  </w:rPrChange>
                </w:rPr>
                <w:t xml:space="preserve">      OpenFlow Logical Switch.</w:t>
              </w:r>
            </w:ins>
          </w:p>
          <w:p w14:paraId="421782A4" w14:textId="77777777" w:rsidR="009F3611" w:rsidRPr="009F3611" w:rsidRDefault="009F3611" w:rsidP="009F3611">
            <w:pPr>
              <w:pStyle w:val="XML1"/>
              <w:rPr>
                <w:ins w:id="24820" w:author="Thomas Dietz" w:date="2012-08-08T17:05:00Z"/>
                <w:rPrChange w:id="24821" w:author="Thomas Dietz" w:date="2012-08-08T17:05:00Z">
                  <w:rPr>
                    <w:ins w:id="24822" w:author="Thomas Dietz" w:date="2012-08-08T17:05:00Z"/>
                    <w:lang w:val="de-DE"/>
                  </w:rPr>
                </w:rPrChange>
              </w:rPr>
            </w:pPr>
          </w:p>
          <w:p w14:paraId="1AFBA865" w14:textId="77777777" w:rsidR="009F3611" w:rsidRPr="009F3611" w:rsidRDefault="009F3611" w:rsidP="009F3611">
            <w:pPr>
              <w:pStyle w:val="XML1"/>
              <w:rPr>
                <w:ins w:id="24823" w:author="Thomas Dietz" w:date="2012-08-08T17:05:00Z"/>
                <w:rPrChange w:id="24824" w:author="Thomas Dietz" w:date="2012-08-08T17:05:00Z">
                  <w:rPr>
                    <w:ins w:id="24825" w:author="Thomas Dietz" w:date="2012-08-08T17:05:00Z"/>
                    <w:lang w:val="de-DE"/>
                  </w:rPr>
                </w:rPrChange>
              </w:rPr>
            </w:pPr>
            <w:ins w:id="24826" w:author="Thomas Dietz" w:date="2012-08-08T17:05:00Z">
              <w:r w:rsidRPr="009F3611">
                <w:rPr>
                  <w:rPrChange w:id="24827" w:author="Thomas Dietz" w:date="2012-08-08T17:05:00Z">
                    <w:rPr>
                      <w:lang w:val="de-DE"/>
                    </w:rPr>
                  </w:rPrChange>
                </w:rPr>
                <w:t xml:space="preserve">      Elements of type OFLogicalSwitchType cannot be created or</w:t>
              </w:r>
            </w:ins>
          </w:p>
          <w:p w14:paraId="4377E3DD" w14:textId="77777777" w:rsidR="009F3611" w:rsidRPr="009F3611" w:rsidRDefault="009F3611" w:rsidP="009F3611">
            <w:pPr>
              <w:pStyle w:val="XML1"/>
              <w:rPr>
                <w:ins w:id="24828" w:author="Thomas Dietz" w:date="2012-08-08T17:05:00Z"/>
                <w:rPrChange w:id="24829" w:author="Thomas Dietz" w:date="2012-08-08T17:05:00Z">
                  <w:rPr>
                    <w:ins w:id="24830" w:author="Thomas Dietz" w:date="2012-08-08T17:05:00Z"/>
                    <w:lang w:val="de-DE"/>
                  </w:rPr>
                </w:rPrChange>
              </w:rPr>
            </w:pPr>
            <w:ins w:id="24831" w:author="Thomas Dietz" w:date="2012-08-08T17:05:00Z">
              <w:r w:rsidRPr="009F3611">
                <w:rPr>
                  <w:rPrChange w:id="24832" w:author="Thomas Dietz" w:date="2012-08-08T17:05:00Z">
                    <w:rPr>
                      <w:lang w:val="de-DE"/>
                    </w:rPr>
                  </w:rPrChange>
                </w:rPr>
                <w:t xml:space="preserve">      deleted with NETCONF &lt;edit-config&gt; operations 'create' or</w:t>
              </w:r>
            </w:ins>
          </w:p>
          <w:p w14:paraId="696D5F76" w14:textId="77777777" w:rsidR="009F3611" w:rsidRPr="009F3611" w:rsidRDefault="009F3611" w:rsidP="009F3611">
            <w:pPr>
              <w:pStyle w:val="XML1"/>
              <w:rPr>
                <w:ins w:id="24833" w:author="Thomas Dietz" w:date="2012-08-08T17:05:00Z"/>
                <w:rPrChange w:id="24834" w:author="Thomas Dietz" w:date="2012-08-08T17:05:00Z">
                  <w:rPr>
                    <w:ins w:id="24835" w:author="Thomas Dietz" w:date="2012-08-08T17:05:00Z"/>
                    <w:lang w:val="de-DE"/>
                  </w:rPr>
                </w:rPrChange>
              </w:rPr>
            </w:pPr>
            <w:ins w:id="24836" w:author="Thomas Dietz" w:date="2012-08-08T17:05:00Z">
              <w:r w:rsidRPr="009F3611">
                <w:rPr>
                  <w:rPrChange w:id="24837" w:author="Thomas Dietz" w:date="2012-08-08T17:05:00Z">
                    <w:rPr>
                      <w:lang w:val="de-DE"/>
                    </w:rPr>
                  </w:rPrChange>
                </w:rPr>
                <w:t xml:space="preserve">      'delete'. The other NETCONF &lt;edit-config&gt; operations MUST be</w:t>
              </w:r>
            </w:ins>
          </w:p>
          <w:p w14:paraId="23F42B54" w14:textId="77777777" w:rsidR="009F3611" w:rsidRPr="009F3611" w:rsidRDefault="009F3611" w:rsidP="009F3611">
            <w:pPr>
              <w:pStyle w:val="XML1"/>
              <w:rPr>
                <w:ins w:id="24838" w:author="Thomas Dietz" w:date="2012-08-08T17:05:00Z"/>
                <w:rPrChange w:id="24839" w:author="Thomas Dietz" w:date="2012-08-08T17:05:00Z">
                  <w:rPr>
                    <w:ins w:id="24840" w:author="Thomas Dietz" w:date="2012-08-08T17:05:00Z"/>
                    <w:lang w:val="de-DE"/>
                  </w:rPr>
                </w:rPrChange>
              </w:rPr>
            </w:pPr>
            <w:ins w:id="24841" w:author="Thomas Dietz" w:date="2012-08-08T17:05:00Z">
              <w:r w:rsidRPr="009F3611">
                <w:rPr>
                  <w:rPrChange w:id="24842" w:author="Thomas Dietz" w:date="2012-08-08T17:05:00Z">
                    <w:rPr>
                      <w:lang w:val="de-DE"/>
                    </w:rPr>
                  </w:rPrChange>
                </w:rPr>
                <w:t xml:space="preserve">      implemented as follows: </w:t>
              </w:r>
            </w:ins>
          </w:p>
          <w:p w14:paraId="692EF9D9" w14:textId="77777777" w:rsidR="009F3611" w:rsidRPr="009F3611" w:rsidRDefault="009F3611" w:rsidP="009F3611">
            <w:pPr>
              <w:pStyle w:val="XML1"/>
              <w:rPr>
                <w:ins w:id="24843" w:author="Thomas Dietz" w:date="2012-08-08T17:05:00Z"/>
                <w:rPrChange w:id="24844" w:author="Thomas Dietz" w:date="2012-08-08T17:05:00Z">
                  <w:rPr>
                    <w:ins w:id="24845" w:author="Thomas Dietz" w:date="2012-08-08T17:05:00Z"/>
                    <w:lang w:val="de-DE"/>
                  </w:rPr>
                </w:rPrChange>
              </w:rPr>
            </w:pPr>
          </w:p>
          <w:p w14:paraId="4A33ECD9" w14:textId="77777777" w:rsidR="009F3611" w:rsidRPr="009F3611" w:rsidRDefault="009F3611" w:rsidP="009F3611">
            <w:pPr>
              <w:pStyle w:val="XML1"/>
              <w:rPr>
                <w:ins w:id="24846" w:author="Thomas Dietz" w:date="2012-08-08T17:05:00Z"/>
                <w:rPrChange w:id="24847" w:author="Thomas Dietz" w:date="2012-08-08T17:05:00Z">
                  <w:rPr>
                    <w:ins w:id="24848" w:author="Thomas Dietz" w:date="2012-08-08T17:05:00Z"/>
                    <w:lang w:val="de-DE"/>
                  </w:rPr>
                </w:rPrChange>
              </w:rPr>
            </w:pPr>
            <w:ins w:id="24849" w:author="Thomas Dietz" w:date="2012-08-08T17:05:00Z">
              <w:r w:rsidRPr="009F3611">
                <w:rPr>
                  <w:rPrChange w:id="24850" w:author="Thomas Dietz" w:date="2012-08-08T17:05:00Z">
                    <w:rPr>
                      <w:lang w:val="de-DE"/>
                    </w:rPr>
                  </w:rPrChange>
                </w:rPr>
                <w:t xml:space="preserve">      * The 'id' element MUST be present at all &lt;edit-config&gt;</w:t>
              </w:r>
            </w:ins>
          </w:p>
          <w:p w14:paraId="451213B4" w14:textId="77777777" w:rsidR="009F3611" w:rsidRPr="009F3611" w:rsidRDefault="009F3611" w:rsidP="009F3611">
            <w:pPr>
              <w:pStyle w:val="XML1"/>
              <w:rPr>
                <w:ins w:id="24851" w:author="Thomas Dietz" w:date="2012-08-08T17:05:00Z"/>
                <w:rPrChange w:id="24852" w:author="Thomas Dietz" w:date="2012-08-08T17:05:00Z">
                  <w:rPr>
                    <w:ins w:id="24853" w:author="Thomas Dietz" w:date="2012-08-08T17:05:00Z"/>
                    <w:lang w:val="de-DE"/>
                  </w:rPr>
                </w:rPrChange>
              </w:rPr>
            </w:pPr>
            <w:ins w:id="24854" w:author="Thomas Dietz" w:date="2012-08-08T17:05:00Z">
              <w:r w:rsidRPr="009F3611">
                <w:rPr>
                  <w:rPrChange w:id="24855" w:author="Thomas Dietz" w:date="2012-08-08T17:05:00Z">
                    <w:rPr>
                      <w:lang w:val="de-DE"/>
                    </w:rPr>
                  </w:rPrChange>
                </w:rPr>
                <w:t xml:space="preserve">        operations to identify the OpenFlow Logical Switch.</w:t>
              </w:r>
            </w:ins>
          </w:p>
          <w:p w14:paraId="618AB62F" w14:textId="77777777" w:rsidR="009F3611" w:rsidRPr="009F3611" w:rsidRDefault="009F3611" w:rsidP="009F3611">
            <w:pPr>
              <w:pStyle w:val="XML1"/>
              <w:rPr>
                <w:ins w:id="24856" w:author="Thomas Dietz" w:date="2012-08-08T17:05:00Z"/>
                <w:rPrChange w:id="24857" w:author="Thomas Dietz" w:date="2012-08-08T17:05:00Z">
                  <w:rPr>
                    <w:ins w:id="24858" w:author="Thomas Dietz" w:date="2012-08-08T17:05:00Z"/>
                    <w:lang w:val="de-DE"/>
                  </w:rPr>
                </w:rPrChange>
              </w:rPr>
            </w:pPr>
            <w:ins w:id="24859" w:author="Thomas Dietz" w:date="2012-08-08T17:05:00Z">
              <w:r w:rsidRPr="009F3611">
                <w:rPr>
                  <w:rPrChange w:id="24860" w:author="Thomas Dietz" w:date="2012-08-08T17:05:00Z">
                    <w:rPr>
                      <w:lang w:val="de-DE"/>
                    </w:rPr>
                  </w:rPrChange>
                </w:rPr>
                <w:t xml:space="preserve">      * If the operation is 'merge' or 'replace', and the element</w:t>
              </w:r>
            </w:ins>
          </w:p>
          <w:p w14:paraId="217C0217" w14:textId="77777777" w:rsidR="009F3611" w:rsidRPr="009F3611" w:rsidRDefault="009F3611" w:rsidP="009F3611">
            <w:pPr>
              <w:pStyle w:val="XML1"/>
              <w:rPr>
                <w:ins w:id="24861" w:author="Thomas Dietz" w:date="2012-08-08T17:05:00Z"/>
                <w:rPrChange w:id="24862" w:author="Thomas Dietz" w:date="2012-08-08T17:05:00Z">
                  <w:rPr>
                    <w:ins w:id="24863" w:author="Thomas Dietz" w:date="2012-08-08T17:05:00Z"/>
                    <w:lang w:val="de-DE"/>
                  </w:rPr>
                </w:rPrChange>
              </w:rPr>
            </w:pPr>
            <w:ins w:id="24864" w:author="Thomas Dietz" w:date="2012-08-08T17:05:00Z">
              <w:r w:rsidRPr="009F3611">
                <w:rPr>
                  <w:rPrChange w:id="24865" w:author="Thomas Dietz" w:date="2012-08-08T17:05:00Z">
                    <w:rPr>
                      <w:lang w:val="de-DE"/>
                    </w:rPr>
                  </w:rPrChange>
                </w:rPr>
                <w:t xml:space="preserve">        does not exist, a 'data-missing' error is returned. If the</w:t>
              </w:r>
            </w:ins>
          </w:p>
          <w:p w14:paraId="2D68FE1B" w14:textId="77777777" w:rsidR="009F3611" w:rsidRPr="009F3611" w:rsidRDefault="009F3611" w:rsidP="009F3611">
            <w:pPr>
              <w:pStyle w:val="XML1"/>
              <w:rPr>
                <w:ins w:id="24866" w:author="Thomas Dietz" w:date="2012-08-08T17:05:00Z"/>
                <w:rPrChange w:id="24867" w:author="Thomas Dietz" w:date="2012-08-08T17:05:00Z">
                  <w:rPr>
                    <w:ins w:id="24868" w:author="Thomas Dietz" w:date="2012-08-08T17:05:00Z"/>
                    <w:lang w:val="de-DE"/>
                  </w:rPr>
                </w:rPrChange>
              </w:rPr>
            </w:pPr>
            <w:ins w:id="24869" w:author="Thomas Dietz" w:date="2012-08-08T17:05:00Z">
              <w:r w:rsidRPr="009F3611">
                <w:rPr>
                  <w:rPrChange w:id="24870" w:author="Thomas Dietz" w:date="2012-08-08T17:05:00Z">
                    <w:rPr>
                      <w:lang w:val="de-DE"/>
                    </w:rPr>
                  </w:rPrChange>
                </w:rPr>
                <w:t xml:space="preserve">        element exists its value is set to the value found in the</w:t>
              </w:r>
            </w:ins>
          </w:p>
          <w:p w14:paraId="2FE90BCE" w14:textId="77777777" w:rsidR="009F3611" w:rsidRPr="009F3611" w:rsidRDefault="009F3611" w:rsidP="009F3611">
            <w:pPr>
              <w:pStyle w:val="XML1"/>
              <w:rPr>
                <w:ins w:id="24871" w:author="Thomas Dietz" w:date="2012-08-08T17:05:00Z"/>
                <w:rPrChange w:id="24872" w:author="Thomas Dietz" w:date="2012-08-08T17:05:00Z">
                  <w:rPr>
                    <w:ins w:id="24873" w:author="Thomas Dietz" w:date="2012-08-08T17:05:00Z"/>
                    <w:lang w:val="de-DE"/>
                  </w:rPr>
                </w:rPrChange>
              </w:rPr>
            </w:pPr>
            <w:ins w:id="24874" w:author="Thomas Dietz" w:date="2012-08-08T17:05:00Z">
              <w:r w:rsidRPr="009F3611">
                <w:rPr>
                  <w:rPrChange w:id="24875" w:author="Thomas Dietz" w:date="2012-08-08T17:05:00Z">
                    <w:rPr>
                      <w:lang w:val="de-DE"/>
                    </w:rPr>
                  </w:rPrChange>
                </w:rPr>
                <w:t xml:space="preserve">        XML RPC data.</w:t>
              </w:r>
            </w:ins>
          </w:p>
          <w:p w14:paraId="1A76A7F1" w14:textId="77777777" w:rsidR="009F3611" w:rsidRPr="009F3611" w:rsidRDefault="009F3611" w:rsidP="009F3611">
            <w:pPr>
              <w:pStyle w:val="XML1"/>
              <w:rPr>
                <w:ins w:id="24876" w:author="Thomas Dietz" w:date="2012-08-08T17:05:00Z"/>
                <w:rPrChange w:id="24877" w:author="Thomas Dietz" w:date="2012-08-08T17:05:00Z">
                  <w:rPr>
                    <w:ins w:id="24878" w:author="Thomas Dietz" w:date="2012-08-08T17:05:00Z"/>
                    <w:lang w:val="de-DE"/>
                  </w:rPr>
                </w:rPrChange>
              </w:rPr>
            </w:pPr>
            <w:ins w:id="24879" w:author="Thomas Dietz" w:date="2012-08-08T17:05:00Z">
              <w:r w:rsidRPr="009F3611">
                <w:rPr>
                  <w:rPrChange w:id="24880" w:author="Thomas Dietz" w:date="2012-08-08T17:05:00Z">
                    <w:rPr>
                      <w:lang w:val="de-DE"/>
                    </w:rPr>
                  </w:rPrChange>
                </w:rPr>
                <w:t xml:space="preserve">      * If the operation is 'create', a 'operation-not-supported'</w:t>
              </w:r>
            </w:ins>
          </w:p>
          <w:p w14:paraId="551594AD" w14:textId="77777777" w:rsidR="009F3611" w:rsidRPr="009F3611" w:rsidRDefault="009F3611" w:rsidP="009F3611">
            <w:pPr>
              <w:pStyle w:val="XML1"/>
              <w:rPr>
                <w:ins w:id="24881" w:author="Thomas Dietz" w:date="2012-08-08T17:05:00Z"/>
                <w:rPrChange w:id="24882" w:author="Thomas Dietz" w:date="2012-08-08T17:05:00Z">
                  <w:rPr>
                    <w:ins w:id="24883" w:author="Thomas Dietz" w:date="2012-08-08T17:05:00Z"/>
                    <w:lang w:val="de-DE"/>
                  </w:rPr>
                </w:rPrChange>
              </w:rPr>
            </w:pPr>
            <w:ins w:id="24884" w:author="Thomas Dietz" w:date="2012-08-08T17:05:00Z">
              <w:r w:rsidRPr="009F3611">
                <w:rPr>
                  <w:rPrChange w:id="24885" w:author="Thomas Dietz" w:date="2012-08-08T17:05:00Z">
                    <w:rPr>
                      <w:lang w:val="de-DE"/>
                    </w:rPr>
                  </w:rPrChange>
                </w:rPr>
                <w:t xml:space="preserve">        error with type 'application' is returned.</w:t>
              </w:r>
            </w:ins>
          </w:p>
          <w:p w14:paraId="37F59FAB" w14:textId="77777777" w:rsidR="009F3611" w:rsidRPr="009F3611" w:rsidRDefault="009F3611" w:rsidP="009F3611">
            <w:pPr>
              <w:pStyle w:val="XML1"/>
              <w:rPr>
                <w:ins w:id="24886" w:author="Thomas Dietz" w:date="2012-08-08T17:05:00Z"/>
                <w:rPrChange w:id="24887" w:author="Thomas Dietz" w:date="2012-08-08T17:05:00Z">
                  <w:rPr>
                    <w:ins w:id="24888" w:author="Thomas Dietz" w:date="2012-08-08T17:05:00Z"/>
                    <w:lang w:val="de-DE"/>
                  </w:rPr>
                </w:rPrChange>
              </w:rPr>
            </w:pPr>
            <w:ins w:id="24889" w:author="Thomas Dietz" w:date="2012-08-08T17:05:00Z">
              <w:r w:rsidRPr="009F3611">
                <w:rPr>
                  <w:rPrChange w:id="24890" w:author="Thomas Dietz" w:date="2012-08-08T17:05:00Z">
                    <w:rPr>
                      <w:lang w:val="de-DE"/>
                    </w:rPr>
                  </w:rPrChange>
                </w:rPr>
                <w:t xml:space="preserve">      * If the operation is 'delete', 'operation-not-supported'</w:t>
              </w:r>
            </w:ins>
          </w:p>
          <w:p w14:paraId="64FB2F65" w14:textId="77777777" w:rsidR="009F3611" w:rsidRPr="009F3611" w:rsidRDefault="009F3611" w:rsidP="009F3611">
            <w:pPr>
              <w:pStyle w:val="XML1"/>
              <w:rPr>
                <w:ins w:id="24891" w:author="Thomas Dietz" w:date="2012-08-08T17:05:00Z"/>
                <w:rPrChange w:id="24892" w:author="Thomas Dietz" w:date="2012-08-08T17:05:00Z">
                  <w:rPr>
                    <w:ins w:id="24893" w:author="Thomas Dietz" w:date="2012-08-08T17:05:00Z"/>
                    <w:lang w:val="de-DE"/>
                  </w:rPr>
                </w:rPrChange>
              </w:rPr>
            </w:pPr>
            <w:ins w:id="24894" w:author="Thomas Dietz" w:date="2012-08-08T17:05:00Z">
              <w:r w:rsidRPr="009F3611">
                <w:rPr>
                  <w:rPrChange w:id="24895" w:author="Thomas Dietz" w:date="2012-08-08T17:05:00Z">
                    <w:rPr>
                      <w:lang w:val="de-DE"/>
                    </w:rPr>
                  </w:rPrChange>
                </w:rPr>
                <w:t xml:space="preserve">        error with type 'application' is returned.";</w:t>
              </w:r>
            </w:ins>
          </w:p>
          <w:p w14:paraId="13563273" w14:textId="77777777" w:rsidR="009F3611" w:rsidRPr="009F3611" w:rsidRDefault="009F3611" w:rsidP="009F3611">
            <w:pPr>
              <w:pStyle w:val="XML1"/>
              <w:rPr>
                <w:ins w:id="24896" w:author="Thomas Dietz" w:date="2012-08-08T17:05:00Z"/>
                <w:rPrChange w:id="24897" w:author="Thomas Dietz" w:date="2012-08-08T17:05:00Z">
                  <w:rPr>
                    <w:ins w:id="24898" w:author="Thomas Dietz" w:date="2012-08-08T17:05:00Z"/>
                    <w:lang w:val="de-DE"/>
                  </w:rPr>
                </w:rPrChange>
              </w:rPr>
            </w:pPr>
            <w:ins w:id="24899" w:author="Thomas Dietz" w:date="2012-08-08T17:05:00Z">
              <w:r w:rsidRPr="009F3611">
                <w:rPr>
                  <w:rPrChange w:id="24900" w:author="Thomas Dietz" w:date="2012-08-08T17:05:00Z">
                    <w:rPr>
                      <w:lang w:val="de-DE"/>
                    </w:rPr>
                  </w:rPrChange>
                </w:rPr>
                <w:t xml:space="preserve">    leaf id {</w:t>
              </w:r>
            </w:ins>
          </w:p>
          <w:p w14:paraId="6CDA29CF" w14:textId="77777777" w:rsidR="009F3611" w:rsidRPr="009F3611" w:rsidRDefault="009F3611" w:rsidP="009F3611">
            <w:pPr>
              <w:pStyle w:val="XML1"/>
              <w:rPr>
                <w:ins w:id="24901" w:author="Thomas Dietz" w:date="2012-08-08T17:05:00Z"/>
                <w:rPrChange w:id="24902" w:author="Thomas Dietz" w:date="2012-08-08T17:05:00Z">
                  <w:rPr>
                    <w:ins w:id="24903" w:author="Thomas Dietz" w:date="2012-08-08T17:05:00Z"/>
                    <w:lang w:val="de-DE"/>
                  </w:rPr>
                </w:rPrChange>
              </w:rPr>
            </w:pPr>
            <w:ins w:id="24904" w:author="Thomas Dietz" w:date="2012-08-08T17:05:00Z">
              <w:r w:rsidRPr="009F3611">
                <w:rPr>
                  <w:rPrChange w:id="24905" w:author="Thomas Dietz" w:date="2012-08-08T17:05:00Z">
                    <w:rPr>
                      <w:lang w:val="de-DE"/>
                    </w:rPr>
                  </w:rPrChange>
                </w:rPr>
                <w:t xml:space="preserve">      type OFConfigId;</w:t>
              </w:r>
            </w:ins>
          </w:p>
          <w:p w14:paraId="0882E7B5" w14:textId="77777777" w:rsidR="009F3611" w:rsidRPr="009F3611" w:rsidRDefault="009F3611" w:rsidP="009F3611">
            <w:pPr>
              <w:pStyle w:val="XML1"/>
              <w:rPr>
                <w:ins w:id="24906" w:author="Thomas Dietz" w:date="2012-08-08T17:05:00Z"/>
                <w:rPrChange w:id="24907" w:author="Thomas Dietz" w:date="2012-08-08T17:05:00Z">
                  <w:rPr>
                    <w:ins w:id="24908" w:author="Thomas Dietz" w:date="2012-08-08T17:05:00Z"/>
                    <w:lang w:val="de-DE"/>
                  </w:rPr>
                </w:rPrChange>
              </w:rPr>
            </w:pPr>
            <w:ins w:id="24909" w:author="Thomas Dietz" w:date="2012-08-08T17:05:00Z">
              <w:r w:rsidRPr="009F3611">
                <w:rPr>
                  <w:rPrChange w:id="24910" w:author="Thomas Dietz" w:date="2012-08-08T17:05:00Z">
                    <w:rPr>
                      <w:lang w:val="de-DE"/>
                    </w:rPr>
                  </w:rPrChange>
                </w:rPr>
                <w:t xml:space="preserve">      mandatory true;</w:t>
              </w:r>
            </w:ins>
          </w:p>
          <w:p w14:paraId="20FFC7D3" w14:textId="77777777" w:rsidR="009F3611" w:rsidRPr="009F3611" w:rsidRDefault="009F3611" w:rsidP="009F3611">
            <w:pPr>
              <w:pStyle w:val="XML1"/>
              <w:rPr>
                <w:ins w:id="24911" w:author="Thomas Dietz" w:date="2012-08-08T17:05:00Z"/>
                <w:rPrChange w:id="24912" w:author="Thomas Dietz" w:date="2012-08-08T17:05:00Z">
                  <w:rPr>
                    <w:ins w:id="24913" w:author="Thomas Dietz" w:date="2012-08-08T17:05:00Z"/>
                    <w:lang w:val="de-DE"/>
                  </w:rPr>
                </w:rPrChange>
              </w:rPr>
            </w:pPr>
            <w:ins w:id="24914" w:author="Thomas Dietz" w:date="2012-08-08T17:05:00Z">
              <w:r w:rsidRPr="009F3611">
                <w:rPr>
                  <w:rPrChange w:id="24915" w:author="Thomas Dietz" w:date="2012-08-08T17:05:00Z">
                    <w:rPr>
                      <w:lang w:val="de-DE"/>
                    </w:rPr>
                  </w:rPrChange>
                </w:rPr>
                <w:t xml:space="preserve">      description "A unique but locally arbitrary identifier that</w:t>
              </w:r>
            </w:ins>
          </w:p>
          <w:p w14:paraId="0FA19E8E" w14:textId="77777777" w:rsidR="009F3611" w:rsidRPr="009F3611" w:rsidRDefault="009F3611" w:rsidP="009F3611">
            <w:pPr>
              <w:pStyle w:val="XML1"/>
              <w:rPr>
                <w:ins w:id="24916" w:author="Thomas Dietz" w:date="2012-08-08T17:05:00Z"/>
                <w:rPrChange w:id="24917" w:author="Thomas Dietz" w:date="2012-08-08T17:05:00Z">
                  <w:rPr>
                    <w:ins w:id="24918" w:author="Thomas Dietz" w:date="2012-08-08T17:05:00Z"/>
                    <w:lang w:val="de-DE"/>
                  </w:rPr>
                </w:rPrChange>
              </w:rPr>
            </w:pPr>
            <w:ins w:id="24919" w:author="Thomas Dietz" w:date="2012-08-08T17:05:00Z">
              <w:r w:rsidRPr="009F3611">
                <w:rPr>
                  <w:rPrChange w:id="24920" w:author="Thomas Dietz" w:date="2012-08-08T17:05:00Z">
                    <w:rPr>
                      <w:lang w:val="de-DE"/>
                    </w:rPr>
                  </w:rPrChange>
                </w:rPr>
                <w:t xml:space="preserve">        identifies a Logical Switch within the context of an</w:t>
              </w:r>
            </w:ins>
          </w:p>
          <w:p w14:paraId="464C6A34" w14:textId="77777777" w:rsidR="009F3611" w:rsidRPr="009F3611" w:rsidRDefault="009F3611" w:rsidP="009F3611">
            <w:pPr>
              <w:pStyle w:val="XML1"/>
              <w:rPr>
                <w:ins w:id="24921" w:author="Thomas Dietz" w:date="2012-08-08T17:05:00Z"/>
                <w:rPrChange w:id="24922" w:author="Thomas Dietz" w:date="2012-08-08T17:05:00Z">
                  <w:rPr>
                    <w:ins w:id="24923" w:author="Thomas Dietz" w:date="2012-08-08T17:05:00Z"/>
                    <w:lang w:val="de-DE"/>
                  </w:rPr>
                </w:rPrChange>
              </w:rPr>
            </w:pPr>
            <w:ins w:id="24924" w:author="Thomas Dietz" w:date="2012-08-08T17:05:00Z">
              <w:r w:rsidRPr="009F3611">
                <w:rPr>
                  <w:rPrChange w:id="24925" w:author="Thomas Dietz" w:date="2012-08-08T17:05:00Z">
                    <w:rPr>
                      <w:lang w:val="de-DE"/>
                    </w:rPr>
                  </w:rPrChange>
                </w:rPr>
                <w:t xml:space="preserve">        OpenFlow Capable Switch. It MUST be persistent across</w:t>
              </w:r>
            </w:ins>
          </w:p>
          <w:p w14:paraId="7C9324B4" w14:textId="77777777" w:rsidR="009F3611" w:rsidRPr="009F3611" w:rsidRDefault="009F3611" w:rsidP="009F3611">
            <w:pPr>
              <w:pStyle w:val="XML1"/>
              <w:rPr>
                <w:ins w:id="24926" w:author="Thomas Dietz" w:date="2012-08-08T17:05:00Z"/>
                <w:rPrChange w:id="24927" w:author="Thomas Dietz" w:date="2012-08-08T17:05:00Z">
                  <w:rPr>
                    <w:ins w:id="24928" w:author="Thomas Dietz" w:date="2012-08-08T17:05:00Z"/>
                    <w:lang w:val="de-DE"/>
                  </w:rPr>
                </w:rPrChange>
              </w:rPr>
            </w:pPr>
            <w:ins w:id="24929" w:author="Thomas Dietz" w:date="2012-08-08T17:05:00Z">
              <w:r w:rsidRPr="009F3611">
                <w:rPr>
                  <w:rPrChange w:id="24930" w:author="Thomas Dietz" w:date="2012-08-08T17:05:00Z">
                    <w:rPr>
                      <w:lang w:val="de-DE"/>
                    </w:rPr>
                  </w:rPrChange>
                </w:rPr>
                <w:t xml:space="preserve">        reboots of the OpenFlow Capable Switch.</w:t>
              </w:r>
            </w:ins>
          </w:p>
          <w:p w14:paraId="33F40919" w14:textId="77777777" w:rsidR="009F3611" w:rsidRPr="009F3611" w:rsidRDefault="009F3611" w:rsidP="009F3611">
            <w:pPr>
              <w:pStyle w:val="XML1"/>
              <w:rPr>
                <w:ins w:id="24931" w:author="Thomas Dietz" w:date="2012-08-08T17:05:00Z"/>
                <w:rPrChange w:id="24932" w:author="Thomas Dietz" w:date="2012-08-08T17:05:00Z">
                  <w:rPr>
                    <w:ins w:id="24933" w:author="Thomas Dietz" w:date="2012-08-08T17:05:00Z"/>
                    <w:lang w:val="de-DE"/>
                  </w:rPr>
                </w:rPrChange>
              </w:rPr>
            </w:pPr>
          </w:p>
          <w:p w14:paraId="340DD9BA" w14:textId="77777777" w:rsidR="009F3611" w:rsidRPr="009F3611" w:rsidRDefault="009F3611" w:rsidP="009F3611">
            <w:pPr>
              <w:pStyle w:val="XML1"/>
              <w:rPr>
                <w:ins w:id="24934" w:author="Thomas Dietz" w:date="2012-08-08T17:05:00Z"/>
                <w:rPrChange w:id="24935" w:author="Thomas Dietz" w:date="2012-08-08T17:05:00Z">
                  <w:rPr>
                    <w:ins w:id="24936" w:author="Thomas Dietz" w:date="2012-08-08T17:05:00Z"/>
                    <w:lang w:val="de-DE"/>
                  </w:rPr>
                </w:rPrChange>
              </w:rPr>
            </w:pPr>
            <w:ins w:id="24937" w:author="Thomas Dietz" w:date="2012-08-08T17:05:00Z">
              <w:r w:rsidRPr="009F3611">
                <w:rPr>
                  <w:rPrChange w:id="24938" w:author="Thomas Dietz" w:date="2012-08-08T17:05:00Z">
                    <w:rPr>
                      <w:lang w:val="de-DE"/>
                    </w:rPr>
                  </w:rPrChange>
                </w:rPr>
                <w:t xml:space="preserve">        This element MUST be present to identify the OpenFlow</w:t>
              </w:r>
            </w:ins>
          </w:p>
          <w:p w14:paraId="12667FA7" w14:textId="77777777" w:rsidR="009F3611" w:rsidRPr="009F3611" w:rsidRDefault="009F3611" w:rsidP="009F3611">
            <w:pPr>
              <w:pStyle w:val="XML1"/>
              <w:rPr>
                <w:ins w:id="24939" w:author="Thomas Dietz" w:date="2012-08-08T17:05:00Z"/>
                <w:rPrChange w:id="24940" w:author="Thomas Dietz" w:date="2012-08-08T17:05:00Z">
                  <w:rPr>
                    <w:ins w:id="24941" w:author="Thomas Dietz" w:date="2012-08-08T17:05:00Z"/>
                    <w:lang w:val="de-DE"/>
                  </w:rPr>
                </w:rPrChange>
              </w:rPr>
            </w:pPr>
            <w:ins w:id="24942" w:author="Thomas Dietz" w:date="2012-08-08T17:05:00Z">
              <w:r w:rsidRPr="009F3611">
                <w:rPr>
                  <w:rPrChange w:id="24943" w:author="Thomas Dietz" w:date="2012-08-08T17:05:00Z">
                    <w:rPr>
                      <w:lang w:val="de-DE"/>
                    </w:rPr>
                  </w:rPrChange>
                </w:rPr>
                <w:t xml:space="preserve">        Logical Switch.";</w:t>
              </w:r>
            </w:ins>
          </w:p>
          <w:p w14:paraId="013BDD4C" w14:textId="77777777" w:rsidR="009F3611" w:rsidRPr="009F3611" w:rsidRDefault="009F3611" w:rsidP="009F3611">
            <w:pPr>
              <w:pStyle w:val="XML1"/>
              <w:rPr>
                <w:ins w:id="24944" w:author="Thomas Dietz" w:date="2012-08-08T17:05:00Z"/>
                <w:rPrChange w:id="24945" w:author="Thomas Dietz" w:date="2012-08-08T17:05:00Z">
                  <w:rPr>
                    <w:ins w:id="24946" w:author="Thomas Dietz" w:date="2012-08-08T17:05:00Z"/>
                    <w:lang w:val="de-DE"/>
                  </w:rPr>
                </w:rPrChange>
              </w:rPr>
            </w:pPr>
            <w:ins w:id="24947" w:author="Thomas Dietz" w:date="2012-08-08T17:05:00Z">
              <w:r w:rsidRPr="009F3611">
                <w:rPr>
                  <w:rPrChange w:id="24948" w:author="Thomas Dietz" w:date="2012-08-08T17:05:00Z">
                    <w:rPr>
                      <w:lang w:val="de-DE"/>
                    </w:rPr>
                  </w:rPrChange>
                </w:rPr>
                <w:t xml:space="preserve">    }</w:t>
              </w:r>
            </w:ins>
          </w:p>
          <w:p w14:paraId="70A565DA" w14:textId="77777777" w:rsidR="009F3611" w:rsidRPr="009F3611" w:rsidRDefault="009F3611" w:rsidP="009F3611">
            <w:pPr>
              <w:pStyle w:val="XML1"/>
              <w:rPr>
                <w:ins w:id="24949" w:author="Thomas Dietz" w:date="2012-08-08T17:05:00Z"/>
                <w:rPrChange w:id="24950" w:author="Thomas Dietz" w:date="2012-08-08T17:05:00Z">
                  <w:rPr>
                    <w:ins w:id="24951" w:author="Thomas Dietz" w:date="2012-08-08T17:05:00Z"/>
                    <w:lang w:val="de-DE"/>
                  </w:rPr>
                </w:rPrChange>
              </w:rPr>
            </w:pPr>
            <w:ins w:id="24952" w:author="Thomas Dietz" w:date="2012-08-08T17:05:00Z">
              <w:r w:rsidRPr="009F3611">
                <w:rPr>
                  <w:rPrChange w:id="24953" w:author="Thomas Dietz" w:date="2012-08-08T17:05:00Z">
                    <w:rPr>
                      <w:lang w:val="de-DE"/>
                    </w:rPr>
                  </w:rPrChange>
                </w:rPr>
                <w:t xml:space="preserve">    container capabilities {</w:t>
              </w:r>
            </w:ins>
          </w:p>
          <w:p w14:paraId="144153B6" w14:textId="77777777" w:rsidR="009F3611" w:rsidRPr="009F3611" w:rsidRDefault="009F3611" w:rsidP="009F3611">
            <w:pPr>
              <w:pStyle w:val="XML1"/>
              <w:rPr>
                <w:ins w:id="24954" w:author="Thomas Dietz" w:date="2012-08-08T17:05:00Z"/>
                <w:rPrChange w:id="24955" w:author="Thomas Dietz" w:date="2012-08-08T17:05:00Z">
                  <w:rPr>
                    <w:ins w:id="24956" w:author="Thomas Dietz" w:date="2012-08-08T17:05:00Z"/>
                    <w:lang w:val="de-DE"/>
                  </w:rPr>
                </w:rPrChange>
              </w:rPr>
            </w:pPr>
            <w:ins w:id="24957" w:author="Thomas Dietz" w:date="2012-08-08T17:05:00Z">
              <w:r w:rsidRPr="009F3611">
                <w:rPr>
                  <w:rPrChange w:id="24958" w:author="Thomas Dietz" w:date="2012-08-08T17:05:00Z">
                    <w:rPr>
                      <w:lang w:val="de-DE"/>
                    </w:rPr>
                  </w:rPrChange>
                </w:rPr>
                <w:t xml:space="preserve">      config false;</w:t>
              </w:r>
            </w:ins>
          </w:p>
          <w:p w14:paraId="29352132" w14:textId="77777777" w:rsidR="009F3611" w:rsidRPr="009F3611" w:rsidRDefault="009F3611" w:rsidP="009F3611">
            <w:pPr>
              <w:pStyle w:val="XML1"/>
              <w:rPr>
                <w:ins w:id="24959" w:author="Thomas Dietz" w:date="2012-08-08T17:05:00Z"/>
                <w:rPrChange w:id="24960" w:author="Thomas Dietz" w:date="2012-08-08T17:05:00Z">
                  <w:rPr>
                    <w:ins w:id="24961" w:author="Thomas Dietz" w:date="2012-08-08T17:05:00Z"/>
                    <w:lang w:val="de-DE"/>
                  </w:rPr>
                </w:rPrChange>
              </w:rPr>
            </w:pPr>
            <w:ins w:id="24962" w:author="Thomas Dietz" w:date="2012-08-08T17:05:00Z">
              <w:r w:rsidRPr="009F3611">
                <w:rPr>
                  <w:rPrChange w:id="24963" w:author="Thomas Dietz" w:date="2012-08-08T17:05:00Z">
                    <w:rPr>
                      <w:lang w:val="de-DE"/>
                    </w:rPr>
                  </w:rPrChange>
                </w:rPr>
                <w:t xml:space="preserve">      description "This element contains all capability items that</w:t>
              </w:r>
            </w:ins>
          </w:p>
          <w:p w14:paraId="764737DA" w14:textId="77777777" w:rsidR="009F3611" w:rsidRPr="009F3611" w:rsidRDefault="009F3611" w:rsidP="009F3611">
            <w:pPr>
              <w:pStyle w:val="XML1"/>
              <w:rPr>
                <w:ins w:id="24964" w:author="Thomas Dietz" w:date="2012-08-08T17:05:00Z"/>
                <w:rPrChange w:id="24965" w:author="Thomas Dietz" w:date="2012-08-08T17:05:00Z">
                  <w:rPr>
                    <w:ins w:id="24966" w:author="Thomas Dietz" w:date="2012-08-08T17:05:00Z"/>
                    <w:lang w:val="de-DE"/>
                  </w:rPr>
                </w:rPrChange>
              </w:rPr>
            </w:pPr>
            <w:ins w:id="24967" w:author="Thomas Dietz" w:date="2012-08-08T17:05:00Z">
              <w:r w:rsidRPr="009F3611">
                <w:rPr>
                  <w:rPrChange w:id="24968" w:author="Thomas Dietz" w:date="2012-08-08T17:05:00Z">
                    <w:rPr>
                      <w:lang w:val="de-DE"/>
                    </w:rPr>
                  </w:rPrChange>
                </w:rPr>
                <w:t xml:space="preserve">        an OpenFlow Logical Switch MAY implement.</w:t>
              </w:r>
            </w:ins>
          </w:p>
          <w:p w14:paraId="2536AB58" w14:textId="77777777" w:rsidR="009F3611" w:rsidRPr="009F3611" w:rsidRDefault="009F3611" w:rsidP="009F3611">
            <w:pPr>
              <w:pStyle w:val="XML1"/>
              <w:rPr>
                <w:ins w:id="24969" w:author="Thomas Dietz" w:date="2012-08-08T17:05:00Z"/>
                <w:rPrChange w:id="24970" w:author="Thomas Dietz" w:date="2012-08-08T17:05:00Z">
                  <w:rPr>
                    <w:ins w:id="24971" w:author="Thomas Dietz" w:date="2012-08-08T17:05:00Z"/>
                    <w:lang w:val="de-DE"/>
                  </w:rPr>
                </w:rPrChange>
              </w:rPr>
            </w:pPr>
          </w:p>
          <w:p w14:paraId="3D582044" w14:textId="77777777" w:rsidR="009F3611" w:rsidRPr="009F3611" w:rsidRDefault="009F3611" w:rsidP="009F3611">
            <w:pPr>
              <w:pStyle w:val="XML1"/>
              <w:rPr>
                <w:ins w:id="24972" w:author="Thomas Dietz" w:date="2012-08-08T17:05:00Z"/>
                <w:rPrChange w:id="24973" w:author="Thomas Dietz" w:date="2012-08-08T17:05:00Z">
                  <w:rPr>
                    <w:ins w:id="24974" w:author="Thomas Dietz" w:date="2012-08-08T17:05:00Z"/>
                    <w:lang w:val="de-DE"/>
                  </w:rPr>
                </w:rPrChange>
              </w:rPr>
            </w:pPr>
            <w:ins w:id="24975" w:author="Thomas Dietz" w:date="2012-08-08T17:05:00Z">
              <w:r w:rsidRPr="009F3611">
                <w:rPr>
                  <w:rPrChange w:id="24976" w:author="Thomas Dietz" w:date="2012-08-08T17:05:00Z">
                    <w:rPr>
                      <w:lang w:val="de-DE"/>
                    </w:rPr>
                  </w:rPrChange>
                </w:rPr>
                <w:t xml:space="preserve">        This element and its children can only be retrieved by</w:t>
              </w:r>
            </w:ins>
          </w:p>
          <w:p w14:paraId="78DAAD9C" w14:textId="77777777" w:rsidR="009F3611" w:rsidRPr="009F3611" w:rsidRDefault="009F3611" w:rsidP="009F3611">
            <w:pPr>
              <w:pStyle w:val="XML1"/>
              <w:rPr>
                <w:ins w:id="24977" w:author="Thomas Dietz" w:date="2012-08-08T17:05:00Z"/>
                <w:rPrChange w:id="24978" w:author="Thomas Dietz" w:date="2012-08-08T17:05:00Z">
                  <w:rPr>
                    <w:ins w:id="24979" w:author="Thomas Dietz" w:date="2012-08-08T17:05:00Z"/>
                    <w:lang w:val="de-DE"/>
                  </w:rPr>
                </w:rPrChange>
              </w:rPr>
            </w:pPr>
            <w:ins w:id="24980" w:author="Thomas Dietz" w:date="2012-08-08T17:05:00Z">
              <w:r w:rsidRPr="009F3611">
                <w:rPr>
                  <w:rPrChange w:id="24981" w:author="Thomas Dietz" w:date="2012-08-08T17:05:00Z">
                    <w:rPr>
                      <w:lang w:val="de-DE"/>
                    </w:rPr>
                  </w:rPrChange>
                </w:rPr>
                <w:t xml:space="preserve">        NETCONF &lt;get&gt; operation since it contain no configuration</w:t>
              </w:r>
            </w:ins>
          </w:p>
          <w:p w14:paraId="784342DD" w14:textId="77777777" w:rsidR="009F3611" w:rsidRPr="009F3611" w:rsidRDefault="009F3611" w:rsidP="009F3611">
            <w:pPr>
              <w:pStyle w:val="XML1"/>
              <w:rPr>
                <w:ins w:id="24982" w:author="Thomas Dietz" w:date="2012-08-08T17:05:00Z"/>
                <w:rPrChange w:id="24983" w:author="Thomas Dietz" w:date="2012-08-08T17:05:00Z">
                  <w:rPr>
                    <w:ins w:id="24984" w:author="Thomas Dietz" w:date="2012-08-08T17:05:00Z"/>
                    <w:lang w:val="de-DE"/>
                  </w:rPr>
                </w:rPrChange>
              </w:rPr>
            </w:pPr>
            <w:ins w:id="24985" w:author="Thomas Dietz" w:date="2012-08-08T17:05:00Z">
              <w:r w:rsidRPr="009F3611">
                <w:rPr>
                  <w:rPrChange w:id="24986" w:author="Thomas Dietz" w:date="2012-08-08T17:05:00Z">
                    <w:rPr>
                      <w:lang w:val="de-DE"/>
                    </w:rPr>
                  </w:rPrChange>
                </w:rPr>
                <w:t xml:space="preserve">        data.";</w:t>
              </w:r>
            </w:ins>
          </w:p>
          <w:p w14:paraId="4769089A" w14:textId="77777777" w:rsidR="009F3611" w:rsidRPr="009F3611" w:rsidRDefault="009F3611" w:rsidP="009F3611">
            <w:pPr>
              <w:pStyle w:val="XML1"/>
              <w:rPr>
                <w:ins w:id="24987" w:author="Thomas Dietz" w:date="2012-08-08T17:05:00Z"/>
                <w:rPrChange w:id="24988" w:author="Thomas Dietz" w:date="2012-08-08T17:05:00Z">
                  <w:rPr>
                    <w:ins w:id="24989" w:author="Thomas Dietz" w:date="2012-08-08T17:05:00Z"/>
                    <w:lang w:val="de-DE"/>
                  </w:rPr>
                </w:rPrChange>
              </w:rPr>
            </w:pPr>
            <w:ins w:id="24990" w:author="Thomas Dietz" w:date="2012-08-08T17:05:00Z">
              <w:r w:rsidRPr="009F3611">
                <w:rPr>
                  <w:rPrChange w:id="24991" w:author="Thomas Dietz" w:date="2012-08-08T17:05:00Z">
                    <w:rPr>
                      <w:lang w:val="de-DE"/>
                    </w:rPr>
                  </w:rPrChange>
                </w:rPr>
                <w:lastRenderedPageBreak/>
                <w:t xml:space="preserve">      uses OFLogicalSwitchCapabilitiesType;</w:t>
              </w:r>
            </w:ins>
          </w:p>
          <w:p w14:paraId="237BE093" w14:textId="77777777" w:rsidR="009F3611" w:rsidRPr="009F3611" w:rsidRDefault="009F3611" w:rsidP="009F3611">
            <w:pPr>
              <w:pStyle w:val="XML1"/>
              <w:rPr>
                <w:ins w:id="24992" w:author="Thomas Dietz" w:date="2012-08-08T17:05:00Z"/>
                <w:rPrChange w:id="24993" w:author="Thomas Dietz" w:date="2012-08-08T17:05:00Z">
                  <w:rPr>
                    <w:ins w:id="24994" w:author="Thomas Dietz" w:date="2012-08-08T17:05:00Z"/>
                    <w:lang w:val="de-DE"/>
                  </w:rPr>
                </w:rPrChange>
              </w:rPr>
            </w:pPr>
            <w:ins w:id="24995" w:author="Thomas Dietz" w:date="2012-08-08T17:05:00Z">
              <w:r w:rsidRPr="009F3611">
                <w:rPr>
                  <w:rPrChange w:id="24996" w:author="Thomas Dietz" w:date="2012-08-08T17:05:00Z">
                    <w:rPr>
                      <w:lang w:val="de-DE"/>
                    </w:rPr>
                  </w:rPrChange>
                </w:rPr>
                <w:t xml:space="preserve">    }</w:t>
              </w:r>
            </w:ins>
          </w:p>
          <w:p w14:paraId="62633F11" w14:textId="77777777" w:rsidR="009F3611" w:rsidRPr="009F3611" w:rsidRDefault="009F3611" w:rsidP="009F3611">
            <w:pPr>
              <w:pStyle w:val="XML1"/>
              <w:rPr>
                <w:ins w:id="24997" w:author="Thomas Dietz" w:date="2012-08-08T17:05:00Z"/>
                <w:rPrChange w:id="24998" w:author="Thomas Dietz" w:date="2012-08-08T17:05:00Z">
                  <w:rPr>
                    <w:ins w:id="24999" w:author="Thomas Dietz" w:date="2012-08-08T17:05:00Z"/>
                    <w:lang w:val="de-DE"/>
                  </w:rPr>
                </w:rPrChange>
              </w:rPr>
            </w:pPr>
            <w:ins w:id="25000" w:author="Thomas Dietz" w:date="2012-08-08T17:05:00Z">
              <w:r w:rsidRPr="009F3611">
                <w:rPr>
                  <w:rPrChange w:id="25001" w:author="Thomas Dietz" w:date="2012-08-08T17:05:00Z">
                    <w:rPr>
                      <w:lang w:val="de-DE"/>
                    </w:rPr>
                  </w:rPrChange>
                </w:rPr>
                <w:t xml:space="preserve">    leaf datapath-id {</w:t>
              </w:r>
            </w:ins>
          </w:p>
          <w:p w14:paraId="14775CF3" w14:textId="77777777" w:rsidR="009F3611" w:rsidRPr="009F3611" w:rsidRDefault="009F3611" w:rsidP="009F3611">
            <w:pPr>
              <w:pStyle w:val="XML1"/>
              <w:rPr>
                <w:ins w:id="25002" w:author="Thomas Dietz" w:date="2012-08-08T17:05:00Z"/>
                <w:rPrChange w:id="25003" w:author="Thomas Dietz" w:date="2012-08-08T17:05:00Z">
                  <w:rPr>
                    <w:ins w:id="25004" w:author="Thomas Dietz" w:date="2012-08-08T17:05:00Z"/>
                    <w:lang w:val="de-DE"/>
                  </w:rPr>
                </w:rPrChange>
              </w:rPr>
            </w:pPr>
            <w:ins w:id="25005" w:author="Thomas Dietz" w:date="2012-08-08T17:05:00Z">
              <w:r w:rsidRPr="009F3611">
                <w:rPr>
                  <w:rPrChange w:id="25006" w:author="Thomas Dietz" w:date="2012-08-08T17:05:00Z">
                    <w:rPr>
                      <w:lang w:val="de-DE"/>
                    </w:rPr>
                  </w:rPrChange>
                </w:rPr>
                <w:t xml:space="preserve">      type datapath-id-type;</w:t>
              </w:r>
            </w:ins>
          </w:p>
          <w:p w14:paraId="42358DB9" w14:textId="77777777" w:rsidR="009F3611" w:rsidRPr="009F3611" w:rsidRDefault="009F3611" w:rsidP="009F3611">
            <w:pPr>
              <w:pStyle w:val="XML1"/>
              <w:rPr>
                <w:ins w:id="25007" w:author="Thomas Dietz" w:date="2012-08-08T17:05:00Z"/>
                <w:rPrChange w:id="25008" w:author="Thomas Dietz" w:date="2012-08-08T17:05:00Z">
                  <w:rPr>
                    <w:ins w:id="25009" w:author="Thomas Dietz" w:date="2012-08-08T17:05:00Z"/>
                    <w:lang w:val="de-DE"/>
                  </w:rPr>
                </w:rPrChange>
              </w:rPr>
            </w:pPr>
            <w:ins w:id="25010" w:author="Thomas Dietz" w:date="2012-08-08T17:05:00Z">
              <w:r w:rsidRPr="009F3611">
                <w:rPr>
                  <w:rPrChange w:id="25011" w:author="Thomas Dietz" w:date="2012-08-08T17:05:00Z">
                    <w:rPr>
                      <w:lang w:val="de-DE"/>
                    </w:rPr>
                  </w:rPrChange>
                </w:rPr>
                <w:t xml:space="preserve">      mandatory true;</w:t>
              </w:r>
            </w:ins>
          </w:p>
          <w:p w14:paraId="1B8ADBEF" w14:textId="77777777" w:rsidR="009F3611" w:rsidRPr="009F3611" w:rsidRDefault="009F3611" w:rsidP="009F3611">
            <w:pPr>
              <w:pStyle w:val="XML1"/>
              <w:rPr>
                <w:ins w:id="25012" w:author="Thomas Dietz" w:date="2012-08-08T17:05:00Z"/>
                <w:rPrChange w:id="25013" w:author="Thomas Dietz" w:date="2012-08-08T17:05:00Z">
                  <w:rPr>
                    <w:ins w:id="25014" w:author="Thomas Dietz" w:date="2012-08-08T17:05:00Z"/>
                    <w:lang w:val="de-DE"/>
                  </w:rPr>
                </w:rPrChange>
              </w:rPr>
            </w:pPr>
            <w:ins w:id="25015" w:author="Thomas Dietz" w:date="2012-08-08T17:05:00Z">
              <w:r w:rsidRPr="009F3611">
                <w:rPr>
                  <w:rPrChange w:id="25016" w:author="Thomas Dietz" w:date="2012-08-08T17:05:00Z">
                    <w:rPr>
                      <w:lang w:val="de-DE"/>
                    </w:rPr>
                  </w:rPrChange>
                </w:rPr>
                <w:t xml:space="preserve">      description "The datapath identifier of the Logical Switch</w:t>
              </w:r>
            </w:ins>
          </w:p>
          <w:p w14:paraId="39241E9D" w14:textId="77777777" w:rsidR="009F3611" w:rsidRPr="009F3611" w:rsidRDefault="009F3611" w:rsidP="009F3611">
            <w:pPr>
              <w:pStyle w:val="XML1"/>
              <w:rPr>
                <w:ins w:id="25017" w:author="Thomas Dietz" w:date="2012-08-08T17:05:00Z"/>
                <w:rPrChange w:id="25018" w:author="Thomas Dietz" w:date="2012-08-08T17:05:00Z">
                  <w:rPr>
                    <w:ins w:id="25019" w:author="Thomas Dietz" w:date="2012-08-08T17:05:00Z"/>
                    <w:lang w:val="de-DE"/>
                  </w:rPr>
                </w:rPrChange>
              </w:rPr>
            </w:pPr>
            <w:ins w:id="25020" w:author="Thomas Dietz" w:date="2012-08-08T17:05:00Z">
              <w:r w:rsidRPr="009F3611">
                <w:rPr>
                  <w:rPrChange w:id="25021" w:author="Thomas Dietz" w:date="2012-08-08T17:05:00Z">
                    <w:rPr>
                      <w:lang w:val="de-DE"/>
                    </w:rPr>
                  </w:rPrChange>
                </w:rPr>
                <w:t xml:space="preserve">        that uniquely identifies this Logical Switch within the</w:t>
              </w:r>
            </w:ins>
          </w:p>
          <w:p w14:paraId="39B74F1E" w14:textId="77777777" w:rsidR="009F3611" w:rsidRPr="009F3611" w:rsidRDefault="009F3611" w:rsidP="009F3611">
            <w:pPr>
              <w:pStyle w:val="XML1"/>
              <w:rPr>
                <w:ins w:id="25022" w:author="Thomas Dietz" w:date="2012-08-08T17:05:00Z"/>
                <w:rPrChange w:id="25023" w:author="Thomas Dietz" w:date="2012-08-08T17:05:00Z">
                  <w:rPr>
                    <w:ins w:id="25024" w:author="Thomas Dietz" w:date="2012-08-08T17:05:00Z"/>
                    <w:lang w:val="de-DE"/>
                  </w:rPr>
                </w:rPrChange>
              </w:rPr>
            </w:pPr>
            <w:ins w:id="25025" w:author="Thomas Dietz" w:date="2012-08-08T17:05:00Z">
              <w:r w:rsidRPr="009F3611">
                <w:rPr>
                  <w:rPrChange w:id="25026" w:author="Thomas Dietz" w:date="2012-08-08T17:05:00Z">
                    <w:rPr>
                      <w:lang w:val="de-DE"/>
                    </w:rPr>
                  </w:rPrChange>
                </w:rPr>
                <w:t xml:space="preserve">        context of all OpenFlow Controllers associated with the</w:t>
              </w:r>
            </w:ins>
          </w:p>
          <w:p w14:paraId="486302D2" w14:textId="77777777" w:rsidR="009F3611" w:rsidRPr="009F3611" w:rsidRDefault="009F3611" w:rsidP="009F3611">
            <w:pPr>
              <w:pStyle w:val="XML1"/>
              <w:rPr>
                <w:ins w:id="25027" w:author="Thomas Dietz" w:date="2012-08-08T17:05:00Z"/>
                <w:rPrChange w:id="25028" w:author="Thomas Dietz" w:date="2012-08-08T17:05:00Z">
                  <w:rPr>
                    <w:ins w:id="25029" w:author="Thomas Dietz" w:date="2012-08-08T17:05:00Z"/>
                    <w:lang w:val="de-DE"/>
                  </w:rPr>
                </w:rPrChange>
              </w:rPr>
            </w:pPr>
            <w:ins w:id="25030" w:author="Thomas Dietz" w:date="2012-08-08T17:05:00Z">
              <w:r w:rsidRPr="009F3611">
                <w:rPr>
                  <w:rPrChange w:id="25031" w:author="Thomas Dietz" w:date="2012-08-08T17:05:00Z">
                    <w:rPr>
                      <w:lang w:val="de-DE"/>
                    </w:rPr>
                  </w:rPrChange>
                </w:rPr>
                <w:t xml:space="preserve">        OpenFlow Logical Switch.  The datapath identifier is a</w:t>
              </w:r>
            </w:ins>
          </w:p>
          <w:p w14:paraId="1D43C559" w14:textId="77777777" w:rsidR="00DF476A" w:rsidRDefault="00DF476A" w:rsidP="00DF476A">
            <w:pPr>
              <w:pStyle w:val="XML1"/>
              <w:rPr>
                <w:ins w:id="25032" w:author="Thomas Dietz" w:date="2012-08-10T14:40:00Z"/>
              </w:rPr>
            </w:pPr>
            <w:ins w:id="25033" w:author="Thomas Dietz" w:date="2012-08-10T14:40:00Z">
              <w:r>
                <w:t xml:space="preserve">        string value that MUST be formatted as a sequence of 8</w:t>
              </w:r>
            </w:ins>
          </w:p>
          <w:p w14:paraId="4BF6B1A9" w14:textId="77777777" w:rsidR="00DF476A" w:rsidRDefault="00DF476A" w:rsidP="00DF476A">
            <w:pPr>
              <w:pStyle w:val="XML1"/>
              <w:rPr>
                <w:ins w:id="25034" w:author="Thomas Dietz" w:date="2012-08-10T14:40:00Z"/>
              </w:rPr>
            </w:pPr>
            <w:ins w:id="25035" w:author="Thomas Dietz" w:date="2012-08-10T14:40:00Z">
              <w:r>
                <w:t xml:space="preserve">        2-digit hexadecimal numbers that are separated by colons,</w:t>
              </w:r>
            </w:ins>
          </w:p>
          <w:p w14:paraId="520A816D" w14:textId="77777777" w:rsidR="00DF476A" w:rsidRDefault="00DF476A" w:rsidP="00DF476A">
            <w:pPr>
              <w:pStyle w:val="XML1"/>
              <w:rPr>
                <w:ins w:id="25036" w:author="Thomas Dietz" w:date="2012-08-10T14:40:00Z"/>
              </w:rPr>
            </w:pPr>
            <w:ins w:id="25037" w:author="Thomas Dietz" w:date="2012-08-10T14:40:00Z">
              <w:r>
                <w:t xml:space="preserve">        for example, '01:23:45:67:89:ab:cd:ef'.  When processing a</w:t>
              </w:r>
            </w:ins>
          </w:p>
          <w:p w14:paraId="7814150D" w14:textId="77777777" w:rsidR="00DF476A" w:rsidRDefault="00DF476A" w:rsidP="00DF476A">
            <w:pPr>
              <w:pStyle w:val="XML1"/>
              <w:rPr>
                <w:ins w:id="25038" w:author="Thomas Dietz" w:date="2012-08-10T14:40:00Z"/>
              </w:rPr>
            </w:pPr>
            <w:ins w:id="25039" w:author="Thomas Dietz" w:date="2012-08-10T14:40:00Z">
              <w:r>
                <w:t xml:space="preserve">        datapath identifier, the case of the decimal digits MUST be</w:t>
              </w:r>
            </w:ins>
          </w:p>
          <w:p w14:paraId="23DAD537" w14:textId="3578877D" w:rsidR="009F3611" w:rsidRDefault="00DF476A" w:rsidP="00DF476A">
            <w:pPr>
              <w:pStyle w:val="XML1"/>
              <w:rPr>
                <w:ins w:id="25040" w:author="Thomas Dietz" w:date="2012-08-10T14:40:00Z"/>
              </w:rPr>
            </w:pPr>
            <w:ins w:id="25041" w:author="Thomas Dietz" w:date="2012-08-10T14:40:00Z">
              <w:r>
                <w:t xml:space="preserve">        ignored.</w:t>
              </w:r>
            </w:ins>
          </w:p>
          <w:p w14:paraId="6BF2924F" w14:textId="77777777" w:rsidR="00DF476A" w:rsidRPr="009F3611" w:rsidRDefault="00DF476A" w:rsidP="00DF476A">
            <w:pPr>
              <w:pStyle w:val="XML1"/>
              <w:rPr>
                <w:ins w:id="25042" w:author="Thomas Dietz" w:date="2012-08-08T17:05:00Z"/>
                <w:rPrChange w:id="25043" w:author="Thomas Dietz" w:date="2012-08-08T17:05:00Z">
                  <w:rPr>
                    <w:ins w:id="25044" w:author="Thomas Dietz" w:date="2012-08-08T17:05:00Z"/>
                    <w:lang w:val="de-DE"/>
                  </w:rPr>
                </w:rPrChange>
              </w:rPr>
            </w:pPr>
          </w:p>
          <w:p w14:paraId="1D326557" w14:textId="77777777" w:rsidR="009F3611" w:rsidRPr="009F3611" w:rsidRDefault="009F3611" w:rsidP="009F3611">
            <w:pPr>
              <w:pStyle w:val="XML1"/>
              <w:rPr>
                <w:ins w:id="25045" w:author="Thomas Dietz" w:date="2012-08-08T17:05:00Z"/>
                <w:rPrChange w:id="25046" w:author="Thomas Dietz" w:date="2012-08-08T17:05:00Z">
                  <w:rPr>
                    <w:ins w:id="25047" w:author="Thomas Dietz" w:date="2012-08-08T17:05:00Z"/>
                    <w:lang w:val="de-DE"/>
                  </w:rPr>
                </w:rPrChange>
              </w:rPr>
            </w:pPr>
            <w:ins w:id="25048" w:author="Thomas Dietz" w:date="2012-08-08T17:05:00Z">
              <w:r w:rsidRPr="009F3611">
                <w:rPr>
                  <w:rPrChange w:id="25049" w:author="Thomas Dietz" w:date="2012-08-08T17:05:00Z">
                    <w:rPr>
                      <w:lang w:val="de-DE"/>
                    </w:rPr>
                  </w:rPrChange>
                </w:rPr>
                <w:t xml:space="preserve">        This element MUST be present in the NETCONF data store.</w:t>
              </w:r>
            </w:ins>
          </w:p>
          <w:p w14:paraId="31668396" w14:textId="77777777" w:rsidR="009F3611" w:rsidRPr="009F3611" w:rsidRDefault="009F3611" w:rsidP="009F3611">
            <w:pPr>
              <w:pStyle w:val="XML1"/>
              <w:rPr>
                <w:ins w:id="25050" w:author="Thomas Dietz" w:date="2012-08-08T17:05:00Z"/>
                <w:rPrChange w:id="25051" w:author="Thomas Dietz" w:date="2012-08-08T17:05:00Z">
                  <w:rPr>
                    <w:ins w:id="25052" w:author="Thomas Dietz" w:date="2012-08-08T17:05:00Z"/>
                    <w:lang w:val="de-DE"/>
                  </w:rPr>
                </w:rPrChange>
              </w:rPr>
            </w:pPr>
            <w:ins w:id="25053" w:author="Thomas Dietz" w:date="2012-08-08T17:05:00Z">
              <w:r w:rsidRPr="009F3611">
                <w:rPr>
                  <w:rPrChange w:id="25054" w:author="Thomas Dietz" w:date="2012-08-08T17:05:00Z">
                    <w:rPr>
                      <w:lang w:val="de-DE"/>
                    </w:rPr>
                  </w:rPrChange>
                </w:rPr>
                <w:t xml:space="preserve">        If this element is not present in a NETCONF &lt;edit-config&gt;</w:t>
              </w:r>
            </w:ins>
          </w:p>
          <w:p w14:paraId="44D2E82F" w14:textId="77777777" w:rsidR="009F3611" w:rsidRPr="009F3611" w:rsidRDefault="009F3611" w:rsidP="009F3611">
            <w:pPr>
              <w:pStyle w:val="XML1"/>
              <w:rPr>
                <w:ins w:id="25055" w:author="Thomas Dietz" w:date="2012-08-08T17:05:00Z"/>
                <w:rPrChange w:id="25056" w:author="Thomas Dietz" w:date="2012-08-08T17:05:00Z">
                  <w:rPr>
                    <w:ins w:id="25057" w:author="Thomas Dietz" w:date="2012-08-08T17:05:00Z"/>
                    <w:lang w:val="de-DE"/>
                  </w:rPr>
                </w:rPrChange>
              </w:rPr>
            </w:pPr>
            <w:ins w:id="25058" w:author="Thomas Dietz" w:date="2012-08-08T17:05:00Z">
              <w:r w:rsidRPr="009F3611">
                <w:rPr>
                  <w:rPrChange w:id="25059" w:author="Thomas Dietz" w:date="2012-08-08T17:05:00Z">
                    <w:rPr>
                      <w:lang w:val="de-DE"/>
                    </w:rPr>
                  </w:rPrChange>
                </w:rPr>
                <w:t xml:space="preserve">        operation 'create', 'merge' or 'replace' and the parent</w:t>
              </w:r>
            </w:ins>
          </w:p>
          <w:p w14:paraId="6A2232FB" w14:textId="77777777" w:rsidR="009F3611" w:rsidRPr="009F3611" w:rsidRDefault="009F3611" w:rsidP="009F3611">
            <w:pPr>
              <w:pStyle w:val="XML1"/>
              <w:rPr>
                <w:ins w:id="25060" w:author="Thomas Dietz" w:date="2012-08-08T17:05:00Z"/>
                <w:rPrChange w:id="25061" w:author="Thomas Dietz" w:date="2012-08-08T17:05:00Z">
                  <w:rPr>
                    <w:ins w:id="25062" w:author="Thomas Dietz" w:date="2012-08-08T17:05:00Z"/>
                    <w:lang w:val="de-DE"/>
                  </w:rPr>
                </w:rPrChange>
              </w:rPr>
            </w:pPr>
            <w:ins w:id="25063" w:author="Thomas Dietz" w:date="2012-08-08T17:05:00Z">
              <w:r w:rsidRPr="009F3611">
                <w:rPr>
                  <w:rPrChange w:id="25064" w:author="Thomas Dietz" w:date="2012-08-08T17:05:00Z">
                    <w:rPr>
                      <w:lang w:val="de-DE"/>
                    </w:rPr>
                  </w:rPrChange>
                </w:rPr>
                <w:t xml:space="preserve">        element does not exist, a 'data-missing' error is</w:t>
              </w:r>
            </w:ins>
          </w:p>
          <w:p w14:paraId="3D0AB434" w14:textId="77777777" w:rsidR="009F3611" w:rsidRPr="009F3611" w:rsidRDefault="009F3611" w:rsidP="009F3611">
            <w:pPr>
              <w:pStyle w:val="XML1"/>
              <w:rPr>
                <w:ins w:id="25065" w:author="Thomas Dietz" w:date="2012-08-08T17:05:00Z"/>
                <w:rPrChange w:id="25066" w:author="Thomas Dietz" w:date="2012-08-08T17:05:00Z">
                  <w:rPr>
                    <w:ins w:id="25067" w:author="Thomas Dietz" w:date="2012-08-08T17:05:00Z"/>
                    <w:lang w:val="de-DE"/>
                  </w:rPr>
                </w:rPrChange>
              </w:rPr>
            </w:pPr>
            <w:ins w:id="25068" w:author="Thomas Dietz" w:date="2012-08-08T17:05:00Z">
              <w:r w:rsidRPr="009F3611">
                <w:rPr>
                  <w:rPrChange w:id="25069" w:author="Thomas Dietz" w:date="2012-08-08T17:05:00Z">
                    <w:rPr>
                      <w:lang w:val="de-DE"/>
                    </w:rPr>
                  </w:rPrChange>
                </w:rPr>
                <w:t xml:space="preserve">        returned.";</w:t>
              </w:r>
            </w:ins>
          </w:p>
          <w:p w14:paraId="5EB013BE" w14:textId="77777777" w:rsidR="009F3611" w:rsidRPr="009F3611" w:rsidRDefault="009F3611" w:rsidP="009F3611">
            <w:pPr>
              <w:pStyle w:val="XML1"/>
              <w:rPr>
                <w:ins w:id="25070" w:author="Thomas Dietz" w:date="2012-08-08T17:05:00Z"/>
                <w:rPrChange w:id="25071" w:author="Thomas Dietz" w:date="2012-08-08T17:05:00Z">
                  <w:rPr>
                    <w:ins w:id="25072" w:author="Thomas Dietz" w:date="2012-08-08T17:05:00Z"/>
                    <w:lang w:val="de-DE"/>
                  </w:rPr>
                </w:rPrChange>
              </w:rPr>
            </w:pPr>
            <w:ins w:id="25073" w:author="Thomas Dietz" w:date="2012-08-08T17:05:00Z">
              <w:r w:rsidRPr="009F3611">
                <w:rPr>
                  <w:rPrChange w:id="25074" w:author="Thomas Dietz" w:date="2012-08-08T17:05:00Z">
                    <w:rPr>
                      <w:lang w:val="de-DE"/>
                    </w:rPr>
                  </w:rPrChange>
                </w:rPr>
                <w:t xml:space="preserve">    }</w:t>
              </w:r>
            </w:ins>
          </w:p>
          <w:p w14:paraId="23F24C99" w14:textId="77777777" w:rsidR="009F3611" w:rsidRPr="009F3611" w:rsidRDefault="009F3611" w:rsidP="009F3611">
            <w:pPr>
              <w:pStyle w:val="XML1"/>
              <w:rPr>
                <w:ins w:id="25075" w:author="Thomas Dietz" w:date="2012-08-08T17:05:00Z"/>
                <w:rPrChange w:id="25076" w:author="Thomas Dietz" w:date="2012-08-08T17:05:00Z">
                  <w:rPr>
                    <w:ins w:id="25077" w:author="Thomas Dietz" w:date="2012-08-08T17:05:00Z"/>
                    <w:lang w:val="de-DE"/>
                  </w:rPr>
                </w:rPrChange>
              </w:rPr>
            </w:pPr>
            <w:ins w:id="25078" w:author="Thomas Dietz" w:date="2012-08-08T17:05:00Z">
              <w:r w:rsidRPr="009F3611">
                <w:rPr>
                  <w:rPrChange w:id="25079" w:author="Thomas Dietz" w:date="2012-08-08T17:05:00Z">
                    <w:rPr>
                      <w:lang w:val="de-DE"/>
                    </w:rPr>
                  </w:rPrChange>
                </w:rPr>
                <w:t xml:space="preserve">    leaf enabled {</w:t>
              </w:r>
            </w:ins>
          </w:p>
          <w:p w14:paraId="217144A1" w14:textId="77777777" w:rsidR="009F3611" w:rsidRPr="009F3611" w:rsidRDefault="009F3611" w:rsidP="009F3611">
            <w:pPr>
              <w:pStyle w:val="XML1"/>
              <w:rPr>
                <w:ins w:id="25080" w:author="Thomas Dietz" w:date="2012-08-08T17:05:00Z"/>
                <w:rPrChange w:id="25081" w:author="Thomas Dietz" w:date="2012-08-08T17:05:00Z">
                  <w:rPr>
                    <w:ins w:id="25082" w:author="Thomas Dietz" w:date="2012-08-08T17:05:00Z"/>
                    <w:lang w:val="de-DE"/>
                  </w:rPr>
                </w:rPrChange>
              </w:rPr>
            </w:pPr>
            <w:ins w:id="25083" w:author="Thomas Dietz" w:date="2012-08-08T17:05:00Z">
              <w:r w:rsidRPr="009F3611">
                <w:rPr>
                  <w:rPrChange w:id="25084" w:author="Thomas Dietz" w:date="2012-08-08T17:05:00Z">
                    <w:rPr>
                      <w:lang w:val="de-DE"/>
                    </w:rPr>
                  </w:rPrChange>
                </w:rPr>
                <w:t xml:space="preserve">      type boolean;</w:t>
              </w:r>
            </w:ins>
          </w:p>
          <w:p w14:paraId="11628D10" w14:textId="77777777" w:rsidR="009F3611" w:rsidRPr="009F3611" w:rsidRDefault="009F3611" w:rsidP="009F3611">
            <w:pPr>
              <w:pStyle w:val="XML1"/>
              <w:rPr>
                <w:ins w:id="25085" w:author="Thomas Dietz" w:date="2012-08-08T17:05:00Z"/>
                <w:rPrChange w:id="25086" w:author="Thomas Dietz" w:date="2012-08-08T17:05:00Z">
                  <w:rPr>
                    <w:ins w:id="25087" w:author="Thomas Dietz" w:date="2012-08-08T17:05:00Z"/>
                    <w:lang w:val="de-DE"/>
                  </w:rPr>
                </w:rPrChange>
              </w:rPr>
            </w:pPr>
            <w:ins w:id="25088" w:author="Thomas Dietz" w:date="2012-08-08T17:05:00Z">
              <w:r w:rsidRPr="009F3611">
                <w:rPr>
                  <w:rPrChange w:id="25089" w:author="Thomas Dietz" w:date="2012-08-08T17:05:00Z">
                    <w:rPr>
                      <w:lang w:val="de-DE"/>
                    </w:rPr>
                  </w:rPrChange>
                </w:rPr>
                <w:t xml:space="preserve">      default false;</w:t>
              </w:r>
            </w:ins>
          </w:p>
          <w:p w14:paraId="0CCA579D" w14:textId="77777777" w:rsidR="009F3611" w:rsidRPr="009F3611" w:rsidRDefault="009F3611" w:rsidP="009F3611">
            <w:pPr>
              <w:pStyle w:val="XML1"/>
              <w:rPr>
                <w:ins w:id="25090" w:author="Thomas Dietz" w:date="2012-08-08T17:05:00Z"/>
                <w:rPrChange w:id="25091" w:author="Thomas Dietz" w:date="2012-08-08T17:05:00Z">
                  <w:rPr>
                    <w:ins w:id="25092" w:author="Thomas Dietz" w:date="2012-08-08T17:05:00Z"/>
                    <w:lang w:val="de-DE"/>
                  </w:rPr>
                </w:rPrChange>
              </w:rPr>
            </w:pPr>
            <w:ins w:id="25093" w:author="Thomas Dietz" w:date="2012-08-08T17:05:00Z">
              <w:r w:rsidRPr="009F3611">
                <w:rPr>
                  <w:rPrChange w:id="25094" w:author="Thomas Dietz" w:date="2012-08-08T17:05:00Z">
                    <w:rPr>
                      <w:lang w:val="de-DE"/>
                    </w:rPr>
                  </w:rPrChange>
                </w:rPr>
                <w:t xml:space="preserve">      description "This element indicates the administrative state</w:t>
              </w:r>
            </w:ins>
          </w:p>
          <w:p w14:paraId="498FC95F" w14:textId="77777777" w:rsidR="009F3611" w:rsidRPr="009F3611" w:rsidRDefault="009F3611" w:rsidP="009F3611">
            <w:pPr>
              <w:pStyle w:val="XML1"/>
              <w:rPr>
                <w:ins w:id="25095" w:author="Thomas Dietz" w:date="2012-08-08T17:05:00Z"/>
                <w:rPrChange w:id="25096" w:author="Thomas Dietz" w:date="2012-08-08T17:05:00Z">
                  <w:rPr>
                    <w:ins w:id="25097" w:author="Thomas Dietz" w:date="2012-08-08T17:05:00Z"/>
                    <w:lang w:val="de-DE"/>
                  </w:rPr>
                </w:rPrChange>
              </w:rPr>
            </w:pPr>
            <w:ins w:id="25098" w:author="Thomas Dietz" w:date="2012-08-08T17:05:00Z">
              <w:r w:rsidRPr="009F3611">
                <w:rPr>
                  <w:rPrChange w:id="25099" w:author="Thomas Dietz" w:date="2012-08-08T17:05:00Z">
                    <w:rPr>
                      <w:lang w:val="de-DE"/>
                    </w:rPr>
                  </w:rPrChange>
                </w:rPr>
                <w:t xml:space="preserve">        of the OpenFlow Logical Switch.  A value of 'false' means</w:t>
              </w:r>
            </w:ins>
          </w:p>
          <w:p w14:paraId="2C2D2937" w14:textId="77777777" w:rsidR="009F3611" w:rsidRPr="009F3611" w:rsidRDefault="009F3611" w:rsidP="009F3611">
            <w:pPr>
              <w:pStyle w:val="XML1"/>
              <w:rPr>
                <w:ins w:id="25100" w:author="Thomas Dietz" w:date="2012-08-08T17:05:00Z"/>
                <w:rPrChange w:id="25101" w:author="Thomas Dietz" w:date="2012-08-08T17:05:00Z">
                  <w:rPr>
                    <w:ins w:id="25102" w:author="Thomas Dietz" w:date="2012-08-08T17:05:00Z"/>
                    <w:lang w:val="de-DE"/>
                  </w:rPr>
                </w:rPrChange>
              </w:rPr>
            </w:pPr>
            <w:ins w:id="25103" w:author="Thomas Dietz" w:date="2012-08-08T17:05:00Z">
              <w:r w:rsidRPr="009F3611">
                <w:rPr>
                  <w:rPrChange w:id="25104" w:author="Thomas Dietz" w:date="2012-08-08T17:05:00Z">
                    <w:rPr>
                      <w:lang w:val="de-DE"/>
                    </w:rPr>
                  </w:rPrChange>
                </w:rPr>
                <w:t xml:space="preserve">        the OpenFlow Logical Switch MUST NOT communicate with any </w:t>
              </w:r>
            </w:ins>
          </w:p>
          <w:p w14:paraId="5B92E571" w14:textId="77777777" w:rsidR="009F3611" w:rsidRPr="009F3611" w:rsidRDefault="009F3611" w:rsidP="009F3611">
            <w:pPr>
              <w:pStyle w:val="XML1"/>
              <w:rPr>
                <w:ins w:id="25105" w:author="Thomas Dietz" w:date="2012-08-08T17:05:00Z"/>
                <w:rPrChange w:id="25106" w:author="Thomas Dietz" w:date="2012-08-08T17:05:00Z">
                  <w:rPr>
                    <w:ins w:id="25107" w:author="Thomas Dietz" w:date="2012-08-08T17:05:00Z"/>
                    <w:lang w:val="de-DE"/>
                  </w:rPr>
                </w:rPrChange>
              </w:rPr>
            </w:pPr>
            <w:ins w:id="25108" w:author="Thomas Dietz" w:date="2012-08-08T17:05:00Z">
              <w:r w:rsidRPr="009F3611">
                <w:rPr>
                  <w:rPrChange w:id="25109" w:author="Thomas Dietz" w:date="2012-08-08T17:05:00Z">
                    <w:rPr>
                      <w:lang w:val="de-DE"/>
                    </w:rPr>
                  </w:rPrChange>
                </w:rPr>
                <w:t xml:space="preserve">        OpenFlow Controllers, MUST NOT conduct any OpenFlow </w:t>
              </w:r>
            </w:ins>
          </w:p>
          <w:p w14:paraId="2D78FE50" w14:textId="77777777" w:rsidR="009F3611" w:rsidRPr="009F3611" w:rsidRDefault="009F3611" w:rsidP="009F3611">
            <w:pPr>
              <w:pStyle w:val="XML1"/>
              <w:rPr>
                <w:ins w:id="25110" w:author="Thomas Dietz" w:date="2012-08-08T17:05:00Z"/>
                <w:rPrChange w:id="25111" w:author="Thomas Dietz" w:date="2012-08-08T17:05:00Z">
                  <w:rPr>
                    <w:ins w:id="25112" w:author="Thomas Dietz" w:date="2012-08-08T17:05:00Z"/>
                    <w:lang w:val="de-DE"/>
                  </w:rPr>
                </w:rPrChange>
              </w:rPr>
            </w:pPr>
            <w:ins w:id="25113" w:author="Thomas Dietz" w:date="2012-08-08T17:05:00Z">
              <w:r w:rsidRPr="009F3611">
                <w:rPr>
                  <w:rPrChange w:id="25114" w:author="Thomas Dietz" w:date="2012-08-08T17:05:00Z">
                    <w:rPr>
                      <w:lang w:val="de-DE"/>
                    </w:rPr>
                  </w:rPrChange>
                </w:rPr>
                <w:t xml:space="preserve">        processing, and SHOULD NOT be utilizing computational or </w:t>
              </w:r>
            </w:ins>
          </w:p>
          <w:p w14:paraId="15C109DF" w14:textId="77777777" w:rsidR="009F3611" w:rsidRPr="009F3611" w:rsidRDefault="009F3611" w:rsidP="009F3611">
            <w:pPr>
              <w:pStyle w:val="XML1"/>
              <w:rPr>
                <w:ins w:id="25115" w:author="Thomas Dietz" w:date="2012-08-08T17:05:00Z"/>
                <w:rPrChange w:id="25116" w:author="Thomas Dietz" w:date="2012-08-08T17:05:00Z">
                  <w:rPr>
                    <w:ins w:id="25117" w:author="Thomas Dietz" w:date="2012-08-08T17:05:00Z"/>
                    <w:lang w:val="de-DE"/>
                  </w:rPr>
                </w:rPrChange>
              </w:rPr>
            </w:pPr>
            <w:ins w:id="25118" w:author="Thomas Dietz" w:date="2012-08-08T17:05:00Z">
              <w:r w:rsidRPr="009F3611">
                <w:rPr>
                  <w:rPrChange w:id="25119" w:author="Thomas Dietz" w:date="2012-08-08T17:05:00Z">
                    <w:rPr>
                      <w:lang w:val="de-DE"/>
                    </w:rPr>
                  </w:rPrChange>
                </w:rPr>
                <w:t xml:space="preserve">        network resources of the underlying platform.</w:t>
              </w:r>
            </w:ins>
          </w:p>
          <w:p w14:paraId="29A47C71" w14:textId="77777777" w:rsidR="009F3611" w:rsidRPr="009F3611" w:rsidRDefault="009F3611" w:rsidP="009F3611">
            <w:pPr>
              <w:pStyle w:val="XML1"/>
              <w:rPr>
                <w:ins w:id="25120" w:author="Thomas Dietz" w:date="2012-08-08T17:05:00Z"/>
                <w:rPrChange w:id="25121" w:author="Thomas Dietz" w:date="2012-08-08T17:05:00Z">
                  <w:rPr>
                    <w:ins w:id="25122" w:author="Thomas Dietz" w:date="2012-08-08T17:05:00Z"/>
                    <w:lang w:val="de-DE"/>
                  </w:rPr>
                </w:rPrChange>
              </w:rPr>
            </w:pPr>
          </w:p>
          <w:p w14:paraId="2646B905" w14:textId="77777777" w:rsidR="009F3611" w:rsidRPr="009F3611" w:rsidRDefault="009F3611" w:rsidP="009F3611">
            <w:pPr>
              <w:pStyle w:val="XML1"/>
              <w:rPr>
                <w:ins w:id="25123" w:author="Thomas Dietz" w:date="2012-08-08T17:05:00Z"/>
                <w:rPrChange w:id="25124" w:author="Thomas Dietz" w:date="2012-08-08T17:05:00Z">
                  <w:rPr>
                    <w:ins w:id="25125" w:author="Thomas Dietz" w:date="2012-08-08T17:05:00Z"/>
                    <w:lang w:val="de-DE"/>
                  </w:rPr>
                </w:rPrChange>
              </w:rPr>
            </w:pPr>
            <w:ins w:id="25126" w:author="Thomas Dietz" w:date="2012-08-08T17:05:00Z">
              <w:r w:rsidRPr="009F3611">
                <w:rPr>
                  <w:rPrChange w:id="25127" w:author="Thomas Dietz" w:date="2012-08-08T17:05:00Z">
                    <w:rPr>
                      <w:lang w:val="de-DE"/>
                    </w:rPr>
                  </w:rPrChange>
                </w:rPr>
                <w:t xml:space="preserve">        This element is optional. If this element is not present it</w:t>
              </w:r>
            </w:ins>
          </w:p>
          <w:p w14:paraId="0234B09D" w14:textId="77777777" w:rsidR="009F3611" w:rsidRPr="009F3611" w:rsidRDefault="009F3611" w:rsidP="009F3611">
            <w:pPr>
              <w:pStyle w:val="XML1"/>
              <w:rPr>
                <w:ins w:id="25128" w:author="Thomas Dietz" w:date="2012-08-08T17:05:00Z"/>
                <w:rPrChange w:id="25129" w:author="Thomas Dietz" w:date="2012-08-08T17:05:00Z">
                  <w:rPr>
                    <w:ins w:id="25130" w:author="Thomas Dietz" w:date="2012-08-08T17:05:00Z"/>
                    <w:lang w:val="de-DE"/>
                  </w:rPr>
                </w:rPrChange>
              </w:rPr>
            </w:pPr>
            <w:ins w:id="25131" w:author="Thomas Dietz" w:date="2012-08-08T17:05:00Z">
              <w:r w:rsidRPr="009F3611">
                <w:rPr>
                  <w:rPrChange w:id="25132" w:author="Thomas Dietz" w:date="2012-08-08T17:05:00Z">
                    <w:rPr>
                      <w:lang w:val="de-DE"/>
                    </w:rPr>
                  </w:rPrChange>
                </w:rPr>
                <w:t xml:space="preserve">        defaults to 'false'.";</w:t>
              </w:r>
            </w:ins>
          </w:p>
          <w:p w14:paraId="3A682890" w14:textId="77777777" w:rsidR="009F3611" w:rsidRPr="009F3611" w:rsidRDefault="009F3611" w:rsidP="009F3611">
            <w:pPr>
              <w:pStyle w:val="XML1"/>
              <w:rPr>
                <w:ins w:id="25133" w:author="Thomas Dietz" w:date="2012-08-08T17:05:00Z"/>
                <w:rPrChange w:id="25134" w:author="Thomas Dietz" w:date="2012-08-08T17:05:00Z">
                  <w:rPr>
                    <w:ins w:id="25135" w:author="Thomas Dietz" w:date="2012-08-08T17:05:00Z"/>
                    <w:lang w:val="de-DE"/>
                  </w:rPr>
                </w:rPrChange>
              </w:rPr>
            </w:pPr>
            <w:ins w:id="25136" w:author="Thomas Dietz" w:date="2012-08-08T17:05:00Z">
              <w:r w:rsidRPr="009F3611">
                <w:rPr>
                  <w:rPrChange w:id="25137" w:author="Thomas Dietz" w:date="2012-08-08T17:05:00Z">
                    <w:rPr>
                      <w:lang w:val="de-DE"/>
                    </w:rPr>
                  </w:rPrChange>
                </w:rPr>
                <w:t xml:space="preserve">    }</w:t>
              </w:r>
            </w:ins>
          </w:p>
          <w:p w14:paraId="48E8F8A0" w14:textId="77777777" w:rsidR="009F3611" w:rsidRPr="009F3611" w:rsidRDefault="009F3611" w:rsidP="009F3611">
            <w:pPr>
              <w:pStyle w:val="XML1"/>
              <w:rPr>
                <w:ins w:id="25138" w:author="Thomas Dietz" w:date="2012-08-08T17:05:00Z"/>
                <w:rPrChange w:id="25139" w:author="Thomas Dietz" w:date="2012-08-08T17:05:00Z">
                  <w:rPr>
                    <w:ins w:id="25140" w:author="Thomas Dietz" w:date="2012-08-08T17:05:00Z"/>
                    <w:lang w:val="de-DE"/>
                  </w:rPr>
                </w:rPrChange>
              </w:rPr>
            </w:pPr>
            <w:ins w:id="25141" w:author="Thomas Dietz" w:date="2012-08-08T17:05:00Z">
              <w:r w:rsidRPr="009F3611">
                <w:rPr>
                  <w:rPrChange w:id="25142" w:author="Thomas Dietz" w:date="2012-08-08T17:05:00Z">
                    <w:rPr>
                      <w:lang w:val="de-DE"/>
                    </w:rPr>
                  </w:rPrChange>
                </w:rPr>
                <w:t xml:space="preserve">    leaf check-controller-certificate {</w:t>
              </w:r>
            </w:ins>
          </w:p>
          <w:p w14:paraId="2C96FA94" w14:textId="77777777" w:rsidR="009F3611" w:rsidRPr="009F3611" w:rsidRDefault="009F3611" w:rsidP="009F3611">
            <w:pPr>
              <w:pStyle w:val="XML1"/>
              <w:rPr>
                <w:ins w:id="25143" w:author="Thomas Dietz" w:date="2012-08-08T17:05:00Z"/>
                <w:rPrChange w:id="25144" w:author="Thomas Dietz" w:date="2012-08-08T17:05:00Z">
                  <w:rPr>
                    <w:ins w:id="25145" w:author="Thomas Dietz" w:date="2012-08-08T17:05:00Z"/>
                    <w:lang w:val="de-DE"/>
                  </w:rPr>
                </w:rPrChange>
              </w:rPr>
            </w:pPr>
            <w:ins w:id="25146" w:author="Thomas Dietz" w:date="2012-08-08T17:05:00Z">
              <w:r w:rsidRPr="009F3611">
                <w:rPr>
                  <w:rPrChange w:id="25147" w:author="Thomas Dietz" w:date="2012-08-08T17:05:00Z">
                    <w:rPr>
                      <w:lang w:val="de-DE"/>
                    </w:rPr>
                  </w:rPrChange>
                </w:rPr>
                <w:t xml:space="preserve">      type boolean;</w:t>
              </w:r>
            </w:ins>
          </w:p>
          <w:p w14:paraId="3717BB2F" w14:textId="77777777" w:rsidR="009F3611" w:rsidRPr="009F3611" w:rsidRDefault="009F3611" w:rsidP="009F3611">
            <w:pPr>
              <w:pStyle w:val="XML1"/>
              <w:rPr>
                <w:ins w:id="25148" w:author="Thomas Dietz" w:date="2012-08-08T17:05:00Z"/>
                <w:rPrChange w:id="25149" w:author="Thomas Dietz" w:date="2012-08-08T17:05:00Z">
                  <w:rPr>
                    <w:ins w:id="25150" w:author="Thomas Dietz" w:date="2012-08-08T17:05:00Z"/>
                    <w:lang w:val="de-DE"/>
                  </w:rPr>
                </w:rPrChange>
              </w:rPr>
            </w:pPr>
            <w:ins w:id="25151" w:author="Thomas Dietz" w:date="2012-08-08T17:05:00Z">
              <w:r w:rsidRPr="009F3611">
                <w:rPr>
                  <w:rPrChange w:id="25152" w:author="Thomas Dietz" w:date="2012-08-08T17:05:00Z">
                    <w:rPr>
                      <w:lang w:val="de-DE"/>
                    </w:rPr>
                  </w:rPrChange>
                </w:rPr>
                <w:t xml:space="preserve">      default false;</w:t>
              </w:r>
            </w:ins>
          </w:p>
          <w:p w14:paraId="2474D57D" w14:textId="77777777" w:rsidR="009F3611" w:rsidRPr="009F3611" w:rsidRDefault="009F3611" w:rsidP="009F3611">
            <w:pPr>
              <w:pStyle w:val="XML1"/>
              <w:rPr>
                <w:ins w:id="25153" w:author="Thomas Dietz" w:date="2012-08-08T17:05:00Z"/>
                <w:rPrChange w:id="25154" w:author="Thomas Dietz" w:date="2012-08-08T17:05:00Z">
                  <w:rPr>
                    <w:ins w:id="25155" w:author="Thomas Dietz" w:date="2012-08-08T17:05:00Z"/>
                    <w:lang w:val="de-DE"/>
                  </w:rPr>
                </w:rPrChange>
              </w:rPr>
            </w:pPr>
            <w:ins w:id="25156" w:author="Thomas Dietz" w:date="2012-08-08T17:05:00Z">
              <w:r w:rsidRPr="009F3611">
                <w:rPr>
                  <w:rPrChange w:id="25157" w:author="Thomas Dietz" w:date="2012-08-08T17:05:00Z">
                    <w:rPr>
                      <w:lang w:val="de-DE"/>
                    </w:rPr>
                  </w:rPrChange>
                </w:rPr>
                <w:t xml:space="preserve">      description "This element indicates the behavior of the </w:t>
              </w:r>
            </w:ins>
          </w:p>
          <w:p w14:paraId="312EE6F7" w14:textId="77777777" w:rsidR="009F3611" w:rsidRPr="009F3611" w:rsidRDefault="009F3611" w:rsidP="009F3611">
            <w:pPr>
              <w:pStyle w:val="XML1"/>
              <w:rPr>
                <w:ins w:id="25158" w:author="Thomas Dietz" w:date="2012-08-08T17:05:00Z"/>
                <w:rPrChange w:id="25159" w:author="Thomas Dietz" w:date="2012-08-08T17:05:00Z">
                  <w:rPr>
                    <w:ins w:id="25160" w:author="Thomas Dietz" w:date="2012-08-08T17:05:00Z"/>
                    <w:lang w:val="de-DE"/>
                  </w:rPr>
                </w:rPrChange>
              </w:rPr>
            </w:pPr>
            <w:ins w:id="25161" w:author="Thomas Dietz" w:date="2012-08-08T17:05:00Z">
              <w:r w:rsidRPr="009F3611">
                <w:rPr>
                  <w:rPrChange w:id="25162" w:author="Thomas Dietz" w:date="2012-08-08T17:05:00Z">
                    <w:rPr>
                      <w:lang w:val="de-DE"/>
                    </w:rPr>
                  </w:rPrChange>
                </w:rPr>
                <w:t xml:space="preserve">        OpenFlow Logical Switch when connecting to an OpenFlow</w:t>
              </w:r>
            </w:ins>
          </w:p>
          <w:p w14:paraId="6F5F614D" w14:textId="77777777" w:rsidR="009F3611" w:rsidRPr="009F3611" w:rsidRDefault="009F3611" w:rsidP="009F3611">
            <w:pPr>
              <w:pStyle w:val="XML1"/>
              <w:rPr>
                <w:ins w:id="25163" w:author="Thomas Dietz" w:date="2012-08-08T17:05:00Z"/>
                <w:rPrChange w:id="25164" w:author="Thomas Dietz" w:date="2012-08-08T17:05:00Z">
                  <w:rPr>
                    <w:ins w:id="25165" w:author="Thomas Dietz" w:date="2012-08-08T17:05:00Z"/>
                    <w:lang w:val="de-DE"/>
                  </w:rPr>
                </w:rPrChange>
              </w:rPr>
            </w:pPr>
            <w:ins w:id="25166" w:author="Thomas Dietz" w:date="2012-08-08T17:05:00Z">
              <w:r w:rsidRPr="009F3611">
                <w:rPr>
                  <w:rPrChange w:id="25167" w:author="Thomas Dietz" w:date="2012-08-08T17:05:00Z">
                    <w:rPr>
                      <w:lang w:val="de-DE"/>
                    </w:rPr>
                  </w:rPrChange>
                </w:rPr>
                <w:t xml:space="preserve">        Controller.  </w:t>
              </w:r>
            </w:ins>
          </w:p>
          <w:p w14:paraId="3924C36E" w14:textId="77777777" w:rsidR="009F3611" w:rsidRPr="009F3611" w:rsidRDefault="009F3611" w:rsidP="009F3611">
            <w:pPr>
              <w:pStyle w:val="XML1"/>
              <w:rPr>
                <w:ins w:id="25168" w:author="Thomas Dietz" w:date="2012-08-08T17:05:00Z"/>
                <w:rPrChange w:id="25169" w:author="Thomas Dietz" w:date="2012-08-08T17:05:00Z">
                  <w:rPr>
                    <w:ins w:id="25170" w:author="Thomas Dietz" w:date="2012-08-08T17:05:00Z"/>
                    <w:lang w:val="de-DE"/>
                  </w:rPr>
                </w:rPrChange>
              </w:rPr>
            </w:pPr>
            <w:ins w:id="25171" w:author="Thomas Dietz" w:date="2012-08-08T17:05:00Z">
              <w:r w:rsidRPr="009F3611">
                <w:rPr>
                  <w:rPrChange w:id="25172" w:author="Thomas Dietz" w:date="2012-08-08T17:05:00Z">
                    <w:rPr>
                      <w:lang w:val="de-DE"/>
                    </w:rPr>
                  </w:rPrChange>
                </w:rPr>
                <w:t xml:space="preserve">      </w:t>
              </w:r>
            </w:ins>
          </w:p>
          <w:p w14:paraId="526A218F" w14:textId="77777777" w:rsidR="009F3611" w:rsidRPr="009F3611" w:rsidRDefault="009F3611" w:rsidP="009F3611">
            <w:pPr>
              <w:pStyle w:val="XML1"/>
              <w:rPr>
                <w:ins w:id="25173" w:author="Thomas Dietz" w:date="2012-08-08T17:05:00Z"/>
                <w:rPrChange w:id="25174" w:author="Thomas Dietz" w:date="2012-08-08T17:05:00Z">
                  <w:rPr>
                    <w:ins w:id="25175" w:author="Thomas Dietz" w:date="2012-08-08T17:05:00Z"/>
                    <w:lang w:val="de-DE"/>
                  </w:rPr>
                </w:rPrChange>
              </w:rPr>
            </w:pPr>
            <w:ins w:id="25176" w:author="Thomas Dietz" w:date="2012-08-08T17:05:00Z">
              <w:r w:rsidRPr="009F3611">
                <w:rPr>
                  <w:rPrChange w:id="25177" w:author="Thomas Dietz" w:date="2012-08-08T17:05:00Z">
                    <w:rPr>
                      <w:lang w:val="de-DE"/>
                    </w:rPr>
                  </w:rPrChange>
                </w:rPr>
                <w:t xml:space="preserve">        If set to value 'false', the logical switch will connect to</w:t>
              </w:r>
            </w:ins>
          </w:p>
          <w:p w14:paraId="4C96598B" w14:textId="77777777" w:rsidR="009F3611" w:rsidRPr="009F3611" w:rsidRDefault="009F3611" w:rsidP="009F3611">
            <w:pPr>
              <w:pStyle w:val="XML1"/>
              <w:rPr>
                <w:ins w:id="25178" w:author="Thomas Dietz" w:date="2012-08-08T17:05:00Z"/>
                <w:rPrChange w:id="25179" w:author="Thomas Dietz" w:date="2012-08-08T17:05:00Z">
                  <w:rPr>
                    <w:ins w:id="25180" w:author="Thomas Dietz" w:date="2012-08-08T17:05:00Z"/>
                    <w:lang w:val="de-DE"/>
                  </w:rPr>
                </w:rPrChange>
              </w:rPr>
            </w:pPr>
            <w:ins w:id="25181" w:author="Thomas Dietz" w:date="2012-08-08T17:05:00Z">
              <w:r w:rsidRPr="009F3611">
                <w:rPr>
                  <w:rPrChange w:id="25182" w:author="Thomas Dietz" w:date="2012-08-08T17:05:00Z">
                    <w:rPr>
                      <w:lang w:val="de-DE"/>
                    </w:rPr>
                  </w:rPrChange>
                </w:rPr>
                <w:t xml:space="preserve">        a controller without checking any controller certificate.  </w:t>
              </w:r>
            </w:ins>
          </w:p>
          <w:p w14:paraId="3EF6073B" w14:textId="77777777" w:rsidR="009F3611" w:rsidRPr="009F3611" w:rsidRDefault="009F3611" w:rsidP="009F3611">
            <w:pPr>
              <w:pStyle w:val="XML1"/>
              <w:rPr>
                <w:ins w:id="25183" w:author="Thomas Dietz" w:date="2012-08-08T17:05:00Z"/>
                <w:rPrChange w:id="25184" w:author="Thomas Dietz" w:date="2012-08-08T17:05:00Z">
                  <w:rPr>
                    <w:ins w:id="25185" w:author="Thomas Dietz" w:date="2012-08-08T17:05:00Z"/>
                    <w:lang w:val="de-DE"/>
                  </w:rPr>
                </w:rPrChange>
              </w:rPr>
            </w:pPr>
            <w:ins w:id="25186" w:author="Thomas Dietz" w:date="2012-08-08T17:05:00Z">
              <w:r w:rsidRPr="009F3611">
                <w:rPr>
                  <w:rPrChange w:id="25187" w:author="Thomas Dietz" w:date="2012-08-08T17:05:00Z">
                    <w:rPr>
                      <w:lang w:val="de-DE"/>
                    </w:rPr>
                  </w:rPrChange>
                </w:rPr>
                <w:t xml:space="preserve">      </w:t>
              </w:r>
            </w:ins>
          </w:p>
          <w:p w14:paraId="7F80452F" w14:textId="77777777" w:rsidR="009F3611" w:rsidRPr="009F3611" w:rsidRDefault="009F3611" w:rsidP="009F3611">
            <w:pPr>
              <w:pStyle w:val="XML1"/>
              <w:rPr>
                <w:ins w:id="25188" w:author="Thomas Dietz" w:date="2012-08-08T17:05:00Z"/>
                <w:rPrChange w:id="25189" w:author="Thomas Dietz" w:date="2012-08-08T17:05:00Z">
                  <w:rPr>
                    <w:ins w:id="25190" w:author="Thomas Dietz" w:date="2012-08-08T17:05:00Z"/>
                    <w:lang w:val="de-DE"/>
                  </w:rPr>
                </w:rPrChange>
              </w:rPr>
            </w:pPr>
            <w:ins w:id="25191" w:author="Thomas Dietz" w:date="2012-08-08T17:05:00Z">
              <w:r w:rsidRPr="009F3611">
                <w:rPr>
                  <w:rPrChange w:id="25192" w:author="Thomas Dietz" w:date="2012-08-08T17:05:00Z">
                    <w:rPr>
                      <w:lang w:val="de-DE"/>
                    </w:rPr>
                  </w:rPrChange>
                </w:rPr>
                <w:t xml:space="preserve">        If set to value 'true', then the logical switch will</w:t>
              </w:r>
            </w:ins>
          </w:p>
          <w:p w14:paraId="76EB2BB5" w14:textId="77777777" w:rsidR="009F3611" w:rsidRPr="009F3611" w:rsidRDefault="009F3611" w:rsidP="009F3611">
            <w:pPr>
              <w:pStyle w:val="XML1"/>
              <w:rPr>
                <w:ins w:id="25193" w:author="Thomas Dietz" w:date="2012-08-08T17:05:00Z"/>
                <w:rPrChange w:id="25194" w:author="Thomas Dietz" w:date="2012-08-08T17:05:00Z">
                  <w:rPr>
                    <w:ins w:id="25195" w:author="Thomas Dietz" w:date="2012-08-08T17:05:00Z"/>
                    <w:lang w:val="de-DE"/>
                  </w:rPr>
                </w:rPrChange>
              </w:rPr>
            </w:pPr>
            <w:ins w:id="25196" w:author="Thomas Dietz" w:date="2012-08-08T17:05:00Z">
              <w:r w:rsidRPr="009F3611">
                <w:rPr>
                  <w:rPrChange w:id="25197" w:author="Thomas Dietz" w:date="2012-08-08T17:05:00Z">
                    <w:rPr>
                      <w:lang w:val="de-DE"/>
                    </w:rPr>
                  </w:rPrChange>
                </w:rPr>
                <w:t xml:space="preserve">        connect to a controller with element &lt;protocol&gt; set to</w:t>
              </w:r>
            </w:ins>
          </w:p>
          <w:p w14:paraId="36F8C6E6" w14:textId="77777777" w:rsidR="009F3611" w:rsidRPr="009F3611" w:rsidRDefault="009F3611" w:rsidP="009F3611">
            <w:pPr>
              <w:pStyle w:val="XML1"/>
              <w:rPr>
                <w:ins w:id="25198" w:author="Thomas Dietz" w:date="2012-08-08T17:05:00Z"/>
                <w:rPrChange w:id="25199" w:author="Thomas Dietz" w:date="2012-08-08T17:05:00Z">
                  <w:rPr>
                    <w:ins w:id="25200" w:author="Thomas Dietz" w:date="2012-08-08T17:05:00Z"/>
                    <w:lang w:val="de-DE"/>
                  </w:rPr>
                </w:rPrChange>
              </w:rPr>
            </w:pPr>
            <w:ins w:id="25201" w:author="Thomas Dietz" w:date="2012-08-08T17:05:00Z">
              <w:r w:rsidRPr="009F3611">
                <w:rPr>
                  <w:rPrChange w:id="25202" w:author="Thomas Dietz" w:date="2012-08-08T17:05:00Z">
                    <w:rPr>
                      <w:lang w:val="de-DE"/>
                    </w:rPr>
                  </w:rPrChange>
                </w:rPr>
                <w:t xml:space="preserve">        'TLS', only if the controller provides a certificate that</w:t>
              </w:r>
            </w:ins>
          </w:p>
          <w:p w14:paraId="00F3410C" w14:textId="77777777" w:rsidR="009F3611" w:rsidRPr="009F3611" w:rsidRDefault="009F3611" w:rsidP="009F3611">
            <w:pPr>
              <w:pStyle w:val="XML1"/>
              <w:rPr>
                <w:ins w:id="25203" w:author="Thomas Dietz" w:date="2012-08-08T17:05:00Z"/>
                <w:rPrChange w:id="25204" w:author="Thomas Dietz" w:date="2012-08-08T17:05:00Z">
                  <w:rPr>
                    <w:ins w:id="25205" w:author="Thomas Dietz" w:date="2012-08-08T17:05:00Z"/>
                    <w:lang w:val="de-DE"/>
                  </w:rPr>
                </w:rPrChange>
              </w:rPr>
            </w:pPr>
            <w:ins w:id="25206" w:author="Thomas Dietz" w:date="2012-08-08T17:05:00Z">
              <w:r w:rsidRPr="009F3611">
                <w:rPr>
                  <w:rPrChange w:id="25207" w:author="Thomas Dietz" w:date="2012-08-08T17:05:00Z">
                    <w:rPr>
                      <w:lang w:val="de-DE"/>
                    </w:rPr>
                  </w:rPrChange>
                </w:rPr>
                <w:t xml:space="preserve">        can be verified with one of the certificates stored in the</w:t>
              </w:r>
            </w:ins>
          </w:p>
          <w:p w14:paraId="0F131485" w14:textId="77777777" w:rsidR="009F3611" w:rsidRPr="009F3611" w:rsidRDefault="009F3611" w:rsidP="009F3611">
            <w:pPr>
              <w:pStyle w:val="XML1"/>
              <w:rPr>
                <w:ins w:id="25208" w:author="Thomas Dietz" w:date="2012-08-08T17:05:00Z"/>
                <w:rPrChange w:id="25209" w:author="Thomas Dietz" w:date="2012-08-08T17:05:00Z">
                  <w:rPr>
                    <w:ins w:id="25210" w:author="Thomas Dietz" w:date="2012-08-08T17:05:00Z"/>
                    <w:lang w:val="de-DE"/>
                  </w:rPr>
                </w:rPrChange>
              </w:rPr>
            </w:pPr>
            <w:ins w:id="25211" w:author="Thomas Dietz" w:date="2012-08-08T17:05:00Z">
              <w:r w:rsidRPr="009F3611">
                <w:rPr>
                  <w:rPrChange w:id="25212" w:author="Thomas Dietz" w:date="2012-08-08T17:05:00Z">
                    <w:rPr>
                      <w:lang w:val="de-DE"/>
                    </w:rPr>
                  </w:rPrChange>
                </w:rPr>
                <w:t xml:space="preserve">        list called external-certificates in the OpenFlow Capable</w:t>
              </w:r>
            </w:ins>
          </w:p>
          <w:p w14:paraId="6A06FDC5" w14:textId="77777777" w:rsidR="009F3611" w:rsidRPr="009F3611" w:rsidRDefault="009F3611" w:rsidP="009F3611">
            <w:pPr>
              <w:pStyle w:val="XML1"/>
              <w:rPr>
                <w:ins w:id="25213" w:author="Thomas Dietz" w:date="2012-08-08T17:05:00Z"/>
                <w:rPrChange w:id="25214" w:author="Thomas Dietz" w:date="2012-08-08T17:05:00Z">
                  <w:rPr>
                    <w:ins w:id="25215" w:author="Thomas Dietz" w:date="2012-08-08T17:05:00Z"/>
                    <w:lang w:val="de-DE"/>
                  </w:rPr>
                </w:rPrChange>
              </w:rPr>
            </w:pPr>
            <w:ins w:id="25216" w:author="Thomas Dietz" w:date="2012-08-08T17:05:00Z">
              <w:r w:rsidRPr="009F3611">
                <w:rPr>
                  <w:rPrChange w:id="25217" w:author="Thomas Dietz" w:date="2012-08-08T17:05:00Z">
                    <w:rPr>
                      <w:lang w:val="de-DE"/>
                    </w:rPr>
                  </w:rPrChange>
                </w:rPr>
                <w:t xml:space="preserve">        Switch.  </w:t>
              </w:r>
            </w:ins>
          </w:p>
          <w:p w14:paraId="29425089" w14:textId="77777777" w:rsidR="009F3611" w:rsidRPr="009F3611" w:rsidRDefault="009F3611" w:rsidP="009F3611">
            <w:pPr>
              <w:pStyle w:val="XML1"/>
              <w:rPr>
                <w:ins w:id="25218" w:author="Thomas Dietz" w:date="2012-08-08T17:05:00Z"/>
                <w:rPrChange w:id="25219" w:author="Thomas Dietz" w:date="2012-08-08T17:05:00Z">
                  <w:rPr>
                    <w:ins w:id="25220" w:author="Thomas Dietz" w:date="2012-08-08T17:05:00Z"/>
                    <w:lang w:val="de-DE"/>
                  </w:rPr>
                </w:rPrChange>
              </w:rPr>
            </w:pPr>
            <w:ins w:id="25221" w:author="Thomas Dietz" w:date="2012-08-08T17:05:00Z">
              <w:r w:rsidRPr="009F3611">
                <w:rPr>
                  <w:rPrChange w:id="25222" w:author="Thomas Dietz" w:date="2012-08-08T17:05:00Z">
                    <w:rPr>
                      <w:lang w:val="de-DE"/>
                    </w:rPr>
                  </w:rPrChange>
                </w:rPr>
                <w:t xml:space="preserve">      </w:t>
              </w:r>
            </w:ins>
          </w:p>
          <w:p w14:paraId="70187175" w14:textId="77777777" w:rsidR="009F3611" w:rsidRPr="009F3611" w:rsidRDefault="009F3611" w:rsidP="009F3611">
            <w:pPr>
              <w:pStyle w:val="XML1"/>
              <w:rPr>
                <w:ins w:id="25223" w:author="Thomas Dietz" w:date="2012-08-08T17:05:00Z"/>
                <w:rPrChange w:id="25224" w:author="Thomas Dietz" w:date="2012-08-08T17:05:00Z">
                  <w:rPr>
                    <w:ins w:id="25225" w:author="Thomas Dietz" w:date="2012-08-08T17:05:00Z"/>
                    <w:lang w:val="de-DE"/>
                  </w:rPr>
                </w:rPrChange>
              </w:rPr>
            </w:pPr>
            <w:ins w:id="25226" w:author="Thomas Dietz" w:date="2012-08-08T17:05:00Z">
              <w:r w:rsidRPr="009F3611">
                <w:rPr>
                  <w:rPrChange w:id="25227" w:author="Thomas Dietz" w:date="2012-08-08T17:05:00Z">
                    <w:rPr>
                      <w:lang w:val="de-DE"/>
                    </w:rPr>
                  </w:rPrChange>
                </w:rPr>
                <w:t xml:space="preserve">        If a certificate cannot be validated, the OpenFlow Logical </w:t>
              </w:r>
            </w:ins>
          </w:p>
          <w:p w14:paraId="74C57F99" w14:textId="77777777" w:rsidR="009F3611" w:rsidRPr="009F3611" w:rsidRDefault="009F3611" w:rsidP="009F3611">
            <w:pPr>
              <w:pStyle w:val="XML1"/>
              <w:rPr>
                <w:ins w:id="25228" w:author="Thomas Dietz" w:date="2012-08-08T17:05:00Z"/>
                <w:rPrChange w:id="25229" w:author="Thomas Dietz" w:date="2012-08-08T17:05:00Z">
                  <w:rPr>
                    <w:ins w:id="25230" w:author="Thomas Dietz" w:date="2012-08-08T17:05:00Z"/>
                    <w:lang w:val="de-DE"/>
                  </w:rPr>
                </w:rPrChange>
              </w:rPr>
            </w:pPr>
            <w:ins w:id="25231" w:author="Thomas Dietz" w:date="2012-08-08T17:05:00Z">
              <w:r w:rsidRPr="009F3611">
                <w:rPr>
                  <w:rPrChange w:id="25232" w:author="Thomas Dietz" w:date="2012-08-08T17:05:00Z">
                    <w:rPr>
                      <w:lang w:val="de-DE"/>
                    </w:rPr>
                  </w:rPrChange>
                </w:rPr>
                <w:t xml:space="preserve">        Switch MUST terminate communication with the corresponding</w:t>
              </w:r>
            </w:ins>
          </w:p>
          <w:p w14:paraId="57BD1893" w14:textId="77777777" w:rsidR="009F3611" w:rsidRPr="009F3611" w:rsidRDefault="009F3611" w:rsidP="009F3611">
            <w:pPr>
              <w:pStyle w:val="XML1"/>
              <w:rPr>
                <w:ins w:id="25233" w:author="Thomas Dietz" w:date="2012-08-08T17:05:00Z"/>
                <w:rPrChange w:id="25234" w:author="Thomas Dietz" w:date="2012-08-08T17:05:00Z">
                  <w:rPr>
                    <w:ins w:id="25235" w:author="Thomas Dietz" w:date="2012-08-08T17:05:00Z"/>
                    <w:lang w:val="de-DE"/>
                  </w:rPr>
                </w:rPrChange>
              </w:rPr>
            </w:pPr>
            <w:ins w:id="25236" w:author="Thomas Dietz" w:date="2012-08-08T17:05:00Z">
              <w:r w:rsidRPr="009F3611">
                <w:rPr>
                  <w:rPrChange w:id="25237" w:author="Thomas Dietz" w:date="2012-08-08T17:05:00Z">
                    <w:rPr>
                      <w:lang w:val="de-DE"/>
                    </w:rPr>
                  </w:rPrChange>
                </w:rPr>
                <w:t xml:space="preserve">        OpenFlow Controller, MUST NOT conduct any OpenFlow</w:t>
              </w:r>
            </w:ins>
          </w:p>
          <w:p w14:paraId="0C64B352" w14:textId="77777777" w:rsidR="009F3611" w:rsidRPr="009F3611" w:rsidRDefault="009F3611" w:rsidP="009F3611">
            <w:pPr>
              <w:pStyle w:val="XML1"/>
              <w:rPr>
                <w:ins w:id="25238" w:author="Thomas Dietz" w:date="2012-08-08T17:05:00Z"/>
                <w:rPrChange w:id="25239" w:author="Thomas Dietz" w:date="2012-08-08T17:05:00Z">
                  <w:rPr>
                    <w:ins w:id="25240" w:author="Thomas Dietz" w:date="2012-08-08T17:05:00Z"/>
                    <w:lang w:val="de-DE"/>
                  </w:rPr>
                </w:rPrChange>
              </w:rPr>
            </w:pPr>
            <w:ins w:id="25241" w:author="Thomas Dietz" w:date="2012-08-08T17:05:00Z">
              <w:r w:rsidRPr="009F3611">
                <w:rPr>
                  <w:rPrChange w:id="25242" w:author="Thomas Dietz" w:date="2012-08-08T17:05:00Z">
                    <w:rPr>
                      <w:lang w:val="de-DE"/>
                    </w:rPr>
                  </w:rPrChange>
                </w:rPr>
                <w:t xml:space="preserve">        processing on requests of this OpenFlow controller, and </w:t>
              </w:r>
            </w:ins>
          </w:p>
          <w:p w14:paraId="0E400431" w14:textId="77777777" w:rsidR="009F3611" w:rsidRPr="009F3611" w:rsidRDefault="009F3611" w:rsidP="009F3611">
            <w:pPr>
              <w:pStyle w:val="XML1"/>
              <w:rPr>
                <w:ins w:id="25243" w:author="Thomas Dietz" w:date="2012-08-08T17:05:00Z"/>
                <w:rPrChange w:id="25244" w:author="Thomas Dietz" w:date="2012-08-08T17:05:00Z">
                  <w:rPr>
                    <w:ins w:id="25245" w:author="Thomas Dietz" w:date="2012-08-08T17:05:00Z"/>
                    <w:lang w:val="de-DE"/>
                  </w:rPr>
                </w:rPrChange>
              </w:rPr>
            </w:pPr>
            <w:ins w:id="25246" w:author="Thomas Dietz" w:date="2012-08-08T17:05:00Z">
              <w:r w:rsidRPr="009F3611">
                <w:rPr>
                  <w:rPrChange w:id="25247" w:author="Thomas Dietz" w:date="2012-08-08T17:05:00Z">
                    <w:rPr>
                      <w:lang w:val="de-DE"/>
                    </w:rPr>
                  </w:rPrChange>
                </w:rPr>
                <w:t xml:space="preserve">        SHOULD NOT further utilize any computational or network </w:t>
              </w:r>
            </w:ins>
          </w:p>
          <w:p w14:paraId="48ED9681" w14:textId="77777777" w:rsidR="009F3611" w:rsidRPr="009F3611" w:rsidRDefault="009F3611" w:rsidP="009F3611">
            <w:pPr>
              <w:pStyle w:val="XML1"/>
              <w:rPr>
                <w:ins w:id="25248" w:author="Thomas Dietz" w:date="2012-08-08T17:05:00Z"/>
                <w:rPrChange w:id="25249" w:author="Thomas Dietz" w:date="2012-08-08T17:05:00Z">
                  <w:rPr>
                    <w:ins w:id="25250" w:author="Thomas Dietz" w:date="2012-08-08T17:05:00Z"/>
                    <w:lang w:val="de-DE"/>
                  </w:rPr>
                </w:rPrChange>
              </w:rPr>
            </w:pPr>
            <w:ins w:id="25251" w:author="Thomas Dietz" w:date="2012-08-08T17:05:00Z">
              <w:r w:rsidRPr="009F3611">
                <w:rPr>
                  <w:rPrChange w:id="25252" w:author="Thomas Dietz" w:date="2012-08-08T17:05:00Z">
                    <w:rPr>
                      <w:lang w:val="de-DE"/>
                    </w:rPr>
                  </w:rPrChange>
                </w:rPr>
                <w:lastRenderedPageBreak/>
                <w:t xml:space="preserve">        resources of for dealing with this connection.</w:t>
              </w:r>
            </w:ins>
          </w:p>
          <w:p w14:paraId="5DB3B05F" w14:textId="77777777" w:rsidR="009F3611" w:rsidRPr="009F3611" w:rsidRDefault="009F3611" w:rsidP="009F3611">
            <w:pPr>
              <w:pStyle w:val="XML1"/>
              <w:rPr>
                <w:ins w:id="25253" w:author="Thomas Dietz" w:date="2012-08-08T17:05:00Z"/>
                <w:rPrChange w:id="25254" w:author="Thomas Dietz" w:date="2012-08-08T17:05:00Z">
                  <w:rPr>
                    <w:ins w:id="25255" w:author="Thomas Dietz" w:date="2012-08-08T17:05:00Z"/>
                    <w:lang w:val="de-DE"/>
                  </w:rPr>
                </w:rPrChange>
              </w:rPr>
            </w:pPr>
            <w:ins w:id="25256" w:author="Thomas Dietz" w:date="2012-08-08T17:05:00Z">
              <w:r w:rsidRPr="009F3611">
                <w:rPr>
                  <w:rPrChange w:id="25257" w:author="Thomas Dietz" w:date="2012-08-08T17:05:00Z">
                    <w:rPr>
                      <w:lang w:val="de-DE"/>
                    </w:rPr>
                  </w:rPrChange>
                </w:rPr>
                <w:t xml:space="preserve">      </w:t>
              </w:r>
            </w:ins>
          </w:p>
          <w:p w14:paraId="518220BA" w14:textId="77777777" w:rsidR="009F3611" w:rsidRPr="009F3611" w:rsidRDefault="009F3611" w:rsidP="009F3611">
            <w:pPr>
              <w:pStyle w:val="XML1"/>
              <w:rPr>
                <w:ins w:id="25258" w:author="Thomas Dietz" w:date="2012-08-08T17:05:00Z"/>
                <w:rPrChange w:id="25259" w:author="Thomas Dietz" w:date="2012-08-08T17:05:00Z">
                  <w:rPr>
                    <w:ins w:id="25260" w:author="Thomas Dietz" w:date="2012-08-08T17:05:00Z"/>
                    <w:lang w:val="de-DE"/>
                  </w:rPr>
                </w:rPrChange>
              </w:rPr>
            </w:pPr>
            <w:ins w:id="25261" w:author="Thomas Dietz" w:date="2012-08-08T17:05:00Z">
              <w:r w:rsidRPr="009F3611">
                <w:rPr>
                  <w:rPrChange w:id="25262" w:author="Thomas Dietz" w:date="2012-08-08T17:05:00Z">
                    <w:rPr>
                      <w:lang w:val="de-DE"/>
                    </w:rPr>
                  </w:rPrChange>
                </w:rPr>
                <w:t xml:space="preserve">        If set to value 'true', the OpenFlow Logical Switch MUST</w:t>
              </w:r>
            </w:ins>
          </w:p>
          <w:p w14:paraId="082E4ED9" w14:textId="77777777" w:rsidR="009F3611" w:rsidRPr="009F3611" w:rsidRDefault="009F3611" w:rsidP="009F3611">
            <w:pPr>
              <w:pStyle w:val="XML1"/>
              <w:rPr>
                <w:ins w:id="25263" w:author="Thomas Dietz" w:date="2012-08-08T17:05:00Z"/>
                <w:rPrChange w:id="25264" w:author="Thomas Dietz" w:date="2012-08-08T17:05:00Z">
                  <w:rPr>
                    <w:ins w:id="25265" w:author="Thomas Dietz" w:date="2012-08-08T17:05:00Z"/>
                    <w:lang w:val="de-DE"/>
                  </w:rPr>
                </w:rPrChange>
              </w:rPr>
            </w:pPr>
            <w:ins w:id="25266" w:author="Thomas Dietz" w:date="2012-08-08T17:05:00Z">
              <w:r w:rsidRPr="009F3611">
                <w:rPr>
                  <w:rPrChange w:id="25267" w:author="Thomas Dietz" w:date="2012-08-08T17:05:00Z">
                    <w:rPr>
                      <w:lang w:val="de-DE"/>
                    </w:rPr>
                  </w:rPrChange>
                </w:rPr>
                <w:t xml:space="preserve">        NOT connect to any OpenFlow Controller that does not</w:t>
              </w:r>
            </w:ins>
          </w:p>
          <w:p w14:paraId="7393950C" w14:textId="77777777" w:rsidR="009F3611" w:rsidRPr="009F3611" w:rsidRDefault="009F3611" w:rsidP="009F3611">
            <w:pPr>
              <w:pStyle w:val="XML1"/>
              <w:rPr>
                <w:ins w:id="25268" w:author="Thomas Dietz" w:date="2012-08-08T17:05:00Z"/>
                <w:rPrChange w:id="25269" w:author="Thomas Dietz" w:date="2012-08-08T17:05:00Z">
                  <w:rPr>
                    <w:ins w:id="25270" w:author="Thomas Dietz" w:date="2012-08-08T17:05:00Z"/>
                    <w:lang w:val="de-DE"/>
                  </w:rPr>
                </w:rPrChange>
              </w:rPr>
            </w:pPr>
            <w:ins w:id="25271" w:author="Thomas Dietz" w:date="2012-08-08T17:05:00Z">
              <w:r w:rsidRPr="009F3611">
                <w:rPr>
                  <w:rPrChange w:id="25272" w:author="Thomas Dietz" w:date="2012-08-08T17:05:00Z">
                    <w:rPr>
                      <w:lang w:val="de-DE"/>
                    </w:rPr>
                  </w:rPrChange>
                </w:rPr>
                <w:t xml:space="preserve">        provide a certificate. This implies that it cannot connect</w:t>
              </w:r>
            </w:ins>
          </w:p>
          <w:p w14:paraId="7FC9F2BA" w14:textId="77777777" w:rsidR="009F3611" w:rsidRPr="009F3611" w:rsidRDefault="009F3611" w:rsidP="009F3611">
            <w:pPr>
              <w:pStyle w:val="XML1"/>
              <w:rPr>
                <w:ins w:id="25273" w:author="Thomas Dietz" w:date="2012-08-08T17:05:00Z"/>
                <w:rPrChange w:id="25274" w:author="Thomas Dietz" w:date="2012-08-08T17:05:00Z">
                  <w:rPr>
                    <w:ins w:id="25275" w:author="Thomas Dietz" w:date="2012-08-08T17:05:00Z"/>
                    <w:lang w:val="de-DE"/>
                  </w:rPr>
                </w:rPrChange>
              </w:rPr>
            </w:pPr>
            <w:ins w:id="25276" w:author="Thomas Dietz" w:date="2012-08-08T17:05:00Z">
              <w:r w:rsidRPr="009F3611">
                <w:rPr>
                  <w:rPrChange w:id="25277" w:author="Thomas Dietz" w:date="2012-08-08T17:05:00Z">
                    <w:rPr>
                      <w:lang w:val="de-DE"/>
                    </w:rPr>
                  </w:rPrChange>
                </w:rPr>
                <w:t xml:space="preserve">        to an OpenFlow controller that has the value of element</w:t>
              </w:r>
            </w:ins>
          </w:p>
          <w:p w14:paraId="0171D611" w14:textId="77777777" w:rsidR="009F3611" w:rsidRPr="009F3611" w:rsidRDefault="009F3611" w:rsidP="009F3611">
            <w:pPr>
              <w:pStyle w:val="XML1"/>
              <w:rPr>
                <w:ins w:id="25278" w:author="Thomas Dietz" w:date="2012-08-08T17:05:00Z"/>
                <w:rPrChange w:id="25279" w:author="Thomas Dietz" w:date="2012-08-08T17:05:00Z">
                  <w:rPr>
                    <w:ins w:id="25280" w:author="Thomas Dietz" w:date="2012-08-08T17:05:00Z"/>
                    <w:lang w:val="de-DE"/>
                  </w:rPr>
                </w:rPrChange>
              </w:rPr>
            </w:pPr>
            <w:ins w:id="25281" w:author="Thomas Dietz" w:date="2012-08-08T17:05:00Z">
              <w:r w:rsidRPr="009F3611">
                <w:rPr>
                  <w:rPrChange w:id="25282" w:author="Thomas Dietz" w:date="2012-08-08T17:05:00Z">
                    <w:rPr>
                      <w:lang w:val="de-DE"/>
                    </w:rPr>
                  </w:rPrChange>
                </w:rPr>
                <w:t xml:space="preserve">        protocol set to 'TCP'. Only connections with protocol 'TLS'</w:t>
              </w:r>
            </w:ins>
          </w:p>
          <w:p w14:paraId="072DED79" w14:textId="77777777" w:rsidR="009F3611" w:rsidRPr="009F3611" w:rsidRDefault="009F3611" w:rsidP="009F3611">
            <w:pPr>
              <w:pStyle w:val="XML1"/>
              <w:rPr>
                <w:ins w:id="25283" w:author="Thomas Dietz" w:date="2012-08-08T17:05:00Z"/>
                <w:rPrChange w:id="25284" w:author="Thomas Dietz" w:date="2012-08-08T17:05:00Z">
                  <w:rPr>
                    <w:ins w:id="25285" w:author="Thomas Dietz" w:date="2012-08-08T17:05:00Z"/>
                    <w:lang w:val="de-DE"/>
                  </w:rPr>
                </w:rPrChange>
              </w:rPr>
            </w:pPr>
            <w:ins w:id="25286" w:author="Thomas Dietz" w:date="2012-08-08T17:05:00Z">
              <w:r w:rsidRPr="009F3611">
                <w:rPr>
                  <w:rPrChange w:id="25287" w:author="Thomas Dietz" w:date="2012-08-08T17:05:00Z">
                    <w:rPr>
                      <w:lang w:val="de-DE"/>
                    </w:rPr>
                  </w:rPrChange>
                </w:rPr>
                <w:t xml:space="preserve">        are possible in this case.</w:t>
              </w:r>
            </w:ins>
          </w:p>
          <w:p w14:paraId="07FBDD47" w14:textId="77777777" w:rsidR="009F3611" w:rsidRPr="009F3611" w:rsidRDefault="009F3611" w:rsidP="009F3611">
            <w:pPr>
              <w:pStyle w:val="XML1"/>
              <w:rPr>
                <w:ins w:id="25288" w:author="Thomas Dietz" w:date="2012-08-08T17:05:00Z"/>
                <w:rPrChange w:id="25289" w:author="Thomas Dietz" w:date="2012-08-08T17:05:00Z">
                  <w:rPr>
                    <w:ins w:id="25290" w:author="Thomas Dietz" w:date="2012-08-08T17:05:00Z"/>
                    <w:lang w:val="de-DE"/>
                  </w:rPr>
                </w:rPrChange>
              </w:rPr>
            </w:pPr>
          </w:p>
          <w:p w14:paraId="6464B31C" w14:textId="77777777" w:rsidR="009F3611" w:rsidRPr="009F3611" w:rsidRDefault="009F3611" w:rsidP="009F3611">
            <w:pPr>
              <w:pStyle w:val="XML1"/>
              <w:rPr>
                <w:ins w:id="25291" w:author="Thomas Dietz" w:date="2012-08-08T17:05:00Z"/>
                <w:rPrChange w:id="25292" w:author="Thomas Dietz" w:date="2012-08-08T17:05:00Z">
                  <w:rPr>
                    <w:ins w:id="25293" w:author="Thomas Dietz" w:date="2012-08-08T17:05:00Z"/>
                    <w:lang w:val="de-DE"/>
                  </w:rPr>
                </w:rPrChange>
              </w:rPr>
            </w:pPr>
            <w:ins w:id="25294" w:author="Thomas Dietz" w:date="2012-08-08T17:05:00Z">
              <w:r w:rsidRPr="009F3611">
                <w:rPr>
                  <w:rPrChange w:id="25295" w:author="Thomas Dietz" w:date="2012-08-08T17:05:00Z">
                    <w:rPr>
                      <w:lang w:val="de-DE"/>
                    </w:rPr>
                  </w:rPrChange>
                </w:rPr>
                <w:t xml:space="preserve">        This element is optional. If this element is not present it</w:t>
              </w:r>
            </w:ins>
          </w:p>
          <w:p w14:paraId="06383837" w14:textId="77777777" w:rsidR="009F3611" w:rsidRPr="009F3611" w:rsidRDefault="009F3611" w:rsidP="009F3611">
            <w:pPr>
              <w:pStyle w:val="XML1"/>
              <w:rPr>
                <w:ins w:id="25296" w:author="Thomas Dietz" w:date="2012-08-08T17:05:00Z"/>
                <w:rPrChange w:id="25297" w:author="Thomas Dietz" w:date="2012-08-08T17:05:00Z">
                  <w:rPr>
                    <w:ins w:id="25298" w:author="Thomas Dietz" w:date="2012-08-08T17:05:00Z"/>
                    <w:lang w:val="de-DE"/>
                  </w:rPr>
                </w:rPrChange>
              </w:rPr>
            </w:pPr>
            <w:ins w:id="25299" w:author="Thomas Dietz" w:date="2012-08-08T17:05:00Z">
              <w:r w:rsidRPr="009F3611">
                <w:rPr>
                  <w:rPrChange w:id="25300" w:author="Thomas Dietz" w:date="2012-08-08T17:05:00Z">
                    <w:rPr>
                      <w:lang w:val="de-DE"/>
                    </w:rPr>
                  </w:rPrChange>
                </w:rPr>
                <w:t xml:space="preserve">        defaults to 'false'.";</w:t>
              </w:r>
            </w:ins>
          </w:p>
          <w:p w14:paraId="35D15B97" w14:textId="77777777" w:rsidR="009F3611" w:rsidRPr="009F3611" w:rsidRDefault="009F3611" w:rsidP="009F3611">
            <w:pPr>
              <w:pStyle w:val="XML1"/>
              <w:rPr>
                <w:ins w:id="25301" w:author="Thomas Dietz" w:date="2012-08-08T17:05:00Z"/>
                <w:rPrChange w:id="25302" w:author="Thomas Dietz" w:date="2012-08-08T17:05:00Z">
                  <w:rPr>
                    <w:ins w:id="25303" w:author="Thomas Dietz" w:date="2012-08-08T17:05:00Z"/>
                    <w:lang w:val="de-DE"/>
                  </w:rPr>
                </w:rPrChange>
              </w:rPr>
            </w:pPr>
            <w:ins w:id="25304" w:author="Thomas Dietz" w:date="2012-08-08T17:05:00Z">
              <w:r w:rsidRPr="009F3611">
                <w:rPr>
                  <w:rPrChange w:id="25305" w:author="Thomas Dietz" w:date="2012-08-08T17:05:00Z">
                    <w:rPr>
                      <w:lang w:val="de-DE"/>
                    </w:rPr>
                  </w:rPrChange>
                </w:rPr>
                <w:t xml:space="preserve">    }</w:t>
              </w:r>
            </w:ins>
          </w:p>
          <w:p w14:paraId="3BB37FE1" w14:textId="77777777" w:rsidR="009F3611" w:rsidRPr="009F3611" w:rsidRDefault="009F3611" w:rsidP="009F3611">
            <w:pPr>
              <w:pStyle w:val="XML1"/>
              <w:rPr>
                <w:ins w:id="25306" w:author="Thomas Dietz" w:date="2012-08-08T17:05:00Z"/>
                <w:rPrChange w:id="25307" w:author="Thomas Dietz" w:date="2012-08-08T17:05:00Z">
                  <w:rPr>
                    <w:ins w:id="25308" w:author="Thomas Dietz" w:date="2012-08-08T17:05:00Z"/>
                    <w:lang w:val="de-DE"/>
                  </w:rPr>
                </w:rPrChange>
              </w:rPr>
            </w:pPr>
            <w:ins w:id="25309" w:author="Thomas Dietz" w:date="2012-08-08T17:05:00Z">
              <w:r w:rsidRPr="009F3611">
                <w:rPr>
                  <w:rPrChange w:id="25310" w:author="Thomas Dietz" w:date="2012-08-08T17:05:00Z">
                    <w:rPr>
                      <w:lang w:val="de-DE"/>
                    </w:rPr>
                  </w:rPrChange>
                </w:rPr>
                <w:t xml:space="preserve">    leaf lost-connection-behavior {</w:t>
              </w:r>
            </w:ins>
          </w:p>
          <w:p w14:paraId="703DB446" w14:textId="77777777" w:rsidR="009F3611" w:rsidRPr="009F3611" w:rsidRDefault="009F3611" w:rsidP="009F3611">
            <w:pPr>
              <w:pStyle w:val="XML1"/>
              <w:rPr>
                <w:ins w:id="25311" w:author="Thomas Dietz" w:date="2012-08-08T17:05:00Z"/>
                <w:rPrChange w:id="25312" w:author="Thomas Dietz" w:date="2012-08-08T17:05:00Z">
                  <w:rPr>
                    <w:ins w:id="25313" w:author="Thomas Dietz" w:date="2012-08-08T17:05:00Z"/>
                    <w:lang w:val="de-DE"/>
                  </w:rPr>
                </w:rPrChange>
              </w:rPr>
            </w:pPr>
            <w:ins w:id="25314" w:author="Thomas Dietz" w:date="2012-08-08T17:05:00Z">
              <w:r w:rsidRPr="009F3611">
                <w:rPr>
                  <w:rPrChange w:id="25315" w:author="Thomas Dietz" w:date="2012-08-08T17:05:00Z">
                    <w:rPr>
                      <w:lang w:val="de-DE"/>
                    </w:rPr>
                  </w:rPrChange>
                </w:rPr>
                <w:t xml:space="preserve">      type enumeration {</w:t>
              </w:r>
            </w:ins>
          </w:p>
          <w:p w14:paraId="0A39E3F5" w14:textId="77777777" w:rsidR="009F3611" w:rsidRPr="009F3611" w:rsidRDefault="009F3611" w:rsidP="009F3611">
            <w:pPr>
              <w:pStyle w:val="XML1"/>
              <w:rPr>
                <w:ins w:id="25316" w:author="Thomas Dietz" w:date="2012-08-08T17:05:00Z"/>
                <w:rPrChange w:id="25317" w:author="Thomas Dietz" w:date="2012-08-08T17:05:00Z">
                  <w:rPr>
                    <w:ins w:id="25318" w:author="Thomas Dietz" w:date="2012-08-08T17:05:00Z"/>
                    <w:lang w:val="de-DE"/>
                  </w:rPr>
                </w:rPrChange>
              </w:rPr>
            </w:pPr>
            <w:ins w:id="25319" w:author="Thomas Dietz" w:date="2012-08-08T17:05:00Z">
              <w:r w:rsidRPr="009F3611">
                <w:rPr>
                  <w:rPrChange w:id="25320" w:author="Thomas Dietz" w:date="2012-08-08T17:05:00Z">
                    <w:rPr>
                      <w:lang w:val="de-DE"/>
                    </w:rPr>
                  </w:rPrChange>
                </w:rPr>
                <w:t xml:space="preserve">        enum failSecureMode;</w:t>
              </w:r>
            </w:ins>
          </w:p>
          <w:p w14:paraId="69EAF183" w14:textId="77777777" w:rsidR="009F3611" w:rsidRPr="009F3611" w:rsidRDefault="009F3611" w:rsidP="009F3611">
            <w:pPr>
              <w:pStyle w:val="XML1"/>
              <w:rPr>
                <w:ins w:id="25321" w:author="Thomas Dietz" w:date="2012-08-08T17:05:00Z"/>
                <w:rPrChange w:id="25322" w:author="Thomas Dietz" w:date="2012-08-08T17:05:00Z">
                  <w:rPr>
                    <w:ins w:id="25323" w:author="Thomas Dietz" w:date="2012-08-08T17:05:00Z"/>
                    <w:lang w:val="de-DE"/>
                  </w:rPr>
                </w:rPrChange>
              </w:rPr>
            </w:pPr>
            <w:ins w:id="25324" w:author="Thomas Dietz" w:date="2012-08-08T17:05:00Z">
              <w:r w:rsidRPr="009F3611">
                <w:rPr>
                  <w:rPrChange w:id="25325" w:author="Thomas Dietz" w:date="2012-08-08T17:05:00Z">
                    <w:rPr>
                      <w:lang w:val="de-DE"/>
                    </w:rPr>
                  </w:rPrChange>
                </w:rPr>
                <w:t xml:space="preserve">        enum failStandaloneMode;</w:t>
              </w:r>
            </w:ins>
          </w:p>
          <w:p w14:paraId="754021AD" w14:textId="77777777" w:rsidR="009F3611" w:rsidRPr="009F3611" w:rsidRDefault="009F3611" w:rsidP="009F3611">
            <w:pPr>
              <w:pStyle w:val="XML1"/>
              <w:rPr>
                <w:ins w:id="25326" w:author="Thomas Dietz" w:date="2012-08-08T17:05:00Z"/>
                <w:rPrChange w:id="25327" w:author="Thomas Dietz" w:date="2012-08-08T17:05:00Z">
                  <w:rPr>
                    <w:ins w:id="25328" w:author="Thomas Dietz" w:date="2012-08-08T17:05:00Z"/>
                    <w:lang w:val="de-DE"/>
                  </w:rPr>
                </w:rPrChange>
              </w:rPr>
            </w:pPr>
            <w:ins w:id="25329" w:author="Thomas Dietz" w:date="2012-08-08T17:05:00Z">
              <w:r w:rsidRPr="009F3611">
                <w:rPr>
                  <w:rPrChange w:id="25330" w:author="Thomas Dietz" w:date="2012-08-08T17:05:00Z">
                    <w:rPr>
                      <w:lang w:val="de-DE"/>
                    </w:rPr>
                  </w:rPrChange>
                </w:rPr>
                <w:t xml:space="preserve">      }</w:t>
              </w:r>
            </w:ins>
          </w:p>
          <w:p w14:paraId="3858EA0D" w14:textId="77777777" w:rsidR="009F3611" w:rsidRPr="009F3611" w:rsidRDefault="009F3611" w:rsidP="009F3611">
            <w:pPr>
              <w:pStyle w:val="XML1"/>
              <w:rPr>
                <w:ins w:id="25331" w:author="Thomas Dietz" w:date="2012-08-08T17:05:00Z"/>
                <w:rPrChange w:id="25332" w:author="Thomas Dietz" w:date="2012-08-08T17:05:00Z">
                  <w:rPr>
                    <w:ins w:id="25333" w:author="Thomas Dietz" w:date="2012-08-08T17:05:00Z"/>
                    <w:lang w:val="de-DE"/>
                  </w:rPr>
                </w:rPrChange>
              </w:rPr>
            </w:pPr>
            <w:ins w:id="25334" w:author="Thomas Dietz" w:date="2012-08-08T17:05:00Z">
              <w:r w:rsidRPr="009F3611">
                <w:rPr>
                  <w:rPrChange w:id="25335" w:author="Thomas Dietz" w:date="2012-08-08T17:05:00Z">
                    <w:rPr>
                      <w:lang w:val="de-DE"/>
                    </w:rPr>
                  </w:rPrChange>
                </w:rPr>
                <w:t xml:space="preserve">      default failSecureMode;</w:t>
              </w:r>
            </w:ins>
          </w:p>
          <w:p w14:paraId="4617C678" w14:textId="77777777" w:rsidR="009F3611" w:rsidRPr="009F3611" w:rsidRDefault="009F3611" w:rsidP="009F3611">
            <w:pPr>
              <w:pStyle w:val="XML1"/>
              <w:rPr>
                <w:ins w:id="25336" w:author="Thomas Dietz" w:date="2012-08-08T17:05:00Z"/>
                <w:rPrChange w:id="25337" w:author="Thomas Dietz" w:date="2012-08-08T17:05:00Z">
                  <w:rPr>
                    <w:ins w:id="25338" w:author="Thomas Dietz" w:date="2012-08-08T17:05:00Z"/>
                    <w:lang w:val="de-DE"/>
                  </w:rPr>
                </w:rPrChange>
              </w:rPr>
            </w:pPr>
            <w:ins w:id="25339" w:author="Thomas Dietz" w:date="2012-08-08T17:05:00Z">
              <w:r w:rsidRPr="009F3611">
                <w:rPr>
                  <w:rPrChange w:id="25340" w:author="Thomas Dietz" w:date="2012-08-08T17:05:00Z">
                    <w:rPr>
                      <w:lang w:val="de-DE"/>
                    </w:rPr>
                  </w:rPrChange>
                </w:rPr>
                <w:t xml:space="preserve">      description "This element indicates the the behavior of the </w:t>
              </w:r>
            </w:ins>
          </w:p>
          <w:p w14:paraId="1925C9F4" w14:textId="77777777" w:rsidR="009F3611" w:rsidRPr="009F3611" w:rsidRDefault="009F3611" w:rsidP="009F3611">
            <w:pPr>
              <w:pStyle w:val="XML1"/>
              <w:rPr>
                <w:ins w:id="25341" w:author="Thomas Dietz" w:date="2012-08-08T17:05:00Z"/>
                <w:rPrChange w:id="25342" w:author="Thomas Dietz" w:date="2012-08-08T17:05:00Z">
                  <w:rPr>
                    <w:ins w:id="25343" w:author="Thomas Dietz" w:date="2012-08-08T17:05:00Z"/>
                    <w:lang w:val="de-DE"/>
                  </w:rPr>
                </w:rPrChange>
              </w:rPr>
            </w:pPr>
            <w:ins w:id="25344" w:author="Thomas Dietz" w:date="2012-08-08T17:05:00Z">
              <w:r w:rsidRPr="009F3611">
                <w:rPr>
                  <w:rPrChange w:id="25345" w:author="Thomas Dietz" w:date="2012-08-08T17:05:00Z">
                    <w:rPr>
                      <w:lang w:val="de-DE"/>
                    </w:rPr>
                  </w:rPrChange>
                </w:rPr>
                <w:t xml:space="preserve">        OpenFlow Logical Switch in case it loses contact with all </w:t>
              </w:r>
            </w:ins>
          </w:p>
          <w:p w14:paraId="59C15FBE" w14:textId="77777777" w:rsidR="009F3611" w:rsidRPr="009F3611" w:rsidRDefault="009F3611" w:rsidP="009F3611">
            <w:pPr>
              <w:pStyle w:val="XML1"/>
              <w:rPr>
                <w:ins w:id="25346" w:author="Thomas Dietz" w:date="2012-08-08T17:05:00Z"/>
                <w:rPrChange w:id="25347" w:author="Thomas Dietz" w:date="2012-08-08T17:05:00Z">
                  <w:rPr>
                    <w:ins w:id="25348" w:author="Thomas Dietz" w:date="2012-08-08T17:05:00Z"/>
                    <w:lang w:val="de-DE"/>
                  </w:rPr>
                </w:rPrChange>
              </w:rPr>
            </w:pPr>
            <w:ins w:id="25349" w:author="Thomas Dietz" w:date="2012-08-08T17:05:00Z">
              <w:r w:rsidRPr="009F3611">
                <w:rPr>
                  <w:rPrChange w:id="25350" w:author="Thomas Dietz" w:date="2012-08-08T17:05:00Z">
                    <w:rPr>
                      <w:lang w:val="de-DE"/>
                    </w:rPr>
                  </w:rPrChange>
                </w:rPr>
                <w:t xml:space="preserve">        OpenFlow Controllers.  There are two alternative modes in</w:t>
              </w:r>
            </w:ins>
          </w:p>
          <w:p w14:paraId="6A82EE83" w14:textId="77777777" w:rsidR="009F3611" w:rsidRPr="009F3611" w:rsidRDefault="009F3611" w:rsidP="009F3611">
            <w:pPr>
              <w:pStyle w:val="XML1"/>
              <w:rPr>
                <w:ins w:id="25351" w:author="Thomas Dietz" w:date="2012-08-08T17:05:00Z"/>
                <w:rPrChange w:id="25352" w:author="Thomas Dietz" w:date="2012-08-08T17:05:00Z">
                  <w:rPr>
                    <w:ins w:id="25353" w:author="Thomas Dietz" w:date="2012-08-08T17:05:00Z"/>
                    <w:lang w:val="de-DE"/>
                  </w:rPr>
                </w:rPrChange>
              </w:rPr>
            </w:pPr>
            <w:ins w:id="25354" w:author="Thomas Dietz" w:date="2012-08-08T17:05:00Z">
              <w:r w:rsidRPr="009F3611">
                <w:rPr>
                  <w:rPrChange w:id="25355" w:author="Thomas Dietz" w:date="2012-08-08T17:05:00Z">
                    <w:rPr>
                      <w:lang w:val="de-DE"/>
                    </w:rPr>
                  </w:rPrChange>
                </w:rPr>
                <w:t xml:space="preserve">        such a case: fails secure mode and fail standalone mode as</w:t>
              </w:r>
            </w:ins>
          </w:p>
          <w:p w14:paraId="3C050669" w14:textId="77777777" w:rsidR="009F3611" w:rsidRPr="009F3611" w:rsidRDefault="009F3611" w:rsidP="009F3611">
            <w:pPr>
              <w:pStyle w:val="XML1"/>
              <w:rPr>
                <w:ins w:id="25356" w:author="Thomas Dietz" w:date="2012-08-08T17:05:00Z"/>
                <w:rPrChange w:id="25357" w:author="Thomas Dietz" w:date="2012-08-08T17:05:00Z">
                  <w:rPr>
                    <w:ins w:id="25358" w:author="Thomas Dietz" w:date="2012-08-08T17:05:00Z"/>
                    <w:lang w:val="de-DE"/>
                  </w:rPr>
                </w:rPrChange>
              </w:rPr>
            </w:pPr>
            <w:ins w:id="25359" w:author="Thomas Dietz" w:date="2012-08-08T17:05:00Z">
              <w:r w:rsidRPr="009F3611">
                <w:rPr>
                  <w:rPrChange w:id="25360" w:author="Thomas Dietz" w:date="2012-08-08T17:05:00Z">
                    <w:rPr>
                      <w:lang w:val="de-DE"/>
                    </w:rPr>
                  </w:rPrChange>
                </w:rPr>
                <w:t xml:space="preserve">        defined by the OpenFlow protocol specification version 1.2,</w:t>
              </w:r>
            </w:ins>
          </w:p>
          <w:p w14:paraId="27D3B66C" w14:textId="77777777" w:rsidR="009F3611" w:rsidRPr="009F3611" w:rsidRDefault="009F3611" w:rsidP="009F3611">
            <w:pPr>
              <w:pStyle w:val="XML1"/>
              <w:rPr>
                <w:ins w:id="25361" w:author="Thomas Dietz" w:date="2012-08-08T17:05:00Z"/>
                <w:rPrChange w:id="25362" w:author="Thomas Dietz" w:date="2012-08-08T17:05:00Z">
                  <w:rPr>
                    <w:ins w:id="25363" w:author="Thomas Dietz" w:date="2012-08-08T17:05:00Z"/>
                    <w:lang w:val="de-DE"/>
                  </w:rPr>
                </w:rPrChange>
              </w:rPr>
            </w:pPr>
            <w:ins w:id="25364" w:author="Thomas Dietz" w:date="2012-08-08T17:05:00Z">
              <w:r w:rsidRPr="009F3611">
                <w:rPr>
                  <w:rPrChange w:id="25365" w:author="Thomas Dietz" w:date="2012-08-08T17:05:00Z">
                    <w:rPr>
                      <w:lang w:val="de-DE"/>
                    </w:rPr>
                  </w:rPrChange>
                </w:rPr>
                <w:t xml:space="preserve">        section 6.4.  These are the only allowed values for this</w:t>
              </w:r>
            </w:ins>
          </w:p>
          <w:p w14:paraId="000A23A2" w14:textId="77777777" w:rsidR="009F3611" w:rsidRPr="009F3611" w:rsidRDefault="009F3611" w:rsidP="009F3611">
            <w:pPr>
              <w:pStyle w:val="XML1"/>
              <w:rPr>
                <w:ins w:id="25366" w:author="Thomas Dietz" w:date="2012-08-08T17:05:00Z"/>
                <w:rPrChange w:id="25367" w:author="Thomas Dietz" w:date="2012-08-08T17:05:00Z">
                  <w:rPr>
                    <w:ins w:id="25368" w:author="Thomas Dietz" w:date="2012-08-08T17:05:00Z"/>
                    <w:lang w:val="de-DE"/>
                  </w:rPr>
                </w:rPrChange>
              </w:rPr>
            </w:pPr>
            <w:ins w:id="25369" w:author="Thomas Dietz" w:date="2012-08-08T17:05:00Z">
              <w:r w:rsidRPr="009F3611">
                <w:rPr>
                  <w:rPrChange w:id="25370" w:author="Thomas Dietz" w:date="2012-08-08T17:05:00Z">
                    <w:rPr>
                      <w:lang w:val="de-DE"/>
                    </w:rPr>
                  </w:rPrChange>
                </w:rPr>
                <w:t xml:space="preserve">        element. Default is the fail secure mode.</w:t>
              </w:r>
            </w:ins>
          </w:p>
          <w:p w14:paraId="20059B87" w14:textId="77777777" w:rsidR="009F3611" w:rsidRPr="009F3611" w:rsidRDefault="009F3611" w:rsidP="009F3611">
            <w:pPr>
              <w:pStyle w:val="XML1"/>
              <w:rPr>
                <w:ins w:id="25371" w:author="Thomas Dietz" w:date="2012-08-08T17:05:00Z"/>
                <w:rPrChange w:id="25372" w:author="Thomas Dietz" w:date="2012-08-08T17:05:00Z">
                  <w:rPr>
                    <w:ins w:id="25373" w:author="Thomas Dietz" w:date="2012-08-08T17:05:00Z"/>
                    <w:lang w:val="de-DE"/>
                  </w:rPr>
                </w:rPrChange>
              </w:rPr>
            </w:pPr>
          </w:p>
          <w:p w14:paraId="122C3AD3" w14:textId="77777777" w:rsidR="009F3611" w:rsidRPr="009F3611" w:rsidRDefault="009F3611" w:rsidP="009F3611">
            <w:pPr>
              <w:pStyle w:val="XML1"/>
              <w:rPr>
                <w:ins w:id="25374" w:author="Thomas Dietz" w:date="2012-08-08T17:05:00Z"/>
                <w:rPrChange w:id="25375" w:author="Thomas Dietz" w:date="2012-08-08T17:05:00Z">
                  <w:rPr>
                    <w:ins w:id="25376" w:author="Thomas Dietz" w:date="2012-08-08T17:05:00Z"/>
                    <w:lang w:val="de-DE"/>
                  </w:rPr>
                </w:rPrChange>
              </w:rPr>
            </w:pPr>
            <w:ins w:id="25377" w:author="Thomas Dietz" w:date="2012-08-08T17:05:00Z">
              <w:r w:rsidRPr="009F3611">
                <w:rPr>
                  <w:rPrChange w:id="25378" w:author="Thomas Dietz" w:date="2012-08-08T17:05:00Z">
                    <w:rPr>
                      <w:lang w:val="de-DE"/>
                    </w:rPr>
                  </w:rPrChange>
                </w:rPr>
                <w:t xml:space="preserve">        This element is optional. If this element is not present it</w:t>
              </w:r>
            </w:ins>
          </w:p>
          <w:p w14:paraId="45D97B48" w14:textId="77777777" w:rsidR="009F3611" w:rsidRPr="009F3611" w:rsidRDefault="009F3611" w:rsidP="009F3611">
            <w:pPr>
              <w:pStyle w:val="XML1"/>
              <w:rPr>
                <w:ins w:id="25379" w:author="Thomas Dietz" w:date="2012-08-08T17:05:00Z"/>
                <w:rPrChange w:id="25380" w:author="Thomas Dietz" w:date="2012-08-08T17:05:00Z">
                  <w:rPr>
                    <w:ins w:id="25381" w:author="Thomas Dietz" w:date="2012-08-08T17:05:00Z"/>
                    <w:lang w:val="de-DE"/>
                  </w:rPr>
                </w:rPrChange>
              </w:rPr>
            </w:pPr>
            <w:ins w:id="25382" w:author="Thomas Dietz" w:date="2012-08-08T17:05:00Z">
              <w:r w:rsidRPr="009F3611">
                <w:rPr>
                  <w:rPrChange w:id="25383" w:author="Thomas Dietz" w:date="2012-08-08T17:05:00Z">
                    <w:rPr>
                      <w:lang w:val="de-DE"/>
                    </w:rPr>
                  </w:rPrChange>
                </w:rPr>
                <w:t xml:space="preserve">        defaults to 'failSecureMode'.";</w:t>
              </w:r>
            </w:ins>
          </w:p>
          <w:p w14:paraId="435B4FB3" w14:textId="77777777" w:rsidR="009F3611" w:rsidRPr="009F3611" w:rsidRDefault="009F3611" w:rsidP="009F3611">
            <w:pPr>
              <w:pStyle w:val="XML1"/>
              <w:rPr>
                <w:ins w:id="25384" w:author="Thomas Dietz" w:date="2012-08-08T17:05:00Z"/>
                <w:rPrChange w:id="25385" w:author="Thomas Dietz" w:date="2012-08-08T17:05:00Z">
                  <w:rPr>
                    <w:ins w:id="25386" w:author="Thomas Dietz" w:date="2012-08-08T17:05:00Z"/>
                    <w:lang w:val="de-DE"/>
                  </w:rPr>
                </w:rPrChange>
              </w:rPr>
            </w:pPr>
            <w:ins w:id="25387" w:author="Thomas Dietz" w:date="2012-08-08T17:05:00Z">
              <w:r w:rsidRPr="009F3611">
                <w:rPr>
                  <w:rPrChange w:id="25388" w:author="Thomas Dietz" w:date="2012-08-08T17:05:00Z">
                    <w:rPr>
                      <w:lang w:val="de-DE"/>
                    </w:rPr>
                  </w:rPrChange>
                </w:rPr>
                <w:t xml:space="preserve">    }</w:t>
              </w:r>
            </w:ins>
          </w:p>
          <w:p w14:paraId="210D5800" w14:textId="77777777" w:rsidR="009F3611" w:rsidRPr="009F3611" w:rsidRDefault="009F3611" w:rsidP="009F3611">
            <w:pPr>
              <w:pStyle w:val="XML1"/>
              <w:rPr>
                <w:ins w:id="25389" w:author="Thomas Dietz" w:date="2012-08-08T17:05:00Z"/>
                <w:rPrChange w:id="25390" w:author="Thomas Dietz" w:date="2012-08-08T17:05:00Z">
                  <w:rPr>
                    <w:ins w:id="25391" w:author="Thomas Dietz" w:date="2012-08-08T17:05:00Z"/>
                    <w:lang w:val="de-DE"/>
                  </w:rPr>
                </w:rPrChange>
              </w:rPr>
            </w:pPr>
            <w:ins w:id="25392" w:author="Thomas Dietz" w:date="2012-08-08T17:05:00Z">
              <w:r w:rsidRPr="009F3611">
                <w:rPr>
                  <w:rPrChange w:id="25393" w:author="Thomas Dietz" w:date="2012-08-08T17:05:00Z">
                    <w:rPr>
                      <w:lang w:val="de-DE"/>
                    </w:rPr>
                  </w:rPrChange>
                </w:rPr>
                <w:t xml:space="preserve">    container controllers {</w:t>
              </w:r>
            </w:ins>
          </w:p>
          <w:p w14:paraId="17F5C6E7" w14:textId="77777777" w:rsidR="009F3611" w:rsidRPr="009F3611" w:rsidRDefault="009F3611" w:rsidP="009F3611">
            <w:pPr>
              <w:pStyle w:val="XML1"/>
              <w:rPr>
                <w:ins w:id="25394" w:author="Thomas Dietz" w:date="2012-08-08T17:05:00Z"/>
                <w:rPrChange w:id="25395" w:author="Thomas Dietz" w:date="2012-08-08T17:05:00Z">
                  <w:rPr>
                    <w:ins w:id="25396" w:author="Thomas Dietz" w:date="2012-08-08T17:05:00Z"/>
                    <w:lang w:val="de-DE"/>
                  </w:rPr>
                </w:rPrChange>
              </w:rPr>
            </w:pPr>
            <w:ins w:id="25397" w:author="Thomas Dietz" w:date="2012-08-08T17:05:00Z">
              <w:r w:rsidRPr="009F3611">
                <w:rPr>
                  <w:rPrChange w:id="25398" w:author="Thomas Dietz" w:date="2012-08-08T17:05:00Z">
                    <w:rPr>
                      <w:lang w:val="de-DE"/>
                    </w:rPr>
                  </w:rPrChange>
                </w:rPr>
                <w:t xml:space="preserve">      description "The list of controllers for this Logical switch.</w:t>
              </w:r>
            </w:ins>
          </w:p>
          <w:p w14:paraId="4ADC49A9" w14:textId="77777777" w:rsidR="009F3611" w:rsidRPr="009F3611" w:rsidRDefault="009F3611" w:rsidP="009F3611">
            <w:pPr>
              <w:pStyle w:val="XML1"/>
              <w:rPr>
                <w:ins w:id="25399" w:author="Thomas Dietz" w:date="2012-08-08T17:05:00Z"/>
                <w:rPrChange w:id="25400" w:author="Thomas Dietz" w:date="2012-08-08T17:05:00Z">
                  <w:rPr>
                    <w:ins w:id="25401" w:author="Thomas Dietz" w:date="2012-08-08T17:05:00Z"/>
                    <w:lang w:val="de-DE"/>
                  </w:rPr>
                </w:rPrChange>
              </w:rPr>
            </w:pPr>
          </w:p>
          <w:p w14:paraId="0002A5A6" w14:textId="77777777" w:rsidR="009F3611" w:rsidRPr="009F3611" w:rsidRDefault="009F3611" w:rsidP="009F3611">
            <w:pPr>
              <w:pStyle w:val="XML1"/>
              <w:rPr>
                <w:ins w:id="25402" w:author="Thomas Dietz" w:date="2012-08-08T17:05:00Z"/>
                <w:rPrChange w:id="25403" w:author="Thomas Dietz" w:date="2012-08-08T17:05:00Z">
                  <w:rPr>
                    <w:ins w:id="25404" w:author="Thomas Dietz" w:date="2012-08-08T17:05:00Z"/>
                    <w:lang w:val="de-DE"/>
                  </w:rPr>
                </w:rPrChange>
              </w:rPr>
            </w:pPr>
            <w:ins w:id="25405" w:author="Thomas Dietz" w:date="2012-08-08T17:05:00Z">
              <w:r w:rsidRPr="009F3611">
                <w:rPr>
                  <w:rPrChange w:id="25406" w:author="Thomas Dietz" w:date="2012-08-08T17:05:00Z">
                    <w:rPr>
                      <w:lang w:val="de-DE"/>
                    </w:rPr>
                  </w:rPrChange>
                </w:rPr>
                <w:t xml:space="preserve">        The element 'id' of OFControllerType MUST be unique within</w:t>
              </w:r>
            </w:ins>
          </w:p>
          <w:p w14:paraId="00998F33" w14:textId="77777777" w:rsidR="009F3611" w:rsidRPr="009F3611" w:rsidRDefault="009F3611" w:rsidP="009F3611">
            <w:pPr>
              <w:pStyle w:val="XML1"/>
              <w:rPr>
                <w:ins w:id="25407" w:author="Thomas Dietz" w:date="2012-08-08T17:05:00Z"/>
                <w:rPrChange w:id="25408" w:author="Thomas Dietz" w:date="2012-08-08T17:05:00Z">
                  <w:rPr>
                    <w:ins w:id="25409" w:author="Thomas Dietz" w:date="2012-08-08T17:05:00Z"/>
                    <w:lang w:val="de-DE"/>
                  </w:rPr>
                </w:rPrChange>
              </w:rPr>
            </w:pPr>
            <w:ins w:id="25410" w:author="Thomas Dietz" w:date="2012-08-08T17:05:00Z">
              <w:r w:rsidRPr="009F3611">
                <w:rPr>
                  <w:rPrChange w:id="25411" w:author="Thomas Dietz" w:date="2012-08-08T17:05:00Z">
                    <w:rPr>
                      <w:lang w:val="de-DE"/>
                    </w:rPr>
                  </w:rPrChange>
                </w:rPr>
                <w:t xml:space="preserve">        this list.";</w:t>
              </w:r>
            </w:ins>
          </w:p>
          <w:p w14:paraId="1E174C5B" w14:textId="77777777" w:rsidR="009F3611" w:rsidRPr="009F3611" w:rsidRDefault="009F3611" w:rsidP="009F3611">
            <w:pPr>
              <w:pStyle w:val="XML1"/>
              <w:rPr>
                <w:ins w:id="25412" w:author="Thomas Dietz" w:date="2012-08-08T17:05:00Z"/>
                <w:rPrChange w:id="25413" w:author="Thomas Dietz" w:date="2012-08-08T17:05:00Z">
                  <w:rPr>
                    <w:ins w:id="25414" w:author="Thomas Dietz" w:date="2012-08-08T17:05:00Z"/>
                    <w:lang w:val="de-DE"/>
                  </w:rPr>
                </w:rPrChange>
              </w:rPr>
            </w:pPr>
            <w:ins w:id="25415" w:author="Thomas Dietz" w:date="2012-08-08T17:05:00Z">
              <w:r w:rsidRPr="009F3611">
                <w:rPr>
                  <w:rPrChange w:id="25416" w:author="Thomas Dietz" w:date="2012-08-08T17:05:00Z">
                    <w:rPr>
                      <w:lang w:val="de-DE"/>
                    </w:rPr>
                  </w:rPrChange>
                </w:rPr>
                <w:t xml:space="preserve">      list controller {</w:t>
              </w:r>
            </w:ins>
          </w:p>
          <w:p w14:paraId="7ED9028A" w14:textId="77777777" w:rsidR="009F3611" w:rsidRPr="009F3611" w:rsidRDefault="009F3611" w:rsidP="009F3611">
            <w:pPr>
              <w:pStyle w:val="XML1"/>
              <w:rPr>
                <w:ins w:id="25417" w:author="Thomas Dietz" w:date="2012-08-08T17:05:00Z"/>
                <w:rPrChange w:id="25418" w:author="Thomas Dietz" w:date="2012-08-08T17:05:00Z">
                  <w:rPr>
                    <w:ins w:id="25419" w:author="Thomas Dietz" w:date="2012-08-08T17:05:00Z"/>
                    <w:lang w:val="de-DE"/>
                  </w:rPr>
                </w:rPrChange>
              </w:rPr>
            </w:pPr>
            <w:ins w:id="25420" w:author="Thomas Dietz" w:date="2012-08-08T17:05:00Z">
              <w:r w:rsidRPr="009F3611">
                <w:rPr>
                  <w:rPrChange w:id="25421" w:author="Thomas Dietz" w:date="2012-08-08T17:05:00Z">
                    <w:rPr>
                      <w:lang w:val="de-DE"/>
                    </w:rPr>
                  </w:rPrChange>
                </w:rPr>
                <w:t xml:space="preserve">        key "id";</w:t>
              </w:r>
            </w:ins>
          </w:p>
          <w:p w14:paraId="66435F4E" w14:textId="77777777" w:rsidR="009F3611" w:rsidRPr="009F3611" w:rsidRDefault="009F3611" w:rsidP="009F3611">
            <w:pPr>
              <w:pStyle w:val="XML1"/>
              <w:rPr>
                <w:ins w:id="25422" w:author="Thomas Dietz" w:date="2012-08-08T17:05:00Z"/>
                <w:rPrChange w:id="25423" w:author="Thomas Dietz" w:date="2012-08-08T17:05:00Z">
                  <w:rPr>
                    <w:ins w:id="25424" w:author="Thomas Dietz" w:date="2012-08-08T17:05:00Z"/>
                    <w:lang w:val="de-DE"/>
                  </w:rPr>
                </w:rPrChange>
              </w:rPr>
            </w:pPr>
            <w:ins w:id="25425" w:author="Thomas Dietz" w:date="2012-08-08T17:05:00Z">
              <w:r w:rsidRPr="009F3611">
                <w:rPr>
                  <w:rPrChange w:id="25426" w:author="Thomas Dietz" w:date="2012-08-08T17:05:00Z">
                    <w:rPr>
                      <w:lang w:val="de-DE"/>
                    </w:rPr>
                  </w:rPrChange>
                </w:rPr>
                <w:t xml:space="preserve">        description "The list of OpenFlow Controllers that are </w:t>
              </w:r>
            </w:ins>
          </w:p>
          <w:p w14:paraId="41AC1C76" w14:textId="77777777" w:rsidR="009F3611" w:rsidRPr="009F3611" w:rsidRDefault="009F3611" w:rsidP="009F3611">
            <w:pPr>
              <w:pStyle w:val="XML1"/>
              <w:rPr>
                <w:ins w:id="25427" w:author="Thomas Dietz" w:date="2012-08-08T17:05:00Z"/>
                <w:rPrChange w:id="25428" w:author="Thomas Dietz" w:date="2012-08-08T17:05:00Z">
                  <w:rPr>
                    <w:ins w:id="25429" w:author="Thomas Dietz" w:date="2012-08-08T17:05:00Z"/>
                    <w:lang w:val="de-DE"/>
                  </w:rPr>
                </w:rPrChange>
              </w:rPr>
            </w:pPr>
            <w:ins w:id="25430" w:author="Thomas Dietz" w:date="2012-08-08T17:05:00Z">
              <w:r w:rsidRPr="009F3611">
                <w:rPr>
                  <w:rPrChange w:id="25431" w:author="Thomas Dietz" w:date="2012-08-08T17:05:00Z">
                    <w:rPr>
                      <w:lang w:val="de-DE"/>
                    </w:rPr>
                  </w:rPrChange>
                </w:rPr>
                <w:t xml:space="preserve">          assigned to the OpenFlow Logical Switch.  The switch MUST</w:t>
              </w:r>
            </w:ins>
          </w:p>
          <w:p w14:paraId="02CCAEA4" w14:textId="77777777" w:rsidR="009F3611" w:rsidRPr="009F3611" w:rsidRDefault="009F3611" w:rsidP="009F3611">
            <w:pPr>
              <w:pStyle w:val="XML1"/>
              <w:rPr>
                <w:ins w:id="25432" w:author="Thomas Dietz" w:date="2012-08-08T17:05:00Z"/>
                <w:rPrChange w:id="25433" w:author="Thomas Dietz" w:date="2012-08-08T17:05:00Z">
                  <w:rPr>
                    <w:ins w:id="25434" w:author="Thomas Dietz" w:date="2012-08-08T17:05:00Z"/>
                    <w:lang w:val="de-DE"/>
                  </w:rPr>
                </w:rPrChange>
              </w:rPr>
            </w:pPr>
            <w:ins w:id="25435" w:author="Thomas Dietz" w:date="2012-08-08T17:05:00Z">
              <w:r w:rsidRPr="009F3611">
                <w:rPr>
                  <w:rPrChange w:id="25436" w:author="Thomas Dietz" w:date="2012-08-08T17:05:00Z">
                    <w:rPr>
                      <w:lang w:val="de-DE"/>
                    </w:rPr>
                  </w:rPrChange>
                </w:rPr>
                <w:t xml:space="preserve">          NOT connect to any OpenFlow Controller that is not</w:t>
              </w:r>
            </w:ins>
          </w:p>
          <w:p w14:paraId="01547FE8" w14:textId="77777777" w:rsidR="009F3611" w:rsidRPr="009F3611" w:rsidRDefault="009F3611" w:rsidP="009F3611">
            <w:pPr>
              <w:pStyle w:val="XML1"/>
              <w:rPr>
                <w:ins w:id="25437" w:author="Thomas Dietz" w:date="2012-08-08T17:05:00Z"/>
                <w:rPrChange w:id="25438" w:author="Thomas Dietz" w:date="2012-08-08T17:05:00Z">
                  <w:rPr>
                    <w:ins w:id="25439" w:author="Thomas Dietz" w:date="2012-08-08T17:05:00Z"/>
                    <w:lang w:val="de-DE"/>
                  </w:rPr>
                </w:rPrChange>
              </w:rPr>
            </w:pPr>
            <w:ins w:id="25440" w:author="Thomas Dietz" w:date="2012-08-08T17:05:00Z">
              <w:r w:rsidRPr="009F3611">
                <w:rPr>
                  <w:rPrChange w:id="25441" w:author="Thomas Dietz" w:date="2012-08-08T17:05:00Z">
                    <w:rPr>
                      <w:lang w:val="de-DE"/>
                    </w:rPr>
                  </w:rPrChange>
                </w:rPr>
                <w:t xml:space="preserve">          contained in this list.</w:t>
              </w:r>
            </w:ins>
          </w:p>
          <w:p w14:paraId="21BB8ED9" w14:textId="77777777" w:rsidR="009F3611" w:rsidRPr="009F3611" w:rsidRDefault="009F3611" w:rsidP="009F3611">
            <w:pPr>
              <w:pStyle w:val="XML1"/>
              <w:rPr>
                <w:ins w:id="25442" w:author="Thomas Dietz" w:date="2012-08-08T17:05:00Z"/>
                <w:rPrChange w:id="25443" w:author="Thomas Dietz" w:date="2012-08-08T17:05:00Z">
                  <w:rPr>
                    <w:ins w:id="25444" w:author="Thomas Dietz" w:date="2012-08-08T17:05:00Z"/>
                    <w:lang w:val="de-DE"/>
                  </w:rPr>
                </w:rPrChange>
              </w:rPr>
            </w:pPr>
          </w:p>
          <w:p w14:paraId="3363E1B6" w14:textId="77777777" w:rsidR="009F3611" w:rsidRPr="009F3611" w:rsidRDefault="009F3611" w:rsidP="009F3611">
            <w:pPr>
              <w:pStyle w:val="XML1"/>
              <w:rPr>
                <w:ins w:id="25445" w:author="Thomas Dietz" w:date="2012-08-08T17:05:00Z"/>
                <w:rPrChange w:id="25446" w:author="Thomas Dietz" w:date="2012-08-08T17:05:00Z">
                  <w:rPr>
                    <w:ins w:id="25447" w:author="Thomas Dietz" w:date="2012-08-08T17:05:00Z"/>
                    <w:lang w:val="de-DE"/>
                  </w:rPr>
                </w:rPrChange>
              </w:rPr>
            </w:pPr>
            <w:ins w:id="25448" w:author="Thomas Dietz" w:date="2012-08-08T17:05:00Z">
              <w:r w:rsidRPr="009F3611">
                <w:rPr>
                  <w:rPrChange w:id="25449" w:author="Thomas Dietz" w:date="2012-08-08T17:05:00Z">
                    <w:rPr>
                      <w:lang w:val="de-DE"/>
                    </w:rPr>
                  </w:rPrChange>
                </w:rPr>
                <w:t xml:space="preserve">          NETCONF &lt;edit-config&gt; operations MUST be implemented as </w:t>
              </w:r>
            </w:ins>
          </w:p>
          <w:p w14:paraId="19D6C369" w14:textId="77777777" w:rsidR="009F3611" w:rsidRPr="009F3611" w:rsidRDefault="009F3611" w:rsidP="009F3611">
            <w:pPr>
              <w:pStyle w:val="XML1"/>
              <w:rPr>
                <w:ins w:id="25450" w:author="Thomas Dietz" w:date="2012-08-08T17:05:00Z"/>
                <w:rPrChange w:id="25451" w:author="Thomas Dietz" w:date="2012-08-08T17:05:00Z">
                  <w:rPr>
                    <w:ins w:id="25452" w:author="Thomas Dietz" w:date="2012-08-08T17:05:00Z"/>
                    <w:lang w:val="de-DE"/>
                  </w:rPr>
                </w:rPrChange>
              </w:rPr>
            </w:pPr>
            <w:ins w:id="25453" w:author="Thomas Dietz" w:date="2012-08-08T17:05:00Z">
              <w:r w:rsidRPr="009F3611">
                <w:rPr>
                  <w:rPrChange w:id="25454" w:author="Thomas Dietz" w:date="2012-08-08T17:05:00Z">
                    <w:rPr>
                      <w:lang w:val="de-DE"/>
                    </w:rPr>
                  </w:rPrChange>
                </w:rPr>
                <w:t xml:space="preserve">          follows: </w:t>
              </w:r>
            </w:ins>
          </w:p>
          <w:p w14:paraId="5F1340C6" w14:textId="77777777" w:rsidR="009F3611" w:rsidRPr="009F3611" w:rsidRDefault="009F3611" w:rsidP="009F3611">
            <w:pPr>
              <w:pStyle w:val="XML1"/>
              <w:rPr>
                <w:ins w:id="25455" w:author="Thomas Dietz" w:date="2012-08-08T17:05:00Z"/>
                <w:rPrChange w:id="25456" w:author="Thomas Dietz" w:date="2012-08-08T17:05:00Z">
                  <w:rPr>
                    <w:ins w:id="25457" w:author="Thomas Dietz" w:date="2012-08-08T17:05:00Z"/>
                    <w:lang w:val="de-DE"/>
                  </w:rPr>
                </w:rPrChange>
              </w:rPr>
            </w:pPr>
          </w:p>
          <w:p w14:paraId="00A8DD86" w14:textId="77777777" w:rsidR="009F3611" w:rsidRPr="009F3611" w:rsidRDefault="009F3611" w:rsidP="009F3611">
            <w:pPr>
              <w:pStyle w:val="XML1"/>
              <w:rPr>
                <w:ins w:id="25458" w:author="Thomas Dietz" w:date="2012-08-08T17:05:00Z"/>
                <w:rPrChange w:id="25459" w:author="Thomas Dietz" w:date="2012-08-08T17:05:00Z">
                  <w:rPr>
                    <w:ins w:id="25460" w:author="Thomas Dietz" w:date="2012-08-08T17:05:00Z"/>
                    <w:lang w:val="de-DE"/>
                  </w:rPr>
                </w:rPrChange>
              </w:rPr>
            </w:pPr>
            <w:ins w:id="25461" w:author="Thomas Dietz" w:date="2012-08-08T17:05:00Z">
              <w:r w:rsidRPr="009F3611">
                <w:rPr>
                  <w:rPrChange w:id="25462" w:author="Thomas Dietz" w:date="2012-08-08T17:05:00Z">
                    <w:rPr>
                      <w:lang w:val="de-DE"/>
                    </w:rPr>
                  </w:rPrChange>
                </w:rPr>
                <w:t xml:space="preserve">          * The 'id' element MUST be present at all &lt;edit-config&gt;</w:t>
              </w:r>
            </w:ins>
          </w:p>
          <w:p w14:paraId="69471F3D" w14:textId="77777777" w:rsidR="009F3611" w:rsidRPr="009F3611" w:rsidRDefault="009F3611" w:rsidP="009F3611">
            <w:pPr>
              <w:pStyle w:val="XML1"/>
              <w:rPr>
                <w:ins w:id="25463" w:author="Thomas Dietz" w:date="2012-08-08T17:05:00Z"/>
                <w:rPrChange w:id="25464" w:author="Thomas Dietz" w:date="2012-08-08T17:05:00Z">
                  <w:rPr>
                    <w:ins w:id="25465" w:author="Thomas Dietz" w:date="2012-08-08T17:05:00Z"/>
                    <w:lang w:val="de-DE"/>
                  </w:rPr>
                </w:rPrChange>
              </w:rPr>
            </w:pPr>
            <w:ins w:id="25466" w:author="Thomas Dietz" w:date="2012-08-08T17:05:00Z">
              <w:r w:rsidRPr="009F3611">
                <w:rPr>
                  <w:rPrChange w:id="25467" w:author="Thomas Dietz" w:date="2012-08-08T17:05:00Z">
                    <w:rPr>
                      <w:lang w:val="de-DE"/>
                    </w:rPr>
                  </w:rPrChange>
                </w:rPr>
                <w:t xml:space="preserve">            operations to identify the controller.</w:t>
              </w:r>
            </w:ins>
          </w:p>
          <w:p w14:paraId="688664E4" w14:textId="77777777" w:rsidR="009F3611" w:rsidRPr="009F3611" w:rsidRDefault="009F3611" w:rsidP="009F3611">
            <w:pPr>
              <w:pStyle w:val="XML1"/>
              <w:rPr>
                <w:ins w:id="25468" w:author="Thomas Dietz" w:date="2012-08-08T17:05:00Z"/>
                <w:rPrChange w:id="25469" w:author="Thomas Dietz" w:date="2012-08-08T17:05:00Z">
                  <w:rPr>
                    <w:ins w:id="25470" w:author="Thomas Dietz" w:date="2012-08-08T17:05:00Z"/>
                    <w:lang w:val="de-DE"/>
                  </w:rPr>
                </w:rPrChange>
              </w:rPr>
            </w:pPr>
            <w:ins w:id="25471" w:author="Thomas Dietz" w:date="2012-08-08T17:05:00Z">
              <w:r w:rsidRPr="009F3611">
                <w:rPr>
                  <w:rPrChange w:id="25472" w:author="Thomas Dietz" w:date="2012-08-08T17:05:00Z">
                    <w:rPr>
                      <w:lang w:val="de-DE"/>
                    </w:rPr>
                  </w:rPrChange>
                </w:rPr>
                <w:t xml:space="preserve">          * If the operation is 'merge' or 'replace', the element</w:t>
              </w:r>
            </w:ins>
          </w:p>
          <w:p w14:paraId="06D95C31" w14:textId="77777777" w:rsidR="009F3611" w:rsidRPr="009F3611" w:rsidRDefault="009F3611" w:rsidP="009F3611">
            <w:pPr>
              <w:pStyle w:val="XML1"/>
              <w:rPr>
                <w:ins w:id="25473" w:author="Thomas Dietz" w:date="2012-08-08T17:05:00Z"/>
                <w:rPrChange w:id="25474" w:author="Thomas Dietz" w:date="2012-08-08T17:05:00Z">
                  <w:rPr>
                    <w:ins w:id="25475" w:author="Thomas Dietz" w:date="2012-08-08T17:05:00Z"/>
                    <w:lang w:val="de-DE"/>
                  </w:rPr>
                </w:rPrChange>
              </w:rPr>
            </w:pPr>
            <w:ins w:id="25476" w:author="Thomas Dietz" w:date="2012-08-08T17:05:00Z">
              <w:r w:rsidRPr="009F3611">
                <w:rPr>
                  <w:rPrChange w:id="25477" w:author="Thomas Dietz" w:date="2012-08-08T17:05:00Z">
                    <w:rPr>
                      <w:lang w:val="de-DE"/>
                    </w:rPr>
                  </w:rPrChange>
                </w:rPr>
                <w:t xml:space="preserve">            is created if it does not exist, and its value is set</w:t>
              </w:r>
            </w:ins>
          </w:p>
          <w:p w14:paraId="5BB283B7" w14:textId="77777777" w:rsidR="009F3611" w:rsidRPr="009F3611" w:rsidRDefault="009F3611" w:rsidP="009F3611">
            <w:pPr>
              <w:pStyle w:val="XML1"/>
              <w:rPr>
                <w:ins w:id="25478" w:author="Thomas Dietz" w:date="2012-08-08T17:05:00Z"/>
                <w:rPrChange w:id="25479" w:author="Thomas Dietz" w:date="2012-08-08T17:05:00Z">
                  <w:rPr>
                    <w:ins w:id="25480" w:author="Thomas Dietz" w:date="2012-08-08T17:05:00Z"/>
                    <w:lang w:val="de-DE"/>
                  </w:rPr>
                </w:rPrChange>
              </w:rPr>
            </w:pPr>
            <w:ins w:id="25481" w:author="Thomas Dietz" w:date="2012-08-08T17:05:00Z">
              <w:r w:rsidRPr="009F3611">
                <w:rPr>
                  <w:rPrChange w:id="25482" w:author="Thomas Dietz" w:date="2012-08-08T17:05:00Z">
                    <w:rPr>
                      <w:lang w:val="de-DE"/>
                    </w:rPr>
                  </w:rPrChange>
                </w:rPr>
                <w:t xml:space="preserve">            to the value found in the XML RPC data.</w:t>
              </w:r>
            </w:ins>
          </w:p>
          <w:p w14:paraId="6A73DAFF" w14:textId="77777777" w:rsidR="009F3611" w:rsidRPr="009F3611" w:rsidRDefault="009F3611" w:rsidP="009F3611">
            <w:pPr>
              <w:pStyle w:val="XML1"/>
              <w:rPr>
                <w:ins w:id="25483" w:author="Thomas Dietz" w:date="2012-08-08T17:05:00Z"/>
                <w:rPrChange w:id="25484" w:author="Thomas Dietz" w:date="2012-08-08T17:05:00Z">
                  <w:rPr>
                    <w:ins w:id="25485" w:author="Thomas Dietz" w:date="2012-08-08T17:05:00Z"/>
                    <w:lang w:val="de-DE"/>
                  </w:rPr>
                </w:rPrChange>
              </w:rPr>
            </w:pPr>
            <w:ins w:id="25486" w:author="Thomas Dietz" w:date="2012-08-08T17:05:00Z">
              <w:r w:rsidRPr="009F3611">
                <w:rPr>
                  <w:rPrChange w:id="25487" w:author="Thomas Dietz" w:date="2012-08-08T17:05:00Z">
                    <w:rPr>
                      <w:lang w:val="de-DE"/>
                    </w:rPr>
                  </w:rPrChange>
                </w:rPr>
                <w:t xml:space="preserve">          * If the operation is 'create', the element is created if</w:t>
              </w:r>
            </w:ins>
          </w:p>
          <w:p w14:paraId="79A54878" w14:textId="77777777" w:rsidR="009F3611" w:rsidRPr="009F3611" w:rsidRDefault="009F3611" w:rsidP="009F3611">
            <w:pPr>
              <w:pStyle w:val="XML1"/>
              <w:rPr>
                <w:ins w:id="25488" w:author="Thomas Dietz" w:date="2012-08-08T17:05:00Z"/>
                <w:rPrChange w:id="25489" w:author="Thomas Dietz" w:date="2012-08-08T17:05:00Z">
                  <w:rPr>
                    <w:ins w:id="25490" w:author="Thomas Dietz" w:date="2012-08-08T17:05:00Z"/>
                    <w:lang w:val="de-DE"/>
                  </w:rPr>
                </w:rPrChange>
              </w:rPr>
            </w:pPr>
            <w:ins w:id="25491" w:author="Thomas Dietz" w:date="2012-08-08T17:05:00Z">
              <w:r w:rsidRPr="009F3611">
                <w:rPr>
                  <w:rPrChange w:id="25492" w:author="Thomas Dietz" w:date="2012-08-08T17:05:00Z">
                    <w:rPr>
                      <w:lang w:val="de-DE"/>
                    </w:rPr>
                  </w:rPrChange>
                </w:rPr>
                <w:t xml:space="preserve">            it does not exist. If the element already exists, a</w:t>
              </w:r>
            </w:ins>
          </w:p>
          <w:p w14:paraId="54DA09A5" w14:textId="77777777" w:rsidR="009F3611" w:rsidRPr="009F3611" w:rsidRDefault="009F3611" w:rsidP="009F3611">
            <w:pPr>
              <w:pStyle w:val="XML1"/>
              <w:rPr>
                <w:ins w:id="25493" w:author="Thomas Dietz" w:date="2012-08-08T17:05:00Z"/>
                <w:rPrChange w:id="25494" w:author="Thomas Dietz" w:date="2012-08-08T17:05:00Z">
                  <w:rPr>
                    <w:ins w:id="25495" w:author="Thomas Dietz" w:date="2012-08-08T17:05:00Z"/>
                    <w:lang w:val="de-DE"/>
                  </w:rPr>
                </w:rPrChange>
              </w:rPr>
            </w:pPr>
            <w:ins w:id="25496" w:author="Thomas Dietz" w:date="2012-08-08T17:05:00Z">
              <w:r w:rsidRPr="009F3611">
                <w:rPr>
                  <w:rPrChange w:id="25497" w:author="Thomas Dietz" w:date="2012-08-08T17:05:00Z">
                    <w:rPr>
                      <w:lang w:val="de-DE"/>
                    </w:rPr>
                  </w:rPrChange>
                </w:rPr>
                <w:t xml:space="preserve">            'data</w:t>
              </w:r>
              <w:r w:rsidRPr="009F3611">
                <w:rPr>
                  <w:rFonts w:ascii="MS Mincho" w:eastAsia="MS Mincho" w:hAnsi="MS Mincho" w:cs="MS Mincho"/>
                  <w:rPrChange w:id="25498" w:author="Thomas Dietz" w:date="2012-08-08T17:05:00Z">
                    <w:rPr>
                      <w:rFonts w:ascii="MS Mincho" w:eastAsia="MS Mincho" w:hAnsi="MS Mincho" w:cs="MS Mincho"/>
                      <w:lang w:val="de-DE"/>
                    </w:rPr>
                  </w:rPrChange>
                </w:rPr>
                <w:t>‑</w:t>
              </w:r>
              <w:r w:rsidRPr="009F3611">
                <w:rPr>
                  <w:rPrChange w:id="25499" w:author="Thomas Dietz" w:date="2012-08-08T17:05:00Z">
                    <w:rPr>
                      <w:lang w:val="de-DE"/>
                    </w:rPr>
                  </w:rPrChange>
                </w:rPr>
                <w:t>exists' error is returned.</w:t>
              </w:r>
            </w:ins>
          </w:p>
          <w:p w14:paraId="4BB0E7EA" w14:textId="77777777" w:rsidR="009F3611" w:rsidRPr="009F3611" w:rsidRDefault="009F3611" w:rsidP="009F3611">
            <w:pPr>
              <w:pStyle w:val="XML1"/>
              <w:rPr>
                <w:ins w:id="25500" w:author="Thomas Dietz" w:date="2012-08-08T17:05:00Z"/>
                <w:rPrChange w:id="25501" w:author="Thomas Dietz" w:date="2012-08-08T17:05:00Z">
                  <w:rPr>
                    <w:ins w:id="25502" w:author="Thomas Dietz" w:date="2012-08-08T17:05:00Z"/>
                    <w:lang w:val="de-DE"/>
                  </w:rPr>
                </w:rPrChange>
              </w:rPr>
            </w:pPr>
            <w:ins w:id="25503" w:author="Thomas Dietz" w:date="2012-08-08T17:05:00Z">
              <w:r w:rsidRPr="009F3611">
                <w:rPr>
                  <w:rPrChange w:id="25504" w:author="Thomas Dietz" w:date="2012-08-08T17:05:00Z">
                    <w:rPr>
                      <w:lang w:val="de-DE"/>
                    </w:rPr>
                  </w:rPrChange>
                </w:rPr>
                <w:t xml:space="preserve">          * If the operation is 'delete', the element is deleted if</w:t>
              </w:r>
            </w:ins>
          </w:p>
          <w:p w14:paraId="5CBDE834" w14:textId="77777777" w:rsidR="009F3611" w:rsidRPr="009F3611" w:rsidRDefault="009F3611" w:rsidP="009F3611">
            <w:pPr>
              <w:pStyle w:val="XML1"/>
              <w:rPr>
                <w:ins w:id="25505" w:author="Thomas Dietz" w:date="2012-08-08T17:05:00Z"/>
                <w:rPrChange w:id="25506" w:author="Thomas Dietz" w:date="2012-08-08T17:05:00Z">
                  <w:rPr>
                    <w:ins w:id="25507" w:author="Thomas Dietz" w:date="2012-08-08T17:05:00Z"/>
                    <w:lang w:val="de-DE"/>
                  </w:rPr>
                </w:rPrChange>
              </w:rPr>
            </w:pPr>
            <w:ins w:id="25508" w:author="Thomas Dietz" w:date="2012-08-08T17:05:00Z">
              <w:r w:rsidRPr="009F3611">
                <w:rPr>
                  <w:rPrChange w:id="25509" w:author="Thomas Dietz" w:date="2012-08-08T17:05:00Z">
                    <w:rPr>
                      <w:lang w:val="de-DE"/>
                    </w:rPr>
                  </w:rPrChange>
                </w:rPr>
                <w:t xml:space="preserve">            it exists. If the element does not exist, a </w:t>
              </w:r>
            </w:ins>
          </w:p>
          <w:p w14:paraId="7C81F7D1" w14:textId="77777777" w:rsidR="009F3611" w:rsidRPr="009F3611" w:rsidRDefault="009F3611" w:rsidP="009F3611">
            <w:pPr>
              <w:pStyle w:val="XML1"/>
              <w:rPr>
                <w:ins w:id="25510" w:author="Thomas Dietz" w:date="2012-08-08T17:05:00Z"/>
                <w:rPrChange w:id="25511" w:author="Thomas Dietz" w:date="2012-08-08T17:05:00Z">
                  <w:rPr>
                    <w:ins w:id="25512" w:author="Thomas Dietz" w:date="2012-08-08T17:05:00Z"/>
                    <w:lang w:val="de-DE"/>
                  </w:rPr>
                </w:rPrChange>
              </w:rPr>
            </w:pPr>
            <w:ins w:id="25513" w:author="Thomas Dietz" w:date="2012-08-08T17:05:00Z">
              <w:r w:rsidRPr="009F3611">
                <w:rPr>
                  <w:rPrChange w:id="25514" w:author="Thomas Dietz" w:date="2012-08-08T17:05:00Z">
                    <w:rPr>
                      <w:lang w:val="de-DE"/>
                    </w:rPr>
                  </w:rPrChange>
                </w:rPr>
                <w:t xml:space="preserve">            'data</w:t>
              </w:r>
              <w:r w:rsidRPr="009F3611">
                <w:rPr>
                  <w:rFonts w:ascii="MS Mincho" w:eastAsia="MS Mincho" w:hAnsi="MS Mincho" w:cs="MS Mincho"/>
                  <w:rPrChange w:id="25515" w:author="Thomas Dietz" w:date="2012-08-08T17:05:00Z">
                    <w:rPr>
                      <w:rFonts w:ascii="MS Mincho" w:eastAsia="MS Mincho" w:hAnsi="MS Mincho" w:cs="MS Mincho"/>
                      <w:lang w:val="de-DE"/>
                    </w:rPr>
                  </w:rPrChange>
                </w:rPr>
                <w:t>‑</w:t>
              </w:r>
              <w:r w:rsidRPr="009F3611">
                <w:rPr>
                  <w:rPrChange w:id="25516" w:author="Thomas Dietz" w:date="2012-08-08T17:05:00Z">
                    <w:rPr>
                      <w:lang w:val="de-DE"/>
                    </w:rPr>
                  </w:rPrChange>
                </w:rPr>
                <w:t>missing' error is returned.";</w:t>
              </w:r>
            </w:ins>
          </w:p>
          <w:p w14:paraId="210D0078" w14:textId="77777777" w:rsidR="009F3611" w:rsidRPr="009F3611" w:rsidRDefault="009F3611" w:rsidP="009F3611">
            <w:pPr>
              <w:pStyle w:val="XML1"/>
              <w:rPr>
                <w:ins w:id="25517" w:author="Thomas Dietz" w:date="2012-08-08T17:05:00Z"/>
                <w:rPrChange w:id="25518" w:author="Thomas Dietz" w:date="2012-08-08T17:05:00Z">
                  <w:rPr>
                    <w:ins w:id="25519" w:author="Thomas Dietz" w:date="2012-08-08T17:05:00Z"/>
                    <w:lang w:val="de-DE"/>
                  </w:rPr>
                </w:rPrChange>
              </w:rPr>
            </w:pPr>
            <w:ins w:id="25520" w:author="Thomas Dietz" w:date="2012-08-08T17:05:00Z">
              <w:r w:rsidRPr="009F3611">
                <w:rPr>
                  <w:rPrChange w:id="25521" w:author="Thomas Dietz" w:date="2012-08-08T17:05:00Z">
                    <w:rPr>
                      <w:lang w:val="de-DE"/>
                    </w:rPr>
                  </w:rPrChange>
                </w:rPr>
                <w:t xml:space="preserve">        uses OFControllerType;</w:t>
              </w:r>
            </w:ins>
          </w:p>
          <w:p w14:paraId="0AD7B285" w14:textId="77777777" w:rsidR="009F3611" w:rsidRPr="009F3611" w:rsidRDefault="009F3611" w:rsidP="009F3611">
            <w:pPr>
              <w:pStyle w:val="XML1"/>
              <w:rPr>
                <w:ins w:id="25522" w:author="Thomas Dietz" w:date="2012-08-08T17:05:00Z"/>
                <w:rPrChange w:id="25523" w:author="Thomas Dietz" w:date="2012-08-08T17:05:00Z">
                  <w:rPr>
                    <w:ins w:id="25524" w:author="Thomas Dietz" w:date="2012-08-08T17:05:00Z"/>
                    <w:lang w:val="de-DE"/>
                  </w:rPr>
                </w:rPrChange>
              </w:rPr>
            </w:pPr>
            <w:ins w:id="25525" w:author="Thomas Dietz" w:date="2012-08-08T17:05:00Z">
              <w:r w:rsidRPr="009F3611">
                <w:rPr>
                  <w:rPrChange w:id="25526" w:author="Thomas Dietz" w:date="2012-08-08T17:05:00Z">
                    <w:rPr>
                      <w:lang w:val="de-DE"/>
                    </w:rPr>
                  </w:rPrChange>
                </w:rPr>
                <w:lastRenderedPageBreak/>
                <w:t xml:space="preserve">      }</w:t>
              </w:r>
            </w:ins>
          </w:p>
          <w:p w14:paraId="0FE85144" w14:textId="77777777" w:rsidR="009F3611" w:rsidRPr="009F3611" w:rsidRDefault="009F3611" w:rsidP="009F3611">
            <w:pPr>
              <w:pStyle w:val="XML1"/>
              <w:rPr>
                <w:ins w:id="25527" w:author="Thomas Dietz" w:date="2012-08-08T17:05:00Z"/>
                <w:rPrChange w:id="25528" w:author="Thomas Dietz" w:date="2012-08-08T17:05:00Z">
                  <w:rPr>
                    <w:ins w:id="25529" w:author="Thomas Dietz" w:date="2012-08-08T17:05:00Z"/>
                    <w:lang w:val="de-DE"/>
                  </w:rPr>
                </w:rPrChange>
              </w:rPr>
            </w:pPr>
            <w:ins w:id="25530" w:author="Thomas Dietz" w:date="2012-08-08T17:05:00Z">
              <w:r w:rsidRPr="009F3611">
                <w:rPr>
                  <w:rPrChange w:id="25531" w:author="Thomas Dietz" w:date="2012-08-08T17:05:00Z">
                    <w:rPr>
                      <w:lang w:val="de-DE"/>
                    </w:rPr>
                  </w:rPrChange>
                </w:rPr>
                <w:t xml:space="preserve">    }</w:t>
              </w:r>
            </w:ins>
          </w:p>
          <w:p w14:paraId="5E8252FA" w14:textId="77777777" w:rsidR="009F3611" w:rsidRPr="009F3611" w:rsidRDefault="009F3611" w:rsidP="009F3611">
            <w:pPr>
              <w:pStyle w:val="XML1"/>
              <w:rPr>
                <w:ins w:id="25532" w:author="Thomas Dietz" w:date="2012-08-08T17:05:00Z"/>
                <w:rPrChange w:id="25533" w:author="Thomas Dietz" w:date="2012-08-08T17:05:00Z">
                  <w:rPr>
                    <w:ins w:id="25534" w:author="Thomas Dietz" w:date="2012-08-08T17:05:00Z"/>
                    <w:lang w:val="de-DE"/>
                  </w:rPr>
                </w:rPrChange>
              </w:rPr>
            </w:pPr>
            <w:ins w:id="25535" w:author="Thomas Dietz" w:date="2012-08-08T17:05:00Z">
              <w:r w:rsidRPr="009F3611">
                <w:rPr>
                  <w:rPrChange w:id="25536" w:author="Thomas Dietz" w:date="2012-08-08T17:05:00Z">
                    <w:rPr>
                      <w:lang w:val="de-DE"/>
                    </w:rPr>
                  </w:rPrChange>
                </w:rPr>
                <w:t xml:space="preserve">    container resources {</w:t>
              </w:r>
            </w:ins>
          </w:p>
          <w:p w14:paraId="48B62047" w14:textId="77777777" w:rsidR="009F3611" w:rsidRPr="009F3611" w:rsidRDefault="009F3611" w:rsidP="009F3611">
            <w:pPr>
              <w:pStyle w:val="XML1"/>
              <w:rPr>
                <w:ins w:id="25537" w:author="Thomas Dietz" w:date="2012-08-08T17:05:00Z"/>
                <w:rPrChange w:id="25538" w:author="Thomas Dietz" w:date="2012-08-08T17:05:00Z">
                  <w:rPr>
                    <w:ins w:id="25539" w:author="Thomas Dietz" w:date="2012-08-08T17:05:00Z"/>
                    <w:lang w:val="de-DE"/>
                  </w:rPr>
                </w:rPrChange>
              </w:rPr>
            </w:pPr>
            <w:ins w:id="25540" w:author="Thomas Dietz" w:date="2012-08-08T17:05:00Z">
              <w:r w:rsidRPr="009F3611">
                <w:rPr>
                  <w:rPrChange w:id="25541" w:author="Thomas Dietz" w:date="2012-08-08T17:05:00Z">
                    <w:rPr>
                      <w:lang w:val="de-DE"/>
                    </w:rPr>
                  </w:rPrChange>
                </w:rPr>
                <w:t xml:space="preserve">      description "The list of identifiers of all resources of the</w:t>
              </w:r>
            </w:ins>
          </w:p>
          <w:p w14:paraId="0E012D5F" w14:textId="77777777" w:rsidR="009F3611" w:rsidRPr="009F3611" w:rsidRDefault="009F3611" w:rsidP="009F3611">
            <w:pPr>
              <w:pStyle w:val="XML1"/>
              <w:rPr>
                <w:ins w:id="25542" w:author="Thomas Dietz" w:date="2012-08-08T17:05:00Z"/>
                <w:rPrChange w:id="25543" w:author="Thomas Dietz" w:date="2012-08-08T17:05:00Z">
                  <w:rPr>
                    <w:ins w:id="25544" w:author="Thomas Dietz" w:date="2012-08-08T17:05:00Z"/>
                    <w:lang w:val="de-DE"/>
                  </w:rPr>
                </w:rPrChange>
              </w:rPr>
            </w:pPr>
            <w:ins w:id="25545" w:author="Thomas Dietz" w:date="2012-08-08T17:05:00Z">
              <w:r w:rsidRPr="009F3611">
                <w:rPr>
                  <w:rPrChange w:id="25546" w:author="Thomas Dietz" w:date="2012-08-08T17:05:00Z">
                    <w:rPr>
                      <w:lang w:val="de-DE"/>
                    </w:rPr>
                  </w:rPrChange>
                </w:rPr>
                <w:t xml:space="preserve">        OpenFlow Capable Switch that the OpenFlow Logical Switch</w:t>
              </w:r>
            </w:ins>
          </w:p>
          <w:p w14:paraId="5E36465D" w14:textId="77777777" w:rsidR="009F3611" w:rsidRPr="009F3611" w:rsidRDefault="009F3611" w:rsidP="009F3611">
            <w:pPr>
              <w:pStyle w:val="XML1"/>
              <w:rPr>
                <w:ins w:id="25547" w:author="Thomas Dietz" w:date="2012-08-08T17:05:00Z"/>
                <w:rPrChange w:id="25548" w:author="Thomas Dietz" w:date="2012-08-08T17:05:00Z">
                  <w:rPr>
                    <w:ins w:id="25549" w:author="Thomas Dietz" w:date="2012-08-08T17:05:00Z"/>
                    <w:lang w:val="de-DE"/>
                  </w:rPr>
                </w:rPrChange>
              </w:rPr>
            </w:pPr>
            <w:ins w:id="25550" w:author="Thomas Dietz" w:date="2012-08-08T17:05:00Z">
              <w:r w:rsidRPr="009F3611">
                <w:rPr>
                  <w:rPrChange w:id="25551" w:author="Thomas Dietz" w:date="2012-08-08T17:05:00Z">
                    <w:rPr>
                      <w:lang w:val="de-DE"/>
                    </w:rPr>
                  </w:rPrChange>
                </w:rPr>
                <w:t xml:space="preserve">        has exclusive or non-exclusive access to.  A resource is </w:t>
              </w:r>
            </w:ins>
          </w:p>
          <w:p w14:paraId="6336481B" w14:textId="77777777" w:rsidR="009F3611" w:rsidRPr="009F3611" w:rsidRDefault="009F3611" w:rsidP="009F3611">
            <w:pPr>
              <w:pStyle w:val="XML1"/>
              <w:rPr>
                <w:ins w:id="25552" w:author="Thomas Dietz" w:date="2012-08-08T17:05:00Z"/>
                <w:rPrChange w:id="25553" w:author="Thomas Dietz" w:date="2012-08-08T17:05:00Z">
                  <w:rPr>
                    <w:ins w:id="25554" w:author="Thomas Dietz" w:date="2012-08-08T17:05:00Z"/>
                    <w:lang w:val="de-DE"/>
                  </w:rPr>
                </w:rPrChange>
              </w:rPr>
            </w:pPr>
            <w:ins w:id="25555" w:author="Thomas Dietz" w:date="2012-08-08T17:05:00Z">
              <w:r w:rsidRPr="009F3611">
                <w:rPr>
                  <w:rPrChange w:id="25556" w:author="Thomas Dietz" w:date="2012-08-08T17:05:00Z">
                    <w:rPr>
                      <w:lang w:val="de-DE"/>
                    </w:rPr>
                  </w:rPrChange>
                </w:rPr>
                <w:t xml:space="preserve">        identified by the value of its resource-identifier element.</w:t>
              </w:r>
            </w:ins>
          </w:p>
          <w:p w14:paraId="34792A59" w14:textId="77777777" w:rsidR="009F3611" w:rsidRPr="009F3611" w:rsidRDefault="009F3611" w:rsidP="009F3611">
            <w:pPr>
              <w:pStyle w:val="XML1"/>
              <w:rPr>
                <w:ins w:id="25557" w:author="Thomas Dietz" w:date="2012-08-08T17:05:00Z"/>
                <w:rPrChange w:id="25558" w:author="Thomas Dietz" w:date="2012-08-08T17:05:00Z">
                  <w:rPr>
                    <w:ins w:id="25559" w:author="Thomas Dietz" w:date="2012-08-08T17:05:00Z"/>
                    <w:lang w:val="de-DE"/>
                  </w:rPr>
                </w:rPrChange>
              </w:rPr>
            </w:pPr>
            <w:ins w:id="25560" w:author="Thomas Dietz" w:date="2012-08-08T17:05:00Z">
              <w:r w:rsidRPr="009F3611">
                <w:rPr>
                  <w:rPrChange w:id="25561" w:author="Thomas Dietz" w:date="2012-08-08T17:05:00Z">
                    <w:rPr>
                      <w:lang w:val="de-DE"/>
                    </w:rPr>
                  </w:rPrChange>
                </w:rPr>
                <w:t xml:space="preserve">        For each resource identifier value in this list, there MUST</w:t>
              </w:r>
            </w:ins>
          </w:p>
          <w:p w14:paraId="275A5972" w14:textId="77777777" w:rsidR="009F3611" w:rsidRPr="009F3611" w:rsidRDefault="009F3611" w:rsidP="009F3611">
            <w:pPr>
              <w:pStyle w:val="XML1"/>
              <w:rPr>
                <w:ins w:id="25562" w:author="Thomas Dietz" w:date="2012-08-08T17:05:00Z"/>
                <w:rPrChange w:id="25563" w:author="Thomas Dietz" w:date="2012-08-08T17:05:00Z">
                  <w:rPr>
                    <w:ins w:id="25564" w:author="Thomas Dietz" w:date="2012-08-08T17:05:00Z"/>
                    <w:lang w:val="de-DE"/>
                  </w:rPr>
                </w:rPrChange>
              </w:rPr>
            </w:pPr>
            <w:ins w:id="25565" w:author="Thomas Dietz" w:date="2012-08-08T17:05:00Z">
              <w:r w:rsidRPr="009F3611">
                <w:rPr>
                  <w:rPrChange w:id="25566" w:author="Thomas Dietz" w:date="2012-08-08T17:05:00Z">
                    <w:rPr>
                      <w:lang w:val="de-DE"/>
                    </w:rPr>
                  </w:rPrChange>
                </w:rPr>
                <w:t xml:space="preserve">        be an element with a matching resource identifier value in </w:t>
              </w:r>
            </w:ins>
          </w:p>
          <w:p w14:paraId="50263E55" w14:textId="77777777" w:rsidR="009F3611" w:rsidRPr="009F3611" w:rsidRDefault="009F3611" w:rsidP="009F3611">
            <w:pPr>
              <w:pStyle w:val="XML1"/>
              <w:rPr>
                <w:ins w:id="25567" w:author="Thomas Dietz" w:date="2012-08-08T17:05:00Z"/>
                <w:rPrChange w:id="25568" w:author="Thomas Dietz" w:date="2012-08-08T17:05:00Z">
                  <w:rPr>
                    <w:ins w:id="25569" w:author="Thomas Dietz" w:date="2012-08-08T17:05:00Z"/>
                    <w:lang w:val="de-DE"/>
                  </w:rPr>
                </w:rPrChange>
              </w:rPr>
            </w:pPr>
            <w:ins w:id="25570" w:author="Thomas Dietz" w:date="2012-08-08T17:05:00Z">
              <w:r w:rsidRPr="009F3611">
                <w:rPr>
                  <w:rPrChange w:id="25571" w:author="Thomas Dietz" w:date="2012-08-08T17:05:00Z">
                    <w:rPr>
                      <w:lang w:val="de-DE"/>
                    </w:rPr>
                  </w:rPrChange>
                </w:rPr>
                <w:t xml:space="preserve">        the resources list of the OpenFlow Capable Switch.</w:t>
              </w:r>
            </w:ins>
          </w:p>
          <w:p w14:paraId="66322D80" w14:textId="77777777" w:rsidR="009F3611" w:rsidRPr="009F3611" w:rsidRDefault="009F3611" w:rsidP="009F3611">
            <w:pPr>
              <w:pStyle w:val="XML1"/>
              <w:rPr>
                <w:ins w:id="25572" w:author="Thomas Dietz" w:date="2012-08-08T17:05:00Z"/>
                <w:rPrChange w:id="25573" w:author="Thomas Dietz" w:date="2012-08-08T17:05:00Z">
                  <w:rPr>
                    <w:ins w:id="25574" w:author="Thomas Dietz" w:date="2012-08-08T17:05:00Z"/>
                    <w:lang w:val="de-DE"/>
                  </w:rPr>
                </w:rPrChange>
              </w:rPr>
            </w:pPr>
            <w:ins w:id="25575" w:author="Thomas Dietz" w:date="2012-08-08T17:05:00Z">
              <w:r w:rsidRPr="009F3611">
                <w:rPr>
                  <w:rPrChange w:id="25576" w:author="Thomas Dietz" w:date="2012-08-08T17:05:00Z">
                    <w:rPr>
                      <w:lang w:val="de-DE"/>
                    </w:rPr>
                  </w:rPrChange>
                </w:rPr>
                <w:t xml:space="preserve">      </w:t>
              </w:r>
            </w:ins>
          </w:p>
          <w:p w14:paraId="2E08738C" w14:textId="77777777" w:rsidR="009F3611" w:rsidRPr="009F3611" w:rsidRDefault="009F3611" w:rsidP="009F3611">
            <w:pPr>
              <w:pStyle w:val="XML1"/>
              <w:rPr>
                <w:ins w:id="25577" w:author="Thomas Dietz" w:date="2012-08-08T17:05:00Z"/>
                <w:rPrChange w:id="25578" w:author="Thomas Dietz" w:date="2012-08-08T17:05:00Z">
                  <w:rPr>
                    <w:ins w:id="25579" w:author="Thomas Dietz" w:date="2012-08-08T17:05:00Z"/>
                    <w:lang w:val="de-DE"/>
                  </w:rPr>
                </w:rPrChange>
              </w:rPr>
            </w:pPr>
            <w:ins w:id="25580" w:author="Thomas Dietz" w:date="2012-08-08T17:05:00Z">
              <w:r w:rsidRPr="009F3611">
                <w:rPr>
                  <w:rPrChange w:id="25581" w:author="Thomas Dietz" w:date="2012-08-08T17:05:00Z">
                    <w:rPr>
                      <w:lang w:val="de-DE"/>
                    </w:rPr>
                  </w:rPrChange>
                </w:rPr>
                <w:t xml:space="preserve">        Identifiers of this list are contained in elements</w:t>
              </w:r>
            </w:ins>
          </w:p>
          <w:p w14:paraId="154598DB" w14:textId="77777777" w:rsidR="009F3611" w:rsidRPr="009F3611" w:rsidRDefault="009F3611" w:rsidP="009F3611">
            <w:pPr>
              <w:pStyle w:val="XML1"/>
              <w:rPr>
                <w:ins w:id="25582" w:author="Thomas Dietz" w:date="2012-08-08T17:05:00Z"/>
                <w:rPrChange w:id="25583" w:author="Thomas Dietz" w:date="2012-08-08T17:05:00Z">
                  <w:rPr>
                    <w:ins w:id="25584" w:author="Thomas Dietz" w:date="2012-08-08T17:05:00Z"/>
                    <w:lang w:val="de-DE"/>
                  </w:rPr>
                </w:rPrChange>
              </w:rPr>
            </w:pPr>
            <w:ins w:id="25585" w:author="Thomas Dietz" w:date="2012-08-08T17:05:00Z">
              <w:r w:rsidRPr="009F3611">
                <w:rPr>
                  <w:rPrChange w:id="25586" w:author="Thomas Dietz" w:date="2012-08-08T17:05:00Z">
                    <w:rPr>
                      <w:lang w:val="de-DE"/>
                    </w:rPr>
                  </w:rPrChange>
                </w:rPr>
                <w:t xml:space="preserve">        indicating the type of resource: 'port', 'queue',</w:t>
              </w:r>
            </w:ins>
          </w:p>
          <w:p w14:paraId="2A05B89D" w14:textId="77777777" w:rsidR="009F3611" w:rsidRPr="009F3611" w:rsidRDefault="009F3611" w:rsidP="009F3611">
            <w:pPr>
              <w:pStyle w:val="XML1"/>
              <w:rPr>
                <w:ins w:id="25587" w:author="Thomas Dietz" w:date="2012-08-08T17:05:00Z"/>
                <w:rPrChange w:id="25588" w:author="Thomas Dietz" w:date="2012-08-08T17:05:00Z">
                  <w:rPr>
                    <w:ins w:id="25589" w:author="Thomas Dietz" w:date="2012-08-08T17:05:00Z"/>
                    <w:lang w:val="de-DE"/>
                  </w:rPr>
                </w:rPrChange>
              </w:rPr>
            </w:pPr>
            <w:ins w:id="25590" w:author="Thomas Dietz" w:date="2012-08-08T17:05:00Z">
              <w:r w:rsidRPr="009F3611">
                <w:rPr>
                  <w:rPrChange w:id="25591" w:author="Thomas Dietz" w:date="2012-08-08T17:05:00Z">
                    <w:rPr>
                      <w:lang w:val="de-DE"/>
                    </w:rPr>
                  </w:rPrChange>
                </w:rPr>
                <w:t xml:space="preserve">        'certificate', or 'flow-table'.  Depending on the type,</w:t>
              </w:r>
            </w:ins>
          </w:p>
          <w:p w14:paraId="38883B93" w14:textId="77777777" w:rsidR="009F3611" w:rsidRPr="009F3611" w:rsidRDefault="009F3611" w:rsidP="009F3611">
            <w:pPr>
              <w:pStyle w:val="XML1"/>
              <w:rPr>
                <w:ins w:id="25592" w:author="Thomas Dietz" w:date="2012-08-08T17:05:00Z"/>
                <w:rPrChange w:id="25593" w:author="Thomas Dietz" w:date="2012-08-08T17:05:00Z">
                  <w:rPr>
                    <w:ins w:id="25594" w:author="Thomas Dietz" w:date="2012-08-08T17:05:00Z"/>
                    <w:lang w:val="de-DE"/>
                  </w:rPr>
                </w:rPrChange>
              </w:rPr>
            </w:pPr>
            <w:ins w:id="25595" w:author="Thomas Dietz" w:date="2012-08-08T17:05:00Z">
              <w:r w:rsidRPr="009F3611">
                <w:rPr>
                  <w:rPrChange w:id="25596" w:author="Thomas Dietz" w:date="2012-08-08T17:05:00Z">
                    <w:rPr>
                      <w:lang w:val="de-DE"/>
                    </w:rPr>
                  </w:rPrChange>
                </w:rPr>
                <w:t xml:space="preserve">        different constraints apply.  These are specified in</w:t>
              </w:r>
            </w:ins>
          </w:p>
          <w:p w14:paraId="5D623664" w14:textId="77777777" w:rsidR="009F3611" w:rsidRPr="009F3611" w:rsidRDefault="009F3611" w:rsidP="009F3611">
            <w:pPr>
              <w:pStyle w:val="XML1"/>
              <w:rPr>
                <w:ins w:id="25597" w:author="Thomas Dietz" w:date="2012-08-08T17:05:00Z"/>
                <w:rPrChange w:id="25598" w:author="Thomas Dietz" w:date="2012-08-08T17:05:00Z">
                  <w:rPr>
                    <w:ins w:id="25599" w:author="Thomas Dietz" w:date="2012-08-08T17:05:00Z"/>
                    <w:lang w:val="de-DE"/>
                  </w:rPr>
                </w:rPrChange>
              </w:rPr>
            </w:pPr>
            <w:ins w:id="25600" w:author="Thomas Dietz" w:date="2012-08-08T17:05:00Z">
              <w:r w:rsidRPr="009F3611">
                <w:rPr>
                  <w:rPrChange w:id="25601" w:author="Thomas Dietz" w:date="2012-08-08T17:05:00Z">
                    <w:rPr>
                      <w:lang w:val="de-DE"/>
                    </w:rPr>
                  </w:rPrChange>
                </w:rPr>
                <w:t xml:space="preserve">        separate descriptions per type.</w:t>
              </w:r>
            </w:ins>
          </w:p>
          <w:p w14:paraId="1BCD78D1" w14:textId="77777777" w:rsidR="009F3611" w:rsidRPr="009F3611" w:rsidRDefault="009F3611" w:rsidP="009F3611">
            <w:pPr>
              <w:pStyle w:val="XML1"/>
              <w:rPr>
                <w:ins w:id="25602" w:author="Thomas Dietz" w:date="2012-08-08T17:05:00Z"/>
                <w:rPrChange w:id="25603" w:author="Thomas Dietz" w:date="2012-08-08T17:05:00Z">
                  <w:rPr>
                    <w:ins w:id="25604" w:author="Thomas Dietz" w:date="2012-08-08T17:05:00Z"/>
                    <w:lang w:val="de-DE"/>
                  </w:rPr>
                </w:rPrChange>
              </w:rPr>
            </w:pPr>
          </w:p>
          <w:p w14:paraId="34A09F47" w14:textId="77777777" w:rsidR="009F3611" w:rsidRPr="009F3611" w:rsidRDefault="009F3611" w:rsidP="009F3611">
            <w:pPr>
              <w:pStyle w:val="XML1"/>
              <w:rPr>
                <w:ins w:id="25605" w:author="Thomas Dietz" w:date="2012-08-08T17:05:00Z"/>
                <w:rPrChange w:id="25606" w:author="Thomas Dietz" w:date="2012-08-08T17:05:00Z">
                  <w:rPr>
                    <w:ins w:id="25607" w:author="Thomas Dietz" w:date="2012-08-08T17:05:00Z"/>
                    <w:lang w:val="de-DE"/>
                  </w:rPr>
                </w:rPrChange>
              </w:rPr>
            </w:pPr>
            <w:ins w:id="25608" w:author="Thomas Dietz" w:date="2012-08-08T17:05:00Z">
              <w:r w:rsidRPr="009F3611">
                <w:rPr>
                  <w:rPrChange w:id="25609" w:author="Thomas Dietz" w:date="2012-08-08T17:05:00Z">
                    <w:rPr>
                      <w:lang w:val="de-DE"/>
                    </w:rPr>
                  </w:rPrChange>
                </w:rPr>
                <w:t xml:space="preserve">        At present the elements in this lists are not configurable</w:t>
              </w:r>
            </w:ins>
          </w:p>
          <w:p w14:paraId="110B26DC" w14:textId="77777777" w:rsidR="009F3611" w:rsidRPr="009F3611" w:rsidRDefault="009F3611" w:rsidP="009F3611">
            <w:pPr>
              <w:pStyle w:val="XML1"/>
              <w:rPr>
                <w:ins w:id="25610" w:author="Thomas Dietz" w:date="2012-08-08T17:05:00Z"/>
                <w:rPrChange w:id="25611" w:author="Thomas Dietz" w:date="2012-08-08T17:05:00Z">
                  <w:rPr>
                    <w:ins w:id="25612" w:author="Thomas Dietz" w:date="2012-08-08T17:05:00Z"/>
                    <w:lang w:val="de-DE"/>
                  </w:rPr>
                </w:rPrChange>
              </w:rPr>
            </w:pPr>
            <w:ins w:id="25613" w:author="Thomas Dietz" w:date="2012-08-08T17:05:00Z">
              <w:r w:rsidRPr="009F3611">
                <w:rPr>
                  <w:rPrChange w:id="25614" w:author="Thomas Dietz" w:date="2012-08-08T17:05:00Z">
                    <w:rPr>
                      <w:lang w:val="de-DE"/>
                    </w:rPr>
                  </w:rPrChange>
                </w:rPr>
                <w:t xml:space="preserve">        and can only be retrieved by NETCONF &lt;get&gt; or &lt;get-config&gt;</w:t>
              </w:r>
            </w:ins>
          </w:p>
          <w:p w14:paraId="73DE8502" w14:textId="77777777" w:rsidR="009F3611" w:rsidRPr="009F3611" w:rsidRDefault="009F3611" w:rsidP="009F3611">
            <w:pPr>
              <w:pStyle w:val="XML1"/>
              <w:rPr>
                <w:ins w:id="25615" w:author="Thomas Dietz" w:date="2012-08-08T17:05:00Z"/>
                <w:rPrChange w:id="25616" w:author="Thomas Dietz" w:date="2012-08-08T17:05:00Z">
                  <w:rPr>
                    <w:ins w:id="25617" w:author="Thomas Dietz" w:date="2012-08-08T17:05:00Z"/>
                    <w:lang w:val="de-DE"/>
                  </w:rPr>
                </w:rPrChange>
              </w:rPr>
            </w:pPr>
            <w:ins w:id="25618" w:author="Thomas Dietz" w:date="2012-08-08T17:05:00Z">
              <w:r w:rsidRPr="009F3611">
                <w:rPr>
                  <w:rPrChange w:id="25619" w:author="Thomas Dietz" w:date="2012-08-08T17:05:00Z">
                    <w:rPr>
                      <w:lang w:val="de-DE"/>
                    </w:rPr>
                  </w:rPrChange>
                </w:rPr>
                <w:t xml:space="preserve">        operations. Attemps to modify this element and its children</w:t>
              </w:r>
            </w:ins>
          </w:p>
          <w:p w14:paraId="3AA19BAF" w14:textId="77777777" w:rsidR="009F3611" w:rsidRPr="009F3611" w:rsidRDefault="009F3611" w:rsidP="009F3611">
            <w:pPr>
              <w:pStyle w:val="XML1"/>
              <w:rPr>
                <w:ins w:id="25620" w:author="Thomas Dietz" w:date="2012-08-08T17:05:00Z"/>
                <w:rPrChange w:id="25621" w:author="Thomas Dietz" w:date="2012-08-08T17:05:00Z">
                  <w:rPr>
                    <w:ins w:id="25622" w:author="Thomas Dietz" w:date="2012-08-08T17:05:00Z"/>
                    <w:lang w:val="de-DE"/>
                  </w:rPr>
                </w:rPrChange>
              </w:rPr>
            </w:pPr>
            <w:ins w:id="25623" w:author="Thomas Dietz" w:date="2012-08-08T17:05:00Z">
              <w:r w:rsidRPr="009F3611">
                <w:rPr>
                  <w:rPrChange w:id="25624" w:author="Thomas Dietz" w:date="2012-08-08T17:05:00Z">
                    <w:rPr>
                      <w:lang w:val="de-DE"/>
                    </w:rPr>
                  </w:rPrChange>
                </w:rPr>
                <w:t xml:space="preserve">        with a NETCONF &lt;edit-config&gt; operation MUST result in an </w:t>
              </w:r>
            </w:ins>
          </w:p>
          <w:p w14:paraId="64DE4916" w14:textId="77777777" w:rsidR="009F3611" w:rsidRPr="009F3611" w:rsidRDefault="009F3611" w:rsidP="009F3611">
            <w:pPr>
              <w:pStyle w:val="XML1"/>
              <w:rPr>
                <w:ins w:id="25625" w:author="Thomas Dietz" w:date="2012-08-08T17:05:00Z"/>
                <w:rPrChange w:id="25626" w:author="Thomas Dietz" w:date="2012-08-08T17:05:00Z">
                  <w:rPr>
                    <w:ins w:id="25627" w:author="Thomas Dietz" w:date="2012-08-08T17:05:00Z"/>
                    <w:lang w:val="de-DE"/>
                  </w:rPr>
                </w:rPrChange>
              </w:rPr>
            </w:pPr>
            <w:ins w:id="25628" w:author="Thomas Dietz" w:date="2012-08-08T17:05:00Z">
              <w:r w:rsidRPr="009F3611">
                <w:rPr>
                  <w:rPrChange w:id="25629" w:author="Thomas Dietz" w:date="2012-08-08T17:05:00Z">
                    <w:rPr>
                      <w:lang w:val="de-DE"/>
                    </w:rPr>
                  </w:rPrChange>
                </w:rPr>
                <w:t xml:space="preserve">        'operation-not-supported' error with type 'application'.";</w:t>
              </w:r>
            </w:ins>
          </w:p>
          <w:p w14:paraId="3EA6B9E4" w14:textId="77777777" w:rsidR="009F3611" w:rsidRPr="009F3611" w:rsidRDefault="009F3611" w:rsidP="009F3611">
            <w:pPr>
              <w:pStyle w:val="XML1"/>
              <w:rPr>
                <w:ins w:id="25630" w:author="Thomas Dietz" w:date="2012-08-08T17:05:00Z"/>
                <w:rPrChange w:id="25631" w:author="Thomas Dietz" w:date="2012-08-08T17:05:00Z">
                  <w:rPr>
                    <w:ins w:id="25632" w:author="Thomas Dietz" w:date="2012-08-08T17:05:00Z"/>
                    <w:lang w:val="de-DE"/>
                  </w:rPr>
                </w:rPrChange>
              </w:rPr>
            </w:pPr>
            <w:ins w:id="25633" w:author="Thomas Dietz" w:date="2012-08-08T17:05:00Z">
              <w:r w:rsidRPr="009F3611">
                <w:rPr>
                  <w:rPrChange w:id="25634" w:author="Thomas Dietz" w:date="2012-08-08T17:05:00Z">
                    <w:rPr>
                      <w:lang w:val="de-DE"/>
                    </w:rPr>
                  </w:rPrChange>
                </w:rPr>
                <w:t xml:space="preserve">      leaf-list port {</w:t>
              </w:r>
            </w:ins>
          </w:p>
          <w:p w14:paraId="1D36450F" w14:textId="77777777" w:rsidR="009F3611" w:rsidRPr="009F3611" w:rsidRDefault="009F3611" w:rsidP="009F3611">
            <w:pPr>
              <w:pStyle w:val="XML1"/>
              <w:rPr>
                <w:ins w:id="25635" w:author="Thomas Dietz" w:date="2012-08-08T17:05:00Z"/>
                <w:rPrChange w:id="25636" w:author="Thomas Dietz" w:date="2012-08-08T17:05:00Z">
                  <w:rPr>
                    <w:ins w:id="25637" w:author="Thomas Dietz" w:date="2012-08-08T17:05:00Z"/>
                    <w:lang w:val="de-DE"/>
                  </w:rPr>
                </w:rPrChange>
              </w:rPr>
            </w:pPr>
            <w:ins w:id="25638" w:author="Thomas Dietz" w:date="2012-08-08T17:05:00Z">
              <w:r w:rsidRPr="009F3611">
                <w:rPr>
                  <w:rPrChange w:id="25639" w:author="Thomas Dietz" w:date="2012-08-08T17:05:00Z">
                    <w:rPr>
                      <w:lang w:val="de-DE"/>
                    </w:rPr>
                  </w:rPrChange>
                </w:rPr>
                <w:t xml:space="preserve">        type leafref {</w:t>
              </w:r>
            </w:ins>
          </w:p>
          <w:p w14:paraId="46041323" w14:textId="77777777" w:rsidR="009F3611" w:rsidRPr="009F3611" w:rsidRDefault="009F3611" w:rsidP="009F3611">
            <w:pPr>
              <w:pStyle w:val="XML1"/>
              <w:rPr>
                <w:ins w:id="25640" w:author="Thomas Dietz" w:date="2012-08-08T17:05:00Z"/>
                <w:rPrChange w:id="25641" w:author="Thomas Dietz" w:date="2012-08-08T17:05:00Z">
                  <w:rPr>
                    <w:ins w:id="25642" w:author="Thomas Dietz" w:date="2012-08-08T17:05:00Z"/>
                    <w:lang w:val="de-DE"/>
                  </w:rPr>
                </w:rPrChange>
              </w:rPr>
            </w:pPr>
            <w:ins w:id="25643" w:author="Thomas Dietz" w:date="2012-08-08T17:05:00Z">
              <w:r w:rsidRPr="009F3611">
                <w:rPr>
                  <w:rPrChange w:id="25644" w:author="Thomas Dietz" w:date="2012-08-08T17:05:00Z">
                    <w:rPr>
                      <w:lang w:val="de-DE"/>
                    </w:rPr>
                  </w:rPrChange>
                </w:rPr>
                <w:t xml:space="preserve">          path "/capable-switch/resources/port/resource-id";</w:t>
              </w:r>
            </w:ins>
          </w:p>
          <w:p w14:paraId="255EF285" w14:textId="77777777" w:rsidR="009F3611" w:rsidRPr="009F3611" w:rsidRDefault="009F3611" w:rsidP="009F3611">
            <w:pPr>
              <w:pStyle w:val="XML1"/>
              <w:rPr>
                <w:ins w:id="25645" w:author="Thomas Dietz" w:date="2012-08-08T17:05:00Z"/>
                <w:rPrChange w:id="25646" w:author="Thomas Dietz" w:date="2012-08-08T17:05:00Z">
                  <w:rPr>
                    <w:ins w:id="25647" w:author="Thomas Dietz" w:date="2012-08-08T17:05:00Z"/>
                    <w:lang w:val="de-DE"/>
                  </w:rPr>
                </w:rPrChange>
              </w:rPr>
            </w:pPr>
            <w:ins w:id="25648" w:author="Thomas Dietz" w:date="2012-08-08T17:05:00Z">
              <w:r w:rsidRPr="009F3611">
                <w:rPr>
                  <w:rPrChange w:id="25649" w:author="Thomas Dietz" w:date="2012-08-08T17:05:00Z">
                    <w:rPr>
                      <w:lang w:val="de-DE"/>
                    </w:rPr>
                  </w:rPrChange>
                </w:rPr>
                <w:t xml:space="preserve">        }</w:t>
              </w:r>
            </w:ins>
          </w:p>
          <w:p w14:paraId="468A92C3" w14:textId="77777777" w:rsidR="009F3611" w:rsidRPr="009F3611" w:rsidRDefault="009F3611" w:rsidP="009F3611">
            <w:pPr>
              <w:pStyle w:val="XML1"/>
              <w:rPr>
                <w:ins w:id="25650" w:author="Thomas Dietz" w:date="2012-08-08T17:05:00Z"/>
                <w:rPrChange w:id="25651" w:author="Thomas Dietz" w:date="2012-08-08T17:05:00Z">
                  <w:rPr>
                    <w:ins w:id="25652" w:author="Thomas Dietz" w:date="2012-08-08T17:05:00Z"/>
                    <w:lang w:val="de-DE"/>
                  </w:rPr>
                </w:rPrChange>
              </w:rPr>
            </w:pPr>
            <w:ins w:id="25653" w:author="Thomas Dietz" w:date="2012-08-08T17:05:00Z">
              <w:r w:rsidRPr="009F3611">
                <w:rPr>
                  <w:rPrChange w:id="25654" w:author="Thomas Dietz" w:date="2012-08-08T17:05:00Z">
                    <w:rPr>
                      <w:lang w:val="de-DE"/>
                    </w:rPr>
                  </w:rPrChange>
                </w:rPr>
                <w:t xml:space="preserve">        description "A resource identifier of a port of the </w:t>
              </w:r>
            </w:ins>
          </w:p>
          <w:p w14:paraId="4D2D1064" w14:textId="77777777" w:rsidR="009F3611" w:rsidRPr="009F3611" w:rsidRDefault="009F3611" w:rsidP="009F3611">
            <w:pPr>
              <w:pStyle w:val="XML1"/>
              <w:rPr>
                <w:ins w:id="25655" w:author="Thomas Dietz" w:date="2012-08-08T17:05:00Z"/>
                <w:rPrChange w:id="25656" w:author="Thomas Dietz" w:date="2012-08-08T17:05:00Z">
                  <w:rPr>
                    <w:ins w:id="25657" w:author="Thomas Dietz" w:date="2012-08-08T17:05:00Z"/>
                    <w:lang w:val="de-DE"/>
                  </w:rPr>
                </w:rPrChange>
              </w:rPr>
            </w:pPr>
            <w:ins w:id="25658" w:author="Thomas Dietz" w:date="2012-08-08T17:05:00Z">
              <w:r w:rsidRPr="009F3611">
                <w:rPr>
                  <w:rPrChange w:id="25659" w:author="Thomas Dietz" w:date="2012-08-08T17:05:00Z">
                    <w:rPr>
                      <w:lang w:val="de-DE"/>
                    </w:rPr>
                  </w:rPrChange>
                </w:rPr>
                <w:t xml:space="preserve">          OpenFlow Capable Switch that the OpenFlow Logical Switch</w:t>
              </w:r>
            </w:ins>
          </w:p>
          <w:p w14:paraId="54DAA617" w14:textId="77777777" w:rsidR="009F3611" w:rsidRPr="009F3611" w:rsidRDefault="009F3611" w:rsidP="009F3611">
            <w:pPr>
              <w:pStyle w:val="XML1"/>
              <w:rPr>
                <w:ins w:id="25660" w:author="Thomas Dietz" w:date="2012-08-08T17:05:00Z"/>
                <w:rPrChange w:id="25661" w:author="Thomas Dietz" w:date="2012-08-08T17:05:00Z">
                  <w:rPr>
                    <w:ins w:id="25662" w:author="Thomas Dietz" w:date="2012-08-08T17:05:00Z"/>
                    <w:lang w:val="de-DE"/>
                  </w:rPr>
                </w:rPrChange>
              </w:rPr>
            </w:pPr>
            <w:ins w:id="25663" w:author="Thomas Dietz" w:date="2012-08-08T17:05:00Z">
              <w:r w:rsidRPr="009F3611">
                <w:rPr>
                  <w:rPrChange w:id="25664" w:author="Thomas Dietz" w:date="2012-08-08T17:05:00Z">
                    <w:rPr>
                      <w:lang w:val="de-DE"/>
                    </w:rPr>
                  </w:rPrChange>
                </w:rPr>
                <w:t xml:space="preserve">          has exclusive access to.</w:t>
              </w:r>
            </w:ins>
          </w:p>
          <w:p w14:paraId="6322B16C" w14:textId="77777777" w:rsidR="009F3611" w:rsidRPr="009F3611" w:rsidRDefault="009F3611" w:rsidP="009F3611">
            <w:pPr>
              <w:pStyle w:val="XML1"/>
              <w:rPr>
                <w:ins w:id="25665" w:author="Thomas Dietz" w:date="2012-08-08T17:05:00Z"/>
                <w:rPrChange w:id="25666" w:author="Thomas Dietz" w:date="2012-08-08T17:05:00Z">
                  <w:rPr>
                    <w:ins w:id="25667" w:author="Thomas Dietz" w:date="2012-08-08T17:05:00Z"/>
                    <w:lang w:val="de-DE"/>
                  </w:rPr>
                </w:rPrChange>
              </w:rPr>
            </w:pPr>
          </w:p>
          <w:p w14:paraId="44FD59BF" w14:textId="77777777" w:rsidR="009F3611" w:rsidRPr="009F3611" w:rsidRDefault="009F3611" w:rsidP="009F3611">
            <w:pPr>
              <w:pStyle w:val="XML1"/>
              <w:rPr>
                <w:ins w:id="25668" w:author="Thomas Dietz" w:date="2012-08-08T17:05:00Z"/>
                <w:rPrChange w:id="25669" w:author="Thomas Dietz" w:date="2012-08-08T17:05:00Z">
                  <w:rPr>
                    <w:ins w:id="25670" w:author="Thomas Dietz" w:date="2012-08-08T17:05:00Z"/>
                    <w:lang w:val="de-DE"/>
                  </w:rPr>
                </w:rPrChange>
              </w:rPr>
            </w:pPr>
            <w:ins w:id="25671" w:author="Thomas Dietz" w:date="2012-08-08T17:05:00Z">
              <w:r w:rsidRPr="009F3611">
                <w:rPr>
                  <w:rPrChange w:id="25672" w:author="Thomas Dietz" w:date="2012-08-08T17:05:00Z">
                    <w:rPr>
                      <w:lang w:val="de-DE"/>
                    </w:rPr>
                  </w:rPrChange>
                </w:rPr>
                <w:t xml:space="preserve">          The elements in this list MUST refer to elements at the</w:t>
              </w:r>
            </w:ins>
          </w:p>
          <w:p w14:paraId="4668C23D" w14:textId="77777777" w:rsidR="009F3611" w:rsidRPr="009F3611" w:rsidRDefault="009F3611" w:rsidP="009F3611">
            <w:pPr>
              <w:pStyle w:val="XML1"/>
              <w:rPr>
                <w:ins w:id="25673" w:author="Thomas Dietz" w:date="2012-08-08T17:05:00Z"/>
                <w:rPrChange w:id="25674" w:author="Thomas Dietz" w:date="2012-08-08T17:05:00Z">
                  <w:rPr>
                    <w:ins w:id="25675" w:author="Thomas Dietz" w:date="2012-08-08T17:05:00Z"/>
                    <w:lang w:val="de-DE"/>
                  </w:rPr>
                </w:rPrChange>
              </w:rPr>
            </w:pPr>
            <w:ins w:id="25676" w:author="Thomas Dietz" w:date="2012-08-08T17:05:00Z">
              <w:r w:rsidRPr="009F3611">
                <w:rPr>
                  <w:rPrChange w:id="25677" w:author="Thomas Dietz" w:date="2012-08-08T17:05:00Z">
                    <w:rPr>
                      <w:lang w:val="de-DE"/>
                    </w:rPr>
                  </w:rPrChange>
                </w:rPr>
                <w:t xml:space="preserve">          following path:</w:t>
              </w:r>
            </w:ins>
          </w:p>
          <w:p w14:paraId="3BF06D6F" w14:textId="77777777" w:rsidR="009F3611" w:rsidRPr="009F3611" w:rsidRDefault="009F3611" w:rsidP="009F3611">
            <w:pPr>
              <w:pStyle w:val="XML1"/>
              <w:rPr>
                <w:ins w:id="25678" w:author="Thomas Dietz" w:date="2012-08-08T17:05:00Z"/>
                <w:rPrChange w:id="25679" w:author="Thomas Dietz" w:date="2012-08-08T17:05:00Z">
                  <w:rPr>
                    <w:ins w:id="25680" w:author="Thomas Dietz" w:date="2012-08-08T17:05:00Z"/>
                    <w:lang w:val="de-DE"/>
                  </w:rPr>
                </w:rPrChange>
              </w:rPr>
            </w:pPr>
            <w:ins w:id="25681" w:author="Thomas Dietz" w:date="2012-08-08T17:05:00Z">
              <w:r w:rsidRPr="009F3611">
                <w:rPr>
                  <w:rPrChange w:id="25682" w:author="Thomas Dietz" w:date="2012-08-08T17:05:00Z">
                    <w:rPr>
                      <w:lang w:val="de-DE"/>
                    </w:rPr>
                  </w:rPrChange>
                </w:rPr>
                <w:t xml:space="preserve">            /capable-switch/resources/port/resource-id</w:t>
              </w:r>
            </w:ins>
          </w:p>
          <w:p w14:paraId="11A31BE9" w14:textId="77777777" w:rsidR="009F3611" w:rsidRPr="009F3611" w:rsidRDefault="009F3611" w:rsidP="009F3611">
            <w:pPr>
              <w:pStyle w:val="XML1"/>
              <w:rPr>
                <w:ins w:id="25683" w:author="Thomas Dietz" w:date="2012-08-08T17:05:00Z"/>
                <w:rPrChange w:id="25684" w:author="Thomas Dietz" w:date="2012-08-08T17:05:00Z">
                  <w:rPr>
                    <w:ins w:id="25685" w:author="Thomas Dietz" w:date="2012-08-08T17:05:00Z"/>
                    <w:lang w:val="de-DE"/>
                  </w:rPr>
                </w:rPrChange>
              </w:rPr>
            </w:pPr>
          </w:p>
          <w:p w14:paraId="3972724B" w14:textId="77777777" w:rsidR="009F3611" w:rsidRPr="009F3611" w:rsidRDefault="009F3611" w:rsidP="009F3611">
            <w:pPr>
              <w:pStyle w:val="XML1"/>
              <w:rPr>
                <w:ins w:id="25686" w:author="Thomas Dietz" w:date="2012-08-08T17:05:00Z"/>
                <w:rPrChange w:id="25687" w:author="Thomas Dietz" w:date="2012-08-08T17:05:00Z">
                  <w:rPr>
                    <w:ins w:id="25688" w:author="Thomas Dietz" w:date="2012-08-08T17:05:00Z"/>
                    <w:lang w:val="de-DE"/>
                  </w:rPr>
                </w:rPrChange>
              </w:rPr>
            </w:pPr>
            <w:ins w:id="25689" w:author="Thomas Dietz" w:date="2012-08-08T17:05:00Z">
              <w:r w:rsidRPr="009F3611">
                <w:rPr>
                  <w:rPrChange w:id="25690" w:author="Thomas Dietz" w:date="2012-08-08T17:05:00Z">
                    <w:rPr>
                      <w:lang w:val="de-DE"/>
                    </w:rPr>
                  </w:rPrChange>
                </w:rPr>
                <w:t xml:space="preserve">          Elements in this list MUST be unique. This means each</w:t>
              </w:r>
            </w:ins>
          </w:p>
          <w:p w14:paraId="76976702" w14:textId="77777777" w:rsidR="009F3611" w:rsidRPr="009F3611" w:rsidRDefault="009F3611" w:rsidP="009F3611">
            <w:pPr>
              <w:pStyle w:val="XML1"/>
              <w:rPr>
                <w:ins w:id="25691" w:author="Thomas Dietz" w:date="2012-08-08T17:05:00Z"/>
                <w:rPrChange w:id="25692" w:author="Thomas Dietz" w:date="2012-08-08T17:05:00Z">
                  <w:rPr>
                    <w:ins w:id="25693" w:author="Thomas Dietz" w:date="2012-08-08T17:05:00Z"/>
                    <w:lang w:val="de-DE"/>
                  </w:rPr>
                </w:rPrChange>
              </w:rPr>
            </w:pPr>
            <w:ins w:id="25694" w:author="Thomas Dietz" w:date="2012-08-08T17:05:00Z">
              <w:r w:rsidRPr="009F3611">
                <w:rPr>
                  <w:rPrChange w:id="25695" w:author="Thomas Dietz" w:date="2012-08-08T17:05:00Z">
                    <w:rPr>
                      <w:lang w:val="de-DE"/>
                    </w:rPr>
                  </w:rPrChange>
                </w:rPr>
                <w:t xml:space="preserve">          port element can only be referenced once.";</w:t>
              </w:r>
            </w:ins>
          </w:p>
          <w:p w14:paraId="2957A7AC" w14:textId="77777777" w:rsidR="009F3611" w:rsidRPr="009F3611" w:rsidRDefault="009F3611" w:rsidP="009F3611">
            <w:pPr>
              <w:pStyle w:val="XML1"/>
              <w:rPr>
                <w:ins w:id="25696" w:author="Thomas Dietz" w:date="2012-08-08T17:05:00Z"/>
                <w:rPrChange w:id="25697" w:author="Thomas Dietz" w:date="2012-08-08T17:05:00Z">
                  <w:rPr>
                    <w:ins w:id="25698" w:author="Thomas Dietz" w:date="2012-08-08T17:05:00Z"/>
                    <w:lang w:val="de-DE"/>
                  </w:rPr>
                </w:rPrChange>
              </w:rPr>
            </w:pPr>
            <w:ins w:id="25699" w:author="Thomas Dietz" w:date="2012-08-08T17:05:00Z">
              <w:r w:rsidRPr="009F3611">
                <w:rPr>
                  <w:rPrChange w:id="25700" w:author="Thomas Dietz" w:date="2012-08-08T17:05:00Z">
                    <w:rPr>
                      <w:lang w:val="de-DE"/>
                    </w:rPr>
                  </w:rPrChange>
                </w:rPr>
                <w:t xml:space="preserve">      }</w:t>
              </w:r>
            </w:ins>
          </w:p>
          <w:p w14:paraId="22C83333" w14:textId="77777777" w:rsidR="009F3611" w:rsidRPr="009F3611" w:rsidRDefault="009F3611" w:rsidP="009F3611">
            <w:pPr>
              <w:pStyle w:val="XML1"/>
              <w:rPr>
                <w:ins w:id="25701" w:author="Thomas Dietz" w:date="2012-08-08T17:05:00Z"/>
                <w:rPrChange w:id="25702" w:author="Thomas Dietz" w:date="2012-08-08T17:05:00Z">
                  <w:rPr>
                    <w:ins w:id="25703" w:author="Thomas Dietz" w:date="2012-08-08T17:05:00Z"/>
                    <w:lang w:val="de-DE"/>
                  </w:rPr>
                </w:rPrChange>
              </w:rPr>
            </w:pPr>
            <w:ins w:id="25704" w:author="Thomas Dietz" w:date="2012-08-08T17:05:00Z">
              <w:r w:rsidRPr="009F3611">
                <w:rPr>
                  <w:rPrChange w:id="25705" w:author="Thomas Dietz" w:date="2012-08-08T17:05:00Z">
                    <w:rPr>
                      <w:lang w:val="de-DE"/>
                    </w:rPr>
                  </w:rPrChange>
                </w:rPr>
                <w:t xml:space="preserve">      leaf-list queue {</w:t>
              </w:r>
            </w:ins>
          </w:p>
          <w:p w14:paraId="7560EA77" w14:textId="77777777" w:rsidR="009F3611" w:rsidRPr="009F3611" w:rsidRDefault="009F3611" w:rsidP="009F3611">
            <w:pPr>
              <w:pStyle w:val="XML1"/>
              <w:rPr>
                <w:ins w:id="25706" w:author="Thomas Dietz" w:date="2012-08-08T17:05:00Z"/>
                <w:rPrChange w:id="25707" w:author="Thomas Dietz" w:date="2012-08-08T17:05:00Z">
                  <w:rPr>
                    <w:ins w:id="25708" w:author="Thomas Dietz" w:date="2012-08-08T17:05:00Z"/>
                    <w:lang w:val="de-DE"/>
                  </w:rPr>
                </w:rPrChange>
              </w:rPr>
            </w:pPr>
            <w:ins w:id="25709" w:author="Thomas Dietz" w:date="2012-08-08T17:05:00Z">
              <w:r w:rsidRPr="009F3611">
                <w:rPr>
                  <w:rPrChange w:id="25710" w:author="Thomas Dietz" w:date="2012-08-08T17:05:00Z">
                    <w:rPr>
                      <w:lang w:val="de-DE"/>
                    </w:rPr>
                  </w:rPrChange>
                </w:rPr>
                <w:t xml:space="preserve">        type leafref {</w:t>
              </w:r>
            </w:ins>
          </w:p>
          <w:p w14:paraId="220FC740" w14:textId="77777777" w:rsidR="009F3611" w:rsidRPr="009F3611" w:rsidRDefault="009F3611" w:rsidP="009F3611">
            <w:pPr>
              <w:pStyle w:val="XML1"/>
              <w:rPr>
                <w:ins w:id="25711" w:author="Thomas Dietz" w:date="2012-08-08T17:05:00Z"/>
                <w:rPrChange w:id="25712" w:author="Thomas Dietz" w:date="2012-08-08T17:05:00Z">
                  <w:rPr>
                    <w:ins w:id="25713" w:author="Thomas Dietz" w:date="2012-08-08T17:05:00Z"/>
                    <w:lang w:val="de-DE"/>
                  </w:rPr>
                </w:rPrChange>
              </w:rPr>
            </w:pPr>
            <w:ins w:id="25714" w:author="Thomas Dietz" w:date="2012-08-08T17:05:00Z">
              <w:r w:rsidRPr="009F3611">
                <w:rPr>
                  <w:rPrChange w:id="25715" w:author="Thomas Dietz" w:date="2012-08-08T17:05:00Z">
                    <w:rPr>
                      <w:lang w:val="de-DE"/>
                    </w:rPr>
                  </w:rPrChange>
                </w:rPr>
                <w:t xml:space="preserve">          path "/capable-switch/resources/queue/resource-id";</w:t>
              </w:r>
            </w:ins>
          </w:p>
          <w:p w14:paraId="525BAB01" w14:textId="77777777" w:rsidR="009F3611" w:rsidRPr="009F3611" w:rsidRDefault="009F3611" w:rsidP="009F3611">
            <w:pPr>
              <w:pStyle w:val="XML1"/>
              <w:rPr>
                <w:ins w:id="25716" w:author="Thomas Dietz" w:date="2012-08-08T17:05:00Z"/>
                <w:rPrChange w:id="25717" w:author="Thomas Dietz" w:date="2012-08-08T17:05:00Z">
                  <w:rPr>
                    <w:ins w:id="25718" w:author="Thomas Dietz" w:date="2012-08-08T17:05:00Z"/>
                    <w:lang w:val="de-DE"/>
                  </w:rPr>
                </w:rPrChange>
              </w:rPr>
            </w:pPr>
            <w:ins w:id="25719" w:author="Thomas Dietz" w:date="2012-08-08T17:05:00Z">
              <w:r w:rsidRPr="009F3611">
                <w:rPr>
                  <w:rPrChange w:id="25720" w:author="Thomas Dietz" w:date="2012-08-08T17:05:00Z">
                    <w:rPr>
                      <w:lang w:val="de-DE"/>
                    </w:rPr>
                  </w:rPrChange>
                </w:rPr>
                <w:t xml:space="preserve">        }</w:t>
              </w:r>
            </w:ins>
          </w:p>
          <w:p w14:paraId="21BC2D84" w14:textId="77777777" w:rsidR="009F3611" w:rsidRPr="009F3611" w:rsidRDefault="009F3611" w:rsidP="009F3611">
            <w:pPr>
              <w:pStyle w:val="XML1"/>
              <w:rPr>
                <w:ins w:id="25721" w:author="Thomas Dietz" w:date="2012-08-08T17:05:00Z"/>
                <w:rPrChange w:id="25722" w:author="Thomas Dietz" w:date="2012-08-08T17:05:00Z">
                  <w:rPr>
                    <w:ins w:id="25723" w:author="Thomas Dietz" w:date="2012-08-08T17:05:00Z"/>
                    <w:lang w:val="de-DE"/>
                  </w:rPr>
                </w:rPrChange>
              </w:rPr>
            </w:pPr>
            <w:ins w:id="25724" w:author="Thomas Dietz" w:date="2012-08-08T17:05:00Z">
              <w:r w:rsidRPr="009F3611">
                <w:rPr>
                  <w:rPrChange w:id="25725" w:author="Thomas Dietz" w:date="2012-08-08T17:05:00Z">
                    <w:rPr>
                      <w:lang w:val="de-DE"/>
                    </w:rPr>
                  </w:rPrChange>
                </w:rPr>
                <w:t xml:space="preserve">        description "A resource identifier of a queue of the</w:t>
              </w:r>
            </w:ins>
          </w:p>
          <w:p w14:paraId="4B2AE6DC" w14:textId="77777777" w:rsidR="009F3611" w:rsidRPr="009F3611" w:rsidRDefault="009F3611" w:rsidP="009F3611">
            <w:pPr>
              <w:pStyle w:val="XML1"/>
              <w:rPr>
                <w:ins w:id="25726" w:author="Thomas Dietz" w:date="2012-08-08T17:05:00Z"/>
                <w:rPrChange w:id="25727" w:author="Thomas Dietz" w:date="2012-08-08T17:05:00Z">
                  <w:rPr>
                    <w:ins w:id="25728" w:author="Thomas Dietz" w:date="2012-08-08T17:05:00Z"/>
                    <w:lang w:val="de-DE"/>
                  </w:rPr>
                </w:rPrChange>
              </w:rPr>
            </w:pPr>
            <w:ins w:id="25729" w:author="Thomas Dietz" w:date="2012-08-08T17:05:00Z">
              <w:r w:rsidRPr="009F3611">
                <w:rPr>
                  <w:rPrChange w:id="25730" w:author="Thomas Dietz" w:date="2012-08-08T17:05:00Z">
                    <w:rPr>
                      <w:lang w:val="de-DE"/>
                    </w:rPr>
                  </w:rPrChange>
                </w:rPr>
                <w:t xml:space="preserve">          OpenFlow Capable Switch that the OpenFlow Logical Switch</w:t>
              </w:r>
            </w:ins>
          </w:p>
          <w:p w14:paraId="47E771D2" w14:textId="77777777" w:rsidR="009F3611" w:rsidRPr="009F3611" w:rsidRDefault="009F3611" w:rsidP="009F3611">
            <w:pPr>
              <w:pStyle w:val="XML1"/>
              <w:rPr>
                <w:ins w:id="25731" w:author="Thomas Dietz" w:date="2012-08-08T17:05:00Z"/>
                <w:rPrChange w:id="25732" w:author="Thomas Dietz" w:date="2012-08-08T17:05:00Z">
                  <w:rPr>
                    <w:ins w:id="25733" w:author="Thomas Dietz" w:date="2012-08-08T17:05:00Z"/>
                    <w:lang w:val="de-DE"/>
                  </w:rPr>
                </w:rPrChange>
              </w:rPr>
            </w:pPr>
            <w:ins w:id="25734" w:author="Thomas Dietz" w:date="2012-08-08T17:05:00Z">
              <w:r w:rsidRPr="009F3611">
                <w:rPr>
                  <w:rPrChange w:id="25735" w:author="Thomas Dietz" w:date="2012-08-08T17:05:00Z">
                    <w:rPr>
                      <w:lang w:val="de-DE"/>
                    </w:rPr>
                  </w:rPrChange>
                </w:rPr>
                <w:t xml:space="preserve">          has exclusive access to.</w:t>
              </w:r>
            </w:ins>
          </w:p>
          <w:p w14:paraId="15064E59" w14:textId="77777777" w:rsidR="009F3611" w:rsidRPr="009F3611" w:rsidRDefault="009F3611" w:rsidP="009F3611">
            <w:pPr>
              <w:pStyle w:val="XML1"/>
              <w:rPr>
                <w:ins w:id="25736" w:author="Thomas Dietz" w:date="2012-08-08T17:05:00Z"/>
                <w:rPrChange w:id="25737" w:author="Thomas Dietz" w:date="2012-08-08T17:05:00Z">
                  <w:rPr>
                    <w:ins w:id="25738" w:author="Thomas Dietz" w:date="2012-08-08T17:05:00Z"/>
                    <w:lang w:val="de-DE"/>
                  </w:rPr>
                </w:rPrChange>
              </w:rPr>
            </w:pPr>
          </w:p>
          <w:p w14:paraId="2DF863A1" w14:textId="77777777" w:rsidR="009F3611" w:rsidRPr="009F3611" w:rsidRDefault="009F3611" w:rsidP="009F3611">
            <w:pPr>
              <w:pStyle w:val="XML1"/>
              <w:rPr>
                <w:ins w:id="25739" w:author="Thomas Dietz" w:date="2012-08-08T17:05:00Z"/>
                <w:rPrChange w:id="25740" w:author="Thomas Dietz" w:date="2012-08-08T17:05:00Z">
                  <w:rPr>
                    <w:ins w:id="25741" w:author="Thomas Dietz" w:date="2012-08-08T17:05:00Z"/>
                    <w:lang w:val="de-DE"/>
                  </w:rPr>
                </w:rPrChange>
              </w:rPr>
            </w:pPr>
            <w:ins w:id="25742" w:author="Thomas Dietz" w:date="2012-08-08T17:05:00Z">
              <w:r w:rsidRPr="009F3611">
                <w:rPr>
                  <w:rPrChange w:id="25743" w:author="Thomas Dietz" w:date="2012-08-08T17:05:00Z">
                    <w:rPr>
                      <w:lang w:val="de-DE"/>
                    </w:rPr>
                  </w:rPrChange>
                </w:rPr>
                <w:t xml:space="preserve">          The elements in this list MUST refer to elements at the</w:t>
              </w:r>
            </w:ins>
          </w:p>
          <w:p w14:paraId="2D12F347" w14:textId="77777777" w:rsidR="009F3611" w:rsidRPr="009F3611" w:rsidRDefault="009F3611" w:rsidP="009F3611">
            <w:pPr>
              <w:pStyle w:val="XML1"/>
              <w:rPr>
                <w:ins w:id="25744" w:author="Thomas Dietz" w:date="2012-08-08T17:05:00Z"/>
                <w:rPrChange w:id="25745" w:author="Thomas Dietz" w:date="2012-08-08T17:05:00Z">
                  <w:rPr>
                    <w:ins w:id="25746" w:author="Thomas Dietz" w:date="2012-08-08T17:05:00Z"/>
                    <w:lang w:val="de-DE"/>
                  </w:rPr>
                </w:rPrChange>
              </w:rPr>
            </w:pPr>
            <w:ins w:id="25747" w:author="Thomas Dietz" w:date="2012-08-08T17:05:00Z">
              <w:r w:rsidRPr="009F3611">
                <w:rPr>
                  <w:rPrChange w:id="25748" w:author="Thomas Dietz" w:date="2012-08-08T17:05:00Z">
                    <w:rPr>
                      <w:lang w:val="de-DE"/>
                    </w:rPr>
                  </w:rPrChange>
                </w:rPr>
                <w:t xml:space="preserve">          following path:</w:t>
              </w:r>
            </w:ins>
          </w:p>
          <w:p w14:paraId="4B0BB1D3" w14:textId="77777777" w:rsidR="009F3611" w:rsidRPr="009F3611" w:rsidRDefault="009F3611" w:rsidP="009F3611">
            <w:pPr>
              <w:pStyle w:val="XML1"/>
              <w:rPr>
                <w:ins w:id="25749" w:author="Thomas Dietz" w:date="2012-08-08T17:05:00Z"/>
                <w:rPrChange w:id="25750" w:author="Thomas Dietz" w:date="2012-08-08T17:05:00Z">
                  <w:rPr>
                    <w:ins w:id="25751" w:author="Thomas Dietz" w:date="2012-08-08T17:05:00Z"/>
                    <w:lang w:val="de-DE"/>
                  </w:rPr>
                </w:rPrChange>
              </w:rPr>
            </w:pPr>
            <w:ins w:id="25752" w:author="Thomas Dietz" w:date="2012-08-08T17:05:00Z">
              <w:r w:rsidRPr="009F3611">
                <w:rPr>
                  <w:rPrChange w:id="25753" w:author="Thomas Dietz" w:date="2012-08-08T17:05:00Z">
                    <w:rPr>
                      <w:lang w:val="de-DE"/>
                    </w:rPr>
                  </w:rPrChange>
                </w:rPr>
                <w:t xml:space="preserve">            /capable-switch/resources/queue/resource-id</w:t>
              </w:r>
            </w:ins>
          </w:p>
          <w:p w14:paraId="1AB1CCFD" w14:textId="77777777" w:rsidR="009F3611" w:rsidRPr="009F3611" w:rsidRDefault="009F3611" w:rsidP="009F3611">
            <w:pPr>
              <w:pStyle w:val="XML1"/>
              <w:rPr>
                <w:ins w:id="25754" w:author="Thomas Dietz" w:date="2012-08-08T17:05:00Z"/>
                <w:rPrChange w:id="25755" w:author="Thomas Dietz" w:date="2012-08-08T17:05:00Z">
                  <w:rPr>
                    <w:ins w:id="25756" w:author="Thomas Dietz" w:date="2012-08-08T17:05:00Z"/>
                    <w:lang w:val="de-DE"/>
                  </w:rPr>
                </w:rPrChange>
              </w:rPr>
            </w:pPr>
          </w:p>
          <w:p w14:paraId="3211B784" w14:textId="77777777" w:rsidR="009F3611" w:rsidRPr="009F3611" w:rsidRDefault="009F3611" w:rsidP="009F3611">
            <w:pPr>
              <w:pStyle w:val="XML1"/>
              <w:rPr>
                <w:ins w:id="25757" w:author="Thomas Dietz" w:date="2012-08-08T17:05:00Z"/>
                <w:rPrChange w:id="25758" w:author="Thomas Dietz" w:date="2012-08-08T17:05:00Z">
                  <w:rPr>
                    <w:ins w:id="25759" w:author="Thomas Dietz" w:date="2012-08-08T17:05:00Z"/>
                    <w:lang w:val="de-DE"/>
                  </w:rPr>
                </w:rPrChange>
              </w:rPr>
            </w:pPr>
            <w:ins w:id="25760" w:author="Thomas Dietz" w:date="2012-08-08T17:05:00Z">
              <w:r w:rsidRPr="009F3611">
                <w:rPr>
                  <w:rPrChange w:id="25761" w:author="Thomas Dietz" w:date="2012-08-08T17:05:00Z">
                    <w:rPr>
                      <w:lang w:val="de-DE"/>
                    </w:rPr>
                  </w:rPrChange>
                </w:rPr>
                <w:t xml:space="preserve">          Elements in this list MUST be unique. This means each</w:t>
              </w:r>
            </w:ins>
          </w:p>
          <w:p w14:paraId="6CB9FFDE" w14:textId="77777777" w:rsidR="009F3611" w:rsidRPr="009F3611" w:rsidRDefault="009F3611" w:rsidP="009F3611">
            <w:pPr>
              <w:pStyle w:val="XML1"/>
              <w:rPr>
                <w:ins w:id="25762" w:author="Thomas Dietz" w:date="2012-08-08T17:05:00Z"/>
                <w:rPrChange w:id="25763" w:author="Thomas Dietz" w:date="2012-08-08T17:05:00Z">
                  <w:rPr>
                    <w:ins w:id="25764" w:author="Thomas Dietz" w:date="2012-08-08T17:05:00Z"/>
                    <w:lang w:val="de-DE"/>
                  </w:rPr>
                </w:rPrChange>
              </w:rPr>
            </w:pPr>
            <w:ins w:id="25765" w:author="Thomas Dietz" w:date="2012-08-08T17:05:00Z">
              <w:r w:rsidRPr="009F3611">
                <w:rPr>
                  <w:rPrChange w:id="25766" w:author="Thomas Dietz" w:date="2012-08-08T17:05:00Z">
                    <w:rPr>
                      <w:lang w:val="de-DE"/>
                    </w:rPr>
                  </w:rPrChange>
                </w:rPr>
                <w:t xml:space="preserve">          queue element can only be referenced once.";</w:t>
              </w:r>
            </w:ins>
          </w:p>
          <w:p w14:paraId="3699DB57" w14:textId="77777777" w:rsidR="009F3611" w:rsidRPr="009F3611" w:rsidRDefault="009F3611" w:rsidP="009F3611">
            <w:pPr>
              <w:pStyle w:val="XML1"/>
              <w:rPr>
                <w:ins w:id="25767" w:author="Thomas Dietz" w:date="2012-08-08T17:05:00Z"/>
                <w:rPrChange w:id="25768" w:author="Thomas Dietz" w:date="2012-08-08T17:05:00Z">
                  <w:rPr>
                    <w:ins w:id="25769" w:author="Thomas Dietz" w:date="2012-08-08T17:05:00Z"/>
                    <w:lang w:val="de-DE"/>
                  </w:rPr>
                </w:rPrChange>
              </w:rPr>
            </w:pPr>
            <w:ins w:id="25770" w:author="Thomas Dietz" w:date="2012-08-08T17:05:00Z">
              <w:r w:rsidRPr="009F3611">
                <w:rPr>
                  <w:rPrChange w:id="25771" w:author="Thomas Dietz" w:date="2012-08-08T17:05:00Z">
                    <w:rPr>
                      <w:lang w:val="de-DE"/>
                    </w:rPr>
                  </w:rPrChange>
                </w:rPr>
                <w:t xml:space="preserve">      }</w:t>
              </w:r>
            </w:ins>
          </w:p>
          <w:p w14:paraId="47805D77" w14:textId="77777777" w:rsidR="009F3611" w:rsidRPr="009F3611" w:rsidRDefault="009F3611" w:rsidP="009F3611">
            <w:pPr>
              <w:pStyle w:val="XML1"/>
              <w:rPr>
                <w:ins w:id="25772" w:author="Thomas Dietz" w:date="2012-08-08T17:05:00Z"/>
                <w:rPrChange w:id="25773" w:author="Thomas Dietz" w:date="2012-08-08T17:05:00Z">
                  <w:rPr>
                    <w:ins w:id="25774" w:author="Thomas Dietz" w:date="2012-08-08T17:05:00Z"/>
                    <w:lang w:val="de-DE"/>
                  </w:rPr>
                </w:rPrChange>
              </w:rPr>
            </w:pPr>
            <w:ins w:id="25775" w:author="Thomas Dietz" w:date="2012-08-08T17:05:00Z">
              <w:r w:rsidRPr="009F3611">
                <w:rPr>
                  <w:rPrChange w:id="25776" w:author="Thomas Dietz" w:date="2012-08-08T17:05:00Z">
                    <w:rPr>
                      <w:lang w:val="de-DE"/>
                    </w:rPr>
                  </w:rPrChange>
                </w:rPr>
                <w:t xml:space="preserve">      leaf certificate {</w:t>
              </w:r>
            </w:ins>
          </w:p>
          <w:p w14:paraId="228E754D" w14:textId="77777777" w:rsidR="009F3611" w:rsidRPr="009F3611" w:rsidRDefault="009F3611" w:rsidP="009F3611">
            <w:pPr>
              <w:pStyle w:val="XML1"/>
              <w:rPr>
                <w:ins w:id="25777" w:author="Thomas Dietz" w:date="2012-08-08T17:05:00Z"/>
                <w:rPrChange w:id="25778" w:author="Thomas Dietz" w:date="2012-08-08T17:05:00Z">
                  <w:rPr>
                    <w:ins w:id="25779" w:author="Thomas Dietz" w:date="2012-08-08T17:05:00Z"/>
                    <w:lang w:val="de-DE"/>
                  </w:rPr>
                </w:rPrChange>
              </w:rPr>
            </w:pPr>
            <w:ins w:id="25780" w:author="Thomas Dietz" w:date="2012-08-08T17:05:00Z">
              <w:r w:rsidRPr="009F3611">
                <w:rPr>
                  <w:rPrChange w:id="25781" w:author="Thomas Dietz" w:date="2012-08-08T17:05:00Z">
                    <w:rPr>
                      <w:lang w:val="de-DE"/>
                    </w:rPr>
                  </w:rPrChange>
                </w:rPr>
                <w:t xml:space="preserve">        type leafref {</w:t>
              </w:r>
            </w:ins>
          </w:p>
          <w:p w14:paraId="4E36C0FF" w14:textId="77777777" w:rsidR="009F3611" w:rsidRPr="009F3611" w:rsidRDefault="009F3611" w:rsidP="009F3611">
            <w:pPr>
              <w:pStyle w:val="XML1"/>
              <w:rPr>
                <w:ins w:id="25782" w:author="Thomas Dietz" w:date="2012-08-08T17:05:00Z"/>
                <w:rPrChange w:id="25783" w:author="Thomas Dietz" w:date="2012-08-08T17:05:00Z">
                  <w:rPr>
                    <w:ins w:id="25784" w:author="Thomas Dietz" w:date="2012-08-08T17:05:00Z"/>
                    <w:lang w:val="de-DE"/>
                  </w:rPr>
                </w:rPrChange>
              </w:rPr>
            </w:pPr>
            <w:ins w:id="25785" w:author="Thomas Dietz" w:date="2012-08-08T17:05:00Z">
              <w:r w:rsidRPr="009F3611">
                <w:rPr>
                  <w:rPrChange w:id="25786" w:author="Thomas Dietz" w:date="2012-08-08T17:05:00Z">
                    <w:rPr>
                      <w:lang w:val="de-DE"/>
                    </w:rPr>
                  </w:rPrChange>
                </w:rPr>
                <w:t xml:space="preserve">          path "/capable-switch/resources/owned-certificate/resource-id";</w:t>
              </w:r>
            </w:ins>
          </w:p>
          <w:p w14:paraId="2596CF0E" w14:textId="77777777" w:rsidR="009F3611" w:rsidRPr="009F3611" w:rsidRDefault="009F3611" w:rsidP="009F3611">
            <w:pPr>
              <w:pStyle w:val="XML1"/>
              <w:rPr>
                <w:ins w:id="25787" w:author="Thomas Dietz" w:date="2012-08-08T17:05:00Z"/>
                <w:rPrChange w:id="25788" w:author="Thomas Dietz" w:date="2012-08-08T17:05:00Z">
                  <w:rPr>
                    <w:ins w:id="25789" w:author="Thomas Dietz" w:date="2012-08-08T17:05:00Z"/>
                    <w:lang w:val="de-DE"/>
                  </w:rPr>
                </w:rPrChange>
              </w:rPr>
            </w:pPr>
            <w:ins w:id="25790" w:author="Thomas Dietz" w:date="2012-08-08T17:05:00Z">
              <w:r w:rsidRPr="009F3611">
                <w:rPr>
                  <w:rPrChange w:id="25791" w:author="Thomas Dietz" w:date="2012-08-08T17:05:00Z">
                    <w:rPr>
                      <w:lang w:val="de-DE"/>
                    </w:rPr>
                  </w:rPrChange>
                </w:rPr>
                <w:t xml:space="preserve">        }</w:t>
              </w:r>
            </w:ins>
          </w:p>
          <w:p w14:paraId="25920C74" w14:textId="77777777" w:rsidR="009F3611" w:rsidRPr="009F3611" w:rsidRDefault="009F3611" w:rsidP="009F3611">
            <w:pPr>
              <w:pStyle w:val="XML1"/>
              <w:rPr>
                <w:ins w:id="25792" w:author="Thomas Dietz" w:date="2012-08-08T17:05:00Z"/>
                <w:rPrChange w:id="25793" w:author="Thomas Dietz" w:date="2012-08-08T17:05:00Z">
                  <w:rPr>
                    <w:ins w:id="25794" w:author="Thomas Dietz" w:date="2012-08-08T17:05:00Z"/>
                    <w:lang w:val="de-DE"/>
                  </w:rPr>
                </w:rPrChange>
              </w:rPr>
            </w:pPr>
            <w:ins w:id="25795" w:author="Thomas Dietz" w:date="2012-08-08T17:05:00Z">
              <w:r w:rsidRPr="009F3611">
                <w:rPr>
                  <w:rPrChange w:id="25796" w:author="Thomas Dietz" w:date="2012-08-08T17:05:00Z">
                    <w:rPr>
                      <w:lang w:val="de-DE"/>
                    </w:rPr>
                  </w:rPrChange>
                </w:rPr>
                <w:lastRenderedPageBreak/>
                <w:t xml:space="preserve">        description "The resource identifier of the owned</w:t>
              </w:r>
            </w:ins>
          </w:p>
          <w:p w14:paraId="6EF472BD" w14:textId="77777777" w:rsidR="009F3611" w:rsidRPr="009F3611" w:rsidRDefault="009F3611" w:rsidP="009F3611">
            <w:pPr>
              <w:pStyle w:val="XML1"/>
              <w:rPr>
                <w:ins w:id="25797" w:author="Thomas Dietz" w:date="2012-08-08T17:05:00Z"/>
                <w:rPrChange w:id="25798" w:author="Thomas Dietz" w:date="2012-08-08T17:05:00Z">
                  <w:rPr>
                    <w:ins w:id="25799" w:author="Thomas Dietz" w:date="2012-08-08T17:05:00Z"/>
                    <w:lang w:val="de-DE"/>
                  </w:rPr>
                </w:rPrChange>
              </w:rPr>
            </w:pPr>
            <w:ins w:id="25800" w:author="Thomas Dietz" w:date="2012-08-08T17:05:00Z">
              <w:r w:rsidRPr="009F3611">
                <w:rPr>
                  <w:rPrChange w:id="25801" w:author="Thomas Dietz" w:date="2012-08-08T17:05:00Z">
                    <w:rPr>
                      <w:lang w:val="de-DE"/>
                    </w:rPr>
                  </w:rPrChange>
                </w:rPr>
                <w:t xml:space="preserve">          certificate in the OpenFlow Capable Switch that the</w:t>
              </w:r>
            </w:ins>
          </w:p>
          <w:p w14:paraId="32E2AA22" w14:textId="77777777" w:rsidR="009F3611" w:rsidRPr="009F3611" w:rsidRDefault="009F3611" w:rsidP="009F3611">
            <w:pPr>
              <w:pStyle w:val="XML1"/>
              <w:rPr>
                <w:ins w:id="25802" w:author="Thomas Dietz" w:date="2012-08-08T17:05:00Z"/>
                <w:rPrChange w:id="25803" w:author="Thomas Dietz" w:date="2012-08-08T17:05:00Z">
                  <w:rPr>
                    <w:ins w:id="25804" w:author="Thomas Dietz" w:date="2012-08-08T17:05:00Z"/>
                    <w:lang w:val="de-DE"/>
                  </w:rPr>
                </w:rPrChange>
              </w:rPr>
            </w:pPr>
            <w:ins w:id="25805" w:author="Thomas Dietz" w:date="2012-08-08T17:05:00Z">
              <w:r w:rsidRPr="009F3611">
                <w:rPr>
                  <w:rPrChange w:id="25806" w:author="Thomas Dietz" w:date="2012-08-08T17:05:00Z">
                    <w:rPr>
                      <w:lang w:val="de-DE"/>
                    </w:rPr>
                  </w:rPrChange>
                </w:rPr>
                <w:t xml:space="preserve">          OpenFlow Logical Switch uses to identify itself.  This</w:t>
              </w:r>
            </w:ins>
          </w:p>
          <w:p w14:paraId="3CA59C5D" w14:textId="77777777" w:rsidR="009F3611" w:rsidRPr="009F3611" w:rsidRDefault="009F3611" w:rsidP="009F3611">
            <w:pPr>
              <w:pStyle w:val="XML1"/>
              <w:rPr>
                <w:ins w:id="25807" w:author="Thomas Dietz" w:date="2012-08-08T17:05:00Z"/>
                <w:rPrChange w:id="25808" w:author="Thomas Dietz" w:date="2012-08-08T17:05:00Z">
                  <w:rPr>
                    <w:ins w:id="25809" w:author="Thomas Dietz" w:date="2012-08-08T17:05:00Z"/>
                    <w:lang w:val="de-DE"/>
                  </w:rPr>
                </w:rPrChange>
              </w:rPr>
            </w:pPr>
            <w:ins w:id="25810" w:author="Thomas Dietz" w:date="2012-08-08T17:05:00Z">
              <w:r w:rsidRPr="009F3611">
                <w:rPr>
                  <w:rPrChange w:id="25811" w:author="Thomas Dietz" w:date="2012-08-08T17:05:00Z">
                    <w:rPr>
                      <w:lang w:val="de-DE"/>
                    </w:rPr>
                  </w:rPrChange>
                </w:rPr>
                <w:t xml:space="preserve">          element MUST NOT occur more than once in an OpenFlow</w:t>
              </w:r>
            </w:ins>
          </w:p>
          <w:p w14:paraId="386C7699" w14:textId="77777777" w:rsidR="009F3611" w:rsidRPr="009F3611" w:rsidRDefault="009F3611" w:rsidP="009F3611">
            <w:pPr>
              <w:pStyle w:val="XML1"/>
              <w:rPr>
                <w:ins w:id="25812" w:author="Thomas Dietz" w:date="2012-08-08T17:05:00Z"/>
                <w:rPrChange w:id="25813" w:author="Thomas Dietz" w:date="2012-08-08T17:05:00Z">
                  <w:rPr>
                    <w:ins w:id="25814" w:author="Thomas Dietz" w:date="2012-08-08T17:05:00Z"/>
                    <w:lang w:val="de-DE"/>
                  </w:rPr>
                </w:rPrChange>
              </w:rPr>
            </w:pPr>
            <w:ins w:id="25815" w:author="Thomas Dietz" w:date="2012-08-08T17:05:00Z">
              <w:r w:rsidRPr="009F3611">
                <w:rPr>
                  <w:rPrChange w:id="25816" w:author="Thomas Dietz" w:date="2012-08-08T17:05:00Z">
                    <w:rPr>
                      <w:lang w:val="de-DE"/>
                    </w:rPr>
                  </w:rPrChange>
                </w:rPr>
                <w:t xml:space="preserve">          Logical Switch's resource list.  </w:t>
              </w:r>
            </w:ins>
          </w:p>
          <w:p w14:paraId="340EAB1E" w14:textId="77777777" w:rsidR="009F3611" w:rsidRPr="009F3611" w:rsidRDefault="009F3611" w:rsidP="009F3611">
            <w:pPr>
              <w:pStyle w:val="XML1"/>
              <w:rPr>
                <w:ins w:id="25817" w:author="Thomas Dietz" w:date="2012-08-08T17:05:00Z"/>
                <w:rPrChange w:id="25818" w:author="Thomas Dietz" w:date="2012-08-08T17:05:00Z">
                  <w:rPr>
                    <w:ins w:id="25819" w:author="Thomas Dietz" w:date="2012-08-08T17:05:00Z"/>
                    <w:lang w:val="de-DE"/>
                  </w:rPr>
                </w:rPrChange>
              </w:rPr>
            </w:pPr>
            <w:ins w:id="25820" w:author="Thomas Dietz" w:date="2012-08-08T17:05:00Z">
              <w:r w:rsidRPr="009F3611">
                <w:rPr>
                  <w:rPrChange w:id="25821" w:author="Thomas Dietz" w:date="2012-08-08T17:05:00Z">
                    <w:rPr>
                      <w:lang w:val="de-DE"/>
                    </w:rPr>
                  </w:rPrChange>
                </w:rPr>
                <w:t xml:space="preserve">        </w:t>
              </w:r>
            </w:ins>
          </w:p>
          <w:p w14:paraId="31C76814" w14:textId="77777777" w:rsidR="009F3611" w:rsidRPr="009F3611" w:rsidRDefault="009F3611" w:rsidP="009F3611">
            <w:pPr>
              <w:pStyle w:val="XML1"/>
              <w:rPr>
                <w:ins w:id="25822" w:author="Thomas Dietz" w:date="2012-08-08T17:05:00Z"/>
                <w:rPrChange w:id="25823" w:author="Thomas Dietz" w:date="2012-08-08T17:05:00Z">
                  <w:rPr>
                    <w:ins w:id="25824" w:author="Thomas Dietz" w:date="2012-08-08T17:05:00Z"/>
                    <w:lang w:val="de-DE"/>
                  </w:rPr>
                </w:rPrChange>
              </w:rPr>
            </w:pPr>
            <w:ins w:id="25825" w:author="Thomas Dietz" w:date="2012-08-08T17:05:00Z">
              <w:r w:rsidRPr="009F3611">
                <w:rPr>
                  <w:rPrChange w:id="25826" w:author="Thomas Dietz" w:date="2012-08-08T17:05:00Z">
                    <w:rPr>
                      <w:lang w:val="de-DE"/>
                    </w:rPr>
                  </w:rPrChange>
                </w:rPr>
                <w:t xml:space="preserve">          If no such element is in an OpenFlow Logical Switch's </w:t>
              </w:r>
            </w:ins>
          </w:p>
          <w:p w14:paraId="49F09A5C" w14:textId="77777777" w:rsidR="009F3611" w:rsidRPr="009F3611" w:rsidRDefault="009F3611" w:rsidP="009F3611">
            <w:pPr>
              <w:pStyle w:val="XML1"/>
              <w:rPr>
                <w:ins w:id="25827" w:author="Thomas Dietz" w:date="2012-08-08T17:05:00Z"/>
                <w:rPrChange w:id="25828" w:author="Thomas Dietz" w:date="2012-08-08T17:05:00Z">
                  <w:rPr>
                    <w:ins w:id="25829" w:author="Thomas Dietz" w:date="2012-08-08T17:05:00Z"/>
                    <w:lang w:val="de-DE"/>
                  </w:rPr>
                </w:rPrChange>
              </w:rPr>
            </w:pPr>
            <w:ins w:id="25830" w:author="Thomas Dietz" w:date="2012-08-08T17:05:00Z">
              <w:r w:rsidRPr="009F3611">
                <w:rPr>
                  <w:rPrChange w:id="25831" w:author="Thomas Dietz" w:date="2012-08-08T17:05:00Z">
                    <w:rPr>
                      <w:lang w:val="de-DE"/>
                    </w:rPr>
                  </w:rPrChange>
                </w:rPr>
                <w:t xml:space="preserve">          resource list, then the OpenFlow Logical Switch does not </w:t>
              </w:r>
            </w:ins>
          </w:p>
          <w:p w14:paraId="2E5EA61F" w14:textId="77777777" w:rsidR="009F3611" w:rsidRPr="009F3611" w:rsidRDefault="009F3611" w:rsidP="009F3611">
            <w:pPr>
              <w:pStyle w:val="XML1"/>
              <w:rPr>
                <w:ins w:id="25832" w:author="Thomas Dietz" w:date="2012-08-08T17:05:00Z"/>
                <w:rPrChange w:id="25833" w:author="Thomas Dietz" w:date="2012-08-08T17:05:00Z">
                  <w:rPr>
                    <w:ins w:id="25834" w:author="Thomas Dietz" w:date="2012-08-08T17:05:00Z"/>
                    <w:lang w:val="de-DE"/>
                  </w:rPr>
                </w:rPrChange>
              </w:rPr>
            </w:pPr>
            <w:ins w:id="25835" w:author="Thomas Dietz" w:date="2012-08-08T17:05:00Z">
              <w:r w:rsidRPr="009F3611">
                <w:rPr>
                  <w:rPrChange w:id="25836" w:author="Thomas Dietz" w:date="2012-08-08T17:05:00Z">
                    <w:rPr>
                      <w:lang w:val="de-DE"/>
                    </w:rPr>
                  </w:rPrChange>
                </w:rPr>
                <w:t xml:space="preserve">          authenticate itself towards an OpenFloe Controller with a</w:t>
              </w:r>
            </w:ins>
          </w:p>
          <w:p w14:paraId="0017BFEB" w14:textId="77777777" w:rsidR="009F3611" w:rsidRPr="009F3611" w:rsidRDefault="009F3611" w:rsidP="009F3611">
            <w:pPr>
              <w:pStyle w:val="XML1"/>
              <w:rPr>
                <w:ins w:id="25837" w:author="Thomas Dietz" w:date="2012-08-08T17:05:00Z"/>
                <w:rPrChange w:id="25838" w:author="Thomas Dietz" w:date="2012-08-08T17:05:00Z">
                  <w:rPr>
                    <w:ins w:id="25839" w:author="Thomas Dietz" w:date="2012-08-08T17:05:00Z"/>
                    <w:lang w:val="de-DE"/>
                  </w:rPr>
                </w:rPrChange>
              </w:rPr>
            </w:pPr>
            <w:ins w:id="25840" w:author="Thomas Dietz" w:date="2012-08-08T17:05:00Z">
              <w:r w:rsidRPr="009F3611">
                <w:rPr>
                  <w:rPrChange w:id="25841" w:author="Thomas Dietz" w:date="2012-08-08T17:05:00Z">
                    <w:rPr>
                      <w:lang w:val="de-DE"/>
                    </w:rPr>
                  </w:rPrChange>
                </w:rPr>
                <w:t xml:space="preserve">          certificate.  If this element is present, then the</w:t>
              </w:r>
            </w:ins>
          </w:p>
          <w:p w14:paraId="2A2A46E1" w14:textId="77777777" w:rsidR="009F3611" w:rsidRPr="009F3611" w:rsidRDefault="009F3611" w:rsidP="009F3611">
            <w:pPr>
              <w:pStyle w:val="XML1"/>
              <w:rPr>
                <w:ins w:id="25842" w:author="Thomas Dietz" w:date="2012-08-08T17:05:00Z"/>
                <w:rPrChange w:id="25843" w:author="Thomas Dietz" w:date="2012-08-08T17:05:00Z">
                  <w:rPr>
                    <w:ins w:id="25844" w:author="Thomas Dietz" w:date="2012-08-08T17:05:00Z"/>
                    <w:lang w:val="de-DE"/>
                  </w:rPr>
                </w:rPrChange>
              </w:rPr>
            </w:pPr>
            <w:ins w:id="25845" w:author="Thomas Dietz" w:date="2012-08-08T17:05:00Z">
              <w:r w:rsidRPr="009F3611">
                <w:rPr>
                  <w:rPrChange w:id="25846" w:author="Thomas Dietz" w:date="2012-08-08T17:05:00Z">
                    <w:rPr>
                      <w:lang w:val="de-DE"/>
                    </w:rPr>
                  </w:rPrChange>
                </w:rPr>
                <w:t xml:space="preserve">          OpenFlow Logical Switch MUST provide this certificate for</w:t>
              </w:r>
            </w:ins>
          </w:p>
          <w:p w14:paraId="32EDFB89" w14:textId="77777777" w:rsidR="009F3611" w:rsidRPr="009F3611" w:rsidRDefault="009F3611" w:rsidP="009F3611">
            <w:pPr>
              <w:pStyle w:val="XML1"/>
              <w:rPr>
                <w:ins w:id="25847" w:author="Thomas Dietz" w:date="2012-08-08T17:05:00Z"/>
                <w:rPrChange w:id="25848" w:author="Thomas Dietz" w:date="2012-08-08T17:05:00Z">
                  <w:rPr>
                    <w:ins w:id="25849" w:author="Thomas Dietz" w:date="2012-08-08T17:05:00Z"/>
                    <w:lang w:val="de-DE"/>
                  </w:rPr>
                </w:rPrChange>
              </w:rPr>
            </w:pPr>
            <w:ins w:id="25850" w:author="Thomas Dietz" w:date="2012-08-08T17:05:00Z">
              <w:r w:rsidRPr="009F3611">
                <w:rPr>
                  <w:rPrChange w:id="25851" w:author="Thomas Dietz" w:date="2012-08-08T17:05:00Z">
                    <w:rPr>
                      <w:lang w:val="de-DE"/>
                    </w:rPr>
                  </w:rPrChange>
                </w:rPr>
                <w:t xml:space="preserve">          authentication to an OpenFlow Controller when setting up</w:t>
              </w:r>
            </w:ins>
          </w:p>
          <w:p w14:paraId="6ED7770E" w14:textId="77777777" w:rsidR="009F3611" w:rsidRPr="009F3611" w:rsidRDefault="009F3611" w:rsidP="009F3611">
            <w:pPr>
              <w:pStyle w:val="XML1"/>
              <w:rPr>
                <w:ins w:id="25852" w:author="Thomas Dietz" w:date="2012-08-08T17:05:00Z"/>
                <w:rPrChange w:id="25853" w:author="Thomas Dietz" w:date="2012-08-08T17:05:00Z">
                  <w:rPr>
                    <w:ins w:id="25854" w:author="Thomas Dietz" w:date="2012-08-08T17:05:00Z"/>
                    <w:lang w:val="de-DE"/>
                  </w:rPr>
                </w:rPrChange>
              </w:rPr>
            </w:pPr>
            <w:ins w:id="25855" w:author="Thomas Dietz" w:date="2012-08-08T17:05:00Z">
              <w:r w:rsidRPr="009F3611">
                <w:rPr>
                  <w:rPrChange w:id="25856" w:author="Thomas Dietz" w:date="2012-08-08T17:05:00Z">
                    <w:rPr>
                      <w:lang w:val="de-DE"/>
                    </w:rPr>
                  </w:rPrChange>
                </w:rPr>
                <w:t xml:space="preserve">          a TLS connection.  </w:t>
              </w:r>
            </w:ins>
          </w:p>
          <w:p w14:paraId="5AFF4E71" w14:textId="77777777" w:rsidR="009F3611" w:rsidRPr="009F3611" w:rsidRDefault="009F3611" w:rsidP="009F3611">
            <w:pPr>
              <w:pStyle w:val="XML1"/>
              <w:rPr>
                <w:ins w:id="25857" w:author="Thomas Dietz" w:date="2012-08-08T17:05:00Z"/>
                <w:rPrChange w:id="25858" w:author="Thomas Dietz" w:date="2012-08-08T17:05:00Z">
                  <w:rPr>
                    <w:ins w:id="25859" w:author="Thomas Dietz" w:date="2012-08-08T17:05:00Z"/>
                    <w:lang w:val="de-DE"/>
                  </w:rPr>
                </w:rPrChange>
              </w:rPr>
            </w:pPr>
            <w:ins w:id="25860" w:author="Thomas Dietz" w:date="2012-08-08T17:05:00Z">
              <w:r w:rsidRPr="009F3611">
                <w:rPr>
                  <w:rPrChange w:id="25861" w:author="Thomas Dietz" w:date="2012-08-08T17:05:00Z">
                    <w:rPr>
                      <w:lang w:val="de-DE"/>
                    </w:rPr>
                  </w:rPrChange>
                </w:rPr>
                <w:t xml:space="preserve">        </w:t>
              </w:r>
            </w:ins>
          </w:p>
          <w:p w14:paraId="0F7136B8" w14:textId="77777777" w:rsidR="009F3611" w:rsidRPr="009F3611" w:rsidRDefault="009F3611" w:rsidP="009F3611">
            <w:pPr>
              <w:pStyle w:val="XML1"/>
              <w:rPr>
                <w:ins w:id="25862" w:author="Thomas Dietz" w:date="2012-08-08T17:05:00Z"/>
                <w:rPrChange w:id="25863" w:author="Thomas Dietz" w:date="2012-08-08T17:05:00Z">
                  <w:rPr>
                    <w:ins w:id="25864" w:author="Thomas Dietz" w:date="2012-08-08T17:05:00Z"/>
                    <w:lang w:val="de-DE"/>
                  </w:rPr>
                </w:rPrChange>
              </w:rPr>
            </w:pPr>
            <w:ins w:id="25865" w:author="Thomas Dietz" w:date="2012-08-08T17:05:00Z">
              <w:r w:rsidRPr="009F3611">
                <w:rPr>
                  <w:rPrChange w:id="25866" w:author="Thomas Dietz" w:date="2012-08-08T17:05:00Z">
                    <w:rPr>
                      <w:lang w:val="de-DE"/>
                    </w:rPr>
                  </w:rPrChange>
                </w:rPr>
                <w:t xml:space="preserve">          For TCP connections this element is irrelevant.</w:t>
              </w:r>
            </w:ins>
          </w:p>
          <w:p w14:paraId="054CF961" w14:textId="77777777" w:rsidR="009F3611" w:rsidRPr="009F3611" w:rsidRDefault="009F3611" w:rsidP="009F3611">
            <w:pPr>
              <w:pStyle w:val="XML1"/>
              <w:rPr>
                <w:ins w:id="25867" w:author="Thomas Dietz" w:date="2012-08-08T17:05:00Z"/>
                <w:rPrChange w:id="25868" w:author="Thomas Dietz" w:date="2012-08-08T17:05:00Z">
                  <w:rPr>
                    <w:ins w:id="25869" w:author="Thomas Dietz" w:date="2012-08-08T17:05:00Z"/>
                    <w:lang w:val="de-DE"/>
                  </w:rPr>
                </w:rPrChange>
              </w:rPr>
            </w:pPr>
          </w:p>
          <w:p w14:paraId="7507AB1E" w14:textId="77777777" w:rsidR="009F3611" w:rsidRPr="009F3611" w:rsidRDefault="009F3611" w:rsidP="009F3611">
            <w:pPr>
              <w:pStyle w:val="XML1"/>
              <w:rPr>
                <w:ins w:id="25870" w:author="Thomas Dietz" w:date="2012-08-08T17:05:00Z"/>
                <w:rPrChange w:id="25871" w:author="Thomas Dietz" w:date="2012-08-08T17:05:00Z">
                  <w:rPr>
                    <w:ins w:id="25872" w:author="Thomas Dietz" w:date="2012-08-08T17:05:00Z"/>
                    <w:lang w:val="de-DE"/>
                  </w:rPr>
                </w:rPrChange>
              </w:rPr>
            </w:pPr>
            <w:ins w:id="25873" w:author="Thomas Dietz" w:date="2012-08-08T17:05:00Z">
              <w:r w:rsidRPr="009F3611">
                <w:rPr>
                  <w:rPrChange w:id="25874" w:author="Thomas Dietz" w:date="2012-08-08T17:05:00Z">
                    <w:rPr>
                      <w:lang w:val="de-DE"/>
                    </w:rPr>
                  </w:rPrChange>
                </w:rPr>
                <w:t xml:space="preserve">          The element MUST refer to an element at the following</w:t>
              </w:r>
            </w:ins>
          </w:p>
          <w:p w14:paraId="423C9688" w14:textId="77777777" w:rsidR="009F3611" w:rsidRPr="009F3611" w:rsidRDefault="009F3611" w:rsidP="009F3611">
            <w:pPr>
              <w:pStyle w:val="XML1"/>
              <w:rPr>
                <w:ins w:id="25875" w:author="Thomas Dietz" w:date="2012-08-08T17:05:00Z"/>
                <w:rPrChange w:id="25876" w:author="Thomas Dietz" w:date="2012-08-08T17:05:00Z">
                  <w:rPr>
                    <w:ins w:id="25877" w:author="Thomas Dietz" w:date="2012-08-08T17:05:00Z"/>
                    <w:lang w:val="de-DE"/>
                  </w:rPr>
                </w:rPrChange>
              </w:rPr>
            </w:pPr>
            <w:ins w:id="25878" w:author="Thomas Dietz" w:date="2012-08-08T17:05:00Z">
              <w:r w:rsidRPr="009F3611">
                <w:rPr>
                  <w:rPrChange w:id="25879" w:author="Thomas Dietz" w:date="2012-08-08T17:05:00Z">
                    <w:rPr>
                      <w:lang w:val="de-DE"/>
                    </w:rPr>
                  </w:rPrChange>
                </w:rPr>
                <w:t xml:space="preserve">          path:</w:t>
              </w:r>
            </w:ins>
          </w:p>
          <w:p w14:paraId="2967CA2E" w14:textId="77777777" w:rsidR="009F3611" w:rsidRPr="009F3611" w:rsidRDefault="009F3611" w:rsidP="009F3611">
            <w:pPr>
              <w:pStyle w:val="XML1"/>
              <w:rPr>
                <w:ins w:id="25880" w:author="Thomas Dietz" w:date="2012-08-08T17:05:00Z"/>
                <w:rPrChange w:id="25881" w:author="Thomas Dietz" w:date="2012-08-08T17:05:00Z">
                  <w:rPr>
                    <w:ins w:id="25882" w:author="Thomas Dietz" w:date="2012-08-08T17:05:00Z"/>
                    <w:lang w:val="de-DE"/>
                  </w:rPr>
                </w:rPrChange>
              </w:rPr>
            </w:pPr>
            <w:ins w:id="25883" w:author="Thomas Dietz" w:date="2012-08-08T17:05:00Z">
              <w:r w:rsidRPr="009F3611">
                <w:rPr>
                  <w:rPrChange w:id="25884" w:author="Thomas Dietz" w:date="2012-08-08T17:05:00Z">
                    <w:rPr>
                      <w:lang w:val="de-DE"/>
                    </w:rPr>
                  </w:rPrChange>
                </w:rPr>
                <w:t xml:space="preserve">            /capable-switch/resources/owned-certificate/resource-id</w:t>
              </w:r>
            </w:ins>
          </w:p>
          <w:p w14:paraId="0DC41A56" w14:textId="77777777" w:rsidR="009F3611" w:rsidRPr="009F3611" w:rsidRDefault="009F3611" w:rsidP="009F3611">
            <w:pPr>
              <w:pStyle w:val="XML1"/>
              <w:rPr>
                <w:ins w:id="25885" w:author="Thomas Dietz" w:date="2012-08-08T17:05:00Z"/>
                <w:rPrChange w:id="25886" w:author="Thomas Dietz" w:date="2012-08-08T17:05:00Z">
                  <w:rPr>
                    <w:ins w:id="25887" w:author="Thomas Dietz" w:date="2012-08-08T17:05:00Z"/>
                    <w:lang w:val="de-DE"/>
                  </w:rPr>
                </w:rPrChange>
              </w:rPr>
            </w:pPr>
            <w:ins w:id="25888" w:author="Thomas Dietz" w:date="2012-08-08T17:05:00Z">
              <w:r w:rsidRPr="009F3611">
                <w:rPr>
                  <w:rPrChange w:id="25889" w:author="Thomas Dietz" w:date="2012-08-08T17:05:00Z">
                    <w:rPr>
                      <w:lang w:val="de-DE"/>
                    </w:rPr>
                  </w:rPrChange>
                </w:rPr>
                <w:t xml:space="preserve">          ";</w:t>
              </w:r>
            </w:ins>
          </w:p>
          <w:p w14:paraId="3732FDA1" w14:textId="77777777" w:rsidR="009F3611" w:rsidRPr="009F3611" w:rsidRDefault="009F3611" w:rsidP="009F3611">
            <w:pPr>
              <w:pStyle w:val="XML1"/>
              <w:rPr>
                <w:ins w:id="25890" w:author="Thomas Dietz" w:date="2012-08-08T17:05:00Z"/>
                <w:rPrChange w:id="25891" w:author="Thomas Dietz" w:date="2012-08-08T17:05:00Z">
                  <w:rPr>
                    <w:ins w:id="25892" w:author="Thomas Dietz" w:date="2012-08-08T17:05:00Z"/>
                    <w:lang w:val="de-DE"/>
                  </w:rPr>
                </w:rPrChange>
              </w:rPr>
            </w:pPr>
            <w:ins w:id="25893" w:author="Thomas Dietz" w:date="2012-08-08T17:05:00Z">
              <w:r w:rsidRPr="009F3611">
                <w:rPr>
                  <w:rPrChange w:id="25894" w:author="Thomas Dietz" w:date="2012-08-08T17:05:00Z">
                    <w:rPr>
                      <w:lang w:val="de-DE"/>
                    </w:rPr>
                  </w:rPrChange>
                </w:rPr>
                <w:t xml:space="preserve">      }</w:t>
              </w:r>
            </w:ins>
          </w:p>
          <w:p w14:paraId="3A38DFA8" w14:textId="77777777" w:rsidR="009F3611" w:rsidRPr="009F3611" w:rsidRDefault="009F3611" w:rsidP="009F3611">
            <w:pPr>
              <w:pStyle w:val="XML1"/>
              <w:rPr>
                <w:ins w:id="25895" w:author="Thomas Dietz" w:date="2012-08-08T17:05:00Z"/>
                <w:rPrChange w:id="25896" w:author="Thomas Dietz" w:date="2012-08-08T17:05:00Z">
                  <w:rPr>
                    <w:ins w:id="25897" w:author="Thomas Dietz" w:date="2012-08-08T17:05:00Z"/>
                    <w:lang w:val="de-DE"/>
                  </w:rPr>
                </w:rPrChange>
              </w:rPr>
            </w:pPr>
            <w:ins w:id="25898" w:author="Thomas Dietz" w:date="2012-08-08T17:05:00Z">
              <w:r w:rsidRPr="009F3611">
                <w:rPr>
                  <w:rPrChange w:id="25899" w:author="Thomas Dietz" w:date="2012-08-08T17:05:00Z">
                    <w:rPr>
                      <w:lang w:val="de-DE"/>
                    </w:rPr>
                  </w:rPrChange>
                </w:rPr>
                <w:t xml:space="preserve">      leaf-list flow-table {</w:t>
              </w:r>
            </w:ins>
          </w:p>
          <w:p w14:paraId="32E90587" w14:textId="77777777" w:rsidR="009F3611" w:rsidRPr="009F3611" w:rsidRDefault="009F3611" w:rsidP="009F3611">
            <w:pPr>
              <w:pStyle w:val="XML1"/>
              <w:rPr>
                <w:ins w:id="25900" w:author="Thomas Dietz" w:date="2012-08-08T17:05:00Z"/>
                <w:rPrChange w:id="25901" w:author="Thomas Dietz" w:date="2012-08-08T17:05:00Z">
                  <w:rPr>
                    <w:ins w:id="25902" w:author="Thomas Dietz" w:date="2012-08-08T17:05:00Z"/>
                    <w:lang w:val="de-DE"/>
                  </w:rPr>
                </w:rPrChange>
              </w:rPr>
            </w:pPr>
            <w:ins w:id="25903" w:author="Thomas Dietz" w:date="2012-08-08T17:05:00Z">
              <w:r w:rsidRPr="009F3611">
                <w:rPr>
                  <w:rPrChange w:id="25904" w:author="Thomas Dietz" w:date="2012-08-08T17:05:00Z">
                    <w:rPr>
                      <w:lang w:val="de-DE"/>
                    </w:rPr>
                  </w:rPrChange>
                </w:rPr>
                <w:t xml:space="preserve">        type leafref {</w:t>
              </w:r>
            </w:ins>
          </w:p>
          <w:p w14:paraId="3085C930" w14:textId="77777777" w:rsidR="009F3611" w:rsidRPr="009F3611" w:rsidRDefault="009F3611" w:rsidP="009F3611">
            <w:pPr>
              <w:pStyle w:val="XML1"/>
              <w:rPr>
                <w:ins w:id="25905" w:author="Thomas Dietz" w:date="2012-08-08T17:05:00Z"/>
                <w:rPrChange w:id="25906" w:author="Thomas Dietz" w:date="2012-08-08T17:05:00Z">
                  <w:rPr>
                    <w:ins w:id="25907" w:author="Thomas Dietz" w:date="2012-08-08T17:05:00Z"/>
                    <w:lang w:val="de-DE"/>
                  </w:rPr>
                </w:rPrChange>
              </w:rPr>
            </w:pPr>
            <w:ins w:id="25908" w:author="Thomas Dietz" w:date="2012-08-08T17:05:00Z">
              <w:r w:rsidRPr="009F3611">
                <w:rPr>
                  <w:rPrChange w:id="25909" w:author="Thomas Dietz" w:date="2012-08-08T17:05:00Z">
                    <w:rPr>
                      <w:lang w:val="de-DE"/>
                    </w:rPr>
                  </w:rPrChange>
                </w:rPr>
                <w:t xml:space="preserve">          path "/capable-switch/resources/flow-table/resource-id";</w:t>
              </w:r>
            </w:ins>
          </w:p>
          <w:p w14:paraId="1783F24F" w14:textId="77777777" w:rsidR="009F3611" w:rsidRPr="009F3611" w:rsidRDefault="009F3611" w:rsidP="009F3611">
            <w:pPr>
              <w:pStyle w:val="XML1"/>
              <w:rPr>
                <w:ins w:id="25910" w:author="Thomas Dietz" w:date="2012-08-08T17:05:00Z"/>
                <w:rPrChange w:id="25911" w:author="Thomas Dietz" w:date="2012-08-08T17:05:00Z">
                  <w:rPr>
                    <w:ins w:id="25912" w:author="Thomas Dietz" w:date="2012-08-08T17:05:00Z"/>
                    <w:lang w:val="de-DE"/>
                  </w:rPr>
                </w:rPrChange>
              </w:rPr>
            </w:pPr>
            <w:ins w:id="25913" w:author="Thomas Dietz" w:date="2012-08-08T17:05:00Z">
              <w:r w:rsidRPr="009F3611">
                <w:rPr>
                  <w:rPrChange w:id="25914" w:author="Thomas Dietz" w:date="2012-08-08T17:05:00Z">
                    <w:rPr>
                      <w:lang w:val="de-DE"/>
                    </w:rPr>
                  </w:rPrChange>
                </w:rPr>
                <w:t xml:space="preserve">        }</w:t>
              </w:r>
            </w:ins>
          </w:p>
          <w:p w14:paraId="3BF37932" w14:textId="77777777" w:rsidR="009F3611" w:rsidRPr="009F3611" w:rsidRDefault="009F3611" w:rsidP="009F3611">
            <w:pPr>
              <w:pStyle w:val="XML1"/>
              <w:rPr>
                <w:ins w:id="25915" w:author="Thomas Dietz" w:date="2012-08-08T17:05:00Z"/>
                <w:rPrChange w:id="25916" w:author="Thomas Dietz" w:date="2012-08-08T17:05:00Z">
                  <w:rPr>
                    <w:ins w:id="25917" w:author="Thomas Dietz" w:date="2012-08-08T17:05:00Z"/>
                    <w:lang w:val="de-DE"/>
                  </w:rPr>
                </w:rPrChange>
              </w:rPr>
            </w:pPr>
            <w:ins w:id="25918" w:author="Thomas Dietz" w:date="2012-08-08T17:05:00Z">
              <w:r w:rsidRPr="009F3611">
                <w:rPr>
                  <w:rPrChange w:id="25919" w:author="Thomas Dietz" w:date="2012-08-08T17:05:00Z">
                    <w:rPr>
                      <w:lang w:val="de-DE"/>
                    </w:rPr>
                  </w:rPrChange>
                </w:rPr>
                <w:t xml:space="preserve">        description "A resource identifier of a flow table of the </w:t>
              </w:r>
            </w:ins>
          </w:p>
          <w:p w14:paraId="067D4B5C" w14:textId="77777777" w:rsidR="009F3611" w:rsidRPr="009F3611" w:rsidRDefault="009F3611" w:rsidP="009F3611">
            <w:pPr>
              <w:pStyle w:val="XML1"/>
              <w:rPr>
                <w:ins w:id="25920" w:author="Thomas Dietz" w:date="2012-08-08T17:05:00Z"/>
                <w:rPrChange w:id="25921" w:author="Thomas Dietz" w:date="2012-08-08T17:05:00Z">
                  <w:rPr>
                    <w:ins w:id="25922" w:author="Thomas Dietz" w:date="2012-08-08T17:05:00Z"/>
                    <w:lang w:val="de-DE"/>
                  </w:rPr>
                </w:rPrChange>
              </w:rPr>
            </w:pPr>
            <w:ins w:id="25923" w:author="Thomas Dietz" w:date="2012-08-08T17:05:00Z">
              <w:r w:rsidRPr="009F3611">
                <w:rPr>
                  <w:rPrChange w:id="25924" w:author="Thomas Dietz" w:date="2012-08-08T17:05:00Z">
                    <w:rPr>
                      <w:lang w:val="de-DE"/>
                    </w:rPr>
                  </w:rPrChange>
                </w:rPr>
                <w:t xml:space="preserve">          OpenFlow Capable Switch that the OpenFlow Logical Switch </w:t>
              </w:r>
            </w:ins>
          </w:p>
          <w:p w14:paraId="0FC0B3E2" w14:textId="77777777" w:rsidR="009F3611" w:rsidRPr="009F3611" w:rsidRDefault="009F3611" w:rsidP="009F3611">
            <w:pPr>
              <w:pStyle w:val="XML1"/>
              <w:rPr>
                <w:ins w:id="25925" w:author="Thomas Dietz" w:date="2012-08-08T17:05:00Z"/>
                <w:rPrChange w:id="25926" w:author="Thomas Dietz" w:date="2012-08-08T17:05:00Z">
                  <w:rPr>
                    <w:ins w:id="25927" w:author="Thomas Dietz" w:date="2012-08-08T17:05:00Z"/>
                    <w:lang w:val="de-DE"/>
                  </w:rPr>
                </w:rPrChange>
              </w:rPr>
            </w:pPr>
            <w:ins w:id="25928" w:author="Thomas Dietz" w:date="2012-08-08T17:05:00Z">
              <w:r w:rsidRPr="009F3611">
                <w:rPr>
                  <w:rPrChange w:id="25929" w:author="Thomas Dietz" w:date="2012-08-08T17:05:00Z">
                    <w:rPr>
                      <w:lang w:val="de-DE"/>
                    </w:rPr>
                  </w:rPrChange>
                </w:rPr>
                <w:t xml:space="preserve">          has exclusive access to.</w:t>
              </w:r>
            </w:ins>
          </w:p>
          <w:p w14:paraId="6EC1A610" w14:textId="77777777" w:rsidR="009F3611" w:rsidRPr="009F3611" w:rsidRDefault="009F3611" w:rsidP="009F3611">
            <w:pPr>
              <w:pStyle w:val="XML1"/>
              <w:rPr>
                <w:ins w:id="25930" w:author="Thomas Dietz" w:date="2012-08-08T17:05:00Z"/>
                <w:rPrChange w:id="25931" w:author="Thomas Dietz" w:date="2012-08-08T17:05:00Z">
                  <w:rPr>
                    <w:ins w:id="25932" w:author="Thomas Dietz" w:date="2012-08-08T17:05:00Z"/>
                    <w:lang w:val="de-DE"/>
                  </w:rPr>
                </w:rPrChange>
              </w:rPr>
            </w:pPr>
          </w:p>
          <w:p w14:paraId="160CA029" w14:textId="77777777" w:rsidR="009F3611" w:rsidRPr="009F3611" w:rsidRDefault="009F3611" w:rsidP="009F3611">
            <w:pPr>
              <w:pStyle w:val="XML1"/>
              <w:rPr>
                <w:ins w:id="25933" w:author="Thomas Dietz" w:date="2012-08-08T17:05:00Z"/>
                <w:rPrChange w:id="25934" w:author="Thomas Dietz" w:date="2012-08-08T17:05:00Z">
                  <w:rPr>
                    <w:ins w:id="25935" w:author="Thomas Dietz" w:date="2012-08-08T17:05:00Z"/>
                    <w:lang w:val="de-DE"/>
                  </w:rPr>
                </w:rPrChange>
              </w:rPr>
            </w:pPr>
            <w:ins w:id="25936" w:author="Thomas Dietz" w:date="2012-08-08T17:05:00Z">
              <w:r w:rsidRPr="009F3611">
                <w:rPr>
                  <w:rPrChange w:id="25937" w:author="Thomas Dietz" w:date="2012-08-08T17:05:00Z">
                    <w:rPr>
                      <w:lang w:val="de-DE"/>
                    </w:rPr>
                  </w:rPrChange>
                </w:rPr>
                <w:t xml:space="preserve">          The elements in this list MUST refer to elements at the</w:t>
              </w:r>
            </w:ins>
          </w:p>
          <w:p w14:paraId="7D691165" w14:textId="77777777" w:rsidR="009F3611" w:rsidRPr="009F3611" w:rsidRDefault="009F3611" w:rsidP="009F3611">
            <w:pPr>
              <w:pStyle w:val="XML1"/>
              <w:rPr>
                <w:ins w:id="25938" w:author="Thomas Dietz" w:date="2012-08-08T17:05:00Z"/>
                <w:rPrChange w:id="25939" w:author="Thomas Dietz" w:date="2012-08-08T17:05:00Z">
                  <w:rPr>
                    <w:ins w:id="25940" w:author="Thomas Dietz" w:date="2012-08-08T17:05:00Z"/>
                    <w:lang w:val="de-DE"/>
                  </w:rPr>
                </w:rPrChange>
              </w:rPr>
            </w:pPr>
            <w:ins w:id="25941" w:author="Thomas Dietz" w:date="2012-08-08T17:05:00Z">
              <w:r w:rsidRPr="009F3611">
                <w:rPr>
                  <w:rPrChange w:id="25942" w:author="Thomas Dietz" w:date="2012-08-08T17:05:00Z">
                    <w:rPr>
                      <w:lang w:val="de-DE"/>
                    </w:rPr>
                  </w:rPrChange>
                </w:rPr>
                <w:t xml:space="preserve">          following path:</w:t>
              </w:r>
            </w:ins>
          </w:p>
          <w:p w14:paraId="42CD3AFD" w14:textId="77777777" w:rsidR="009F3611" w:rsidRPr="009F3611" w:rsidRDefault="009F3611" w:rsidP="009F3611">
            <w:pPr>
              <w:pStyle w:val="XML1"/>
              <w:rPr>
                <w:ins w:id="25943" w:author="Thomas Dietz" w:date="2012-08-08T17:05:00Z"/>
                <w:rPrChange w:id="25944" w:author="Thomas Dietz" w:date="2012-08-08T17:05:00Z">
                  <w:rPr>
                    <w:ins w:id="25945" w:author="Thomas Dietz" w:date="2012-08-08T17:05:00Z"/>
                    <w:lang w:val="de-DE"/>
                  </w:rPr>
                </w:rPrChange>
              </w:rPr>
            </w:pPr>
            <w:ins w:id="25946" w:author="Thomas Dietz" w:date="2012-08-08T17:05:00Z">
              <w:r w:rsidRPr="009F3611">
                <w:rPr>
                  <w:rPrChange w:id="25947" w:author="Thomas Dietz" w:date="2012-08-08T17:05:00Z">
                    <w:rPr>
                      <w:lang w:val="de-DE"/>
                    </w:rPr>
                  </w:rPrChange>
                </w:rPr>
                <w:t xml:space="preserve">            /capable-switch/resources/flow-table/resource-id</w:t>
              </w:r>
            </w:ins>
          </w:p>
          <w:p w14:paraId="565CD9F2" w14:textId="77777777" w:rsidR="009F3611" w:rsidRPr="009F3611" w:rsidRDefault="009F3611" w:rsidP="009F3611">
            <w:pPr>
              <w:pStyle w:val="XML1"/>
              <w:rPr>
                <w:ins w:id="25948" w:author="Thomas Dietz" w:date="2012-08-08T17:05:00Z"/>
                <w:rPrChange w:id="25949" w:author="Thomas Dietz" w:date="2012-08-08T17:05:00Z">
                  <w:rPr>
                    <w:ins w:id="25950" w:author="Thomas Dietz" w:date="2012-08-08T17:05:00Z"/>
                    <w:lang w:val="de-DE"/>
                  </w:rPr>
                </w:rPrChange>
              </w:rPr>
            </w:pPr>
          </w:p>
          <w:p w14:paraId="4321F12E" w14:textId="77777777" w:rsidR="009F3611" w:rsidRPr="009F3611" w:rsidRDefault="009F3611" w:rsidP="009F3611">
            <w:pPr>
              <w:pStyle w:val="XML1"/>
              <w:rPr>
                <w:ins w:id="25951" w:author="Thomas Dietz" w:date="2012-08-08T17:05:00Z"/>
                <w:rPrChange w:id="25952" w:author="Thomas Dietz" w:date="2012-08-08T17:05:00Z">
                  <w:rPr>
                    <w:ins w:id="25953" w:author="Thomas Dietz" w:date="2012-08-08T17:05:00Z"/>
                    <w:lang w:val="de-DE"/>
                  </w:rPr>
                </w:rPrChange>
              </w:rPr>
            </w:pPr>
            <w:ins w:id="25954" w:author="Thomas Dietz" w:date="2012-08-08T17:05:00Z">
              <w:r w:rsidRPr="009F3611">
                <w:rPr>
                  <w:rPrChange w:id="25955" w:author="Thomas Dietz" w:date="2012-08-08T17:05:00Z">
                    <w:rPr>
                      <w:lang w:val="de-DE"/>
                    </w:rPr>
                  </w:rPrChange>
                </w:rPr>
                <w:t xml:space="preserve">          Elements in this list MUST be unique. This means each</w:t>
              </w:r>
            </w:ins>
          </w:p>
          <w:p w14:paraId="082E4A81" w14:textId="77777777" w:rsidR="009F3611" w:rsidRPr="009F3611" w:rsidRDefault="009F3611" w:rsidP="009F3611">
            <w:pPr>
              <w:pStyle w:val="XML1"/>
              <w:rPr>
                <w:ins w:id="25956" w:author="Thomas Dietz" w:date="2012-08-08T17:05:00Z"/>
                <w:rPrChange w:id="25957" w:author="Thomas Dietz" w:date="2012-08-08T17:05:00Z">
                  <w:rPr>
                    <w:ins w:id="25958" w:author="Thomas Dietz" w:date="2012-08-08T17:05:00Z"/>
                    <w:lang w:val="de-DE"/>
                  </w:rPr>
                </w:rPrChange>
              </w:rPr>
            </w:pPr>
            <w:ins w:id="25959" w:author="Thomas Dietz" w:date="2012-08-08T17:05:00Z">
              <w:r w:rsidRPr="009F3611">
                <w:rPr>
                  <w:rPrChange w:id="25960" w:author="Thomas Dietz" w:date="2012-08-08T17:05:00Z">
                    <w:rPr>
                      <w:lang w:val="de-DE"/>
                    </w:rPr>
                  </w:rPrChange>
                </w:rPr>
                <w:t xml:space="preserve">          flow-table element can only be referenced once.";</w:t>
              </w:r>
            </w:ins>
          </w:p>
          <w:p w14:paraId="72ECF3B4" w14:textId="77777777" w:rsidR="009F3611" w:rsidRPr="009F3611" w:rsidRDefault="009F3611" w:rsidP="009F3611">
            <w:pPr>
              <w:pStyle w:val="XML1"/>
              <w:rPr>
                <w:ins w:id="25961" w:author="Thomas Dietz" w:date="2012-08-08T17:05:00Z"/>
                <w:rPrChange w:id="25962" w:author="Thomas Dietz" w:date="2012-08-08T17:05:00Z">
                  <w:rPr>
                    <w:ins w:id="25963" w:author="Thomas Dietz" w:date="2012-08-08T17:05:00Z"/>
                    <w:lang w:val="de-DE"/>
                  </w:rPr>
                </w:rPrChange>
              </w:rPr>
            </w:pPr>
            <w:ins w:id="25964" w:author="Thomas Dietz" w:date="2012-08-08T17:05:00Z">
              <w:r w:rsidRPr="009F3611">
                <w:rPr>
                  <w:rPrChange w:id="25965" w:author="Thomas Dietz" w:date="2012-08-08T17:05:00Z">
                    <w:rPr>
                      <w:lang w:val="de-DE"/>
                    </w:rPr>
                  </w:rPrChange>
                </w:rPr>
                <w:t xml:space="preserve">      }</w:t>
              </w:r>
            </w:ins>
          </w:p>
          <w:p w14:paraId="074E2D1E" w14:textId="77777777" w:rsidR="009F3611" w:rsidRPr="009F3611" w:rsidRDefault="009F3611" w:rsidP="009F3611">
            <w:pPr>
              <w:pStyle w:val="XML1"/>
              <w:rPr>
                <w:ins w:id="25966" w:author="Thomas Dietz" w:date="2012-08-08T17:05:00Z"/>
                <w:rPrChange w:id="25967" w:author="Thomas Dietz" w:date="2012-08-08T17:05:00Z">
                  <w:rPr>
                    <w:ins w:id="25968" w:author="Thomas Dietz" w:date="2012-08-08T17:05:00Z"/>
                    <w:lang w:val="de-DE"/>
                  </w:rPr>
                </w:rPrChange>
              </w:rPr>
            </w:pPr>
            <w:ins w:id="25969" w:author="Thomas Dietz" w:date="2012-08-08T17:05:00Z">
              <w:r w:rsidRPr="009F3611">
                <w:rPr>
                  <w:rPrChange w:id="25970" w:author="Thomas Dietz" w:date="2012-08-08T17:05:00Z">
                    <w:rPr>
                      <w:lang w:val="de-DE"/>
                    </w:rPr>
                  </w:rPrChange>
                </w:rPr>
                <w:t xml:space="preserve">    }</w:t>
              </w:r>
            </w:ins>
          </w:p>
          <w:p w14:paraId="5D257A97" w14:textId="77777777" w:rsidR="009F3611" w:rsidRPr="009F3611" w:rsidRDefault="009F3611" w:rsidP="009F3611">
            <w:pPr>
              <w:pStyle w:val="XML1"/>
              <w:rPr>
                <w:ins w:id="25971" w:author="Thomas Dietz" w:date="2012-08-08T17:05:00Z"/>
                <w:rPrChange w:id="25972" w:author="Thomas Dietz" w:date="2012-08-08T17:05:00Z">
                  <w:rPr>
                    <w:ins w:id="25973" w:author="Thomas Dietz" w:date="2012-08-08T17:05:00Z"/>
                    <w:lang w:val="de-DE"/>
                  </w:rPr>
                </w:rPrChange>
              </w:rPr>
            </w:pPr>
            <w:ins w:id="25974" w:author="Thomas Dietz" w:date="2012-08-08T17:05:00Z">
              <w:r w:rsidRPr="009F3611">
                <w:rPr>
                  <w:rPrChange w:id="25975" w:author="Thomas Dietz" w:date="2012-08-08T17:05:00Z">
                    <w:rPr>
                      <w:lang w:val="de-DE"/>
                    </w:rPr>
                  </w:rPrChange>
                </w:rPr>
                <w:t xml:space="preserve">  }</w:t>
              </w:r>
            </w:ins>
          </w:p>
          <w:p w14:paraId="01DCD085" w14:textId="77777777" w:rsidR="009F3611" w:rsidRPr="009F3611" w:rsidRDefault="009F3611" w:rsidP="009F3611">
            <w:pPr>
              <w:pStyle w:val="XML1"/>
              <w:rPr>
                <w:ins w:id="25976" w:author="Thomas Dietz" w:date="2012-08-08T17:05:00Z"/>
                <w:rPrChange w:id="25977" w:author="Thomas Dietz" w:date="2012-08-08T17:05:00Z">
                  <w:rPr>
                    <w:ins w:id="25978" w:author="Thomas Dietz" w:date="2012-08-08T17:05:00Z"/>
                    <w:lang w:val="de-DE"/>
                  </w:rPr>
                </w:rPrChange>
              </w:rPr>
            </w:pPr>
          </w:p>
          <w:p w14:paraId="0F3833BE" w14:textId="77777777" w:rsidR="009F3611" w:rsidRPr="009F3611" w:rsidRDefault="009F3611" w:rsidP="009F3611">
            <w:pPr>
              <w:pStyle w:val="XML1"/>
              <w:rPr>
                <w:ins w:id="25979" w:author="Thomas Dietz" w:date="2012-08-08T17:05:00Z"/>
                <w:rPrChange w:id="25980" w:author="Thomas Dietz" w:date="2012-08-08T17:05:00Z">
                  <w:rPr>
                    <w:ins w:id="25981" w:author="Thomas Dietz" w:date="2012-08-08T17:05:00Z"/>
                    <w:lang w:val="de-DE"/>
                  </w:rPr>
                </w:rPrChange>
              </w:rPr>
            </w:pPr>
            <w:ins w:id="25982" w:author="Thomas Dietz" w:date="2012-08-08T17:05:00Z">
              <w:r w:rsidRPr="009F3611">
                <w:rPr>
                  <w:rPrChange w:id="25983" w:author="Thomas Dietz" w:date="2012-08-08T17:05:00Z">
                    <w:rPr>
                      <w:lang w:val="de-DE"/>
                    </w:rPr>
                  </w:rPrChange>
                </w:rPr>
                <w:t xml:space="preserve">  grouping OFLogicalSwitchCapabilitiesType {</w:t>
              </w:r>
            </w:ins>
          </w:p>
          <w:p w14:paraId="7A25C70E" w14:textId="77777777" w:rsidR="009F3611" w:rsidRPr="009F3611" w:rsidRDefault="009F3611" w:rsidP="009F3611">
            <w:pPr>
              <w:pStyle w:val="XML1"/>
              <w:rPr>
                <w:ins w:id="25984" w:author="Thomas Dietz" w:date="2012-08-08T17:05:00Z"/>
                <w:rPrChange w:id="25985" w:author="Thomas Dietz" w:date="2012-08-08T17:05:00Z">
                  <w:rPr>
                    <w:ins w:id="25986" w:author="Thomas Dietz" w:date="2012-08-08T17:05:00Z"/>
                    <w:lang w:val="de-DE"/>
                  </w:rPr>
                </w:rPrChange>
              </w:rPr>
            </w:pPr>
            <w:ins w:id="25987" w:author="Thomas Dietz" w:date="2012-08-08T17:05:00Z">
              <w:r w:rsidRPr="009F3611">
                <w:rPr>
                  <w:rPrChange w:id="25988" w:author="Thomas Dietz" w:date="2012-08-08T17:05:00Z">
                    <w:rPr>
                      <w:lang w:val="de-DE"/>
                    </w:rPr>
                  </w:rPrChange>
                </w:rPr>
                <w:t xml:space="preserve">    description "This grouping specifies all properties of an</w:t>
              </w:r>
            </w:ins>
          </w:p>
          <w:p w14:paraId="16525C6C" w14:textId="77777777" w:rsidR="009F3611" w:rsidRPr="009F3611" w:rsidRDefault="009F3611" w:rsidP="009F3611">
            <w:pPr>
              <w:pStyle w:val="XML1"/>
              <w:rPr>
                <w:ins w:id="25989" w:author="Thomas Dietz" w:date="2012-08-08T17:05:00Z"/>
                <w:rPrChange w:id="25990" w:author="Thomas Dietz" w:date="2012-08-08T17:05:00Z">
                  <w:rPr>
                    <w:ins w:id="25991" w:author="Thomas Dietz" w:date="2012-08-08T17:05:00Z"/>
                    <w:lang w:val="de-DE"/>
                  </w:rPr>
                </w:rPrChange>
              </w:rPr>
            </w:pPr>
            <w:ins w:id="25992" w:author="Thomas Dietz" w:date="2012-08-08T17:05:00Z">
              <w:r w:rsidRPr="009F3611">
                <w:rPr>
                  <w:rPrChange w:id="25993" w:author="Thomas Dietz" w:date="2012-08-08T17:05:00Z">
                    <w:rPr>
                      <w:lang w:val="de-DE"/>
                    </w:rPr>
                  </w:rPrChange>
                </w:rPr>
                <w:t xml:space="preserve">      OpenFlow logical switch's capabilities.</w:t>
              </w:r>
            </w:ins>
          </w:p>
          <w:p w14:paraId="70B06A22" w14:textId="77777777" w:rsidR="009F3611" w:rsidRPr="009F3611" w:rsidRDefault="009F3611" w:rsidP="009F3611">
            <w:pPr>
              <w:pStyle w:val="XML1"/>
              <w:rPr>
                <w:ins w:id="25994" w:author="Thomas Dietz" w:date="2012-08-08T17:05:00Z"/>
                <w:rPrChange w:id="25995" w:author="Thomas Dietz" w:date="2012-08-08T17:05:00Z">
                  <w:rPr>
                    <w:ins w:id="25996" w:author="Thomas Dietz" w:date="2012-08-08T17:05:00Z"/>
                    <w:lang w:val="de-DE"/>
                  </w:rPr>
                </w:rPrChange>
              </w:rPr>
            </w:pPr>
          </w:p>
          <w:p w14:paraId="3AE47E75" w14:textId="77777777" w:rsidR="009F3611" w:rsidRPr="009F3611" w:rsidRDefault="009F3611" w:rsidP="009F3611">
            <w:pPr>
              <w:pStyle w:val="XML1"/>
              <w:rPr>
                <w:ins w:id="25997" w:author="Thomas Dietz" w:date="2012-08-08T17:05:00Z"/>
                <w:rPrChange w:id="25998" w:author="Thomas Dietz" w:date="2012-08-08T17:05:00Z">
                  <w:rPr>
                    <w:ins w:id="25999" w:author="Thomas Dietz" w:date="2012-08-08T17:05:00Z"/>
                    <w:lang w:val="de-DE"/>
                  </w:rPr>
                </w:rPrChange>
              </w:rPr>
            </w:pPr>
            <w:ins w:id="26000" w:author="Thomas Dietz" w:date="2012-08-08T17:05:00Z">
              <w:r w:rsidRPr="009F3611">
                <w:rPr>
                  <w:rPrChange w:id="26001" w:author="Thomas Dietz" w:date="2012-08-08T17:05:00Z">
                    <w:rPr>
                      <w:lang w:val="de-DE"/>
                    </w:rPr>
                  </w:rPrChange>
                </w:rPr>
                <w:t xml:space="preserve">      Elements in the type OFLogicalSwitchCapabilitiesType are not</w:t>
              </w:r>
            </w:ins>
          </w:p>
          <w:p w14:paraId="6AD41BC1" w14:textId="77777777" w:rsidR="009F3611" w:rsidRPr="009F3611" w:rsidRDefault="009F3611" w:rsidP="009F3611">
            <w:pPr>
              <w:pStyle w:val="XML1"/>
              <w:rPr>
                <w:ins w:id="26002" w:author="Thomas Dietz" w:date="2012-08-08T17:05:00Z"/>
                <w:rPrChange w:id="26003" w:author="Thomas Dietz" w:date="2012-08-08T17:05:00Z">
                  <w:rPr>
                    <w:ins w:id="26004" w:author="Thomas Dietz" w:date="2012-08-08T17:05:00Z"/>
                    <w:lang w:val="de-DE"/>
                  </w:rPr>
                </w:rPrChange>
              </w:rPr>
            </w:pPr>
            <w:ins w:id="26005" w:author="Thomas Dietz" w:date="2012-08-08T17:05:00Z">
              <w:r w:rsidRPr="009F3611">
                <w:rPr>
                  <w:rPrChange w:id="26006" w:author="Thomas Dietz" w:date="2012-08-08T17:05:00Z">
                    <w:rPr>
                      <w:lang w:val="de-DE"/>
                    </w:rPr>
                  </w:rPrChange>
                </w:rPr>
                <w:t xml:space="preserve">      configurable and can only be retrieved by NETCONF &lt;get&gt;</w:t>
              </w:r>
            </w:ins>
          </w:p>
          <w:p w14:paraId="66399F5E" w14:textId="77777777" w:rsidR="009F3611" w:rsidRPr="009F3611" w:rsidRDefault="009F3611" w:rsidP="009F3611">
            <w:pPr>
              <w:pStyle w:val="XML1"/>
              <w:rPr>
                <w:ins w:id="26007" w:author="Thomas Dietz" w:date="2012-08-08T17:05:00Z"/>
                <w:rPrChange w:id="26008" w:author="Thomas Dietz" w:date="2012-08-08T17:05:00Z">
                  <w:rPr>
                    <w:ins w:id="26009" w:author="Thomas Dietz" w:date="2012-08-08T17:05:00Z"/>
                    <w:lang w:val="de-DE"/>
                  </w:rPr>
                </w:rPrChange>
              </w:rPr>
            </w:pPr>
            <w:ins w:id="26010" w:author="Thomas Dietz" w:date="2012-08-08T17:05:00Z">
              <w:r w:rsidRPr="009F3611">
                <w:rPr>
                  <w:rPrChange w:id="26011" w:author="Thomas Dietz" w:date="2012-08-08T17:05:00Z">
                    <w:rPr>
                      <w:lang w:val="de-DE"/>
                    </w:rPr>
                  </w:rPrChange>
                </w:rPr>
                <w:t xml:space="preserve">      operations. Attemps to modify this element and its children</w:t>
              </w:r>
            </w:ins>
          </w:p>
          <w:p w14:paraId="4BA3B456" w14:textId="77777777" w:rsidR="009F3611" w:rsidRPr="009F3611" w:rsidRDefault="009F3611" w:rsidP="009F3611">
            <w:pPr>
              <w:pStyle w:val="XML1"/>
              <w:rPr>
                <w:ins w:id="26012" w:author="Thomas Dietz" w:date="2012-08-08T17:05:00Z"/>
                <w:rPrChange w:id="26013" w:author="Thomas Dietz" w:date="2012-08-08T17:05:00Z">
                  <w:rPr>
                    <w:ins w:id="26014" w:author="Thomas Dietz" w:date="2012-08-08T17:05:00Z"/>
                    <w:lang w:val="de-DE"/>
                  </w:rPr>
                </w:rPrChange>
              </w:rPr>
            </w:pPr>
            <w:ins w:id="26015" w:author="Thomas Dietz" w:date="2012-08-08T17:05:00Z">
              <w:r w:rsidRPr="009F3611">
                <w:rPr>
                  <w:rPrChange w:id="26016" w:author="Thomas Dietz" w:date="2012-08-08T17:05:00Z">
                    <w:rPr>
                      <w:lang w:val="de-DE"/>
                    </w:rPr>
                  </w:rPrChange>
                </w:rPr>
                <w:t xml:space="preserve">      with a NETCONF &lt;edit-config&gt; operation MUST result in an </w:t>
              </w:r>
            </w:ins>
          </w:p>
          <w:p w14:paraId="624A2341" w14:textId="77777777" w:rsidR="009F3611" w:rsidRPr="009F3611" w:rsidRDefault="009F3611" w:rsidP="009F3611">
            <w:pPr>
              <w:pStyle w:val="XML1"/>
              <w:rPr>
                <w:ins w:id="26017" w:author="Thomas Dietz" w:date="2012-08-08T17:05:00Z"/>
                <w:rPrChange w:id="26018" w:author="Thomas Dietz" w:date="2012-08-08T17:05:00Z">
                  <w:rPr>
                    <w:ins w:id="26019" w:author="Thomas Dietz" w:date="2012-08-08T17:05:00Z"/>
                    <w:lang w:val="de-DE"/>
                  </w:rPr>
                </w:rPrChange>
              </w:rPr>
            </w:pPr>
            <w:ins w:id="26020" w:author="Thomas Dietz" w:date="2012-08-08T17:05:00Z">
              <w:r w:rsidRPr="009F3611">
                <w:rPr>
                  <w:rPrChange w:id="26021" w:author="Thomas Dietz" w:date="2012-08-08T17:05:00Z">
                    <w:rPr>
                      <w:lang w:val="de-DE"/>
                    </w:rPr>
                  </w:rPrChange>
                </w:rPr>
                <w:t xml:space="preserve">      'operation-not-supported' error with type 'application'.";</w:t>
              </w:r>
            </w:ins>
          </w:p>
          <w:p w14:paraId="5137508D" w14:textId="77777777" w:rsidR="009F3611" w:rsidRPr="009F3611" w:rsidRDefault="009F3611" w:rsidP="009F3611">
            <w:pPr>
              <w:pStyle w:val="XML1"/>
              <w:rPr>
                <w:ins w:id="26022" w:author="Thomas Dietz" w:date="2012-08-08T17:05:00Z"/>
                <w:rPrChange w:id="26023" w:author="Thomas Dietz" w:date="2012-08-08T17:05:00Z">
                  <w:rPr>
                    <w:ins w:id="26024" w:author="Thomas Dietz" w:date="2012-08-08T17:05:00Z"/>
                    <w:lang w:val="de-DE"/>
                  </w:rPr>
                </w:rPrChange>
              </w:rPr>
            </w:pPr>
            <w:ins w:id="26025" w:author="Thomas Dietz" w:date="2012-08-08T17:05:00Z">
              <w:r w:rsidRPr="009F3611">
                <w:rPr>
                  <w:rPrChange w:id="26026" w:author="Thomas Dietz" w:date="2012-08-08T17:05:00Z">
                    <w:rPr>
                      <w:lang w:val="de-DE"/>
                    </w:rPr>
                  </w:rPrChange>
                </w:rPr>
                <w:t xml:space="preserve">    leaf max-buffered-packets {</w:t>
              </w:r>
            </w:ins>
          </w:p>
          <w:p w14:paraId="521A0631" w14:textId="77777777" w:rsidR="009F3611" w:rsidRPr="009F3611" w:rsidRDefault="009F3611" w:rsidP="009F3611">
            <w:pPr>
              <w:pStyle w:val="XML1"/>
              <w:rPr>
                <w:ins w:id="26027" w:author="Thomas Dietz" w:date="2012-08-08T17:05:00Z"/>
                <w:rPrChange w:id="26028" w:author="Thomas Dietz" w:date="2012-08-08T17:05:00Z">
                  <w:rPr>
                    <w:ins w:id="26029" w:author="Thomas Dietz" w:date="2012-08-08T17:05:00Z"/>
                    <w:lang w:val="de-DE"/>
                  </w:rPr>
                </w:rPrChange>
              </w:rPr>
            </w:pPr>
            <w:ins w:id="26030" w:author="Thomas Dietz" w:date="2012-08-08T17:05:00Z">
              <w:r w:rsidRPr="009F3611">
                <w:rPr>
                  <w:rPrChange w:id="26031" w:author="Thomas Dietz" w:date="2012-08-08T17:05:00Z">
                    <w:rPr>
                      <w:lang w:val="de-DE"/>
                    </w:rPr>
                  </w:rPrChange>
                </w:rPr>
                <w:t xml:space="preserve">      type uint32;</w:t>
              </w:r>
            </w:ins>
          </w:p>
          <w:p w14:paraId="4B6C5EE4" w14:textId="77777777" w:rsidR="009F3611" w:rsidRPr="009F3611" w:rsidRDefault="009F3611" w:rsidP="009F3611">
            <w:pPr>
              <w:pStyle w:val="XML1"/>
              <w:rPr>
                <w:ins w:id="26032" w:author="Thomas Dietz" w:date="2012-08-08T17:05:00Z"/>
                <w:rPrChange w:id="26033" w:author="Thomas Dietz" w:date="2012-08-08T17:05:00Z">
                  <w:rPr>
                    <w:ins w:id="26034" w:author="Thomas Dietz" w:date="2012-08-08T17:05:00Z"/>
                    <w:lang w:val="de-DE"/>
                  </w:rPr>
                </w:rPrChange>
              </w:rPr>
            </w:pPr>
            <w:ins w:id="26035" w:author="Thomas Dietz" w:date="2012-08-08T17:05:00Z">
              <w:r w:rsidRPr="009F3611">
                <w:rPr>
                  <w:rPrChange w:id="26036" w:author="Thomas Dietz" w:date="2012-08-08T17:05:00Z">
                    <w:rPr>
                      <w:lang w:val="de-DE"/>
                    </w:rPr>
                  </w:rPrChange>
                </w:rPr>
                <w:t xml:space="preserve">      description "The maximum number of packets the logical switch</w:t>
              </w:r>
            </w:ins>
          </w:p>
          <w:p w14:paraId="1781298C" w14:textId="77777777" w:rsidR="009F3611" w:rsidRPr="009F3611" w:rsidRDefault="009F3611" w:rsidP="009F3611">
            <w:pPr>
              <w:pStyle w:val="XML1"/>
              <w:rPr>
                <w:ins w:id="26037" w:author="Thomas Dietz" w:date="2012-08-08T17:05:00Z"/>
                <w:rPrChange w:id="26038" w:author="Thomas Dietz" w:date="2012-08-08T17:05:00Z">
                  <w:rPr>
                    <w:ins w:id="26039" w:author="Thomas Dietz" w:date="2012-08-08T17:05:00Z"/>
                    <w:lang w:val="de-DE"/>
                  </w:rPr>
                </w:rPrChange>
              </w:rPr>
            </w:pPr>
            <w:ins w:id="26040" w:author="Thomas Dietz" w:date="2012-08-08T17:05:00Z">
              <w:r w:rsidRPr="009F3611">
                <w:rPr>
                  <w:rPrChange w:id="26041" w:author="Thomas Dietz" w:date="2012-08-08T17:05:00Z">
                    <w:rPr>
                      <w:lang w:val="de-DE"/>
                    </w:rPr>
                  </w:rPrChange>
                </w:rPr>
                <w:t xml:space="preserve">        can buffer when sending packets to the controller using</w:t>
              </w:r>
            </w:ins>
          </w:p>
          <w:p w14:paraId="512395BB" w14:textId="77777777" w:rsidR="009F3611" w:rsidRPr="009F3611" w:rsidRDefault="009F3611" w:rsidP="009F3611">
            <w:pPr>
              <w:pStyle w:val="XML1"/>
              <w:rPr>
                <w:ins w:id="26042" w:author="Thomas Dietz" w:date="2012-08-08T17:05:00Z"/>
                <w:rPrChange w:id="26043" w:author="Thomas Dietz" w:date="2012-08-08T17:05:00Z">
                  <w:rPr>
                    <w:ins w:id="26044" w:author="Thomas Dietz" w:date="2012-08-08T17:05:00Z"/>
                    <w:lang w:val="de-DE"/>
                  </w:rPr>
                </w:rPrChange>
              </w:rPr>
            </w:pPr>
            <w:ins w:id="26045" w:author="Thomas Dietz" w:date="2012-08-08T17:05:00Z">
              <w:r w:rsidRPr="009F3611">
                <w:rPr>
                  <w:rPrChange w:id="26046" w:author="Thomas Dietz" w:date="2012-08-08T17:05:00Z">
                    <w:rPr>
                      <w:lang w:val="de-DE"/>
                    </w:rPr>
                  </w:rPrChange>
                </w:rPr>
                <w:t xml:space="preserve">        packet-in messages.";</w:t>
              </w:r>
            </w:ins>
          </w:p>
          <w:p w14:paraId="5D3417C6" w14:textId="77777777" w:rsidR="009F3611" w:rsidRPr="009F3611" w:rsidRDefault="009F3611" w:rsidP="009F3611">
            <w:pPr>
              <w:pStyle w:val="XML1"/>
              <w:rPr>
                <w:ins w:id="26047" w:author="Thomas Dietz" w:date="2012-08-08T17:05:00Z"/>
                <w:rPrChange w:id="26048" w:author="Thomas Dietz" w:date="2012-08-08T17:05:00Z">
                  <w:rPr>
                    <w:ins w:id="26049" w:author="Thomas Dietz" w:date="2012-08-08T17:05:00Z"/>
                    <w:lang w:val="de-DE"/>
                  </w:rPr>
                </w:rPrChange>
              </w:rPr>
            </w:pPr>
            <w:ins w:id="26050" w:author="Thomas Dietz" w:date="2012-08-08T17:05:00Z">
              <w:r w:rsidRPr="009F3611">
                <w:rPr>
                  <w:rPrChange w:id="26051" w:author="Thomas Dietz" w:date="2012-08-08T17:05:00Z">
                    <w:rPr>
                      <w:lang w:val="de-DE"/>
                    </w:rPr>
                  </w:rPrChange>
                </w:rPr>
                <w:t xml:space="preserve">    }</w:t>
              </w:r>
            </w:ins>
          </w:p>
          <w:p w14:paraId="3280F5E6" w14:textId="77777777" w:rsidR="009F3611" w:rsidRPr="009F3611" w:rsidRDefault="009F3611" w:rsidP="009F3611">
            <w:pPr>
              <w:pStyle w:val="XML1"/>
              <w:rPr>
                <w:ins w:id="26052" w:author="Thomas Dietz" w:date="2012-08-08T17:05:00Z"/>
                <w:rPrChange w:id="26053" w:author="Thomas Dietz" w:date="2012-08-08T17:05:00Z">
                  <w:rPr>
                    <w:ins w:id="26054" w:author="Thomas Dietz" w:date="2012-08-08T17:05:00Z"/>
                    <w:lang w:val="de-DE"/>
                  </w:rPr>
                </w:rPrChange>
              </w:rPr>
            </w:pPr>
            <w:ins w:id="26055" w:author="Thomas Dietz" w:date="2012-08-08T17:05:00Z">
              <w:r w:rsidRPr="009F3611">
                <w:rPr>
                  <w:rPrChange w:id="26056" w:author="Thomas Dietz" w:date="2012-08-08T17:05:00Z">
                    <w:rPr>
                      <w:lang w:val="de-DE"/>
                    </w:rPr>
                  </w:rPrChange>
                </w:rPr>
                <w:t xml:space="preserve">    leaf max-tables {</w:t>
              </w:r>
            </w:ins>
          </w:p>
          <w:p w14:paraId="186652C5" w14:textId="77777777" w:rsidR="009F3611" w:rsidRPr="009F3611" w:rsidRDefault="009F3611" w:rsidP="009F3611">
            <w:pPr>
              <w:pStyle w:val="XML1"/>
              <w:rPr>
                <w:ins w:id="26057" w:author="Thomas Dietz" w:date="2012-08-08T17:05:00Z"/>
                <w:rPrChange w:id="26058" w:author="Thomas Dietz" w:date="2012-08-08T17:05:00Z">
                  <w:rPr>
                    <w:ins w:id="26059" w:author="Thomas Dietz" w:date="2012-08-08T17:05:00Z"/>
                    <w:lang w:val="de-DE"/>
                  </w:rPr>
                </w:rPrChange>
              </w:rPr>
            </w:pPr>
            <w:ins w:id="26060" w:author="Thomas Dietz" w:date="2012-08-08T17:05:00Z">
              <w:r w:rsidRPr="009F3611">
                <w:rPr>
                  <w:rPrChange w:id="26061" w:author="Thomas Dietz" w:date="2012-08-08T17:05:00Z">
                    <w:rPr>
                      <w:lang w:val="de-DE"/>
                    </w:rPr>
                  </w:rPrChange>
                </w:rPr>
                <w:t xml:space="preserve">      type uint8;</w:t>
              </w:r>
            </w:ins>
          </w:p>
          <w:p w14:paraId="28821DB8" w14:textId="77777777" w:rsidR="009F3611" w:rsidRPr="009F3611" w:rsidRDefault="009F3611" w:rsidP="009F3611">
            <w:pPr>
              <w:pStyle w:val="XML1"/>
              <w:rPr>
                <w:ins w:id="26062" w:author="Thomas Dietz" w:date="2012-08-08T17:05:00Z"/>
                <w:rPrChange w:id="26063" w:author="Thomas Dietz" w:date="2012-08-08T17:05:00Z">
                  <w:rPr>
                    <w:ins w:id="26064" w:author="Thomas Dietz" w:date="2012-08-08T17:05:00Z"/>
                    <w:lang w:val="de-DE"/>
                  </w:rPr>
                </w:rPrChange>
              </w:rPr>
            </w:pPr>
            <w:ins w:id="26065" w:author="Thomas Dietz" w:date="2012-08-08T17:05:00Z">
              <w:r w:rsidRPr="009F3611">
                <w:rPr>
                  <w:rPrChange w:id="26066" w:author="Thomas Dietz" w:date="2012-08-08T17:05:00Z">
                    <w:rPr>
                      <w:lang w:val="de-DE"/>
                    </w:rPr>
                  </w:rPrChange>
                </w:rPr>
                <w:lastRenderedPageBreak/>
                <w:t xml:space="preserve">      description "The number of flow tables supported by the</w:t>
              </w:r>
            </w:ins>
          </w:p>
          <w:p w14:paraId="22BAE0A1" w14:textId="77777777" w:rsidR="009F3611" w:rsidRPr="009F3611" w:rsidRDefault="009F3611" w:rsidP="009F3611">
            <w:pPr>
              <w:pStyle w:val="XML1"/>
              <w:rPr>
                <w:ins w:id="26067" w:author="Thomas Dietz" w:date="2012-08-08T17:05:00Z"/>
                <w:rPrChange w:id="26068" w:author="Thomas Dietz" w:date="2012-08-08T17:05:00Z">
                  <w:rPr>
                    <w:ins w:id="26069" w:author="Thomas Dietz" w:date="2012-08-08T17:05:00Z"/>
                    <w:lang w:val="de-DE"/>
                  </w:rPr>
                </w:rPrChange>
              </w:rPr>
            </w:pPr>
            <w:ins w:id="26070" w:author="Thomas Dietz" w:date="2012-08-08T17:05:00Z">
              <w:r w:rsidRPr="009F3611">
                <w:rPr>
                  <w:rPrChange w:id="26071" w:author="Thomas Dietz" w:date="2012-08-08T17:05:00Z">
                    <w:rPr>
                      <w:lang w:val="de-DE"/>
                    </w:rPr>
                  </w:rPrChange>
                </w:rPr>
                <w:t xml:space="preserve">        logical switch.";</w:t>
              </w:r>
            </w:ins>
          </w:p>
          <w:p w14:paraId="76485095" w14:textId="77777777" w:rsidR="009F3611" w:rsidRPr="009F3611" w:rsidRDefault="009F3611" w:rsidP="009F3611">
            <w:pPr>
              <w:pStyle w:val="XML1"/>
              <w:rPr>
                <w:ins w:id="26072" w:author="Thomas Dietz" w:date="2012-08-08T17:05:00Z"/>
                <w:rPrChange w:id="26073" w:author="Thomas Dietz" w:date="2012-08-08T17:05:00Z">
                  <w:rPr>
                    <w:ins w:id="26074" w:author="Thomas Dietz" w:date="2012-08-08T17:05:00Z"/>
                    <w:lang w:val="de-DE"/>
                  </w:rPr>
                </w:rPrChange>
              </w:rPr>
            </w:pPr>
            <w:ins w:id="26075" w:author="Thomas Dietz" w:date="2012-08-08T17:05:00Z">
              <w:r w:rsidRPr="009F3611">
                <w:rPr>
                  <w:rPrChange w:id="26076" w:author="Thomas Dietz" w:date="2012-08-08T17:05:00Z">
                    <w:rPr>
                      <w:lang w:val="de-DE"/>
                    </w:rPr>
                  </w:rPrChange>
                </w:rPr>
                <w:t xml:space="preserve">    }</w:t>
              </w:r>
            </w:ins>
          </w:p>
          <w:p w14:paraId="4F486B00" w14:textId="77777777" w:rsidR="009F3611" w:rsidRPr="009F3611" w:rsidRDefault="009F3611" w:rsidP="009F3611">
            <w:pPr>
              <w:pStyle w:val="XML1"/>
              <w:rPr>
                <w:ins w:id="26077" w:author="Thomas Dietz" w:date="2012-08-08T17:05:00Z"/>
                <w:rPrChange w:id="26078" w:author="Thomas Dietz" w:date="2012-08-08T17:05:00Z">
                  <w:rPr>
                    <w:ins w:id="26079" w:author="Thomas Dietz" w:date="2012-08-08T17:05:00Z"/>
                    <w:lang w:val="de-DE"/>
                  </w:rPr>
                </w:rPrChange>
              </w:rPr>
            </w:pPr>
            <w:ins w:id="26080" w:author="Thomas Dietz" w:date="2012-08-08T17:05:00Z">
              <w:r w:rsidRPr="009F3611">
                <w:rPr>
                  <w:rPrChange w:id="26081" w:author="Thomas Dietz" w:date="2012-08-08T17:05:00Z">
                    <w:rPr>
                      <w:lang w:val="de-DE"/>
                    </w:rPr>
                  </w:rPrChange>
                </w:rPr>
                <w:t xml:space="preserve">    leaf max-ports {</w:t>
              </w:r>
            </w:ins>
          </w:p>
          <w:p w14:paraId="283DB70B" w14:textId="77777777" w:rsidR="009F3611" w:rsidRPr="009F3611" w:rsidRDefault="009F3611" w:rsidP="009F3611">
            <w:pPr>
              <w:pStyle w:val="XML1"/>
              <w:rPr>
                <w:ins w:id="26082" w:author="Thomas Dietz" w:date="2012-08-08T17:05:00Z"/>
                <w:rPrChange w:id="26083" w:author="Thomas Dietz" w:date="2012-08-08T17:05:00Z">
                  <w:rPr>
                    <w:ins w:id="26084" w:author="Thomas Dietz" w:date="2012-08-08T17:05:00Z"/>
                    <w:lang w:val="de-DE"/>
                  </w:rPr>
                </w:rPrChange>
              </w:rPr>
            </w:pPr>
            <w:ins w:id="26085" w:author="Thomas Dietz" w:date="2012-08-08T17:05:00Z">
              <w:r w:rsidRPr="009F3611">
                <w:rPr>
                  <w:rPrChange w:id="26086" w:author="Thomas Dietz" w:date="2012-08-08T17:05:00Z">
                    <w:rPr>
                      <w:lang w:val="de-DE"/>
                    </w:rPr>
                  </w:rPrChange>
                </w:rPr>
                <w:t xml:space="preserve">      type uint32;</w:t>
              </w:r>
            </w:ins>
          </w:p>
          <w:p w14:paraId="62A3E4E1" w14:textId="77777777" w:rsidR="009F3611" w:rsidRPr="009F3611" w:rsidRDefault="009F3611" w:rsidP="009F3611">
            <w:pPr>
              <w:pStyle w:val="XML1"/>
              <w:rPr>
                <w:ins w:id="26087" w:author="Thomas Dietz" w:date="2012-08-08T17:05:00Z"/>
                <w:rPrChange w:id="26088" w:author="Thomas Dietz" w:date="2012-08-08T17:05:00Z">
                  <w:rPr>
                    <w:ins w:id="26089" w:author="Thomas Dietz" w:date="2012-08-08T17:05:00Z"/>
                    <w:lang w:val="de-DE"/>
                  </w:rPr>
                </w:rPrChange>
              </w:rPr>
            </w:pPr>
            <w:ins w:id="26090" w:author="Thomas Dietz" w:date="2012-08-08T17:05:00Z">
              <w:r w:rsidRPr="009F3611">
                <w:rPr>
                  <w:rPrChange w:id="26091" w:author="Thomas Dietz" w:date="2012-08-08T17:05:00Z">
                    <w:rPr>
                      <w:lang w:val="de-DE"/>
                    </w:rPr>
                  </w:rPrChange>
                </w:rPr>
                <w:t xml:space="preserve">      description "The number of flow tables supported by the</w:t>
              </w:r>
            </w:ins>
          </w:p>
          <w:p w14:paraId="44907B4E" w14:textId="77777777" w:rsidR="009F3611" w:rsidRPr="009F3611" w:rsidRDefault="009F3611" w:rsidP="009F3611">
            <w:pPr>
              <w:pStyle w:val="XML1"/>
              <w:rPr>
                <w:ins w:id="26092" w:author="Thomas Dietz" w:date="2012-08-08T17:05:00Z"/>
                <w:rPrChange w:id="26093" w:author="Thomas Dietz" w:date="2012-08-08T17:05:00Z">
                  <w:rPr>
                    <w:ins w:id="26094" w:author="Thomas Dietz" w:date="2012-08-08T17:05:00Z"/>
                    <w:lang w:val="de-DE"/>
                  </w:rPr>
                </w:rPrChange>
              </w:rPr>
            </w:pPr>
            <w:ins w:id="26095" w:author="Thomas Dietz" w:date="2012-08-08T17:05:00Z">
              <w:r w:rsidRPr="009F3611">
                <w:rPr>
                  <w:rPrChange w:id="26096" w:author="Thomas Dietz" w:date="2012-08-08T17:05:00Z">
                    <w:rPr>
                      <w:lang w:val="de-DE"/>
                    </w:rPr>
                  </w:rPrChange>
                </w:rPr>
                <w:t xml:space="preserve">        logical switch.";</w:t>
              </w:r>
            </w:ins>
          </w:p>
          <w:p w14:paraId="75D74AEE" w14:textId="77777777" w:rsidR="009F3611" w:rsidRPr="009F3611" w:rsidRDefault="009F3611" w:rsidP="009F3611">
            <w:pPr>
              <w:pStyle w:val="XML1"/>
              <w:rPr>
                <w:ins w:id="26097" w:author="Thomas Dietz" w:date="2012-08-08T17:05:00Z"/>
                <w:rPrChange w:id="26098" w:author="Thomas Dietz" w:date="2012-08-08T17:05:00Z">
                  <w:rPr>
                    <w:ins w:id="26099" w:author="Thomas Dietz" w:date="2012-08-08T17:05:00Z"/>
                    <w:lang w:val="de-DE"/>
                  </w:rPr>
                </w:rPrChange>
              </w:rPr>
            </w:pPr>
            <w:ins w:id="26100" w:author="Thomas Dietz" w:date="2012-08-08T17:05:00Z">
              <w:r w:rsidRPr="009F3611">
                <w:rPr>
                  <w:rPrChange w:id="26101" w:author="Thomas Dietz" w:date="2012-08-08T17:05:00Z">
                    <w:rPr>
                      <w:lang w:val="de-DE"/>
                    </w:rPr>
                  </w:rPrChange>
                </w:rPr>
                <w:t xml:space="preserve">    }</w:t>
              </w:r>
            </w:ins>
          </w:p>
          <w:p w14:paraId="5F62865E" w14:textId="77777777" w:rsidR="009F3611" w:rsidRPr="009F3611" w:rsidRDefault="009F3611" w:rsidP="009F3611">
            <w:pPr>
              <w:pStyle w:val="XML1"/>
              <w:rPr>
                <w:ins w:id="26102" w:author="Thomas Dietz" w:date="2012-08-08T17:05:00Z"/>
                <w:rPrChange w:id="26103" w:author="Thomas Dietz" w:date="2012-08-08T17:05:00Z">
                  <w:rPr>
                    <w:ins w:id="26104" w:author="Thomas Dietz" w:date="2012-08-08T17:05:00Z"/>
                    <w:lang w:val="de-DE"/>
                  </w:rPr>
                </w:rPrChange>
              </w:rPr>
            </w:pPr>
            <w:ins w:id="26105" w:author="Thomas Dietz" w:date="2012-08-08T17:05:00Z">
              <w:r w:rsidRPr="009F3611">
                <w:rPr>
                  <w:rPrChange w:id="26106" w:author="Thomas Dietz" w:date="2012-08-08T17:05:00Z">
                    <w:rPr>
                      <w:lang w:val="de-DE"/>
                    </w:rPr>
                  </w:rPrChange>
                </w:rPr>
                <w:t xml:space="preserve">    leaf flow-statistics {</w:t>
              </w:r>
            </w:ins>
          </w:p>
          <w:p w14:paraId="61C9B25E" w14:textId="77777777" w:rsidR="009F3611" w:rsidRPr="009F3611" w:rsidRDefault="009F3611" w:rsidP="009F3611">
            <w:pPr>
              <w:pStyle w:val="XML1"/>
              <w:rPr>
                <w:ins w:id="26107" w:author="Thomas Dietz" w:date="2012-08-08T17:05:00Z"/>
                <w:rPrChange w:id="26108" w:author="Thomas Dietz" w:date="2012-08-08T17:05:00Z">
                  <w:rPr>
                    <w:ins w:id="26109" w:author="Thomas Dietz" w:date="2012-08-08T17:05:00Z"/>
                    <w:lang w:val="de-DE"/>
                  </w:rPr>
                </w:rPrChange>
              </w:rPr>
            </w:pPr>
            <w:ins w:id="26110" w:author="Thomas Dietz" w:date="2012-08-08T17:05:00Z">
              <w:r w:rsidRPr="009F3611">
                <w:rPr>
                  <w:rPrChange w:id="26111" w:author="Thomas Dietz" w:date="2012-08-08T17:05:00Z">
                    <w:rPr>
                      <w:lang w:val="de-DE"/>
                    </w:rPr>
                  </w:rPrChange>
                </w:rPr>
                <w:t xml:space="preserve">      type boolean;</w:t>
              </w:r>
            </w:ins>
          </w:p>
          <w:p w14:paraId="11CCA169" w14:textId="77777777" w:rsidR="009F3611" w:rsidRPr="009F3611" w:rsidRDefault="009F3611" w:rsidP="009F3611">
            <w:pPr>
              <w:pStyle w:val="XML1"/>
              <w:rPr>
                <w:ins w:id="26112" w:author="Thomas Dietz" w:date="2012-08-08T17:05:00Z"/>
                <w:rPrChange w:id="26113" w:author="Thomas Dietz" w:date="2012-08-08T17:05:00Z">
                  <w:rPr>
                    <w:ins w:id="26114" w:author="Thomas Dietz" w:date="2012-08-08T17:05:00Z"/>
                    <w:lang w:val="de-DE"/>
                  </w:rPr>
                </w:rPrChange>
              </w:rPr>
            </w:pPr>
            <w:ins w:id="26115" w:author="Thomas Dietz" w:date="2012-08-08T17:05:00Z">
              <w:r w:rsidRPr="009F3611">
                <w:rPr>
                  <w:rPrChange w:id="26116" w:author="Thomas Dietz" w:date="2012-08-08T17:05:00Z">
                    <w:rPr>
                      <w:lang w:val="de-DE"/>
                    </w:rPr>
                  </w:rPrChange>
                </w:rPr>
                <w:t xml:space="preserve">      default false;</w:t>
              </w:r>
            </w:ins>
          </w:p>
          <w:p w14:paraId="7258E3C7" w14:textId="77777777" w:rsidR="009F3611" w:rsidRPr="009F3611" w:rsidRDefault="009F3611" w:rsidP="009F3611">
            <w:pPr>
              <w:pStyle w:val="XML1"/>
              <w:rPr>
                <w:ins w:id="26117" w:author="Thomas Dietz" w:date="2012-08-08T17:05:00Z"/>
                <w:rPrChange w:id="26118" w:author="Thomas Dietz" w:date="2012-08-08T17:05:00Z">
                  <w:rPr>
                    <w:ins w:id="26119" w:author="Thomas Dietz" w:date="2012-08-08T17:05:00Z"/>
                    <w:lang w:val="de-DE"/>
                  </w:rPr>
                </w:rPrChange>
              </w:rPr>
            </w:pPr>
            <w:ins w:id="26120" w:author="Thomas Dietz" w:date="2012-08-08T17:05:00Z">
              <w:r w:rsidRPr="009F3611">
                <w:rPr>
                  <w:rPrChange w:id="26121" w:author="Thomas Dietz" w:date="2012-08-08T17:05:00Z">
                    <w:rPr>
                      <w:lang w:val="de-DE"/>
                    </w:rPr>
                  </w:rPrChange>
                </w:rPr>
                <w:t xml:space="preserve">      description "Specifies if the logical switch supports flow</w:t>
              </w:r>
            </w:ins>
          </w:p>
          <w:p w14:paraId="572730B1" w14:textId="77777777" w:rsidR="009F3611" w:rsidRPr="009F3611" w:rsidRDefault="009F3611" w:rsidP="009F3611">
            <w:pPr>
              <w:pStyle w:val="XML1"/>
              <w:rPr>
                <w:ins w:id="26122" w:author="Thomas Dietz" w:date="2012-08-08T17:05:00Z"/>
                <w:rPrChange w:id="26123" w:author="Thomas Dietz" w:date="2012-08-08T17:05:00Z">
                  <w:rPr>
                    <w:ins w:id="26124" w:author="Thomas Dietz" w:date="2012-08-08T17:05:00Z"/>
                    <w:lang w:val="de-DE"/>
                  </w:rPr>
                </w:rPrChange>
              </w:rPr>
            </w:pPr>
            <w:ins w:id="26125" w:author="Thomas Dietz" w:date="2012-08-08T17:05:00Z">
              <w:r w:rsidRPr="009F3611">
                <w:rPr>
                  <w:rPrChange w:id="26126" w:author="Thomas Dietz" w:date="2012-08-08T17:05:00Z">
                    <w:rPr>
                      <w:lang w:val="de-DE"/>
                    </w:rPr>
                  </w:rPrChange>
                </w:rPr>
                <w:t xml:space="preserve">        statistics.";</w:t>
              </w:r>
            </w:ins>
          </w:p>
          <w:p w14:paraId="1583E99E" w14:textId="77777777" w:rsidR="009F3611" w:rsidRPr="009F3611" w:rsidRDefault="009F3611" w:rsidP="009F3611">
            <w:pPr>
              <w:pStyle w:val="XML1"/>
              <w:rPr>
                <w:ins w:id="26127" w:author="Thomas Dietz" w:date="2012-08-08T17:05:00Z"/>
                <w:rPrChange w:id="26128" w:author="Thomas Dietz" w:date="2012-08-08T17:05:00Z">
                  <w:rPr>
                    <w:ins w:id="26129" w:author="Thomas Dietz" w:date="2012-08-08T17:05:00Z"/>
                    <w:lang w:val="de-DE"/>
                  </w:rPr>
                </w:rPrChange>
              </w:rPr>
            </w:pPr>
            <w:ins w:id="26130" w:author="Thomas Dietz" w:date="2012-08-08T17:05:00Z">
              <w:r w:rsidRPr="009F3611">
                <w:rPr>
                  <w:rPrChange w:id="26131" w:author="Thomas Dietz" w:date="2012-08-08T17:05:00Z">
                    <w:rPr>
                      <w:lang w:val="de-DE"/>
                    </w:rPr>
                  </w:rPrChange>
                </w:rPr>
                <w:t xml:space="preserve">    }</w:t>
              </w:r>
            </w:ins>
          </w:p>
          <w:p w14:paraId="00A61AC9" w14:textId="77777777" w:rsidR="009F3611" w:rsidRPr="009F3611" w:rsidRDefault="009F3611" w:rsidP="009F3611">
            <w:pPr>
              <w:pStyle w:val="XML1"/>
              <w:rPr>
                <w:ins w:id="26132" w:author="Thomas Dietz" w:date="2012-08-08T17:05:00Z"/>
                <w:rPrChange w:id="26133" w:author="Thomas Dietz" w:date="2012-08-08T17:05:00Z">
                  <w:rPr>
                    <w:ins w:id="26134" w:author="Thomas Dietz" w:date="2012-08-08T17:05:00Z"/>
                    <w:lang w:val="de-DE"/>
                  </w:rPr>
                </w:rPrChange>
              </w:rPr>
            </w:pPr>
            <w:ins w:id="26135" w:author="Thomas Dietz" w:date="2012-08-08T17:05:00Z">
              <w:r w:rsidRPr="009F3611">
                <w:rPr>
                  <w:rPrChange w:id="26136" w:author="Thomas Dietz" w:date="2012-08-08T17:05:00Z">
                    <w:rPr>
                      <w:lang w:val="de-DE"/>
                    </w:rPr>
                  </w:rPrChange>
                </w:rPr>
                <w:t xml:space="preserve">    leaf table-statistics {</w:t>
              </w:r>
            </w:ins>
          </w:p>
          <w:p w14:paraId="7F5E2FF6" w14:textId="77777777" w:rsidR="009F3611" w:rsidRPr="009F3611" w:rsidRDefault="009F3611" w:rsidP="009F3611">
            <w:pPr>
              <w:pStyle w:val="XML1"/>
              <w:rPr>
                <w:ins w:id="26137" w:author="Thomas Dietz" w:date="2012-08-08T17:05:00Z"/>
                <w:rPrChange w:id="26138" w:author="Thomas Dietz" w:date="2012-08-08T17:05:00Z">
                  <w:rPr>
                    <w:ins w:id="26139" w:author="Thomas Dietz" w:date="2012-08-08T17:05:00Z"/>
                    <w:lang w:val="de-DE"/>
                  </w:rPr>
                </w:rPrChange>
              </w:rPr>
            </w:pPr>
            <w:ins w:id="26140" w:author="Thomas Dietz" w:date="2012-08-08T17:05:00Z">
              <w:r w:rsidRPr="009F3611">
                <w:rPr>
                  <w:rPrChange w:id="26141" w:author="Thomas Dietz" w:date="2012-08-08T17:05:00Z">
                    <w:rPr>
                      <w:lang w:val="de-DE"/>
                    </w:rPr>
                  </w:rPrChange>
                </w:rPr>
                <w:t xml:space="preserve">      type boolean;</w:t>
              </w:r>
            </w:ins>
          </w:p>
          <w:p w14:paraId="5B62F13E" w14:textId="77777777" w:rsidR="009F3611" w:rsidRPr="009F3611" w:rsidRDefault="009F3611" w:rsidP="009F3611">
            <w:pPr>
              <w:pStyle w:val="XML1"/>
              <w:rPr>
                <w:ins w:id="26142" w:author="Thomas Dietz" w:date="2012-08-08T17:05:00Z"/>
                <w:rPrChange w:id="26143" w:author="Thomas Dietz" w:date="2012-08-08T17:05:00Z">
                  <w:rPr>
                    <w:ins w:id="26144" w:author="Thomas Dietz" w:date="2012-08-08T17:05:00Z"/>
                    <w:lang w:val="de-DE"/>
                  </w:rPr>
                </w:rPrChange>
              </w:rPr>
            </w:pPr>
            <w:ins w:id="26145" w:author="Thomas Dietz" w:date="2012-08-08T17:05:00Z">
              <w:r w:rsidRPr="009F3611">
                <w:rPr>
                  <w:rPrChange w:id="26146" w:author="Thomas Dietz" w:date="2012-08-08T17:05:00Z">
                    <w:rPr>
                      <w:lang w:val="de-DE"/>
                    </w:rPr>
                  </w:rPrChange>
                </w:rPr>
                <w:t xml:space="preserve">      default false;</w:t>
              </w:r>
            </w:ins>
          </w:p>
          <w:p w14:paraId="7DCDCD15" w14:textId="77777777" w:rsidR="009F3611" w:rsidRPr="009F3611" w:rsidRDefault="009F3611" w:rsidP="009F3611">
            <w:pPr>
              <w:pStyle w:val="XML1"/>
              <w:rPr>
                <w:ins w:id="26147" w:author="Thomas Dietz" w:date="2012-08-08T17:05:00Z"/>
                <w:rPrChange w:id="26148" w:author="Thomas Dietz" w:date="2012-08-08T17:05:00Z">
                  <w:rPr>
                    <w:ins w:id="26149" w:author="Thomas Dietz" w:date="2012-08-08T17:05:00Z"/>
                    <w:lang w:val="de-DE"/>
                  </w:rPr>
                </w:rPrChange>
              </w:rPr>
            </w:pPr>
            <w:ins w:id="26150" w:author="Thomas Dietz" w:date="2012-08-08T17:05:00Z">
              <w:r w:rsidRPr="009F3611">
                <w:rPr>
                  <w:rPrChange w:id="26151" w:author="Thomas Dietz" w:date="2012-08-08T17:05:00Z">
                    <w:rPr>
                      <w:lang w:val="de-DE"/>
                    </w:rPr>
                  </w:rPrChange>
                </w:rPr>
                <w:t xml:space="preserve">      description "Specifies if the logical switch supports table</w:t>
              </w:r>
            </w:ins>
          </w:p>
          <w:p w14:paraId="5B419E9B" w14:textId="77777777" w:rsidR="009F3611" w:rsidRPr="009F3611" w:rsidRDefault="009F3611" w:rsidP="009F3611">
            <w:pPr>
              <w:pStyle w:val="XML1"/>
              <w:rPr>
                <w:ins w:id="26152" w:author="Thomas Dietz" w:date="2012-08-08T17:05:00Z"/>
                <w:rPrChange w:id="26153" w:author="Thomas Dietz" w:date="2012-08-08T17:05:00Z">
                  <w:rPr>
                    <w:ins w:id="26154" w:author="Thomas Dietz" w:date="2012-08-08T17:05:00Z"/>
                    <w:lang w:val="de-DE"/>
                  </w:rPr>
                </w:rPrChange>
              </w:rPr>
            </w:pPr>
            <w:ins w:id="26155" w:author="Thomas Dietz" w:date="2012-08-08T17:05:00Z">
              <w:r w:rsidRPr="009F3611">
                <w:rPr>
                  <w:rPrChange w:id="26156" w:author="Thomas Dietz" w:date="2012-08-08T17:05:00Z">
                    <w:rPr>
                      <w:lang w:val="de-DE"/>
                    </w:rPr>
                  </w:rPrChange>
                </w:rPr>
                <w:t xml:space="preserve">        statistics.";</w:t>
              </w:r>
            </w:ins>
          </w:p>
          <w:p w14:paraId="7F6E836F" w14:textId="77777777" w:rsidR="009F3611" w:rsidRPr="009F3611" w:rsidRDefault="009F3611" w:rsidP="009F3611">
            <w:pPr>
              <w:pStyle w:val="XML1"/>
              <w:rPr>
                <w:ins w:id="26157" w:author="Thomas Dietz" w:date="2012-08-08T17:05:00Z"/>
                <w:rPrChange w:id="26158" w:author="Thomas Dietz" w:date="2012-08-08T17:05:00Z">
                  <w:rPr>
                    <w:ins w:id="26159" w:author="Thomas Dietz" w:date="2012-08-08T17:05:00Z"/>
                    <w:lang w:val="de-DE"/>
                  </w:rPr>
                </w:rPrChange>
              </w:rPr>
            </w:pPr>
            <w:ins w:id="26160" w:author="Thomas Dietz" w:date="2012-08-08T17:05:00Z">
              <w:r w:rsidRPr="009F3611">
                <w:rPr>
                  <w:rPrChange w:id="26161" w:author="Thomas Dietz" w:date="2012-08-08T17:05:00Z">
                    <w:rPr>
                      <w:lang w:val="de-DE"/>
                    </w:rPr>
                  </w:rPrChange>
                </w:rPr>
                <w:t xml:space="preserve">    }</w:t>
              </w:r>
            </w:ins>
          </w:p>
          <w:p w14:paraId="4DB54571" w14:textId="77777777" w:rsidR="009F3611" w:rsidRPr="009F3611" w:rsidRDefault="009F3611" w:rsidP="009F3611">
            <w:pPr>
              <w:pStyle w:val="XML1"/>
              <w:rPr>
                <w:ins w:id="26162" w:author="Thomas Dietz" w:date="2012-08-08T17:05:00Z"/>
                <w:rPrChange w:id="26163" w:author="Thomas Dietz" w:date="2012-08-08T17:05:00Z">
                  <w:rPr>
                    <w:ins w:id="26164" w:author="Thomas Dietz" w:date="2012-08-08T17:05:00Z"/>
                    <w:lang w:val="de-DE"/>
                  </w:rPr>
                </w:rPrChange>
              </w:rPr>
            </w:pPr>
            <w:ins w:id="26165" w:author="Thomas Dietz" w:date="2012-08-08T17:05:00Z">
              <w:r w:rsidRPr="009F3611">
                <w:rPr>
                  <w:rPrChange w:id="26166" w:author="Thomas Dietz" w:date="2012-08-08T17:05:00Z">
                    <w:rPr>
                      <w:lang w:val="de-DE"/>
                    </w:rPr>
                  </w:rPrChange>
                </w:rPr>
                <w:t xml:space="preserve">    leaf port-statistics {</w:t>
              </w:r>
            </w:ins>
          </w:p>
          <w:p w14:paraId="3E35CD27" w14:textId="77777777" w:rsidR="009F3611" w:rsidRPr="009F3611" w:rsidRDefault="009F3611" w:rsidP="009F3611">
            <w:pPr>
              <w:pStyle w:val="XML1"/>
              <w:rPr>
                <w:ins w:id="26167" w:author="Thomas Dietz" w:date="2012-08-08T17:05:00Z"/>
                <w:rPrChange w:id="26168" w:author="Thomas Dietz" w:date="2012-08-08T17:05:00Z">
                  <w:rPr>
                    <w:ins w:id="26169" w:author="Thomas Dietz" w:date="2012-08-08T17:05:00Z"/>
                    <w:lang w:val="de-DE"/>
                  </w:rPr>
                </w:rPrChange>
              </w:rPr>
            </w:pPr>
            <w:ins w:id="26170" w:author="Thomas Dietz" w:date="2012-08-08T17:05:00Z">
              <w:r w:rsidRPr="009F3611">
                <w:rPr>
                  <w:rPrChange w:id="26171" w:author="Thomas Dietz" w:date="2012-08-08T17:05:00Z">
                    <w:rPr>
                      <w:lang w:val="de-DE"/>
                    </w:rPr>
                  </w:rPrChange>
                </w:rPr>
                <w:t xml:space="preserve">      type boolean;</w:t>
              </w:r>
            </w:ins>
          </w:p>
          <w:p w14:paraId="310C277D" w14:textId="77777777" w:rsidR="009F3611" w:rsidRPr="009F3611" w:rsidRDefault="009F3611" w:rsidP="009F3611">
            <w:pPr>
              <w:pStyle w:val="XML1"/>
              <w:rPr>
                <w:ins w:id="26172" w:author="Thomas Dietz" w:date="2012-08-08T17:05:00Z"/>
                <w:rPrChange w:id="26173" w:author="Thomas Dietz" w:date="2012-08-08T17:05:00Z">
                  <w:rPr>
                    <w:ins w:id="26174" w:author="Thomas Dietz" w:date="2012-08-08T17:05:00Z"/>
                    <w:lang w:val="de-DE"/>
                  </w:rPr>
                </w:rPrChange>
              </w:rPr>
            </w:pPr>
            <w:ins w:id="26175" w:author="Thomas Dietz" w:date="2012-08-08T17:05:00Z">
              <w:r w:rsidRPr="009F3611">
                <w:rPr>
                  <w:rPrChange w:id="26176" w:author="Thomas Dietz" w:date="2012-08-08T17:05:00Z">
                    <w:rPr>
                      <w:lang w:val="de-DE"/>
                    </w:rPr>
                  </w:rPrChange>
                </w:rPr>
                <w:t xml:space="preserve">      default false;</w:t>
              </w:r>
            </w:ins>
          </w:p>
          <w:p w14:paraId="3A53A37A" w14:textId="77777777" w:rsidR="009F3611" w:rsidRPr="009F3611" w:rsidRDefault="009F3611" w:rsidP="009F3611">
            <w:pPr>
              <w:pStyle w:val="XML1"/>
              <w:rPr>
                <w:ins w:id="26177" w:author="Thomas Dietz" w:date="2012-08-08T17:05:00Z"/>
                <w:rPrChange w:id="26178" w:author="Thomas Dietz" w:date="2012-08-08T17:05:00Z">
                  <w:rPr>
                    <w:ins w:id="26179" w:author="Thomas Dietz" w:date="2012-08-08T17:05:00Z"/>
                    <w:lang w:val="de-DE"/>
                  </w:rPr>
                </w:rPrChange>
              </w:rPr>
            </w:pPr>
            <w:ins w:id="26180" w:author="Thomas Dietz" w:date="2012-08-08T17:05:00Z">
              <w:r w:rsidRPr="009F3611">
                <w:rPr>
                  <w:rPrChange w:id="26181" w:author="Thomas Dietz" w:date="2012-08-08T17:05:00Z">
                    <w:rPr>
                      <w:lang w:val="de-DE"/>
                    </w:rPr>
                  </w:rPrChange>
                </w:rPr>
                <w:t xml:space="preserve">      description "Specifies if the logical switch supports port</w:t>
              </w:r>
            </w:ins>
          </w:p>
          <w:p w14:paraId="35B35A95" w14:textId="77777777" w:rsidR="009F3611" w:rsidRPr="009F3611" w:rsidRDefault="009F3611" w:rsidP="009F3611">
            <w:pPr>
              <w:pStyle w:val="XML1"/>
              <w:rPr>
                <w:ins w:id="26182" w:author="Thomas Dietz" w:date="2012-08-08T17:05:00Z"/>
                <w:rPrChange w:id="26183" w:author="Thomas Dietz" w:date="2012-08-08T17:05:00Z">
                  <w:rPr>
                    <w:ins w:id="26184" w:author="Thomas Dietz" w:date="2012-08-08T17:05:00Z"/>
                    <w:lang w:val="de-DE"/>
                  </w:rPr>
                </w:rPrChange>
              </w:rPr>
            </w:pPr>
            <w:ins w:id="26185" w:author="Thomas Dietz" w:date="2012-08-08T17:05:00Z">
              <w:r w:rsidRPr="009F3611">
                <w:rPr>
                  <w:rPrChange w:id="26186" w:author="Thomas Dietz" w:date="2012-08-08T17:05:00Z">
                    <w:rPr>
                      <w:lang w:val="de-DE"/>
                    </w:rPr>
                  </w:rPrChange>
                </w:rPr>
                <w:t xml:space="preserve">        statistics.";</w:t>
              </w:r>
            </w:ins>
          </w:p>
          <w:p w14:paraId="3CA6E91C" w14:textId="77777777" w:rsidR="009F3611" w:rsidRPr="009F3611" w:rsidRDefault="009F3611" w:rsidP="009F3611">
            <w:pPr>
              <w:pStyle w:val="XML1"/>
              <w:rPr>
                <w:ins w:id="26187" w:author="Thomas Dietz" w:date="2012-08-08T17:05:00Z"/>
                <w:rPrChange w:id="26188" w:author="Thomas Dietz" w:date="2012-08-08T17:05:00Z">
                  <w:rPr>
                    <w:ins w:id="26189" w:author="Thomas Dietz" w:date="2012-08-08T17:05:00Z"/>
                    <w:lang w:val="de-DE"/>
                  </w:rPr>
                </w:rPrChange>
              </w:rPr>
            </w:pPr>
            <w:ins w:id="26190" w:author="Thomas Dietz" w:date="2012-08-08T17:05:00Z">
              <w:r w:rsidRPr="009F3611">
                <w:rPr>
                  <w:rPrChange w:id="26191" w:author="Thomas Dietz" w:date="2012-08-08T17:05:00Z">
                    <w:rPr>
                      <w:lang w:val="de-DE"/>
                    </w:rPr>
                  </w:rPrChange>
                </w:rPr>
                <w:t xml:space="preserve">    }</w:t>
              </w:r>
            </w:ins>
          </w:p>
          <w:p w14:paraId="6A49AEFC" w14:textId="77777777" w:rsidR="009F3611" w:rsidRPr="009F3611" w:rsidRDefault="009F3611" w:rsidP="009F3611">
            <w:pPr>
              <w:pStyle w:val="XML1"/>
              <w:rPr>
                <w:ins w:id="26192" w:author="Thomas Dietz" w:date="2012-08-08T17:05:00Z"/>
                <w:rPrChange w:id="26193" w:author="Thomas Dietz" w:date="2012-08-08T17:05:00Z">
                  <w:rPr>
                    <w:ins w:id="26194" w:author="Thomas Dietz" w:date="2012-08-08T17:05:00Z"/>
                    <w:lang w:val="de-DE"/>
                  </w:rPr>
                </w:rPrChange>
              </w:rPr>
            </w:pPr>
            <w:ins w:id="26195" w:author="Thomas Dietz" w:date="2012-08-08T17:05:00Z">
              <w:r w:rsidRPr="009F3611">
                <w:rPr>
                  <w:rPrChange w:id="26196" w:author="Thomas Dietz" w:date="2012-08-08T17:05:00Z">
                    <w:rPr>
                      <w:lang w:val="de-DE"/>
                    </w:rPr>
                  </w:rPrChange>
                </w:rPr>
                <w:t xml:space="preserve">    leaf group-statistics {</w:t>
              </w:r>
            </w:ins>
          </w:p>
          <w:p w14:paraId="27CAF541" w14:textId="77777777" w:rsidR="009F3611" w:rsidRPr="009F3611" w:rsidRDefault="009F3611" w:rsidP="009F3611">
            <w:pPr>
              <w:pStyle w:val="XML1"/>
              <w:rPr>
                <w:ins w:id="26197" w:author="Thomas Dietz" w:date="2012-08-08T17:05:00Z"/>
                <w:rPrChange w:id="26198" w:author="Thomas Dietz" w:date="2012-08-08T17:05:00Z">
                  <w:rPr>
                    <w:ins w:id="26199" w:author="Thomas Dietz" w:date="2012-08-08T17:05:00Z"/>
                    <w:lang w:val="de-DE"/>
                  </w:rPr>
                </w:rPrChange>
              </w:rPr>
            </w:pPr>
            <w:ins w:id="26200" w:author="Thomas Dietz" w:date="2012-08-08T17:05:00Z">
              <w:r w:rsidRPr="009F3611">
                <w:rPr>
                  <w:rPrChange w:id="26201" w:author="Thomas Dietz" w:date="2012-08-08T17:05:00Z">
                    <w:rPr>
                      <w:lang w:val="de-DE"/>
                    </w:rPr>
                  </w:rPrChange>
                </w:rPr>
                <w:t xml:space="preserve">      type boolean;</w:t>
              </w:r>
            </w:ins>
          </w:p>
          <w:p w14:paraId="302F942F" w14:textId="77777777" w:rsidR="009F3611" w:rsidRPr="009F3611" w:rsidRDefault="009F3611" w:rsidP="009F3611">
            <w:pPr>
              <w:pStyle w:val="XML1"/>
              <w:rPr>
                <w:ins w:id="26202" w:author="Thomas Dietz" w:date="2012-08-08T17:05:00Z"/>
                <w:rPrChange w:id="26203" w:author="Thomas Dietz" w:date="2012-08-08T17:05:00Z">
                  <w:rPr>
                    <w:ins w:id="26204" w:author="Thomas Dietz" w:date="2012-08-08T17:05:00Z"/>
                    <w:lang w:val="de-DE"/>
                  </w:rPr>
                </w:rPrChange>
              </w:rPr>
            </w:pPr>
            <w:ins w:id="26205" w:author="Thomas Dietz" w:date="2012-08-08T17:05:00Z">
              <w:r w:rsidRPr="009F3611">
                <w:rPr>
                  <w:rPrChange w:id="26206" w:author="Thomas Dietz" w:date="2012-08-08T17:05:00Z">
                    <w:rPr>
                      <w:lang w:val="de-DE"/>
                    </w:rPr>
                  </w:rPrChange>
                </w:rPr>
                <w:t xml:space="preserve">      default false;</w:t>
              </w:r>
            </w:ins>
          </w:p>
          <w:p w14:paraId="2C549330" w14:textId="77777777" w:rsidR="009F3611" w:rsidRPr="009F3611" w:rsidRDefault="009F3611" w:rsidP="009F3611">
            <w:pPr>
              <w:pStyle w:val="XML1"/>
              <w:rPr>
                <w:ins w:id="26207" w:author="Thomas Dietz" w:date="2012-08-08T17:05:00Z"/>
                <w:rPrChange w:id="26208" w:author="Thomas Dietz" w:date="2012-08-08T17:05:00Z">
                  <w:rPr>
                    <w:ins w:id="26209" w:author="Thomas Dietz" w:date="2012-08-08T17:05:00Z"/>
                    <w:lang w:val="de-DE"/>
                  </w:rPr>
                </w:rPrChange>
              </w:rPr>
            </w:pPr>
            <w:ins w:id="26210" w:author="Thomas Dietz" w:date="2012-08-08T17:05:00Z">
              <w:r w:rsidRPr="009F3611">
                <w:rPr>
                  <w:rPrChange w:id="26211" w:author="Thomas Dietz" w:date="2012-08-08T17:05:00Z">
                    <w:rPr>
                      <w:lang w:val="de-DE"/>
                    </w:rPr>
                  </w:rPrChange>
                </w:rPr>
                <w:t xml:space="preserve">      description "Specifies if the logical switch supports group</w:t>
              </w:r>
            </w:ins>
          </w:p>
          <w:p w14:paraId="439F502F" w14:textId="77777777" w:rsidR="009F3611" w:rsidRPr="009F3611" w:rsidRDefault="009F3611" w:rsidP="009F3611">
            <w:pPr>
              <w:pStyle w:val="XML1"/>
              <w:rPr>
                <w:ins w:id="26212" w:author="Thomas Dietz" w:date="2012-08-08T17:05:00Z"/>
                <w:rPrChange w:id="26213" w:author="Thomas Dietz" w:date="2012-08-08T17:05:00Z">
                  <w:rPr>
                    <w:ins w:id="26214" w:author="Thomas Dietz" w:date="2012-08-08T17:05:00Z"/>
                    <w:lang w:val="de-DE"/>
                  </w:rPr>
                </w:rPrChange>
              </w:rPr>
            </w:pPr>
            <w:ins w:id="26215" w:author="Thomas Dietz" w:date="2012-08-08T17:05:00Z">
              <w:r w:rsidRPr="009F3611">
                <w:rPr>
                  <w:rPrChange w:id="26216" w:author="Thomas Dietz" w:date="2012-08-08T17:05:00Z">
                    <w:rPr>
                      <w:lang w:val="de-DE"/>
                    </w:rPr>
                  </w:rPrChange>
                </w:rPr>
                <w:t xml:space="preserve">        statistics.";</w:t>
              </w:r>
            </w:ins>
          </w:p>
          <w:p w14:paraId="51D3FA4F" w14:textId="77777777" w:rsidR="009F3611" w:rsidRPr="009F3611" w:rsidRDefault="009F3611" w:rsidP="009F3611">
            <w:pPr>
              <w:pStyle w:val="XML1"/>
              <w:rPr>
                <w:ins w:id="26217" w:author="Thomas Dietz" w:date="2012-08-08T17:05:00Z"/>
                <w:rPrChange w:id="26218" w:author="Thomas Dietz" w:date="2012-08-08T17:05:00Z">
                  <w:rPr>
                    <w:ins w:id="26219" w:author="Thomas Dietz" w:date="2012-08-08T17:05:00Z"/>
                    <w:lang w:val="de-DE"/>
                  </w:rPr>
                </w:rPrChange>
              </w:rPr>
            </w:pPr>
            <w:ins w:id="26220" w:author="Thomas Dietz" w:date="2012-08-08T17:05:00Z">
              <w:r w:rsidRPr="009F3611">
                <w:rPr>
                  <w:rPrChange w:id="26221" w:author="Thomas Dietz" w:date="2012-08-08T17:05:00Z">
                    <w:rPr>
                      <w:lang w:val="de-DE"/>
                    </w:rPr>
                  </w:rPrChange>
                </w:rPr>
                <w:t xml:space="preserve">    }</w:t>
              </w:r>
            </w:ins>
          </w:p>
          <w:p w14:paraId="4C367D5E" w14:textId="77777777" w:rsidR="009F3611" w:rsidRPr="009F3611" w:rsidRDefault="009F3611" w:rsidP="009F3611">
            <w:pPr>
              <w:pStyle w:val="XML1"/>
              <w:rPr>
                <w:ins w:id="26222" w:author="Thomas Dietz" w:date="2012-08-08T17:05:00Z"/>
                <w:rPrChange w:id="26223" w:author="Thomas Dietz" w:date="2012-08-08T17:05:00Z">
                  <w:rPr>
                    <w:ins w:id="26224" w:author="Thomas Dietz" w:date="2012-08-08T17:05:00Z"/>
                    <w:lang w:val="de-DE"/>
                  </w:rPr>
                </w:rPrChange>
              </w:rPr>
            </w:pPr>
            <w:ins w:id="26225" w:author="Thomas Dietz" w:date="2012-08-08T17:05:00Z">
              <w:r w:rsidRPr="009F3611">
                <w:rPr>
                  <w:rPrChange w:id="26226" w:author="Thomas Dietz" w:date="2012-08-08T17:05:00Z">
                    <w:rPr>
                      <w:lang w:val="de-DE"/>
                    </w:rPr>
                  </w:rPrChange>
                </w:rPr>
                <w:t xml:space="preserve">    leaf queue-statistics {</w:t>
              </w:r>
            </w:ins>
          </w:p>
          <w:p w14:paraId="617462BA" w14:textId="77777777" w:rsidR="009F3611" w:rsidRPr="009F3611" w:rsidRDefault="009F3611" w:rsidP="009F3611">
            <w:pPr>
              <w:pStyle w:val="XML1"/>
              <w:rPr>
                <w:ins w:id="26227" w:author="Thomas Dietz" w:date="2012-08-08T17:05:00Z"/>
                <w:rPrChange w:id="26228" w:author="Thomas Dietz" w:date="2012-08-08T17:05:00Z">
                  <w:rPr>
                    <w:ins w:id="26229" w:author="Thomas Dietz" w:date="2012-08-08T17:05:00Z"/>
                    <w:lang w:val="de-DE"/>
                  </w:rPr>
                </w:rPrChange>
              </w:rPr>
            </w:pPr>
            <w:ins w:id="26230" w:author="Thomas Dietz" w:date="2012-08-08T17:05:00Z">
              <w:r w:rsidRPr="009F3611">
                <w:rPr>
                  <w:rPrChange w:id="26231" w:author="Thomas Dietz" w:date="2012-08-08T17:05:00Z">
                    <w:rPr>
                      <w:lang w:val="de-DE"/>
                    </w:rPr>
                  </w:rPrChange>
                </w:rPr>
                <w:t xml:space="preserve">      type boolean;</w:t>
              </w:r>
            </w:ins>
          </w:p>
          <w:p w14:paraId="48FC62C5" w14:textId="77777777" w:rsidR="009F3611" w:rsidRPr="009F3611" w:rsidRDefault="009F3611" w:rsidP="009F3611">
            <w:pPr>
              <w:pStyle w:val="XML1"/>
              <w:rPr>
                <w:ins w:id="26232" w:author="Thomas Dietz" w:date="2012-08-08T17:05:00Z"/>
                <w:rPrChange w:id="26233" w:author="Thomas Dietz" w:date="2012-08-08T17:05:00Z">
                  <w:rPr>
                    <w:ins w:id="26234" w:author="Thomas Dietz" w:date="2012-08-08T17:05:00Z"/>
                    <w:lang w:val="de-DE"/>
                  </w:rPr>
                </w:rPrChange>
              </w:rPr>
            </w:pPr>
            <w:ins w:id="26235" w:author="Thomas Dietz" w:date="2012-08-08T17:05:00Z">
              <w:r w:rsidRPr="009F3611">
                <w:rPr>
                  <w:rPrChange w:id="26236" w:author="Thomas Dietz" w:date="2012-08-08T17:05:00Z">
                    <w:rPr>
                      <w:lang w:val="de-DE"/>
                    </w:rPr>
                  </w:rPrChange>
                </w:rPr>
                <w:t xml:space="preserve">      default false;</w:t>
              </w:r>
            </w:ins>
          </w:p>
          <w:p w14:paraId="1565FA4F" w14:textId="77777777" w:rsidR="009F3611" w:rsidRPr="009F3611" w:rsidRDefault="009F3611" w:rsidP="009F3611">
            <w:pPr>
              <w:pStyle w:val="XML1"/>
              <w:rPr>
                <w:ins w:id="26237" w:author="Thomas Dietz" w:date="2012-08-08T17:05:00Z"/>
                <w:rPrChange w:id="26238" w:author="Thomas Dietz" w:date="2012-08-08T17:05:00Z">
                  <w:rPr>
                    <w:ins w:id="26239" w:author="Thomas Dietz" w:date="2012-08-08T17:05:00Z"/>
                    <w:lang w:val="de-DE"/>
                  </w:rPr>
                </w:rPrChange>
              </w:rPr>
            </w:pPr>
            <w:ins w:id="26240" w:author="Thomas Dietz" w:date="2012-08-08T17:05:00Z">
              <w:r w:rsidRPr="009F3611">
                <w:rPr>
                  <w:rPrChange w:id="26241" w:author="Thomas Dietz" w:date="2012-08-08T17:05:00Z">
                    <w:rPr>
                      <w:lang w:val="de-DE"/>
                    </w:rPr>
                  </w:rPrChange>
                </w:rPr>
                <w:t xml:space="preserve">      description "Specifies if the logical switch supports queue</w:t>
              </w:r>
            </w:ins>
          </w:p>
          <w:p w14:paraId="04405AE8" w14:textId="77777777" w:rsidR="009F3611" w:rsidRPr="009F3611" w:rsidRDefault="009F3611" w:rsidP="009F3611">
            <w:pPr>
              <w:pStyle w:val="XML1"/>
              <w:rPr>
                <w:ins w:id="26242" w:author="Thomas Dietz" w:date="2012-08-08T17:05:00Z"/>
                <w:rPrChange w:id="26243" w:author="Thomas Dietz" w:date="2012-08-08T17:05:00Z">
                  <w:rPr>
                    <w:ins w:id="26244" w:author="Thomas Dietz" w:date="2012-08-08T17:05:00Z"/>
                    <w:lang w:val="de-DE"/>
                  </w:rPr>
                </w:rPrChange>
              </w:rPr>
            </w:pPr>
            <w:ins w:id="26245" w:author="Thomas Dietz" w:date="2012-08-08T17:05:00Z">
              <w:r w:rsidRPr="009F3611">
                <w:rPr>
                  <w:rPrChange w:id="26246" w:author="Thomas Dietz" w:date="2012-08-08T17:05:00Z">
                    <w:rPr>
                      <w:lang w:val="de-DE"/>
                    </w:rPr>
                  </w:rPrChange>
                </w:rPr>
                <w:t xml:space="preserve">        statistics.";</w:t>
              </w:r>
            </w:ins>
          </w:p>
          <w:p w14:paraId="33EC1E38" w14:textId="77777777" w:rsidR="009F3611" w:rsidRPr="009F3611" w:rsidRDefault="009F3611" w:rsidP="009F3611">
            <w:pPr>
              <w:pStyle w:val="XML1"/>
              <w:rPr>
                <w:ins w:id="26247" w:author="Thomas Dietz" w:date="2012-08-08T17:05:00Z"/>
                <w:rPrChange w:id="26248" w:author="Thomas Dietz" w:date="2012-08-08T17:05:00Z">
                  <w:rPr>
                    <w:ins w:id="26249" w:author="Thomas Dietz" w:date="2012-08-08T17:05:00Z"/>
                    <w:lang w:val="de-DE"/>
                  </w:rPr>
                </w:rPrChange>
              </w:rPr>
            </w:pPr>
            <w:ins w:id="26250" w:author="Thomas Dietz" w:date="2012-08-08T17:05:00Z">
              <w:r w:rsidRPr="009F3611">
                <w:rPr>
                  <w:rPrChange w:id="26251" w:author="Thomas Dietz" w:date="2012-08-08T17:05:00Z">
                    <w:rPr>
                      <w:lang w:val="de-DE"/>
                    </w:rPr>
                  </w:rPrChange>
                </w:rPr>
                <w:t xml:space="preserve">    }</w:t>
              </w:r>
            </w:ins>
          </w:p>
          <w:p w14:paraId="04501D12" w14:textId="77777777" w:rsidR="009F3611" w:rsidRPr="009F3611" w:rsidRDefault="009F3611" w:rsidP="009F3611">
            <w:pPr>
              <w:pStyle w:val="XML1"/>
              <w:rPr>
                <w:ins w:id="26252" w:author="Thomas Dietz" w:date="2012-08-08T17:05:00Z"/>
                <w:rPrChange w:id="26253" w:author="Thomas Dietz" w:date="2012-08-08T17:05:00Z">
                  <w:rPr>
                    <w:ins w:id="26254" w:author="Thomas Dietz" w:date="2012-08-08T17:05:00Z"/>
                    <w:lang w:val="de-DE"/>
                  </w:rPr>
                </w:rPrChange>
              </w:rPr>
            </w:pPr>
            <w:ins w:id="26255" w:author="Thomas Dietz" w:date="2012-08-08T17:05:00Z">
              <w:r w:rsidRPr="009F3611">
                <w:rPr>
                  <w:rPrChange w:id="26256" w:author="Thomas Dietz" w:date="2012-08-08T17:05:00Z">
                    <w:rPr>
                      <w:lang w:val="de-DE"/>
                    </w:rPr>
                  </w:rPrChange>
                </w:rPr>
                <w:t xml:space="preserve">    leaf reassemble-ip-fragments {</w:t>
              </w:r>
            </w:ins>
          </w:p>
          <w:p w14:paraId="1077DD09" w14:textId="77777777" w:rsidR="009F3611" w:rsidRPr="009F3611" w:rsidRDefault="009F3611" w:rsidP="009F3611">
            <w:pPr>
              <w:pStyle w:val="XML1"/>
              <w:rPr>
                <w:ins w:id="26257" w:author="Thomas Dietz" w:date="2012-08-08T17:05:00Z"/>
                <w:rPrChange w:id="26258" w:author="Thomas Dietz" w:date="2012-08-08T17:05:00Z">
                  <w:rPr>
                    <w:ins w:id="26259" w:author="Thomas Dietz" w:date="2012-08-08T17:05:00Z"/>
                    <w:lang w:val="de-DE"/>
                  </w:rPr>
                </w:rPrChange>
              </w:rPr>
            </w:pPr>
            <w:ins w:id="26260" w:author="Thomas Dietz" w:date="2012-08-08T17:05:00Z">
              <w:r w:rsidRPr="009F3611">
                <w:rPr>
                  <w:rPrChange w:id="26261" w:author="Thomas Dietz" w:date="2012-08-08T17:05:00Z">
                    <w:rPr>
                      <w:lang w:val="de-DE"/>
                    </w:rPr>
                  </w:rPrChange>
                </w:rPr>
                <w:t xml:space="preserve">      type boolean;</w:t>
              </w:r>
            </w:ins>
          </w:p>
          <w:p w14:paraId="61675D29" w14:textId="77777777" w:rsidR="009F3611" w:rsidRPr="009F3611" w:rsidRDefault="009F3611" w:rsidP="009F3611">
            <w:pPr>
              <w:pStyle w:val="XML1"/>
              <w:rPr>
                <w:ins w:id="26262" w:author="Thomas Dietz" w:date="2012-08-08T17:05:00Z"/>
                <w:rPrChange w:id="26263" w:author="Thomas Dietz" w:date="2012-08-08T17:05:00Z">
                  <w:rPr>
                    <w:ins w:id="26264" w:author="Thomas Dietz" w:date="2012-08-08T17:05:00Z"/>
                    <w:lang w:val="de-DE"/>
                  </w:rPr>
                </w:rPrChange>
              </w:rPr>
            </w:pPr>
            <w:ins w:id="26265" w:author="Thomas Dietz" w:date="2012-08-08T17:05:00Z">
              <w:r w:rsidRPr="009F3611">
                <w:rPr>
                  <w:rPrChange w:id="26266" w:author="Thomas Dietz" w:date="2012-08-08T17:05:00Z">
                    <w:rPr>
                      <w:lang w:val="de-DE"/>
                    </w:rPr>
                  </w:rPrChange>
                </w:rPr>
                <w:t xml:space="preserve">      default false;</w:t>
              </w:r>
            </w:ins>
          </w:p>
          <w:p w14:paraId="556DE541" w14:textId="77777777" w:rsidR="009F3611" w:rsidRPr="009F3611" w:rsidRDefault="009F3611" w:rsidP="009F3611">
            <w:pPr>
              <w:pStyle w:val="XML1"/>
              <w:rPr>
                <w:ins w:id="26267" w:author="Thomas Dietz" w:date="2012-08-08T17:05:00Z"/>
                <w:rPrChange w:id="26268" w:author="Thomas Dietz" w:date="2012-08-08T17:05:00Z">
                  <w:rPr>
                    <w:ins w:id="26269" w:author="Thomas Dietz" w:date="2012-08-08T17:05:00Z"/>
                    <w:lang w:val="de-DE"/>
                  </w:rPr>
                </w:rPrChange>
              </w:rPr>
            </w:pPr>
            <w:ins w:id="26270" w:author="Thomas Dietz" w:date="2012-08-08T17:05:00Z">
              <w:r w:rsidRPr="009F3611">
                <w:rPr>
                  <w:rPrChange w:id="26271" w:author="Thomas Dietz" w:date="2012-08-08T17:05:00Z">
                    <w:rPr>
                      <w:lang w:val="de-DE"/>
                    </w:rPr>
                  </w:rPrChange>
                </w:rPr>
                <w:t xml:space="preserve">      description "Specifies if the logical switch supports</w:t>
              </w:r>
            </w:ins>
          </w:p>
          <w:p w14:paraId="7400D603" w14:textId="77777777" w:rsidR="009F3611" w:rsidRPr="009F3611" w:rsidRDefault="009F3611" w:rsidP="009F3611">
            <w:pPr>
              <w:pStyle w:val="XML1"/>
              <w:rPr>
                <w:ins w:id="26272" w:author="Thomas Dietz" w:date="2012-08-08T17:05:00Z"/>
                <w:rPrChange w:id="26273" w:author="Thomas Dietz" w:date="2012-08-08T17:05:00Z">
                  <w:rPr>
                    <w:ins w:id="26274" w:author="Thomas Dietz" w:date="2012-08-08T17:05:00Z"/>
                    <w:lang w:val="de-DE"/>
                  </w:rPr>
                </w:rPrChange>
              </w:rPr>
            </w:pPr>
            <w:ins w:id="26275" w:author="Thomas Dietz" w:date="2012-08-08T17:05:00Z">
              <w:r w:rsidRPr="009F3611">
                <w:rPr>
                  <w:rPrChange w:id="26276" w:author="Thomas Dietz" w:date="2012-08-08T17:05:00Z">
                    <w:rPr>
                      <w:lang w:val="de-DE"/>
                    </w:rPr>
                  </w:rPrChange>
                </w:rPr>
                <w:t xml:space="preserve">        reassemble IP fragments.";</w:t>
              </w:r>
            </w:ins>
          </w:p>
          <w:p w14:paraId="5F1F2467" w14:textId="77777777" w:rsidR="009F3611" w:rsidRPr="009F3611" w:rsidRDefault="009F3611" w:rsidP="009F3611">
            <w:pPr>
              <w:pStyle w:val="XML1"/>
              <w:rPr>
                <w:ins w:id="26277" w:author="Thomas Dietz" w:date="2012-08-08T17:05:00Z"/>
                <w:rPrChange w:id="26278" w:author="Thomas Dietz" w:date="2012-08-08T17:05:00Z">
                  <w:rPr>
                    <w:ins w:id="26279" w:author="Thomas Dietz" w:date="2012-08-08T17:05:00Z"/>
                    <w:lang w:val="de-DE"/>
                  </w:rPr>
                </w:rPrChange>
              </w:rPr>
            </w:pPr>
            <w:ins w:id="26280" w:author="Thomas Dietz" w:date="2012-08-08T17:05:00Z">
              <w:r w:rsidRPr="009F3611">
                <w:rPr>
                  <w:rPrChange w:id="26281" w:author="Thomas Dietz" w:date="2012-08-08T17:05:00Z">
                    <w:rPr>
                      <w:lang w:val="de-DE"/>
                    </w:rPr>
                  </w:rPrChange>
                </w:rPr>
                <w:t xml:space="preserve">    }</w:t>
              </w:r>
            </w:ins>
          </w:p>
          <w:p w14:paraId="48C4723D" w14:textId="77777777" w:rsidR="009F3611" w:rsidRPr="009F3611" w:rsidRDefault="009F3611" w:rsidP="009F3611">
            <w:pPr>
              <w:pStyle w:val="XML1"/>
              <w:rPr>
                <w:ins w:id="26282" w:author="Thomas Dietz" w:date="2012-08-08T17:05:00Z"/>
                <w:rPrChange w:id="26283" w:author="Thomas Dietz" w:date="2012-08-08T17:05:00Z">
                  <w:rPr>
                    <w:ins w:id="26284" w:author="Thomas Dietz" w:date="2012-08-08T17:05:00Z"/>
                    <w:lang w:val="de-DE"/>
                  </w:rPr>
                </w:rPrChange>
              </w:rPr>
            </w:pPr>
            <w:ins w:id="26285" w:author="Thomas Dietz" w:date="2012-08-08T17:05:00Z">
              <w:r w:rsidRPr="009F3611">
                <w:rPr>
                  <w:rPrChange w:id="26286" w:author="Thomas Dietz" w:date="2012-08-08T17:05:00Z">
                    <w:rPr>
                      <w:lang w:val="de-DE"/>
                    </w:rPr>
                  </w:rPrChange>
                </w:rPr>
                <w:t xml:space="preserve">    leaf block-looping-ports {</w:t>
              </w:r>
            </w:ins>
          </w:p>
          <w:p w14:paraId="335F5A70" w14:textId="77777777" w:rsidR="009F3611" w:rsidRPr="009F3611" w:rsidRDefault="009F3611" w:rsidP="009F3611">
            <w:pPr>
              <w:pStyle w:val="XML1"/>
              <w:rPr>
                <w:ins w:id="26287" w:author="Thomas Dietz" w:date="2012-08-08T17:05:00Z"/>
                <w:rPrChange w:id="26288" w:author="Thomas Dietz" w:date="2012-08-08T17:05:00Z">
                  <w:rPr>
                    <w:ins w:id="26289" w:author="Thomas Dietz" w:date="2012-08-08T17:05:00Z"/>
                    <w:lang w:val="de-DE"/>
                  </w:rPr>
                </w:rPrChange>
              </w:rPr>
            </w:pPr>
            <w:ins w:id="26290" w:author="Thomas Dietz" w:date="2012-08-08T17:05:00Z">
              <w:r w:rsidRPr="009F3611">
                <w:rPr>
                  <w:rPrChange w:id="26291" w:author="Thomas Dietz" w:date="2012-08-08T17:05:00Z">
                    <w:rPr>
                      <w:lang w:val="de-DE"/>
                    </w:rPr>
                  </w:rPrChange>
                </w:rPr>
                <w:t xml:space="preserve">      type boolean;</w:t>
              </w:r>
            </w:ins>
          </w:p>
          <w:p w14:paraId="6C1D5114" w14:textId="77777777" w:rsidR="009F3611" w:rsidRPr="009F3611" w:rsidRDefault="009F3611" w:rsidP="009F3611">
            <w:pPr>
              <w:pStyle w:val="XML1"/>
              <w:rPr>
                <w:ins w:id="26292" w:author="Thomas Dietz" w:date="2012-08-08T17:05:00Z"/>
                <w:rPrChange w:id="26293" w:author="Thomas Dietz" w:date="2012-08-08T17:05:00Z">
                  <w:rPr>
                    <w:ins w:id="26294" w:author="Thomas Dietz" w:date="2012-08-08T17:05:00Z"/>
                    <w:lang w:val="de-DE"/>
                  </w:rPr>
                </w:rPrChange>
              </w:rPr>
            </w:pPr>
            <w:ins w:id="26295" w:author="Thomas Dietz" w:date="2012-08-08T17:05:00Z">
              <w:r w:rsidRPr="009F3611">
                <w:rPr>
                  <w:rPrChange w:id="26296" w:author="Thomas Dietz" w:date="2012-08-08T17:05:00Z">
                    <w:rPr>
                      <w:lang w:val="de-DE"/>
                    </w:rPr>
                  </w:rPrChange>
                </w:rPr>
                <w:t xml:space="preserve">      default false;</w:t>
              </w:r>
            </w:ins>
          </w:p>
          <w:p w14:paraId="3BBC56AA" w14:textId="77777777" w:rsidR="009F3611" w:rsidRPr="009F3611" w:rsidRDefault="009F3611" w:rsidP="009F3611">
            <w:pPr>
              <w:pStyle w:val="XML1"/>
              <w:rPr>
                <w:ins w:id="26297" w:author="Thomas Dietz" w:date="2012-08-08T17:05:00Z"/>
                <w:rPrChange w:id="26298" w:author="Thomas Dietz" w:date="2012-08-08T17:05:00Z">
                  <w:rPr>
                    <w:ins w:id="26299" w:author="Thomas Dietz" w:date="2012-08-08T17:05:00Z"/>
                    <w:lang w:val="de-DE"/>
                  </w:rPr>
                </w:rPrChange>
              </w:rPr>
            </w:pPr>
            <w:ins w:id="26300" w:author="Thomas Dietz" w:date="2012-08-08T17:05:00Z">
              <w:r w:rsidRPr="009F3611">
                <w:rPr>
                  <w:rPrChange w:id="26301" w:author="Thomas Dietz" w:date="2012-08-08T17:05:00Z">
                    <w:rPr>
                      <w:lang w:val="de-DE"/>
                    </w:rPr>
                  </w:rPrChange>
                </w:rPr>
                <w:t xml:space="preserve">      description "'true' indicates that a switch protocol outside</w:t>
              </w:r>
            </w:ins>
          </w:p>
          <w:p w14:paraId="43558EE6" w14:textId="77777777" w:rsidR="009F3611" w:rsidRPr="009F3611" w:rsidRDefault="009F3611" w:rsidP="009F3611">
            <w:pPr>
              <w:pStyle w:val="XML1"/>
              <w:rPr>
                <w:ins w:id="26302" w:author="Thomas Dietz" w:date="2012-08-08T17:05:00Z"/>
                <w:rPrChange w:id="26303" w:author="Thomas Dietz" w:date="2012-08-08T17:05:00Z">
                  <w:rPr>
                    <w:ins w:id="26304" w:author="Thomas Dietz" w:date="2012-08-08T17:05:00Z"/>
                    <w:lang w:val="de-DE"/>
                  </w:rPr>
                </w:rPrChange>
              </w:rPr>
            </w:pPr>
            <w:ins w:id="26305" w:author="Thomas Dietz" w:date="2012-08-08T17:05:00Z">
              <w:r w:rsidRPr="009F3611">
                <w:rPr>
                  <w:rPrChange w:id="26306" w:author="Thomas Dietz" w:date="2012-08-08T17:05:00Z">
                    <w:rPr>
                      <w:lang w:val="de-DE"/>
                    </w:rPr>
                  </w:rPrChange>
                </w:rPr>
                <w:t xml:space="preserve">        of OpenFlow, such as 802.1D Spanning Tree, will detect</w:t>
              </w:r>
            </w:ins>
          </w:p>
          <w:p w14:paraId="4457F0E9" w14:textId="77777777" w:rsidR="009F3611" w:rsidRPr="009F3611" w:rsidRDefault="009F3611" w:rsidP="009F3611">
            <w:pPr>
              <w:pStyle w:val="XML1"/>
              <w:rPr>
                <w:ins w:id="26307" w:author="Thomas Dietz" w:date="2012-08-08T17:05:00Z"/>
                <w:rPrChange w:id="26308" w:author="Thomas Dietz" w:date="2012-08-08T17:05:00Z">
                  <w:rPr>
                    <w:ins w:id="26309" w:author="Thomas Dietz" w:date="2012-08-08T17:05:00Z"/>
                    <w:lang w:val="de-DE"/>
                  </w:rPr>
                </w:rPrChange>
              </w:rPr>
            </w:pPr>
            <w:ins w:id="26310" w:author="Thomas Dietz" w:date="2012-08-08T17:05:00Z">
              <w:r w:rsidRPr="009F3611">
                <w:rPr>
                  <w:rPrChange w:id="26311" w:author="Thomas Dietz" w:date="2012-08-08T17:05:00Z">
                    <w:rPr>
                      <w:lang w:val="de-DE"/>
                    </w:rPr>
                  </w:rPrChange>
                </w:rPr>
                <w:t xml:space="preserve">        topology loops and block ports to prevent packet loops.";</w:t>
              </w:r>
            </w:ins>
          </w:p>
          <w:p w14:paraId="7CC1EEEF" w14:textId="77777777" w:rsidR="009F3611" w:rsidRPr="009F3611" w:rsidRDefault="009F3611" w:rsidP="009F3611">
            <w:pPr>
              <w:pStyle w:val="XML1"/>
              <w:rPr>
                <w:ins w:id="26312" w:author="Thomas Dietz" w:date="2012-08-08T17:05:00Z"/>
                <w:rPrChange w:id="26313" w:author="Thomas Dietz" w:date="2012-08-08T17:05:00Z">
                  <w:rPr>
                    <w:ins w:id="26314" w:author="Thomas Dietz" w:date="2012-08-08T17:05:00Z"/>
                    <w:lang w:val="de-DE"/>
                  </w:rPr>
                </w:rPrChange>
              </w:rPr>
            </w:pPr>
            <w:ins w:id="26315" w:author="Thomas Dietz" w:date="2012-08-08T17:05:00Z">
              <w:r w:rsidRPr="009F3611">
                <w:rPr>
                  <w:rPrChange w:id="26316" w:author="Thomas Dietz" w:date="2012-08-08T17:05:00Z">
                    <w:rPr>
                      <w:lang w:val="de-DE"/>
                    </w:rPr>
                  </w:rPrChange>
                </w:rPr>
                <w:t xml:space="preserve">    }</w:t>
              </w:r>
            </w:ins>
          </w:p>
          <w:p w14:paraId="36F8544A" w14:textId="77777777" w:rsidR="009F3611" w:rsidRPr="009F3611" w:rsidRDefault="009F3611" w:rsidP="009F3611">
            <w:pPr>
              <w:pStyle w:val="XML1"/>
              <w:rPr>
                <w:ins w:id="26317" w:author="Thomas Dietz" w:date="2012-08-08T17:05:00Z"/>
                <w:rPrChange w:id="26318" w:author="Thomas Dietz" w:date="2012-08-08T17:05:00Z">
                  <w:rPr>
                    <w:ins w:id="26319" w:author="Thomas Dietz" w:date="2012-08-08T17:05:00Z"/>
                    <w:lang w:val="de-DE"/>
                  </w:rPr>
                </w:rPrChange>
              </w:rPr>
            </w:pPr>
            <w:ins w:id="26320" w:author="Thomas Dietz" w:date="2012-08-08T17:05:00Z">
              <w:r w:rsidRPr="009F3611">
                <w:rPr>
                  <w:rPrChange w:id="26321" w:author="Thomas Dietz" w:date="2012-08-08T17:05:00Z">
                    <w:rPr>
                      <w:lang w:val="de-DE"/>
                    </w:rPr>
                  </w:rPrChange>
                </w:rPr>
                <w:t xml:space="preserve">    container reserved-port-types {</w:t>
              </w:r>
            </w:ins>
          </w:p>
          <w:p w14:paraId="6FC67252" w14:textId="77777777" w:rsidR="009F3611" w:rsidRPr="009F3611" w:rsidRDefault="009F3611" w:rsidP="009F3611">
            <w:pPr>
              <w:pStyle w:val="XML1"/>
              <w:rPr>
                <w:ins w:id="26322" w:author="Thomas Dietz" w:date="2012-08-08T17:05:00Z"/>
                <w:rPrChange w:id="26323" w:author="Thomas Dietz" w:date="2012-08-08T17:05:00Z">
                  <w:rPr>
                    <w:ins w:id="26324" w:author="Thomas Dietz" w:date="2012-08-08T17:05:00Z"/>
                    <w:lang w:val="de-DE"/>
                  </w:rPr>
                </w:rPrChange>
              </w:rPr>
            </w:pPr>
            <w:ins w:id="26325" w:author="Thomas Dietz" w:date="2012-08-08T17:05:00Z">
              <w:r w:rsidRPr="009F3611">
                <w:rPr>
                  <w:rPrChange w:id="26326" w:author="Thomas Dietz" w:date="2012-08-08T17:05:00Z">
                    <w:rPr>
                      <w:lang w:val="de-DE"/>
                    </w:rPr>
                  </w:rPrChange>
                </w:rPr>
                <w:t xml:space="preserve">      description "Specify generic forwarding actions such as</w:t>
              </w:r>
            </w:ins>
          </w:p>
          <w:p w14:paraId="2B1CB305" w14:textId="77777777" w:rsidR="009F3611" w:rsidRPr="009F3611" w:rsidRDefault="009F3611" w:rsidP="009F3611">
            <w:pPr>
              <w:pStyle w:val="XML1"/>
              <w:rPr>
                <w:ins w:id="26327" w:author="Thomas Dietz" w:date="2012-08-08T17:05:00Z"/>
                <w:rPrChange w:id="26328" w:author="Thomas Dietz" w:date="2012-08-08T17:05:00Z">
                  <w:rPr>
                    <w:ins w:id="26329" w:author="Thomas Dietz" w:date="2012-08-08T17:05:00Z"/>
                    <w:lang w:val="de-DE"/>
                  </w:rPr>
                </w:rPrChange>
              </w:rPr>
            </w:pPr>
            <w:ins w:id="26330" w:author="Thomas Dietz" w:date="2012-08-08T17:05:00Z">
              <w:r w:rsidRPr="009F3611">
                <w:rPr>
                  <w:rPrChange w:id="26331" w:author="Thomas Dietz" w:date="2012-08-08T17:05:00Z">
                    <w:rPr>
                      <w:lang w:val="de-DE"/>
                    </w:rPr>
                  </w:rPrChange>
                </w:rPr>
                <w:t xml:space="preserve">        sending to the controller, flooding, or forwarding using</w:t>
              </w:r>
            </w:ins>
          </w:p>
          <w:p w14:paraId="070C8AA1" w14:textId="77777777" w:rsidR="009F3611" w:rsidRPr="009F3611" w:rsidRDefault="009F3611" w:rsidP="009F3611">
            <w:pPr>
              <w:pStyle w:val="XML1"/>
              <w:rPr>
                <w:ins w:id="26332" w:author="Thomas Dietz" w:date="2012-08-08T17:05:00Z"/>
                <w:rPrChange w:id="26333" w:author="Thomas Dietz" w:date="2012-08-08T17:05:00Z">
                  <w:rPr>
                    <w:ins w:id="26334" w:author="Thomas Dietz" w:date="2012-08-08T17:05:00Z"/>
                    <w:lang w:val="de-DE"/>
                  </w:rPr>
                </w:rPrChange>
              </w:rPr>
            </w:pPr>
            <w:ins w:id="26335" w:author="Thomas Dietz" w:date="2012-08-08T17:05:00Z">
              <w:r w:rsidRPr="009F3611">
                <w:rPr>
                  <w:rPrChange w:id="26336" w:author="Thomas Dietz" w:date="2012-08-08T17:05:00Z">
                    <w:rPr>
                      <w:lang w:val="de-DE"/>
                    </w:rPr>
                  </w:rPrChange>
                </w:rPr>
                <w:t xml:space="preserve">        non-OpenFlow methods, such as 'normal' switch processing.";</w:t>
              </w:r>
            </w:ins>
          </w:p>
          <w:p w14:paraId="072F04BB" w14:textId="77777777" w:rsidR="009F3611" w:rsidRPr="009F3611" w:rsidRDefault="009F3611" w:rsidP="009F3611">
            <w:pPr>
              <w:pStyle w:val="XML1"/>
              <w:rPr>
                <w:ins w:id="26337" w:author="Thomas Dietz" w:date="2012-08-08T17:05:00Z"/>
                <w:rPrChange w:id="26338" w:author="Thomas Dietz" w:date="2012-08-08T17:05:00Z">
                  <w:rPr>
                    <w:ins w:id="26339" w:author="Thomas Dietz" w:date="2012-08-08T17:05:00Z"/>
                    <w:lang w:val="de-DE"/>
                  </w:rPr>
                </w:rPrChange>
              </w:rPr>
            </w:pPr>
            <w:ins w:id="26340" w:author="Thomas Dietz" w:date="2012-08-08T17:05:00Z">
              <w:r w:rsidRPr="009F3611">
                <w:rPr>
                  <w:rPrChange w:id="26341" w:author="Thomas Dietz" w:date="2012-08-08T17:05:00Z">
                    <w:rPr>
                      <w:lang w:val="de-DE"/>
                    </w:rPr>
                  </w:rPrChange>
                </w:rPr>
                <w:t xml:space="preserve">      reference "The types of reserved ports are defined in</w:t>
              </w:r>
            </w:ins>
          </w:p>
          <w:p w14:paraId="31D51CED" w14:textId="77777777" w:rsidR="009F3611" w:rsidRPr="009F3611" w:rsidRDefault="009F3611" w:rsidP="009F3611">
            <w:pPr>
              <w:pStyle w:val="XML1"/>
              <w:rPr>
                <w:ins w:id="26342" w:author="Thomas Dietz" w:date="2012-08-08T17:05:00Z"/>
                <w:rPrChange w:id="26343" w:author="Thomas Dietz" w:date="2012-08-08T17:05:00Z">
                  <w:rPr>
                    <w:ins w:id="26344" w:author="Thomas Dietz" w:date="2012-08-08T17:05:00Z"/>
                    <w:lang w:val="de-DE"/>
                  </w:rPr>
                </w:rPrChange>
              </w:rPr>
            </w:pPr>
            <w:ins w:id="26345" w:author="Thomas Dietz" w:date="2012-08-08T17:05:00Z">
              <w:r w:rsidRPr="009F3611">
                <w:rPr>
                  <w:rPrChange w:id="26346" w:author="Thomas Dietz" w:date="2012-08-08T17:05:00Z">
                    <w:rPr>
                      <w:lang w:val="de-DE"/>
                    </w:rPr>
                  </w:rPrChange>
                </w:rPr>
                <w:lastRenderedPageBreak/>
                <w:t xml:space="preserve">         OpenFlow Switch Specification versions 1.2, 1.3, and</w:t>
              </w:r>
            </w:ins>
          </w:p>
          <w:p w14:paraId="57C38344" w14:textId="77777777" w:rsidR="009F3611" w:rsidRPr="009F3611" w:rsidRDefault="009F3611" w:rsidP="009F3611">
            <w:pPr>
              <w:pStyle w:val="XML1"/>
              <w:rPr>
                <w:ins w:id="26347" w:author="Thomas Dietz" w:date="2012-08-08T17:05:00Z"/>
                <w:rPrChange w:id="26348" w:author="Thomas Dietz" w:date="2012-08-08T17:05:00Z">
                  <w:rPr>
                    <w:ins w:id="26349" w:author="Thomas Dietz" w:date="2012-08-08T17:05:00Z"/>
                    <w:lang w:val="de-DE"/>
                  </w:rPr>
                </w:rPrChange>
              </w:rPr>
            </w:pPr>
            <w:ins w:id="26350" w:author="Thomas Dietz" w:date="2012-08-08T17:05:00Z">
              <w:r w:rsidRPr="009F3611">
                <w:rPr>
                  <w:rPrChange w:id="26351" w:author="Thomas Dietz" w:date="2012-08-08T17:05:00Z">
                    <w:rPr>
                      <w:lang w:val="de-DE"/>
                    </w:rPr>
                  </w:rPrChange>
                </w:rPr>
                <w:t xml:space="preserve">         1.3.1.";</w:t>
              </w:r>
            </w:ins>
          </w:p>
          <w:p w14:paraId="028FB960" w14:textId="77777777" w:rsidR="009F3611" w:rsidRPr="009F3611" w:rsidRDefault="009F3611" w:rsidP="009F3611">
            <w:pPr>
              <w:pStyle w:val="XML1"/>
              <w:rPr>
                <w:ins w:id="26352" w:author="Thomas Dietz" w:date="2012-08-08T17:05:00Z"/>
                <w:rPrChange w:id="26353" w:author="Thomas Dietz" w:date="2012-08-08T17:05:00Z">
                  <w:rPr>
                    <w:ins w:id="26354" w:author="Thomas Dietz" w:date="2012-08-08T17:05:00Z"/>
                    <w:lang w:val="de-DE"/>
                  </w:rPr>
                </w:rPrChange>
              </w:rPr>
            </w:pPr>
            <w:ins w:id="26355" w:author="Thomas Dietz" w:date="2012-08-08T17:05:00Z">
              <w:r w:rsidRPr="009F3611">
                <w:rPr>
                  <w:rPrChange w:id="26356" w:author="Thomas Dietz" w:date="2012-08-08T17:05:00Z">
                    <w:rPr>
                      <w:lang w:val="de-DE"/>
                    </w:rPr>
                  </w:rPrChange>
                </w:rPr>
                <w:t xml:space="preserve">      leaf-list type {</w:t>
              </w:r>
            </w:ins>
          </w:p>
          <w:p w14:paraId="5EC73A0A" w14:textId="77777777" w:rsidR="009F3611" w:rsidRPr="009F3611" w:rsidRDefault="009F3611" w:rsidP="009F3611">
            <w:pPr>
              <w:pStyle w:val="XML1"/>
              <w:rPr>
                <w:ins w:id="26357" w:author="Thomas Dietz" w:date="2012-08-08T17:05:00Z"/>
                <w:rPrChange w:id="26358" w:author="Thomas Dietz" w:date="2012-08-08T17:05:00Z">
                  <w:rPr>
                    <w:ins w:id="26359" w:author="Thomas Dietz" w:date="2012-08-08T17:05:00Z"/>
                    <w:lang w:val="de-DE"/>
                  </w:rPr>
                </w:rPrChange>
              </w:rPr>
            </w:pPr>
            <w:ins w:id="26360" w:author="Thomas Dietz" w:date="2012-08-08T17:05:00Z">
              <w:r w:rsidRPr="009F3611">
                <w:rPr>
                  <w:rPrChange w:id="26361" w:author="Thomas Dietz" w:date="2012-08-08T17:05:00Z">
                    <w:rPr>
                      <w:lang w:val="de-DE"/>
                    </w:rPr>
                  </w:rPrChange>
                </w:rPr>
                <w:t xml:space="preserve">        type enumeration {</w:t>
              </w:r>
            </w:ins>
          </w:p>
          <w:p w14:paraId="1C0A8B3F" w14:textId="77777777" w:rsidR="009F3611" w:rsidRPr="009F3611" w:rsidRDefault="009F3611" w:rsidP="009F3611">
            <w:pPr>
              <w:pStyle w:val="XML1"/>
              <w:rPr>
                <w:ins w:id="26362" w:author="Thomas Dietz" w:date="2012-08-08T17:05:00Z"/>
                <w:rPrChange w:id="26363" w:author="Thomas Dietz" w:date="2012-08-08T17:05:00Z">
                  <w:rPr>
                    <w:ins w:id="26364" w:author="Thomas Dietz" w:date="2012-08-08T17:05:00Z"/>
                    <w:lang w:val="de-DE"/>
                  </w:rPr>
                </w:rPrChange>
              </w:rPr>
            </w:pPr>
            <w:ins w:id="26365" w:author="Thomas Dietz" w:date="2012-08-08T17:05:00Z">
              <w:r w:rsidRPr="009F3611">
                <w:rPr>
                  <w:rPrChange w:id="26366" w:author="Thomas Dietz" w:date="2012-08-08T17:05:00Z">
                    <w:rPr>
                      <w:lang w:val="de-DE"/>
                    </w:rPr>
                  </w:rPrChange>
                </w:rPr>
                <w:t xml:space="preserve">          enum all;</w:t>
              </w:r>
            </w:ins>
          </w:p>
          <w:p w14:paraId="5B8CB2CC" w14:textId="77777777" w:rsidR="009F3611" w:rsidRPr="009F3611" w:rsidRDefault="009F3611" w:rsidP="009F3611">
            <w:pPr>
              <w:pStyle w:val="XML1"/>
              <w:rPr>
                <w:ins w:id="26367" w:author="Thomas Dietz" w:date="2012-08-08T17:05:00Z"/>
                <w:rPrChange w:id="26368" w:author="Thomas Dietz" w:date="2012-08-08T17:05:00Z">
                  <w:rPr>
                    <w:ins w:id="26369" w:author="Thomas Dietz" w:date="2012-08-08T17:05:00Z"/>
                    <w:lang w:val="de-DE"/>
                  </w:rPr>
                </w:rPrChange>
              </w:rPr>
            </w:pPr>
            <w:ins w:id="26370" w:author="Thomas Dietz" w:date="2012-08-08T17:05:00Z">
              <w:r w:rsidRPr="009F3611">
                <w:rPr>
                  <w:rPrChange w:id="26371" w:author="Thomas Dietz" w:date="2012-08-08T17:05:00Z">
                    <w:rPr>
                      <w:lang w:val="de-DE"/>
                    </w:rPr>
                  </w:rPrChange>
                </w:rPr>
                <w:t xml:space="preserve">          enum controller;</w:t>
              </w:r>
            </w:ins>
          </w:p>
          <w:p w14:paraId="3FB41DD1" w14:textId="77777777" w:rsidR="009F3611" w:rsidRPr="009F3611" w:rsidRDefault="009F3611" w:rsidP="009F3611">
            <w:pPr>
              <w:pStyle w:val="XML1"/>
              <w:rPr>
                <w:ins w:id="26372" w:author="Thomas Dietz" w:date="2012-08-08T17:05:00Z"/>
                <w:rPrChange w:id="26373" w:author="Thomas Dietz" w:date="2012-08-08T17:05:00Z">
                  <w:rPr>
                    <w:ins w:id="26374" w:author="Thomas Dietz" w:date="2012-08-08T17:05:00Z"/>
                    <w:lang w:val="de-DE"/>
                  </w:rPr>
                </w:rPrChange>
              </w:rPr>
            </w:pPr>
            <w:ins w:id="26375" w:author="Thomas Dietz" w:date="2012-08-08T17:05:00Z">
              <w:r w:rsidRPr="009F3611">
                <w:rPr>
                  <w:rPrChange w:id="26376" w:author="Thomas Dietz" w:date="2012-08-08T17:05:00Z">
                    <w:rPr>
                      <w:lang w:val="de-DE"/>
                    </w:rPr>
                  </w:rPrChange>
                </w:rPr>
                <w:t xml:space="preserve">          enum table;</w:t>
              </w:r>
            </w:ins>
          </w:p>
          <w:p w14:paraId="7BE8AF5E" w14:textId="77777777" w:rsidR="009F3611" w:rsidRPr="009F3611" w:rsidRDefault="009F3611" w:rsidP="009F3611">
            <w:pPr>
              <w:pStyle w:val="XML1"/>
              <w:rPr>
                <w:ins w:id="26377" w:author="Thomas Dietz" w:date="2012-08-08T17:05:00Z"/>
                <w:rPrChange w:id="26378" w:author="Thomas Dietz" w:date="2012-08-08T17:05:00Z">
                  <w:rPr>
                    <w:ins w:id="26379" w:author="Thomas Dietz" w:date="2012-08-08T17:05:00Z"/>
                    <w:lang w:val="de-DE"/>
                  </w:rPr>
                </w:rPrChange>
              </w:rPr>
            </w:pPr>
            <w:ins w:id="26380" w:author="Thomas Dietz" w:date="2012-08-08T17:05:00Z">
              <w:r w:rsidRPr="009F3611">
                <w:rPr>
                  <w:rPrChange w:id="26381" w:author="Thomas Dietz" w:date="2012-08-08T17:05:00Z">
                    <w:rPr>
                      <w:lang w:val="de-DE"/>
                    </w:rPr>
                  </w:rPrChange>
                </w:rPr>
                <w:t xml:space="preserve">          enum inport;</w:t>
              </w:r>
            </w:ins>
          </w:p>
          <w:p w14:paraId="289C9E30" w14:textId="77777777" w:rsidR="009F3611" w:rsidRPr="009F3611" w:rsidRDefault="009F3611" w:rsidP="009F3611">
            <w:pPr>
              <w:pStyle w:val="XML1"/>
              <w:rPr>
                <w:ins w:id="26382" w:author="Thomas Dietz" w:date="2012-08-08T17:05:00Z"/>
                <w:rPrChange w:id="26383" w:author="Thomas Dietz" w:date="2012-08-08T17:05:00Z">
                  <w:rPr>
                    <w:ins w:id="26384" w:author="Thomas Dietz" w:date="2012-08-08T17:05:00Z"/>
                    <w:lang w:val="de-DE"/>
                  </w:rPr>
                </w:rPrChange>
              </w:rPr>
            </w:pPr>
            <w:ins w:id="26385" w:author="Thomas Dietz" w:date="2012-08-08T17:05:00Z">
              <w:r w:rsidRPr="009F3611">
                <w:rPr>
                  <w:rPrChange w:id="26386" w:author="Thomas Dietz" w:date="2012-08-08T17:05:00Z">
                    <w:rPr>
                      <w:lang w:val="de-DE"/>
                    </w:rPr>
                  </w:rPrChange>
                </w:rPr>
                <w:t xml:space="preserve">          enum any;</w:t>
              </w:r>
            </w:ins>
          </w:p>
          <w:p w14:paraId="1B6D66A4" w14:textId="77777777" w:rsidR="009F3611" w:rsidRPr="009F3611" w:rsidRDefault="009F3611" w:rsidP="009F3611">
            <w:pPr>
              <w:pStyle w:val="XML1"/>
              <w:rPr>
                <w:ins w:id="26387" w:author="Thomas Dietz" w:date="2012-08-08T17:05:00Z"/>
                <w:rPrChange w:id="26388" w:author="Thomas Dietz" w:date="2012-08-08T17:05:00Z">
                  <w:rPr>
                    <w:ins w:id="26389" w:author="Thomas Dietz" w:date="2012-08-08T17:05:00Z"/>
                    <w:lang w:val="de-DE"/>
                  </w:rPr>
                </w:rPrChange>
              </w:rPr>
            </w:pPr>
            <w:ins w:id="26390" w:author="Thomas Dietz" w:date="2012-08-08T17:05:00Z">
              <w:r w:rsidRPr="009F3611">
                <w:rPr>
                  <w:rPrChange w:id="26391" w:author="Thomas Dietz" w:date="2012-08-08T17:05:00Z">
                    <w:rPr>
                      <w:lang w:val="de-DE"/>
                    </w:rPr>
                  </w:rPrChange>
                </w:rPr>
                <w:t xml:space="preserve">          enum normal;</w:t>
              </w:r>
            </w:ins>
          </w:p>
          <w:p w14:paraId="4F0754D4" w14:textId="77777777" w:rsidR="009F3611" w:rsidRPr="009F3611" w:rsidRDefault="009F3611" w:rsidP="009F3611">
            <w:pPr>
              <w:pStyle w:val="XML1"/>
              <w:rPr>
                <w:ins w:id="26392" w:author="Thomas Dietz" w:date="2012-08-08T17:05:00Z"/>
                <w:rPrChange w:id="26393" w:author="Thomas Dietz" w:date="2012-08-08T17:05:00Z">
                  <w:rPr>
                    <w:ins w:id="26394" w:author="Thomas Dietz" w:date="2012-08-08T17:05:00Z"/>
                    <w:lang w:val="de-DE"/>
                  </w:rPr>
                </w:rPrChange>
              </w:rPr>
            </w:pPr>
            <w:ins w:id="26395" w:author="Thomas Dietz" w:date="2012-08-08T17:05:00Z">
              <w:r w:rsidRPr="009F3611">
                <w:rPr>
                  <w:rPrChange w:id="26396" w:author="Thomas Dietz" w:date="2012-08-08T17:05:00Z">
                    <w:rPr>
                      <w:lang w:val="de-DE"/>
                    </w:rPr>
                  </w:rPrChange>
                </w:rPr>
                <w:t xml:space="preserve">          enum flood;</w:t>
              </w:r>
            </w:ins>
          </w:p>
          <w:p w14:paraId="674E2C25" w14:textId="77777777" w:rsidR="009F3611" w:rsidRPr="009F3611" w:rsidRDefault="009F3611" w:rsidP="009F3611">
            <w:pPr>
              <w:pStyle w:val="XML1"/>
              <w:rPr>
                <w:ins w:id="26397" w:author="Thomas Dietz" w:date="2012-08-08T17:05:00Z"/>
                <w:rPrChange w:id="26398" w:author="Thomas Dietz" w:date="2012-08-08T17:05:00Z">
                  <w:rPr>
                    <w:ins w:id="26399" w:author="Thomas Dietz" w:date="2012-08-08T17:05:00Z"/>
                    <w:lang w:val="de-DE"/>
                  </w:rPr>
                </w:rPrChange>
              </w:rPr>
            </w:pPr>
            <w:ins w:id="26400" w:author="Thomas Dietz" w:date="2012-08-08T17:05:00Z">
              <w:r w:rsidRPr="009F3611">
                <w:rPr>
                  <w:rPrChange w:id="26401" w:author="Thomas Dietz" w:date="2012-08-08T17:05:00Z">
                    <w:rPr>
                      <w:lang w:val="de-DE"/>
                    </w:rPr>
                  </w:rPrChange>
                </w:rPr>
                <w:t xml:space="preserve">        }</w:t>
              </w:r>
            </w:ins>
          </w:p>
          <w:p w14:paraId="3D006D32" w14:textId="77777777" w:rsidR="009F3611" w:rsidRPr="009F3611" w:rsidRDefault="009F3611" w:rsidP="009F3611">
            <w:pPr>
              <w:pStyle w:val="XML1"/>
              <w:rPr>
                <w:ins w:id="26402" w:author="Thomas Dietz" w:date="2012-08-08T17:05:00Z"/>
                <w:rPrChange w:id="26403" w:author="Thomas Dietz" w:date="2012-08-08T17:05:00Z">
                  <w:rPr>
                    <w:ins w:id="26404" w:author="Thomas Dietz" w:date="2012-08-08T17:05:00Z"/>
                    <w:lang w:val="de-DE"/>
                  </w:rPr>
                </w:rPrChange>
              </w:rPr>
            </w:pPr>
            <w:ins w:id="26405" w:author="Thomas Dietz" w:date="2012-08-08T17:05:00Z">
              <w:r w:rsidRPr="009F3611">
                <w:rPr>
                  <w:rPrChange w:id="26406" w:author="Thomas Dietz" w:date="2012-08-08T17:05:00Z">
                    <w:rPr>
                      <w:lang w:val="de-DE"/>
                    </w:rPr>
                  </w:rPrChange>
                </w:rPr>
                <w:t xml:space="preserve">      }</w:t>
              </w:r>
            </w:ins>
          </w:p>
          <w:p w14:paraId="5469E444" w14:textId="77777777" w:rsidR="009F3611" w:rsidRPr="009F3611" w:rsidRDefault="009F3611" w:rsidP="009F3611">
            <w:pPr>
              <w:pStyle w:val="XML1"/>
              <w:rPr>
                <w:ins w:id="26407" w:author="Thomas Dietz" w:date="2012-08-08T17:05:00Z"/>
                <w:rPrChange w:id="26408" w:author="Thomas Dietz" w:date="2012-08-08T17:05:00Z">
                  <w:rPr>
                    <w:ins w:id="26409" w:author="Thomas Dietz" w:date="2012-08-08T17:05:00Z"/>
                    <w:lang w:val="de-DE"/>
                  </w:rPr>
                </w:rPrChange>
              </w:rPr>
            </w:pPr>
            <w:ins w:id="26410" w:author="Thomas Dietz" w:date="2012-08-08T17:05:00Z">
              <w:r w:rsidRPr="009F3611">
                <w:rPr>
                  <w:rPrChange w:id="26411" w:author="Thomas Dietz" w:date="2012-08-08T17:05:00Z">
                    <w:rPr>
                      <w:lang w:val="de-DE"/>
                    </w:rPr>
                  </w:rPrChange>
                </w:rPr>
                <w:t xml:space="preserve">    }</w:t>
              </w:r>
            </w:ins>
          </w:p>
          <w:p w14:paraId="7D66DB04" w14:textId="77777777" w:rsidR="009F3611" w:rsidRPr="009F3611" w:rsidRDefault="009F3611" w:rsidP="009F3611">
            <w:pPr>
              <w:pStyle w:val="XML1"/>
              <w:rPr>
                <w:ins w:id="26412" w:author="Thomas Dietz" w:date="2012-08-08T17:05:00Z"/>
                <w:rPrChange w:id="26413" w:author="Thomas Dietz" w:date="2012-08-08T17:05:00Z">
                  <w:rPr>
                    <w:ins w:id="26414" w:author="Thomas Dietz" w:date="2012-08-08T17:05:00Z"/>
                    <w:lang w:val="de-DE"/>
                  </w:rPr>
                </w:rPrChange>
              </w:rPr>
            </w:pPr>
            <w:ins w:id="26415" w:author="Thomas Dietz" w:date="2012-08-08T17:05:00Z">
              <w:r w:rsidRPr="009F3611">
                <w:rPr>
                  <w:rPrChange w:id="26416" w:author="Thomas Dietz" w:date="2012-08-08T17:05:00Z">
                    <w:rPr>
                      <w:lang w:val="de-DE"/>
                    </w:rPr>
                  </w:rPrChange>
                </w:rPr>
                <w:t xml:space="preserve">    container group-types {</w:t>
              </w:r>
            </w:ins>
          </w:p>
          <w:p w14:paraId="6DED323E" w14:textId="77777777" w:rsidR="009F3611" w:rsidRPr="009F3611" w:rsidRDefault="009F3611" w:rsidP="009F3611">
            <w:pPr>
              <w:pStyle w:val="XML1"/>
              <w:rPr>
                <w:ins w:id="26417" w:author="Thomas Dietz" w:date="2012-08-08T17:05:00Z"/>
                <w:rPrChange w:id="26418" w:author="Thomas Dietz" w:date="2012-08-08T17:05:00Z">
                  <w:rPr>
                    <w:ins w:id="26419" w:author="Thomas Dietz" w:date="2012-08-08T17:05:00Z"/>
                    <w:lang w:val="de-DE"/>
                  </w:rPr>
                </w:rPrChange>
              </w:rPr>
            </w:pPr>
            <w:ins w:id="26420" w:author="Thomas Dietz" w:date="2012-08-08T17:05:00Z">
              <w:r w:rsidRPr="009F3611">
                <w:rPr>
                  <w:rPrChange w:id="26421" w:author="Thomas Dietz" w:date="2012-08-08T17:05:00Z">
                    <w:rPr>
                      <w:lang w:val="de-DE"/>
                    </w:rPr>
                  </w:rPrChange>
                </w:rPr>
                <w:t xml:space="preserve">      description "Specify the group types supported by the logical</w:t>
              </w:r>
            </w:ins>
          </w:p>
          <w:p w14:paraId="3FAD763A" w14:textId="77777777" w:rsidR="009F3611" w:rsidRPr="009F3611" w:rsidRDefault="009F3611" w:rsidP="009F3611">
            <w:pPr>
              <w:pStyle w:val="XML1"/>
              <w:rPr>
                <w:ins w:id="26422" w:author="Thomas Dietz" w:date="2012-08-08T17:05:00Z"/>
                <w:rPrChange w:id="26423" w:author="Thomas Dietz" w:date="2012-08-08T17:05:00Z">
                  <w:rPr>
                    <w:ins w:id="26424" w:author="Thomas Dietz" w:date="2012-08-08T17:05:00Z"/>
                    <w:lang w:val="de-DE"/>
                  </w:rPr>
                </w:rPrChange>
              </w:rPr>
            </w:pPr>
            <w:ins w:id="26425" w:author="Thomas Dietz" w:date="2012-08-08T17:05:00Z">
              <w:r w:rsidRPr="009F3611">
                <w:rPr>
                  <w:rPrChange w:id="26426" w:author="Thomas Dietz" w:date="2012-08-08T17:05:00Z">
                    <w:rPr>
                      <w:lang w:val="de-DE"/>
                    </w:rPr>
                  </w:rPrChange>
                </w:rPr>
                <w:t xml:space="preserve">        switch.";</w:t>
              </w:r>
            </w:ins>
          </w:p>
          <w:p w14:paraId="7C9D52BA" w14:textId="77777777" w:rsidR="009F3611" w:rsidRPr="009F3611" w:rsidRDefault="009F3611" w:rsidP="009F3611">
            <w:pPr>
              <w:pStyle w:val="XML1"/>
              <w:rPr>
                <w:ins w:id="26427" w:author="Thomas Dietz" w:date="2012-08-08T17:05:00Z"/>
                <w:rPrChange w:id="26428" w:author="Thomas Dietz" w:date="2012-08-08T17:05:00Z">
                  <w:rPr>
                    <w:ins w:id="26429" w:author="Thomas Dietz" w:date="2012-08-08T17:05:00Z"/>
                    <w:lang w:val="de-DE"/>
                  </w:rPr>
                </w:rPrChange>
              </w:rPr>
            </w:pPr>
            <w:ins w:id="26430" w:author="Thomas Dietz" w:date="2012-08-08T17:05:00Z">
              <w:r w:rsidRPr="009F3611">
                <w:rPr>
                  <w:rPrChange w:id="26431" w:author="Thomas Dietz" w:date="2012-08-08T17:05:00Z">
                    <w:rPr>
                      <w:lang w:val="de-DE"/>
                    </w:rPr>
                  </w:rPrChange>
                </w:rPr>
                <w:t xml:space="preserve">      reference "The types of groups are defined in OpenFlow Switch</w:t>
              </w:r>
            </w:ins>
          </w:p>
          <w:p w14:paraId="3A7BAA99" w14:textId="77777777" w:rsidR="009F3611" w:rsidRPr="009F3611" w:rsidRDefault="009F3611" w:rsidP="009F3611">
            <w:pPr>
              <w:pStyle w:val="XML1"/>
              <w:rPr>
                <w:ins w:id="26432" w:author="Thomas Dietz" w:date="2012-08-08T17:05:00Z"/>
                <w:rPrChange w:id="26433" w:author="Thomas Dietz" w:date="2012-08-08T17:05:00Z">
                  <w:rPr>
                    <w:ins w:id="26434" w:author="Thomas Dietz" w:date="2012-08-08T17:05:00Z"/>
                    <w:lang w:val="de-DE"/>
                  </w:rPr>
                </w:rPrChange>
              </w:rPr>
            </w:pPr>
            <w:ins w:id="26435" w:author="Thomas Dietz" w:date="2012-08-08T17:05:00Z">
              <w:r w:rsidRPr="009F3611">
                <w:rPr>
                  <w:rPrChange w:id="26436" w:author="Thomas Dietz" w:date="2012-08-08T17:05:00Z">
                    <w:rPr>
                      <w:lang w:val="de-DE"/>
                    </w:rPr>
                  </w:rPrChange>
                </w:rPr>
                <w:t xml:space="preserve">        Specification versions 1.2, 1.3, and 1.3.1.";</w:t>
              </w:r>
            </w:ins>
          </w:p>
          <w:p w14:paraId="354C812E" w14:textId="77777777" w:rsidR="009F3611" w:rsidRPr="009F3611" w:rsidRDefault="009F3611" w:rsidP="009F3611">
            <w:pPr>
              <w:pStyle w:val="XML1"/>
              <w:rPr>
                <w:ins w:id="26437" w:author="Thomas Dietz" w:date="2012-08-08T17:05:00Z"/>
                <w:rPrChange w:id="26438" w:author="Thomas Dietz" w:date="2012-08-08T17:05:00Z">
                  <w:rPr>
                    <w:ins w:id="26439" w:author="Thomas Dietz" w:date="2012-08-08T17:05:00Z"/>
                    <w:lang w:val="de-DE"/>
                  </w:rPr>
                </w:rPrChange>
              </w:rPr>
            </w:pPr>
            <w:ins w:id="26440" w:author="Thomas Dietz" w:date="2012-08-08T17:05:00Z">
              <w:r w:rsidRPr="009F3611">
                <w:rPr>
                  <w:rPrChange w:id="26441" w:author="Thomas Dietz" w:date="2012-08-08T17:05:00Z">
                    <w:rPr>
                      <w:lang w:val="de-DE"/>
                    </w:rPr>
                  </w:rPrChange>
                </w:rPr>
                <w:t xml:space="preserve">      leaf-list type {</w:t>
              </w:r>
            </w:ins>
          </w:p>
          <w:p w14:paraId="53049422" w14:textId="77777777" w:rsidR="009F3611" w:rsidRPr="009F3611" w:rsidRDefault="009F3611" w:rsidP="009F3611">
            <w:pPr>
              <w:pStyle w:val="XML1"/>
              <w:rPr>
                <w:ins w:id="26442" w:author="Thomas Dietz" w:date="2012-08-08T17:05:00Z"/>
                <w:rPrChange w:id="26443" w:author="Thomas Dietz" w:date="2012-08-08T17:05:00Z">
                  <w:rPr>
                    <w:ins w:id="26444" w:author="Thomas Dietz" w:date="2012-08-08T17:05:00Z"/>
                    <w:lang w:val="de-DE"/>
                  </w:rPr>
                </w:rPrChange>
              </w:rPr>
            </w:pPr>
            <w:ins w:id="26445" w:author="Thomas Dietz" w:date="2012-08-08T17:05:00Z">
              <w:r w:rsidRPr="009F3611">
                <w:rPr>
                  <w:rPrChange w:id="26446" w:author="Thomas Dietz" w:date="2012-08-08T17:05:00Z">
                    <w:rPr>
                      <w:lang w:val="de-DE"/>
                    </w:rPr>
                  </w:rPrChange>
                </w:rPr>
                <w:t xml:space="preserve">        type enumeration {</w:t>
              </w:r>
            </w:ins>
          </w:p>
          <w:p w14:paraId="71B3AEB2" w14:textId="77777777" w:rsidR="009F3611" w:rsidRPr="009F3611" w:rsidRDefault="009F3611" w:rsidP="009F3611">
            <w:pPr>
              <w:pStyle w:val="XML1"/>
              <w:rPr>
                <w:ins w:id="26447" w:author="Thomas Dietz" w:date="2012-08-08T17:05:00Z"/>
                <w:rPrChange w:id="26448" w:author="Thomas Dietz" w:date="2012-08-08T17:05:00Z">
                  <w:rPr>
                    <w:ins w:id="26449" w:author="Thomas Dietz" w:date="2012-08-08T17:05:00Z"/>
                    <w:lang w:val="de-DE"/>
                  </w:rPr>
                </w:rPrChange>
              </w:rPr>
            </w:pPr>
            <w:ins w:id="26450" w:author="Thomas Dietz" w:date="2012-08-08T17:05:00Z">
              <w:r w:rsidRPr="009F3611">
                <w:rPr>
                  <w:rPrChange w:id="26451" w:author="Thomas Dietz" w:date="2012-08-08T17:05:00Z">
                    <w:rPr>
                      <w:lang w:val="de-DE"/>
                    </w:rPr>
                  </w:rPrChange>
                </w:rPr>
                <w:t xml:space="preserve">          enum all;</w:t>
              </w:r>
            </w:ins>
          </w:p>
          <w:p w14:paraId="1541D468" w14:textId="77777777" w:rsidR="009F3611" w:rsidRPr="009F3611" w:rsidRDefault="009F3611" w:rsidP="009F3611">
            <w:pPr>
              <w:pStyle w:val="XML1"/>
              <w:rPr>
                <w:ins w:id="26452" w:author="Thomas Dietz" w:date="2012-08-08T17:05:00Z"/>
                <w:rPrChange w:id="26453" w:author="Thomas Dietz" w:date="2012-08-08T17:05:00Z">
                  <w:rPr>
                    <w:ins w:id="26454" w:author="Thomas Dietz" w:date="2012-08-08T17:05:00Z"/>
                    <w:lang w:val="de-DE"/>
                  </w:rPr>
                </w:rPrChange>
              </w:rPr>
            </w:pPr>
            <w:ins w:id="26455" w:author="Thomas Dietz" w:date="2012-08-08T17:05:00Z">
              <w:r w:rsidRPr="009F3611">
                <w:rPr>
                  <w:rPrChange w:id="26456" w:author="Thomas Dietz" w:date="2012-08-08T17:05:00Z">
                    <w:rPr>
                      <w:lang w:val="de-DE"/>
                    </w:rPr>
                  </w:rPrChange>
                </w:rPr>
                <w:t xml:space="preserve">          enum select;</w:t>
              </w:r>
            </w:ins>
          </w:p>
          <w:p w14:paraId="197E6948" w14:textId="77777777" w:rsidR="009F3611" w:rsidRPr="009F3611" w:rsidRDefault="009F3611" w:rsidP="009F3611">
            <w:pPr>
              <w:pStyle w:val="XML1"/>
              <w:rPr>
                <w:ins w:id="26457" w:author="Thomas Dietz" w:date="2012-08-08T17:05:00Z"/>
                <w:rPrChange w:id="26458" w:author="Thomas Dietz" w:date="2012-08-08T17:05:00Z">
                  <w:rPr>
                    <w:ins w:id="26459" w:author="Thomas Dietz" w:date="2012-08-08T17:05:00Z"/>
                    <w:lang w:val="de-DE"/>
                  </w:rPr>
                </w:rPrChange>
              </w:rPr>
            </w:pPr>
            <w:ins w:id="26460" w:author="Thomas Dietz" w:date="2012-08-08T17:05:00Z">
              <w:r w:rsidRPr="009F3611">
                <w:rPr>
                  <w:rPrChange w:id="26461" w:author="Thomas Dietz" w:date="2012-08-08T17:05:00Z">
                    <w:rPr>
                      <w:lang w:val="de-DE"/>
                    </w:rPr>
                  </w:rPrChange>
                </w:rPr>
                <w:t xml:space="preserve">          enum indirect;</w:t>
              </w:r>
            </w:ins>
          </w:p>
          <w:p w14:paraId="2199BE48" w14:textId="77777777" w:rsidR="009F3611" w:rsidRPr="009F3611" w:rsidRDefault="009F3611" w:rsidP="009F3611">
            <w:pPr>
              <w:pStyle w:val="XML1"/>
              <w:rPr>
                <w:ins w:id="26462" w:author="Thomas Dietz" w:date="2012-08-08T17:05:00Z"/>
                <w:rPrChange w:id="26463" w:author="Thomas Dietz" w:date="2012-08-08T17:05:00Z">
                  <w:rPr>
                    <w:ins w:id="26464" w:author="Thomas Dietz" w:date="2012-08-08T17:05:00Z"/>
                    <w:lang w:val="de-DE"/>
                  </w:rPr>
                </w:rPrChange>
              </w:rPr>
            </w:pPr>
            <w:ins w:id="26465" w:author="Thomas Dietz" w:date="2012-08-08T17:05:00Z">
              <w:r w:rsidRPr="009F3611">
                <w:rPr>
                  <w:rPrChange w:id="26466" w:author="Thomas Dietz" w:date="2012-08-08T17:05:00Z">
                    <w:rPr>
                      <w:lang w:val="de-DE"/>
                    </w:rPr>
                  </w:rPrChange>
                </w:rPr>
                <w:t xml:space="preserve">          enum fast-failover;</w:t>
              </w:r>
            </w:ins>
          </w:p>
          <w:p w14:paraId="2225A2CE" w14:textId="77777777" w:rsidR="009F3611" w:rsidRPr="009F3611" w:rsidRDefault="009F3611" w:rsidP="009F3611">
            <w:pPr>
              <w:pStyle w:val="XML1"/>
              <w:rPr>
                <w:ins w:id="26467" w:author="Thomas Dietz" w:date="2012-08-08T17:05:00Z"/>
                <w:rPrChange w:id="26468" w:author="Thomas Dietz" w:date="2012-08-08T17:05:00Z">
                  <w:rPr>
                    <w:ins w:id="26469" w:author="Thomas Dietz" w:date="2012-08-08T17:05:00Z"/>
                    <w:lang w:val="de-DE"/>
                  </w:rPr>
                </w:rPrChange>
              </w:rPr>
            </w:pPr>
            <w:ins w:id="26470" w:author="Thomas Dietz" w:date="2012-08-08T17:05:00Z">
              <w:r w:rsidRPr="009F3611">
                <w:rPr>
                  <w:rPrChange w:id="26471" w:author="Thomas Dietz" w:date="2012-08-08T17:05:00Z">
                    <w:rPr>
                      <w:lang w:val="de-DE"/>
                    </w:rPr>
                  </w:rPrChange>
                </w:rPr>
                <w:t xml:space="preserve">        }</w:t>
              </w:r>
            </w:ins>
          </w:p>
          <w:p w14:paraId="18E379BA" w14:textId="77777777" w:rsidR="009F3611" w:rsidRPr="009F3611" w:rsidRDefault="009F3611" w:rsidP="009F3611">
            <w:pPr>
              <w:pStyle w:val="XML1"/>
              <w:rPr>
                <w:ins w:id="26472" w:author="Thomas Dietz" w:date="2012-08-08T17:05:00Z"/>
                <w:rPrChange w:id="26473" w:author="Thomas Dietz" w:date="2012-08-08T17:05:00Z">
                  <w:rPr>
                    <w:ins w:id="26474" w:author="Thomas Dietz" w:date="2012-08-08T17:05:00Z"/>
                    <w:lang w:val="de-DE"/>
                  </w:rPr>
                </w:rPrChange>
              </w:rPr>
            </w:pPr>
            <w:ins w:id="26475" w:author="Thomas Dietz" w:date="2012-08-08T17:05:00Z">
              <w:r w:rsidRPr="009F3611">
                <w:rPr>
                  <w:rPrChange w:id="26476" w:author="Thomas Dietz" w:date="2012-08-08T17:05:00Z">
                    <w:rPr>
                      <w:lang w:val="de-DE"/>
                    </w:rPr>
                  </w:rPrChange>
                </w:rPr>
                <w:t xml:space="preserve">      }</w:t>
              </w:r>
            </w:ins>
          </w:p>
          <w:p w14:paraId="69C19395" w14:textId="77777777" w:rsidR="009F3611" w:rsidRPr="009F3611" w:rsidRDefault="009F3611" w:rsidP="009F3611">
            <w:pPr>
              <w:pStyle w:val="XML1"/>
              <w:rPr>
                <w:ins w:id="26477" w:author="Thomas Dietz" w:date="2012-08-08T17:05:00Z"/>
                <w:rPrChange w:id="26478" w:author="Thomas Dietz" w:date="2012-08-08T17:05:00Z">
                  <w:rPr>
                    <w:ins w:id="26479" w:author="Thomas Dietz" w:date="2012-08-08T17:05:00Z"/>
                    <w:lang w:val="de-DE"/>
                  </w:rPr>
                </w:rPrChange>
              </w:rPr>
            </w:pPr>
            <w:ins w:id="26480" w:author="Thomas Dietz" w:date="2012-08-08T17:05:00Z">
              <w:r w:rsidRPr="009F3611">
                <w:rPr>
                  <w:rPrChange w:id="26481" w:author="Thomas Dietz" w:date="2012-08-08T17:05:00Z">
                    <w:rPr>
                      <w:lang w:val="de-DE"/>
                    </w:rPr>
                  </w:rPrChange>
                </w:rPr>
                <w:t xml:space="preserve">    }</w:t>
              </w:r>
            </w:ins>
          </w:p>
          <w:p w14:paraId="4247B21D" w14:textId="77777777" w:rsidR="009F3611" w:rsidRPr="009F3611" w:rsidRDefault="009F3611" w:rsidP="009F3611">
            <w:pPr>
              <w:pStyle w:val="XML1"/>
              <w:rPr>
                <w:ins w:id="26482" w:author="Thomas Dietz" w:date="2012-08-08T17:05:00Z"/>
                <w:rPrChange w:id="26483" w:author="Thomas Dietz" w:date="2012-08-08T17:05:00Z">
                  <w:rPr>
                    <w:ins w:id="26484" w:author="Thomas Dietz" w:date="2012-08-08T17:05:00Z"/>
                    <w:lang w:val="de-DE"/>
                  </w:rPr>
                </w:rPrChange>
              </w:rPr>
            </w:pPr>
            <w:ins w:id="26485" w:author="Thomas Dietz" w:date="2012-08-08T17:05:00Z">
              <w:r w:rsidRPr="009F3611">
                <w:rPr>
                  <w:rPrChange w:id="26486" w:author="Thomas Dietz" w:date="2012-08-08T17:05:00Z">
                    <w:rPr>
                      <w:lang w:val="de-DE"/>
                    </w:rPr>
                  </w:rPrChange>
                </w:rPr>
                <w:t xml:space="preserve">    container group-capabilities {</w:t>
              </w:r>
            </w:ins>
          </w:p>
          <w:p w14:paraId="5388ED75" w14:textId="77777777" w:rsidR="009F3611" w:rsidRPr="009F3611" w:rsidRDefault="009F3611" w:rsidP="009F3611">
            <w:pPr>
              <w:pStyle w:val="XML1"/>
              <w:rPr>
                <w:ins w:id="26487" w:author="Thomas Dietz" w:date="2012-08-08T17:05:00Z"/>
                <w:rPrChange w:id="26488" w:author="Thomas Dietz" w:date="2012-08-08T17:05:00Z">
                  <w:rPr>
                    <w:ins w:id="26489" w:author="Thomas Dietz" w:date="2012-08-08T17:05:00Z"/>
                    <w:lang w:val="de-DE"/>
                  </w:rPr>
                </w:rPrChange>
              </w:rPr>
            </w:pPr>
            <w:ins w:id="26490" w:author="Thomas Dietz" w:date="2012-08-08T17:05:00Z">
              <w:r w:rsidRPr="009F3611">
                <w:rPr>
                  <w:rPrChange w:id="26491" w:author="Thomas Dietz" w:date="2012-08-08T17:05:00Z">
                    <w:rPr>
                      <w:lang w:val="de-DE"/>
                    </w:rPr>
                  </w:rPrChange>
                </w:rPr>
                <w:t xml:space="preserve">      description "Specify the group capabilities supported by the</w:t>
              </w:r>
            </w:ins>
          </w:p>
          <w:p w14:paraId="470A830F" w14:textId="77777777" w:rsidR="009F3611" w:rsidRPr="009F3611" w:rsidRDefault="009F3611" w:rsidP="009F3611">
            <w:pPr>
              <w:pStyle w:val="XML1"/>
              <w:rPr>
                <w:ins w:id="26492" w:author="Thomas Dietz" w:date="2012-08-08T17:05:00Z"/>
                <w:rPrChange w:id="26493" w:author="Thomas Dietz" w:date="2012-08-08T17:05:00Z">
                  <w:rPr>
                    <w:ins w:id="26494" w:author="Thomas Dietz" w:date="2012-08-08T17:05:00Z"/>
                    <w:lang w:val="de-DE"/>
                  </w:rPr>
                </w:rPrChange>
              </w:rPr>
            </w:pPr>
            <w:ins w:id="26495" w:author="Thomas Dietz" w:date="2012-08-08T17:05:00Z">
              <w:r w:rsidRPr="009F3611">
                <w:rPr>
                  <w:rPrChange w:id="26496" w:author="Thomas Dietz" w:date="2012-08-08T17:05:00Z">
                    <w:rPr>
                      <w:lang w:val="de-DE"/>
                    </w:rPr>
                  </w:rPrChange>
                </w:rPr>
                <w:t xml:space="preserve">        logical switch.";</w:t>
              </w:r>
            </w:ins>
          </w:p>
          <w:p w14:paraId="7952C351" w14:textId="77777777" w:rsidR="009F3611" w:rsidRPr="009F3611" w:rsidRDefault="009F3611" w:rsidP="009F3611">
            <w:pPr>
              <w:pStyle w:val="XML1"/>
              <w:rPr>
                <w:ins w:id="26497" w:author="Thomas Dietz" w:date="2012-08-08T17:05:00Z"/>
                <w:rPrChange w:id="26498" w:author="Thomas Dietz" w:date="2012-08-08T17:05:00Z">
                  <w:rPr>
                    <w:ins w:id="26499" w:author="Thomas Dietz" w:date="2012-08-08T17:05:00Z"/>
                    <w:lang w:val="de-DE"/>
                  </w:rPr>
                </w:rPrChange>
              </w:rPr>
            </w:pPr>
            <w:ins w:id="26500" w:author="Thomas Dietz" w:date="2012-08-08T17:05:00Z">
              <w:r w:rsidRPr="009F3611">
                <w:rPr>
                  <w:rPrChange w:id="26501" w:author="Thomas Dietz" w:date="2012-08-08T17:05:00Z">
                    <w:rPr>
                      <w:lang w:val="de-DE"/>
                    </w:rPr>
                  </w:rPrChange>
                </w:rPr>
                <w:t xml:space="preserve">      reference "The types of group capability are defined in</w:t>
              </w:r>
            </w:ins>
          </w:p>
          <w:p w14:paraId="771BF7B4" w14:textId="77777777" w:rsidR="009F3611" w:rsidRPr="009F3611" w:rsidRDefault="009F3611" w:rsidP="009F3611">
            <w:pPr>
              <w:pStyle w:val="XML1"/>
              <w:rPr>
                <w:ins w:id="26502" w:author="Thomas Dietz" w:date="2012-08-08T17:05:00Z"/>
                <w:rPrChange w:id="26503" w:author="Thomas Dietz" w:date="2012-08-08T17:05:00Z">
                  <w:rPr>
                    <w:ins w:id="26504" w:author="Thomas Dietz" w:date="2012-08-08T17:05:00Z"/>
                    <w:lang w:val="de-DE"/>
                  </w:rPr>
                </w:rPrChange>
              </w:rPr>
            </w:pPr>
            <w:ins w:id="26505" w:author="Thomas Dietz" w:date="2012-08-08T17:05:00Z">
              <w:r w:rsidRPr="009F3611">
                <w:rPr>
                  <w:rPrChange w:id="26506" w:author="Thomas Dietz" w:date="2012-08-08T17:05:00Z">
                    <w:rPr>
                      <w:lang w:val="de-DE"/>
                    </w:rPr>
                  </w:rPrChange>
                </w:rPr>
                <w:t xml:space="preserve">        OpenFlow Switch Specification versions 1.2, 1.3, and</w:t>
              </w:r>
            </w:ins>
          </w:p>
          <w:p w14:paraId="06FAA935" w14:textId="77777777" w:rsidR="009F3611" w:rsidRPr="009F3611" w:rsidRDefault="009F3611" w:rsidP="009F3611">
            <w:pPr>
              <w:pStyle w:val="XML1"/>
              <w:rPr>
                <w:ins w:id="26507" w:author="Thomas Dietz" w:date="2012-08-08T17:05:00Z"/>
                <w:rPrChange w:id="26508" w:author="Thomas Dietz" w:date="2012-08-08T17:05:00Z">
                  <w:rPr>
                    <w:ins w:id="26509" w:author="Thomas Dietz" w:date="2012-08-08T17:05:00Z"/>
                    <w:lang w:val="de-DE"/>
                  </w:rPr>
                </w:rPrChange>
              </w:rPr>
            </w:pPr>
            <w:ins w:id="26510" w:author="Thomas Dietz" w:date="2012-08-08T17:05:00Z">
              <w:r w:rsidRPr="009F3611">
                <w:rPr>
                  <w:rPrChange w:id="26511" w:author="Thomas Dietz" w:date="2012-08-08T17:05:00Z">
                    <w:rPr>
                      <w:lang w:val="de-DE"/>
                    </w:rPr>
                  </w:rPrChange>
                </w:rPr>
                <w:t xml:space="preserve">        1.3.1.";</w:t>
              </w:r>
            </w:ins>
          </w:p>
          <w:p w14:paraId="593A109F" w14:textId="77777777" w:rsidR="009F3611" w:rsidRPr="009F3611" w:rsidRDefault="009F3611" w:rsidP="009F3611">
            <w:pPr>
              <w:pStyle w:val="XML1"/>
              <w:rPr>
                <w:ins w:id="26512" w:author="Thomas Dietz" w:date="2012-08-08T17:05:00Z"/>
                <w:rPrChange w:id="26513" w:author="Thomas Dietz" w:date="2012-08-08T17:05:00Z">
                  <w:rPr>
                    <w:ins w:id="26514" w:author="Thomas Dietz" w:date="2012-08-08T17:05:00Z"/>
                    <w:lang w:val="de-DE"/>
                  </w:rPr>
                </w:rPrChange>
              </w:rPr>
            </w:pPr>
            <w:ins w:id="26515" w:author="Thomas Dietz" w:date="2012-08-08T17:05:00Z">
              <w:r w:rsidRPr="009F3611">
                <w:rPr>
                  <w:rPrChange w:id="26516" w:author="Thomas Dietz" w:date="2012-08-08T17:05:00Z">
                    <w:rPr>
                      <w:lang w:val="de-DE"/>
                    </w:rPr>
                  </w:rPrChange>
                </w:rPr>
                <w:t xml:space="preserve">      leaf-list capability {</w:t>
              </w:r>
            </w:ins>
          </w:p>
          <w:p w14:paraId="239C90B6" w14:textId="77777777" w:rsidR="009F3611" w:rsidRPr="009F3611" w:rsidRDefault="009F3611" w:rsidP="009F3611">
            <w:pPr>
              <w:pStyle w:val="XML1"/>
              <w:rPr>
                <w:ins w:id="26517" w:author="Thomas Dietz" w:date="2012-08-08T17:05:00Z"/>
                <w:rPrChange w:id="26518" w:author="Thomas Dietz" w:date="2012-08-08T17:05:00Z">
                  <w:rPr>
                    <w:ins w:id="26519" w:author="Thomas Dietz" w:date="2012-08-08T17:05:00Z"/>
                    <w:lang w:val="de-DE"/>
                  </w:rPr>
                </w:rPrChange>
              </w:rPr>
            </w:pPr>
            <w:ins w:id="26520" w:author="Thomas Dietz" w:date="2012-08-08T17:05:00Z">
              <w:r w:rsidRPr="009F3611">
                <w:rPr>
                  <w:rPrChange w:id="26521" w:author="Thomas Dietz" w:date="2012-08-08T17:05:00Z">
                    <w:rPr>
                      <w:lang w:val="de-DE"/>
                    </w:rPr>
                  </w:rPrChange>
                </w:rPr>
                <w:t xml:space="preserve">        type enumeration {</w:t>
              </w:r>
            </w:ins>
          </w:p>
          <w:p w14:paraId="48684DA4" w14:textId="77777777" w:rsidR="009F3611" w:rsidRPr="009F3611" w:rsidRDefault="009F3611" w:rsidP="009F3611">
            <w:pPr>
              <w:pStyle w:val="XML1"/>
              <w:rPr>
                <w:ins w:id="26522" w:author="Thomas Dietz" w:date="2012-08-08T17:05:00Z"/>
                <w:rPrChange w:id="26523" w:author="Thomas Dietz" w:date="2012-08-08T17:05:00Z">
                  <w:rPr>
                    <w:ins w:id="26524" w:author="Thomas Dietz" w:date="2012-08-08T17:05:00Z"/>
                    <w:lang w:val="de-DE"/>
                  </w:rPr>
                </w:rPrChange>
              </w:rPr>
            </w:pPr>
            <w:ins w:id="26525" w:author="Thomas Dietz" w:date="2012-08-08T17:05:00Z">
              <w:r w:rsidRPr="009F3611">
                <w:rPr>
                  <w:rPrChange w:id="26526" w:author="Thomas Dietz" w:date="2012-08-08T17:05:00Z">
                    <w:rPr>
                      <w:lang w:val="de-DE"/>
                    </w:rPr>
                  </w:rPrChange>
                </w:rPr>
                <w:t xml:space="preserve">          enum select-weight;</w:t>
              </w:r>
            </w:ins>
          </w:p>
          <w:p w14:paraId="647756E8" w14:textId="77777777" w:rsidR="009F3611" w:rsidRPr="009F3611" w:rsidRDefault="009F3611" w:rsidP="009F3611">
            <w:pPr>
              <w:pStyle w:val="XML1"/>
              <w:rPr>
                <w:ins w:id="26527" w:author="Thomas Dietz" w:date="2012-08-08T17:05:00Z"/>
                <w:rPrChange w:id="26528" w:author="Thomas Dietz" w:date="2012-08-08T17:05:00Z">
                  <w:rPr>
                    <w:ins w:id="26529" w:author="Thomas Dietz" w:date="2012-08-08T17:05:00Z"/>
                    <w:lang w:val="de-DE"/>
                  </w:rPr>
                </w:rPrChange>
              </w:rPr>
            </w:pPr>
            <w:ins w:id="26530" w:author="Thomas Dietz" w:date="2012-08-08T17:05:00Z">
              <w:r w:rsidRPr="009F3611">
                <w:rPr>
                  <w:rPrChange w:id="26531" w:author="Thomas Dietz" w:date="2012-08-08T17:05:00Z">
                    <w:rPr>
                      <w:lang w:val="de-DE"/>
                    </w:rPr>
                  </w:rPrChange>
                </w:rPr>
                <w:t xml:space="preserve">          enum select-liveness;</w:t>
              </w:r>
            </w:ins>
          </w:p>
          <w:p w14:paraId="514DE350" w14:textId="77777777" w:rsidR="009F3611" w:rsidRPr="009F3611" w:rsidRDefault="009F3611" w:rsidP="009F3611">
            <w:pPr>
              <w:pStyle w:val="XML1"/>
              <w:rPr>
                <w:ins w:id="26532" w:author="Thomas Dietz" w:date="2012-08-08T17:05:00Z"/>
                <w:rPrChange w:id="26533" w:author="Thomas Dietz" w:date="2012-08-08T17:05:00Z">
                  <w:rPr>
                    <w:ins w:id="26534" w:author="Thomas Dietz" w:date="2012-08-08T17:05:00Z"/>
                    <w:lang w:val="de-DE"/>
                  </w:rPr>
                </w:rPrChange>
              </w:rPr>
            </w:pPr>
            <w:ins w:id="26535" w:author="Thomas Dietz" w:date="2012-08-08T17:05:00Z">
              <w:r w:rsidRPr="009F3611">
                <w:rPr>
                  <w:rPrChange w:id="26536" w:author="Thomas Dietz" w:date="2012-08-08T17:05:00Z">
                    <w:rPr>
                      <w:lang w:val="de-DE"/>
                    </w:rPr>
                  </w:rPrChange>
                </w:rPr>
                <w:t xml:space="preserve">          enum chaining;</w:t>
              </w:r>
            </w:ins>
          </w:p>
          <w:p w14:paraId="34165685" w14:textId="77777777" w:rsidR="009F3611" w:rsidRPr="009F3611" w:rsidRDefault="009F3611" w:rsidP="009F3611">
            <w:pPr>
              <w:pStyle w:val="XML1"/>
              <w:rPr>
                <w:ins w:id="26537" w:author="Thomas Dietz" w:date="2012-08-08T17:05:00Z"/>
                <w:rPrChange w:id="26538" w:author="Thomas Dietz" w:date="2012-08-08T17:05:00Z">
                  <w:rPr>
                    <w:ins w:id="26539" w:author="Thomas Dietz" w:date="2012-08-08T17:05:00Z"/>
                    <w:lang w:val="de-DE"/>
                  </w:rPr>
                </w:rPrChange>
              </w:rPr>
            </w:pPr>
            <w:ins w:id="26540" w:author="Thomas Dietz" w:date="2012-08-08T17:05:00Z">
              <w:r w:rsidRPr="009F3611">
                <w:rPr>
                  <w:rPrChange w:id="26541" w:author="Thomas Dietz" w:date="2012-08-08T17:05:00Z">
                    <w:rPr>
                      <w:lang w:val="de-DE"/>
                    </w:rPr>
                  </w:rPrChange>
                </w:rPr>
                <w:t xml:space="preserve">          enum chaining-check;</w:t>
              </w:r>
            </w:ins>
          </w:p>
          <w:p w14:paraId="5801F9B7" w14:textId="77777777" w:rsidR="009F3611" w:rsidRPr="009F3611" w:rsidRDefault="009F3611" w:rsidP="009F3611">
            <w:pPr>
              <w:pStyle w:val="XML1"/>
              <w:rPr>
                <w:ins w:id="26542" w:author="Thomas Dietz" w:date="2012-08-08T17:05:00Z"/>
                <w:rPrChange w:id="26543" w:author="Thomas Dietz" w:date="2012-08-08T17:05:00Z">
                  <w:rPr>
                    <w:ins w:id="26544" w:author="Thomas Dietz" w:date="2012-08-08T17:05:00Z"/>
                    <w:lang w:val="de-DE"/>
                  </w:rPr>
                </w:rPrChange>
              </w:rPr>
            </w:pPr>
            <w:ins w:id="26545" w:author="Thomas Dietz" w:date="2012-08-08T17:05:00Z">
              <w:r w:rsidRPr="009F3611">
                <w:rPr>
                  <w:rPrChange w:id="26546" w:author="Thomas Dietz" w:date="2012-08-08T17:05:00Z">
                    <w:rPr>
                      <w:lang w:val="de-DE"/>
                    </w:rPr>
                  </w:rPrChange>
                </w:rPr>
                <w:t xml:space="preserve">        }</w:t>
              </w:r>
            </w:ins>
          </w:p>
          <w:p w14:paraId="5ED5D3AB" w14:textId="77777777" w:rsidR="009F3611" w:rsidRPr="009F3611" w:rsidRDefault="009F3611" w:rsidP="009F3611">
            <w:pPr>
              <w:pStyle w:val="XML1"/>
              <w:rPr>
                <w:ins w:id="26547" w:author="Thomas Dietz" w:date="2012-08-08T17:05:00Z"/>
                <w:rPrChange w:id="26548" w:author="Thomas Dietz" w:date="2012-08-08T17:05:00Z">
                  <w:rPr>
                    <w:ins w:id="26549" w:author="Thomas Dietz" w:date="2012-08-08T17:05:00Z"/>
                    <w:lang w:val="de-DE"/>
                  </w:rPr>
                </w:rPrChange>
              </w:rPr>
            </w:pPr>
            <w:ins w:id="26550" w:author="Thomas Dietz" w:date="2012-08-08T17:05:00Z">
              <w:r w:rsidRPr="009F3611">
                <w:rPr>
                  <w:rPrChange w:id="26551" w:author="Thomas Dietz" w:date="2012-08-08T17:05:00Z">
                    <w:rPr>
                      <w:lang w:val="de-DE"/>
                    </w:rPr>
                  </w:rPrChange>
                </w:rPr>
                <w:t xml:space="preserve">      }</w:t>
              </w:r>
            </w:ins>
          </w:p>
          <w:p w14:paraId="4C26406E" w14:textId="77777777" w:rsidR="009F3611" w:rsidRPr="009F3611" w:rsidRDefault="009F3611" w:rsidP="009F3611">
            <w:pPr>
              <w:pStyle w:val="XML1"/>
              <w:rPr>
                <w:ins w:id="26552" w:author="Thomas Dietz" w:date="2012-08-08T17:05:00Z"/>
                <w:rPrChange w:id="26553" w:author="Thomas Dietz" w:date="2012-08-08T17:05:00Z">
                  <w:rPr>
                    <w:ins w:id="26554" w:author="Thomas Dietz" w:date="2012-08-08T17:05:00Z"/>
                    <w:lang w:val="de-DE"/>
                  </w:rPr>
                </w:rPrChange>
              </w:rPr>
            </w:pPr>
            <w:ins w:id="26555" w:author="Thomas Dietz" w:date="2012-08-08T17:05:00Z">
              <w:r w:rsidRPr="009F3611">
                <w:rPr>
                  <w:rPrChange w:id="26556" w:author="Thomas Dietz" w:date="2012-08-08T17:05:00Z">
                    <w:rPr>
                      <w:lang w:val="de-DE"/>
                    </w:rPr>
                  </w:rPrChange>
                </w:rPr>
                <w:t xml:space="preserve">    }</w:t>
              </w:r>
            </w:ins>
          </w:p>
          <w:p w14:paraId="728298B8" w14:textId="77777777" w:rsidR="009F3611" w:rsidRPr="009F3611" w:rsidRDefault="009F3611" w:rsidP="009F3611">
            <w:pPr>
              <w:pStyle w:val="XML1"/>
              <w:rPr>
                <w:ins w:id="26557" w:author="Thomas Dietz" w:date="2012-08-08T17:05:00Z"/>
                <w:rPrChange w:id="26558" w:author="Thomas Dietz" w:date="2012-08-08T17:05:00Z">
                  <w:rPr>
                    <w:ins w:id="26559" w:author="Thomas Dietz" w:date="2012-08-08T17:05:00Z"/>
                    <w:lang w:val="de-DE"/>
                  </w:rPr>
                </w:rPrChange>
              </w:rPr>
            </w:pPr>
            <w:ins w:id="26560" w:author="Thomas Dietz" w:date="2012-08-08T17:05:00Z">
              <w:r w:rsidRPr="009F3611">
                <w:rPr>
                  <w:rPrChange w:id="26561" w:author="Thomas Dietz" w:date="2012-08-08T17:05:00Z">
                    <w:rPr>
                      <w:lang w:val="de-DE"/>
                    </w:rPr>
                  </w:rPrChange>
                </w:rPr>
                <w:t xml:space="preserve">    container action-types {</w:t>
              </w:r>
            </w:ins>
          </w:p>
          <w:p w14:paraId="1729C61B" w14:textId="77777777" w:rsidR="009F3611" w:rsidRPr="009F3611" w:rsidRDefault="009F3611" w:rsidP="009F3611">
            <w:pPr>
              <w:pStyle w:val="XML1"/>
              <w:rPr>
                <w:ins w:id="26562" w:author="Thomas Dietz" w:date="2012-08-08T17:05:00Z"/>
                <w:rPrChange w:id="26563" w:author="Thomas Dietz" w:date="2012-08-08T17:05:00Z">
                  <w:rPr>
                    <w:ins w:id="26564" w:author="Thomas Dietz" w:date="2012-08-08T17:05:00Z"/>
                    <w:lang w:val="de-DE"/>
                  </w:rPr>
                </w:rPrChange>
              </w:rPr>
            </w:pPr>
            <w:ins w:id="26565" w:author="Thomas Dietz" w:date="2012-08-08T17:05:00Z">
              <w:r w:rsidRPr="009F3611">
                <w:rPr>
                  <w:rPrChange w:id="26566" w:author="Thomas Dietz" w:date="2012-08-08T17:05:00Z">
                    <w:rPr>
                      <w:lang w:val="de-DE"/>
                    </w:rPr>
                  </w:rPrChange>
                </w:rPr>
                <w:t xml:space="preserve">      description "Specify the action types supported by the</w:t>
              </w:r>
            </w:ins>
          </w:p>
          <w:p w14:paraId="38A1A5A4" w14:textId="77777777" w:rsidR="009F3611" w:rsidRPr="009F3611" w:rsidRDefault="009F3611" w:rsidP="009F3611">
            <w:pPr>
              <w:pStyle w:val="XML1"/>
              <w:rPr>
                <w:ins w:id="26567" w:author="Thomas Dietz" w:date="2012-08-08T17:05:00Z"/>
                <w:rPrChange w:id="26568" w:author="Thomas Dietz" w:date="2012-08-08T17:05:00Z">
                  <w:rPr>
                    <w:ins w:id="26569" w:author="Thomas Dietz" w:date="2012-08-08T17:05:00Z"/>
                    <w:lang w:val="de-DE"/>
                  </w:rPr>
                </w:rPrChange>
              </w:rPr>
            </w:pPr>
            <w:ins w:id="26570" w:author="Thomas Dietz" w:date="2012-08-08T17:05:00Z">
              <w:r w:rsidRPr="009F3611">
                <w:rPr>
                  <w:rPrChange w:id="26571" w:author="Thomas Dietz" w:date="2012-08-08T17:05:00Z">
                    <w:rPr>
                      <w:lang w:val="de-DE"/>
                    </w:rPr>
                  </w:rPrChange>
                </w:rPr>
                <w:t xml:space="preserve">        logical switch.";</w:t>
              </w:r>
            </w:ins>
          </w:p>
          <w:p w14:paraId="2C5C6862" w14:textId="77777777" w:rsidR="009F3611" w:rsidRPr="009F3611" w:rsidRDefault="009F3611" w:rsidP="009F3611">
            <w:pPr>
              <w:pStyle w:val="XML1"/>
              <w:rPr>
                <w:ins w:id="26572" w:author="Thomas Dietz" w:date="2012-08-08T17:05:00Z"/>
                <w:rPrChange w:id="26573" w:author="Thomas Dietz" w:date="2012-08-08T17:05:00Z">
                  <w:rPr>
                    <w:ins w:id="26574" w:author="Thomas Dietz" w:date="2012-08-08T17:05:00Z"/>
                    <w:lang w:val="de-DE"/>
                  </w:rPr>
                </w:rPrChange>
              </w:rPr>
            </w:pPr>
            <w:ins w:id="26575" w:author="Thomas Dietz" w:date="2012-08-08T17:05:00Z">
              <w:r w:rsidRPr="009F3611">
                <w:rPr>
                  <w:rPrChange w:id="26576" w:author="Thomas Dietz" w:date="2012-08-08T17:05:00Z">
                    <w:rPr>
                      <w:lang w:val="de-DE"/>
                    </w:rPr>
                  </w:rPrChange>
                </w:rPr>
                <w:t xml:space="preserve">      leaf-list type {</w:t>
              </w:r>
            </w:ins>
          </w:p>
          <w:p w14:paraId="701D4F57" w14:textId="77777777" w:rsidR="009F3611" w:rsidRPr="009F3611" w:rsidRDefault="009F3611" w:rsidP="009F3611">
            <w:pPr>
              <w:pStyle w:val="XML1"/>
              <w:rPr>
                <w:ins w:id="26577" w:author="Thomas Dietz" w:date="2012-08-08T17:05:00Z"/>
                <w:rPrChange w:id="26578" w:author="Thomas Dietz" w:date="2012-08-08T17:05:00Z">
                  <w:rPr>
                    <w:ins w:id="26579" w:author="Thomas Dietz" w:date="2012-08-08T17:05:00Z"/>
                    <w:lang w:val="de-DE"/>
                  </w:rPr>
                </w:rPrChange>
              </w:rPr>
            </w:pPr>
            <w:ins w:id="26580" w:author="Thomas Dietz" w:date="2012-08-08T17:05:00Z">
              <w:r w:rsidRPr="009F3611">
                <w:rPr>
                  <w:rPrChange w:id="26581" w:author="Thomas Dietz" w:date="2012-08-08T17:05:00Z">
                    <w:rPr>
                      <w:lang w:val="de-DE"/>
                    </w:rPr>
                  </w:rPrChange>
                </w:rPr>
                <w:t xml:space="preserve">        type OFActionType;</w:t>
              </w:r>
            </w:ins>
          </w:p>
          <w:p w14:paraId="2F79B158" w14:textId="77777777" w:rsidR="009F3611" w:rsidRPr="009F3611" w:rsidRDefault="009F3611" w:rsidP="009F3611">
            <w:pPr>
              <w:pStyle w:val="XML1"/>
              <w:rPr>
                <w:ins w:id="26582" w:author="Thomas Dietz" w:date="2012-08-08T17:05:00Z"/>
                <w:rPrChange w:id="26583" w:author="Thomas Dietz" w:date="2012-08-08T17:05:00Z">
                  <w:rPr>
                    <w:ins w:id="26584" w:author="Thomas Dietz" w:date="2012-08-08T17:05:00Z"/>
                    <w:lang w:val="de-DE"/>
                  </w:rPr>
                </w:rPrChange>
              </w:rPr>
            </w:pPr>
            <w:ins w:id="26585" w:author="Thomas Dietz" w:date="2012-08-08T17:05:00Z">
              <w:r w:rsidRPr="009F3611">
                <w:rPr>
                  <w:rPrChange w:id="26586" w:author="Thomas Dietz" w:date="2012-08-08T17:05:00Z">
                    <w:rPr>
                      <w:lang w:val="de-DE"/>
                    </w:rPr>
                  </w:rPrChange>
                </w:rPr>
                <w:t xml:space="preserve">      }</w:t>
              </w:r>
            </w:ins>
          </w:p>
          <w:p w14:paraId="6A9556A8" w14:textId="77777777" w:rsidR="009F3611" w:rsidRPr="009F3611" w:rsidRDefault="009F3611" w:rsidP="009F3611">
            <w:pPr>
              <w:pStyle w:val="XML1"/>
              <w:rPr>
                <w:ins w:id="26587" w:author="Thomas Dietz" w:date="2012-08-08T17:05:00Z"/>
                <w:rPrChange w:id="26588" w:author="Thomas Dietz" w:date="2012-08-08T17:05:00Z">
                  <w:rPr>
                    <w:ins w:id="26589" w:author="Thomas Dietz" w:date="2012-08-08T17:05:00Z"/>
                    <w:lang w:val="de-DE"/>
                  </w:rPr>
                </w:rPrChange>
              </w:rPr>
            </w:pPr>
            <w:ins w:id="26590" w:author="Thomas Dietz" w:date="2012-08-08T17:05:00Z">
              <w:r w:rsidRPr="009F3611">
                <w:rPr>
                  <w:rPrChange w:id="26591" w:author="Thomas Dietz" w:date="2012-08-08T17:05:00Z">
                    <w:rPr>
                      <w:lang w:val="de-DE"/>
                    </w:rPr>
                  </w:rPrChange>
                </w:rPr>
                <w:t xml:space="preserve">    }</w:t>
              </w:r>
            </w:ins>
          </w:p>
          <w:p w14:paraId="7E2A5520" w14:textId="77777777" w:rsidR="009F3611" w:rsidRPr="009F3611" w:rsidRDefault="009F3611" w:rsidP="009F3611">
            <w:pPr>
              <w:pStyle w:val="XML1"/>
              <w:rPr>
                <w:ins w:id="26592" w:author="Thomas Dietz" w:date="2012-08-08T17:05:00Z"/>
                <w:rPrChange w:id="26593" w:author="Thomas Dietz" w:date="2012-08-08T17:05:00Z">
                  <w:rPr>
                    <w:ins w:id="26594" w:author="Thomas Dietz" w:date="2012-08-08T17:05:00Z"/>
                    <w:lang w:val="de-DE"/>
                  </w:rPr>
                </w:rPrChange>
              </w:rPr>
            </w:pPr>
            <w:ins w:id="26595" w:author="Thomas Dietz" w:date="2012-08-08T17:05:00Z">
              <w:r w:rsidRPr="009F3611">
                <w:rPr>
                  <w:rPrChange w:id="26596" w:author="Thomas Dietz" w:date="2012-08-08T17:05:00Z">
                    <w:rPr>
                      <w:lang w:val="de-DE"/>
                    </w:rPr>
                  </w:rPrChange>
                </w:rPr>
                <w:t xml:space="preserve">    container instruction-types {</w:t>
              </w:r>
            </w:ins>
          </w:p>
          <w:p w14:paraId="3910B49F" w14:textId="77777777" w:rsidR="009F3611" w:rsidRPr="009F3611" w:rsidRDefault="009F3611" w:rsidP="009F3611">
            <w:pPr>
              <w:pStyle w:val="XML1"/>
              <w:rPr>
                <w:ins w:id="26597" w:author="Thomas Dietz" w:date="2012-08-08T17:05:00Z"/>
                <w:rPrChange w:id="26598" w:author="Thomas Dietz" w:date="2012-08-08T17:05:00Z">
                  <w:rPr>
                    <w:ins w:id="26599" w:author="Thomas Dietz" w:date="2012-08-08T17:05:00Z"/>
                    <w:lang w:val="de-DE"/>
                  </w:rPr>
                </w:rPrChange>
              </w:rPr>
            </w:pPr>
            <w:ins w:id="26600" w:author="Thomas Dietz" w:date="2012-08-08T17:05:00Z">
              <w:r w:rsidRPr="009F3611">
                <w:rPr>
                  <w:rPrChange w:id="26601" w:author="Thomas Dietz" w:date="2012-08-08T17:05:00Z">
                    <w:rPr>
                      <w:lang w:val="de-DE"/>
                    </w:rPr>
                  </w:rPrChange>
                </w:rPr>
                <w:t xml:space="preserve">      description "Specify the instruction types supported by the</w:t>
              </w:r>
            </w:ins>
          </w:p>
          <w:p w14:paraId="50EE0550" w14:textId="77777777" w:rsidR="009F3611" w:rsidRPr="009F3611" w:rsidRDefault="009F3611" w:rsidP="009F3611">
            <w:pPr>
              <w:pStyle w:val="XML1"/>
              <w:rPr>
                <w:ins w:id="26602" w:author="Thomas Dietz" w:date="2012-08-08T17:05:00Z"/>
                <w:rPrChange w:id="26603" w:author="Thomas Dietz" w:date="2012-08-08T17:05:00Z">
                  <w:rPr>
                    <w:ins w:id="26604" w:author="Thomas Dietz" w:date="2012-08-08T17:05:00Z"/>
                    <w:lang w:val="de-DE"/>
                  </w:rPr>
                </w:rPrChange>
              </w:rPr>
            </w:pPr>
            <w:ins w:id="26605" w:author="Thomas Dietz" w:date="2012-08-08T17:05:00Z">
              <w:r w:rsidRPr="009F3611">
                <w:rPr>
                  <w:rPrChange w:id="26606" w:author="Thomas Dietz" w:date="2012-08-08T17:05:00Z">
                    <w:rPr>
                      <w:lang w:val="de-DE"/>
                    </w:rPr>
                  </w:rPrChange>
                </w:rPr>
                <w:t xml:space="preserve">        logical switch.";</w:t>
              </w:r>
            </w:ins>
          </w:p>
          <w:p w14:paraId="564EA7D3" w14:textId="77777777" w:rsidR="009F3611" w:rsidRPr="009F3611" w:rsidRDefault="009F3611" w:rsidP="009F3611">
            <w:pPr>
              <w:pStyle w:val="XML1"/>
              <w:rPr>
                <w:ins w:id="26607" w:author="Thomas Dietz" w:date="2012-08-08T17:05:00Z"/>
                <w:rPrChange w:id="26608" w:author="Thomas Dietz" w:date="2012-08-08T17:05:00Z">
                  <w:rPr>
                    <w:ins w:id="26609" w:author="Thomas Dietz" w:date="2012-08-08T17:05:00Z"/>
                    <w:lang w:val="de-DE"/>
                  </w:rPr>
                </w:rPrChange>
              </w:rPr>
            </w:pPr>
            <w:ins w:id="26610" w:author="Thomas Dietz" w:date="2012-08-08T17:05:00Z">
              <w:r w:rsidRPr="009F3611">
                <w:rPr>
                  <w:rPrChange w:id="26611" w:author="Thomas Dietz" w:date="2012-08-08T17:05:00Z">
                    <w:rPr>
                      <w:lang w:val="de-DE"/>
                    </w:rPr>
                  </w:rPrChange>
                </w:rPr>
                <w:t xml:space="preserve">      leaf-list type {</w:t>
              </w:r>
            </w:ins>
          </w:p>
          <w:p w14:paraId="22893AB9" w14:textId="77777777" w:rsidR="009F3611" w:rsidRPr="009F3611" w:rsidRDefault="009F3611" w:rsidP="009F3611">
            <w:pPr>
              <w:pStyle w:val="XML1"/>
              <w:rPr>
                <w:ins w:id="26612" w:author="Thomas Dietz" w:date="2012-08-08T17:05:00Z"/>
                <w:rPrChange w:id="26613" w:author="Thomas Dietz" w:date="2012-08-08T17:05:00Z">
                  <w:rPr>
                    <w:ins w:id="26614" w:author="Thomas Dietz" w:date="2012-08-08T17:05:00Z"/>
                    <w:lang w:val="de-DE"/>
                  </w:rPr>
                </w:rPrChange>
              </w:rPr>
            </w:pPr>
            <w:ins w:id="26615" w:author="Thomas Dietz" w:date="2012-08-08T17:05:00Z">
              <w:r w:rsidRPr="009F3611">
                <w:rPr>
                  <w:rPrChange w:id="26616" w:author="Thomas Dietz" w:date="2012-08-08T17:05:00Z">
                    <w:rPr>
                      <w:lang w:val="de-DE"/>
                    </w:rPr>
                  </w:rPrChange>
                </w:rPr>
                <w:t xml:space="preserve">        type OFInstructionType;</w:t>
              </w:r>
            </w:ins>
          </w:p>
          <w:p w14:paraId="059E825C" w14:textId="77777777" w:rsidR="009F3611" w:rsidRPr="009F3611" w:rsidRDefault="009F3611" w:rsidP="009F3611">
            <w:pPr>
              <w:pStyle w:val="XML1"/>
              <w:rPr>
                <w:ins w:id="26617" w:author="Thomas Dietz" w:date="2012-08-08T17:05:00Z"/>
                <w:rPrChange w:id="26618" w:author="Thomas Dietz" w:date="2012-08-08T17:05:00Z">
                  <w:rPr>
                    <w:ins w:id="26619" w:author="Thomas Dietz" w:date="2012-08-08T17:05:00Z"/>
                    <w:lang w:val="de-DE"/>
                  </w:rPr>
                </w:rPrChange>
              </w:rPr>
            </w:pPr>
            <w:ins w:id="26620" w:author="Thomas Dietz" w:date="2012-08-08T17:05:00Z">
              <w:r w:rsidRPr="009F3611">
                <w:rPr>
                  <w:rPrChange w:id="26621" w:author="Thomas Dietz" w:date="2012-08-08T17:05:00Z">
                    <w:rPr>
                      <w:lang w:val="de-DE"/>
                    </w:rPr>
                  </w:rPrChange>
                </w:rPr>
                <w:t xml:space="preserve">      }</w:t>
              </w:r>
            </w:ins>
          </w:p>
          <w:p w14:paraId="2CFBAAE9" w14:textId="77777777" w:rsidR="009F3611" w:rsidRPr="009F3611" w:rsidRDefault="009F3611" w:rsidP="009F3611">
            <w:pPr>
              <w:pStyle w:val="XML1"/>
              <w:rPr>
                <w:ins w:id="26622" w:author="Thomas Dietz" w:date="2012-08-08T17:05:00Z"/>
                <w:rPrChange w:id="26623" w:author="Thomas Dietz" w:date="2012-08-08T17:05:00Z">
                  <w:rPr>
                    <w:ins w:id="26624" w:author="Thomas Dietz" w:date="2012-08-08T17:05:00Z"/>
                    <w:lang w:val="de-DE"/>
                  </w:rPr>
                </w:rPrChange>
              </w:rPr>
            </w:pPr>
            <w:ins w:id="26625" w:author="Thomas Dietz" w:date="2012-08-08T17:05:00Z">
              <w:r w:rsidRPr="009F3611">
                <w:rPr>
                  <w:rPrChange w:id="26626" w:author="Thomas Dietz" w:date="2012-08-08T17:05:00Z">
                    <w:rPr>
                      <w:lang w:val="de-DE"/>
                    </w:rPr>
                  </w:rPrChange>
                </w:rPr>
                <w:lastRenderedPageBreak/>
                <w:t xml:space="preserve">    }</w:t>
              </w:r>
            </w:ins>
          </w:p>
          <w:p w14:paraId="4DD87BEB" w14:textId="77777777" w:rsidR="009F3611" w:rsidRPr="009F3611" w:rsidRDefault="009F3611" w:rsidP="009F3611">
            <w:pPr>
              <w:pStyle w:val="XML1"/>
              <w:rPr>
                <w:ins w:id="26627" w:author="Thomas Dietz" w:date="2012-08-08T17:05:00Z"/>
                <w:rPrChange w:id="26628" w:author="Thomas Dietz" w:date="2012-08-08T17:05:00Z">
                  <w:rPr>
                    <w:ins w:id="26629" w:author="Thomas Dietz" w:date="2012-08-08T17:05:00Z"/>
                    <w:lang w:val="de-DE"/>
                  </w:rPr>
                </w:rPrChange>
              </w:rPr>
            </w:pPr>
            <w:ins w:id="26630" w:author="Thomas Dietz" w:date="2012-08-08T17:05:00Z">
              <w:r w:rsidRPr="009F3611">
                <w:rPr>
                  <w:rPrChange w:id="26631" w:author="Thomas Dietz" w:date="2012-08-08T17:05:00Z">
                    <w:rPr>
                      <w:lang w:val="de-DE"/>
                    </w:rPr>
                  </w:rPrChange>
                </w:rPr>
                <w:t xml:space="preserve">  }</w:t>
              </w:r>
            </w:ins>
          </w:p>
          <w:p w14:paraId="0516C6F5" w14:textId="77777777" w:rsidR="009F3611" w:rsidRPr="009F3611" w:rsidRDefault="009F3611" w:rsidP="009F3611">
            <w:pPr>
              <w:pStyle w:val="XML1"/>
              <w:rPr>
                <w:ins w:id="26632" w:author="Thomas Dietz" w:date="2012-08-08T17:05:00Z"/>
                <w:rPrChange w:id="26633" w:author="Thomas Dietz" w:date="2012-08-08T17:05:00Z">
                  <w:rPr>
                    <w:ins w:id="26634" w:author="Thomas Dietz" w:date="2012-08-08T17:05:00Z"/>
                    <w:lang w:val="de-DE"/>
                  </w:rPr>
                </w:rPrChange>
              </w:rPr>
            </w:pPr>
          </w:p>
          <w:p w14:paraId="55DB5DA6" w14:textId="77777777" w:rsidR="009F3611" w:rsidRPr="009F3611" w:rsidRDefault="009F3611" w:rsidP="009F3611">
            <w:pPr>
              <w:pStyle w:val="XML1"/>
              <w:rPr>
                <w:ins w:id="26635" w:author="Thomas Dietz" w:date="2012-08-08T17:05:00Z"/>
                <w:rPrChange w:id="26636" w:author="Thomas Dietz" w:date="2012-08-08T17:05:00Z">
                  <w:rPr>
                    <w:ins w:id="26637" w:author="Thomas Dietz" w:date="2012-08-08T17:05:00Z"/>
                    <w:lang w:val="de-DE"/>
                  </w:rPr>
                </w:rPrChange>
              </w:rPr>
            </w:pPr>
            <w:ins w:id="26638" w:author="Thomas Dietz" w:date="2012-08-08T17:05:00Z">
              <w:r w:rsidRPr="009F3611">
                <w:rPr>
                  <w:rPrChange w:id="26639" w:author="Thomas Dietz" w:date="2012-08-08T17:05:00Z">
                    <w:rPr>
                      <w:lang w:val="de-DE"/>
                    </w:rPr>
                  </w:rPrChange>
                </w:rPr>
                <w:t xml:space="preserve">  grouping OFControllerType {</w:t>
              </w:r>
            </w:ins>
          </w:p>
          <w:p w14:paraId="5BA48F6E" w14:textId="77777777" w:rsidR="009F3611" w:rsidRPr="009F3611" w:rsidRDefault="009F3611" w:rsidP="009F3611">
            <w:pPr>
              <w:pStyle w:val="XML1"/>
              <w:rPr>
                <w:ins w:id="26640" w:author="Thomas Dietz" w:date="2012-08-08T17:05:00Z"/>
                <w:rPrChange w:id="26641" w:author="Thomas Dietz" w:date="2012-08-08T17:05:00Z">
                  <w:rPr>
                    <w:ins w:id="26642" w:author="Thomas Dietz" w:date="2012-08-08T17:05:00Z"/>
                    <w:lang w:val="de-DE"/>
                  </w:rPr>
                </w:rPrChange>
              </w:rPr>
            </w:pPr>
            <w:ins w:id="26643" w:author="Thomas Dietz" w:date="2012-08-08T17:05:00Z">
              <w:r w:rsidRPr="009F3611">
                <w:rPr>
                  <w:rPrChange w:id="26644" w:author="Thomas Dietz" w:date="2012-08-08T17:05:00Z">
                    <w:rPr>
                      <w:lang w:val="de-DE"/>
                    </w:rPr>
                  </w:rPrChange>
                </w:rPr>
                <w:t xml:space="preserve">    description "This grouping specifies all properties of an</w:t>
              </w:r>
            </w:ins>
          </w:p>
          <w:p w14:paraId="531F5EE7" w14:textId="77777777" w:rsidR="009F3611" w:rsidRPr="009F3611" w:rsidRDefault="009F3611" w:rsidP="009F3611">
            <w:pPr>
              <w:pStyle w:val="XML1"/>
              <w:rPr>
                <w:ins w:id="26645" w:author="Thomas Dietz" w:date="2012-08-08T17:05:00Z"/>
                <w:rPrChange w:id="26646" w:author="Thomas Dietz" w:date="2012-08-08T17:05:00Z">
                  <w:rPr>
                    <w:ins w:id="26647" w:author="Thomas Dietz" w:date="2012-08-08T17:05:00Z"/>
                    <w:lang w:val="de-DE"/>
                  </w:rPr>
                </w:rPrChange>
              </w:rPr>
            </w:pPr>
            <w:ins w:id="26648" w:author="Thomas Dietz" w:date="2012-08-08T17:05:00Z">
              <w:r w:rsidRPr="009F3611">
                <w:rPr>
                  <w:rPrChange w:id="26649" w:author="Thomas Dietz" w:date="2012-08-08T17:05:00Z">
                    <w:rPr>
                      <w:lang w:val="de-DE"/>
                    </w:rPr>
                  </w:rPrChange>
                </w:rPr>
                <w:t xml:space="preserve">      OpenFlow Logical Switch Controller.</w:t>
              </w:r>
            </w:ins>
          </w:p>
          <w:p w14:paraId="7588ABFE" w14:textId="77777777" w:rsidR="009F3611" w:rsidRPr="009F3611" w:rsidRDefault="009F3611" w:rsidP="009F3611">
            <w:pPr>
              <w:pStyle w:val="XML1"/>
              <w:rPr>
                <w:ins w:id="26650" w:author="Thomas Dietz" w:date="2012-08-08T17:05:00Z"/>
                <w:rPrChange w:id="26651" w:author="Thomas Dietz" w:date="2012-08-08T17:05:00Z">
                  <w:rPr>
                    <w:ins w:id="26652" w:author="Thomas Dietz" w:date="2012-08-08T17:05:00Z"/>
                    <w:lang w:val="de-DE"/>
                  </w:rPr>
                </w:rPrChange>
              </w:rPr>
            </w:pPr>
          </w:p>
          <w:p w14:paraId="173B1494" w14:textId="77777777" w:rsidR="009F3611" w:rsidRPr="009F3611" w:rsidRDefault="009F3611" w:rsidP="009F3611">
            <w:pPr>
              <w:pStyle w:val="XML1"/>
              <w:rPr>
                <w:ins w:id="26653" w:author="Thomas Dietz" w:date="2012-08-08T17:05:00Z"/>
                <w:rPrChange w:id="26654" w:author="Thomas Dietz" w:date="2012-08-08T17:05:00Z">
                  <w:rPr>
                    <w:ins w:id="26655" w:author="Thomas Dietz" w:date="2012-08-08T17:05:00Z"/>
                    <w:lang w:val="de-DE"/>
                  </w:rPr>
                </w:rPrChange>
              </w:rPr>
            </w:pPr>
            <w:ins w:id="26656" w:author="Thomas Dietz" w:date="2012-08-08T17:05:00Z">
              <w:r w:rsidRPr="009F3611">
                <w:rPr>
                  <w:rPrChange w:id="26657" w:author="Thomas Dietz" w:date="2012-08-08T17:05:00Z">
                    <w:rPr>
                      <w:lang w:val="de-DE"/>
                    </w:rPr>
                  </w:rPrChange>
                </w:rPr>
                <w:t xml:space="preserve">      NETCONF &lt;edit-config&gt; operations MUST be implemented as </w:t>
              </w:r>
            </w:ins>
          </w:p>
          <w:p w14:paraId="50913B6B" w14:textId="77777777" w:rsidR="009F3611" w:rsidRPr="009F3611" w:rsidRDefault="009F3611" w:rsidP="009F3611">
            <w:pPr>
              <w:pStyle w:val="XML1"/>
              <w:rPr>
                <w:ins w:id="26658" w:author="Thomas Dietz" w:date="2012-08-08T17:05:00Z"/>
                <w:rPrChange w:id="26659" w:author="Thomas Dietz" w:date="2012-08-08T17:05:00Z">
                  <w:rPr>
                    <w:ins w:id="26660" w:author="Thomas Dietz" w:date="2012-08-08T17:05:00Z"/>
                    <w:lang w:val="de-DE"/>
                  </w:rPr>
                </w:rPrChange>
              </w:rPr>
            </w:pPr>
            <w:ins w:id="26661" w:author="Thomas Dietz" w:date="2012-08-08T17:05:00Z">
              <w:r w:rsidRPr="009F3611">
                <w:rPr>
                  <w:rPrChange w:id="26662" w:author="Thomas Dietz" w:date="2012-08-08T17:05:00Z">
                    <w:rPr>
                      <w:lang w:val="de-DE"/>
                    </w:rPr>
                  </w:rPrChange>
                </w:rPr>
                <w:t xml:space="preserve">      follows: </w:t>
              </w:r>
            </w:ins>
          </w:p>
          <w:p w14:paraId="6EA166EA" w14:textId="77777777" w:rsidR="009F3611" w:rsidRPr="009F3611" w:rsidRDefault="009F3611" w:rsidP="009F3611">
            <w:pPr>
              <w:pStyle w:val="XML1"/>
              <w:rPr>
                <w:ins w:id="26663" w:author="Thomas Dietz" w:date="2012-08-08T17:05:00Z"/>
                <w:rPrChange w:id="26664" w:author="Thomas Dietz" w:date="2012-08-08T17:05:00Z">
                  <w:rPr>
                    <w:ins w:id="26665" w:author="Thomas Dietz" w:date="2012-08-08T17:05:00Z"/>
                    <w:lang w:val="de-DE"/>
                  </w:rPr>
                </w:rPrChange>
              </w:rPr>
            </w:pPr>
          </w:p>
          <w:p w14:paraId="40F60031" w14:textId="77777777" w:rsidR="009F3611" w:rsidRPr="009F3611" w:rsidRDefault="009F3611" w:rsidP="009F3611">
            <w:pPr>
              <w:pStyle w:val="XML1"/>
              <w:rPr>
                <w:ins w:id="26666" w:author="Thomas Dietz" w:date="2012-08-08T17:05:00Z"/>
                <w:rPrChange w:id="26667" w:author="Thomas Dietz" w:date="2012-08-08T17:05:00Z">
                  <w:rPr>
                    <w:ins w:id="26668" w:author="Thomas Dietz" w:date="2012-08-08T17:05:00Z"/>
                    <w:lang w:val="de-DE"/>
                  </w:rPr>
                </w:rPrChange>
              </w:rPr>
            </w:pPr>
            <w:ins w:id="26669" w:author="Thomas Dietz" w:date="2012-08-08T17:05:00Z">
              <w:r w:rsidRPr="009F3611">
                <w:rPr>
                  <w:rPrChange w:id="26670" w:author="Thomas Dietz" w:date="2012-08-08T17:05:00Z">
                    <w:rPr>
                      <w:lang w:val="de-DE"/>
                    </w:rPr>
                  </w:rPrChange>
                </w:rPr>
                <w:t xml:space="preserve">      * The 'id' element MUST be present at all &lt;edit-config&gt;</w:t>
              </w:r>
            </w:ins>
          </w:p>
          <w:p w14:paraId="387221E8" w14:textId="77777777" w:rsidR="009F3611" w:rsidRPr="009F3611" w:rsidRDefault="009F3611" w:rsidP="009F3611">
            <w:pPr>
              <w:pStyle w:val="XML1"/>
              <w:rPr>
                <w:ins w:id="26671" w:author="Thomas Dietz" w:date="2012-08-08T17:05:00Z"/>
                <w:rPrChange w:id="26672" w:author="Thomas Dietz" w:date="2012-08-08T17:05:00Z">
                  <w:rPr>
                    <w:ins w:id="26673" w:author="Thomas Dietz" w:date="2012-08-08T17:05:00Z"/>
                    <w:lang w:val="de-DE"/>
                  </w:rPr>
                </w:rPrChange>
              </w:rPr>
            </w:pPr>
            <w:ins w:id="26674" w:author="Thomas Dietz" w:date="2012-08-08T17:05:00Z">
              <w:r w:rsidRPr="009F3611">
                <w:rPr>
                  <w:rPrChange w:id="26675" w:author="Thomas Dietz" w:date="2012-08-08T17:05:00Z">
                    <w:rPr>
                      <w:lang w:val="de-DE"/>
                    </w:rPr>
                  </w:rPrChange>
                </w:rPr>
                <w:t xml:space="preserve">        operations to identify the controller.</w:t>
              </w:r>
            </w:ins>
          </w:p>
          <w:p w14:paraId="0D8B8D69" w14:textId="77777777" w:rsidR="009F3611" w:rsidRPr="009F3611" w:rsidRDefault="009F3611" w:rsidP="009F3611">
            <w:pPr>
              <w:pStyle w:val="XML1"/>
              <w:rPr>
                <w:ins w:id="26676" w:author="Thomas Dietz" w:date="2012-08-08T17:05:00Z"/>
                <w:rPrChange w:id="26677" w:author="Thomas Dietz" w:date="2012-08-08T17:05:00Z">
                  <w:rPr>
                    <w:ins w:id="26678" w:author="Thomas Dietz" w:date="2012-08-08T17:05:00Z"/>
                    <w:lang w:val="de-DE"/>
                  </w:rPr>
                </w:rPrChange>
              </w:rPr>
            </w:pPr>
            <w:ins w:id="26679" w:author="Thomas Dietz" w:date="2012-08-08T17:05:00Z">
              <w:r w:rsidRPr="009F3611">
                <w:rPr>
                  <w:rPrChange w:id="26680" w:author="Thomas Dietz" w:date="2012-08-08T17:05:00Z">
                    <w:rPr>
                      <w:lang w:val="de-DE"/>
                    </w:rPr>
                  </w:rPrChange>
                </w:rPr>
                <w:t xml:space="preserve">      * If the operation is 'merge' or 'replace', the element is</w:t>
              </w:r>
            </w:ins>
          </w:p>
          <w:p w14:paraId="3DBCBD9A" w14:textId="77777777" w:rsidR="009F3611" w:rsidRPr="009F3611" w:rsidRDefault="009F3611" w:rsidP="009F3611">
            <w:pPr>
              <w:pStyle w:val="XML1"/>
              <w:rPr>
                <w:ins w:id="26681" w:author="Thomas Dietz" w:date="2012-08-08T17:05:00Z"/>
                <w:rPrChange w:id="26682" w:author="Thomas Dietz" w:date="2012-08-08T17:05:00Z">
                  <w:rPr>
                    <w:ins w:id="26683" w:author="Thomas Dietz" w:date="2012-08-08T17:05:00Z"/>
                    <w:lang w:val="de-DE"/>
                  </w:rPr>
                </w:rPrChange>
              </w:rPr>
            </w:pPr>
            <w:ins w:id="26684" w:author="Thomas Dietz" w:date="2012-08-08T17:05:00Z">
              <w:r w:rsidRPr="009F3611">
                <w:rPr>
                  <w:rPrChange w:id="26685" w:author="Thomas Dietz" w:date="2012-08-08T17:05:00Z">
                    <w:rPr>
                      <w:lang w:val="de-DE"/>
                    </w:rPr>
                  </w:rPrChange>
                </w:rPr>
                <w:t xml:space="preserve">        created if it does not exist, and its value is set to the</w:t>
              </w:r>
            </w:ins>
          </w:p>
          <w:p w14:paraId="0CC2893A" w14:textId="77777777" w:rsidR="009F3611" w:rsidRPr="009F3611" w:rsidRDefault="009F3611" w:rsidP="009F3611">
            <w:pPr>
              <w:pStyle w:val="XML1"/>
              <w:rPr>
                <w:ins w:id="26686" w:author="Thomas Dietz" w:date="2012-08-08T17:05:00Z"/>
                <w:rPrChange w:id="26687" w:author="Thomas Dietz" w:date="2012-08-08T17:05:00Z">
                  <w:rPr>
                    <w:ins w:id="26688" w:author="Thomas Dietz" w:date="2012-08-08T17:05:00Z"/>
                    <w:lang w:val="de-DE"/>
                  </w:rPr>
                </w:rPrChange>
              </w:rPr>
            </w:pPr>
            <w:ins w:id="26689" w:author="Thomas Dietz" w:date="2012-08-08T17:05:00Z">
              <w:r w:rsidRPr="009F3611">
                <w:rPr>
                  <w:rPrChange w:id="26690" w:author="Thomas Dietz" w:date="2012-08-08T17:05:00Z">
                    <w:rPr>
                      <w:lang w:val="de-DE"/>
                    </w:rPr>
                  </w:rPrChange>
                </w:rPr>
                <w:t xml:space="preserve">        value found in the XML RPC data.</w:t>
              </w:r>
            </w:ins>
          </w:p>
          <w:p w14:paraId="1E17261A" w14:textId="77777777" w:rsidR="009F3611" w:rsidRPr="009F3611" w:rsidRDefault="009F3611" w:rsidP="009F3611">
            <w:pPr>
              <w:pStyle w:val="XML1"/>
              <w:rPr>
                <w:ins w:id="26691" w:author="Thomas Dietz" w:date="2012-08-08T17:05:00Z"/>
                <w:rPrChange w:id="26692" w:author="Thomas Dietz" w:date="2012-08-08T17:05:00Z">
                  <w:rPr>
                    <w:ins w:id="26693" w:author="Thomas Dietz" w:date="2012-08-08T17:05:00Z"/>
                    <w:lang w:val="de-DE"/>
                  </w:rPr>
                </w:rPrChange>
              </w:rPr>
            </w:pPr>
            <w:ins w:id="26694" w:author="Thomas Dietz" w:date="2012-08-08T17:05:00Z">
              <w:r w:rsidRPr="009F3611">
                <w:rPr>
                  <w:rPrChange w:id="26695" w:author="Thomas Dietz" w:date="2012-08-08T17:05:00Z">
                    <w:rPr>
                      <w:lang w:val="de-DE"/>
                    </w:rPr>
                  </w:rPrChange>
                </w:rPr>
                <w:t xml:space="preserve">      * If the operation is 'create', the element is created if it</w:t>
              </w:r>
            </w:ins>
          </w:p>
          <w:p w14:paraId="791D777A" w14:textId="77777777" w:rsidR="009F3611" w:rsidRPr="009F3611" w:rsidRDefault="009F3611" w:rsidP="009F3611">
            <w:pPr>
              <w:pStyle w:val="XML1"/>
              <w:rPr>
                <w:ins w:id="26696" w:author="Thomas Dietz" w:date="2012-08-08T17:05:00Z"/>
                <w:rPrChange w:id="26697" w:author="Thomas Dietz" w:date="2012-08-08T17:05:00Z">
                  <w:rPr>
                    <w:ins w:id="26698" w:author="Thomas Dietz" w:date="2012-08-08T17:05:00Z"/>
                    <w:lang w:val="de-DE"/>
                  </w:rPr>
                </w:rPrChange>
              </w:rPr>
            </w:pPr>
            <w:ins w:id="26699" w:author="Thomas Dietz" w:date="2012-08-08T17:05:00Z">
              <w:r w:rsidRPr="009F3611">
                <w:rPr>
                  <w:rPrChange w:id="26700" w:author="Thomas Dietz" w:date="2012-08-08T17:05:00Z">
                    <w:rPr>
                      <w:lang w:val="de-DE"/>
                    </w:rPr>
                  </w:rPrChange>
                </w:rPr>
                <w:t xml:space="preserve">        does not exist. If the element already exists, a</w:t>
              </w:r>
            </w:ins>
          </w:p>
          <w:p w14:paraId="7A7D80D2" w14:textId="77777777" w:rsidR="009F3611" w:rsidRPr="009F3611" w:rsidRDefault="009F3611" w:rsidP="009F3611">
            <w:pPr>
              <w:pStyle w:val="XML1"/>
              <w:rPr>
                <w:ins w:id="26701" w:author="Thomas Dietz" w:date="2012-08-08T17:05:00Z"/>
                <w:rPrChange w:id="26702" w:author="Thomas Dietz" w:date="2012-08-08T17:05:00Z">
                  <w:rPr>
                    <w:ins w:id="26703" w:author="Thomas Dietz" w:date="2012-08-08T17:05:00Z"/>
                    <w:lang w:val="de-DE"/>
                  </w:rPr>
                </w:rPrChange>
              </w:rPr>
            </w:pPr>
            <w:ins w:id="26704" w:author="Thomas Dietz" w:date="2012-08-08T17:05:00Z">
              <w:r w:rsidRPr="009F3611">
                <w:rPr>
                  <w:rPrChange w:id="26705" w:author="Thomas Dietz" w:date="2012-08-08T17:05:00Z">
                    <w:rPr>
                      <w:lang w:val="de-DE"/>
                    </w:rPr>
                  </w:rPrChange>
                </w:rPr>
                <w:t xml:space="preserve">        'data</w:t>
              </w:r>
              <w:r w:rsidRPr="009F3611">
                <w:rPr>
                  <w:rFonts w:ascii="MS Mincho" w:eastAsia="MS Mincho" w:hAnsi="MS Mincho" w:cs="MS Mincho"/>
                  <w:rPrChange w:id="26706" w:author="Thomas Dietz" w:date="2012-08-08T17:05:00Z">
                    <w:rPr>
                      <w:rFonts w:ascii="MS Mincho" w:eastAsia="MS Mincho" w:hAnsi="MS Mincho" w:cs="MS Mincho"/>
                      <w:lang w:val="de-DE"/>
                    </w:rPr>
                  </w:rPrChange>
                </w:rPr>
                <w:t>‑</w:t>
              </w:r>
              <w:r w:rsidRPr="009F3611">
                <w:rPr>
                  <w:rPrChange w:id="26707" w:author="Thomas Dietz" w:date="2012-08-08T17:05:00Z">
                    <w:rPr>
                      <w:lang w:val="de-DE"/>
                    </w:rPr>
                  </w:rPrChange>
                </w:rPr>
                <w:t>exists' error is returned.</w:t>
              </w:r>
            </w:ins>
          </w:p>
          <w:p w14:paraId="3BC40215" w14:textId="77777777" w:rsidR="009F3611" w:rsidRPr="009F3611" w:rsidRDefault="009F3611" w:rsidP="009F3611">
            <w:pPr>
              <w:pStyle w:val="XML1"/>
              <w:rPr>
                <w:ins w:id="26708" w:author="Thomas Dietz" w:date="2012-08-08T17:05:00Z"/>
                <w:rPrChange w:id="26709" w:author="Thomas Dietz" w:date="2012-08-08T17:05:00Z">
                  <w:rPr>
                    <w:ins w:id="26710" w:author="Thomas Dietz" w:date="2012-08-08T17:05:00Z"/>
                    <w:lang w:val="de-DE"/>
                  </w:rPr>
                </w:rPrChange>
              </w:rPr>
            </w:pPr>
            <w:ins w:id="26711" w:author="Thomas Dietz" w:date="2012-08-08T17:05:00Z">
              <w:r w:rsidRPr="009F3611">
                <w:rPr>
                  <w:rPrChange w:id="26712" w:author="Thomas Dietz" w:date="2012-08-08T17:05:00Z">
                    <w:rPr>
                      <w:lang w:val="de-DE"/>
                    </w:rPr>
                  </w:rPrChange>
                </w:rPr>
                <w:t xml:space="preserve">      * If the operation is 'delete', the element is deleted if it</w:t>
              </w:r>
            </w:ins>
          </w:p>
          <w:p w14:paraId="6990BAF7" w14:textId="77777777" w:rsidR="009F3611" w:rsidRPr="009F3611" w:rsidRDefault="009F3611" w:rsidP="009F3611">
            <w:pPr>
              <w:pStyle w:val="XML1"/>
              <w:rPr>
                <w:ins w:id="26713" w:author="Thomas Dietz" w:date="2012-08-08T17:05:00Z"/>
                <w:rPrChange w:id="26714" w:author="Thomas Dietz" w:date="2012-08-08T17:05:00Z">
                  <w:rPr>
                    <w:ins w:id="26715" w:author="Thomas Dietz" w:date="2012-08-08T17:05:00Z"/>
                    <w:lang w:val="de-DE"/>
                  </w:rPr>
                </w:rPrChange>
              </w:rPr>
            </w:pPr>
            <w:ins w:id="26716" w:author="Thomas Dietz" w:date="2012-08-08T17:05:00Z">
              <w:r w:rsidRPr="009F3611">
                <w:rPr>
                  <w:rPrChange w:id="26717" w:author="Thomas Dietz" w:date="2012-08-08T17:05:00Z">
                    <w:rPr>
                      <w:lang w:val="de-DE"/>
                    </w:rPr>
                  </w:rPrChange>
                </w:rPr>
                <w:t xml:space="preserve">        exists. If the element does not exist, a 'data</w:t>
              </w:r>
              <w:r w:rsidRPr="009F3611">
                <w:rPr>
                  <w:rFonts w:ascii="MS Mincho" w:eastAsia="MS Mincho" w:hAnsi="MS Mincho" w:cs="MS Mincho"/>
                  <w:rPrChange w:id="26718" w:author="Thomas Dietz" w:date="2012-08-08T17:05:00Z">
                    <w:rPr>
                      <w:rFonts w:ascii="MS Mincho" w:eastAsia="MS Mincho" w:hAnsi="MS Mincho" w:cs="MS Mincho"/>
                      <w:lang w:val="de-DE"/>
                    </w:rPr>
                  </w:rPrChange>
                </w:rPr>
                <w:t>‑</w:t>
              </w:r>
              <w:r w:rsidRPr="009F3611">
                <w:rPr>
                  <w:rPrChange w:id="26719" w:author="Thomas Dietz" w:date="2012-08-08T17:05:00Z">
                    <w:rPr>
                      <w:lang w:val="de-DE"/>
                    </w:rPr>
                  </w:rPrChange>
                </w:rPr>
                <w:t>missing'</w:t>
              </w:r>
            </w:ins>
          </w:p>
          <w:p w14:paraId="70617FAD" w14:textId="77777777" w:rsidR="009F3611" w:rsidRPr="009F3611" w:rsidRDefault="009F3611" w:rsidP="009F3611">
            <w:pPr>
              <w:pStyle w:val="XML1"/>
              <w:rPr>
                <w:ins w:id="26720" w:author="Thomas Dietz" w:date="2012-08-08T17:05:00Z"/>
                <w:rPrChange w:id="26721" w:author="Thomas Dietz" w:date="2012-08-08T17:05:00Z">
                  <w:rPr>
                    <w:ins w:id="26722" w:author="Thomas Dietz" w:date="2012-08-08T17:05:00Z"/>
                    <w:lang w:val="de-DE"/>
                  </w:rPr>
                </w:rPrChange>
              </w:rPr>
            </w:pPr>
            <w:ins w:id="26723" w:author="Thomas Dietz" w:date="2012-08-08T17:05:00Z">
              <w:r w:rsidRPr="009F3611">
                <w:rPr>
                  <w:rPrChange w:id="26724" w:author="Thomas Dietz" w:date="2012-08-08T17:05:00Z">
                    <w:rPr>
                      <w:lang w:val="de-DE"/>
                    </w:rPr>
                  </w:rPrChange>
                </w:rPr>
                <w:t xml:space="preserve">        error is returned.";</w:t>
              </w:r>
            </w:ins>
          </w:p>
          <w:p w14:paraId="676C09E7" w14:textId="77777777" w:rsidR="009F3611" w:rsidRPr="009F3611" w:rsidRDefault="009F3611" w:rsidP="009F3611">
            <w:pPr>
              <w:pStyle w:val="XML1"/>
              <w:rPr>
                <w:ins w:id="26725" w:author="Thomas Dietz" w:date="2012-08-08T17:05:00Z"/>
                <w:rPrChange w:id="26726" w:author="Thomas Dietz" w:date="2012-08-08T17:05:00Z">
                  <w:rPr>
                    <w:ins w:id="26727" w:author="Thomas Dietz" w:date="2012-08-08T17:05:00Z"/>
                    <w:lang w:val="de-DE"/>
                  </w:rPr>
                </w:rPrChange>
              </w:rPr>
            </w:pPr>
            <w:ins w:id="26728" w:author="Thomas Dietz" w:date="2012-08-08T17:05:00Z">
              <w:r w:rsidRPr="009F3611">
                <w:rPr>
                  <w:rPrChange w:id="26729" w:author="Thomas Dietz" w:date="2012-08-08T17:05:00Z">
                    <w:rPr>
                      <w:lang w:val="de-DE"/>
                    </w:rPr>
                  </w:rPrChange>
                </w:rPr>
                <w:t xml:space="preserve">    leaf id {</w:t>
              </w:r>
            </w:ins>
          </w:p>
          <w:p w14:paraId="36C4DF13" w14:textId="77777777" w:rsidR="009F3611" w:rsidRPr="009F3611" w:rsidRDefault="009F3611" w:rsidP="009F3611">
            <w:pPr>
              <w:pStyle w:val="XML1"/>
              <w:rPr>
                <w:ins w:id="26730" w:author="Thomas Dietz" w:date="2012-08-08T17:05:00Z"/>
                <w:rPrChange w:id="26731" w:author="Thomas Dietz" w:date="2012-08-08T17:05:00Z">
                  <w:rPr>
                    <w:ins w:id="26732" w:author="Thomas Dietz" w:date="2012-08-08T17:05:00Z"/>
                    <w:lang w:val="de-DE"/>
                  </w:rPr>
                </w:rPrChange>
              </w:rPr>
            </w:pPr>
            <w:ins w:id="26733" w:author="Thomas Dietz" w:date="2012-08-08T17:05:00Z">
              <w:r w:rsidRPr="009F3611">
                <w:rPr>
                  <w:rPrChange w:id="26734" w:author="Thomas Dietz" w:date="2012-08-08T17:05:00Z">
                    <w:rPr>
                      <w:lang w:val="de-DE"/>
                    </w:rPr>
                  </w:rPrChange>
                </w:rPr>
                <w:t xml:space="preserve">      type OFConfigId;</w:t>
              </w:r>
            </w:ins>
          </w:p>
          <w:p w14:paraId="39AEB4EB" w14:textId="77777777" w:rsidR="009F3611" w:rsidRPr="009F3611" w:rsidRDefault="009F3611" w:rsidP="009F3611">
            <w:pPr>
              <w:pStyle w:val="XML1"/>
              <w:rPr>
                <w:ins w:id="26735" w:author="Thomas Dietz" w:date="2012-08-08T17:05:00Z"/>
                <w:rPrChange w:id="26736" w:author="Thomas Dietz" w:date="2012-08-08T17:05:00Z">
                  <w:rPr>
                    <w:ins w:id="26737" w:author="Thomas Dietz" w:date="2012-08-08T17:05:00Z"/>
                    <w:lang w:val="de-DE"/>
                  </w:rPr>
                </w:rPrChange>
              </w:rPr>
            </w:pPr>
            <w:ins w:id="26738" w:author="Thomas Dietz" w:date="2012-08-08T17:05:00Z">
              <w:r w:rsidRPr="009F3611">
                <w:rPr>
                  <w:rPrChange w:id="26739" w:author="Thomas Dietz" w:date="2012-08-08T17:05:00Z">
                    <w:rPr>
                      <w:lang w:val="de-DE"/>
                    </w:rPr>
                  </w:rPrChange>
                </w:rPr>
                <w:t xml:space="preserve">      mandatory true;</w:t>
              </w:r>
            </w:ins>
          </w:p>
          <w:p w14:paraId="7E5F6D1D" w14:textId="77777777" w:rsidR="009F3611" w:rsidRPr="009F3611" w:rsidRDefault="009F3611" w:rsidP="009F3611">
            <w:pPr>
              <w:pStyle w:val="XML1"/>
              <w:rPr>
                <w:ins w:id="26740" w:author="Thomas Dietz" w:date="2012-08-08T17:05:00Z"/>
                <w:rPrChange w:id="26741" w:author="Thomas Dietz" w:date="2012-08-08T17:05:00Z">
                  <w:rPr>
                    <w:ins w:id="26742" w:author="Thomas Dietz" w:date="2012-08-08T17:05:00Z"/>
                    <w:lang w:val="de-DE"/>
                  </w:rPr>
                </w:rPrChange>
              </w:rPr>
            </w:pPr>
            <w:ins w:id="26743" w:author="Thomas Dietz" w:date="2012-08-08T17:05:00Z">
              <w:r w:rsidRPr="009F3611">
                <w:rPr>
                  <w:rPrChange w:id="26744" w:author="Thomas Dietz" w:date="2012-08-08T17:05:00Z">
                    <w:rPr>
                      <w:lang w:val="de-DE"/>
                    </w:rPr>
                  </w:rPrChange>
                </w:rPr>
                <w:t xml:space="preserve">      description "A unique but locally arbitrary identifier that</w:t>
              </w:r>
            </w:ins>
          </w:p>
          <w:p w14:paraId="2DE9F842" w14:textId="77777777" w:rsidR="009F3611" w:rsidRPr="009F3611" w:rsidRDefault="009F3611" w:rsidP="009F3611">
            <w:pPr>
              <w:pStyle w:val="XML1"/>
              <w:rPr>
                <w:ins w:id="26745" w:author="Thomas Dietz" w:date="2012-08-08T17:05:00Z"/>
                <w:rPrChange w:id="26746" w:author="Thomas Dietz" w:date="2012-08-08T17:05:00Z">
                  <w:rPr>
                    <w:ins w:id="26747" w:author="Thomas Dietz" w:date="2012-08-08T17:05:00Z"/>
                    <w:lang w:val="de-DE"/>
                  </w:rPr>
                </w:rPrChange>
              </w:rPr>
            </w:pPr>
            <w:ins w:id="26748" w:author="Thomas Dietz" w:date="2012-08-08T17:05:00Z">
              <w:r w:rsidRPr="009F3611">
                <w:rPr>
                  <w:rPrChange w:id="26749" w:author="Thomas Dietz" w:date="2012-08-08T17:05:00Z">
                    <w:rPr>
                      <w:lang w:val="de-DE"/>
                    </w:rPr>
                  </w:rPrChange>
                </w:rPr>
                <w:t xml:space="preserve">        uniquely identifies an OpenFlow Controller within the</w:t>
              </w:r>
            </w:ins>
          </w:p>
          <w:p w14:paraId="03E5C616" w14:textId="77777777" w:rsidR="009F3611" w:rsidRPr="009F3611" w:rsidRDefault="009F3611" w:rsidP="009F3611">
            <w:pPr>
              <w:pStyle w:val="XML1"/>
              <w:rPr>
                <w:ins w:id="26750" w:author="Thomas Dietz" w:date="2012-08-08T17:05:00Z"/>
                <w:rPrChange w:id="26751" w:author="Thomas Dietz" w:date="2012-08-08T17:05:00Z">
                  <w:rPr>
                    <w:ins w:id="26752" w:author="Thomas Dietz" w:date="2012-08-08T17:05:00Z"/>
                    <w:lang w:val="de-DE"/>
                  </w:rPr>
                </w:rPrChange>
              </w:rPr>
            </w:pPr>
            <w:ins w:id="26753" w:author="Thomas Dietz" w:date="2012-08-08T17:05:00Z">
              <w:r w:rsidRPr="009F3611">
                <w:rPr>
                  <w:rPrChange w:id="26754" w:author="Thomas Dietz" w:date="2012-08-08T17:05:00Z">
                    <w:rPr>
                      <w:lang w:val="de-DE"/>
                    </w:rPr>
                  </w:rPrChange>
                </w:rPr>
                <w:t xml:space="preserve">        context of an OpenFlow Capable Switch.  It MUST be</w:t>
              </w:r>
            </w:ins>
          </w:p>
          <w:p w14:paraId="20ECDFC2" w14:textId="77777777" w:rsidR="009F3611" w:rsidRPr="009F3611" w:rsidRDefault="009F3611" w:rsidP="009F3611">
            <w:pPr>
              <w:pStyle w:val="XML1"/>
              <w:rPr>
                <w:ins w:id="26755" w:author="Thomas Dietz" w:date="2012-08-08T17:05:00Z"/>
                <w:rPrChange w:id="26756" w:author="Thomas Dietz" w:date="2012-08-08T17:05:00Z">
                  <w:rPr>
                    <w:ins w:id="26757" w:author="Thomas Dietz" w:date="2012-08-08T17:05:00Z"/>
                    <w:lang w:val="de-DE"/>
                  </w:rPr>
                </w:rPrChange>
              </w:rPr>
            </w:pPr>
            <w:ins w:id="26758" w:author="Thomas Dietz" w:date="2012-08-08T17:05:00Z">
              <w:r w:rsidRPr="009F3611">
                <w:rPr>
                  <w:rPrChange w:id="26759" w:author="Thomas Dietz" w:date="2012-08-08T17:05:00Z">
                    <w:rPr>
                      <w:lang w:val="de-DE"/>
                    </w:rPr>
                  </w:rPrChange>
                </w:rPr>
                <w:t xml:space="preserve">        persistent across reboots of the OpenFlow Capable Switch.</w:t>
              </w:r>
            </w:ins>
          </w:p>
          <w:p w14:paraId="3A50DDEF" w14:textId="77777777" w:rsidR="009F3611" w:rsidRPr="009F3611" w:rsidRDefault="009F3611" w:rsidP="009F3611">
            <w:pPr>
              <w:pStyle w:val="XML1"/>
              <w:rPr>
                <w:ins w:id="26760" w:author="Thomas Dietz" w:date="2012-08-08T17:05:00Z"/>
                <w:rPrChange w:id="26761" w:author="Thomas Dietz" w:date="2012-08-08T17:05:00Z">
                  <w:rPr>
                    <w:ins w:id="26762" w:author="Thomas Dietz" w:date="2012-08-08T17:05:00Z"/>
                    <w:lang w:val="de-DE"/>
                  </w:rPr>
                </w:rPrChange>
              </w:rPr>
            </w:pPr>
          </w:p>
          <w:p w14:paraId="4B5EE61A" w14:textId="77777777" w:rsidR="009F3611" w:rsidRPr="009F3611" w:rsidRDefault="009F3611" w:rsidP="009F3611">
            <w:pPr>
              <w:pStyle w:val="XML1"/>
              <w:rPr>
                <w:ins w:id="26763" w:author="Thomas Dietz" w:date="2012-08-08T17:05:00Z"/>
                <w:rPrChange w:id="26764" w:author="Thomas Dietz" w:date="2012-08-08T17:05:00Z">
                  <w:rPr>
                    <w:ins w:id="26765" w:author="Thomas Dietz" w:date="2012-08-08T17:05:00Z"/>
                    <w:lang w:val="de-DE"/>
                  </w:rPr>
                </w:rPrChange>
              </w:rPr>
            </w:pPr>
            <w:ins w:id="26766" w:author="Thomas Dietz" w:date="2012-08-08T17:05:00Z">
              <w:r w:rsidRPr="009F3611">
                <w:rPr>
                  <w:rPrChange w:id="26767" w:author="Thomas Dietz" w:date="2012-08-08T17:05:00Z">
                    <w:rPr>
                      <w:lang w:val="de-DE"/>
                    </w:rPr>
                  </w:rPrChange>
                </w:rPr>
                <w:t xml:space="preserve">        This element MUST be present to identify the OpenFlow</w:t>
              </w:r>
            </w:ins>
          </w:p>
          <w:p w14:paraId="12AE49D7" w14:textId="77777777" w:rsidR="009F3611" w:rsidRPr="009F3611" w:rsidRDefault="009F3611" w:rsidP="009F3611">
            <w:pPr>
              <w:pStyle w:val="XML1"/>
              <w:rPr>
                <w:ins w:id="26768" w:author="Thomas Dietz" w:date="2012-08-08T17:05:00Z"/>
                <w:rPrChange w:id="26769" w:author="Thomas Dietz" w:date="2012-08-08T17:05:00Z">
                  <w:rPr>
                    <w:ins w:id="26770" w:author="Thomas Dietz" w:date="2012-08-08T17:05:00Z"/>
                    <w:lang w:val="de-DE"/>
                  </w:rPr>
                </w:rPrChange>
              </w:rPr>
            </w:pPr>
            <w:ins w:id="26771" w:author="Thomas Dietz" w:date="2012-08-08T17:05:00Z">
              <w:r w:rsidRPr="009F3611">
                <w:rPr>
                  <w:rPrChange w:id="26772" w:author="Thomas Dietz" w:date="2012-08-08T17:05:00Z">
                    <w:rPr>
                      <w:lang w:val="de-DE"/>
                    </w:rPr>
                  </w:rPrChange>
                </w:rPr>
                <w:t xml:space="preserve">        controller.";</w:t>
              </w:r>
            </w:ins>
          </w:p>
          <w:p w14:paraId="43538124" w14:textId="77777777" w:rsidR="009F3611" w:rsidRPr="009F3611" w:rsidRDefault="009F3611" w:rsidP="009F3611">
            <w:pPr>
              <w:pStyle w:val="XML1"/>
              <w:rPr>
                <w:ins w:id="26773" w:author="Thomas Dietz" w:date="2012-08-08T17:05:00Z"/>
                <w:rPrChange w:id="26774" w:author="Thomas Dietz" w:date="2012-08-08T17:05:00Z">
                  <w:rPr>
                    <w:ins w:id="26775" w:author="Thomas Dietz" w:date="2012-08-08T17:05:00Z"/>
                    <w:lang w:val="de-DE"/>
                  </w:rPr>
                </w:rPrChange>
              </w:rPr>
            </w:pPr>
            <w:ins w:id="26776" w:author="Thomas Dietz" w:date="2012-08-08T17:05:00Z">
              <w:r w:rsidRPr="009F3611">
                <w:rPr>
                  <w:rPrChange w:id="26777" w:author="Thomas Dietz" w:date="2012-08-08T17:05:00Z">
                    <w:rPr>
                      <w:lang w:val="de-DE"/>
                    </w:rPr>
                  </w:rPrChange>
                </w:rPr>
                <w:t xml:space="preserve">    }</w:t>
              </w:r>
            </w:ins>
          </w:p>
          <w:p w14:paraId="758E1937" w14:textId="77777777" w:rsidR="009F3611" w:rsidRPr="009F3611" w:rsidRDefault="009F3611" w:rsidP="009F3611">
            <w:pPr>
              <w:pStyle w:val="XML1"/>
              <w:rPr>
                <w:ins w:id="26778" w:author="Thomas Dietz" w:date="2012-08-08T17:05:00Z"/>
                <w:rPrChange w:id="26779" w:author="Thomas Dietz" w:date="2012-08-08T17:05:00Z">
                  <w:rPr>
                    <w:ins w:id="26780" w:author="Thomas Dietz" w:date="2012-08-08T17:05:00Z"/>
                    <w:lang w:val="de-DE"/>
                  </w:rPr>
                </w:rPrChange>
              </w:rPr>
            </w:pPr>
            <w:ins w:id="26781" w:author="Thomas Dietz" w:date="2012-08-08T17:05:00Z">
              <w:r w:rsidRPr="009F3611">
                <w:rPr>
                  <w:rPrChange w:id="26782" w:author="Thomas Dietz" w:date="2012-08-08T17:05:00Z">
                    <w:rPr>
                      <w:lang w:val="de-DE"/>
                    </w:rPr>
                  </w:rPrChange>
                </w:rPr>
                <w:t xml:space="preserve">    leaf role {</w:t>
              </w:r>
            </w:ins>
          </w:p>
          <w:p w14:paraId="676A5CB2" w14:textId="77777777" w:rsidR="009F3611" w:rsidRPr="009F3611" w:rsidRDefault="009F3611" w:rsidP="009F3611">
            <w:pPr>
              <w:pStyle w:val="XML1"/>
              <w:rPr>
                <w:ins w:id="26783" w:author="Thomas Dietz" w:date="2012-08-08T17:05:00Z"/>
                <w:rPrChange w:id="26784" w:author="Thomas Dietz" w:date="2012-08-08T17:05:00Z">
                  <w:rPr>
                    <w:ins w:id="26785" w:author="Thomas Dietz" w:date="2012-08-08T17:05:00Z"/>
                    <w:lang w:val="de-DE"/>
                  </w:rPr>
                </w:rPrChange>
              </w:rPr>
            </w:pPr>
            <w:ins w:id="26786" w:author="Thomas Dietz" w:date="2012-08-08T17:05:00Z">
              <w:r w:rsidRPr="009F3611">
                <w:rPr>
                  <w:rPrChange w:id="26787" w:author="Thomas Dietz" w:date="2012-08-08T17:05:00Z">
                    <w:rPr>
                      <w:lang w:val="de-DE"/>
                    </w:rPr>
                  </w:rPrChange>
                </w:rPr>
                <w:t xml:space="preserve">      type enumeration {</w:t>
              </w:r>
            </w:ins>
          </w:p>
          <w:p w14:paraId="76731352" w14:textId="77777777" w:rsidR="009F3611" w:rsidRPr="009F3611" w:rsidRDefault="009F3611" w:rsidP="009F3611">
            <w:pPr>
              <w:pStyle w:val="XML1"/>
              <w:rPr>
                <w:ins w:id="26788" w:author="Thomas Dietz" w:date="2012-08-08T17:05:00Z"/>
                <w:rPrChange w:id="26789" w:author="Thomas Dietz" w:date="2012-08-08T17:05:00Z">
                  <w:rPr>
                    <w:ins w:id="26790" w:author="Thomas Dietz" w:date="2012-08-08T17:05:00Z"/>
                    <w:lang w:val="de-DE"/>
                  </w:rPr>
                </w:rPrChange>
              </w:rPr>
            </w:pPr>
            <w:ins w:id="26791" w:author="Thomas Dietz" w:date="2012-08-08T17:05:00Z">
              <w:r w:rsidRPr="009F3611">
                <w:rPr>
                  <w:rPrChange w:id="26792" w:author="Thomas Dietz" w:date="2012-08-08T17:05:00Z">
                    <w:rPr>
                      <w:lang w:val="de-DE"/>
                    </w:rPr>
                  </w:rPrChange>
                </w:rPr>
                <w:t xml:space="preserve">        enum master;</w:t>
              </w:r>
            </w:ins>
          </w:p>
          <w:p w14:paraId="37B917E4" w14:textId="77777777" w:rsidR="009F3611" w:rsidRPr="009F3611" w:rsidRDefault="009F3611" w:rsidP="009F3611">
            <w:pPr>
              <w:pStyle w:val="XML1"/>
              <w:rPr>
                <w:ins w:id="26793" w:author="Thomas Dietz" w:date="2012-08-08T17:05:00Z"/>
                <w:rPrChange w:id="26794" w:author="Thomas Dietz" w:date="2012-08-08T17:05:00Z">
                  <w:rPr>
                    <w:ins w:id="26795" w:author="Thomas Dietz" w:date="2012-08-08T17:05:00Z"/>
                    <w:lang w:val="de-DE"/>
                  </w:rPr>
                </w:rPrChange>
              </w:rPr>
            </w:pPr>
            <w:ins w:id="26796" w:author="Thomas Dietz" w:date="2012-08-08T17:05:00Z">
              <w:r w:rsidRPr="009F3611">
                <w:rPr>
                  <w:rPrChange w:id="26797" w:author="Thomas Dietz" w:date="2012-08-08T17:05:00Z">
                    <w:rPr>
                      <w:lang w:val="de-DE"/>
                    </w:rPr>
                  </w:rPrChange>
                </w:rPr>
                <w:t xml:space="preserve">        enum slave;</w:t>
              </w:r>
            </w:ins>
          </w:p>
          <w:p w14:paraId="52D65D45" w14:textId="77777777" w:rsidR="009F3611" w:rsidRPr="009F3611" w:rsidRDefault="009F3611" w:rsidP="009F3611">
            <w:pPr>
              <w:pStyle w:val="XML1"/>
              <w:rPr>
                <w:ins w:id="26798" w:author="Thomas Dietz" w:date="2012-08-08T17:05:00Z"/>
                <w:rPrChange w:id="26799" w:author="Thomas Dietz" w:date="2012-08-08T17:05:00Z">
                  <w:rPr>
                    <w:ins w:id="26800" w:author="Thomas Dietz" w:date="2012-08-08T17:05:00Z"/>
                    <w:lang w:val="de-DE"/>
                  </w:rPr>
                </w:rPrChange>
              </w:rPr>
            </w:pPr>
            <w:ins w:id="26801" w:author="Thomas Dietz" w:date="2012-08-08T17:05:00Z">
              <w:r w:rsidRPr="009F3611">
                <w:rPr>
                  <w:rPrChange w:id="26802" w:author="Thomas Dietz" w:date="2012-08-08T17:05:00Z">
                    <w:rPr>
                      <w:lang w:val="de-DE"/>
                    </w:rPr>
                  </w:rPrChange>
                </w:rPr>
                <w:t xml:space="preserve">        enum equal;</w:t>
              </w:r>
            </w:ins>
          </w:p>
          <w:p w14:paraId="04C4F8EF" w14:textId="77777777" w:rsidR="009F3611" w:rsidRPr="009F3611" w:rsidRDefault="009F3611" w:rsidP="009F3611">
            <w:pPr>
              <w:pStyle w:val="XML1"/>
              <w:rPr>
                <w:ins w:id="26803" w:author="Thomas Dietz" w:date="2012-08-08T17:05:00Z"/>
                <w:rPrChange w:id="26804" w:author="Thomas Dietz" w:date="2012-08-08T17:05:00Z">
                  <w:rPr>
                    <w:ins w:id="26805" w:author="Thomas Dietz" w:date="2012-08-08T17:05:00Z"/>
                    <w:lang w:val="de-DE"/>
                  </w:rPr>
                </w:rPrChange>
              </w:rPr>
            </w:pPr>
            <w:ins w:id="26806" w:author="Thomas Dietz" w:date="2012-08-08T17:05:00Z">
              <w:r w:rsidRPr="009F3611">
                <w:rPr>
                  <w:rPrChange w:id="26807" w:author="Thomas Dietz" w:date="2012-08-08T17:05:00Z">
                    <w:rPr>
                      <w:lang w:val="de-DE"/>
                    </w:rPr>
                  </w:rPrChange>
                </w:rPr>
                <w:t xml:space="preserve">      }</w:t>
              </w:r>
            </w:ins>
          </w:p>
          <w:p w14:paraId="138EACA3" w14:textId="77777777" w:rsidR="009F3611" w:rsidRPr="009F3611" w:rsidRDefault="009F3611" w:rsidP="009F3611">
            <w:pPr>
              <w:pStyle w:val="XML1"/>
              <w:rPr>
                <w:ins w:id="26808" w:author="Thomas Dietz" w:date="2012-08-08T17:05:00Z"/>
                <w:rPrChange w:id="26809" w:author="Thomas Dietz" w:date="2012-08-08T17:05:00Z">
                  <w:rPr>
                    <w:ins w:id="26810" w:author="Thomas Dietz" w:date="2012-08-08T17:05:00Z"/>
                    <w:lang w:val="de-DE"/>
                  </w:rPr>
                </w:rPrChange>
              </w:rPr>
            </w:pPr>
            <w:ins w:id="26811" w:author="Thomas Dietz" w:date="2012-08-08T17:05:00Z">
              <w:r w:rsidRPr="009F3611">
                <w:rPr>
                  <w:rPrChange w:id="26812" w:author="Thomas Dietz" w:date="2012-08-08T17:05:00Z">
                    <w:rPr>
                      <w:lang w:val="de-DE"/>
                    </w:rPr>
                  </w:rPrChange>
                </w:rPr>
                <w:t xml:space="preserve">      default equal;</w:t>
              </w:r>
            </w:ins>
          </w:p>
          <w:p w14:paraId="6381AB73" w14:textId="77777777" w:rsidR="009F3611" w:rsidRPr="009F3611" w:rsidRDefault="009F3611" w:rsidP="009F3611">
            <w:pPr>
              <w:pStyle w:val="XML1"/>
              <w:rPr>
                <w:ins w:id="26813" w:author="Thomas Dietz" w:date="2012-08-08T17:05:00Z"/>
                <w:rPrChange w:id="26814" w:author="Thomas Dietz" w:date="2012-08-08T17:05:00Z">
                  <w:rPr>
                    <w:ins w:id="26815" w:author="Thomas Dietz" w:date="2012-08-08T17:05:00Z"/>
                    <w:lang w:val="de-DE"/>
                  </w:rPr>
                </w:rPrChange>
              </w:rPr>
            </w:pPr>
            <w:ins w:id="26816" w:author="Thomas Dietz" w:date="2012-08-08T17:05:00Z">
              <w:r w:rsidRPr="009F3611">
                <w:rPr>
                  <w:rPrChange w:id="26817" w:author="Thomas Dietz" w:date="2012-08-08T17:05:00Z">
                    <w:rPr>
                      <w:lang w:val="de-DE"/>
                    </w:rPr>
                  </w:rPrChange>
                </w:rPr>
                <w:t xml:space="preserve">      description "This element indicates the role of the OpenFlow </w:t>
              </w:r>
            </w:ins>
          </w:p>
          <w:p w14:paraId="009B4A80" w14:textId="77777777" w:rsidR="009F3611" w:rsidRPr="009F3611" w:rsidRDefault="009F3611" w:rsidP="009F3611">
            <w:pPr>
              <w:pStyle w:val="XML1"/>
              <w:rPr>
                <w:ins w:id="26818" w:author="Thomas Dietz" w:date="2012-08-08T17:05:00Z"/>
                <w:rPrChange w:id="26819" w:author="Thomas Dietz" w:date="2012-08-08T17:05:00Z">
                  <w:rPr>
                    <w:ins w:id="26820" w:author="Thomas Dietz" w:date="2012-08-08T17:05:00Z"/>
                    <w:lang w:val="de-DE"/>
                  </w:rPr>
                </w:rPrChange>
              </w:rPr>
            </w:pPr>
            <w:ins w:id="26821" w:author="Thomas Dietz" w:date="2012-08-08T17:05:00Z">
              <w:r w:rsidRPr="009F3611">
                <w:rPr>
                  <w:rPrChange w:id="26822" w:author="Thomas Dietz" w:date="2012-08-08T17:05:00Z">
                    <w:rPr>
                      <w:lang w:val="de-DE"/>
                    </w:rPr>
                  </w:rPrChange>
                </w:rPr>
                <w:t xml:space="preserve">        Controller.  Semantics of these roles are specified in the </w:t>
              </w:r>
            </w:ins>
          </w:p>
          <w:p w14:paraId="6085BD4E" w14:textId="77777777" w:rsidR="009F3611" w:rsidRPr="009F3611" w:rsidRDefault="009F3611" w:rsidP="009F3611">
            <w:pPr>
              <w:pStyle w:val="XML1"/>
              <w:rPr>
                <w:ins w:id="26823" w:author="Thomas Dietz" w:date="2012-08-08T17:05:00Z"/>
                <w:rPrChange w:id="26824" w:author="Thomas Dietz" w:date="2012-08-08T17:05:00Z">
                  <w:rPr>
                    <w:ins w:id="26825" w:author="Thomas Dietz" w:date="2012-08-08T17:05:00Z"/>
                    <w:lang w:val="de-DE"/>
                  </w:rPr>
                </w:rPrChange>
              </w:rPr>
            </w:pPr>
            <w:ins w:id="26826" w:author="Thomas Dietz" w:date="2012-08-08T17:05:00Z">
              <w:r w:rsidRPr="009F3611">
                <w:rPr>
                  <w:rPrChange w:id="26827" w:author="Thomas Dietz" w:date="2012-08-08T17:05:00Z">
                    <w:rPr>
                      <w:lang w:val="de-DE"/>
                    </w:rPr>
                  </w:rPrChange>
                </w:rPr>
                <w:t xml:space="preserve">        OpenFlow specifications 1.0 - 1.3.1.  It is RECOMMENDED</w:t>
              </w:r>
            </w:ins>
          </w:p>
          <w:p w14:paraId="05BC4B02" w14:textId="77777777" w:rsidR="009F3611" w:rsidRPr="009F3611" w:rsidRDefault="009F3611" w:rsidP="009F3611">
            <w:pPr>
              <w:pStyle w:val="XML1"/>
              <w:rPr>
                <w:ins w:id="26828" w:author="Thomas Dietz" w:date="2012-08-08T17:05:00Z"/>
                <w:rPrChange w:id="26829" w:author="Thomas Dietz" w:date="2012-08-08T17:05:00Z">
                  <w:rPr>
                    <w:ins w:id="26830" w:author="Thomas Dietz" w:date="2012-08-08T17:05:00Z"/>
                    <w:lang w:val="de-DE"/>
                  </w:rPr>
                </w:rPrChange>
              </w:rPr>
            </w:pPr>
            <w:ins w:id="26831" w:author="Thomas Dietz" w:date="2012-08-08T17:05:00Z">
              <w:r w:rsidRPr="009F3611">
                <w:rPr>
                  <w:rPrChange w:id="26832" w:author="Thomas Dietz" w:date="2012-08-08T17:05:00Z">
                    <w:rPr>
                      <w:lang w:val="de-DE"/>
                    </w:rPr>
                  </w:rPrChange>
                </w:rPr>
                <w:t xml:space="preserve">        that the roles of controllers are not configured by</w:t>
              </w:r>
            </w:ins>
          </w:p>
          <w:p w14:paraId="2396395C" w14:textId="77777777" w:rsidR="009F3611" w:rsidRPr="009F3611" w:rsidRDefault="009F3611" w:rsidP="009F3611">
            <w:pPr>
              <w:pStyle w:val="XML1"/>
              <w:rPr>
                <w:ins w:id="26833" w:author="Thomas Dietz" w:date="2012-08-08T17:05:00Z"/>
                <w:rPrChange w:id="26834" w:author="Thomas Dietz" w:date="2012-08-08T17:05:00Z">
                  <w:rPr>
                    <w:ins w:id="26835" w:author="Thomas Dietz" w:date="2012-08-08T17:05:00Z"/>
                    <w:lang w:val="de-DE"/>
                  </w:rPr>
                </w:rPrChange>
              </w:rPr>
            </w:pPr>
            <w:ins w:id="26836" w:author="Thomas Dietz" w:date="2012-08-08T17:05:00Z">
              <w:r w:rsidRPr="009F3611">
                <w:rPr>
                  <w:rPrChange w:id="26837" w:author="Thomas Dietz" w:date="2012-08-08T17:05:00Z">
                    <w:rPr>
                      <w:lang w:val="de-DE"/>
                    </w:rPr>
                  </w:rPrChange>
                </w:rPr>
                <w:t xml:space="preserve">        OF-CONFIG 1.1.1 but determined using the OpenFlow protocol.</w:t>
              </w:r>
            </w:ins>
          </w:p>
          <w:p w14:paraId="552349A6" w14:textId="77777777" w:rsidR="009F3611" w:rsidRPr="009F3611" w:rsidRDefault="009F3611" w:rsidP="009F3611">
            <w:pPr>
              <w:pStyle w:val="XML1"/>
              <w:rPr>
                <w:ins w:id="26838" w:author="Thomas Dietz" w:date="2012-08-08T17:05:00Z"/>
                <w:rPrChange w:id="26839" w:author="Thomas Dietz" w:date="2012-08-08T17:05:00Z">
                  <w:rPr>
                    <w:ins w:id="26840" w:author="Thomas Dietz" w:date="2012-08-08T17:05:00Z"/>
                    <w:lang w:val="de-DE"/>
                  </w:rPr>
                </w:rPrChange>
              </w:rPr>
            </w:pPr>
            <w:ins w:id="26841" w:author="Thomas Dietz" w:date="2012-08-08T17:05:00Z">
              <w:r w:rsidRPr="009F3611">
                <w:rPr>
                  <w:rPrChange w:id="26842" w:author="Thomas Dietz" w:date="2012-08-08T17:05:00Z">
                    <w:rPr>
                      <w:lang w:val="de-DE"/>
                    </w:rPr>
                  </w:rPrChange>
                </w:rPr>
                <w:t xml:space="preserve">        OpenFlow Controllers configured by OF-CONFIG 1.1.1 have the</w:t>
              </w:r>
            </w:ins>
          </w:p>
          <w:p w14:paraId="45CD4D3B" w14:textId="77777777" w:rsidR="009F3611" w:rsidRPr="009F3611" w:rsidRDefault="009F3611" w:rsidP="009F3611">
            <w:pPr>
              <w:pStyle w:val="XML1"/>
              <w:rPr>
                <w:ins w:id="26843" w:author="Thomas Dietz" w:date="2012-08-08T17:05:00Z"/>
                <w:rPrChange w:id="26844" w:author="Thomas Dietz" w:date="2012-08-08T17:05:00Z">
                  <w:rPr>
                    <w:ins w:id="26845" w:author="Thomas Dietz" w:date="2012-08-08T17:05:00Z"/>
                    <w:lang w:val="de-DE"/>
                  </w:rPr>
                </w:rPrChange>
              </w:rPr>
            </w:pPr>
            <w:ins w:id="26846" w:author="Thomas Dietz" w:date="2012-08-08T17:05:00Z">
              <w:r w:rsidRPr="009F3611">
                <w:rPr>
                  <w:rPrChange w:id="26847" w:author="Thomas Dietz" w:date="2012-08-08T17:05:00Z">
                    <w:rPr>
                      <w:lang w:val="de-DE"/>
                    </w:rPr>
                  </w:rPrChange>
                </w:rPr>
                <w:t xml:space="preserve">        default role 'equal'.  A role other than 'equal' MAY be</w:t>
              </w:r>
            </w:ins>
          </w:p>
          <w:p w14:paraId="7018A7CC" w14:textId="77777777" w:rsidR="009F3611" w:rsidRPr="009F3611" w:rsidRDefault="009F3611" w:rsidP="009F3611">
            <w:pPr>
              <w:pStyle w:val="XML1"/>
              <w:rPr>
                <w:ins w:id="26848" w:author="Thomas Dietz" w:date="2012-08-08T17:05:00Z"/>
                <w:rPrChange w:id="26849" w:author="Thomas Dietz" w:date="2012-08-08T17:05:00Z">
                  <w:rPr>
                    <w:ins w:id="26850" w:author="Thomas Dietz" w:date="2012-08-08T17:05:00Z"/>
                    <w:lang w:val="de-DE"/>
                  </w:rPr>
                </w:rPrChange>
              </w:rPr>
            </w:pPr>
            <w:ins w:id="26851" w:author="Thomas Dietz" w:date="2012-08-08T17:05:00Z">
              <w:r w:rsidRPr="009F3611">
                <w:rPr>
                  <w:rPrChange w:id="26852" w:author="Thomas Dietz" w:date="2012-08-08T17:05:00Z">
                    <w:rPr>
                      <w:lang w:val="de-DE"/>
                    </w:rPr>
                  </w:rPrChange>
                </w:rPr>
                <w:t xml:space="preserve">        assigned to a controller.  Roles 'slave' and 'equal' MAY be</w:t>
              </w:r>
            </w:ins>
          </w:p>
          <w:p w14:paraId="7CEA355E" w14:textId="77777777" w:rsidR="009F3611" w:rsidRPr="009F3611" w:rsidRDefault="009F3611" w:rsidP="009F3611">
            <w:pPr>
              <w:pStyle w:val="XML1"/>
              <w:rPr>
                <w:ins w:id="26853" w:author="Thomas Dietz" w:date="2012-08-08T17:05:00Z"/>
                <w:rPrChange w:id="26854" w:author="Thomas Dietz" w:date="2012-08-08T17:05:00Z">
                  <w:rPr>
                    <w:ins w:id="26855" w:author="Thomas Dietz" w:date="2012-08-08T17:05:00Z"/>
                    <w:lang w:val="de-DE"/>
                  </w:rPr>
                </w:rPrChange>
              </w:rPr>
            </w:pPr>
            <w:ins w:id="26856" w:author="Thomas Dietz" w:date="2012-08-08T17:05:00Z">
              <w:r w:rsidRPr="009F3611">
                <w:rPr>
                  <w:rPrChange w:id="26857" w:author="Thomas Dietz" w:date="2012-08-08T17:05:00Z">
                    <w:rPr>
                      <w:lang w:val="de-DE"/>
                    </w:rPr>
                  </w:rPrChange>
                </w:rPr>
                <w:t xml:space="preserve">        assigned to multiple controllers.  Role 'master' MUST NOT</w:t>
              </w:r>
            </w:ins>
          </w:p>
          <w:p w14:paraId="400E4585" w14:textId="77777777" w:rsidR="009F3611" w:rsidRPr="009F3611" w:rsidRDefault="009F3611" w:rsidP="009F3611">
            <w:pPr>
              <w:pStyle w:val="XML1"/>
              <w:rPr>
                <w:ins w:id="26858" w:author="Thomas Dietz" w:date="2012-08-08T17:05:00Z"/>
                <w:rPrChange w:id="26859" w:author="Thomas Dietz" w:date="2012-08-08T17:05:00Z">
                  <w:rPr>
                    <w:ins w:id="26860" w:author="Thomas Dietz" w:date="2012-08-08T17:05:00Z"/>
                    <w:lang w:val="de-DE"/>
                  </w:rPr>
                </w:rPrChange>
              </w:rPr>
            </w:pPr>
            <w:ins w:id="26861" w:author="Thomas Dietz" w:date="2012-08-08T17:05:00Z">
              <w:r w:rsidRPr="009F3611">
                <w:rPr>
                  <w:rPrChange w:id="26862" w:author="Thomas Dietz" w:date="2012-08-08T17:05:00Z">
                    <w:rPr>
                      <w:lang w:val="de-DE"/>
                    </w:rPr>
                  </w:rPrChange>
                </w:rPr>
                <w:t xml:space="preserve">        be assigned to more than one controller.</w:t>
              </w:r>
            </w:ins>
          </w:p>
          <w:p w14:paraId="7E8DC838" w14:textId="77777777" w:rsidR="009F3611" w:rsidRPr="009F3611" w:rsidRDefault="009F3611" w:rsidP="009F3611">
            <w:pPr>
              <w:pStyle w:val="XML1"/>
              <w:rPr>
                <w:ins w:id="26863" w:author="Thomas Dietz" w:date="2012-08-08T17:05:00Z"/>
                <w:rPrChange w:id="26864" w:author="Thomas Dietz" w:date="2012-08-08T17:05:00Z">
                  <w:rPr>
                    <w:ins w:id="26865" w:author="Thomas Dietz" w:date="2012-08-08T17:05:00Z"/>
                    <w:lang w:val="de-DE"/>
                  </w:rPr>
                </w:rPrChange>
              </w:rPr>
            </w:pPr>
          </w:p>
          <w:p w14:paraId="2047026F" w14:textId="77777777" w:rsidR="009F3611" w:rsidRPr="009F3611" w:rsidRDefault="009F3611" w:rsidP="009F3611">
            <w:pPr>
              <w:pStyle w:val="XML1"/>
              <w:rPr>
                <w:ins w:id="26866" w:author="Thomas Dietz" w:date="2012-08-08T17:05:00Z"/>
                <w:rPrChange w:id="26867" w:author="Thomas Dietz" w:date="2012-08-08T17:05:00Z">
                  <w:rPr>
                    <w:ins w:id="26868" w:author="Thomas Dietz" w:date="2012-08-08T17:05:00Z"/>
                    <w:lang w:val="de-DE"/>
                  </w:rPr>
                </w:rPrChange>
              </w:rPr>
            </w:pPr>
            <w:ins w:id="26869" w:author="Thomas Dietz" w:date="2012-08-08T17:05:00Z">
              <w:r w:rsidRPr="009F3611">
                <w:rPr>
                  <w:rPrChange w:id="26870" w:author="Thomas Dietz" w:date="2012-08-08T17:05:00Z">
                    <w:rPr>
                      <w:lang w:val="de-DE"/>
                    </w:rPr>
                  </w:rPrChange>
                </w:rPr>
                <w:t xml:space="preserve">        This element is optional. If this element is not present it</w:t>
              </w:r>
            </w:ins>
          </w:p>
          <w:p w14:paraId="5F3519FD" w14:textId="77777777" w:rsidR="009F3611" w:rsidRPr="009F3611" w:rsidRDefault="009F3611" w:rsidP="009F3611">
            <w:pPr>
              <w:pStyle w:val="XML1"/>
              <w:rPr>
                <w:ins w:id="26871" w:author="Thomas Dietz" w:date="2012-08-08T17:05:00Z"/>
                <w:rPrChange w:id="26872" w:author="Thomas Dietz" w:date="2012-08-08T17:05:00Z">
                  <w:rPr>
                    <w:ins w:id="26873" w:author="Thomas Dietz" w:date="2012-08-08T17:05:00Z"/>
                    <w:lang w:val="de-DE"/>
                  </w:rPr>
                </w:rPrChange>
              </w:rPr>
            </w:pPr>
            <w:ins w:id="26874" w:author="Thomas Dietz" w:date="2012-08-08T17:05:00Z">
              <w:r w:rsidRPr="009F3611">
                <w:rPr>
                  <w:rPrChange w:id="26875" w:author="Thomas Dietz" w:date="2012-08-08T17:05:00Z">
                    <w:rPr>
                      <w:lang w:val="de-DE"/>
                    </w:rPr>
                  </w:rPrChange>
                </w:rPr>
                <w:t xml:space="preserve">        defaults to 'equal'.";</w:t>
              </w:r>
            </w:ins>
          </w:p>
          <w:p w14:paraId="1332EB8F" w14:textId="77777777" w:rsidR="009F3611" w:rsidRPr="009F3611" w:rsidRDefault="009F3611" w:rsidP="009F3611">
            <w:pPr>
              <w:pStyle w:val="XML1"/>
              <w:rPr>
                <w:ins w:id="26876" w:author="Thomas Dietz" w:date="2012-08-08T17:05:00Z"/>
                <w:rPrChange w:id="26877" w:author="Thomas Dietz" w:date="2012-08-08T17:05:00Z">
                  <w:rPr>
                    <w:ins w:id="26878" w:author="Thomas Dietz" w:date="2012-08-08T17:05:00Z"/>
                    <w:lang w:val="de-DE"/>
                  </w:rPr>
                </w:rPrChange>
              </w:rPr>
            </w:pPr>
            <w:ins w:id="26879" w:author="Thomas Dietz" w:date="2012-08-08T17:05:00Z">
              <w:r w:rsidRPr="009F3611">
                <w:rPr>
                  <w:rPrChange w:id="26880" w:author="Thomas Dietz" w:date="2012-08-08T17:05:00Z">
                    <w:rPr>
                      <w:lang w:val="de-DE"/>
                    </w:rPr>
                  </w:rPrChange>
                </w:rPr>
                <w:t xml:space="preserve">    }</w:t>
              </w:r>
            </w:ins>
          </w:p>
          <w:p w14:paraId="23838EF7" w14:textId="77777777" w:rsidR="009F3611" w:rsidRPr="009F3611" w:rsidRDefault="009F3611" w:rsidP="009F3611">
            <w:pPr>
              <w:pStyle w:val="XML1"/>
              <w:rPr>
                <w:ins w:id="26881" w:author="Thomas Dietz" w:date="2012-08-08T17:05:00Z"/>
                <w:rPrChange w:id="26882" w:author="Thomas Dietz" w:date="2012-08-08T17:05:00Z">
                  <w:rPr>
                    <w:ins w:id="26883" w:author="Thomas Dietz" w:date="2012-08-08T17:05:00Z"/>
                    <w:lang w:val="de-DE"/>
                  </w:rPr>
                </w:rPrChange>
              </w:rPr>
            </w:pPr>
            <w:ins w:id="26884" w:author="Thomas Dietz" w:date="2012-08-08T17:05:00Z">
              <w:r w:rsidRPr="009F3611">
                <w:rPr>
                  <w:rPrChange w:id="26885" w:author="Thomas Dietz" w:date="2012-08-08T17:05:00Z">
                    <w:rPr>
                      <w:lang w:val="de-DE"/>
                    </w:rPr>
                  </w:rPrChange>
                </w:rPr>
                <w:t xml:space="preserve">    leaf ip-address {</w:t>
              </w:r>
            </w:ins>
          </w:p>
          <w:p w14:paraId="09104E2F" w14:textId="77777777" w:rsidR="009F3611" w:rsidRPr="009F3611" w:rsidRDefault="009F3611" w:rsidP="009F3611">
            <w:pPr>
              <w:pStyle w:val="XML1"/>
              <w:rPr>
                <w:ins w:id="26886" w:author="Thomas Dietz" w:date="2012-08-08T17:05:00Z"/>
                <w:rPrChange w:id="26887" w:author="Thomas Dietz" w:date="2012-08-08T17:05:00Z">
                  <w:rPr>
                    <w:ins w:id="26888" w:author="Thomas Dietz" w:date="2012-08-08T17:05:00Z"/>
                    <w:lang w:val="de-DE"/>
                  </w:rPr>
                </w:rPrChange>
              </w:rPr>
            </w:pPr>
            <w:ins w:id="26889" w:author="Thomas Dietz" w:date="2012-08-08T17:05:00Z">
              <w:r w:rsidRPr="009F3611">
                <w:rPr>
                  <w:rPrChange w:id="26890" w:author="Thomas Dietz" w:date="2012-08-08T17:05:00Z">
                    <w:rPr>
                      <w:lang w:val="de-DE"/>
                    </w:rPr>
                  </w:rPrChange>
                </w:rPr>
                <w:t xml:space="preserve">      type inet:ip-address;</w:t>
              </w:r>
            </w:ins>
          </w:p>
          <w:p w14:paraId="51941A3E" w14:textId="77777777" w:rsidR="009F3611" w:rsidRPr="009F3611" w:rsidRDefault="009F3611" w:rsidP="009F3611">
            <w:pPr>
              <w:pStyle w:val="XML1"/>
              <w:rPr>
                <w:ins w:id="26891" w:author="Thomas Dietz" w:date="2012-08-08T17:05:00Z"/>
                <w:rPrChange w:id="26892" w:author="Thomas Dietz" w:date="2012-08-08T17:05:00Z">
                  <w:rPr>
                    <w:ins w:id="26893" w:author="Thomas Dietz" w:date="2012-08-08T17:05:00Z"/>
                    <w:lang w:val="de-DE"/>
                  </w:rPr>
                </w:rPrChange>
              </w:rPr>
            </w:pPr>
            <w:ins w:id="26894" w:author="Thomas Dietz" w:date="2012-08-08T17:05:00Z">
              <w:r w:rsidRPr="009F3611">
                <w:rPr>
                  <w:rPrChange w:id="26895" w:author="Thomas Dietz" w:date="2012-08-08T17:05:00Z">
                    <w:rPr>
                      <w:lang w:val="de-DE"/>
                    </w:rPr>
                  </w:rPrChange>
                </w:rPr>
                <w:t xml:space="preserve">      mandatory true;</w:t>
              </w:r>
            </w:ins>
          </w:p>
          <w:p w14:paraId="39BFAD11" w14:textId="77777777" w:rsidR="009F3611" w:rsidRPr="009F3611" w:rsidRDefault="009F3611" w:rsidP="009F3611">
            <w:pPr>
              <w:pStyle w:val="XML1"/>
              <w:rPr>
                <w:ins w:id="26896" w:author="Thomas Dietz" w:date="2012-08-08T17:05:00Z"/>
                <w:rPrChange w:id="26897" w:author="Thomas Dietz" w:date="2012-08-08T17:05:00Z">
                  <w:rPr>
                    <w:ins w:id="26898" w:author="Thomas Dietz" w:date="2012-08-08T17:05:00Z"/>
                    <w:lang w:val="de-DE"/>
                  </w:rPr>
                </w:rPrChange>
              </w:rPr>
            </w:pPr>
            <w:ins w:id="26899" w:author="Thomas Dietz" w:date="2012-08-08T17:05:00Z">
              <w:r w:rsidRPr="009F3611">
                <w:rPr>
                  <w:rPrChange w:id="26900" w:author="Thomas Dietz" w:date="2012-08-08T17:05:00Z">
                    <w:rPr>
                      <w:lang w:val="de-DE"/>
                    </w:rPr>
                  </w:rPrChange>
                </w:rPr>
                <w:lastRenderedPageBreak/>
                <w:t xml:space="preserve">      description "The IP address of the OpenFlow Controller.  This</w:t>
              </w:r>
            </w:ins>
          </w:p>
          <w:p w14:paraId="095F3846" w14:textId="77777777" w:rsidR="009F3611" w:rsidRPr="009F3611" w:rsidRDefault="009F3611" w:rsidP="009F3611">
            <w:pPr>
              <w:pStyle w:val="XML1"/>
              <w:rPr>
                <w:ins w:id="26901" w:author="Thomas Dietz" w:date="2012-08-08T17:05:00Z"/>
                <w:rPrChange w:id="26902" w:author="Thomas Dietz" w:date="2012-08-08T17:05:00Z">
                  <w:rPr>
                    <w:ins w:id="26903" w:author="Thomas Dietz" w:date="2012-08-08T17:05:00Z"/>
                    <w:lang w:val="de-DE"/>
                  </w:rPr>
                </w:rPrChange>
              </w:rPr>
            </w:pPr>
            <w:ins w:id="26904" w:author="Thomas Dietz" w:date="2012-08-08T17:05:00Z">
              <w:r w:rsidRPr="009F3611">
                <w:rPr>
                  <w:rPrChange w:id="26905" w:author="Thomas Dietz" w:date="2012-08-08T17:05:00Z">
                    <w:rPr>
                      <w:lang w:val="de-DE"/>
                    </w:rPr>
                  </w:rPrChange>
                </w:rPr>
                <w:t xml:space="preserve">        IP address is used by the OpenFlow Logical Switch when</w:t>
              </w:r>
            </w:ins>
          </w:p>
          <w:p w14:paraId="24FE99C4" w14:textId="77777777" w:rsidR="009F3611" w:rsidRPr="009F3611" w:rsidRDefault="009F3611" w:rsidP="009F3611">
            <w:pPr>
              <w:pStyle w:val="XML1"/>
              <w:rPr>
                <w:ins w:id="26906" w:author="Thomas Dietz" w:date="2012-08-08T17:05:00Z"/>
                <w:rPrChange w:id="26907" w:author="Thomas Dietz" w:date="2012-08-08T17:05:00Z">
                  <w:rPr>
                    <w:ins w:id="26908" w:author="Thomas Dietz" w:date="2012-08-08T17:05:00Z"/>
                    <w:lang w:val="de-DE"/>
                  </w:rPr>
                </w:rPrChange>
              </w:rPr>
            </w:pPr>
            <w:ins w:id="26909" w:author="Thomas Dietz" w:date="2012-08-08T17:05:00Z">
              <w:r w:rsidRPr="009F3611">
                <w:rPr>
                  <w:rPrChange w:id="26910" w:author="Thomas Dietz" w:date="2012-08-08T17:05:00Z">
                    <w:rPr>
                      <w:lang w:val="de-DE"/>
                    </w:rPr>
                  </w:rPrChange>
                </w:rPr>
                <w:t xml:space="preserve">        connecting to the OpenFlow Controller.</w:t>
              </w:r>
            </w:ins>
          </w:p>
          <w:p w14:paraId="565DC0DB" w14:textId="77777777" w:rsidR="009F3611" w:rsidRPr="009F3611" w:rsidRDefault="009F3611" w:rsidP="009F3611">
            <w:pPr>
              <w:pStyle w:val="XML1"/>
              <w:rPr>
                <w:ins w:id="26911" w:author="Thomas Dietz" w:date="2012-08-08T17:05:00Z"/>
                <w:rPrChange w:id="26912" w:author="Thomas Dietz" w:date="2012-08-08T17:05:00Z">
                  <w:rPr>
                    <w:ins w:id="26913" w:author="Thomas Dietz" w:date="2012-08-08T17:05:00Z"/>
                    <w:lang w:val="de-DE"/>
                  </w:rPr>
                </w:rPrChange>
              </w:rPr>
            </w:pPr>
          </w:p>
          <w:p w14:paraId="65BC646D" w14:textId="77777777" w:rsidR="009F3611" w:rsidRPr="009F3611" w:rsidRDefault="009F3611" w:rsidP="009F3611">
            <w:pPr>
              <w:pStyle w:val="XML1"/>
              <w:rPr>
                <w:ins w:id="26914" w:author="Thomas Dietz" w:date="2012-08-08T17:05:00Z"/>
                <w:rPrChange w:id="26915" w:author="Thomas Dietz" w:date="2012-08-08T17:05:00Z">
                  <w:rPr>
                    <w:ins w:id="26916" w:author="Thomas Dietz" w:date="2012-08-08T17:05:00Z"/>
                    <w:lang w:val="de-DE"/>
                  </w:rPr>
                </w:rPrChange>
              </w:rPr>
            </w:pPr>
            <w:ins w:id="26917" w:author="Thomas Dietz" w:date="2012-08-08T17:05:00Z">
              <w:r w:rsidRPr="009F3611">
                <w:rPr>
                  <w:rPrChange w:id="26918" w:author="Thomas Dietz" w:date="2012-08-08T17:05:00Z">
                    <w:rPr>
                      <w:lang w:val="de-DE"/>
                    </w:rPr>
                  </w:rPrChange>
                </w:rPr>
                <w:t xml:space="preserve">        This element MUST be present in the NETCONF data store.</w:t>
              </w:r>
            </w:ins>
          </w:p>
          <w:p w14:paraId="0765A5C2" w14:textId="77777777" w:rsidR="009F3611" w:rsidRPr="009F3611" w:rsidRDefault="009F3611" w:rsidP="009F3611">
            <w:pPr>
              <w:pStyle w:val="XML1"/>
              <w:rPr>
                <w:ins w:id="26919" w:author="Thomas Dietz" w:date="2012-08-08T17:05:00Z"/>
                <w:rPrChange w:id="26920" w:author="Thomas Dietz" w:date="2012-08-08T17:05:00Z">
                  <w:rPr>
                    <w:ins w:id="26921" w:author="Thomas Dietz" w:date="2012-08-08T17:05:00Z"/>
                    <w:lang w:val="de-DE"/>
                  </w:rPr>
                </w:rPrChange>
              </w:rPr>
            </w:pPr>
            <w:ins w:id="26922" w:author="Thomas Dietz" w:date="2012-08-08T17:05:00Z">
              <w:r w:rsidRPr="009F3611">
                <w:rPr>
                  <w:rPrChange w:id="26923" w:author="Thomas Dietz" w:date="2012-08-08T17:05:00Z">
                    <w:rPr>
                      <w:lang w:val="de-DE"/>
                    </w:rPr>
                  </w:rPrChange>
                </w:rPr>
                <w:t xml:space="preserve">        If this element is not present in a NETCONF &lt;edit-config&gt;</w:t>
              </w:r>
            </w:ins>
          </w:p>
          <w:p w14:paraId="6194B620" w14:textId="77777777" w:rsidR="009F3611" w:rsidRPr="009F3611" w:rsidRDefault="009F3611" w:rsidP="009F3611">
            <w:pPr>
              <w:pStyle w:val="XML1"/>
              <w:rPr>
                <w:ins w:id="26924" w:author="Thomas Dietz" w:date="2012-08-08T17:05:00Z"/>
                <w:rPrChange w:id="26925" w:author="Thomas Dietz" w:date="2012-08-08T17:05:00Z">
                  <w:rPr>
                    <w:ins w:id="26926" w:author="Thomas Dietz" w:date="2012-08-08T17:05:00Z"/>
                    <w:lang w:val="de-DE"/>
                  </w:rPr>
                </w:rPrChange>
              </w:rPr>
            </w:pPr>
            <w:ins w:id="26927" w:author="Thomas Dietz" w:date="2012-08-08T17:05:00Z">
              <w:r w:rsidRPr="009F3611">
                <w:rPr>
                  <w:rPrChange w:id="26928" w:author="Thomas Dietz" w:date="2012-08-08T17:05:00Z">
                    <w:rPr>
                      <w:lang w:val="de-DE"/>
                    </w:rPr>
                  </w:rPrChange>
                </w:rPr>
                <w:t xml:space="preserve">        operation 'create', 'merge' or 'replace' and the parent</w:t>
              </w:r>
            </w:ins>
          </w:p>
          <w:p w14:paraId="211BE1BD" w14:textId="77777777" w:rsidR="009F3611" w:rsidRPr="00B80901" w:rsidRDefault="009F3611" w:rsidP="009F3611">
            <w:pPr>
              <w:pStyle w:val="XML1"/>
              <w:rPr>
                <w:ins w:id="26929" w:author="Thomas Dietz" w:date="2012-08-08T17:05:00Z"/>
                <w:rPrChange w:id="26930" w:author="Thomas Dietz" w:date="2012-08-10T13:22:00Z">
                  <w:rPr>
                    <w:ins w:id="26931" w:author="Thomas Dietz" w:date="2012-08-08T17:05:00Z"/>
                    <w:lang w:val="de-DE"/>
                  </w:rPr>
                </w:rPrChange>
              </w:rPr>
            </w:pPr>
            <w:ins w:id="26932" w:author="Thomas Dietz" w:date="2012-08-08T17:05:00Z">
              <w:r w:rsidRPr="009F3611">
                <w:rPr>
                  <w:rPrChange w:id="26933" w:author="Thomas Dietz" w:date="2012-08-08T17:05:00Z">
                    <w:rPr>
                      <w:lang w:val="de-DE"/>
                    </w:rPr>
                  </w:rPrChange>
                </w:rPr>
                <w:t xml:space="preserve">        </w:t>
              </w:r>
              <w:r w:rsidRPr="00B80901">
                <w:rPr>
                  <w:rPrChange w:id="26934" w:author="Thomas Dietz" w:date="2012-08-10T13:22:00Z">
                    <w:rPr>
                      <w:lang w:val="de-DE"/>
                    </w:rPr>
                  </w:rPrChange>
                </w:rPr>
                <w:t>element does not exist, a 'data-missing' error is</w:t>
              </w:r>
            </w:ins>
          </w:p>
          <w:p w14:paraId="45AFC9A8" w14:textId="77777777" w:rsidR="009F3611" w:rsidRPr="00B80901" w:rsidRDefault="009F3611" w:rsidP="009F3611">
            <w:pPr>
              <w:pStyle w:val="XML1"/>
              <w:rPr>
                <w:ins w:id="26935" w:author="Thomas Dietz" w:date="2012-08-08T17:05:00Z"/>
                <w:rPrChange w:id="26936" w:author="Thomas Dietz" w:date="2012-08-10T13:22:00Z">
                  <w:rPr>
                    <w:ins w:id="26937" w:author="Thomas Dietz" w:date="2012-08-08T17:05:00Z"/>
                    <w:lang w:val="de-DE"/>
                  </w:rPr>
                </w:rPrChange>
              </w:rPr>
            </w:pPr>
            <w:ins w:id="26938" w:author="Thomas Dietz" w:date="2012-08-08T17:05:00Z">
              <w:r w:rsidRPr="00B80901">
                <w:rPr>
                  <w:rPrChange w:id="26939" w:author="Thomas Dietz" w:date="2012-08-10T13:22:00Z">
                    <w:rPr>
                      <w:lang w:val="de-DE"/>
                    </w:rPr>
                  </w:rPrChange>
                </w:rPr>
                <w:t xml:space="preserve">        returned.";</w:t>
              </w:r>
            </w:ins>
          </w:p>
          <w:p w14:paraId="03D7FC24" w14:textId="77777777" w:rsidR="009F3611" w:rsidRPr="00B80901" w:rsidRDefault="009F3611" w:rsidP="009F3611">
            <w:pPr>
              <w:pStyle w:val="XML1"/>
              <w:rPr>
                <w:ins w:id="26940" w:author="Thomas Dietz" w:date="2012-08-08T17:05:00Z"/>
                <w:rPrChange w:id="26941" w:author="Thomas Dietz" w:date="2012-08-10T13:22:00Z">
                  <w:rPr>
                    <w:ins w:id="26942" w:author="Thomas Dietz" w:date="2012-08-08T17:05:00Z"/>
                    <w:lang w:val="de-DE"/>
                  </w:rPr>
                </w:rPrChange>
              </w:rPr>
            </w:pPr>
            <w:ins w:id="26943" w:author="Thomas Dietz" w:date="2012-08-08T17:05:00Z">
              <w:r w:rsidRPr="00B80901">
                <w:rPr>
                  <w:rPrChange w:id="26944" w:author="Thomas Dietz" w:date="2012-08-10T13:22:00Z">
                    <w:rPr>
                      <w:lang w:val="de-DE"/>
                    </w:rPr>
                  </w:rPrChange>
                </w:rPr>
                <w:t xml:space="preserve">    }</w:t>
              </w:r>
            </w:ins>
          </w:p>
          <w:p w14:paraId="0FF096D8" w14:textId="77777777" w:rsidR="009F3611" w:rsidRPr="00B80901" w:rsidRDefault="009F3611" w:rsidP="009F3611">
            <w:pPr>
              <w:pStyle w:val="XML1"/>
              <w:rPr>
                <w:ins w:id="26945" w:author="Thomas Dietz" w:date="2012-08-08T17:05:00Z"/>
                <w:rPrChange w:id="26946" w:author="Thomas Dietz" w:date="2012-08-10T13:22:00Z">
                  <w:rPr>
                    <w:ins w:id="26947" w:author="Thomas Dietz" w:date="2012-08-08T17:05:00Z"/>
                    <w:lang w:val="de-DE"/>
                  </w:rPr>
                </w:rPrChange>
              </w:rPr>
            </w:pPr>
            <w:ins w:id="26948" w:author="Thomas Dietz" w:date="2012-08-08T17:05:00Z">
              <w:r w:rsidRPr="00B80901">
                <w:rPr>
                  <w:rPrChange w:id="26949" w:author="Thomas Dietz" w:date="2012-08-10T13:22:00Z">
                    <w:rPr>
                      <w:lang w:val="de-DE"/>
                    </w:rPr>
                  </w:rPrChange>
                </w:rPr>
                <w:t xml:space="preserve">    leaf port {</w:t>
              </w:r>
            </w:ins>
          </w:p>
          <w:p w14:paraId="1BD7A4ED" w14:textId="77777777" w:rsidR="009F3611" w:rsidRPr="00B80901" w:rsidRDefault="009F3611" w:rsidP="009F3611">
            <w:pPr>
              <w:pStyle w:val="XML1"/>
              <w:rPr>
                <w:ins w:id="26950" w:author="Thomas Dietz" w:date="2012-08-08T17:05:00Z"/>
                <w:rPrChange w:id="26951" w:author="Thomas Dietz" w:date="2012-08-10T13:22:00Z">
                  <w:rPr>
                    <w:ins w:id="26952" w:author="Thomas Dietz" w:date="2012-08-08T17:05:00Z"/>
                    <w:lang w:val="de-DE"/>
                  </w:rPr>
                </w:rPrChange>
              </w:rPr>
            </w:pPr>
            <w:ins w:id="26953" w:author="Thomas Dietz" w:date="2012-08-08T17:05:00Z">
              <w:r w:rsidRPr="00B80901">
                <w:rPr>
                  <w:rPrChange w:id="26954" w:author="Thomas Dietz" w:date="2012-08-10T13:22:00Z">
                    <w:rPr>
                      <w:lang w:val="de-DE"/>
                    </w:rPr>
                  </w:rPrChange>
                </w:rPr>
                <w:t xml:space="preserve">      type inet:port-number;</w:t>
              </w:r>
            </w:ins>
          </w:p>
          <w:p w14:paraId="3ADEE460" w14:textId="77777777" w:rsidR="009F3611" w:rsidRPr="00B80901" w:rsidRDefault="009F3611" w:rsidP="009F3611">
            <w:pPr>
              <w:pStyle w:val="XML1"/>
              <w:rPr>
                <w:ins w:id="26955" w:author="Thomas Dietz" w:date="2012-08-08T17:05:00Z"/>
                <w:rPrChange w:id="26956" w:author="Thomas Dietz" w:date="2012-08-10T13:22:00Z">
                  <w:rPr>
                    <w:ins w:id="26957" w:author="Thomas Dietz" w:date="2012-08-08T17:05:00Z"/>
                    <w:lang w:val="de-DE"/>
                  </w:rPr>
                </w:rPrChange>
              </w:rPr>
            </w:pPr>
            <w:ins w:id="26958" w:author="Thomas Dietz" w:date="2012-08-08T17:05:00Z">
              <w:r w:rsidRPr="00B80901">
                <w:rPr>
                  <w:rPrChange w:id="26959" w:author="Thomas Dietz" w:date="2012-08-10T13:22:00Z">
                    <w:rPr>
                      <w:lang w:val="de-DE"/>
                    </w:rPr>
                  </w:rPrChange>
                </w:rPr>
                <w:t xml:space="preserve">      default 6633;</w:t>
              </w:r>
            </w:ins>
          </w:p>
          <w:p w14:paraId="13EC0D45" w14:textId="77777777" w:rsidR="009F3611" w:rsidRPr="00B80901" w:rsidRDefault="009F3611" w:rsidP="009F3611">
            <w:pPr>
              <w:pStyle w:val="XML1"/>
              <w:rPr>
                <w:ins w:id="26960" w:author="Thomas Dietz" w:date="2012-08-08T17:05:00Z"/>
                <w:rPrChange w:id="26961" w:author="Thomas Dietz" w:date="2012-08-10T13:22:00Z">
                  <w:rPr>
                    <w:ins w:id="26962" w:author="Thomas Dietz" w:date="2012-08-08T17:05:00Z"/>
                    <w:lang w:val="de-DE"/>
                  </w:rPr>
                </w:rPrChange>
              </w:rPr>
            </w:pPr>
            <w:ins w:id="26963" w:author="Thomas Dietz" w:date="2012-08-08T17:05:00Z">
              <w:r w:rsidRPr="00B80901">
                <w:rPr>
                  <w:rPrChange w:id="26964" w:author="Thomas Dietz" w:date="2012-08-10T13:22:00Z">
                    <w:rPr>
                      <w:lang w:val="de-DE"/>
                    </w:rPr>
                  </w:rPrChange>
                </w:rPr>
                <w:t xml:space="preserve">      description "The TCP port number at the OpenFlow Controller.</w:t>
              </w:r>
            </w:ins>
          </w:p>
          <w:p w14:paraId="61C5D419" w14:textId="77777777" w:rsidR="009F3611" w:rsidRPr="00B80901" w:rsidRDefault="009F3611" w:rsidP="009F3611">
            <w:pPr>
              <w:pStyle w:val="XML1"/>
              <w:rPr>
                <w:ins w:id="26965" w:author="Thomas Dietz" w:date="2012-08-08T17:05:00Z"/>
                <w:rPrChange w:id="26966" w:author="Thomas Dietz" w:date="2012-08-10T13:22:00Z">
                  <w:rPr>
                    <w:ins w:id="26967" w:author="Thomas Dietz" w:date="2012-08-08T17:05:00Z"/>
                    <w:lang w:val="de-DE"/>
                  </w:rPr>
                </w:rPrChange>
              </w:rPr>
            </w:pPr>
            <w:ins w:id="26968" w:author="Thomas Dietz" w:date="2012-08-08T17:05:00Z">
              <w:r w:rsidRPr="00B80901">
                <w:rPr>
                  <w:rPrChange w:id="26969" w:author="Thomas Dietz" w:date="2012-08-10T13:22:00Z">
                    <w:rPr>
                      <w:lang w:val="de-DE"/>
                    </w:rPr>
                  </w:rPrChange>
                </w:rPr>
                <w:t xml:space="preserve">        This port number is used by the OpenFlow Logical Switch</w:t>
              </w:r>
            </w:ins>
          </w:p>
          <w:p w14:paraId="7D66C095" w14:textId="77777777" w:rsidR="009F3611" w:rsidRPr="00B80901" w:rsidRDefault="009F3611" w:rsidP="009F3611">
            <w:pPr>
              <w:pStyle w:val="XML1"/>
              <w:rPr>
                <w:ins w:id="26970" w:author="Thomas Dietz" w:date="2012-08-08T17:05:00Z"/>
                <w:rPrChange w:id="26971" w:author="Thomas Dietz" w:date="2012-08-10T13:22:00Z">
                  <w:rPr>
                    <w:ins w:id="26972" w:author="Thomas Dietz" w:date="2012-08-08T17:05:00Z"/>
                    <w:lang w:val="de-DE"/>
                  </w:rPr>
                </w:rPrChange>
              </w:rPr>
            </w:pPr>
            <w:ins w:id="26973" w:author="Thomas Dietz" w:date="2012-08-08T17:05:00Z">
              <w:r w:rsidRPr="00B80901">
                <w:rPr>
                  <w:rPrChange w:id="26974" w:author="Thomas Dietz" w:date="2012-08-10T13:22:00Z">
                    <w:rPr>
                      <w:lang w:val="de-DE"/>
                    </w:rPr>
                  </w:rPrChange>
                </w:rPr>
                <w:t xml:space="preserve">        when connecting to the OpenFlow Controller using TCP or</w:t>
              </w:r>
            </w:ins>
          </w:p>
          <w:p w14:paraId="69F71DD8" w14:textId="77777777" w:rsidR="009F3611" w:rsidRPr="00B80901" w:rsidRDefault="009F3611" w:rsidP="009F3611">
            <w:pPr>
              <w:pStyle w:val="XML1"/>
              <w:rPr>
                <w:ins w:id="26975" w:author="Thomas Dietz" w:date="2012-08-08T17:05:00Z"/>
                <w:rPrChange w:id="26976" w:author="Thomas Dietz" w:date="2012-08-10T13:22:00Z">
                  <w:rPr>
                    <w:ins w:id="26977" w:author="Thomas Dietz" w:date="2012-08-08T17:05:00Z"/>
                    <w:lang w:val="de-DE"/>
                  </w:rPr>
                </w:rPrChange>
              </w:rPr>
            </w:pPr>
            <w:ins w:id="26978" w:author="Thomas Dietz" w:date="2012-08-08T17:05:00Z">
              <w:r w:rsidRPr="00B80901">
                <w:rPr>
                  <w:rPrChange w:id="26979" w:author="Thomas Dietz" w:date="2012-08-10T13:22:00Z">
                    <w:rPr>
                      <w:lang w:val="de-DE"/>
                    </w:rPr>
                  </w:rPrChange>
                </w:rPr>
                <w:t xml:space="preserve">        TLS.  The default value is 6633.</w:t>
              </w:r>
            </w:ins>
          </w:p>
          <w:p w14:paraId="4840E220" w14:textId="77777777" w:rsidR="009F3611" w:rsidRPr="00B80901" w:rsidRDefault="009F3611" w:rsidP="009F3611">
            <w:pPr>
              <w:pStyle w:val="XML1"/>
              <w:rPr>
                <w:ins w:id="26980" w:author="Thomas Dietz" w:date="2012-08-08T17:05:00Z"/>
                <w:rPrChange w:id="26981" w:author="Thomas Dietz" w:date="2012-08-10T13:22:00Z">
                  <w:rPr>
                    <w:ins w:id="26982" w:author="Thomas Dietz" w:date="2012-08-08T17:05:00Z"/>
                    <w:lang w:val="de-DE"/>
                  </w:rPr>
                </w:rPrChange>
              </w:rPr>
            </w:pPr>
          </w:p>
          <w:p w14:paraId="7C2FCCB9" w14:textId="77777777" w:rsidR="009F3611" w:rsidRPr="00B80901" w:rsidRDefault="009F3611" w:rsidP="009F3611">
            <w:pPr>
              <w:pStyle w:val="XML1"/>
              <w:rPr>
                <w:ins w:id="26983" w:author="Thomas Dietz" w:date="2012-08-08T17:05:00Z"/>
                <w:rPrChange w:id="26984" w:author="Thomas Dietz" w:date="2012-08-10T13:22:00Z">
                  <w:rPr>
                    <w:ins w:id="26985" w:author="Thomas Dietz" w:date="2012-08-08T17:05:00Z"/>
                    <w:lang w:val="de-DE"/>
                  </w:rPr>
                </w:rPrChange>
              </w:rPr>
            </w:pPr>
            <w:ins w:id="26986" w:author="Thomas Dietz" w:date="2012-08-08T17:05:00Z">
              <w:r w:rsidRPr="00B80901">
                <w:rPr>
                  <w:rPrChange w:id="26987" w:author="Thomas Dietz" w:date="2012-08-10T13:22:00Z">
                    <w:rPr>
                      <w:lang w:val="de-DE"/>
                    </w:rPr>
                  </w:rPrChange>
                </w:rPr>
                <w:t xml:space="preserve">        This element is optional. If this element is not present it</w:t>
              </w:r>
            </w:ins>
          </w:p>
          <w:p w14:paraId="50CDD303" w14:textId="77777777" w:rsidR="009F3611" w:rsidRPr="00B80901" w:rsidRDefault="009F3611" w:rsidP="009F3611">
            <w:pPr>
              <w:pStyle w:val="XML1"/>
              <w:rPr>
                <w:ins w:id="26988" w:author="Thomas Dietz" w:date="2012-08-08T17:05:00Z"/>
                <w:rPrChange w:id="26989" w:author="Thomas Dietz" w:date="2012-08-10T13:22:00Z">
                  <w:rPr>
                    <w:ins w:id="26990" w:author="Thomas Dietz" w:date="2012-08-08T17:05:00Z"/>
                    <w:lang w:val="de-DE"/>
                  </w:rPr>
                </w:rPrChange>
              </w:rPr>
            </w:pPr>
            <w:ins w:id="26991" w:author="Thomas Dietz" w:date="2012-08-08T17:05:00Z">
              <w:r w:rsidRPr="00B80901">
                <w:rPr>
                  <w:rPrChange w:id="26992" w:author="Thomas Dietz" w:date="2012-08-10T13:22:00Z">
                    <w:rPr>
                      <w:lang w:val="de-DE"/>
                    </w:rPr>
                  </w:rPrChange>
                </w:rPr>
                <w:t xml:space="preserve">        defaults to 6633.";</w:t>
              </w:r>
            </w:ins>
          </w:p>
          <w:p w14:paraId="0324F309" w14:textId="77777777" w:rsidR="009F3611" w:rsidRPr="00B80901" w:rsidRDefault="009F3611" w:rsidP="009F3611">
            <w:pPr>
              <w:pStyle w:val="XML1"/>
              <w:rPr>
                <w:ins w:id="26993" w:author="Thomas Dietz" w:date="2012-08-08T17:05:00Z"/>
                <w:rPrChange w:id="26994" w:author="Thomas Dietz" w:date="2012-08-10T13:22:00Z">
                  <w:rPr>
                    <w:ins w:id="26995" w:author="Thomas Dietz" w:date="2012-08-08T17:05:00Z"/>
                    <w:lang w:val="de-DE"/>
                  </w:rPr>
                </w:rPrChange>
              </w:rPr>
            </w:pPr>
            <w:ins w:id="26996" w:author="Thomas Dietz" w:date="2012-08-08T17:05:00Z">
              <w:r w:rsidRPr="00B80901">
                <w:rPr>
                  <w:rPrChange w:id="26997" w:author="Thomas Dietz" w:date="2012-08-10T13:22:00Z">
                    <w:rPr>
                      <w:lang w:val="de-DE"/>
                    </w:rPr>
                  </w:rPrChange>
                </w:rPr>
                <w:t xml:space="preserve">    }</w:t>
              </w:r>
            </w:ins>
          </w:p>
          <w:p w14:paraId="3B8C44AF" w14:textId="77777777" w:rsidR="009F3611" w:rsidRPr="00B80901" w:rsidRDefault="009F3611" w:rsidP="009F3611">
            <w:pPr>
              <w:pStyle w:val="XML1"/>
              <w:rPr>
                <w:ins w:id="26998" w:author="Thomas Dietz" w:date="2012-08-08T17:05:00Z"/>
                <w:rPrChange w:id="26999" w:author="Thomas Dietz" w:date="2012-08-10T13:22:00Z">
                  <w:rPr>
                    <w:ins w:id="27000" w:author="Thomas Dietz" w:date="2012-08-08T17:05:00Z"/>
                    <w:lang w:val="de-DE"/>
                  </w:rPr>
                </w:rPrChange>
              </w:rPr>
            </w:pPr>
            <w:ins w:id="27001" w:author="Thomas Dietz" w:date="2012-08-08T17:05:00Z">
              <w:r w:rsidRPr="00B80901">
                <w:rPr>
                  <w:rPrChange w:id="27002" w:author="Thomas Dietz" w:date="2012-08-10T13:22:00Z">
                    <w:rPr>
                      <w:lang w:val="de-DE"/>
                    </w:rPr>
                  </w:rPrChange>
                </w:rPr>
                <w:t xml:space="preserve">    leaf local-ip-address {</w:t>
              </w:r>
            </w:ins>
          </w:p>
          <w:p w14:paraId="0F33D20F" w14:textId="77777777" w:rsidR="009F3611" w:rsidRPr="00B80901" w:rsidRDefault="009F3611" w:rsidP="009F3611">
            <w:pPr>
              <w:pStyle w:val="XML1"/>
              <w:rPr>
                <w:ins w:id="27003" w:author="Thomas Dietz" w:date="2012-08-08T17:05:00Z"/>
                <w:rPrChange w:id="27004" w:author="Thomas Dietz" w:date="2012-08-10T13:22:00Z">
                  <w:rPr>
                    <w:ins w:id="27005" w:author="Thomas Dietz" w:date="2012-08-08T17:05:00Z"/>
                    <w:lang w:val="de-DE"/>
                  </w:rPr>
                </w:rPrChange>
              </w:rPr>
            </w:pPr>
            <w:ins w:id="27006" w:author="Thomas Dietz" w:date="2012-08-08T17:05:00Z">
              <w:r w:rsidRPr="00B80901">
                <w:rPr>
                  <w:rPrChange w:id="27007" w:author="Thomas Dietz" w:date="2012-08-10T13:22:00Z">
                    <w:rPr>
                      <w:lang w:val="de-DE"/>
                    </w:rPr>
                  </w:rPrChange>
                </w:rPr>
                <w:t xml:space="preserve">      type inet:ip-address;</w:t>
              </w:r>
            </w:ins>
          </w:p>
          <w:p w14:paraId="520E43D1" w14:textId="77777777" w:rsidR="009F3611" w:rsidRPr="00B80901" w:rsidRDefault="009F3611" w:rsidP="009F3611">
            <w:pPr>
              <w:pStyle w:val="XML1"/>
              <w:rPr>
                <w:ins w:id="27008" w:author="Thomas Dietz" w:date="2012-08-08T17:05:00Z"/>
                <w:rPrChange w:id="27009" w:author="Thomas Dietz" w:date="2012-08-10T13:22:00Z">
                  <w:rPr>
                    <w:ins w:id="27010" w:author="Thomas Dietz" w:date="2012-08-08T17:05:00Z"/>
                    <w:lang w:val="de-DE"/>
                  </w:rPr>
                </w:rPrChange>
              </w:rPr>
            </w:pPr>
            <w:ins w:id="27011" w:author="Thomas Dietz" w:date="2012-08-08T17:05:00Z">
              <w:r w:rsidRPr="00B80901">
                <w:rPr>
                  <w:rPrChange w:id="27012" w:author="Thomas Dietz" w:date="2012-08-10T13:22:00Z">
                    <w:rPr>
                      <w:lang w:val="de-DE"/>
                    </w:rPr>
                  </w:rPrChange>
                </w:rPr>
                <w:t xml:space="preserve">      description "The local IP address of the OpenFlow Logical</w:t>
              </w:r>
            </w:ins>
          </w:p>
          <w:p w14:paraId="084C95E0" w14:textId="77777777" w:rsidR="009F3611" w:rsidRPr="00B80901" w:rsidRDefault="009F3611" w:rsidP="009F3611">
            <w:pPr>
              <w:pStyle w:val="XML1"/>
              <w:rPr>
                <w:ins w:id="27013" w:author="Thomas Dietz" w:date="2012-08-08T17:05:00Z"/>
                <w:rPrChange w:id="27014" w:author="Thomas Dietz" w:date="2012-08-10T13:22:00Z">
                  <w:rPr>
                    <w:ins w:id="27015" w:author="Thomas Dietz" w:date="2012-08-08T17:05:00Z"/>
                    <w:lang w:val="de-DE"/>
                  </w:rPr>
                </w:rPrChange>
              </w:rPr>
            </w:pPr>
            <w:ins w:id="27016" w:author="Thomas Dietz" w:date="2012-08-08T17:05:00Z">
              <w:r w:rsidRPr="00B80901">
                <w:rPr>
                  <w:rPrChange w:id="27017" w:author="Thomas Dietz" w:date="2012-08-10T13:22:00Z">
                    <w:rPr>
                      <w:lang w:val="de-DE"/>
                    </w:rPr>
                  </w:rPrChange>
                </w:rPr>
                <w:t xml:space="preserve">        Switch when connecting to this OpenFlow Controller.  It is</w:t>
              </w:r>
            </w:ins>
          </w:p>
          <w:p w14:paraId="7D1E69E5" w14:textId="77777777" w:rsidR="009F3611" w:rsidRPr="00B80901" w:rsidRDefault="009F3611" w:rsidP="009F3611">
            <w:pPr>
              <w:pStyle w:val="XML1"/>
              <w:rPr>
                <w:ins w:id="27018" w:author="Thomas Dietz" w:date="2012-08-08T17:05:00Z"/>
                <w:rPrChange w:id="27019" w:author="Thomas Dietz" w:date="2012-08-10T13:22:00Z">
                  <w:rPr>
                    <w:ins w:id="27020" w:author="Thomas Dietz" w:date="2012-08-08T17:05:00Z"/>
                    <w:lang w:val="de-DE"/>
                  </w:rPr>
                </w:rPrChange>
              </w:rPr>
            </w:pPr>
            <w:ins w:id="27021" w:author="Thomas Dietz" w:date="2012-08-08T17:05:00Z">
              <w:r w:rsidRPr="00B80901">
                <w:rPr>
                  <w:rPrChange w:id="27022" w:author="Thomas Dietz" w:date="2012-08-10T13:22:00Z">
                    <w:rPr>
                      <w:lang w:val="de-DE"/>
                    </w:rPr>
                  </w:rPrChange>
                </w:rPr>
                <w:t xml:space="preserve">        the source IP address of packets sent to this OpenFlow</w:t>
              </w:r>
            </w:ins>
          </w:p>
          <w:p w14:paraId="12D166E3" w14:textId="77777777" w:rsidR="009F3611" w:rsidRPr="00B80901" w:rsidRDefault="009F3611" w:rsidP="009F3611">
            <w:pPr>
              <w:pStyle w:val="XML1"/>
              <w:rPr>
                <w:ins w:id="27023" w:author="Thomas Dietz" w:date="2012-08-08T17:05:00Z"/>
                <w:rPrChange w:id="27024" w:author="Thomas Dietz" w:date="2012-08-10T13:22:00Z">
                  <w:rPr>
                    <w:ins w:id="27025" w:author="Thomas Dietz" w:date="2012-08-08T17:05:00Z"/>
                    <w:lang w:val="de-DE"/>
                  </w:rPr>
                </w:rPrChange>
              </w:rPr>
            </w:pPr>
            <w:ins w:id="27026" w:author="Thomas Dietz" w:date="2012-08-08T17:05:00Z">
              <w:r w:rsidRPr="00B80901">
                <w:rPr>
                  <w:rPrChange w:id="27027" w:author="Thomas Dietz" w:date="2012-08-10T13:22:00Z">
                    <w:rPr>
                      <w:lang w:val="de-DE"/>
                    </w:rPr>
                  </w:rPrChange>
                </w:rPr>
                <w:t xml:space="preserve">        Controller.  If present, this element overrides any default</w:t>
              </w:r>
            </w:ins>
          </w:p>
          <w:p w14:paraId="0664CD23" w14:textId="77777777" w:rsidR="009F3611" w:rsidRPr="00B80901" w:rsidRDefault="009F3611" w:rsidP="009F3611">
            <w:pPr>
              <w:pStyle w:val="XML1"/>
              <w:rPr>
                <w:ins w:id="27028" w:author="Thomas Dietz" w:date="2012-08-08T17:05:00Z"/>
                <w:rPrChange w:id="27029" w:author="Thomas Dietz" w:date="2012-08-10T13:22:00Z">
                  <w:rPr>
                    <w:ins w:id="27030" w:author="Thomas Dietz" w:date="2012-08-08T17:05:00Z"/>
                    <w:lang w:val="de-DE"/>
                  </w:rPr>
                </w:rPrChange>
              </w:rPr>
            </w:pPr>
            <w:ins w:id="27031" w:author="Thomas Dietz" w:date="2012-08-08T17:05:00Z">
              <w:r w:rsidRPr="00B80901">
                <w:rPr>
                  <w:rPrChange w:id="27032" w:author="Thomas Dietz" w:date="2012-08-10T13:22:00Z">
                    <w:rPr>
                      <w:lang w:val="de-DE"/>
                    </w:rPr>
                  </w:rPrChange>
                </w:rPr>
                <w:t xml:space="preserve">        IP address.</w:t>
              </w:r>
            </w:ins>
          </w:p>
          <w:p w14:paraId="641E73CE" w14:textId="77777777" w:rsidR="009F3611" w:rsidRPr="00B80901" w:rsidRDefault="009F3611" w:rsidP="009F3611">
            <w:pPr>
              <w:pStyle w:val="XML1"/>
              <w:rPr>
                <w:ins w:id="27033" w:author="Thomas Dietz" w:date="2012-08-08T17:05:00Z"/>
                <w:rPrChange w:id="27034" w:author="Thomas Dietz" w:date="2012-08-10T13:22:00Z">
                  <w:rPr>
                    <w:ins w:id="27035" w:author="Thomas Dietz" w:date="2012-08-08T17:05:00Z"/>
                    <w:lang w:val="de-DE"/>
                  </w:rPr>
                </w:rPrChange>
              </w:rPr>
            </w:pPr>
            <w:ins w:id="27036" w:author="Thomas Dietz" w:date="2012-08-08T17:05:00Z">
              <w:r w:rsidRPr="00B80901">
                <w:rPr>
                  <w:rPrChange w:id="27037" w:author="Thomas Dietz" w:date="2012-08-10T13:22:00Z">
                    <w:rPr>
                      <w:lang w:val="de-DE"/>
                    </w:rPr>
                  </w:rPrChange>
                </w:rPr>
                <w:t xml:space="preserve">    </w:t>
              </w:r>
            </w:ins>
          </w:p>
          <w:p w14:paraId="7F4D9999" w14:textId="77777777" w:rsidR="009F3611" w:rsidRPr="00B80901" w:rsidRDefault="009F3611" w:rsidP="009F3611">
            <w:pPr>
              <w:pStyle w:val="XML1"/>
              <w:rPr>
                <w:ins w:id="27038" w:author="Thomas Dietz" w:date="2012-08-08T17:05:00Z"/>
                <w:rPrChange w:id="27039" w:author="Thomas Dietz" w:date="2012-08-10T13:22:00Z">
                  <w:rPr>
                    <w:ins w:id="27040" w:author="Thomas Dietz" w:date="2012-08-08T17:05:00Z"/>
                    <w:lang w:val="de-DE"/>
                  </w:rPr>
                </w:rPrChange>
              </w:rPr>
            </w:pPr>
            <w:ins w:id="27041" w:author="Thomas Dietz" w:date="2012-08-08T17:05:00Z">
              <w:r w:rsidRPr="00B80901">
                <w:rPr>
                  <w:rPrChange w:id="27042" w:author="Thomas Dietz" w:date="2012-08-10T13:22:00Z">
                    <w:rPr>
                      <w:lang w:val="de-DE"/>
                    </w:rPr>
                  </w:rPrChange>
                </w:rPr>
                <w:t xml:space="preserve">        </w:t>
              </w:r>
            </w:ins>
          </w:p>
          <w:p w14:paraId="5F0A74C5" w14:textId="77777777" w:rsidR="009F3611" w:rsidRPr="00B80901" w:rsidRDefault="009F3611" w:rsidP="009F3611">
            <w:pPr>
              <w:pStyle w:val="XML1"/>
              <w:rPr>
                <w:ins w:id="27043" w:author="Thomas Dietz" w:date="2012-08-08T17:05:00Z"/>
                <w:rPrChange w:id="27044" w:author="Thomas Dietz" w:date="2012-08-10T13:22:00Z">
                  <w:rPr>
                    <w:ins w:id="27045" w:author="Thomas Dietz" w:date="2012-08-08T17:05:00Z"/>
                    <w:lang w:val="de-DE"/>
                  </w:rPr>
                </w:rPrChange>
              </w:rPr>
            </w:pPr>
            <w:ins w:id="27046" w:author="Thomas Dietz" w:date="2012-08-08T17:05:00Z">
              <w:r w:rsidRPr="00B80901">
                <w:rPr>
                  <w:rPrChange w:id="27047" w:author="Thomas Dietz" w:date="2012-08-10T13:22:00Z">
                    <w:rPr>
                      <w:lang w:val="de-DE"/>
                    </w:rPr>
                  </w:rPrChange>
                </w:rPr>
                <w:t xml:space="preserve">        This element is optional. Attempts to set this element to</w:t>
              </w:r>
            </w:ins>
          </w:p>
          <w:p w14:paraId="2F2EA2E0" w14:textId="77777777" w:rsidR="009F3611" w:rsidRPr="00B80901" w:rsidRDefault="009F3611" w:rsidP="009F3611">
            <w:pPr>
              <w:pStyle w:val="XML1"/>
              <w:rPr>
                <w:ins w:id="27048" w:author="Thomas Dietz" w:date="2012-08-08T17:05:00Z"/>
                <w:rPrChange w:id="27049" w:author="Thomas Dietz" w:date="2012-08-10T13:22:00Z">
                  <w:rPr>
                    <w:ins w:id="27050" w:author="Thomas Dietz" w:date="2012-08-08T17:05:00Z"/>
                    <w:lang w:val="de-DE"/>
                  </w:rPr>
                </w:rPrChange>
              </w:rPr>
            </w:pPr>
            <w:ins w:id="27051" w:author="Thomas Dietz" w:date="2012-08-08T17:05:00Z">
              <w:r w:rsidRPr="00B80901">
                <w:rPr>
                  <w:rPrChange w:id="27052" w:author="Thomas Dietz" w:date="2012-08-10T13:22:00Z">
                    <w:rPr>
                      <w:lang w:val="de-DE"/>
                    </w:rPr>
                  </w:rPrChange>
                </w:rPr>
                <w:t xml:space="preserve">        an IP address that cannot be used by the OpenFlow Logical</w:t>
              </w:r>
            </w:ins>
          </w:p>
          <w:p w14:paraId="2B2B4823" w14:textId="77777777" w:rsidR="009F3611" w:rsidRPr="00B80901" w:rsidRDefault="009F3611" w:rsidP="009F3611">
            <w:pPr>
              <w:pStyle w:val="XML1"/>
              <w:rPr>
                <w:ins w:id="27053" w:author="Thomas Dietz" w:date="2012-08-08T17:05:00Z"/>
                <w:rPrChange w:id="27054" w:author="Thomas Dietz" w:date="2012-08-10T13:22:00Z">
                  <w:rPr>
                    <w:ins w:id="27055" w:author="Thomas Dietz" w:date="2012-08-08T17:05:00Z"/>
                    <w:lang w:val="de-DE"/>
                  </w:rPr>
                </w:rPrChange>
              </w:rPr>
            </w:pPr>
            <w:ins w:id="27056" w:author="Thomas Dietz" w:date="2012-08-08T17:05:00Z">
              <w:r w:rsidRPr="00B80901">
                <w:rPr>
                  <w:rPrChange w:id="27057" w:author="Thomas Dietz" w:date="2012-08-10T13:22:00Z">
                    <w:rPr>
                      <w:lang w:val="de-DE"/>
                    </w:rPr>
                  </w:rPrChange>
                </w:rPr>
                <w:t xml:space="preserve">        Switch MUST result in an 'bad-element' error with type</w:t>
              </w:r>
            </w:ins>
          </w:p>
          <w:p w14:paraId="367B3B9C" w14:textId="77777777" w:rsidR="009F3611" w:rsidRPr="00B80901" w:rsidRDefault="009F3611" w:rsidP="009F3611">
            <w:pPr>
              <w:pStyle w:val="XML1"/>
              <w:rPr>
                <w:ins w:id="27058" w:author="Thomas Dietz" w:date="2012-08-08T17:05:00Z"/>
                <w:rPrChange w:id="27059" w:author="Thomas Dietz" w:date="2012-08-10T13:22:00Z">
                  <w:rPr>
                    <w:ins w:id="27060" w:author="Thomas Dietz" w:date="2012-08-08T17:05:00Z"/>
                    <w:lang w:val="de-DE"/>
                  </w:rPr>
                </w:rPrChange>
              </w:rPr>
            </w:pPr>
            <w:ins w:id="27061" w:author="Thomas Dietz" w:date="2012-08-08T17:05:00Z">
              <w:r w:rsidRPr="00B80901">
                <w:rPr>
                  <w:rPrChange w:id="27062" w:author="Thomas Dietz" w:date="2012-08-10T13:22:00Z">
                    <w:rPr>
                      <w:lang w:val="de-DE"/>
                    </w:rPr>
                  </w:rPrChange>
                </w:rPr>
                <w:t xml:space="preserve">        'application'. The &lt;error-info&gt; element MUST contain the</w:t>
              </w:r>
            </w:ins>
          </w:p>
          <w:p w14:paraId="30AAA1CB" w14:textId="77777777" w:rsidR="009F3611" w:rsidRPr="00B80901" w:rsidRDefault="009F3611" w:rsidP="009F3611">
            <w:pPr>
              <w:pStyle w:val="XML1"/>
              <w:rPr>
                <w:ins w:id="27063" w:author="Thomas Dietz" w:date="2012-08-08T17:05:00Z"/>
                <w:rPrChange w:id="27064" w:author="Thomas Dietz" w:date="2012-08-10T13:22:00Z">
                  <w:rPr>
                    <w:ins w:id="27065" w:author="Thomas Dietz" w:date="2012-08-08T17:05:00Z"/>
                    <w:lang w:val="de-DE"/>
                  </w:rPr>
                </w:rPrChange>
              </w:rPr>
            </w:pPr>
            <w:ins w:id="27066" w:author="Thomas Dietz" w:date="2012-08-08T17:05:00Z">
              <w:r w:rsidRPr="00B80901">
                <w:rPr>
                  <w:rPrChange w:id="27067" w:author="Thomas Dietz" w:date="2012-08-10T13:22:00Z">
                    <w:rPr>
                      <w:lang w:val="de-DE"/>
                    </w:rPr>
                  </w:rPrChange>
                </w:rPr>
                <w:t xml:space="preserve">        name of this element in the &lt;bad-element&gt; element.";</w:t>
              </w:r>
            </w:ins>
          </w:p>
          <w:p w14:paraId="1D0DC596" w14:textId="77777777" w:rsidR="009F3611" w:rsidRPr="00B80901" w:rsidRDefault="009F3611" w:rsidP="009F3611">
            <w:pPr>
              <w:pStyle w:val="XML1"/>
              <w:rPr>
                <w:ins w:id="27068" w:author="Thomas Dietz" w:date="2012-08-08T17:05:00Z"/>
                <w:rPrChange w:id="27069" w:author="Thomas Dietz" w:date="2012-08-10T13:22:00Z">
                  <w:rPr>
                    <w:ins w:id="27070" w:author="Thomas Dietz" w:date="2012-08-08T17:05:00Z"/>
                    <w:lang w:val="de-DE"/>
                  </w:rPr>
                </w:rPrChange>
              </w:rPr>
            </w:pPr>
            <w:ins w:id="27071" w:author="Thomas Dietz" w:date="2012-08-08T17:05:00Z">
              <w:r w:rsidRPr="00B80901">
                <w:rPr>
                  <w:rPrChange w:id="27072" w:author="Thomas Dietz" w:date="2012-08-10T13:22:00Z">
                    <w:rPr>
                      <w:lang w:val="de-DE"/>
                    </w:rPr>
                  </w:rPrChange>
                </w:rPr>
                <w:t xml:space="preserve">    }</w:t>
              </w:r>
            </w:ins>
          </w:p>
          <w:p w14:paraId="3461C0FE" w14:textId="77777777" w:rsidR="009F3611" w:rsidRPr="00B80901" w:rsidRDefault="009F3611" w:rsidP="009F3611">
            <w:pPr>
              <w:pStyle w:val="XML1"/>
              <w:rPr>
                <w:ins w:id="27073" w:author="Thomas Dietz" w:date="2012-08-08T17:05:00Z"/>
                <w:rPrChange w:id="27074" w:author="Thomas Dietz" w:date="2012-08-10T13:22:00Z">
                  <w:rPr>
                    <w:ins w:id="27075" w:author="Thomas Dietz" w:date="2012-08-08T17:05:00Z"/>
                    <w:lang w:val="de-DE"/>
                  </w:rPr>
                </w:rPrChange>
              </w:rPr>
            </w:pPr>
            <w:ins w:id="27076" w:author="Thomas Dietz" w:date="2012-08-08T17:05:00Z">
              <w:r w:rsidRPr="00B80901">
                <w:rPr>
                  <w:rPrChange w:id="27077" w:author="Thomas Dietz" w:date="2012-08-10T13:22:00Z">
                    <w:rPr>
                      <w:lang w:val="de-DE"/>
                    </w:rPr>
                  </w:rPrChange>
                </w:rPr>
                <w:t xml:space="preserve">    leaf local-port {</w:t>
              </w:r>
            </w:ins>
          </w:p>
          <w:p w14:paraId="25359E47" w14:textId="77777777" w:rsidR="009F3611" w:rsidRPr="00B80901" w:rsidRDefault="009F3611" w:rsidP="009F3611">
            <w:pPr>
              <w:pStyle w:val="XML1"/>
              <w:rPr>
                <w:ins w:id="27078" w:author="Thomas Dietz" w:date="2012-08-08T17:05:00Z"/>
                <w:rPrChange w:id="27079" w:author="Thomas Dietz" w:date="2012-08-10T13:22:00Z">
                  <w:rPr>
                    <w:ins w:id="27080" w:author="Thomas Dietz" w:date="2012-08-08T17:05:00Z"/>
                    <w:lang w:val="de-DE"/>
                  </w:rPr>
                </w:rPrChange>
              </w:rPr>
            </w:pPr>
            <w:ins w:id="27081" w:author="Thomas Dietz" w:date="2012-08-08T17:05:00Z">
              <w:r w:rsidRPr="00B80901">
                <w:rPr>
                  <w:rPrChange w:id="27082" w:author="Thomas Dietz" w:date="2012-08-10T13:22:00Z">
                    <w:rPr>
                      <w:lang w:val="de-DE"/>
                    </w:rPr>
                  </w:rPrChange>
                </w:rPr>
                <w:t xml:space="preserve">      type inet:port-number;</w:t>
              </w:r>
            </w:ins>
          </w:p>
          <w:p w14:paraId="1505C0A5" w14:textId="77777777" w:rsidR="009F3611" w:rsidRPr="00B80901" w:rsidRDefault="009F3611" w:rsidP="009F3611">
            <w:pPr>
              <w:pStyle w:val="XML1"/>
              <w:rPr>
                <w:ins w:id="27083" w:author="Thomas Dietz" w:date="2012-08-08T17:05:00Z"/>
                <w:rPrChange w:id="27084" w:author="Thomas Dietz" w:date="2012-08-10T13:22:00Z">
                  <w:rPr>
                    <w:ins w:id="27085" w:author="Thomas Dietz" w:date="2012-08-08T17:05:00Z"/>
                    <w:lang w:val="de-DE"/>
                  </w:rPr>
                </w:rPrChange>
              </w:rPr>
            </w:pPr>
            <w:ins w:id="27086" w:author="Thomas Dietz" w:date="2012-08-08T17:05:00Z">
              <w:r w:rsidRPr="00B80901">
                <w:rPr>
                  <w:rPrChange w:id="27087" w:author="Thomas Dietz" w:date="2012-08-10T13:22:00Z">
                    <w:rPr>
                      <w:lang w:val="de-DE"/>
                    </w:rPr>
                  </w:rPrChange>
                </w:rPr>
                <w:t xml:space="preserve">      description "The local TCP port number of the OpenFlow</w:t>
              </w:r>
            </w:ins>
          </w:p>
          <w:p w14:paraId="18BC2BEC" w14:textId="77777777" w:rsidR="009F3611" w:rsidRPr="00B80901" w:rsidRDefault="009F3611" w:rsidP="009F3611">
            <w:pPr>
              <w:pStyle w:val="XML1"/>
              <w:rPr>
                <w:ins w:id="27088" w:author="Thomas Dietz" w:date="2012-08-08T17:05:00Z"/>
                <w:rPrChange w:id="27089" w:author="Thomas Dietz" w:date="2012-08-10T13:22:00Z">
                  <w:rPr>
                    <w:ins w:id="27090" w:author="Thomas Dietz" w:date="2012-08-08T17:05:00Z"/>
                    <w:lang w:val="de-DE"/>
                  </w:rPr>
                </w:rPrChange>
              </w:rPr>
            </w:pPr>
            <w:ins w:id="27091" w:author="Thomas Dietz" w:date="2012-08-08T17:05:00Z">
              <w:r w:rsidRPr="00B80901">
                <w:rPr>
                  <w:rPrChange w:id="27092" w:author="Thomas Dietz" w:date="2012-08-10T13:22:00Z">
                    <w:rPr>
                      <w:lang w:val="de-DE"/>
                    </w:rPr>
                  </w:rPrChange>
                </w:rPr>
                <w:t xml:space="preserve">        Logical Switch when connecting to this OpenFlow Controller.</w:t>
              </w:r>
            </w:ins>
          </w:p>
          <w:p w14:paraId="05EDB622" w14:textId="77777777" w:rsidR="009F3611" w:rsidRPr="00B80901" w:rsidRDefault="009F3611" w:rsidP="009F3611">
            <w:pPr>
              <w:pStyle w:val="XML1"/>
              <w:rPr>
                <w:ins w:id="27093" w:author="Thomas Dietz" w:date="2012-08-08T17:05:00Z"/>
                <w:rPrChange w:id="27094" w:author="Thomas Dietz" w:date="2012-08-10T13:22:00Z">
                  <w:rPr>
                    <w:ins w:id="27095" w:author="Thomas Dietz" w:date="2012-08-08T17:05:00Z"/>
                    <w:lang w:val="de-DE"/>
                  </w:rPr>
                </w:rPrChange>
              </w:rPr>
            </w:pPr>
            <w:ins w:id="27096" w:author="Thomas Dietz" w:date="2012-08-08T17:05:00Z">
              <w:r w:rsidRPr="00B80901">
                <w:rPr>
                  <w:rPrChange w:id="27097" w:author="Thomas Dietz" w:date="2012-08-10T13:22:00Z">
                    <w:rPr>
                      <w:lang w:val="de-DE"/>
                    </w:rPr>
                  </w:rPrChange>
                </w:rPr>
                <w:t xml:space="preserve">        It is the source TCP port number of packets sent to this</w:t>
              </w:r>
            </w:ins>
          </w:p>
          <w:p w14:paraId="0B70EF13" w14:textId="77777777" w:rsidR="009F3611" w:rsidRPr="00B80901" w:rsidRDefault="009F3611" w:rsidP="009F3611">
            <w:pPr>
              <w:pStyle w:val="XML1"/>
              <w:rPr>
                <w:ins w:id="27098" w:author="Thomas Dietz" w:date="2012-08-08T17:05:00Z"/>
                <w:rPrChange w:id="27099" w:author="Thomas Dietz" w:date="2012-08-10T13:22:00Z">
                  <w:rPr>
                    <w:ins w:id="27100" w:author="Thomas Dietz" w:date="2012-08-08T17:05:00Z"/>
                    <w:lang w:val="de-DE"/>
                  </w:rPr>
                </w:rPrChange>
              </w:rPr>
            </w:pPr>
            <w:ins w:id="27101" w:author="Thomas Dietz" w:date="2012-08-08T17:05:00Z">
              <w:r w:rsidRPr="00B80901">
                <w:rPr>
                  <w:rPrChange w:id="27102" w:author="Thomas Dietz" w:date="2012-08-10T13:22:00Z">
                    <w:rPr>
                      <w:lang w:val="de-DE"/>
                    </w:rPr>
                  </w:rPrChange>
                </w:rPr>
                <w:t xml:space="preserve">        OpenFlow Controller.  If this element is not present, then</w:t>
              </w:r>
            </w:ins>
          </w:p>
          <w:p w14:paraId="069072A3" w14:textId="77777777" w:rsidR="009F3611" w:rsidRPr="00B80901" w:rsidRDefault="009F3611" w:rsidP="009F3611">
            <w:pPr>
              <w:pStyle w:val="XML1"/>
              <w:rPr>
                <w:ins w:id="27103" w:author="Thomas Dietz" w:date="2012-08-08T17:05:00Z"/>
                <w:rPrChange w:id="27104" w:author="Thomas Dietz" w:date="2012-08-10T13:22:00Z">
                  <w:rPr>
                    <w:ins w:id="27105" w:author="Thomas Dietz" w:date="2012-08-08T17:05:00Z"/>
                    <w:lang w:val="de-DE"/>
                  </w:rPr>
                </w:rPrChange>
              </w:rPr>
            </w:pPr>
            <w:ins w:id="27106" w:author="Thomas Dietz" w:date="2012-08-08T17:05:00Z">
              <w:r w:rsidRPr="00B80901">
                <w:rPr>
                  <w:rPrChange w:id="27107" w:author="Thomas Dietz" w:date="2012-08-10T13:22:00Z">
                    <w:rPr>
                      <w:lang w:val="de-DE"/>
                    </w:rPr>
                  </w:rPrChange>
                </w:rPr>
                <w:t xml:space="preserve">        the port number is chosen arbitrarily by the OpenFlow</w:t>
              </w:r>
            </w:ins>
          </w:p>
          <w:p w14:paraId="6E8A9CAC" w14:textId="77777777" w:rsidR="009F3611" w:rsidRPr="00B80901" w:rsidRDefault="009F3611" w:rsidP="009F3611">
            <w:pPr>
              <w:pStyle w:val="XML1"/>
              <w:rPr>
                <w:ins w:id="27108" w:author="Thomas Dietz" w:date="2012-08-08T17:05:00Z"/>
                <w:rPrChange w:id="27109" w:author="Thomas Dietz" w:date="2012-08-10T13:22:00Z">
                  <w:rPr>
                    <w:ins w:id="27110" w:author="Thomas Dietz" w:date="2012-08-08T17:05:00Z"/>
                    <w:lang w:val="de-DE"/>
                  </w:rPr>
                </w:rPrChange>
              </w:rPr>
            </w:pPr>
            <w:ins w:id="27111" w:author="Thomas Dietz" w:date="2012-08-08T17:05:00Z">
              <w:r w:rsidRPr="00B80901">
                <w:rPr>
                  <w:rPrChange w:id="27112" w:author="Thomas Dietz" w:date="2012-08-10T13:22:00Z">
                    <w:rPr>
                      <w:lang w:val="de-DE"/>
                    </w:rPr>
                  </w:rPrChange>
                </w:rPr>
                <w:t xml:space="preserve">        Logical Switch.</w:t>
              </w:r>
            </w:ins>
          </w:p>
          <w:p w14:paraId="56A95AEF" w14:textId="77777777" w:rsidR="009F3611" w:rsidRPr="00B80901" w:rsidRDefault="009F3611" w:rsidP="009F3611">
            <w:pPr>
              <w:pStyle w:val="XML1"/>
              <w:rPr>
                <w:ins w:id="27113" w:author="Thomas Dietz" w:date="2012-08-08T17:05:00Z"/>
                <w:rPrChange w:id="27114" w:author="Thomas Dietz" w:date="2012-08-10T13:22:00Z">
                  <w:rPr>
                    <w:ins w:id="27115" w:author="Thomas Dietz" w:date="2012-08-08T17:05:00Z"/>
                    <w:lang w:val="de-DE"/>
                  </w:rPr>
                </w:rPrChange>
              </w:rPr>
            </w:pPr>
            <w:ins w:id="27116" w:author="Thomas Dietz" w:date="2012-08-08T17:05:00Z">
              <w:r w:rsidRPr="00B80901">
                <w:rPr>
                  <w:rPrChange w:id="27117" w:author="Thomas Dietz" w:date="2012-08-10T13:22:00Z">
                    <w:rPr>
                      <w:lang w:val="de-DE"/>
                    </w:rPr>
                  </w:rPrChange>
                </w:rPr>
                <w:t xml:space="preserve">      </w:t>
              </w:r>
            </w:ins>
          </w:p>
          <w:p w14:paraId="3A12649B" w14:textId="77777777" w:rsidR="009F3611" w:rsidRPr="00B80901" w:rsidRDefault="009F3611" w:rsidP="009F3611">
            <w:pPr>
              <w:pStyle w:val="XML1"/>
              <w:rPr>
                <w:ins w:id="27118" w:author="Thomas Dietz" w:date="2012-08-08T17:05:00Z"/>
                <w:rPrChange w:id="27119" w:author="Thomas Dietz" w:date="2012-08-10T13:22:00Z">
                  <w:rPr>
                    <w:ins w:id="27120" w:author="Thomas Dietz" w:date="2012-08-08T17:05:00Z"/>
                    <w:lang w:val="de-DE"/>
                  </w:rPr>
                </w:rPrChange>
              </w:rPr>
            </w:pPr>
            <w:ins w:id="27121" w:author="Thomas Dietz" w:date="2012-08-08T17:05:00Z">
              <w:r w:rsidRPr="00B80901">
                <w:rPr>
                  <w:rPrChange w:id="27122" w:author="Thomas Dietz" w:date="2012-08-10T13:22:00Z">
                    <w:rPr>
                      <w:lang w:val="de-DE"/>
                    </w:rPr>
                  </w:rPrChange>
                </w:rPr>
                <w:t xml:space="preserve">        This element is optional. Attempts to set this element to a</w:t>
              </w:r>
            </w:ins>
          </w:p>
          <w:p w14:paraId="6EAA69B8" w14:textId="77777777" w:rsidR="009F3611" w:rsidRPr="00B80901" w:rsidRDefault="009F3611" w:rsidP="009F3611">
            <w:pPr>
              <w:pStyle w:val="XML1"/>
              <w:rPr>
                <w:ins w:id="27123" w:author="Thomas Dietz" w:date="2012-08-08T17:05:00Z"/>
                <w:rPrChange w:id="27124" w:author="Thomas Dietz" w:date="2012-08-10T13:22:00Z">
                  <w:rPr>
                    <w:ins w:id="27125" w:author="Thomas Dietz" w:date="2012-08-08T17:05:00Z"/>
                    <w:lang w:val="de-DE"/>
                  </w:rPr>
                </w:rPrChange>
              </w:rPr>
            </w:pPr>
            <w:ins w:id="27126" w:author="Thomas Dietz" w:date="2012-08-08T17:05:00Z">
              <w:r w:rsidRPr="00B80901">
                <w:rPr>
                  <w:rPrChange w:id="27127" w:author="Thomas Dietz" w:date="2012-08-10T13:22:00Z">
                    <w:rPr>
                      <w:lang w:val="de-DE"/>
                    </w:rPr>
                  </w:rPrChange>
                </w:rPr>
                <w:t xml:space="preserve">        port number that cannot be used by the OpenFlow Logical</w:t>
              </w:r>
            </w:ins>
          </w:p>
          <w:p w14:paraId="1AA6A8C3" w14:textId="77777777" w:rsidR="009F3611" w:rsidRPr="00B80901" w:rsidRDefault="009F3611" w:rsidP="009F3611">
            <w:pPr>
              <w:pStyle w:val="XML1"/>
              <w:rPr>
                <w:ins w:id="27128" w:author="Thomas Dietz" w:date="2012-08-08T17:05:00Z"/>
                <w:rPrChange w:id="27129" w:author="Thomas Dietz" w:date="2012-08-10T13:22:00Z">
                  <w:rPr>
                    <w:ins w:id="27130" w:author="Thomas Dietz" w:date="2012-08-08T17:05:00Z"/>
                    <w:lang w:val="de-DE"/>
                  </w:rPr>
                </w:rPrChange>
              </w:rPr>
            </w:pPr>
            <w:ins w:id="27131" w:author="Thomas Dietz" w:date="2012-08-08T17:05:00Z">
              <w:r w:rsidRPr="00B80901">
                <w:rPr>
                  <w:rPrChange w:id="27132" w:author="Thomas Dietz" w:date="2012-08-10T13:22:00Z">
                    <w:rPr>
                      <w:lang w:val="de-DE"/>
                    </w:rPr>
                  </w:rPrChange>
                </w:rPr>
                <w:t xml:space="preserve">        Switch MUST result in an 'bad-element' error with type</w:t>
              </w:r>
            </w:ins>
          </w:p>
          <w:p w14:paraId="06A5107E" w14:textId="77777777" w:rsidR="009F3611" w:rsidRPr="00B80901" w:rsidRDefault="009F3611" w:rsidP="009F3611">
            <w:pPr>
              <w:pStyle w:val="XML1"/>
              <w:rPr>
                <w:ins w:id="27133" w:author="Thomas Dietz" w:date="2012-08-08T17:05:00Z"/>
                <w:rPrChange w:id="27134" w:author="Thomas Dietz" w:date="2012-08-10T13:22:00Z">
                  <w:rPr>
                    <w:ins w:id="27135" w:author="Thomas Dietz" w:date="2012-08-08T17:05:00Z"/>
                    <w:lang w:val="de-DE"/>
                  </w:rPr>
                </w:rPrChange>
              </w:rPr>
            </w:pPr>
            <w:ins w:id="27136" w:author="Thomas Dietz" w:date="2012-08-08T17:05:00Z">
              <w:r w:rsidRPr="00B80901">
                <w:rPr>
                  <w:rPrChange w:id="27137" w:author="Thomas Dietz" w:date="2012-08-10T13:22:00Z">
                    <w:rPr>
                      <w:lang w:val="de-DE"/>
                    </w:rPr>
                  </w:rPrChange>
                </w:rPr>
                <w:t xml:space="preserve">        'application'. The &lt;error-info&gt; element MUST contain the</w:t>
              </w:r>
            </w:ins>
          </w:p>
          <w:p w14:paraId="0576687A" w14:textId="77777777" w:rsidR="009F3611" w:rsidRPr="00B80901" w:rsidRDefault="009F3611" w:rsidP="009F3611">
            <w:pPr>
              <w:pStyle w:val="XML1"/>
              <w:rPr>
                <w:ins w:id="27138" w:author="Thomas Dietz" w:date="2012-08-08T17:05:00Z"/>
                <w:rPrChange w:id="27139" w:author="Thomas Dietz" w:date="2012-08-10T13:22:00Z">
                  <w:rPr>
                    <w:ins w:id="27140" w:author="Thomas Dietz" w:date="2012-08-08T17:05:00Z"/>
                    <w:lang w:val="de-DE"/>
                  </w:rPr>
                </w:rPrChange>
              </w:rPr>
            </w:pPr>
            <w:ins w:id="27141" w:author="Thomas Dietz" w:date="2012-08-08T17:05:00Z">
              <w:r w:rsidRPr="00B80901">
                <w:rPr>
                  <w:rPrChange w:id="27142" w:author="Thomas Dietz" w:date="2012-08-10T13:22:00Z">
                    <w:rPr>
                      <w:lang w:val="de-DE"/>
                    </w:rPr>
                  </w:rPrChange>
                </w:rPr>
                <w:t xml:space="preserve">        name of this element in the &lt;bad-element&gt; element.";</w:t>
              </w:r>
            </w:ins>
          </w:p>
          <w:p w14:paraId="2A92B45D" w14:textId="77777777" w:rsidR="009F3611" w:rsidRPr="00B80901" w:rsidRDefault="009F3611" w:rsidP="009F3611">
            <w:pPr>
              <w:pStyle w:val="XML1"/>
              <w:rPr>
                <w:ins w:id="27143" w:author="Thomas Dietz" w:date="2012-08-08T17:05:00Z"/>
                <w:rPrChange w:id="27144" w:author="Thomas Dietz" w:date="2012-08-10T13:22:00Z">
                  <w:rPr>
                    <w:ins w:id="27145" w:author="Thomas Dietz" w:date="2012-08-08T17:05:00Z"/>
                    <w:lang w:val="de-DE"/>
                  </w:rPr>
                </w:rPrChange>
              </w:rPr>
            </w:pPr>
            <w:ins w:id="27146" w:author="Thomas Dietz" w:date="2012-08-08T17:05:00Z">
              <w:r w:rsidRPr="00B80901">
                <w:rPr>
                  <w:rPrChange w:id="27147" w:author="Thomas Dietz" w:date="2012-08-10T13:22:00Z">
                    <w:rPr>
                      <w:lang w:val="de-DE"/>
                    </w:rPr>
                  </w:rPrChange>
                </w:rPr>
                <w:t xml:space="preserve">    }</w:t>
              </w:r>
            </w:ins>
          </w:p>
          <w:p w14:paraId="591E156C" w14:textId="77777777" w:rsidR="009F3611" w:rsidRPr="00B80901" w:rsidRDefault="009F3611" w:rsidP="009F3611">
            <w:pPr>
              <w:pStyle w:val="XML1"/>
              <w:rPr>
                <w:ins w:id="27148" w:author="Thomas Dietz" w:date="2012-08-08T17:05:00Z"/>
                <w:rPrChange w:id="27149" w:author="Thomas Dietz" w:date="2012-08-10T13:22:00Z">
                  <w:rPr>
                    <w:ins w:id="27150" w:author="Thomas Dietz" w:date="2012-08-08T17:05:00Z"/>
                    <w:lang w:val="de-DE"/>
                  </w:rPr>
                </w:rPrChange>
              </w:rPr>
            </w:pPr>
            <w:ins w:id="27151" w:author="Thomas Dietz" w:date="2012-08-08T17:05:00Z">
              <w:r w:rsidRPr="00B80901">
                <w:rPr>
                  <w:rPrChange w:id="27152" w:author="Thomas Dietz" w:date="2012-08-10T13:22:00Z">
                    <w:rPr>
                      <w:lang w:val="de-DE"/>
                    </w:rPr>
                  </w:rPrChange>
                </w:rPr>
                <w:t xml:space="preserve">    leaf protocol {</w:t>
              </w:r>
            </w:ins>
          </w:p>
          <w:p w14:paraId="7228AE91" w14:textId="77777777" w:rsidR="009F3611" w:rsidRPr="00B80901" w:rsidRDefault="009F3611" w:rsidP="009F3611">
            <w:pPr>
              <w:pStyle w:val="XML1"/>
              <w:rPr>
                <w:ins w:id="27153" w:author="Thomas Dietz" w:date="2012-08-08T17:05:00Z"/>
                <w:rPrChange w:id="27154" w:author="Thomas Dietz" w:date="2012-08-10T13:22:00Z">
                  <w:rPr>
                    <w:ins w:id="27155" w:author="Thomas Dietz" w:date="2012-08-08T17:05:00Z"/>
                    <w:lang w:val="de-DE"/>
                  </w:rPr>
                </w:rPrChange>
              </w:rPr>
            </w:pPr>
            <w:ins w:id="27156" w:author="Thomas Dietz" w:date="2012-08-08T17:05:00Z">
              <w:r w:rsidRPr="00B80901">
                <w:rPr>
                  <w:rPrChange w:id="27157" w:author="Thomas Dietz" w:date="2012-08-10T13:22:00Z">
                    <w:rPr>
                      <w:lang w:val="de-DE"/>
                    </w:rPr>
                  </w:rPrChange>
                </w:rPr>
                <w:t xml:space="preserve">      type enumeration {</w:t>
              </w:r>
            </w:ins>
          </w:p>
          <w:p w14:paraId="1DBDE4D1" w14:textId="77777777" w:rsidR="009F3611" w:rsidRPr="00B80901" w:rsidRDefault="009F3611" w:rsidP="009F3611">
            <w:pPr>
              <w:pStyle w:val="XML1"/>
              <w:rPr>
                <w:ins w:id="27158" w:author="Thomas Dietz" w:date="2012-08-08T17:05:00Z"/>
                <w:rPrChange w:id="27159" w:author="Thomas Dietz" w:date="2012-08-10T13:22:00Z">
                  <w:rPr>
                    <w:ins w:id="27160" w:author="Thomas Dietz" w:date="2012-08-08T17:05:00Z"/>
                    <w:lang w:val="de-DE"/>
                  </w:rPr>
                </w:rPrChange>
              </w:rPr>
            </w:pPr>
            <w:ins w:id="27161" w:author="Thomas Dietz" w:date="2012-08-08T17:05:00Z">
              <w:r w:rsidRPr="00B80901">
                <w:rPr>
                  <w:rPrChange w:id="27162" w:author="Thomas Dietz" w:date="2012-08-10T13:22:00Z">
                    <w:rPr>
                      <w:lang w:val="de-DE"/>
                    </w:rPr>
                  </w:rPrChange>
                </w:rPr>
                <w:t xml:space="preserve">        enum "tcp";</w:t>
              </w:r>
            </w:ins>
          </w:p>
          <w:p w14:paraId="18FFEE3C" w14:textId="77777777" w:rsidR="009F3611" w:rsidRPr="00B80901" w:rsidRDefault="009F3611" w:rsidP="009F3611">
            <w:pPr>
              <w:pStyle w:val="XML1"/>
              <w:rPr>
                <w:ins w:id="27163" w:author="Thomas Dietz" w:date="2012-08-08T17:05:00Z"/>
                <w:rPrChange w:id="27164" w:author="Thomas Dietz" w:date="2012-08-10T13:22:00Z">
                  <w:rPr>
                    <w:ins w:id="27165" w:author="Thomas Dietz" w:date="2012-08-08T17:05:00Z"/>
                    <w:lang w:val="de-DE"/>
                  </w:rPr>
                </w:rPrChange>
              </w:rPr>
            </w:pPr>
            <w:ins w:id="27166" w:author="Thomas Dietz" w:date="2012-08-08T17:05:00Z">
              <w:r w:rsidRPr="00B80901">
                <w:rPr>
                  <w:rPrChange w:id="27167" w:author="Thomas Dietz" w:date="2012-08-10T13:22:00Z">
                    <w:rPr>
                      <w:lang w:val="de-DE"/>
                    </w:rPr>
                  </w:rPrChange>
                </w:rPr>
                <w:t xml:space="preserve">        enum "tls";</w:t>
              </w:r>
            </w:ins>
          </w:p>
          <w:p w14:paraId="2D633224" w14:textId="77777777" w:rsidR="009F3611" w:rsidRPr="00B80901" w:rsidRDefault="009F3611" w:rsidP="009F3611">
            <w:pPr>
              <w:pStyle w:val="XML1"/>
              <w:rPr>
                <w:ins w:id="27168" w:author="Thomas Dietz" w:date="2012-08-08T17:05:00Z"/>
                <w:rPrChange w:id="27169" w:author="Thomas Dietz" w:date="2012-08-10T13:22:00Z">
                  <w:rPr>
                    <w:ins w:id="27170" w:author="Thomas Dietz" w:date="2012-08-08T17:05:00Z"/>
                    <w:lang w:val="de-DE"/>
                  </w:rPr>
                </w:rPrChange>
              </w:rPr>
            </w:pPr>
            <w:ins w:id="27171" w:author="Thomas Dietz" w:date="2012-08-08T17:05:00Z">
              <w:r w:rsidRPr="00B80901">
                <w:rPr>
                  <w:rPrChange w:id="27172" w:author="Thomas Dietz" w:date="2012-08-10T13:22:00Z">
                    <w:rPr>
                      <w:lang w:val="de-DE"/>
                    </w:rPr>
                  </w:rPrChange>
                </w:rPr>
                <w:t xml:space="preserve">      }</w:t>
              </w:r>
            </w:ins>
          </w:p>
          <w:p w14:paraId="51874759" w14:textId="77777777" w:rsidR="009F3611" w:rsidRPr="00B80901" w:rsidRDefault="009F3611" w:rsidP="009F3611">
            <w:pPr>
              <w:pStyle w:val="XML1"/>
              <w:rPr>
                <w:ins w:id="27173" w:author="Thomas Dietz" w:date="2012-08-08T17:05:00Z"/>
                <w:rPrChange w:id="27174" w:author="Thomas Dietz" w:date="2012-08-10T13:22:00Z">
                  <w:rPr>
                    <w:ins w:id="27175" w:author="Thomas Dietz" w:date="2012-08-08T17:05:00Z"/>
                    <w:lang w:val="de-DE"/>
                  </w:rPr>
                </w:rPrChange>
              </w:rPr>
            </w:pPr>
            <w:ins w:id="27176" w:author="Thomas Dietz" w:date="2012-08-08T17:05:00Z">
              <w:r w:rsidRPr="00B80901">
                <w:rPr>
                  <w:rPrChange w:id="27177" w:author="Thomas Dietz" w:date="2012-08-10T13:22:00Z">
                    <w:rPr>
                      <w:lang w:val="de-DE"/>
                    </w:rPr>
                  </w:rPrChange>
                </w:rPr>
                <w:lastRenderedPageBreak/>
                <w:t xml:space="preserve">      default "tls";</w:t>
              </w:r>
            </w:ins>
          </w:p>
          <w:p w14:paraId="4DC90AFB" w14:textId="77777777" w:rsidR="009F3611" w:rsidRPr="00B80901" w:rsidRDefault="009F3611" w:rsidP="009F3611">
            <w:pPr>
              <w:pStyle w:val="XML1"/>
              <w:rPr>
                <w:ins w:id="27178" w:author="Thomas Dietz" w:date="2012-08-08T17:05:00Z"/>
                <w:rPrChange w:id="27179" w:author="Thomas Dietz" w:date="2012-08-10T13:22:00Z">
                  <w:rPr>
                    <w:ins w:id="27180" w:author="Thomas Dietz" w:date="2012-08-08T17:05:00Z"/>
                    <w:lang w:val="de-DE"/>
                  </w:rPr>
                </w:rPrChange>
              </w:rPr>
            </w:pPr>
            <w:ins w:id="27181" w:author="Thomas Dietz" w:date="2012-08-08T17:05:00Z">
              <w:r w:rsidRPr="00B80901">
                <w:rPr>
                  <w:rPrChange w:id="27182" w:author="Thomas Dietz" w:date="2012-08-10T13:22:00Z">
                    <w:rPr>
                      <w:lang w:val="de-DE"/>
                    </w:rPr>
                  </w:rPrChange>
                </w:rPr>
                <w:t xml:space="preserve">      description "The default protocol tha the OpenFlow Logical </w:t>
              </w:r>
            </w:ins>
          </w:p>
          <w:p w14:paraId="34B71D5F" w14:textId="77777777" w:rsidR="009F3611" w:rsidRPr="00B80901" w:rsidRDefault="009F3611" w:rsidP="009F3611">
            <w:pPr>
              <w:pStyle w:val="XML1"/>
              <w:rPr>
                <w:ins w:id="27183" w:author="Thomas Dietz" w:date="2012-08-08T17:05:00Z"/>
                <w:rPrChange w:id="27184" w:author="Thomas Dietz" w:date="2012-08-10T13:22:00Z">
                  <w:rPr>
                    <w:ins w:id="27185" w:author="Thomas Dietz" w:date="2012-08-08T17:05:00Z"/>
                    <w:lang w:val="de-DE"/>
                  </w:rPr>
                </w:rPrChange>
              </w:rPr>
            </w:pPr>
            <w:ins w:id="27186" w:author="Thomas Dietz" w:date="2012-08-08T17:05:00Z">
              <w:r w:rsidRPr="00B80901">
                <w:rPr>
                  <w:rPrChange w:id="27187" w:author="Thomas Dietz" w:date="2012-08-10T13:22:00Z">
                    <w:rPr>
                      <w:lang w:val="de-DE"/>
                    </w:rPr>
                  </w:rPrChange>
                </w:rPr>
                <w:t xml:space="preserve">        Switch uses to connect to this OpenFlow Controller.  'tls'</w:t>
              </w:r>
            </w:ins>
          </w:p>
          <w:p w14:paraId="6FEE8559" w14:textId="77777777" w:rsidR="009F3611" w:rsidRPr="00B80901" w:rsidRDefault="009F3611" w:rsidP="009F3611">
            <w:pPr>
              <w:pStyle w:val="XML1"/>
              <w:rPr>
                <w:ins w:id="27188" w:author="Thomas Dietz" w:date="2012-08-08T17:05:00Z"/>
                <w:rPrChange w:id="27189" w:author="Thomas Dietz" w:date="2012-08-10T13:22:00Z">
                  <w:rPr>
                    <w:ins w:id="27190" w:author="Thomas Dietz" w:date="2012-08-08T17:05:00Z"/>
                    <w:lang w:val="de-DE"/>
                  </w:rPr>
                </w:rPrChange>
              </w:rPr>
            </w:pPr>
            <w:ins w:id="27191" w:author="Thomas Dietz" w:date="2012-08-08T17:05:00Z">
              <w:r w:rsidRPr="00B80901">
                <w:rPr>
                  <w:rPrChange w:id="27192" w:author="Thomas Dietz" w:date="2012-08-10T13:22:00Z">
                    <w:rPr>
                      <w:lang w:val="de-DE"/>
                    </w:rPr>
                  </w:rPrChange>
                </w:rPr>
                <w:t xml:space="preserve">        is the default value.</w:t>
              </w:r>
            </w:ins>
          </w:p>
          <w:p w14:paraId="2C7E9E3F" w14:textId="77777777" w:rsidR="009F3611" w:rsidRPr="00B80901" w:rsidRDefault="009F3611" w:rsidP="009F3611">
            <w:pPr>
              <w:pStyle w:val="XML1"/>
              <w:rPr>
                <w:ins w:id="27193" w:author="Thomas Dietz" w:date="2012-08-08T17:05:00Z"/>
                <w:rPrChange w:id="27194" w:author="Thomas Dietz" w:date="2012-08-10T13:22:00Z">
                  <w:rPr>
                    <w:ins w:id="27195" w:author="Thomas Dietz" w:date="2012-08-08T17:05:00Z"/>
                    <w:lang w:val="de-DE"/>
                  </w:rPr>
                </w:rPrChange>
              </w:rPr>
            </w:pPr>
          </w:p>
          <w:p w14:paraId="1089948E" w14:textId="77777777" w:rsidR="009F3611" w:rsidRPr="00B80901" w:rsidRDefault="009F3611" w:rsidP="009F3611">
            <w:pPr>
              <w:pStyle w:val="XML1"/>
              <w:rPr>
                <w:ins w:id="27196" w:author="Thomas Dietz" w:date="2012-08-08T17:05:00Z"/>
                <w:rPrChange w:id="27197" w:author="Thomas Dietz" w:date="2012-08-10T13:22:00Z">
                  <w:rPr>
                    <w:ins w:id="27198" w:author="Thomas Dietz" w:date="2012-08-08T17:05:00Z"/>
                    <w:lang w:val="de-DE"/>
                  </w:rPr>
                </w:rPrChange>
              </w:rPr>
            </w:pPr>
            <w:ins w:id="27199" w:author="Thomas Dietz" w:date="2012-08-08T17:05:00Z">
              <w:r w:rsidRPr="00B80901">
                <w:rPr>
                  <w:rPrChange w:id="27200" w:author="Thomas Dietz" w:date="2012-08-10T13:22:00Z">
                    <w:rPr>
                      <w:lang w:val="de-DE"/>
                    </w:rPr>
                  </w:rPrChange>
                </w:rPr>
                <w:t xml:space="preserve">        This element is optional. If this element is not present it</w:t>
              </w:r>
            </w:ins>
          </w:p>
          <w:p w14:paraId="0914D1DF" w14:textId="77777777" w:rsidR="009F3611" w:rsidRPr="00B80901" w:rsidRDefault="009F3611" w:rsidP="009F3611">
            <w:pPr>
              <w:pStyle w:val="XML1"/>
              <w:rPr>
                <w:ins w:id="27201" w:author="Thomas Dietz" w:date="2012-08-08T17:05:00Z"/>
                <w:rPrChange w:id="27202" w:author="Thomas Dietz" w:date="2012-08-10T13:22:00Z">
                  <w:rPr>
                    <w:ins w:id="27203" w:author="Thomas Dietz" w:date="2012-08-08T17:05:00Z"/>
                    <w:lang w:val="de-DE"/>
                  </w:rPr>
                </w:rPrChange>
              </w:rPr>
            </w:pPr>
            <w:ins w:id="27204" w:author="Thomas Dietz" w:date="2012-08-08T17:05:00Z">
              <w:r w:rsidRPr="00B80901">
                <w:rPr>
                  <w:rPrChange w:id="27205" w:author="Thomas Dietz" w:date="2012-08-10T13:22:00Z">
                    <w:rPr>
                      <w:lang w:val="de-DE"/>
                    </w:rPr>
                  </w:rPrChange>
                </w:rPr>
                <w:t xml:space="preserve">        defaults to 'tls'.";</w:t>
              </w:r>
            </w:ins>
          </w:p>
          <w:p w14:paraId="7EC41A05" w14:textId="77777777" w:rsidR="009F3611" w:rsidRPr="00B80901" w:rsidRDefault="009F3611" w:rsidP="009F3611">
            <w:pPr>
              <w:pStyle w:val="XML1"/>
              <w:rPr>
                <w:ins w:id="27206" w:author="Thomas Dietz" w:date="2012-08-08T17:05:00Z"/>
                <w:rPrChange w:id="27207" w:author="Thomas Dietz" w:date="2012-08-10T13:22:00Z">
                  <w:rPr>
                    <w:ins w:id="27208" w:author="Thomas Dietz" w:date="2012-08-08T17:05:00Z"/>
                    <w:lang w:val="de-DE"/>
                  </w:rPr>
                </w:rPrChange>
              </w:rPr>
            </w:pPr>
            <w:ins w:id="27209" w:author="Thomas Dietz" w:date="2012-08-08T17:05:00Z">
              <w:r w:rsidRPr="00B80901">
                <w:rPr>
                  <w:rPrChange w:id="27210" w:author="Thomas Dietz" w:date="2012-08-10T13:22:00Z">
                    <w:rPr>
                      <w:lang w:val="de-DE"/>
                    </w:rPr>
                  </w:rPrChange>
                </w:rPr>
                <w:t xml:space="preserve">    }</w:t>
              </w:r>
            </w:ins>
          </w:p>
          <w:p w14:paraId="442732FE" w14:textId="77777777" w:rsidR="009F3611" w:rsidRPr="00B80901" w:rsidRDefault="009F3611" w:rsidP="009F3611">
            <w:pPr>
              <w:pStyle w:val="XML1"/>
              <w:rPr>
                <w:ins w:id="27211" w:author="Thomas Dietz" w:date="2012-08-08T17:05:00Z"/>
                <w:rPrChange w:id="27212" w:author="Thomas Dietz" w:date="2012-08-10T13:22:00Z">
                  <w:rPr>
                    <w:ins w:id="27213" w:author="Thomas Dietz" w:date="2012-08-08T17:05:00Z"/>
                    <w:lang w:val="de-DE"/>
                  </w:rPr>
                </w:rPrChange>
              </w:rPr>
            </w:pPr>
            <w:ins w:id="27214" w:author="Thomas Dietz" w:date="2012-08-08T17:05:00Z">
              <w:r w:rsidRPr="00B80901">
                <w:rPr>
                  <w:rPrChange w:id="27215" w:author="Thomas Dietz" w:date="2012-08-10T13:22:00Z">
                    <w:rPr>
                      <w:lang w:val="de-DE"/>
                    </w:rPr>
                  </w:rPrChange>
                </w:rPr>
                <w:t xml:space="preserve">    container state {</w:t>
              </w:r>
            </w:ins>
          </w:p>
          <w:p w14:paraId="2EDC19CF" w14:textId="77777777" w:rsidR="009F3611" w:rsidRPr="00B80901" w:rsidRDefault="009F3611" w:rsidP="009F3611">
            <w:pPr>
              <w:pStyle w:val="XML1"/>
              <w:rPr>
                <w:ins w:id="27216" w:author="Thomas Dietz" w:date="2012-08-08T17:05:00Z"/>
                <w:rPrChange w:id="27217" w:author="Thomas Dietz" w:date="2012-08-10T13:22:00Z">
                  <w:rPr>
                    <w:ins w:id="27218" w:author="Thomas Dietz" w:date="2012-08-08T17:05:00Z"/>
                    <w:lang w:val="de-DE"/>
                  </w:rPr>
                </w:rPrChange>
              </w:rPr>
            </w:pPr>
            <w:ins w:id="27219" w:author="Thomas Dietz" w:date="2012-08-08T17:05:00Z">
              <w:r w:rsidRPr="00B80901">
                <w:rPr>
                  <w:rPrChange w:id="27220" w:author="Thomas Dietz" w:date="2012-08-10T13:22:00Z">
                    <w:rPr>
                      <w:lang w:val="de-DE"/>
                    </w:rPr>
                  </w:rPrChange>
                </w:rPr>
                <w:t xml:space="preserve">      config false;</w:t>
              </w:r>
            </w:ins>
          </w:p>
          <w:p w14:paraId="4CD6E461" w14:textId="77777777" w:rsidR="009F3611" w:rsidRPr="00B80901" w:rsidRDefault="009F3611" w:rsidP="009F3611">
            <w:pPr>
              <w:pStyle w:val="XML1"/>
              <w:rPr>
                <w:ins w:id="27221" w:author="Thomas Dietz" w:date="2012-08-08T17:05:00Z"/>
                <w:rPrChange w:id="27222" w:author="Thomas Dietz" w:date="2012-08-10T13:22:00Z">
                  <w:rPr>
                    <w:ins w:id="27223" w:author="Thomas Dietz" w:date="2012-08-08T17:05:00Z"/>
                    <w:lang w:val="de-DE"/>
                  </w:rPr>
                </w:rPrChange>
              </w:rPr>
            </w:pPr>
            <w:ins w:id="27224" w:author="Thomas Dietz" w:date="2012-08-08T17:05:00Z">
              <w:r w:rsidRPr="00B80901">
                <w:rPr>
                  <w:rPrChange w:id="27225" w:author="Thomas Dietz" w:date="2012-08-10T13:22:00Z">
                    <w:rPr>
                      <w:lang w:val="de-DE"/>
                    </w:rPr>
                  </w:rPrChange>
                </w:rPr>
                <w:t xml:space="preserve">      description "This container holds connection state</w:t>
              </w:r>
            </w:ins>
          </w:p>
          <w:p w14:paraId="6B043055" w14:textId="77777777" w:rsidR="009F3611" w:rsidRPr="00B80901" w:rsidRDefault="009F3611" w:rsidP="009F3611">
            <w:pPr>
              <w:pStyle w:val="XML1"/>
              <w:rPr>
                <w:ins w:id="27226" w:author="Thomas Dietz" w:date="2012-08-08T17:05:00Z"/>
                <w:rPrChange w:id="27227" w:author="Thomas Dietz" w:date="2012-08-10T13:22:00Z">
                  <w:rPr>
                    <w:ins w:id="27228" w:author="Thomas Dietz" w:date="2012-08-08T17:05:00Z"/>
                    <w:lang w:val="de-DE"/>
                  </w:rPr>
                </w:rPrChange>
              </w:rPr>
            </w:pPr>
            <w:ins w:id="27229" w:author="Thomas Dietz" w:date="2012-08-08T17:05:00Z">
              <w:r w:rsidRPr="00B80901">
                <w:rPr>
                  <w:rPrChange w:id="27230" w:author="Thomas Dietz" w:date="2012-08-10T13:22:00Z">
                    <w:rPr>
                      <w:lang w:val="de-DE"/>
                    </w:rPr>
                  </w:rPrChange>
                </w:rPr>
                <w:t xml:space="preserve">        information that indicate the connection state of the</w:t>
              </w:r>
            </w:ins>
          </w:p>
          <w:p w14:paraId="1ABF1794" w14:textId="77777777" w:rsidR="009F3611" w:rsidRPr="00B80901" w:rsidRDefault="009F3611" w:rsidP="009F3611">
            <w:pPr>
              <w:pStyle w:val="XML1"/>
              <w:rPr>
                <w:ins w:id="27231" w:author="Thomas Dietz" w:date="2012-08-08T17:05:00Z"/>
                <w:rPrChange w:id="27232" w:author="Thomas Dietz" w:date="2012-08-10T13:22:00Z">
                  <w:rPr>
                    <w:ins w:id="27233" w:author="Thomas Dietz" w:date="2012-08-08T17:05:00Z"/>
                    <w:lang w:val="de-DE"/>
                  </w:rPr>
                </w:rPrChange>
              </w:rPr>
            </w:pPr>
            <w:ins w:id="27234" w:author="Thomas Dietz" w:date="2012-08-08T17:05:00Z">
              <w:r w:rsidRPr="00B80901">
                <w:rPr>
                  <w:rPrChange w:id="27235" w:author="Thomas Dietz" w:date="2012-08-10T13:22:00Z">
                    <w:rPr>
                      <w:lang w:val="de-DE"/>
                    </w:rPr>
                  </w:rPrChange>
                </w:rPr>
                <w:t xml:space="preserve">        OpenFlow Logical Switch and the OpenFlow protocol version</w:t>
              </w:r>
            </w:ins>
          </w:p>
          <w:p w14:paraId="2FF8556B" w14:textId="77777777" w:rsidR="009F3611" w:rsidRPr="00B80901" w:rsidRDefault="009F3611" w:rsidP="009F3611">
            <w:pPr>
              <w:pStyle w:val="XML1"/>
              <w:rPr>
                <w:ins w:id="27236" w:author="Thomas Dietz" w:date="2012-08-08T17:05:00Z"/>
                <w:rPrChange w:id="27237" w:author="Thomas Dietz" w:date="2012-08-10T13:22:00Z">
                  <w:rPr>
                    <w:ins w:id="27238" w:author="Thomas Dietz" w:date="2012-08-08T17:05:00Z"/>
                    <w:lang w:val="de-DE"/>
                  </w:rPr>
                </w:rPrChange>
              </w:rPr>
            </w:pPr>
            <w:ins w:id="27239" w:author="Thomas Dietz" w:date="2012-08-08T17:05:00Z">
              <w:r w:rsidRPr="00B80901">
                <w:rPr>
                  <w:rPrChange w:id="27240" w:author="Thomas Dietz" w:date="2012-08-10T13:22:00Z">
                    <w:rPr>
                      <w:lang w:val="de-DE"/>
                    </w:rPr>
                  </w:rPrChange>
                </w:rPr>
                <w:t xml:space="preserve">        used for the connection.</w:t>
              </w:r>
            </w:ins>
          </w:p>
          <w:p w14:paraId="64F1BCBD" w14:textId="77777777" w:rsidR="009F3611" w:rsidRPr="00B80901" w:rsidRDefault="009F3611" w:rsidP="009F3611">
            <w:pPr>
              <w:pStyle w:val="XML1"/>
              <w:rPr>
                <w:ins w:id="27241" w:author="Thomas Dietz" w:date="2012-08-08T17:05:00Z"/>
                <w:rPrChange w:id="27242" w:author="Thomas Dietz" w:date="2012-08-10T13:22:00Z">
                  <w:rPr>
                    <w:ins w:id="27243" w:author="Thomas Dietz" w:date="2012-08-08T17:05:00Z"/>
                    <w:lang w:val="de-DE"/>
                  </w:rPr>
                </w:rPrChange>
              </w:rPr>
            </w:pPr>
          </w:p>
          <w:p w14:paraId="28E29AD1" w14:textId="77777777" w:rsidR="009F3611" w:rsidRPr="00B80901" w:rsidRDefault="009F3611" w:rsidP="009F3611">
            <w:pPr>
              <w:pStyle w:val="XML1"/>
              <w:rPr>
                <w:ins w:id="27244" w:author="Thomas Dietz" w:date="2012-08-08T17:05:00Z"/>
                <w:rPrChange w:id="27245" w:author="Thomas Dietz" w:date="2012-08-10T13:22:00Z">
                  <w:rPr>
                    <w:ins w:id="27246" w:author="Thomas Dietz" w:date="2012-08-08T17:05:00Z"/>
                    <w:lang w:val="de-DE"/>
                  </w:rPr>
                </w:rPrChange>
              </w:rPr>
            </w:pPr>
            <w:ins w:id="27247" w:author="Thomas Dietz" w:date="2012-08-08T17:05:00Z">
              <w:r w:rsidRPr="00B80901">
                <w:rPr>
                  <w:rPrChange w:id="27248" w:author="Thomas Dietz" w:date="2012-08-10T13:22:00Z">
                    <w:rPr>
                      <w:lang w:val="de-DE"/>
                    </w:rPr>
                  </w:rPrChange>
                </w:rPr>
                <w:t xml:space="preserve">        Children of this element are not configurable and can only</w:t>
              </w:r>
            </w:ins>
          </w:p>
          <w:p w14:paraId="185A1CF1" w14:textId="77777777" w:rsidR="009F3611" w:rsidRPr="00B80901" w:rsidRDefault="009F3611" w:rsidP="009F3611">
            <w:pPr>
              <w:pStyle w:val="XML1"/>
              <w:rPr>
                <w:ins w:id="27249" w:author="Thomas Dietz" w:date="2012-08-08T17:05:00Z"/>
                <w:rPrChange w:id="27250" w:author="Thomas Dietz" w:date="2012-08-10T13:22:00Z">
                  <w:rPr>
                    <w:ins w:id="27251" w:author="Thomas Dietz" w:date="2012-08-08T17:05:00Z"/>
                    <w:lang w:val="de-DE"/>
                  </w:rPr>
                </w:rPrChange>
              </w:rPr>
            </w:pPr>
            <w:ins w:id="27252" w:author="Thomas Dietz" w:date="2012-08-08T17:05:00Z">
              <w:r w:rsidRPr="00B80901">
                <w:rPr>
                  <w:rPrChange w:id="27253" w:author="Thomas Dietz" w:date="2012-08-10T13:22:00Z">
                    <w:rPr>
                      <w:lang w:val="de-DE"/>
                    </w:rPr>
                  </w:rPrChange>
                </w:rPr>
                <w:t xml:space="preserve">        be retrieved by NETCONF &lt;get&gt; operations. Attemps to modify</w:t>
              </w:r>
            </w:ins>
          </w:p>
          <w:p w14:paraId="54151B4C" w14:textId="77777777" w:rsidR="009F3611" w:rsidRPr="00B80901" w:rsidRDefault="009F3611" w:rsidP="009F3611">
            <w:pPr>
              <w:pStyle w:val="XML1"/>
              <w:rPr>
                <w:ins w:id="27254" w:author="Thomas Dietz" w:date="2012-08-08T17:05:00Z"/>
                <w:rPrChange w:id="27255" w:author="Thomas Dietz" w:date="2012-08-10T13:22:00Z">
                  <w:rPr>
                    <w:ins w:id="27256" w:author="Thomas Dietz" w:date="2012-08-08T17:05:00Z"/>
                    <w:lang w:val="de-DE"/>
                  </w:rPr>
                </w:rPrChange>
              </w:rPr>
            </w:pPr>
            <w:ins w:id="27257" w:author="Thomas Dietz" w:date="2012-08-08T17:05:00Z">
              <w:r w:rsidRPr="00B80901">
                <w:rPr>
                  <w:rPrChange w:id="27258" w:author="Thomas Dietz" w:date="2012-08-10T13:22:00Z">
                    <w:rPr>
                      <w:lang w:val="de-DE"/>
                    </w:rPr>
                  </w:rPrChange>
                </w:rPr>
                <w:t xml:space="preserve">        this element and its children with a NETCONF &lt;edit-config&gt;</w:t>
              </w:r>
            </w:ins>
          </w:p>
          <w:p w14:paraId="48C512F8" w14:textId="77777777" w:rsidR="009F3611" w:rsidRPr="00B80901" w:rsidRDefault="009F3611" w:rsidP="009F3611">
            <w:pPr>
              <w:pStyle w:val="XML1"/>
              <w:rPr>
                <w:ins w:id="27259" w:author="Thomas Dietz" w:date="2012-08-08T17:05:00Z"/>
                <w:rPrChange w:id="27260" w:author="Thomas Dietz" w:date="2012-08-10T13:22:00Z">
                  <w:rPr>
                    <w:ins w:id="27261" w:author="Thomas Dietz" w:date="2012-08-08T17:05:00Z"/>
                    <w:lang w:val="de-DE"/>
                  </w:rPr>
                </w:rPrChange>
              </w:rPr>
            </w:pPr>
            <w:ins w:id="27262" w:author="Thomas Dietz" w:date="2012-08-08T17:05:00Z">
              <w:r w:rsidRPr="00B80901">
                <w:rPr>
                  <w:rPrChange w:id="27263" w:author="Thomas Dietz" w:date="2012-08-10T13:22:00Z">
                    <w:rPr>
                      <w:lang w:val="de-DE"/>
                    </w:rPr>
                  </w:rPrChange>
                </w:rPr>
                <w:t xml:space="preserve">        operation MUST result in an 'operation-not-supported' error</w:t>
              </w:r>
            </w:ins>
          </w:p>
          <w:p w14:paraId="4B757E33" w14:textId="77777777" w:rsidR="009F3611" w:rsidRPr="00B80901" w:rsidRDefault="009F3611" w:rsidP="009F3611">
            <w:pPr>
              <w:pStyle w:val="XML1"/>
              <w:rPr>
                <w:ins w:id="27264" w:author="Thomas Dietz" w:date="2012-08-08T17:05:00Z"/>
                <w:rPrChange w:id="27265" w:author="Thomas Dietz" w:date="2012-08-10T13:22:00Z">
                  <w:rPr>
                    <w:ins w:id="27266" w:author="Thomas Dietz" w:date="2012-08-08T17:05:00Z"/>
                    <w:lang w:val="de-DE"/>
                  </w:rPr>
                </w:rPrChange>
              </w:rPr>
            </w:pPr>
            <w:ins w:id="27267" w:author="Thomas Dietz" w:date="2012-08-08T17:05:00Z">
              <w:r w:rsidRPr="00B80901">
                <w:rPr>
                  <w:rPrChange w:id="27268" w:author="Thomas Dietz" w:date="2012-08-10T13:22:00Z">
                    <w:rPr>
                      <w:lang w:val="de-DE"/>
                    </w:rPr>
                  </w:rPrChange>
                </w:rPr>
                <w:t xml:space="preserve">        with type 'application'.";</w:t>
              </w:r>
            </w:ins>
          </w:p>
          <w:p w14:paraId="757736A7" w14:textId="77777777" w:rsidR="009F3611" w:rsidRPr="00B80901" w:rsidRDefault="009F3611" w:rsidP="009F3611">
            <w:pPr>
              <w:pStyle w:val="XML1"/>
              <w:rPr>
                <w:ins w:id="27269" w:author="Thomas Dietz" w:date="2012-08-08T17:05:00Z"/>
                <w:rPrChange w:id="27270" w:author="Thomas Dietz" w:date="2012-08-10T13:22:00Z">
                  <w:rPr>
                    <w:ins w:id="27271" w:author="Thomas Dietz" w:date="2012-08-08T17:05:00Z"/>
                    <w:lang w:val="de-DE"/>
                  </w:rPr>
                </w:rPrChange>
              </w:rPr>
            </w:pPr>
            <w:ins w:id="27272" w:author="Thomas Dietz" w:date="2012-08-08T17:05:00Z">
              <w:r w:rsidRPr="00B80901">
                <w:rPr>
                  <w:rPrChange w:id="27273" w:author="Thomas Dietz" w:date="2012-08-10T13:22:00Z">
                    <w:rPr>
                      <w:lang w:val="de-DE"/>
                    </w:rPr>
                  </w:rPrChange>
                </w:rPr>
                <w:t xml:space="preserve">      leaf connection-state {</w:t>
              </w:r>
            </w:ins>
          </w:p>
          <w:p w14:paraId="7978937C" w14:textId="77777777" w:rsidR="009F3611" w:rsidRPr="00B80901" w:rsidRDefault="009F3611" w:rsidP="009F3611">
            <w:pPr>
              <w:pStyle w:val="XML1"/>
              <w:rPr>
                <w:ins w:id="27274" w:author="Thomas Dietz" w:date="2012-08-08T17:05:00Z"/>
                <w:rPrChange w:id="27275" w:author="Thomas Dietz" w:date="2012-08-10T13:22:00Z">
                  <w:rPr>
                    <w:ins w:id="27276" w:author="Thomas Dietz" w:date="2012-08-08T17:05:00Z"/>
                    <w:lang w:val="de-DE"/>
                  </w:rPr>
                </w:rPrChange>
              </w:rPr>
            </w:pPr>
            <w:ins w:id="27277" w:author="Thomas Dietz" w:date="2012-08-08T17:05:00Z">
              <w:r w:rsidRPr="00B80901">
                <w:rPr>
                  <w:rPrChange w:id="27278" w:author="Thomas Dietz" w:date="2012-08-10T13:22:00Z">
                    <w:rPr>
                      <w:lang w:val="de-DE"/>
                    </w:rPr>
                  </w:rPrChange>
                </w:rPr>
                <w:t xml:space="preserve">        type OFUpDownStateType;</w:t>
              </w:r>
            </w:ins>
          </w:p>
          <w:p w14:paraId="21BEEEC4" w14:textId="77777777" w:rsidR="009F3611" w:rsidRPr="00B80901" w:rsidRDefault="009F3611" w:rsidP="009F3611">
            <w:pPr>
              <w:pStyle w:val="XML1"/>
              <w:rPr>
                <w:ins w:id="27279" w:author="Thomas Dietz" w:date="2012-08-08T17:05:00Z"/>
                <w:rPrChange w:id="27280" w:author="Thomas Dietz" w:date="2012-08-10T13:22:00Z">
                  <w:rPr>
                    <w:ins w:id="27281" w:author="Thomas Dietz" w:date="2012-08-08T17:05:00Z"/>
                    <w:lang w:val="de-DE"/>
                  </w:rPr>
                </w:rPrChange>
              </w:rPr>
            </w:pPr>
            <w:ins w:id="27282" w:author="Thomas Dietz" w:date="2012-08-08T17:05:00Z">
              <w:r w:rsidRPr="00B80901">
                <w:rPr>
                  <w:rPrChange w:id="27283" w:author="Thomas Dietz" w:date="2012-08-10T13:22:00Z">
                    <w:rPr>
                      <w:lang w:val="de-DE"/>
                    </w:rPr>
                  </w:rPrChange>
                </w:rPr>
                <w:t xml:space="preserve">        description "This object indicates the connections state of</w:t>
              </w:r>
            </w:ins>
          </w:p>
          <w:p w14:paraId="34DA8C47" w14:textId="77777777" w:rsidR="009F3611" w:rsidRPr="00B80901" w:rsidRDefault="009F3611" w:rsidP="009F3611">
            <w:pPr>
              <w:pStyle w:val="XML1"/>
              <w:rPr>
                <w:ins w:id="27284" w:author="Thomas Dietz" w:date="2012-08-08T17:05:00Z"/>
                <w:rPrChange w:id="27285" w:author="Thomas Dietz" w:date="2012-08-10T13:22:00Z">
                  <w:rPr>
                    <w:ins w:id="27286" w:author="Thomas Dietz" w:date="2012-08-08T17:05:00Z"/>
                    <w:lang w:val="de-DE"/>
                  </w:rPr>
                </w:rPrChange>
              </w:rPr>
            </w:pPr>
            <w:ins w:id="27287" w:author="Thomas Dietz" w:date="2012-08-08T17:05:00Z">
              <w:r w:rsidRPr="00B80901">
                <w:rPr>
                  <w:rPrChange w:id="27288" w:author="Thomas Dietz" w:date="2012-08-10T13:22:00Z">
                    <w:rPr>
                      <w:lang w:val="de-DE"/>
                    </w:rPr>
                  </w:rPrChange>
                </w:rPr>
                <w:t xml:space="preserve">          the OpenFlow Logical Switch to this controller.";</w:t>
              </w:r>
            </w:ins>
          </w:p>
          <w:p w14:paraId="3F4446AD" w14:textId="77777777" w:rsidR="009F3611" w:rsidRPr="00B80901" w:rsidRDefault="009F3611" w:rsidP="009F3611">
            <w:pPr>
              <w:pStyle w:val="XML1"/>
              <w:rPr>
                <w:ins w:id="27289" w:author="Thomas Dietz" w:date="2012-08-08T17:05:00Z"/>
                <w:rPrChange w:id="27290" w:author="Thomas Dietz" w:date="2012-08-10T13:22:00Z">
                  <w:rPr>
                    <w:ins w:id="27291" w:author="Thomas Dietz" w:date="2012-08-08T17:05:00Z"/>
                    <w:lang w:val="de-DE"/>
                  </w:rPr>
                </w:rPrChange>
              </w:rPr>
            </w:pPr>
            <w:ins w:id="27292" w:author="Thomas Dietz" w:date="2012-08-08T17:05:00Z">
              <w:r w:rsidRPr="00B80901">
                <w:rPr>
                  <w:rPrChange w:id="27293" w:author="Thomas Dietz" w:date="2012-08-10T13:22:00Z">
                    <w:rPr>
                      <w:lang w:val="de-DE"/>
                    </w:rPr>
                  </w:rPrChange>
                </w:rPr>
                <w:t xml:space="preserve">      }</w:t>
              </w:r>
            </w:ins>
          </w:p>
          <w:p w14:paraId="39582E3E" w14:textId="77777777" w:rsidR="009F3611" w:rsidRPr="00B80901" w:rsidRDefault="009F3611" w:rsidP="009F3611">
            <w:pPr>
              <w:pStyle w:val="XML1"/>
              <w:rPr>
                <w:ins w:id="27294" w:author="Thomas Dietz" w:date="2012-08-08T17:05:00Z"/>
                <w:rPrChange w:id="27295" w:author="Thomas Dietz" w:date="2012-08-10T13:22:00Z">
                  <w:rPr>
                    <w:ins w:id="27296" w:author="Thomas Dietz" w:date="2012-08-08T17:05:00Z"/>
                    <w:lang w:val="de-DE"/>
                  </w:rPr>
                </w:rPrChange>
              </w:rPr>
            </w:pPr>
            <w:ins w:id="27297" w:author="Thomas Dietz" w:date="2012-08-08T17:05:00Z">
              <w:r w:rsidRPr="00B80901">
                <w:rPr>
                  <w:rPrChange w:id="27298" w:author="Thomas Dietz" w:date="2012-08-10T13:22:00Z">
                    <w:rPr>
                      <w:lang w:val="de-DE"/>
                    </w:rPr>
                  </w:rPrChange>
                </w:rPr>
                <w:t xml:space="preserve">      leaf current-version {</w:t>
              </w:r>
            </w:ins>
          </w:p>
          <w:p w14:paraId="06F2E0BC" w14:textId="77777777" w:rsidR="009F3611" w:rsidRPr="00B80901" w:rsidRDefault="009F3611" w:rsidP="009F3611">
            <w:pPr>
              <w:pStyle w:val="XML1"/>
              <w:rPr>
                <w:ins w:id="27299" w:author="Thomas Dietz" w:date="2012-08-08T17:05:00Z"/>
                <w:rPrChange w:id="27300" w:author="Thomas Dietz" w:date="2012-08-10T13:22:00Z">
                  <w:rPr>
                    <w:ins w:id="27301" w:author="Thomas Dietz" w:date="2012-08-08T17:05:00Z"/>
                    <w:lang w:val="de-DE"/>
                  </w:rPr>
                </w:rPrChange>
              </w:rPr>
            </w:pPr>
            <w:ins w:id="27302" w:author="Thomas Dietz" w:date="2012-08-08T17:05:00Z">
              <w:r w:rsidRPr="00B80901">
                <w:rPr>
                  <w:rPrChange w:id="27303" w:author="Thomas Dietz" w:date="2012-08-10T13:22:00Z">
                    <w:rPr>
                      <w:lang w:val="de-DE"/>
                    </w:rPr>
                  </w:rPrChange>
                </w:rPr>
                <w:t xml:space="preserve">        type OFOpenFlowVersionType;</w:t>
              </w:r>
            </w:ins>
          </w:p>
          <w:p w14:paraId="2EA44877" w14:textId="77777777" w:rsidR="009F3611" w:rsidRPr="00B80901" w:rsidRDefault="009F3611" w:rsidP="009F3611">
            <w:pPr>
              <w:pStyle w:val="XML1"/>
              <w:rPr>
                <w:ins w:id="27304" w:author="Thomas Dietz" w:date="2012-08-08T17:05:00Z"/>
                <w:rPrChange w:id="27305" w:author="Thomas Dietz" w:date="2012-08-10T13:22:00Z">
                  <w:rPr>
                    <w:ins w:id="27306" w:author="Thomas Dietz" w:date="2012-08-08T17:05:00Z"/>
                    <w:lang w:val="de-DE"/>
                  </w:rPr>
                </w:rPrChange>
              </w:rPr>
            </w:pPr>
            <w:ins w:id="27307" w:author="Thomas Dietz" w:date="2012-08-08T17:05:00Z">
              <w:r w:rsidRPr="00B80901">
                <w:rPr>
                  <w:rPrChange w:id="27308" w:author="Thomas Dietz" w:date="2012-08-10T13:22:00Z">
                    <w:rPr>
                      <w:lang w:val="de-DE"/>
                    </w:rPr>
                  </w:rPrChange>
                </w:rPr>
                <w:t xml:space="preserve">        description "This object indicates the version of the</w:t>
              </w:r>
            </w:ins>
          </w:p>
          <w:p w14:paraId="6F7CD199" w14:textId="77777777" w:rsidR="009F3611" w:rsidRPr="00B80901" w:rsidRDefault="009F3611" w:rsidP="009F3611">
            <w:pPr>
              <w:pStyle w:val="XML1"/>
              <w:rPr>
                <w:ins w:id="27309" w:author="Thomas Dietz" w:date="2012-08-08T17:05:00Z"/>
                <w:rPrChange w:id="27310" w:author="Thomas Dietz" w:date="2012-08-10T13:22:00Z">
                  <w:rPr>
                    <w:ins w:id="27311" w:author="Thomas Dietz" w:date="2012-08-08T17:05:00Z"/>
                    <w:lang w:val="de-DE"/>
                  </w:rPr>
                </w:rPrChange>
              </w:rPr>
            </w:pPr>
            <w:ins w:id="27312" w:author="Thomas Dietz" w:date="2012-08-08T17:05:00Z">
              <w:r w:rsidRPr="00B80901">
                <w:rPr>
                  <w:rPrChange w:id="27313" w:author="Thomas Dietz" w:date="2012-08-10T13:22:00Z">
                    <w:rPr>
                      <w:lang w:val="de-DE"/>
                    </w:rPr>
                  </w:rPrChange>
                </w:rPr>
                <w:t xml:space="preserve">          OpenFlow protocol used between the OpenFlow Logical</w:t>
              </w:r>
            </w:ins>
          </w:p>
          <w:p w14:paraId="2281C8A7" w14:textId="77777777" w:rsidR="009F3611" w:rsidRPr="00B80901" w:rsidRDefault="009F3611" w:rsidP="009F3611">
            <w:pPr>
              <w:pStyle w:val="XML1"/>
              <w:rPr>
                <w:ins w:id="27314" w:author="Thomas Dietz" w:date="2012-08-08T17:05:00Z"/>
                <w:rPrChange w:id="27315" w:author="Thomas Dietz" w:date="2012-08-10T13:22:00Z">
                  <w:rPr>
                    <w:ins w:id="27316" w:author="Thomas Dietz" w:date="2012-08-08T17:05:00Z"/>
                    <w:lang w:val="de-DE"/>
                  </w:rPr>
                </w:rPrChange>
              </w:rPr>
            </w:pPr>
            <w:ins w:id="27317" w:author="Thomas Dietz" w:date="2012-08-08T17:05:00Z">
              <w:r w:rsidRPr="00B80901">
                <w:rPr>
                  <w:rPrChange w:id="27318" w:author="Thomas Dietz" w:date="2012-08-10T13:22:00Z">
                    <w:rPr>
                      <w:lang w:val="de-DE"/>
                    </w:rPr>
                  </w:rPrChange>
                </w:rPr>
                <w:t xml:space="preserve">          Switch and this Controller.  If element connection-state</w:t>
              </w:r>
            </w:ins>
          </w:p>
          <w:p w14:paraId="67FB8210" w14:textId="77777777" w:rsidR="009F3611" w:rsidRPr="00B80901" w:rsidRDefault="009F3611" w:rsidP="009F3611">
            <w:pPr>
              <w:pStyle w:val="XML1"/>
              <w:rPr>
                <w:ins w:id="27319" w:author="Thomas Dietz" w:date="2012-08-08T17:05:00Z"/>
                <w:rPrChange w:id="27320" w:author="Thomas Dietz" w:date="2012-08-10T13:22:00Z">
                  <w:rPr>
                    <w:ins w:id="27321" w:author="Thomas Dietz" w:date="2012-08-08T17:05:00Z"/>
                    <w:lang w:val="de-DE"/>
                  </w:rPr>
                </w:rPrChange>
              </w:rPr>
            </w:pPr>
            <w:ins w:id="27322" w:author="Thomas Dietz" w:date="2012-08-08T17:05:00Z">
              <w:r w:rsidRPr="00B80901">
                <w:rPr>
                  <w:rPrChange w:id="27323" w:author="Thomas Dietz" w:date="2012-08-10T13:22:00Z">
                    <w:rPr>
                      <w:lang w:val="de-DE"/>
                    </w:rPr>
                  </w:rPrChange>
                </w:rPr>
                <w:t xml:space="preserve">          has value 'up', then this element indicates the actual</w:t>
              </w:r>
            </w:ins>
          </w:p>
          <w:p w14:paraId="36B98005" w14:textId="77777777" w:rsidR="009F3611" w:rsidRPr="00B80901" w:rsidRDefault="009F3611" w:rsidP="009F3611">
            <w:pPr>
              <w:pStyle w:val="XML1"/>
              <w:rPr>
                <w:ins w:id="27324" w:author="Thomas Dietz" w:date="2012-08-08T17:05:00Z"/>
                <w:rPrChange w:id="27325" w:author="Thomas Dietz" w:date="2012-08-10T13:22:00Z">
                  <w:rPr>
                    <w:ins w:id="27326" w:author="Thomas Dietz" w:date="2012-08-08T17:05:00Z"/>
                    <w:lang w:val="de-DE"/>
                  </w:rPr>
                </w:rPrChange>
              </w:rPr>
            </w:pPr>
            <w:ins w:id="27327" w:author="Thomas Dietz" w:date="2012-08-08T17:05:00Z">
              <w:r w:rsidRPr="00B80901">
                <w:rPr>
                  <w:rPrChange w:id="27328" w:author="Thomas Dietz" w:date="2012-08-10T13:22:00Z">
                    <w:rPr>
                      <w:lang w:val="de-DE"/>
                    </w:rPr>
                  </w:rPrChange>
                </w:rPr>
                <w:t xml:space="preserve">          version in use.  If element connection-state has value</w:t>
              </w:r>
            </w:ins>
          </w:p>
          <w:p w14:paraId="0571225A" w14:textId="77777777" w:rsidR="009F3611" w:rsidRPr="00B80901" w:rsidRDefault="009F3611" w:rsidP="009F3611">
            <w:pPr>
              <w:pStyle w:val="XML1"/>
              <w:rPr>
                <w:ins w:id="27329" w:author="Thomas Dietz" w:date="2012-08-08T17:05:00Z"/>
                <w:rPrChange w:id="27330" w:author="Thomas Dietz" w:date="2012-08-10T13:22:00Z">
                  <w:rPr>
                    <w:ins w:id="27331" w:author="Thomas Dietz" w:date="2012-08-08T17:05:00Z"/>
                    <w:lang w:val="de-DE"/>
                  </w:rPr>
                </w:rPrChange>
              </w:rPr>
            </w:pPr>
            <w:ins w:id="27332" w:author="Thomas Dietz" w:date="2012-08-08T17:05:00Z">
              <w:r w:rsidRPr="00B80901">
                <w:rPr>
                  <w:rPrChange w:id="27333" w:author="Thomas Dietz" w:date="2012-08-10T13:22:00Z">
                    <w:rPr>
                      <w:lang w:val="de-DE"/>
                    </w:rPr>
                  </w:rPrChange>
                </w:rPr>
                <w:t xml:space="preserve">          'down', then this element indicates the version number of</w:t>
              </w:r>
            </w:ins>
          </w:p>
          <w:p w14:paraId="603F84B3" w14:textId="77777777" w:rsidR="009F3611" w:rsidRPr="00B80901" w:rsidRDefault="009F3611" w:rsidP="009F3611">
            <w:pPr>
              <w:pStyle w:val="XML1"/>
              <w:rPr>
                <w:ins w:id="27334" w:author="Thomas Dietz" w:date="2012-08-08T17:05:00Z"/>
                <w:rPrChange w:id="27335" w:author="Thomas Dietz" w:date="2012-08-10T13:22:00Z">
                  <w:rPr>
                    <w:ins w:id="27336" w:author="Thomas Dietz" w:date="2012-08-08T17:05:00Z"/>
                    <w:lang w:val="de-DE"/>
                  </w:rPr>
                </w:rPrChange>
              </w:rPr>
            </w:pPr>
            <w:ins w:id="27337" w:author="Thomas Dietz" w:date="2012-08-08T17:05:00Z">
              <w:r w:rsidRPr="00B80901">
                <w:rPr>
                  <w:rPrChange w:id="27338" w:author="Thomas Dietz" w:date="2012-08-10T13:22:00Z">
                    <w:rPr>
                      <w:lang w:val="de-DE"/>
                    </w:rPr>
                  </w:rPrChange>
                </w:rPr>
                <w:t xml:space="preserve">          the last established connection with this OpenFlow</w:t>
              </w:r>
            </w:ins>
          </w:p>
          <w:p w14:paraId="7FD2B518" w14:textId="77777777" w:rsidR="009F3611" w:rsidRPr="00B80901" w:rsidRDefault="009F3611" w:rsidP="009F3611">
            <w:pPr>
              <w:pStyle w:val="XML1"/>
              <w:rPr>
                <w:ins w:id="27339" w:author="Thomas Dietz" w:date="2012-08-08T17:05:00Z"/>
                <w:rPrChange w:id="27340" w:author="Thomas Dietz" w:date="2012-08-10T13:22:00Z">
                  <w:rPr>
                    <w:ins w:id="27341" w:author="Thomas Dietz" w:date="2012-08-08T17:05:00Z"/>
                    <w:lang w:val="de-DE"/>
                  </w:rPr>
                </w:rPrChange>
              </w:rPr>
            </w:pPr>
            <w:ins w:id="27342" w:author="Thomas Dietz" w:date="2012-08-08T17:05:00Z">
              <w:r w:rsidRPr="00B80901">
                <w:rPr>
                  <w:rPrChange w:id="27343" w:author="Thomas Dietz" w:date="2012-08-10T13:22:00Z">
                    <w:rPr>
                      <w:lang w:val="de-DE"/>
                    </w:rPr>
                  </w:rPrChange>
                </w:rPr>
                <w:t xml:space="preserve">          Controller.  The value of this element MAY be persistent</w:t>
              </w:r>
            </w:ins>
          </w:p>
          <w:p w14:paraId="517A5367" w14:textId="77777777" w:rsidR="009F3611" w:rsidRPr="00B80901" w:rsidRDefault="009F3611" w:rsidP="009F3611">
            <w:pPr>
              <w:pStyle w:val="XML1"/>
              <w:rPr>
                <w:ins w:id="27344" w:author="Thomas Dietz" w:date="2012-08-08T17:05:00Z"/>
                <w:rPrChange w:id="27345" w:author="Thomas Dietz" w:date="2012-08-10T13:22:00Z">
                  <w:rPr>
                    <w:ins w:id="27346" w:author="Thomas Dietz" w:date="2012-08-08T17:05:00Z"/>
                    <w:lang w:val="de-DE"/>
                  </w:rPr>
                </w:rPrChange>
              </w:rPr>
            </w:pPr>
            <w:ins w:id="27347" w:author="Thomas Dietz" w:date="2012-08-08T17:05:00Z">
              <w:r w:rsidRPr="00B80901">
                <w:rPr>
                  <w:rPrChange w:id="27348" w:author="Thomas Dietz" w:date="2012-08-10T13:22:00Z">
                    <w:rPr>
                      <w:lang w:val="de-DE"/>
                    </w:rPr>
                  </w:rPrChange>
                </w:rPr>
                <w:t xml:space="preserve">          across reboots of the OpenFlow Logical Switch in such a</w:t>
              </w:r>
            </w:ins>
          </w:p>
          <w:p w14:paraId="5CDE6FA8" w14:textId="77777777" w:rsidR="009F3611" w:rsidRPr="00B80901" w:rsidRDefault="009F3611" w:rsidP="009F3611">
            <w:pPr>
              <w:pStyle w:val="XML1"/>
              <w:rPr>
                <w:ins w:id="27349" w:author="Thomas Dietz" w:date="2012-08-08T17:05:00Z"/>
                <w:rPrChange w:id="27350" w:author="Thomas Dietz" w:date="2012-08-10T13:22:00Z">
                  <w:rPr>
                    <w:ins w:id="27351" w:author="Thomas Dietz" w:date="2012-08-08T17:05:00Z"/>
                    <w:lang w:val="de-DE"/>
                  </w:rPr>
                </w:rPrChange>
              </w:rPr>
            </w:pPr>
            <w:ins w:id="27352" w:author="Thomas Dietz" w:date="2012-08-08T17:05:00Z">
              <w:r w:rsidRPr="00B80901">
                <w:rPr>
                  <w:rPrChange w:id="27353" w:author="Thomas Dietz" w:date="2012-08-10T13:22:00Z">
                    <w:rPr>
                      <w:lang w:val="de-DE"/>
                    </w:rPr>
                  </w:rPrChange>
                </w:rPr>
                <w:t xml:space="preserve">          case.  If element connection-state has value 'down'and</w:t>
              </w:r>
            </w:ins>
          </w:p>
          <w:p w14:paraId="5C6E66AE" w14:textId="77777777" w:rsidR="009F3611" w:rsidRPr="00B80901" w:rsidRDefault="009F3611" w:rsidP="009F3611">
            <w:pPr>
              <w:pStyle w:val="XML1"/>
              <w:rPr>
                <w:ins w:id="27354" w:author="Thomas Dietz" w:date="2012-08-08T17:05:00Z"/>
                <w:rPrChange w:id="27355" w:author="Thomas Dietz" w:date="2012-08-10T13:22:00Z">
                  <w:rPr>
                    <w:ins w:id="27356" w:author="Thomas Dietz" w:date="2012-08-08T17:05:00Z"/>
                    <w:lang w:val="de-DE"/>
                  </w:rPr>
                </w:rPrChange>
              </w:rPr>
            </w:pPr>
            <w:ins w:id="27357" w:author="Thomas Dietz" w:date="2012-08-08T17:05:00Z">
              <w:r w:rsidRPr="00B80901">
                <w:rPr>
                  <w:rPrChange w:id="27358" w:author="Thomas Dietz" w:date="2012-08-10T13:22:00Z">
                    <w:rPr>
                      <w:lang w:val="de-DE"/>
                    </w:rPr>
                  </w:rPrChange>
                </w:rPr>
                <w:t xml:space="preserve">          there is no information about previous connections to</w:t>
              </w:r>
            </w:ins>
          </w:p>
          <w:p w14:paraId="12661B92" w14:textId="77777777" w:rsidR="009F3611" w:rsidRPr="00B80901" w:rsidRDefault="009F3611" w:rsidP="009F3611">
            <w:pPr>
              <w:pStyle w:val="XML1"/>
              <w:rPr>
                <w:ins w:id="27359" w:author="Thomas Dietz" w:date="2012-08-08T17:05:00Z"/>
                <w:rPrChange w:id="27360" w:author="Thomas Dietz" w:date="2012-08-10T13:22:00Z">
                  <w:rPr>
                    <w:ins w:id="27361" w:author="Thomas Dietz" w:date="2012-08-08T17:05:00Z"/>
                    <w:lang w:val="de-DE"/>
                  </w:rPr>
                </w:rPrChange>
              </w:rPr>
            </w:pPr>
            <w:ins w:id="27362" w:author="Thomas Dietz" w:date="2012-08-08T17:05:00Z">
              <w:r w:rsidRPr="00B80901">
                <w:rPr>
                  <w:rPrChange w:id="27363" w:author="Thomas Dietz" w:date="2012-08-10T13:22:00Z">
                    <w:rPr>
                      <w:lang w:val="de-DE"/>
                    </w:rPr>
                  </w:rPrChange>
                </w:rPr>
                <w:t xml:space="preserve">          this OpenFlow controller, then this element is not</w:t>
              </w:r>
            </w:ins>
          </w:p>
          <w:p w14:paraId="723C7B44" w14:textId="77777777" w:rsidR="009F3611" w:rsidRPr="00B80901" w:rsidRDefault="009F3611" w:rsidP="009F3611">
            <w:pPr>
              <w:pStyle w:val="XML1"/>
              <w:rPr>
                <w:ins w:id="27364" w:author="Thomas Dietz" w:date="2012-08-08T17:05:00Z"/>
                <w:rPrChange w:id="27365" w:author="Thomas Dietz" w:date="2012-08-10T13:22:00Z">
                  <w:rPr>
                    <w:ins w:id="27366" w:author="Thomas Dietz" w:date="2012-08-08T17:05:00Z"/>
                    <w:lang w:val="de-DE"/>
                  </w:rPr>
                </w:rPrChange>
              </w:rPr>
            </w:pPr>
            <w:ins w:id="27367" w:author="Thomas Dietz" w:date="2012-08-08T17:05:00Z">
              <w:r w:rsidRPr="00B80901">
                <w:rPr>
                  <w:rPrChange w:id="27368" w:author="Thomas Dietz" w:date="2012-08-10T13:22:00Z">
                    <w:rPr>
                      <w:lang w:val="de-DE"/>
                    </w:rPr>
                  </w:rPrChange>
                </w:rPr>
                <w:t xml:space="preserve">          present or has the value '0'.";</w:t>
              </w:r>
            </w:ins>
          </w:p>
          <w:p w14:paraId="1551C7A2" w14:textId="77777777" w:rsidR="009F3611" w:rsidRPr="00B80901" w:rsidRDefault="009F3611" w:rsidP="009F3611">
            <w:pPr>
              <w:pStyle w:val="XML1"/>
              <w:rPr>
                <w:ins w:id="27369" w:author="Thomas Dietz" w:date="2012-08-08T17:05:00Z"/>
                <w:rPrChange w:id="27370" w:author="Thomas Dietz" w:date="2012-08-10T13:22:00Z">
                  <w:rPr>
                    <w:ins w:id="27371" w:author="Thomas Dietz" w:date="2012-08-08T17:05:00Z"/>
                    <w:lang w:val="de-DE"/>
                  </w:rPr>
                </w:rPrChange>
              </w:rPr>
            </w:pPr>
            <w:ins w:id="27372" w:author="Thomas Dietz" w:date="2012-08-08T17:05:00Z">
              <w:r w:rsidRPr="00B80901">
                <w:rPr>
                  <w:rPrChange w:id="27373" w:author="Thomas Dietz" w:date="2012-08-10T13:22:00Z">
                    <w:rPr>
                      <w:lang w:val="de-DE"/>
                    </w:rPr>
                  </w:rPrChange>
                </w:rPr>
                <w:t xml:space="preserve">      }</w:t>
              </w:r>
            </w:ins>
          </w:p>
          <w:p w14:paraId="7D6442ED" w14:textId="77777777" w:rsidR="009F3611" w:rsidRPr="00B80901" w:rsidRDefault="009F3611" w:rsidP="009F3611">
            <w:pPr>
              <w:pStyle w:val="XML1"/>
              <w:rPr>
                <w:ins w:id="27374" w:author="Thomas Dietz" w:date="2012-08-08T17:05:00Z"/>
                <w:rPrChange w:id="27375" w:author="Thomas Dietz" w:date="2012-08-10T13:22:00Z">
                  <w:rPr>
                    <w:ins w:id="27376" w:author="Thomas Dietz" w:date="2012-08-08T17:05:00Z"/>
                    <w:lang w:val="de-DE"/>
                  </w:rPr>
                </w:rPrChange>
              </w:rPr>
            </w:pPr>
            <w:ins w:id="27377" w:author="Thomas Dietz" w:date="2012-08-08T17:05:00Z">
              <w:r w:rsidRPr="00B80901">
                <w:rPr>
                  <w:rPrChange w:id="27378" w:author="Thomas Dietz" w:date="2012-08-10T13:22:00Z">
                    <w:rPr>
                      <w:lang w:val="de-DE"/>
                    </w:rPr>
                  </w:rPrChange>
                </w:rPr>
                <w:t xml:space="preserve">      leaf-list supported-versions {</w:t>
              </w:r>
            </w:ins>
          </w:p>
          <w:p w14:paraId="0A687D54" w14:textId="77777777" w:rsidR="009F3611" w:rsidRPr="00B80901" w:rsidRDefault="009F3611" w:rsidP="009F3611">
            <w:pPr>
              <w:pStyle w:val="XML1"/>
              <w:rPr>
                <w:ins w:id="27379" w:author="Thomas Dietz" w:date="2012-08-08T17:05:00Z"/>
                <w:rPrChange w:id="27380" w:author="Thomas Dietz" w:date="2012-08-10T13:22:00Z">
                  <w:rPr>
                    <w:ins w:id="27381" w:author="Thomas Dietz" w:date="2012-08-08T17:05:00Z"/>
                    <w:lang w:val="de-DE"/>
                  </w:rPr>
                </w:rPrChange>
              </w:rPr>
            </w:pPr>
            <w:ins w:id="27382" w:author="Thomas Dietz" w:date="2012-08-08T17:05:00Z">
              <w:r w:rsidRPr="00B80901">
                <w:rPr>
                  <w:rPrChange w:id="27383" w:author="Thomas Dietz" w:date="2012-08-10T13:22:00Z">
                    <w:rPr>
                      <w:lang w:val="de-DE"/>
                    </w:rPr>
                  </w:rPrChange>
                </w:rPr>
                <w:t xml:space="preserve">        type OFOpenFlowVersionType;</w:t>
              </w:r>
            </w:ins>
          </w:p>
          <w:p w14:paraId="659CC353" w14:textId="77777777" w:rsidR="009F3611" w:rsidRPr="00B80901" w:rsidRDefault="009F3611" w:rsidP="009F3611">
            <w:pPr>
              <w:pStyle w:val="XML1"/>
              <w:rPr>
                <w:ins w:id="27384" w:author="Thomas Dietz" w:date="2012-08-08T17:05:00Z"/>
                <w:rPrChange w:id="27385" w:author="Thomas Dietz" w:date="2012-08-10T13:22:00Z">
                  <w:rPr>
                    <w:ins w:id="27386" w:author="Thomas Dietz" w:date="2012-08-08T17:05:00Z"/>
                    <w:lang w:val="de-DE"/>
                  </w:rPr>
                </w:rPrChange>
              </w:rPr>
            </w:pPr>
            <w:ins w:id="27387" w:author="Thomas Dietz" w:date="2012-08-08T17:05:00Z">
              <w:r w:rsidRPr="00B80901">
                <w:rPr>
                  <w:rPrChange w:id="27388" w:author="Thomas Dietz" w:date="2012-08-10T13:22:00Z">
                    <w:rPr>
                      <w:lang w:val="de-DE"/>
                    </w:rPr>
                  </w:rPrChange>
                </w:rPr>
                <w:t xml:space="preserve">        description "This list of elements includes one entry for</w:t>
              </w:r>
            </w:ins>
          </w:p>
          <w:p w14:paraId="49FE2FC1" w14:textId="77777777" w:rsidR="009F3611" w:rsidRPr="00B80901" w:rsidRDefault="009F3611" w:rsidP="009F3611">
            <w:pPr>
              <w:pStyle w:val="XML1"/>
              <w:rPr>
                <w:ins w:id="27389" w:author="Thomas Dietz" w:date="2012-08-08T17:05:00Z"/>
                <w:rPrChange w:id="27390" w:author="Thomas Dietz" w:date="2012-08-10T13:22:00Z">
                  <w:rPr>
                    <w:ins w:id="27391" w:author="Thomas Dietz" w:date="2012-08-08T17:05:00Z"/>
                    <w:lang w:val="de-DE"/>
                  </w:rPr>
                </w:rPrChange>
              </w:rPr>
            </w:pPr>
            <w:ins w:id="27392" w:author="Thomas Dietz" w:date="2012-08-08T17:05:00Z">
              <w:r w:rsidRPr="00B80901">
                <w:rPr>
                  <w:rPrChange w:id="27393" w:author="Thomas Dietz" w:date="2012-08-10T13:22:00Z">
                    <w:rPr>
                      <w:lang w:val="de-DE"/>
                    </w:rPr>
                  </w:rPrChange>
                </w:rPr>
                <w:t xml:space="preserve">          each OpenFlow protocol version that this OpenFlow</w:t>
              </w:r>
            </w:ins>
          </w:p>
          <w:p w14:paraId="377AC878" w14:textId="77777777" w:rsidR="009F3611" w:rsidRPr="00B80901" w:rsidRDefault="009F3611" w:rsidP="009F3611">
            <w:pPr>
              <w:pStyle w:val="XML1"/>
              <w:rPr>
                <w:ins w:id="27394" w:author="Thomas Dietz" w:date="2012-08-08T17:05:00Z"/>
                <w:rPrChange w:id="27395" w:author="Thomas Dietz" w:date="2012-08-10T13:22:00Z">
                  <w:rPr>
                    <w:ins w:id="27396" w:author="Thomas Dietz" w:date="2012-08-08T17:05:00Z"/>
                    <w:lang w:val="de-DE"/>
                  </w:rPr>
                </w:rPrChange>
              </w:rPr>
            </w:pPr>
            <w:ins w:id="27397" w:author="Thomas Dietz" w:date="2012-08-08T17:05:00Z">
              <w:r w:rsidRPr="00B80901">
                <w:rPr>
                  <w:rPrChange w:id="27398" w:author="Thomas Dietz" w:date="2012-08-10T13:22:00Z">
                    <w:rPr>
                      <w:lang w:val="de-DE"/>
                    </w:rPr>
                  </w:rPrChange>
                </w:rPr>
                <w:t xml:space="preserve">          controller supports.  It SHOULD contain all";</w:t>
              </w:r>
            </w:ins>
          </w:p>
          <w:p w14:paraId="7C6976C3" w14:textId="77777777" w:rsidR="009F3611" w:rsidRPr="00B80901" w:rsidRDefault="009F3611" w:rsidP="009F3611">
            <w:pPr>
              <w:pStyle w:val="XML1"/>
              <w:rPr>
                <w:ins w:id="27399" w:author="Thomas Dietz" w:date="2012-08-08T17:05:00Z"/>
                <w:rPrChange w:id="27400" w:author="Thomas Dietz" w:date="2012-08-10T13:22:00Z">
                  <w:rPr>
                    <w:ins w:id="27401" w:author="Thomas Dietz" w:date="2012-08-08T17:05:00Z"/>
                    <w:lang w:val="de-DE"/>
                  </w:rPr>
                </w:rPrChange>
              </w:rPr>
            </w:pPr>
            <w:ins w:id="27402" w:author="Thomas Dietz" w:date="2012-08-08T17:05:00Z">
              <w:r w:rsidRPr="00B80901">
                <w:rPr>
                  <w:rPrChange w:id="27403" w:author="Thomas Dietz" w:date="2012-08-10T13:22:00Z">
                    <w:rPr>
                      <w:lang w:val="de-DE"/>
                    </w:rPr>
                  </w:rPrChange>
                </w:rPr>
                <w:t xml:space="preserve">      }</w:t>
              </w:r>
            </w:ins>
          </w:p>
          <w:p w14:paraId="74FE0881" w14:textId="77777777" w:rsidR="009F3611" w:rsidRPr="00B80901" w:rsidRDefault="009F3611" w:rsidP="009F3611">
            <w:pPr>
              <w:pStyle w:val="XML1"/>
              <w:rPr>
                <w:ins w:id="27404" w:author="Thomas Dietz" w:date="2012-08-08T17:05:00Z"/>
                <w:rPrChange w:id="27405" w:author="Thomas Dietz" w:date="2012-08-10T13:22:00Z">
                  <w:rPr>
                    <w:ins w:id="27406" w:author="Thomas Dietz" w:date="2012-08-08T17:05:00Z"/>
                    <w:lang w:val="de-DE"/>
                  </w:rPr>
                </w:rPrChange>
              </w:rPr>
            </w:pPr>
            <w:ins w:id="27407" w:author="Thomas Dietz" w:date="2012-08-08T17:05:00Z">
              <w:r w:rsidRPr="00B80901">
                <w:rPr>
                  <w:rPrChange w:id="27408" w:author="Thomas Dietz" w:date="2012-08-10T13:22:00Z">
                    <w:rPr>
                      <w:lang w:val="de-DE"/>
                    </w:rPr>
                  </w:rPrChange>
                </w:rPr>
                <w:t xml:space="preserve">      leaf local-ip-address-in-use {</w:t>
              </w:r>
            </w:ins>
          </w:p>
          <w:p w14:paraId="50992BD5" w14:textId="77777777" w:rsidR="009F3611" w:rsidRPr="00B80901" w:rsidRDefault="009F3611" w:rsidP="009F3611">
            <w:pPr>
              <w:pStyle w:val="XML1"/>
              <w:rPr>
                <w:ins w:id="27409" w:author="Thomas Dietz" w:date="2012-08-08T17:05:00Z"/>
                <w:rPrChange w:id="27410" w:author="Thomas Dietz" w:date="2012-08-10T13:22:00Z">
                  <w:rPr>
                    <w:ins w:id="27411" w:author="Thomas Dietz" w:date="2012-08-08T17:05:00Z"/>
                    <w:lang w:val="de-DE"/>
                  </w:rPr>
                </w:rPrChange>
              </w:rPr>
            </w:pPr>
            <w:ins w:id="27412" w:author="Thomas Dietz" w:date="2012-08-08T17:05:00Z">
              <w:r w:rsidRPr="00B80901">
                <w:rPr>
                  <w:rPrChange w:id="27413" w:author="Thomas Dietz" w:date="2012-08-10T13:22:00Z">
                    <w:rPr>
                      <w:lang w:val="de-DE"/>
                    </w:rPr>
                  </w:rPrChange>
                </w:rPr>
                <w:t xml:space="preserve">        type inet:ip-address;</w:t>
              </w:r>
            </w:ins>
          </w:p>
          <w:p w14:paraId="1F3364AB" w14:textId="77777777" w:rsidR="009F3611" w:rsidRPr="00B80901" w:rsidRDefault="009F3611" w:rsidP="009F3611">
            <w:pPr>
              <w:pStyle w:val="XML1"/>
              <w:rPr>
                <w:ins w:id="27414" w:author="Thomas Dietz" w:date="2012-08-08T17:05:00Z"/>
                <w:rPrChange w:id="27415" w:author="Thomas Dietz" w:date="2012-08-10T13:22:00Z">
                  <w:rPr>
                    <w:ins w:id="27416" w:author="Thomas Dietz" w:date="2012-08-08T17:05:00Z"/>
                    <w:lang w:val="de-DE"/>
                  </w:rPr>
                </w:rPrChange>
              </w:rPr>
            </w:pPr>
            <w:ins w:id="27417" w:author="Thomas Dietz" w:date="2012-08-08T17:05:00Z">
              <w:r w:rsidRPr="00B80901">
                <w:rPr>
                  <w:rPrChange w:id="27418" w:author="Thomas Dietz" w:date="2012-08-10T13:22:00Z">
                    <w:rPr>
                      <w:lang w:val="de-DE"/>
                    </w:rPr>
                  </w:rPrChange>
                </w:rPr>
                <w:t xml:space="preserve">        description "The local IP address of the OpenFlow Logical</w:t>
              </w:r>
            </w:ins>
          </w:p>
          <w:p w14:paraId="11A9C93E" w14:textId="77777777" w:rsidR="009F3611" w:rsidRPr="00B80901" w:rsidRDefault="009F3611" w:rsidP="009F3611">
            <w:pPr>
              <w:pStyle w:val="XML1"/>
              <w:rPr>
                <w:ins w:id="27419" w:author="Thomas Dietz" w:date="2012-08-08T17:05:00Z"/>
                <w:rPrChange w:id="27420" w:author="Thomas Dietz" w:date="2012-08-10T13:22:00Z">
                  <w:rPr>
                    <w:ins w:id="27421" w:author="Thomas Dietz" w:date="2012-08-08T17:05:00Z"/>
                    <w:lang w:val="de-DE"/>
                  </w:rPr>
                </w:rPrChange>
              </w:rPr>
            </w:pPr>
            <w:ins w:id="27422" w:author="Thomas Dietz" w:date="2012-08-08T17:05:00Z">
              <w:r w:rsidRPr="00B80901">
                <w:rPr>
                  <w:rPrChange w:id="27423" w:author="Thomas Dietz" w:date="2012-08-10T13:22:00Z">
                    <w:rPr>
                      <w:lang w:val="de-DE"/>
                    </w:rPr>
                  </w:rPrChange>
                </w:rPr>
                <w:t xml:space="preserve">          Switch when connecting to this OpenFlow Controller.  It</w:t>
              </w:r>
            </w:ins>
          </w:p>
          <w:p w14:paraId="399A1030" w14:textId="77777777" w:rsidR="009F3611" w:rsidRPr="00B80901" w:rsidRDefault="009F3611" w:rsidP="009F3611">
            <w:pPr>
              <w:pStyle w:val="XML1"/>
              <w:rPr>
                <w:ins w:id="27424" w:author="Thomas Dietz" w:date="2012-08-08T17:05:00Z"/>
                <w:rPrChange w:id="27425" w:author="Thomas Dietz" w:date="2012-08-10T13:22:00Z">
                  <w:rPr>
                    <w:ins w:id="27426" w:author="Thomas Dietz" w:date="2012-08-08T17:05:00Z"/>
                    <w:lang w:val="de-DE"/>
                  </w:rPr>
                </w:rPrChange>
              </w:rPr>
            </w:pPr>
            <w:ins w:id="27427" w:author="Thomas Dietz" w:date="2012-08-08T17:05:00Z">
              <w:r w:rsidRPr="00B80901">
                <w:rPr>
                  <w:rPrChange w:id="27428" w:author="Thomas Dietz" w:date="2012-08-10T13:22:00Z">
                    <w:rPr>
                      <w:lang w:val="de-DE"/>
                    </w:rPr>
                  </w:rPrChange>
                </w:rPr>
                <w:t xml:space="preserve">          is the source IP address of packets sent to this OpenFlow</w:t>
              </w:r>
            </w:ins>
          </w:p>
          <w:p w14:paraId="666BD1E9" w14:textId="77777777" w:rsidR="009F3611" w:rsidRPr="00B80901" w:rsidRDefault="009F3611" w:rsidP="009F3611">
            <w:pPr>
              <w:pStyle w:val="XML1"/>
              <w:rPr>
                <w:ins w:id="27429" w:author="Thomas Dietz" w:date="2012-08-08T17:05:00Z"/>
                <w:rPrChange w:id="27430" w:author="Thomas Dietz" w:date="2012-08-10T13:22:00Z">
                  <w:rPr>
                    <w:ins w:id="27431" w:author="Thomas Dietz" w:date="2012-08-08T17:05:00Z"/>
                    <w:lang w:val="de-DE"/>
                  </w:rPr>
                </w:rPrChange>
              </w:rPr>
            </w:pPr>
            <w:ins w:id="27432" w:author="Thomas Dietz" w:date="2012-08-08T17:05:00Z">
              <w:r w:rsidRPr="00B80901">
                <w:rPr>
                  <w:rPrChange w:id="27433" w:author="Thomas Dietz" w:date="2012-08-10T13:22:00Z">
                    <w:rPr>
                      <w:lang w:val="de-DE"/>
                    </w:rPr>
                  </w:rPrChange>
                </w:rPr>
                <w:t xml:space="preserve">          Controller.  If present, this element overrides any</w:t>
              </w:r>
            </w:ins>
          </w:p>
          <w:p w14:paraId="5160B4A1" w14:textId="77777777" w:rsidR="009F3611" w:rsidRPr="00B80901" w:rsidRDefault="009F3611" w:rsidP="009F3611">
            <w:pPr>
              <w:pStyle w:val="XML1"/>
              <w:rPr>
                <w:ins w:id="27434" w:author="Thomas Dietz" w:date="2012-08-08T17:05:00Z"/>
                <w:rPrChange w:id="27435" w:author="Thomas Dietz" w:date="2012-08-10T13:22:00Z">
                  <w:rPr>
                    <w:ins w:id="27436" w:author="Thomas Dietz" w:date="2012-08-08T17:05:00Z"/>
                    <w:lang w:val="de-DE"/>
                  </w:rPr>
                </w:rPrChange>
              </w:rPr>
            </w:pPr>
            <w:ins w:id="27437" w:author="Thomas Dietz" w:date="2012-08-08T17:05:00Z">
              <w:r w:rsidRPr="00B80901">
                <w:rPr>
                  <w:rPrChange w:id="27438" w:author="Thomas Dietz" w:date="2012-08-10T13:22:00Z">
                    <w:rPr>
                      <w:lang w:val="de-DE"/>
                    </w:rPr>
                  </w:rPrChange>
                </w:rPr>
                <w:t xml:space="preserve">          default IP address.";</w:t>
              </w:r>
            </w:ins>
          </w:p>
          <w:p w14:paraId="05FE6E4A" w14:textId="77777777" w:rsidR="009F3611" w:rsidRPr="00B80901" w:rsidRDefault="009F3611" w:rsidP="009F3611">
            <w:pPr>
              <w:pStyle w:val="XML1"/>
              <w:rPr>
                <w:ins w:id="27439" w:author="Thomas Dietz" w:date="2012-08-08T17:05:00Z"/>
                <w:rPrChange w:id="27440" w:author="Thomas Dietz" w:date="2012-08-10T13:22:00Z">
                  <w:rPr>
                    <w:ins w:id="27441" w:author="Thomas Dietz" w:date="2012-08-08T17:05:00Z"/>
                    <w:lang w:val="de-DE"/>
                  </w:rPr>
                </w:rPrChange>
              </w:rPr>
            </w:pPr>
            <w:ins w:id="27442" w:author="Thomas Dietz" w:date="2012-08-08T17:05:00Z">
              <w:r w:rsidRPr="00B80901">
                <w:rPr>
                  <w:rPrChange w:id="27443" w:author="Thomas Dietz" w:date="2012-08-10T13:22:00Z">
                    <w:rPr>
                      <w:lang w:val="de-DE"/>
                    </w:rPr>
                  </w:rPrChange>
                </w:rPr>
                <w:t xml:space="preserve">      }</w:t>
              </w:r>
            </w:ins>
          </w:p>
          <w:p w14:paraId="0CD9D2A5" w14:textId="77777777" w:rsidR="009F3611" w:rsidRPr="00B80901" w:rsidRDefault="009F3611" w:rsidP="009F3611">
            <w:pPr>
              <w:pStyle w:val="XML1"/>
              <w:rPr>
                <w:ins w:id="27444" w:author="Thomas Dietz" w:date="2012-08-08T17:05:00Z"/>
                <w:rPrChange w:id="27445" w:author="Thomas Dietz" w:date="2012-08-10T13:22:00Z">
                  <w:rPr>
                    <w:ins w:id="27446" w:author="Thomas Dietz" w:date="2012-08-08T17:05:00Z"/>
                    <w:lang w:val="de-DE"/>
                  </w:rPr>
                </w:rPrChange>
              </w:rPr>
            </w:pPr>
            <w:ins w:id="27447" w:author="Thomas Dietz" w:date="2012-08-08T17:05:00Z">
              <w:r w:rsidRPr="00B80901">
                <w:rPr>
                  <w:rPrChange w:id="27448" w:author="Thomas Dietz" w:date="2012-08-10T13:22:00Z">
                    <w:rPr>
                      <w:lang w:val="de-DE"/>
                    </w:rPr>
                  </w:rPrChange>
                </w:rPr>
                <w:t xml:space="preserve">      leaf local-port-in-use {</w:t>
              </w:r>
            </w:ins>
          </w:p>
          <w:p w14:paraId="1B72BB8A" w14:textId="77777777" w:rsidR="009F3611" w:rsidRPr="00B80901" w:rsidRDefault="009F3611" w:rsidP="009F3611">
            <w:pPr>
              <w:pStyle w:val="XML1"/>
              <w:rPr>
                <w:ins w:id="27449" w:author="Thomas Dietz" w:date="2012-08-08T17:05:00Z"/>
                <w:rPrChange w:id="27450" w:author="Thomas Dietz" w:date="2012-08-10T13:22:00Z">
                  <w:rPr>
                    <w:ins w:id="27451" w:author="Thomas Dietz" w:date="2012-08-08T17:05:00Z"/>
                    <w:lang w:val="de-DE"/>
                  </w:rPr>
                </w:rPrChange>
              </w:rPr>
            </w:pPr>
            <w:ins w:id="27452" w:author="Thomas Dietz" w:date="2012-08-08T17:05:00Z">
              <w:r w:rsidRPr="00B80901">
                <w:rPr>
                  <w:rPrChange w:id="27453" w:author="Thomas Dietz" w:date="2012-08-10T13:22:00Z">
                    <w:rPr>
                      <w:lang w:val="de-DE"/>
                    </w:rPr>
                  </w:rPrChange>
                </w:rPr>
                <w:lastRenderedPageBreak/>
                <w:t xml:space="preserve">        type inet:port-number;</w:t>
              </w:r>
            </w:ins>
          </w:p>
          <w:p w14:paraId="1B916E6F" w14:textId="77777777" w:rsidR="009F3611" w:rsidRPr="00B80901" w:rsidRDefault="009F3611" w:rsidP="009F3611">
            <w:pPr>
              <w:pStyle w:val="XML1"/>
              <w:rPr>
                <w:ins w:id="27454" w:author="Thomas Dietz" w:date="2012-08-08T17:05:00Z"/>
                <w:rPrChange w:id="27455" w:author="Thomas Dietz" w:date="2012-08-10T13:22:00Z">
                  <w:rPr>
                    <w:ins w:id="27456" w:author="Thomas Dietz" w:date="2012-08-08T17:05:00Z"/>
                    <w:lang w:val="de-DE"/>
                  </w:rPr>
                </w:rPrChange>
              </w:rPr>
            </w:pPr>
            <w:ins w:id="27457" w:author="Thomas Dietz" w:date="2012-08-08T17:05:00Z">
              <w:r w:rsidRPr="00B80901">
                <w:rPr>
                  <w:rPrChange w:id="27458" w:author="Thomas Dietz" w:date="2012-08-10T13:22:00Z">
                    <w:rPr>
                      <w:lang w:val="de-DE"/>
                    </w:rPr>
                  </w:rPrChange>
                </w:rPr>
                <w:t xml:space="preserve">        description "The local TCP port number of the OpenFlow</w:t>
              </w:r>
            </w:ins>
          </w:p>
          <w:p w14:paraId="35464EDF" w14:textId="77777777" w:rsidR="009F3611" w:rsidRPr="00B80901" w:rsidRDefault="009F3611" w:rsidP="009F3611">
            <w:pPr>
              <w:pStyle w:val="XML1"/>
              <w:rPr>
                <w:ins w:id="27459" w:author="Thomas Dietz" w:date="2012-08-08T17:05:00Z"/>
                <w:rPrChange w:id="27460" w:author="Thomas Dietz" w:date="2012-08-10T13:22:00Z">
                  <w:rPr>
                    <w:ins w:id="27461" w:author="Thomas Dietz" w:date="2012-08-08T17:05:00Z"/>
                    <w:lang w:val="de-DE"/>
                  </w:rPr>
                </w:rPrChange>
              </w:rPr>
            </w:pPr>
            <w:ins w:id="27462" w:author="Thomas Dietz" w:date="2012-08-08T17:05:00Z">
              <w:r w:rsidRPr="00B80901">
                <w:rPr>
                  <w:rPrChange w:id="27463" w:author="Thomas Dietz" w:date="2012-08-10T13:22:00Z">
                    <w:rPr>
                      <w:lang w:val="de-DE"/>
                    </w:rPr>
                  </w:rPrChange>
                </w:rPr>
                <w:t xml:space="preserve">          Logical Switch.  If element connection-state has value</w:t>
              </w:r>
            </w:ins>
          </w:p>
          <w:p w14:paraId="654CA3D7" w14:textId="77777777" w:rsidR="009F3611" w:rsidRPr="00B80901" w:rsidRDefault="009F3611" w:rsidP="009F3611">
            <w:pPr>
              <w:pStyle w:val="XML1"/>
              <w:rPr>
                <w:ins w:id="27464" w:author="Thomas Dietz" w:date="2012-08-08T17:05:00Z"/>
                <w:rPrChange w:id="27465" w:author="Thomas Dietz" w:date="2012-08-10T13:22:00Z">
                  <w:rPr>
                    <w:ins w:id="27466" w:author="Thomas Dietz" w:date="2012-08-08T17:05:00Z"/>
                    <w:lang w:val="de-DE"/>
                  </w:rPr>
                </w:rPrChange>
              </w:rPr>
            </w:pPr>
            <w:ins w:id="27467" w:author="Thomas Dietz" w:date="2012-08-08T17:05:00Z">
              <w:r w:rsidRPr="00B80901">
                <w:rPr>
                  <w:rPrChange w:id="27468" w:author="Thomas Dietz" w:date="2012-08-10T13:22:00Z">
                    <w:rPr>
                      <w:lang w:val="de-DE"/>
                    </w:rPr>
                  </w:rPrChange>
                </w:rPr>
                <w:t xml:space="preserve">          'up', then this element indicates the actual port number</w:t>
              </w:r>
            </w:ins>
          </w:p>
          <w:p w14:paraId="48365F59" w14:textId="77777777" w:rsidR="009F3611" w:rsidRPr="00B80901" w:rsidRDefault="009F3611" w:rsidP="009F3611">
            <w:pPr>
              <w:pStyle w:val="XML1"/>
              <w:rPr>
                <w:ins w:id="27469" w:author="Thomas Dietz" w:date="2012-08-08T17:05:00Z"/>
                <w:rPrChange w:id="27470" w:author="Thomas Dietz" w:date="2012-08-10T13:22:00Z">
                  <w:rPr>
                    <w:ins w:id="27471" w:author="Thomas Dietz" w:date="2012-08-08T17:05:00Z"/>
                    <w:lang w:val="de-DE"/>
                  </w:rPr>
                </w:rPrChange>
              </w:rPr>
            </w:pPr>
            <w:ins w:id="27472" w:author="Thomas Dietz" w:date="2012-08-08T17:05:00Z">
              <w:r w:rsidRPr="00B80901">
                <w:rPr>
                  <w:rPrChange w:id="27473" w:author="Thomas Dietz" w:date="2012-08-10T13:22:00Z">
                    <w:rPr>
                      <w:lang w:val="de-DE"/>
                    </w:rPr>
                  </w:rPrChange>
                </w:rPr>
                <w:t xml:space="preserve">          in use.  If element connection-state has value 'down',</w:t>
              </w:r>
            </w:ins>
          </w:p>
          <w:p w14:paraId="68F4B6EA" w14:textId="77777777" w:rsidR="009F3611" w:rsidRPr="00B80901" w:rsidRDefault="009F3611" w:rsidP="009F3611">
            <w:pPr>
              <w:pStyle w:val="XML1"/>
              <w:rPr>
                <w:ins w:id="27474" w:author="Thomas Dietz" w:date="2012-08-08T17:05:00Z"/>
                <w:rPrChange w:id="27475" w:author="Thomas Dietz" w:date="2012-08-10T13:22:00Z">
                  <w:rPr>
                    <w:ins w:id="27476" w:author="Thomas Dietz" w:date="2012-08-08T17:05:00Z"/>
                    <w:lang w:val="de-DE"/>
                  </w:rPr>
                </w:rPrChange>
              </w:rPr>
            </w:pPr>
            <w:ins w:id="27477" w:author="Thomas Dietz" w:date="2012-08-08T17:05:00Z">
              <w:r w:rsidRPr="00B80901">
                <w:rPr>
                  <w:rPrChange w:id="27478" w:author="Thomas Dietz" w:date="2012-08-10T13:22:00Z">
                    <w:rPr>
                      <w:lang w:val="de-DE"/>
                    </w:rPr>
                  </w:rPrChange>
                </w:rPr>
                <w:t xml:space="preserve">          then this element indicates the port number used for the</w:t>
              </w:r>
            </w:ins>
          </w:p>
          <w:p w14:paraId="0F1A2A31" w14:textId="77777777" w:rsidR="009F3611" w:rsidRPr="00B80901" w:rsidRDefault="009F3611" w:rsidP="009F3611">
            <w:pPr>
              <w:pStyle w:val="XML1"/>
              <w:rPr>
                <w:ins w:id="27479" w:author="Thomas Dietz" w:date="2012-08-08T17:05:00Z"/>
                <w:rPrChange w:id="27480" w:author="Thomas Dietz" w:date="2012-08-10T13:22:00Z">
                  <w:rPr>
                    <w:ins w:id="27481" w:author="Thomas Dietz" w:date="2012-08-08T17:05:00Z"/>
                    <w:lang w:val="de-DE"/>
                  </w:rPr>
                </w:rPrChange>
              </w:rPr>
            </w:pPr>
            <w:ins w:id="27482" w:author="Thomas Dietz" w:date="2012-08-08T17:05:00Z">
              <w:r w:rsidRPr="00B80901">
                <w:rPr>
                  <w:rPrChange w:id="27483" w:author="Thomas Dietz" w:date="2012-08-10T13:22:00Z">
                    <w:rPr>
                      <w:lang w:val="de-DE"/>
                    </w:rPr>
                  </w:rPrChange>
                </w:rPr>
                <w:t xml:space="preserve">          last attempt to establish a connection with this OpenFlow</w:t>
              </w:r>
            </w:ins>
          </w:p>
          <w:p w14:paraId="79D164F3" w14:textId="77777777" w:rsidR="009F3611" w:rsidRPr="00B80901" w:rsidRDefault="009F3611" w:rsidP="009F3611">
            <w:pPr>
              <w:pStyle w:val="XML1"/>
              <w:rPr>
                <w:ins w:id="27484" w:author="Thomas Dietz" w:date="2012-08-08T17:05:00Z"/>
                <w:rPrChange w:id="27485" w:author="Thomas Dietz" w:date="2012-08-10T13:22:00Z">
                  <w:rPr>
                    <w:ins w:id="27486" w:author="Thomas Dietz" w:date="2012-08-08T17:05:00Z"/>
                    <w:lang w:val="de-DE"/>
                  </w:rPr>
                </w:rPrChange>
              </w:rPr>
            </w:pPr>
            <w:ins w:id="27487" w:author="Thomas Dietz" w:date="2012-08-08T17:05:00Z">
              <w:r w:rsidRPr="00B80901">
                <w:rPr>
                  <w:rPrChange w:id="27488" w:author="Thomas Dietz" w:date="2012-08-10T13:22:00Z">
                    <w:rPr>
                      <w:lang w:val="de-DE"/>
                    </w:rPr>
                  </w:rPrChange>
                </w:rPr>
                <w:t xml:space="preserve">          Controller.??? </w:t>
              </w:r>
            </w:ins>
          </w:p>
          <w:p w14:paraId="711AC598" w14:textId="77777777" w:rsidR="009F3611" w:rsidRPr="00B80901" w:rsidRDefault="009F3611" w:rsidP="009F3611">
            <w:pPr>
              <w:pStyle w:val="XML1"/>
              <w:rPr>
                <w:ins w:id="27489" w:author="Thomas Dietz" w:date="2012-08-08T17:05:00Z"/>
                <w:rPrChange w:id="27490" w:author="Thomas Dietz" w:date="2012-08-10T13:22:00Z">
                  <w:rPr>
                    <w:ins w:id="27491" w:author="Thomas Dietz" w:date="2012-08-08T17:05:00Z"/>
                    <w:lang w:val="de-DE"/>
                  </w:rPr>
                </w:rPrChange>
              </w:rPr>
            </w:pPr>
            <w:ins w:id="27492" w:author="Thomas Dietz" w:date="2012-08-08T17:05:00Z">
              <w:r w:rsidRPr="00B80901">
                <w:rPr>
                  <w:rPrChange w:id="27493" w:author="Thomas Dietz" w:date="2012-08-10T13:22:00Z">
                    <w:rPr>
                      <w:lang w:val="de-DE"/>
                    </w:rPr>
                  </w:rPrChange>
                </w:rPr>
                <w:t xml:space="preserve">          When connecting to this OpenFlow Controller, it is the </w:t>
              </w:r>
            </w:ins>
          </w:p>
          <w:p w14:paraId="2B1B5A12" w14:textId="77777777" w:rsidR="009F3611" w:rsidRPr="00B80901" w:rsidRDefault="009F3611" w:rsidP="009F3611">
            <w:pPr>
              <w:pStyle w:val="XML1"/>
              <w:rPr>
                <w:ins w:id="27494" w:author="Thomas Dietz" w:date="2012-08-08T17:05:00Z"/>
                <w:rPrChange w:id="27495" w:author="Thomas Dietz" w:date="2012-08-10T13:22:00Z">
                  <w:rPr>
                    <w:ins w:id="27496" w:author="Thomas Dietz" w:date="2012-08-08T17:05:00Z"/>
                    <w:lang w:val="de-DE"/>
                  </w:rPr>
                </w:rPrChange>
              </w:rPr>
            </w:pPr>
            <w:ins w:id="27497" w:author="Thomas Dietz" w:date="2012-08-08T17:05:00Z">
              <w:r w:rsidRPr="00B80901">
                <w:rPr>
                  <w:rPrChange w:id="27498" w:author="Thomas Dietz" w:date="2012-08-10T13:22:00Z">
                    <w:rPr>
                      <w:lang w:val="de-DE"/>
                    </w:rPr>
                  </w:rPrChange>
                </w:rPr>
                <w:t xml:space="preserve">          source TCP port number of packets sent to this OpenFlow </w:t>
              </w:r>
            </w:ins>
          </w:p>
          <w:p w14:paraId="535B3623" w14:textId="77777777" w:rsidR="009F3611" w:rsidRPr="00B80901" w:rsidRDefault="009F3611" w:rsidP="009F3611">
            <w:pPr>
              <w:pStyle w:val="XML1"/>
              <w:rPr>
                <w:ins w:id="27499" w:author="Thomas Dietz" w:date="2012-08-08T17:05:00Z"/>
                <w:rPrChange w:id="27500" w:author="Thomas Dietz" w:date="2012-08-10T13:22:00Z">
                  <w:rPr>
                    <w:ins w:id="27501" w:author="Thomas Dietz" w:date="2012-08-08T17:05:00Z"/>
                    <w:lang w:val="de-DE"/>
                  </w:rPr>
                </w:rPrChange>
              </w:rPr>
            </w:pPr>
            <w:ins w:id="27502" w:author="Thomas Dietz" w:date="2012-08-08T17:05:00Z">
              <w:r w:rsidRPr="00B80901">
                <w:rPr>
                  <w:rPrChange w:id="27503" w:author="Thomas Dietz" w:date="2012-08-10T13:22:00Z">
                    <w:rPr>
                      <w:lang w:val="de-DE"/>
                    </w:rPr>
                  </w:rPrChange>
                </w:rPr>
                <w:t xml:space="preserve">          Controller.  If this element has its defaqult value 0,</w:t>
              </w:r>
            </w:ins>
          </w:p>
          <w:p w14:paraId="6D38AF22" w14:textId="77777777" w:rsidR="009F3611" w:rsidRPr="00B80901" w:rsidRDefault="009F3611" w:rsidP="009F3611">
            <w:pPr>
              <w:pStyle w:val="XML1"/>
              <w:rPr>
                <w:ins w:id="27504" w:author="Thomas Dietz" w:date="2012-08-08T17:05:00Z"/>
                <w:rPrChange w:id="27505" w:author="Thomas Dietz" w:date="2012-08-10T13:22:00Z">
                  <w:rPr>
                    <w:ins w:id="27506" w:author="Thomas Dietz" w:date="2012-08-08T17:05:00Z"/>
                    <w:lang w:val="de-DE"/>
                  </w:rPr>
                </w:rPrChange>
              </w:rPr>
            </w:pPr>
            <w:ins w:id="27507" w:author="Thomas Dietz" w:date="2012-08-08T17:05:00Z">
              <w:r w:rsidRPr="00B80901">
                <w:rPr>
                  <w:rPrChange w:id="27508" w:author="Thomas Dietz" w:date="2012-08-10T13:22:00Z">
                    <w:rPr>
                      <w:lang w:val="de-DE"/>
                    </w:rPr>
                  </w:rPrChange>
                </w:rPr>
                <w:t xml:space="preserve">          then port number is chosen arbitrarily by the OpenFlow</w:t>
              </w:r>
            </w:ins>
          </w:p>
          <w:p w14:paraId="32A3A410" w14:textId="77777777" w:rsidR="009F3611" w:rsidRPr="00B80901" w:rsidRDefault="009F3611" w:rsidP="009F3611">
            <w:pPr>
              <w:pStyle w:val="XML1"/>
              <w:rPr>
                <w:ins w:id="27509" w:author="Thomas Dietz" w:date="2012-08-08T17:05:00Z"/>
                <w:rPrChange w:id="27510" w:author="Thomas Dietz" w:date="2012-08-10T13:22:00Z">
                  <w:rPr>
                    <w:ins w:id="27511" w:author="Thomas Dietz" w:date="2012-08-08T17:05:00Z"/>
                    <w:lang w:val="de-DE"/>
                  </w:rPr>
                </w:rPrChange>
              </w:rPr>
            </w:pPr>
            <w:ins w:id="27512" w:author="Thomas Dietz" w:date="2012-08-08T17:05:00Z">
              <w:r w:rsidRPr="00B80901">
                <w:rPr>
                  <w:rPrChange w:id="27513" w:author="Thomas Dietz" w:date="2012-08-10T13:22:00Z">
                    <w:rPr>
                      <w:lang w:val="de-DE"/>
                    </w:rPr>
                  </w:rPrChange>
                </w:rPr>
                <w:t xml:space="preserve">          Logical Switch.";</w:t>
              </w:r>
            </w:ins>
          </w:p>
          <w:p w14:paraId="4AD9C544" w14:textId="77777777" w:rsidR="009F3611" w:rsidRPr="00B80901" w:rsidRDefault="009F3611" w:rsidP="009F3611">
            <w:pPr>
              <w:pStyle w:val="XML1"/>
              <w:rPr>
                <w:ins w:id="27514" w:author="Thomas Dietz" w:date="2012-08-08T17:05:00Z"/>
                <w:rPrChange w:id="27515" w:author="Thomas Dietz" w:date="2012-08-10T13:22:00Z">
                  <w:rPr>
                    <w:ins w:id="27516" w:author="Thomas Dietz" w:date="2012-08-08T17:05:00Z"/>
                    <w:lang w:val="de-DE"/>
                  </w:rPr>
                </w:rPrChange>
              </w:rPr>
            </w:pPr>
            <w:ins w:id="27517" w:author="Thomas Dietz" w:date="2012-08-08T17:05:00Z">
              <w:r w:rsidRPr="00B80901">
                <w:rPr>
                  <w:rPrChange w:id="27518" w:author="Thomas Dietz" w:date="2012-08-10T13:22:00Z">
                    <w:rPr>
                      <w:lang w:val="de-DE"/>
                    </w:rPr>
                  </w:rPrChange>
                </w:rPr>
                <w:t xml:space="preserve">      }</w:t>
              </w:r>
            </w:ins>
          </w:p>
          <w:p w14:paraId="1F71982C" w14:textId="77777777" w:rsidR="009F3611" w:rsidRPr="00B80901" w:rsidRDefault="009F3611" w:rsidP="009F3611">
            <w:pPr>
              <w:pStyle w:val="XML1"/>
              <w:rPr>
                <w:ins w:id="27519" w:author="Thomas Dietz" w:date="2012-08-08T17:05:00Z"/>
                <w:rPrChange w:id="27520" w:author="Thomas Dietz" w:date="2012-08-10T13:22:00Z">
                  <w:rPr>
                    <w:ins w:id="27521" w:author="Thomas Dietz" w:date="2012-08-08T17:05:00Z"/>
                    <w:lang w:val="de-DE"/>
                  </w:rPr>
                </w:rPrChange>
              </w:rPr>
            </w:pPr>
            <w:ins w:id="27522" w:author="Thomas Dietz" w:date="2012-08-08T17:05:00Z">
              <w:r w:rsidRPr="00B80901">
                <w:rPr>
                  <w:rPrChange w:id="27523" w:author="Thomas Dietz" w:date="2012-08-10T13:22:00Z">
                    <w:rPr>
                      <w:lang w:val="de-DE"/>
                    </w:rPr>
                  </w:rPrChange>
                </w:rPr>
                <w:t xml:space="preserve">    }</w:t>
              </w:r>
            </w:ins>
          </w:p>
          <w:p w14:paraId="63E79AFC" w14:textId="77777777" w:rsidR="009F3611" w:rsidRPr="00B80901" w:rsidRDefault="009F3611" w:rsidP="009F3611">
            <w:pPr>
              <w:pStyle w:val="XML1"/>
              <w:rPr>
                <w:ins w:id="27524" w:author="Thomas Dietz" w:date="2012-08-08T17:05:00Z"/>
                <w:rPrChange w:id="27525" w:author="Thomas Dietz" w:date="2012-08-10T13:22:00Z">
                  <w:rPr>
                    <w:ins w:id="27526" w:author="Thomas Dietz" w:date="2012-08-08T17:05:00Z"/>
                    <w:lang w:val="de-DE"/>
                  </w:rPr>
                </w:rPrChange>
              </w:rPr>
            </w:pPr>
            <w:ins w:id="27527" w:author="Thomas Dietz" w:date="2012-08-08T17:05:00Z">
              <w:r w:rsidRPr="00B80901">
                <w:rPr>
                  <w:rPrChange w:id="27528" w:author="Thomas Dietz" w:date="2012-08-10T13:22:00Z">
                    <w:rPr>
                      <w:lang w:val="de-DE"/>
                    </w:rPr>
                  </w:rPrChange>
                </w:rPr>
                <w:t xml:space="preserve">  }</w:t>
              </w:r>
            </w:ins>
          </w:p>
          <w:p w14:paraId="4731AEEE" w14:textId="77777777" w:rsidR="009F3611" w:rsidRPr="00B80901" w:rsidRDefault="009F3611" w:rsidP="009F3611">
            <w:pPr>
              <w:pStyle w:val="XML1"/>
              <w:rPr>
                <w:ins w:id="27529" w:author="Thomas Dietz" w:date="2012-08-08T17:05:00Z"/>
                <w:rPrChange w:id="27530" w:author="Thomas Dietz" w:date="2012-08-10T13:22:00Z">
                  <w:rPr>
                    <w:ins w:id="27531" w:author="Thomas Dietz" w:date="2012-08-08T17:05:00Z"/>
                    <w:lang w:val="de-DE"/>
                  </w:rPr>
                </w:rPrChange>
              </w:rPr>
            </w:pPr>
          </w:p>
          <w:p w14:paraId="5810C430" w14:textId="77777777" w:rsidR="009F3611" w:rsidRPr="00B80901" w:rsidRDefault="009F3611" w:rsidP="009F3611">
            <w:pPr>
              <w:pStyle w:val="XML1"/>
              <w:rPr>
                <w:ins w:id="27532" w:author="Thomas Dietz" w:date="2012-08-08T17:05:00Z"/>
                <w:rPrChange w:id="27533" w:author="Thomas Dietz" w:date="2012-08-10T13:22:00Z">
                  <w:rPr>
                    <w:ins w:id="27534" w:author="Thomas Dietz" w:date="2012-08-08T17:05:00Z"/>
                    <w:lang w:val="de-DE"/>
                  </w:rPr>
                </w:rPrChange>
              </w:rPr>
            </w:pPr>
            <w:ins w:id="27535" w:author="Thomas Dietz" w:date="2012-08-08T17:05:00Z">
              <w:r w:rsidRPr="00B80901">
                <w:rPr>
                  <w:rPrChange w:id="27536" w:author="Thomas Dietz" w:date="2012-08-10T13:22:00Z">
                    <w:rPr>
                      <w:lang w:val="de-DE"/>
                    </w:rPr>
                  </w:rPrChange>
                </w:rPr>
                <w:t xml:space="preserve">  grouping OFResourceType {</w:t>
              </w:r>
            </w:ins>
          </w:p>
          <w:p w14:paraId="16435C94" w14:textId="77777777" w:rsidR="009F3611" w:rsidRPr="00B80901" w:rsidRDefault="009F3611" w:rsidP="009F3611">
            <w:pPr>
              <w:pStyle w:val="XML1"/>
              <w:rPr>
                <w:ins w:id="27537" w:author="Thomas Dietz" w:date="2012-08-08T17:05:00Z"/>
                <w:rPrChange w:id="27538" w:author="Thomas Dietz" w:date="2012-08-10T13:22:00Z">
                  <w:rPr>
                    <w:ins w:id="27539" w:author="Thomas Dietz" w:date="2012-08-08T17:05:00Z"/>
                    <w:lang w:val="de-DE"/>
                  </w:rPr>
                </w:rPrChange>
              </w:rPr>
            </w:pPr>
            <w:ins w:id="27540" w:author="Thomas Dietz" w:date="2012-08-08T17:05:00Z">
              <w:r w:rsidRPr="00B80901">
                <w:rPr>
                  <w:rPrChange w:id="27541" w:author="Thomas Dietz" w:date="2012-08-10T13:22:00Z">
                    <w:rPr>
                      <w:lang w:val="de-DE"/>
                    </w:rPr>
                  </w:rPrChange>
                </w:rPr>
                <w:t xml:space="preserve">    description "This element specifies a generic OpenFlow resource</w:t>
              </w:r>
            </w:ins>
          </w:p>
          <w:p w14:paraId="314345E6" w14:textId="77777777" w:rsidR="009F3611" w:rsidRPr="00B80901" w:rsidRDefault="009F3611" w:rsidP="009F3611">
            <w:pPr>
              <w:pStyle w:val="XML1"/>
              <w:rPr>
                <w:ins w:id="27542" w:author="Thomas Dietz" w:date="2012-08-08T17:05:00Z"/>
                <w:rPrChange w:id="27543" w:author="Thomas Dietz" w:date="2012-08-10T13:22:00Z">
                  <w:rPr>
                    <w:ins w:id="27544" w:author="Thomas Dietz" w:date="2012-08-08T17:05:00Z"/>
                    <w:lang w:val="de-DE"/>
                  </w:rPr>
                </w:rPrChange>
              </w:rPr>
            </w:pPr>
            <w:ins w:id="27545" w:author="Thomas Dietz" w:date="2012-08-08T17:05:00Z">
              <w:r w:rsidRPr="00B80901">
                <w:rPr>
                  <w:rPrChange w:id="27546" w:author="Thomas Dietz" w:date="2012-08-10T13:22:00Z">
                    <w:rPr>
                      <w:lang w:val="de-DE"/>
                    </w:rPr>
                  </w:rPrChange>
                </w:rPr>
                <w:t xml:space="preserve">      that is used as a basis for specific resources. Even though</w:t>
              </w:r>
            </w:ins>
          </w:p>
          <w:p w14:paraId="7CDD61DE" w14:textId="77777777" w:rsidR="009F3611" w:rsidRPr="00B80901" w:rsidRDefault="009F3611" w:rsidP="009F3611">
            <w:pPr>
              <w:pStyle w:val="XML1"/>
              <w:rPr>
                <w:ins w:id="27547" w:author="Thomas Dietz" w:date="2012-08-08T17:05:00Z"/>
                <w:rPrChange w:id="27548" w:author="Thomas Dietz" w:date="2012-08-10T13:22:00Z">
                  <w:rPr>
                    <w:ins w:id="27549" w:author="Thomas Dietz" w:date="2012-08-08T17:05:00Z"/>
                    <w:lang w:val="de-DE"/>
                  </w:rPr>
                </w:rPrChange>
              </w:rPr>
            </w:pPr>
            <w:ins w:id="27550" w:author="Thomas Dietz" w:date="2012-08-08T17:05:00Z">
              <w:r w:rsidRPr="00B80901">
                <w:rPr>
                  <w:rPrChange w:id="27551" w:author="Thomas Dietz" w:date="2012-08-10T13:22:00Z">
                    <w:rPr>
                      <w:lang w:val="de-DE"/>
                    </w:rPr>
                  </w:rPrChange>
                </w:rPr>
                <w:t xml:space="preserve">      this element is not used on its own the following rules for</w:t>
              </w:r>
            </w:ins>
          </w:p>
          <w:p w14:paraId="54006F45" w14:textId="77777777" w:rsidR="009F3611" w:rsidRPr="00B80901" w:rsidRDefault="009F3611" w:rsidP="009F3611">
            <w:pPr>
              <w:pStyle w:val="XML1"/>
              <w:rPr>
                <w:ins w:id="27552" w:author="Thomas Dietz" w:date="2012-08-08T17:05:00Z"/>
                <w:rPrChange w:id="27553" w:author="Thomas Dietz" w:date="2012-08-10T13:22:00Z">
                  <w:rPr>
                    <w:ins w:id="27554" w:author="Thomas Dietz" w:date="2012-08-08T17:05:00Z"/>
                    <w:lang w:val="de-DE"/>
                  </w:rPr>
                </w:rPrChange>
              </w:rPr>
            </w:pPr>
            <w:ins w:id="27555" w:author="Thomas Dietz" w:date="2012-08-08T17:05:00Z">
              <w:r w:rsidRPr="00B80901">
                <w:rPr>
                  <w:rPrChange w:id="27556" w:author="Thomas Dietz" w:date="2012-08-10T13:22:00Z">
                    <w:rPr>
                      <w:lang w:val="de-DE"/>
                    </w:rPr>
                  </w:rPrChange>
                </w:rPr>
                <w:t xml:space="preserve">      NETCONF operations MUST be obeyed also by elemnts using this</w:t>
              </w:r>
            </w:ins>
          </w:p>
          <w:p w14:paraId="2FB97A04" w14:textId="77777777" w:rsidR="009F3611" w:rsidRPr="00B80901" w:rsidRDefault="009F3611" w:rsidP="009F3611">
            <w:pPr>
              <w:pStyle w:val="XML1"/>
              <w:rPr>
                <w:ins w:id="27557" w:author="Thomas Dietz" w:date="2012-08-08T17:05:00Z"/>
                <w:rPrChange w:id="27558" w:author="Thomas Dietz" w:date="2012-08-10T13:22:00Z">
                  <w:rPr>
                    <w:ins w:id="27559" w:author="Thomas Dietz" w:date="2012-08-08T17:05:00Z"/>
                    <w:lang w:val="de-DE"/>
                  </w:rPr>
                </w:rPrChange>
              </w:rPr>
            </w:pPr>
            <w:ins w:id="27560" w:author="Thomas Dietz" w:date="2012-08-08T17:05:00Z">
              <w:r w:rsidRPr="00B80901">
                <w:rPr>
                  <w:rPrChange w:id="27561" w:author="Thomas Dietz" w:date="2012-08-10T13:22:00Z">
                    <w:rPr>
                      <w:lang w:val="de-DE"/>
                    </w:rPr>
                  </w:rPrChange>
                </w:rPr>
                <w:t xml:space="preserve">      element.</w:t>
              </w:r>
            </w:ins>
          </w:p>
          <w:p w14:paraId="798ABE05" w14:textId="77777777" w:rsidR="009F3611" w:rsidRPr="00B80901" w:rsidRDefault="009F3611" w:rsidP="009F3611">
            <w:pPr>
              <w:pStyle w:val="XML1"/>
              <w:rPr>
                <w:ins w:id="27562" w:author="Thomas Dietz" w:date="2012-08-08T17:05:00Z"/>
                <w:rPrChange w:id="27563" w:author="Thomas Dietz" w:date="2012-08-10T13:22:00Z">
                  <w:rPr>
                    <w:ins w:id="27564" w:author="Thomas Dietz" w:date="2012-08-08T17:05:00Z"/>
                    <w:lang w:val="de-DE"/>
                  </w:rPr>
                </w:rPrChange>
              </w:rPr>
            </w:pPr>
          </w:p>
          <w:p w14:paraId="5AA8CC76" w14:textId="77777777" w:rsidR="009F3611" w:rsidRPr="00B80901" w:rsidRDefault="009F3611" w:rsidP="009F3611">
            <w:pPr>
              <w:pStyle w:val="XML1"/>
              <w:rPr>
                <w:ins w:id="27565" w:author="Thomas Dietz" w:date="2012-08-08T17:05:00Z"/>
                <w:rPrChange w:id="27566" w:author="Thomas Dietz" w:date="2012-08-10T13:22:00Z">
                  <w:rPr>
                    <w:ins w:id="27567" w:author="Thomas Dietz" w:date="2012-08-08T17:05:00Z"/>
                    <w:lang w:val="de-DE"/>
                  </w:rPr>
                </w:rPrChange>
              </w:rPr>
            </w:pPr>
            <w:ins w:id="27568" w:author="Thomas Dietz" w:date="2012-08-08T17:05:00Z">
              <w:r w:rsidRPr="00B80901">
                <w:rPr>
                  <w:rPrChange w:id="27569" w:author="Thomas Dietz" w:date="2012-08-10T13:22:00Z">
                    <w:rPr>
                      <w:lang w:val="de-DE"/>
                    </w:rPr>
                  </w:rPrChange>
                </w:rPr>
                <w:t xml:space="preserve">      NETCONF &lt;edit-config&gt; operations MUST be implemented as </w:t>
              </w:r>
            </w:ins>
          </w:p>
          <w:p w14:paraId="18B8B472" w14:textId="77777777" w:rsidR="009F3611" w:rsidRPr="00B80901" w:rsidRDefault="009F3611" w:rsidP="009F3611">
            <w:pPr>
              <w:pStyle w:val="XML1"/>
              <w:rPr>
                <w:ins w:id="27570" w:author="Thomas Dietz" w:date="2012-08-08T17:05:00Z"/>
                <w:rPrChange w:id="27571" w:author="Thomas Dietz" w:date="2012-08-10T13:22:00Z">
                  <w:rPr>
                    <w:ins w:id="27572" w:author="Thomas Dietz" w:date="2012-08-08T17:05:00Z"/>
                    <w:lang w:val="de-DE"/>
                  </w:rPr>
                </w:rPrChange>
              </w:rPr>
            </w:pPr>
            <w:ins w:id="27573" w:author="Thomas Dietz" w:date="2012-08-08T17:05:00Z">
              <w:r w:rsidRPr="00B80901">
                <w:rPr>
                  <w:rPrChange w:id="27574" w:author="Thomas Dietz" w:date="2012-08-10T13:22:00Z">
                    <w:rPr>
                      <w:lang w:val="de-DE"/>
                    </w:rPr>
                  </w:rPrChange>
                </w:rPr>
                <w:t xml:space="preserve">      follows: </w:t>
              </w:r>
            </w:ins>
          </w:p>
          <w:p w14:paraId="00EF2A46" w14:textId="77777777" w:rsidR="009F3611" w:rsidRPr="00B80901" w:rsidRDefault="009F3611" w:rsidP="009F3611">
            <w:pPr>
              <w:pStyle w:val="XML1"/>
              <w:rPr>
                <w:ins w:id="27575" w:author="Thomas Dietz" w:date="2012-08-08T17:05:00Z"/>
                <w:rPrChange w:id="27576" w:author="Thomas Dietz" w:date="2012-08-10T13:22:00Z">
                  <w:rPr>
                    <w:ins w:id="27577" w:author="Thomas Dietz" w:date="2012-08-08T17:05:00Z"/>
                    <w:lang w:val="de-DE"/>
                  </w:rPr>
                </w:rPrChange>
              </w:rPr>
            </w:pPr>
          </w:p>
          <w:p w14:paraId="72355D06" w14:textId="77777777" w:rsidR="009F3611" w:rsidRPr="00B80901" w:rsidRDefault="009F3611" w:rsidP="009F3611">
            <w:pPr>
              <w:pStyle w:val="XML1"/>
              <w:rPr>
                <w:ins w:id="27578" w:author="Thomas Dietz" w:date="2012-08-08T17:05:00Z"/>
                <w:rPrChange w:id="27579" w:author="Thomas Dietz" w:date="2012-08-10T13:22:00Z">
                  <w:rPr>
                    <w:ins w:id="27580" w:author="Thomas Dietz" w:date="2012-08-08T17:05:00Z"/>
                    <w:lang w:val="de-DE"/>
                  </w:rPr>
                </w:rPrChange>
              </w:rPr>
            </w:pPr>
            <w:ins w:id="27581" w:author="Thomas Dietz" w:date="2012-08-08T17:05:00Z">
              <w:r w:rsidRPr="00B80901">
                <w:rPr>
                  <w:rPrChange w:id="27582" w:author="Thomas Dietz" w:date="2012-08-10T13:22:00Z">
                    <w:rPr>
                      <w:lang w:val="de-DE"/>
                    </w:rPr>
                  </w:rPrChange>
                </w:rPr>
                <w:t xml:space="preserve">      * The 'id' element MUST be present at all &lt;edit-config&gt;</w:t>
              </w:r>
            </w:ins>
          </w:p>
          <w:p w14:paraId="043EA5B9" w14:textId="77777777" w:rsidR="009F3611" w:rsidRPr="00B80901" w:rsidRDefault="009F3611" w:rsidP="009F3611">
            <w:pPr>
              <w:pStyle w:val="XML1"/>
              <w:rPr>
                <w:ins w:id="27583" w:author="Thomas Dietz" w:date="2012-08-08T17:05:00Z"/>
                <w:rPrChange w:id="27584" w:author="Thomas Dietz" w:date="2012-08-10T13:22:00Z">
                  <w:rPr>
                    <w:ins w:id="27585" w:author="Thomas Dietz" w:date="2012-08-08T17:05:00Z"/>
                    <w:lang w:val="de-DE"/>
                  </w:rPr>
                </w:rPrChange>
              </w:rPr>
            </w:pPr>
            <w:ins w:id="27586" w:author="Thomas Dietz" w:date="2012-08-08T17:05:00Z">
              <w:r w:rsidRPr="00B80901">
                <w:rPr>
                  <w:rPrChange w:id="27587" w:author="Thomas Dietz" w:date="2012-08-10T13:22:00Z">
                    <w:rPr>
                      <w:lang w:val="de-DE"/>
                    </w:rPr>
                  </w:rPrChange>
                </w:rPr>
                <w:t xml:space="preserve">        operations to identify the resource.</w:t>
              </w:r>
            </w:ins>
          </w:p>
          <w:p w14:paraId="7268507E" w14:textId="77777777" w:rsidR="009F3611" w:rsidRPr="00B80901" w:rsidRDefault="009F3611" w:rsidP="009F3611">
            <w:pPr>
              <w:pStyle w:val="XML1"/>
              <w:rPr>
                <w:ins w:id="27588" w:author="Thomas Dietz" w:date="2012-08-08T17:05:00Z"/>
                <w:rPrChange w:id="27589" w:author="Thomas Dietz" w:date="2012-08-10T13:22:00Z">
                  <w:rPr>
                    <w:ins w:id="27590" w:author="Thomas Dietz" w:date="2012-08-08T17:05:00Z"/>
                    <w:lang w:val="de-DE"/>
                  </w:rPr>
                </w:rPrChange>
              </w:rPr>
            </w:pPr>
            <w:ins w:id="27591" w:author="Thomas Dietz" w:date="2012-08-08T17:05:00Z">
              <w:r w:rsidRPr="00B80901">
                <w:rPr>
                  <w:rPrChange w:id="27592" w:author="Thomas Dietz" w:date="2012-08-10T13:22:00Z">
                    <w:rPr>
                      <w:lang w:val="de-DE"/>
                    </w:rPr>
                  </w:rPrChange>
                </w:rPr>
                <w:t xml:space="preserve">      * If the operation is 'merge' or 'replace', the element is</w:t>
              </w:r>
            </w:ins>
          </w:p>
          <w:p w14:paraId="26E4EB02" w14:textId="77777777" w:rsidR="009F3611" w:rsidRPr="00B80901" w:rsidRDefault="009F3611" w:rsidP="009F3611">
            <w:pPr>
              <w:pStyle w:val="XML1"/>
              <w:rPr>
                <w:ins w:id="27593" w:author="Thomas Dietz" w:date="2012-08-08T17:05:00Z"/>
                <w:rPrChange w:id="27594" w:author="Thomas Dietz" w:date="2012-08-10T13:22:00Z">
                  <w:rPr>
                    <w:ins w:id="27595" w:author="Thomas Dietz" w:date="2012-08-08T17:05:00Z"/>
                    <w:lang w:val="de-DE"/>
                  </w:rPr>
                </w:rPrChange>
              </w:rPr>
            </w:pPr>
            <w:ins w:id="27596" w:author="Thomas Dietz" w:date="2012-08-08T17:05:00Z">
              <w:r w:rsidRPr="00B80901">
                <w:rPr>
                  <w:rPrChange w:id="27597" w:author="Thomas Dietz" w:date="2012-08-10T13:22:00Z">
                    <w:rPr>
                      <w:lang w:val="de-DE"/>
                    </w:rPr>
                  </w:rPrChange>
                </w:rPr>
                <w:t xml:space="preserve">        created if it does not exist, and its value is set to the</w:t>
              </w:r>
            </w:ins>
          </w:p>
          <w:p w14:paraId="37188185" w14:textId="77777777" w:rsidR="009F3611" w:rsidRPr="00B80901" w:rsidRDefault="009F3611" w:rsidP="009F3611">
            <w:pPr>
              <w:pStyle w:val="XML1"/>
              <w:rPr>
                <w:ins w:id="27598" w:author="Thomas Dietz" w:date="2012-08-08T17:05:00Z"/>
                <w:rPrChange w:id="27599" w:author="Thomas Dietz" w:date="2012-08-10T13:22:00Z">
                  <w:rPr>
                    <w:ins w:id="27600" w:author="Thomas Dietz" w:date="2012-08-08T17:05:00Z"/>
                    <w:lang w:val="de-DE"/>
                  </w:rPr>
                </w:rPrChange>
              </w:rPr>
            </w:pPr>
            <w:ins w:id="27601" w:author="Thomas Dietz" w:date="2012-08-08T17:05:00Z">
              <w:r w:rsidRPr="00B80901">
                <w:rPr>
                  <w:rPrChange w:id="27602" w:author="Thomas Dietz" w:date="2012-08-10T13:22:00Z">
                    <w:rPr>
                      <w:lang w:val="de-DE"/>
                    </w:rPr>
                  </w:rPrChange>
                </w:rPr>
                <w:t xml:space="preserve">        value found in the XML RPC data.</w:t>
              </w:r>
            </w:ins>
          </w:p>
          <w:p w14:paraId="422DA455" w14:textId="77777777" w:rsidR="009F3611" w:rsidRPr="00B80901" w:rsidRDefault="009F3611" w:rsidP="009F3611">
            <w:pPr>
              <w:pStyle w:val="XML1"/>
              <w:rPr>
                <w:ins w:id="27603" w:author="Thomas Dietz" w:date="2012-08-08T17:05:00Z"/>
                <w:rPrChange w:id="27604" w:author="Thomas Dietz" w:date="2012-08-10T13:22:00Z">
                  <w:rPr>
                    <w:ins w:id="27605" w:author="Thomas Dietz" w:date="2012-08-08T17:05:00Z"/>
                    <w:lang w:val="de-DE"/>
                  </w:rPr>
                </w:rPrChange>
              </w:rPr>
            </w:pPr>
            <w:ins w:id="27606" w:author="Thomas Dietz" w:date="2012-08-08T17:05:00Z">
              <w:r w:rsidRPr="00B80901">
                <w:rPr>
                  <w:rPrChange w:id="27607" w:author="Thomas Dietz" w:date="2012-08-10T13:22:00Z">
                    <w:rPr>
                      <w:lang w:val="de-DE"/>
                    </w:rPr>
                  </w:rPrChange>
                </w:rPr>
                <w:t xml:space="preserve">      * If the operation is 'create', the element is created if it</w:t>
              </w:r>
            </w:ins>
          </w:p>
          <w:p w14:paraId="6C0622A0" w14:textId="77777777" w:rsidR="009F3611" w:rsidRPr="00B80901" w:rsidRDefault="009F3611" w:rsidP="009F3611">
            <w:pPr>
              <w:pStyle w:val="XML1"/>
              <w:rPr>
                <w:ins w:id="27608" w:author="Thomas Dietz" w:date="2012-08-08T17:05:00Z"/>
                <w:rPrChange w:id="27609" w:author="Thomas Dietz" w:date="2012-08-10T13:22:00Z">
                  <w:rPr>
                    <w:ins w:id="27610" w:author="Thomas Dietz" w:date="2012-08-08T17:05:00Z"/>
                    <w:lang w:val="de-DE"/>
                  </w:rPr>
                </w:rPrChange>
              </w:rPr>
            </w:pPr>
            <w:ins w:id="27611" w:author="Thomas Dietz" w:date="2012-08-08T17:05:00Z">
              <w:r w:rsidRPr="00B80901">
                <w:rPr>
                  <w:rPrChange w:id="27612" w:author="Thomas Dietz" w:date="2012-08-10T13:22:00Z">
                    <w:rPr>
                      <w:lang w:val="de-DE"/>
                    </w:rPr>
                  </w:rPrChange>
                </w:rPr>
                <w:t xml:space="preserve">        does not exist. If the element already exists, a</w:t>
              </w:r>
            </w:ins>
          </w:p>
          <w:p w14:paraId="426B347C" w14:textId="77777777" w:rsidR="009F3611" w:rsidRPr="00B80901" w:rsidRDefault="009F3611" w:rsidP="009F3611">
            <w:pPr>
              <w:pStyle w:val="XML1"/>
              <w:rPr>
                <w:ins w:id="27613" w:author="Thomas Dietz" w:date="2012-08-08T17:05:00Z"/>
                <w:rPrChange w:id="27614" w:author="Thomas Dietz" w:date="2012-08-10T13:22:00Z">
                  <w:rPr>
                    <w:ins w:id="27615" w:author="Thomas Dietz" w:date="2012-08-08T17:05:00Z"/>
                    <w:lang w:val="de-DE"/>
                  </w:rPr>
                </w:rPrChange>
              </w:rPr>
            </w:pPr>
            <w:ins w:id="27616" w:author="Thomas Dietz" w:date="2012-08-08T17:05:00Z">
              <w:r w:rsidRPr="00B80901">
                <w:rPr>
                  <w:rPrChange w:id="27617" w:author="Thomas Dietz" w:date="2012-08-10T13:22:00Z">
                    <w:rPr>
                      <w:lang w:val="de-DE"/>
                    </w:rPr>
                  </w:rPrChange>
                </w:rPr>
                <w:t xml:space="preserve">        'data</w:t>
              </w:r>
              <w:r w:rsidRPr="00B80901">
                <w:rPr>
                  <w:rFonts w:ascii="MS Mincho" w:eastAsia="MS Mincho" w:hAnsi="MS Mincho" w:cs="MS Mincho"/>
                  <w:rPrChange w:id="27618" w:author="Thomas Dietz" w:date="2012-08-10T13:22:00Z">
                    <w:rPr>
                      <w:rFonts w:ascii="MS Mincho" w:eastAsia="MS Mincho" w:hAnsi="MS Mincho" w:cs="MS Mincho"/>
                      <w:lang w:val="de-DE"/>
                    </w:rPr>
                  </w:rPrChange>
                </w:rPr>
                <w:t>‑</w:t>
              </w:r>
              <w:r w:rsidRPr="00B80901">
                <w:rPr>
                  <w:rPrChange w:id="27619" w:author="Thomas Dietz" w:date="2012-08-10T13:22:00Z">
                    <w:rPr>
                      <w:lang w:val="de-DE"/>
                    </w:rPr>
                  </w:rPrChange>
                </w:rPr>
                <w:t>exists' error is returned.</w:t>
              </w:r>
            </w:ins>
          </w:p>
          <w:p w14:paraId="25C94327" w14:textId="77777777" w:rsidR="009F3611" w:rsidRPr="00B80901" w:rsidRDefault="009F3611" w:rsidP="009F3611">
            <w:pPr>
              <w:pStyle w:val="XML1"/>
              <w:rPr>
                <w:ins w:id="27620" w:author="Thomas Dietz" w:date="2012-08-08T17:05:00Z"/>
                <w:rPrChange w:id="27621" w:author="Thomas Dietz" w:date="2012-08-10T13:22:00Z">
                  <w:rPr>
                    <w:ins w:id="27622" w:author="Thomas Dietz" w:date="2012-08-08T17:05:00Z"/>
                    <w:lang w:val="de-DE"/>
                  </w:rPr>
                </w:rPrChange>
              </w:rPr>
            </w:pPr>
            <w:ins w:id="27623" w:author="Thomas Dietz" w:date="2012-08-08T17:05:00Z">
              <w:r w:rsidRPr="00B80901">
                <w:rPr>
                  <w:rPrChange w:id="27624" w:author="Thomas Dietz" w:date="2012-08-10T13:22:00Z">
                    <w:rPr>
                      <w:lang w:val="de-DE"/>
                    </w:rPr>
                  </w:rPrChange>
                </w:rPr>
                <w:t xml:space="preserve">      * If the operation is 'delete', the element is deleted if it</w:t>
              </w:r>
            </w:ins>
          </w:p>
          <w:p w14:paraId="3521FB4C" w14:textId="77777777" w:rsidR="009F3611" w:rsidRPr="00B80901" w:rsidRDefault="009F3611" w:rsidP="009F3611">
            <w:pPr>
              <w:pStyle w:val="XML1"/>
              <w:rPr>
                <w:ins w:id="27625" w:author="Thomas Dietz" w:date="2012-08-08T17:05:00Z"/>
                <w:rPrChange w:id="27626" w:author="Thomas Dietz" w:date="2012-08-10T13:22:00Z">
                  <w:rPr>
                    <w:ins w:id="27627" w:author="Thomas Dietz" w:date="2012-08-08T17:05:00Z"/>
                    <w:lang w:val="de-DE"/>
                  </w:rPr>
                </w:rPrChange>
              </w:rPr>
            </w:pPr>
            <w:ins w:id="27628" w:author="Thomas Dietz" w:date="2012-08-08T17:05:00Z">
              <w:r w:rsidRPr="00B80901">
                <w:rPr>
                  <w:rPrChange w:id="27629" w:author="Thomas Dietz" w:date="2012-08-10T13:22:00Z">
                    <w:rPr>
                      <w:lang w:val="de-DE"/>
                    </w:rPr>
                  </w:rPrChange>
                </w:rPr>
                <w:t xml:space="preserve">        exists. If the element does not exist, a 'data</w:t>
              </w:r>
              <w:r w:rsidRPr="00B80901">
                <w:rPr>
                  <w:rFonts w:ascii="MS Mincho" w:eastAsia="MS Mincho" w:hAnsi="MS Mincho" w:cs="MS Mincho"/>
                  <w:rPrChange w:id="27630" w:author="Thomas Dietz" w:date="2012-08-10T13:22:00Z">
                    <w:rPr>
                      <w:rFonts w:ascii="MS Mincho" w:eastAsia="MS Mincho" w:hAnsi="MS Mincho" w:cs="MS Mincho"/>
                      <w:lang w:val="de-DE"/>
                    </w:rPr>
                  </w:rPrChange>
                </w:rPr>
                <w:t>‑</w:t>
              </w:r>
              <w:r w:rsidRPr="00B80901">
                <w:rPr>
                  <w:rPrChange w:id="27631" w:author="Thomas Dietz" w:date="2012-08-10T13:22:00Z">
                    <w:rPr>
                      <w:lang w:val="de-DE"/>
                    </w:rPr>
                  </w:rPrChange>
                </w:rPr>
                <w:t>missing'</w:t>
              </w:r>
            </w:ins>
          </w:p>
          <w:p w14:paraId="73B25B10" w14:textId="77777777" w:rsidR="009F3611" w:rsidRPr="00B80901" w:rsidRDefault="009F3611" w:rsidP="009F3611">
            <w:pPr>
              <w:pStyle w:val="XML1"/>
              <w:rPr>
                <w:ins w:id="27632" w:author="Thomas Dietz" w:date="2012-08-08T17:05:00Z"/>
                <w:rPrChange w:id="27633" w:author="Thomas Dietz" w:date="2012-08-10T13:22:00Z">
                  <w:rPr>
                    <w:ins w:id="27634" w:author="Thomas Dietz" w:date="2012-08-08T17:05:00Z"/>
                    <w:lang w:val="de-DE"/>
                  </w:rPr>
                </w:rPrChange>
              </w:rPr>
            </w:pPr>
            <w:ins w:id="27635" w:author="Thomas Dietz" w:date="2012-08-08T17:05:00Z">
              <w:r w:rsidRPr="00B80901">
                <w:rPr>
                  <w:rPrChange w:id="27636" w:author="Thomas Dietz" w:date="2012-08-10T13:22:00Z">
                    <w:rPr>
                      <w:lang w:val="de-DE"/>
                    </w:rPr>
                  </w:rPrChange>
                </w:rPr>
                <w:t xml:space="preserve">        error is returned.";</w:t>
              </w:r>
            </w:ins>
          </w:p>
          <w:p w14:paraId="1C5C6775" w14:textId="77777777" w:rsidR="009F3611" w:rsidRPr="00B80901" w:rsidRDefault="009F3611" w:rsidP="009F3611">
            <w:pPr>
              <w:pStyle w:val="XML1"/>
              <w:rPr>
                <w:ins w:id="27637" w:author="Thomas Dietz" w:date="2012-08-08T17:05:00Z"/>
                <w:rPrChange w:id="27638" w:author="Thomas Dietz" w:date="2012-08-10T13:22:00Z">
                  <w:rPr>
                    <w:ins w:id="27639" w:author="Thomas Dietz" w:date="2012-08-08T17:05:00Z"/>
                    <w:lang w:val="de-DE"/>
                  </w:rPr>
                </w:rPrChange>
              </w:rPr>
            </w:pPr>
            <w:ins w:id="27640" w:author="Thomas Dietz" w:date="2012-08-08T17:05:00Z">
              <w:r w:rsidRPr="00B80901">
                <w:rPr>
                  <w:rPrChange w:id="27641" w:author="Thomas Dietz" w:date="2012-08-10T13:22:00Z">
                    <w:rPr>
                      <w:lang w:val="de-DE"/>
                    </w:rPr>
                  </w:rPrChange>
                </w:rPr>
                <w:t xml:space="preserve">    leaf resource-id {</w:t>
              </w:r>
            </w:ins>
          </w:p>
          <w:p w14:paraId="1FF9A389" w14:textId="77777777" w:rsidR="009F3611" w:rsidRPr="00B80901" w:rsidRDefault="009F3611" w:rsidP="009F3611">
            <w:pPr>
              <w:pStyle w:val="XML1"/>
              <w:rPr>
                <w:ins w:id="27642" w:author="Thomas Dietz" w:date="2012-08-08T17:05:00Z"/>
                <w:rPrChange w:id="27643" w:author="Thomas Dietz" w:date="2012-08-10T13:22:00Z">
                  <w:rPr>
                    <w:ins w:id="27644" w:author="Thomas Dietz" w:date="2012-08-08T17:05:00Z"/>
                    <w:lang w:val="de-DE"/>
                  </w:rPr>
                </w:rPrChange>
              </w:rPr>
            </w:pPr>
            <w:ins w:id="27645" w:author="Thomas Dietz" w:date="2012-08-08T17:05:00Z">
              <w:r w:rsidRPr="00B80901">
                <w:rPr>
                  <w:rPrChange w:id="27646" w:author="Thomas Dietz" w:date="2012-08-10T13:22:00Z">
                    <w:rPr>
                      <w:lang w:val="de-DE"/>
                    </w:rPr>
                  </w:rPrChange>
                </w:rPr>
                <w:t xml:space="preserve">      type inet:uri;</w:t>
              </w:r>
            </w:ins>
          </w:p>
          <w:p w14:paraId="470382CE" w14:textId="77777777" w:rsidR="009F3611" w:rsidRPr="00B80901" w:rsidRDefault="009F3611" w:rsidP="009F3611">
            <w:pPr>
              <w:pStyle w:val="XML1"/>
              <w:rPr>
                <w:ins w:id="27647" w:author="Thomas Dietz" w:date="2012-08-08T17:05:00Z"/>
                <w:rPrChange w:id="27648" w:author="Thomas Dietz" w:date="2012-08-10T13:22:00Z">
                  <w:rPr>
                    <w:ins w:id="27649" w:author="Thomas Dietz" w:date="2012-08-08T17:05:00Z"/>
                    <w:lang w:val="de-DE"/>
                  </w:rPr>
                </w:rPrChange>
              </w:rPr>
            </w:pPr>
            <w:ins w:id="27650" w:author="Thomas Dietz" w:date="2012-08-08T17:05:00Z">
              <w:r w:rsidRPr="00B80901">
                <w:rPr>
                  <w:rPrChange w:id="27651" w:author="Thomas Dietz" w:date="2012-08-10T13:22:00Z">
                    <w:rPr>
                      <w:lang w:val="de-DE"/>
                    </w:rPr>
                  </w:rPrChange>
                </w:rPr>
                <w:t xml:space="preserve">      mandatory true;</w:t>
              </w:r>
            </w:ins>
          </w:p>
          <w:p w14:paraId="6CBDEFFA" w14:textId="77777777" w:rsidR="009F3611" w:rsidRPr="00B80901" w:rsidRDefault="009F3611" w:rsidP="009F3611">
            <w:pPr>
              <w:pStyle w:val="XML1"/>
              <w:rPr>
                <w:ins w:id="27652" w:author="Thomas Dietz" w:date="2012-08-08T17:05:00Z"/>
                <w:rPrChange w:id="27653" w:author="Thomas Dietz" w:date="2012-08-10T13:22:00Z">
                  <w:rPr>
                    <w:ins w:id="27654" w:author="Thomas Dietz" w:date="2012-08-08T17:05:00Z"/>
                    <w:lang w:val="de-DE"/>
                  </w:rPr>
                </w:rPrChange>
              </w:rPr>
            </w:pPr>
            <w:ins w:id="27655" w:author="Thomas Dietz" w:date="2012-08-08T17:05:00Z">
              <w:r w:rsidRPr="00B80901">
                <w:rPr>
                  <w:rPrChange w:id="27656" w:author="Thomas Dietz" w:date="2012-08-10T13:22:00Z">
                    <w:rPr>
                      <w:lang w:val="de-DE"/>
                    </w:rPr>
                  </w:rPrChange>
                </w:rPr>
                <w:t xml:space="preserve">      description "A unique but locally arbitrary identifier that</w:t>
              </w:r>
            </w:ins>
          </w:p>
          <w:p w14:paraId="4DAC2D2D" w14:textId="77777777" w:rsidR="009F3611" w:rsidRPr="00B80901" w:rsidRDefault="009F3611" w:rsidP="009F3611">
            <w:pPr>
              <w:pStyle w:val="XML1"/>
              <w:rPr>
                <w:ins w:id="27657" w:author="Thomas Dietz" w:date="2012-08-08T17:05:00Z"/>
                <w:rPrChange w:id="27658" w:author="Thomas Dietz" w:date="2012-08-10T13:22:00Z">
                  <w:rPr>
                    <w:ins w:id="27659" w:author="Thomas Dietz" w:date="2012-08-08T17:05:00Z"/>
                    <w:lang w:val="de-DE"/>
                  </w:rPr>
                </w:rPrChange>
              </w:rPr>
            </w:pPr>
            <w:ins w:id="27660" w:author="Thomas Dietz" w:date="2012-08-08T17:05:00Z">
              <w:r w:rsidRPr="00B80901">
                <w:rPr>
                  <w:rPrChange w:id="27661" w:author="Thomas Dietz" w:date="2012-08-10T13:22:00Z">
                    <w:rPr>
                      <w:lang w:val="de-DE"/>
                    </w:rPr>
                  </w:rPrChange>
                </w:rPr>
                <w:t xml:space="preserve">        uniquely identifies an OpenFlow Port within the context  </w:t>
              </w:r>
            </w:ins>
          </w:p>
          <w:p w14:paraId="614DEBA4" w14:textId="77777777" w:rsidR="009F3611" w:rsidRPr="00B80901" w:rsidRDefault="009F3611" w:rsidP="009F3611">
            <w:pPr>
              <w:pStyle w:val="XML1"/>
              <w:rPr>
                <w:ins w:id="27662" w:author="Thomas Dietz" w:date="2012-08-08T17:05:00Z"/>
                <w:rPrChange w:id="27663" w:author="Thomas Dietz" w:date="2012-08-10T13:22:00Z">
                  <w:rPr>
                    <w:ins w:id="27664" w:author="Thomas Dietz" w:date="2012-08-08T17:05:00Z"/>
                    <w:lang w:val="de-DE"/>
                  </w:rPr>
                </w:rPrChange>
              </w:rPr>
            </w:pPr>
            <w:ins w:id="27665" w:author="Thomas Dietz" w:date="2012-08-08T17:05:00Z">
              <w:r w:rsidRPr="00B80901">
                <w:rPr>
                  <w:rPrChange w:id="27666" w:author="Thomas Dietz" w:date="2012-08-10T13:22:00Z">
                    <w:rPr>
                      <w:lang w:val="de-DE"/>
                    </w:rPr>
                  </w:rPrChange>
                </w:rPr>
                <w:t xml:space="preserve">        of an OpenFlow Logical Switch.  It MUST be persistent</w:t>
              </w:r>
            </w:ins>
          </w:p>
          <w:p w14:paraId="0555D9AF" w14:textId="77777777" w:rsidR="009F3611" w:rsidRPr="00B80901" w:rsidRDefault="009F3611" w:rsidP="009F3611">
            <w:pPr>
              <w:pStyle w:val="XML1"/>
              <w:rPr>
                <w:ins w:id="27667" w:author="Thomas Dietz" w:date="2012-08-08T17:05:00Z"/>
                <w:rPrChange w:id="27668" w:author="Thomas Dietz" w:date="2012-08-10T13:22:00Z">
                  <w:rPr>
                    <w:ins w:id="27669" w:author="Thomas Dietz" w:date="2012-08-08T17:05:00Z"/>
                    <w:lang w:val="de-DE"/>
                  </w:rPr>
                </w:rPrChange>
              </w:rPr>
            </w:pPr>
            <w:ins w:id="27670" w:author="Thomas Dietz" w:date="2012-08-08T17:05:00Z">
              <w:r w:rsidRPr="00B80901">
                <w:rPr>
                  <w:rPrChange w:id="27671" w:author="Thomas Dietz" w:date="2012-08-10T13:22:00Z">
                    <w:rPr>
                      <w:lang w:val="de-DE"/>
                    </w:rPr>
                  </w:rPrChange>
                </w:rPr>
                <w:t xml:space="preserve">        across reboots of the OpenFlow Capable Switch.</w:t>
              </w:r>
            </w:ins>
          </w:p>
          <w:p w14:paraId="498CBFA7" w14:textId="77777777" w:rsidR="009F3611" w:rsidRPr="00B80901" w:rsidRDefault="009F3611" w:rsidP="009F3611">
            <w:pPr>
              <w:pStyle w:val="XML1"/>
              <w:rPr>
                <w:ins w:id="27672" w:author="Thomas Dietz" w:date="2012-08-08T17:05:00Z"/>
                <w:rPrChange w:id="27673" w:author="Thomas Dietz" w:date="2012-08-10T13:22:00Z">
                  <w:rPr>
                    <w:ins w:id="27674" w:author="Thomas Dietz" w:date="2012-08-08T17:05:00Z"/>
                    <w:lang w:val="de-DE"/>
                  </w:rPr>
                </w:rPrChange>
              </w:rPr>
            </w:pPr>
          </w:p>
          <w:p w14:paraId="37A14289" w14:textId="77777777" w:rsidR="009F3611" w:rsidRPr="00B80901" w:rsidRDefault="009F3611" w:rsidP="009F3611">
            <w:pPr>
              <w:pStyle w:val="XML1"/>
              <w:rPr>
                <w:ins w:id="27675" w:author="Thomas Dietz" w:date="2012-08-08T17:05:00Z"/>
                <w:rPrChange w:id="27676" w:author="Thomas Dietz" w:date="2012-08-10T13:22:00Z">
                  <w:rPr>
                    <w:ins w:id="27677" w:author="Thomas Dietz" w:date="2012-08-08T17:05:00Z"/>
                    <w:lang w:val="de-DE"/>
                  </w:rPr>
                </w:rPrChange>
              </w:rPr>
            </w:pPr>
            <w:ins w:id="27678" w:author="Thomas Dietz" w:date="2012-08-08T17:05:00Z">
              <w:r w:rsidRPr="00B80901">
                <w:rPr>
                  <w:rPrChange w:id="27679" w:author="Thomas Dietz" w:date="2012-08-10T13:22:00Z">
                    <w:rPr>
                      <w:lang w:val="de-DE"/>
                    </w:rPr>
                  </w:rPrChange>
                </w:rPr>
                <w:t xml:space="preserve">        This element MUST be present to identify the OpenFlow</w:t>
              </w:r>
            </w:ins>
          </w:p>
          <w:p w14:paraId="40824594" w14:textId="77777777" w:rsidR="009F3611" w:rsidRPr="00B80901" w:rsidRDefault="009F3611" w:rsidP="009F3611">
            <w:pPr>
              <w:pStyle w:val="XML1"/>
              <w:rPr>
                <w:ins w:id="27680" w:author="Thomas Dietz" w:date="2012-08-08T17:05:00Z"/>
                <w:rPrChange w:id="27681" w:author="Thomas Dietz" w:date="2012-08-10T13:22:00Z">
                  <w:rPr>
                    <w:ins w:id="27682" w:author="Thomas Dietz" w:date="2012-08-08T17:05:00Z"/>
                    <w:lang w:val="de-DE"/>
                  </w:rPr>
                </w:rPrChange>
              </w:rPr>
            </w:pPr>
            <w:ins w:id="27683" w:author="Thomas Dietz" w:date="2012-08-08T17:05:00Z">
              <w:r w:rsidRPr="00B80901">
                <w:rPr>
                  <w:rPrChange w:id="27684" w:author="Thomas Dietz" w:date="2012-08-10T13:22:00Z">
                    <w:rPr>
                      <w:lang w:val="de-DE"/>
                    </w:rPr>
                  </w:rPrChange>
                </w:rPr>
                <w:t xml:space="preserve">        resource.";</w:t>
              </w:r>
            </w:ins>
          </w:p>
          <w:p w14:paraId="60B4275D" w14:textId="77777777" w:rsidR="009F3611" w:rsidRPr="00B80901" w:rsidRDefault="009F3611" w:rsidP="009F3611">
            <w:pPr>
              <w:pStyle w:val="XML1"/>
              <w:rPr>
                <w:ins w:id="27685" w:author="Thomas Dietz" w:date="2012-08-08T17:05:00Z"/>
                <w:rPrChange w:id="27686" w:author="Thomas Dietz" w:date="2012-08-10T13:22:00Z">
                  <w:rPr>
                    <w:ins w:id="27687" w:author="Thomas Dietz" w:date="2012-08-08T17:05:00Z"/>
                    <w:lang w:val="de-DE"/>
                  </w:rPr>
                </w:rPrChange>
              </w:rPr>
            </w:pPr>
            <w:ins w:id="27688" w:author="Thomas Dietz" w:date="2012-08-08T17:05:00Z">
              <w:r w:rsidRPr="00B80901">
                <w:rPr>
                  <w:rPrChange w:id="27689" w:author="Thomas Dietz" w:date="2012-08-10T13:22:00Z">
                    <w:rPr>
                      <w:lang w:val="de-DE"/>
                    </w:rPr>
                  </w:rPrChange>
                </w:rPr>
                <w:t xml:space="preserve">    }</w:t>
              </w:r>
            </w:ins>
          </w:p>
          <w:p w14:paraId="7A570A80" w14:textId="77777777" w:rsidR="009F3611" w:rsidRPr="00B80901" w:rsidRDefault="009F3611" w:rsidP="009F3611">
            <w:pPr>
              <w:pStyle w:val="XML1"/>
              <w:rPr>
                <w:ins w:id="27690" w:author="Thomas Dietz" w:date="2012-08-08T17:05:00Z"/>
                <w:rPrChange w:id="27691" w:author="Thomas Dietz" w:date="2012-08-10T13:22:00Z">
                  <w:rPr>
                    <w:ins w:id="27692" w:author="Thomas Dietz" w:date="2012-08-08T17:05:00Z"/>
                    <w:lang w:val="de-DE"/>
                  </w:rPr>
                </w:rPrChange>
              </w:rPr>
            </w:pPr>
            <w:ins w:id="27693" w:author="Thomas Dietz" w:date="2012-08-08T17:05:00Z">
              <w:r w:rsidRPr="00B80901">
                <w:rPr>
                  <w:rPrChange w:id="27694" w:author="Thomas Dietz" w:date="2012-08-10T13:22:00Z">
                    <w:rPr>
                      <w:lang w:val="de-DE"/>
                    </w:rPr>
                  </w:rPrChange>
                </w:rPr>
                <w:t xml:space="preserve">  }</w:t>
              </w:r>
            </w:ins>
          </w:p>
          <w:p w14:paraId="783ACA08" w14:textId="77777777" w:rsidR="009F3611" w:rsidRPr="00B80901" w:rsidRDefault="009F3611" w:rsidP="009F3611">
            <w:pPr>
              <w:pStyle w:val="XML1"/>
              <w:rPr>
                <w:ins w:id="27695" w:author="Thomas Dietz" w:date="2012-08-08T17:05:00Z"/>
                <w:rPrChange w:id="27696" w:author="Thomas Dietz" w:date="2012-08-10T13:22:00Z">
                  <w:rPr>
                    <w:ins w:id="27697" w:author="Thomas Dietz" w:date="2012-08-08T17:05:00Z"/>
                    <w:lang w:val="de-DE"/>
                  </w:rPr>
                </w:rPrChange>
              </w:rPr>
            </w:pPr>
          </w:p>
          <w:p w14:paraId="02658694" w14:textId="77777777" w:rsidR="009F3611" w:rsidRPr="00B80901" w:rsidRDefault="009F3611" w:rsidP="009F3611">
            <w:pPr>
              <w:pStyle w:val="XML1"/>
              <w:rPr>
                <w:ins w:id="27698" w:author="Thomas Dietz" w:date="2012-08-08T17:05:00Z"/>
                <w:rPrChange w:id="27699" w:author="Thomas Dietz" w:date="2012-08-10T13:22:00Z">
                  <w:rPr>
                    <w:ins w:id="27700" w:author="Thomas Dietz" w:date="2012-08-08T17:05:00Z"/>
                    <w:lang w:val="de-DE"/>
                  </w:rPr>
                </w:rPrChange>
              </w:rPr>
            </w:pPr>
            <w:ins w:id="27701" w:author="Thomas Dietz" w:date="2012-08-08T17:05:00Z">
              <w:r w:rsidRPr="00B80901">
                <w:rPr>
                  <w:rPrChange w:id="27702" w:author="Thomas Dietz" w:date="2012-08-10T13:22:00Z">
                    <w:rPr>
                      <w:lang w:val="de-DE"/>
                    </w:rPr>
                  </w:rPrChange>
                </w:rPr>
                <w:t xml:space="preserve">  grouping OFPortBaseTunnelType {</w:t>
              </w:r>
            </w:ins>
          </w:p>
          <w:p w14:paraId="0BE87E03" w14:textId="77777777" w:rsidR="009F3611" w:rsidRPr="00B80901" w:rsidRDefault="009F3611" w:rsidP="009F3611">
            <w:pPr>
              <w:pStyle w:val="XML1"/>
              <w:rPr>
                <w:ins w:id="27703" w:author="Thomas Dietz" w:date="2012-08-08T17:05:00Z"/>
                <w:rPrChange w:id="27704" w:author="Thomas Dietz" w:date="2012-08-10T13:22:00Z">
                  <w:rPr>
                    <w:ins w:id="27705" w:author="Thomas Dietz" w:date="2012-08-08T17:05:00Z"/>
                    <w:lang w:val="de-DE"/>
                  </w:rPr>
                </w:rPrChange>
              </w:rPr>
            </w:pPr>
            <w:ins w:id="27706" w:author="Thomas Dietz" w:date="2012-08-08T17:05:00Z">
              <w:r w:rsidRPr="00B80901">
                <w:rPr>
                  <w:rPrChange w:id="27707" w:author="Thomas Dietz" w:date="2012-08-10T13:22:00Z">
                    <w:rPr>
                      <w:lang w:val="de-DE"/>
                    </w:rPr>
                  </w:rPrChange>
                </w:rPr>
                <w:t xml:space="preserve">    description "A group of common elements that are included</w:t>
              </w:r>
            </w:ins>
          </w:p>
          <w:p w14:paraId="7136ECF1" w14:textId="77777777" w:rsidR="009F3611" w:rsidRPr="00B80901" w:rsidRDefault="009F3611" w:rsidP="009F3611">
            <w:pPr>
              <w:pStyle w:val="XML1"/>
              <w:rPr>
                <w:ins w:id="27708" w:author="Thomas Dietz" w:date="2012-08-08T17:05:00Z"/>
                <w:rPrChange w:id="27709" w:author="Thomas Dietz" w:date="2012-08-10T13:22:00Z">
                  <w:rPr>
                    <w:ins w:id="27710" w:author="Thomas Dietz" w:date="2012-08-08T17:05:00Z"/>
                    <w:lang w:val="de-DE"/>
                  </w:rPr>
                </w:rPrChange>
              </w:rPr>
            </w:pPr>
            <w:ins w:id="27711" w:author="Thomas Dietz" w:date="2012-08-08T17:05:00Z">
              <w:r w:rsidRPr="00B80901">
                <w:rPr>
                  <w:rPrChange w:id="27712" w:author="Thomas Dietz" w:date="2012-08-10T13:22:00Z">
                    <w:rPr>
                      <w:lang w:val="de-DE"/>
                    </w:rPr>
                  </w:rPrChange>
                </w:rPr>
                <w:t xml:space="preserve">      in every supported tunnel type.  Tunnels are modeled as </w:t>
              </w:r>
            </w:ins>
          </w:p>
          <w:p w14:paraId="632CBEB1" w14:textId="77777777" w:rsidR="009F3611" w:rsidRPr="00B80901" w:rsidRDefault="009F3611" w:rsidP="009F3611">
            <w:pPr>
              <w:pStyle w:val="XML1"/>
              <w:rPr>
                <w:ins w:id="27713" w:author="Thomas Dietz" w:date="2012-08-08T17:05:00Z"/>
                <w:rPrChange w:id="27714" w:author="Thomas Dietz" w:date="2012-08-10T13:22:00Z">
                  <w:rPr>
                    <w:ins w:id="27715" w:author="Thomas Dietz" w:date="2012-08-08T17:05:00Z"/>
                    <w:lang w:val="de-DE"/>
                  </w:rPr>
                </w:rPrChange>
              </w:rPr>
            </w:pPr>
            <w:ins w:id="27716" w:author="Thomas Dietz" w:date="2012-08-08T17:05:00Z">
              <w:r w:rsidRPr="00B80901">
                <w:rPr>
                  <w:rPrChange w:id="27717" w:author="Thomas Dietz" w:date="2012-08-10T13:22:00Z">
                    <w:rPr>
                      <w:lang w:val="de-DE"/>
                    </w:rPr>
                  </w:rPrChange>
                </w:rPr>
                <w:t xml:space="preserve">      logical ports.</w:t>
              </w:r>
            </w:ins>
          </w:p>
          <w:p w14:paraId="469C8576" w14:textId="77777777" w:rsidR="009F3611" w:rsidRPr="00B80901" w:rsidRDefault="009F3611" w:rsidP="009F3611">
            <w:pPr>
              <w:pStyle w:val="XML1"/>
              <w:rPr>
                <w:ins w:id="27718" w:author="Thomas Dietz" w:date="2012-08-08T17:05:00Z"/>
                <w:rPrChange w:id="27719" w:author="Thomas Dietz" w:date="2012-08-10T13:22:00Z">
                  <w:rPr>
                    <w:ins w:id="27720" w:author="Thomas Dietz" w:date="2012-08-08T17:05:00Z"/>
                    <w:lang w:val="de-DE"/>
                  </w:rPr>
                </w:rPrChange>
              </w:rPr>
            </w:pPr>
          </w:p>
          <w:p w14:paraId="7DB8CEB0" w14:textId="77777777" w:rsidR="009F3611" w:rsidRPr="00B80901" w:rsidRDefault="009F3611" w:rsidP="009F3611">
            <w:pPr>
              <w:pStyle w:val="XML1"/>
              <w:rPr>
                <w:ins w:id="27721" w:author="Thomas Dietz" w:date="2012-08-08T17:05:00Z"/>
                <w:rPrChange w:id="27722" w:author="Thomas Dietz" w:date="2012-08-10T13:22:00Z">
                  <w:rPr>
                    <w:ins w:id="27723" w:author="Thomas Dietz" w:date="2012-08-08T17:05:00Z"/>
                    <w:lang w:val="de-DE"/>
                  </w:rPr>
                </w:rPrChange>
              </w:rPr>
            </w:pPr>
            <w:ins w:id="27724" w:author="Thomas Dietz" w:date="2012-08-08T17:05:00Z">
              <w:r w:rsidRPr="00B80901">
                <w:rPr>
                  <w:rPrChange w:id="27725" w:author="Thomas Dietz" w:date="2012-08-10T13:22:00Z">
                    <w:rPr>
                      <w:lang w:val="de-DE"/>
                    </w:rPr>
                  </w:rPrChange>
                </w:rPr>
                <w:lastRenderedPageBreak/>
                <w:t xml:space="preserve">      One pair of local/remote endpoints must exist for a tunnel</w:t>
              </w:r>
            </w:ins>
          </w:p>
          <w:p w14:paraId="35DE3970" w14:textId="77777777" w:rsidR="009F3611" w:rsidRPr="00B80901" w:rsidRDefault="009F3611" w:rsidP="009F3611">
            <w:pPr>
              <w:pStyle w:val="XML1"/>
              <w:rPr>
                <w:ins w:id="27726" w:author="Thomas Dietz" w:date="2012-08-08T17:05:00Z"/>
                <w:rPrChange w:id="27727" w:author="Thomas Dietz" w:date="2012-08-10T13:22:00Z">
                  <w:rPr>
                    <w:ins w:id="27728" w:author="Thomas Dietz" w:date="2012-08-08T17:05:00Z"/>
                    <w:lang w:val="de-DE"/>
                  </w:rPr>
                </w:rPrChange>
              </w:rPr>
            </w:pPr>
            <w:ins w:id="27729" w:author="Thomas Dietz" w:date="2012-08-08T17:05:00Z">
              <w:r w:rsidRPr="00B80901">
                <w:rPr>
                  <w:rPrChange w:id="27730" w:author="Thomas Dietz" w:date="2012-08-10T13:22:00Z">
                    <w:rPr>
                      <w:lang w:val="de-DE"/>
                    </w:rPr>
                  </w:rPrChange>
                </w:rPr>
                <w:t xml:space="preserve">      configuration.</w:t>
              </w:r>
            </w:ins>
          </w:p>
          <w:p w14:paraId="294E4F23" w14:textId="77777777" w:rsidR="009F3611" w:rsidRPr="00B80901" w:rsidRDefault="009F3611" w:rsidP="009F3611">
            <w:pPr>
              <w:pStyle w:val="XML1"/>
              <w:rPr>
                <w:ins w:id="27731" w:author="Thomas Dietz" w:date="2012-08-08T17:05:00Z"/>
                <w:rPrChange w:id="27732" w:author="Thomas Dietz" w:date="2012-08-10T13:22:00Z">
                  <w:rPr>
                    <w:ins w:id="27733" w:author="Thomas Dietz" w:date="2012-08-08T17:05:00Z"/>
                    <w:lang w:val="de-DE"/>
                  </w:rPr>
                </w:rPrChange>
              </w:rPr>
            </w:pPr>
          </w:p>
          <w:p w14:paraId="3C3EB633" w14:textId="77777777" w:rsidR="009F3611" w:rsidRPr="00B80901" w:rsidRDefault="009F3611" w:rsidP="009F3611">
            <w:pPr>
              <w:pStyle w:val="XML1"/>
              <w:rPr>
                <w:ins w:id="27734" w:author="Thomas Dietz" w:date="2012-08-08T17:05:00Z"/>
                <w:rPrChange w:id="27735" w:author="Thomas Dietz" w:date="2012-08-10T13:22:00Z">
                  <w:rPr>
                    <w:ins w:id="27736" w:author="Thomas Dietz" w:date="2012-08-08T17:05:00Z"/>
                    <w:lang w:val="de-DE"/>
                  </w:rPr>
                </w:rPrChange>
              </w:rPr>
            </w:pPr>
            <w:ins w:id="27737" w:author="Thomas Dietz" w:date="2012-08-08T17:05:00Z">
              <w:r w:rsidRPr="00B80901">
                <w:rPr>
                  <w:rPrChange w:id="27738" w:author="Thomas Dietz" w:date="2012-08-10T13:22:00Z">
                    <w:rPr>
                      <w:lang w:val="de-DE"/>
                    </w:rPr>
                  </w:rPrChange>
                </w:rPr>
                <w:t xml:space="preserve">      Only elements from one choice must exist at a time.";</w:t>
              </w:r>
            </w:ins>
          </w:p>
          <w:p w14:paraId="4CE09D1D" w14:textId="77777777" w:rsidR="009F3611" w:rsidRPr="00B80901" w:rsidRDefault="009F3611" w:rsidP="009F3611">
            <w:pPr>
              <w:pStyle w:val="XML1"/>
              <w:rPr>
                <w:ins w:id="27739" w:author="Thomas Dietz" w:date="2012-08-08T17:05:00Z"/>
                <w:rPrChange w:id="27740" w:author="Thomas Dietz" w:date="2012-08-10T13:22:00Z">
                  <w:rPr>
                    <w:ins w:id="27741" w:author="Thomas Dietz" w:date="2012-08-08T17:05:00Z"/>
                    <w:lang w:val="de-DE"/>
                  </w:rPr>
                </w:rPrChange>
              </w:rPr>
            </w:pPr>
            <w:ins w:id="27742" w:author="Thomas Dietz" w:date="2012-08-08T17:05:00Z">
              <w:r w:rsidRPr="00B80901">
                <w:rPr>
                  <w:rPrChange w:id="27743" w:author="Thomas Dietz" w:date="2012-08-10T13:22:00Z">
                    <w:rPr>
                      <w:lang w:val="de-DE"/>
                    </w:rPr>
                  </w:rPrChange>
                </w:rPr>
                <w:t xml:space="preserve">    choice endpoints {</w:t>
              </w:r>
            </w:ins>
          </w:p>
          <w:p w14:paraId="5FF85287" w14:textId="77777777" w:rsidR="009F3611" w:rsidRPr="00B80901" w:rsidRDefault="009F3611" w:rsidP="009F3611">
            <w:pPr>
              <w:pStyle w:val="XML1"/>
              <w:rPr>
                <w:ins w:id="27744" w:author="Thomas Dietz" w:date="2012-08-08T17:05:00Z"/>
                <w:rPrChange w:id="27745" w:author="Thomas Dietz" w:date="2012-08-10T13:22:00Z">
                  <w:rPr>
                    <w:ins w:id="27746" w:author="Thomas Dietz" w:date="2012-08-08T17:05:00Z"/>
                    <w:lang w:val="de-DE"/>
                  </w:rPr>
                </w:rPrChange>
              </w:rPr>
            </w:pPr>
            <w:ins w:id="27747" w:author="Thomas Dietz" w:date="2012-08-08T17:05:00Z">
              <w:r w:rsidRPr="00B80901">
                <w:rPr>
                  <w:rPrChange w:id="27748" w:author="Thomas Dietz" w:date="2012-08-10T13:22:00Z">
                    <w:rPr>
                      <w:lang w:val="de-DE"/>
                    </w:rPr>
                  </w:rPrChange>
                </w:rPr>
                <w:t xml:space="preserve">      mandatory true;</w:t>
              </w:r>
            </w:ins>
          </w:p>
          <w:p w14:paraId="5482DB96" w14:textId="77777777" w:rsidR="009F3611" w:rsidRPr="00B80901" w:rsidRDefault="009F3611" w:rsidP="009F3611">
            <w:pPr>
              <w:pStyle w:val="XML1"/>
              <w:rPr>
                <w:ins w:id="27749" w:author="Thomas Dietz" w:date="2012-08-08T17:05:00Z"/>
                <w:rPrChange w:id="27750" w:author="Thomas Dietz" w:date="2012-08-10T13:22:00Z">
                  <w:rPr>
                    <w:ins w:id="27751" w:author="Thomas Dietz" w:date="2012-08-08T17:05:00Z"/>
                    <w:lang w:val="de-DE"/>
                  </w:rPr>
                </w:rPrChange>
              </w:rPr>
            </w:pPr>
            <w:ins w:id="27752" w:author="Thomas Dietz" w:date="2012-08-08T17:05:00Z">
              <w:r w:rsidRPr="00B80901">
                <w:rPr>
                  <w:rPrChange w:id="27753" w:author="Thomas Dietz" w:date="2012-08-10T13:22:00Z">
                    <w:rPr>
                      <w:lang w:val="de-DE"/>
                    </w:rPr>
                  </w:rPrChange>
                </w:rPr>
                <w:t xml:space="preserve">      case v4-endpoints {</w:t>
              </w:r>
            </w:ins>
          </w:p>
          <w:p w14:paraId="3B2EDB77" w14:textId="77777777" w:rsidR="009F3611" w:rsidRPr="00B80901" w:rsidRDefault="009F3611" w:rsidP="009F3611">
            <w:pPr>
              <w:pStyle w:val="XML1"/>
              <w:rPr>
                <w:ins w:id="27754" w:author="Thomas Dietz" w:date="2012-08-08T17:05:00Z"/>
                <w:rPrChange w:id="27755" w:author="Thomas Dietz" w:date="2012-08-10T13:22:00Z">
                  <w:rPr>
                    <w:ins w:id="27756" w:author="Thomas Dietz" w:date="2012-08-08T17:05:00Z"/>
                    <w:lang w:val="de-DE"/>
                  </w:rPr>
                </w:rPrChange>
              </w:rPr>
            </w:pPr>
            <w:ins w:id="27757" w:author="Thomas Dietz" w:date="2012-08-08T17:05:00Z">
              <w:r w:rsidRPr="00B80901">
                <w:rPr>
                  <w:rPrChange w:id="27758" w:author="Thomas Dietz" w:date="2012-08-10T13:22:00Z">
                    <w:rPr>
                      <w:lang w:val="de-DE"/>
                    </w:rPr>
                  </w:rPrChange>
                </w:rPr>
                <w:t xml:space="preserve">        leaf local-endpoint-ipv4-adress {</w:t>
              </w:r>
            </w:ins>
          </w:p>
          <w:p w14:paraId="0FA63322" w14:textId="77777777" w:rsidR="009F3611" w:rsidRPr="00B80901" w:rsidRDefault="009F3611" w:rsidP="009F3611">
            <w:pPr>
              <w:pStyle w:val="XML1"/>
              <w:rPr>
                <w:ins w:id="27759" w:author="Thomas Dietz" w:date="2012-08-08T17:05:00Z"/>
                <w:rPrChange w:id="27760" w:author="Thomas Dietz" w:date="2012-08-10T13:22:00Z">
                  <w:rPr>
                    <w:ins w:id="27761" w:author="Thomas Dietz" w:date="2012-08-08T17:05:00Z"/>
                    <w:lang w:val="de-DE"/>
                  </w:rPr>
                </w:rPrChange>
              </w:rPr>
            </w:pPr>
            <w:ins w:id="27762" w:author="Thomas Dietz" w:date="2012-08-08T17:05:00Z">
              <w:r w:rsidRPr="00B80901">
                <w:rPr>
                  <w:rPrChange w:id="27763" w:author="Thomas Dietz" w:date="2012-08-10T13:22:00Z">
                    <w:rPr>
                      <w:lang w:val="de-DE"/>
                    </w:rPr>
                  </w:rPrChange>
                </w:rPr>
                <w:t xml:space="preserve">          type inet:ipv4-address;</w:t>
              </w:r>
            </w:ins>
          </w:p>
          <w:p w14:paraId="76045D17" w14:textId="77777777" w:rsidR="009F3611" w:rsidRPr="00B80901" w:rsidRDefault="009F3611" w:rsidP="009F3611">
            <w:pPr>
              <w:pStyle w:val="XML1"/>
              <w:rPr>
                <w:ins w:id="27764" w:author="Thomas Dietz" w:date="2012-08-08T17:05:00Z"/>
                <w:rPrChange w:id="27765" w:author="Thomas Dietz" w:date="2012-08-10T13:22:00Z">
                  <w:rPr>
                    <w:ins w:id="27766" w:author="Thomas Dietz" w:date="2012-08-08T17:05:00Z"/>
                    <w:lang w:val="de-DE"/>
                  </w:rPr>
                </w:rPrChange>
              </w:rPr>
            </w:pPr>
            <w:ins w:id="27767" w:author="Thomas Dietz" w:date="2012-08-08T17:05:00Z">
              <w:r w:rsidRPr="00B80901">
                <w:rPr>
                  <w:rPrChange w:id="27768" w:author="Thomas Dietz" w:date="2012-08-10T13:22:00Z">
                    <w:rPr>
                      <w:lang w:val="de-DE"/>
                    </w:rPr>
                  </w:rPrChange>
                </w:rPr>
                <w:t xml:space="preserve">          description "The IPv4 address of the local tunnel</w:t>
              </w:r>
            </w:ins>
          </w:p>
          <w:p w14:paraId="20742EF9" w14:textId="77777777" w:rsidR="009F3611" w:rsidRPr="00B80901" w:rsidRDefault="009F3611" w:rsidP="009F3611">
            <w:pPr>
              <w:pStyle w:val="XML1"/>
              <w:rPr>
                <w:ins w:id="27769" w:author="Thomas Dietz" w:date="2012-08-08T17:05:00Z"/>
                <w:rPrChange w:id="27770" w:author="Thomas Dietz" w:date="2012-08-10T13:22:00Z">
                  <w:rPr>
                    <w:ins w:id="27771" w:author="Thomas Dietz" w:date="2012-08-08T17:05:00Z"/>
                    <w:lang w:val="de-DE"/>
                  </w:rPr>
                </w:rPrChange>
              </w:rPr>
            </w:pPr>
            <w:ins w:id="27772" w:author="Thomas Dietz" w:date="2012-08-08T17:05:00Z">
              <w:r w:rsidRPr="00B80901">
                <w:rPr>
                  <w:rPrChange w:id="27773" w:author="Thomas Dietz" w:date="2012-08-10T13:22:00Z">
                    <w:rPr>
                      <w:lang w:val="de-DE"/>
                    </w:rPr>
                  </w:rPrChange>
                </w:rPr>
                <w:t xml:space="preserve">            endpoint.";</w:t>
              </w:r>
            </w:ins>
          </w:p>
          <w:p w14:paraId="243AC46D" w14:textId="77777777" w:rsidR="009F3611" w:rsidRPr="00B80901" w:rsidRDefault="009F3611" w:rsidP="009F3611">
            <w:pPr>
              <w:pStyle w:val="XML1"/>
              <w:rPr>
                <w:ins w:id="27774" w:author="Thomas Dietz" w:date="2012-08-08T17:05:00Z"/>
                <w:rPrChange w:id="27775" w:author="Thomas Dietz" w:date="2012-08-10T13:22:00Z">
                  <w:rPr>
                    <w:ins w:id="27776" w:author="Thomas Dietz" w:date="2012-08-08T17:05:00Z"/>
                    <w:lang w:val="de-DE"/>
                  </w:rPr>
                </w:rPrChange>
              </w:rPr>
            </w:pPr>
            <w:ins w:id="27777" w:author="Thomas Dietz" w:date="2012-08-08T17:05:00Z">
              <w:r w:rsidRPr="00B80901">
                <w:rPr>
                  <w:rPrChange w:id="27778" w:author="Thomas Dietz" w:date="2012-08-10T13:22:00Z">
                    <w:rPr>
                      <w:lang w:val="de-DE"/>
                    </w:rPr>
                  </w:rPrChange>
                </w:rPr>
                <w:t xml:space="preserve">        }</w:t>
              </w:r>
            </w:ins>
          </w:p>
          <w:p w14:paraId="7D8E4563" w14:textId="77777777" w:rsidR="009F3611" w:rsidRPr="00B80901" w:rsidRDefault="009F3611" w:rsidP="009F3611">
            <w:pPr>
              <w:pStyle w:val="XML1"/>
              <w:rPr>
                <w:ins w:id="27779" w:author="Thomas Dietz" w:date="2012-08-08T17:05:00Z"/>
                <w:rPrChange w:id="27780" w:author="Thomas Dietz" w:date="2012-08-10T13:22:00Z">
                  <w:rPr>
                    <w:ins w:id="27781" w:author="Thomas Dietz" w:date="2012-08-08T17:05:00Z"/>
                    <w:lang w:val="de-DE"/>
                  </w:rPr>
                </w:rPrChange>
              </w:rPr>
            </w:pPr>
            <w:ins w:id="27782" w:author="Thomas Dietz" w:date="2012-08-08T17:05:00Z">
              <w:r w:rsidRPr="00B80901">
                <w:rPr>
                  <w:rPrChange w:id="27783" w:author="Thomas Dietz" w:date="2012-08-10T13:22:00Z">
                    <w:rPr>
                      <w:lang w:val="de-DE"/>
                    </w:rPr>
                  </w:rPrChange>
                </w:rPr>
                <w:t xml:space="preserve">        leaf remote-endpoint-ipv4-adress {</w:t>
              </w:r>
            </w:ins>
          </w:p>
          <w:p w14:paraId="5608E538" w14:textId="77777777" w:rsidR="009F3611" w:rsidRPr="00B80901" w:rsidRDefault="009F3611" w:rsidP="009F3611">
            <w:pPr>
              <w:pStyle w:val="XML1"/>
              <w:rPr>
                <w:ins w:id="27784" w:author="Thomas Dietz" w:date="2012-08-08T17:05:00Z"/>
                <w:rPrChange w:id="27785" w:author="Thomas Dietz" w:date="2012-08-10T13:22:00Z">
                  <w:rPr>
                    <w:ins w:id="27786" w:author="Thomas Dietz" w:date="2012-08-08T17:05:00Z"/>
                    <w:lang w:val="de-DE"/>
                  </w:rPr>
                </w:rPrChange>
              </w:rPr>
            </w:pPr>
            <w:ins w:id="27787" w:author="Thomas Dietz" w:date="2012-08-08T17:05:00Z">
              <w:r w:rsidRPr="00B80901">
                <w:rPr>
                  <w:rPrChange w:id="27788" w:author="Thomas Dietz" w:date="2012-08-10T13:22:00Z">
                    <w:rPr>
                      <w:lang w:val="de-DE"/>
                    </w:rPr>
                  </w:rPrChange>
                </w:rPr>
                <w:t xml:space="preserve">          type inet:ipv4-address;</w:t>
              </w:r>
            </w:ins>
          </w:p>
          <w:p w14:paraId="2E4E71BB" w14:textId="77777777" w:rsidR="009F3611" w:rsidRPr="00B80901" w:rsidRDefault="009F3611" w:rsidP="009F3611">
            <w:pPr>
              <w:pStyle w:val="XML1"/>
              <w:rPr>
                <w:ins w:id="27789" w:author="Thomas Dietz" w:date="2012-08-08T17:05:00Z"/>
                <w:rPrChange w:id="27790" w:author="Thomas Dietz" w:date="2012-08-10T13:22:00Z">
                  <w:rPr>
                    <w:ins w:id="27791" w:author="Thomas Dietz" w:date="2012-08-08T17:05:00Z"/>
                    <w:lang w:val="de-DE"/>
                  </w:rPr>
                </w:rPrChange>
              </w:rPr>
            </w:pPr>
            <w:ins w:id="27792" w:author="Thomas Dietz" w:date="2012-08-08T17:05:00Z">
              <w:r w:rsidRPr="00B80901">
                <w:rPr>
                  <w:rPrChange w:id="27793" w:author="Thomas Dietz" w:date="2012-08-10T13:22:00Z">
                    <w:rPr>
                      <w:lang w:val="de-DE"/>
                    </w:rPr>
                  </w:rPrChange>
                </w:rPr>
                <w:t xml:space="preserve">          description "The IPv4 address of the remote tunnel</w:t>
              </w:r>
            </w:ins>
          </w:p>
          <w:p w14:paraId="126DEB5A" w14:textId="77777777" w:rsidR="009F3611" w:rsidRPr="00B80901" w:rsidRDefault="009F3611" w:rsidP="009F3611">
            <w:pPr>
              <w:pStyle w:val="XML1"/>
              <w:rPr>
                <w:ins w:id="27794" w:author="Thomas Dietz" w:date="2012-08-08T17:05:00Z"/>
                <w:rPrChange w:id="27795" w:author="Thomas Dietz" w:date="2012-08-10T13:22:00Z">
                  <w:rPr>
                    <w:ins w:id="27796" w:author="Thomas Dietz" w:date="2012-08-08T17:05:00Z"/>
                    <w:lang w:val="de-DE"/>
                  </w:rPr>
                </w:rPrChange>
              </w:rPr>
            </w:pPr>
            <w:ins w:id="27797" w:author="Thomas Dietz" w:date="2012-08-08T17:05:00Z">
              <w:r w:rsidRPr="00B80901">
                <w:rPr>
                  <w:rPrChange w:id="27798" w:author="Thomas Dietz" w:date="2012-08-10T13:22:00Z">
                    <w:rPr>
                      <w:lang w:val="de-DE"/>
                    </w:rPr>
                  </w:rPrChange>
                </w:rPr>
                <w:t xml:space="preserve">            endpoint.";</w:t>
              </w:r>
            </w:ins>
          </w:p>
          <w:p w14:paraId="1DEA9C10" w14:textId="77777777" w:rsidR="009F3611" w:rsidRPr="00B80901" w:rsidRDefault="009F3611" w:rsidP="009F3611">
            <w:pPr>
              <w:pStyle w:val="XML1"/>
              <w:rPr>
                <w:ins w:id="27799" w:author="Thomas Dietz" w:date="2012-08-08T17:05:00Z"/>
                <w:rPrChange w:id="27800" w:author="Thomas Dietz" w:date="2012-08-10T13:22:00Z">
                  <w:rPr>
                    <w:ins w:id="27801" w:author="Thomas Dietz" w:date="2012-08-08T17:05:00Z"/>
                    <w:lang w:val="de-DE"/>
                  </w:rPr>
                </w:rPrChange>
              </w:rPr>
            </w:pPr>
            <w:ins w:id="27802" w:author="Thomas Dietz" w:date="2012-08-08T17:05:00Z">
              <w:r w:rsidRPr="00B80901">
                <w:rPr>
                  <w:rPrChange w:id="27803" w:author="Thomas Dietz" w:date="2012-08-10T13:22:00Z">
                    <w:rPr>
                      <w:lang w:val="de-DE"/>
                    </w:rPr>
                  </w:rPrChange>
                </w:rPr>
                <w:t xml:space="preserve">        }</w:t>
              </w:r>
            </w:ins>
          </w:p>
          <w:p w14:paraId="4C71C669" w14:textId="77777777" w:rsidR="009F3611" w:rsidRPr="00B80901" w:rsidRDefault="009F3611" w:rsidP="009F3611">
            <w:pPr>
              <w:pStyle w:val="XML1"/>
              <w:rPr>
                <w:ins w:id="27804" w:author="Thomas Dietz" w:date="2012-08-08T17:05:00Z"/>
                <w:rPrChange w:id="27805" w:author="Thomas Dietz" w:date="2012-08-10T13:22:00Z">
                  <w:rPr>
                    <w:ins w:id="27806" w:author="Thomas Dietz" w:date="2012-08-08T17:05:00Z"/>
                    <w:lang w:val="de-DE"/>
                  </w:rPr>
                </w:rPrChange>
              </w:rPr>
            </w:pPr>
            <w:ins w:id="27807" w:author="Thomas Dietz" w:date="2012-08-08T17:05:00Z">
              <w:r w:rsidRPr="00B80901">
                <w:rPr>
                  <w:rPrChange w:id="27808" w:author="Thomas Dietz" w:date="2012-08-10T13:22:00Z">
                    <w:rPr>
                      <w:lang w:val="de-DE"/>
                    </w:rPr>
                  </w:rPrChange>
                </w:rPr>
                <w:t xml:space="preserve">      }</w:t>
              </w:r>
            </w:ins>
          </w:p>
          <w:p w14:paraId="43D5979D" w14:textId="77777777" w:rsidR="009F3611" w:rsidRPr="00B80901" w:rsidRDefault="009F3611" w:rsidP="009F3611">
            <w:pPr>
              <w:pStyle w:val="XML1"/>
              <w:rPr>
                <w:ins w:id="27809" w:author="Thomas Dietz" w:date="2012-08-08T17:05:00Z"/>
                <w:rPrChange w:id="27810" w:author="Thomas Dietz" w:date="2012-08-10T13:22:00Z">
                  <w:rPr>
                    <w:ins w:id="27811" w:author="Thomas Dietz" w:date="2012-08-08T17:05:00Z"/>
                    <w:lang w:val="de-DE"/>
                  </w:rPr>
                </w:rPrChange>
              </w:rPr>
            </w:pPr>
            <w:ins w:id="27812" w:author="Thomas Dietz" w:date="2012-08-08T17:05:00Z">
              <w:r w:rsidRPr="00B80901">
                <w:rPr>
                  <w:rPrChange w:id="27813" w:author="Thomas Dietz" w:date="2012-08-10T13:22:00Z">
                    <w:rPr>
                      <w:lang w:val="de-DE"/>
                    </w:rPr>
                  </w:rPrChange>
                </w:rPr>
                <w:t xml:space="preserve">      case v6-endpoints {</w:t>
              </w:r>
            </w:ins>
          </w:p>
          <w:p w14:paraId="74264A55" w14:textId="77777777" w:rsidR="009F3611" w:rsidRPr="00B80901" w:rsidRDefault="009F3611" w:rsidP="009F3611">
            <w:pPr>
              <w:pStyle w:val="XML1"/>
              <w:rPr>
                <w:ins w:id="27814" w:author="Thomas Dietz" w:date="2012-08-08T17:05:00Z"/>
                <w:rPrChange w:id="27815" w:author="Thomas Dietz" w:date="2012-08-10T13:22:00Z">
                  <w:rPr>
                    <w:ins w:id="27816" w:author="Thomas Dietz" w:date="2012-08-08T17:05:00Z"/>
                    <w:lang w:val="de-DE"/>
                  </w:rPr>
                </w:rPrChange>
              </w:rPr>
            </w:pPr>
            <w:ins w:id="27817" w:author="Thomas Dietz" w:date="2012-08-08T17:05:00Z">
              <w:r w:rsidRPr="00B80901">
                <w:rPr>
                  <w:rPrChange w:id="27818" w:author="Thomas Dietz" w:date="2012-08-10T13:22:00Z">
                    <w:rPr>
                      <w:lang w:val="de-DE"/>
                    </w:rPr>
                  </w:rPrChange>
                </w:rPr>
                <w:t xml:space="preserve">        leaf local-endpoint-ipv6-adress {</w:t>
              </w:r>
            </w:ins>
          </w:p>
          <w:p w14:paraId="7BFE9915" w14:textId="77777777" w:rsidR="009F3611" w:rsidRPr="00B80901" w:rsidRDefault="009F3611" w:rsidP="009F3611">
            <w:pPr>
              <w:pStyle w:val="XML1"/>
              <w:rPr>
                <w:ins w:id="27819" w:author="Thomas Dietz" w:date="2012-08-08T17:05:00Z"/>
                <w:rPrChange w:id="27820" w:author="Thomas Dietz" w:date="2012-08-10T13:22:00Z">
                  <w:rPr>
                    <w:ins w:id="27821" w:author="Thomas Dietz" w:date="2012-08-08T17:05:00Z"/>
                    <w:lang w:val="de-DE"/>
                  </w:rPr>
                </w:rPrChange>
              </w:rPr>
            </w:pPr>
            <w:ins w:id="27822" w:author="Thomas Dietz" w:date="2012-08-08T17:05:00Z">
              <w:r w:rsidRPr="00B80901">
                <w:rPr>
                  <w:rPrChange w:id="27823" w:author="Thomas Dietz" w:date="2012-08-10T13:22:00Z">
                    <w:rPr>
                      <w:lang w:val="de-DE"/>
                    </w:rPr>
                  </w:rPrChange>
                </w:rPr>
                <w:t xml:space="preserve">          type inet:ipv6-address;</w:t>
              </w:r>
            </w:ins>
          </w:p>
          <w:p w14:paraId="7143C4B8" w14:textId="77777777" w:rsidR="009F3611" w:rsidRPr="00B80901" w:rsidRDefault="009F3611" w:rsidP="009F3611">
            <w:pPr>
              <w:pStyle w:val="XML1"/>
              <w:rPr>
                <w:ins w:id="27824" w:author="Thomas Dietz" w:date="2012-08-08T17:05:00Z"/>
                <w:rPrChange w:id="27825" w:author="Thomas Dietz" w:date="2012-08-10T13:22:00Z">
                  <w:rPr>
                    <w:ins w:id="27826" w:author="Thomas Dietz" w:date="2012-08-08T17:05:00Z"/>
                    <w:lang w:val="de-DE"/>
                  </w:rPr>
                </w:rPrChange>
              </w:rPr>
            </w:pPr>
            <w:ins w:id="27827" w:author="Thomas Dietz" w:date="2012-08-08T17:05:00Z">
              <w:r w:rsidRPr="00B80901">
                <w:rPr>
                  <w:rPrChange w:id="27828" w:author="Thomas Dietz" w:date="2012-08-10T13:22:00Z">
                    <w:rPr>
                      <w:lang w:val="de-DE"/>
                    </w:rPr>
                  </w:rPrChange>
                </w:rPr>
                <w:t xml:space="preserve">          description "The IPv6 address of the local tunnel</w:t>
              </w:r>
            </w:ins>
          </w:p>
          <w:p w14:paraId="4FDEBE0E" w14:textId="77777777" w:rsidR="009F3611" w:rsidRPr="00B80901" w:rsidRDefault="009F3611" w:rsidP="009F3611">
            <w:pPr>
              <w:pStyle w:val="XML1"/>
              <w:rPr>
                <w:ins w:id="27829" w:author="Thomas Dietz" w:date="2012-08-08T17:05:00Z"/>
                <w:rPrChange w:id="27830" w:author="Thomas Dietz" w:date="2012-08-10T13:22:00Z">
                  <w:rPr>
                    <w:ins w:id="27831" w:author="Thomas Dietz" w:date="2012-08-08T17:05:00Z"/>
                    <w:lang w:val="de-DE"/>
                  </w:rPr>
                </w:rPrChange>
              </w:rPr>
            </w:pPr>
            <w:ins w:id="27832" w:author="Thomas Dietz" w:date="2012-08-08T17:05:00Z">
              <w:r w:rsidRPr="00B80901">
                <w:rPr>
                  <w:rPrChange w:id="27833" w:author="Thomas Dietz" w:date="2012-08-10T13:22:00Z">
                    <w:rPr>
                      <w:lang w:val="de-DE"/>
                    </w:rPr>
                  </w:rPrChange>
                </w:rPr>
                <w:t xml:space="preserve">            endpoint.";</w:t>
              </w:r>
            </w:ins>
          </w:p>
          <w:p w14:paraId="2F2DF8A0" w14:textId="77777777" w:rsidR="009F3611" w:rsidRPr="00B80901" w:rsidRDefault="009F3611" w:rsidP="009F3611">
            <w:pPr>
              <w:pStyle w:val="XML1"/>
              <w:rPr>
                <w:ins w:id="27834" w:author="Thomas Dietz" w:date="2012-08-08T17:05:00Z"/>
                <w:rPrChange w:id="27835" w:author="Thomas Dietz" w:date="2012-08-10T13:22:00Z">
                  <w:rPr>
                    <w:ins w:id="27836" w:author="Thomas Dietz" w:date="2012-08-08T17:05:00Z"/>
                    <w:lang w:val="de-DE"/>
                  </w:rPr>
                </w:rPrChange>
              </w:rPr>
            </w:pPr>
            <w:ins w:id="27837" w:author="Thomas Dietz" w:date="2012-08-08T17:05:00Z">
              <w:r w:rsidRPr="00B80901">
                <w:rPr>
                  <w:rPrChange w:id="27838" w:author="Thomas Dietz" w:date="2012-08-10T13:22:00Z">
                    <w:rPr>
                      <w:lang w:val="de-DE"/>
                    </w:rPr>
                  </w:rPrChange>
                </w:rPr>
                <w:t xml:space="preserve">        }</w:t>
              </w:r>
            </w:ins>
          </w:p>
          <w:p w14:paraId="11A7EE4A" w14:textId="77777777" w:rsidR="009F3611" w:rsidRPr="00B80901" w:rsidRDefault="009F3611" w:rsidP="009F3611">
            <w:pPr>
              <w:pStyle w:val="XML1"/>
              <w:rPr>
                <w:ins w:id="27839" w:author="Thomas Dietz" w:date="2012-08-08T17:05:00Z"/>
                <w:rPrChange w:id="27840" w:author="Thomas Dietz" w:date="2012-08-10T13:22:00Z">
                  <w:rPr>
                    <w:ins w:id="27841" w:author="Thomas Dietz" w:date="2012-08-08T17:05:00Z"/>
                    <w:lang w:val="de-DE"/>
                  </w:rPr>
                </w:rPrChange>
              </w:rPr>
            </w:pPr>
            <w:ins w:id="27842" w:author="Thomas Dietz" w:date="2012-08-08T17:05:00Z">
              <w:r w:rsidRPr="00B80901">
                <w:rPr>
                  <w:rPrChange w:id="27843" w:author="Thomas Dietz" w:date="2012-08-10T13:22:00Z">
                    <w:rPr>
                      <w:lang w:val="de-DE"/>
                    </w:rPr>
                  </w:rPrChange>
                </w:rPr>
                <w:t xml:space="preserve">        leaf remote-endpoint-ipv6-adress {</w:t>
              </w:r>
            </w:ins>
          </w:p>
          <w:p w14:paraId="726D5064" w14:textId="77777777" w:rsidR="009F3611" w:rsidRPr="00B80901" w:rsidRDefault="009F3611" w:rsidP="009F3611">
            <w:pPr>
              <w:pStyle w:val="XML1"/>
              <w:rPr>
                <w:ins w:id="27844" w:author="Thomas Dietz" w:date="2012-08-08T17:05:00Z"/>
                <w:rPrChange w:id="27845" w:author="Thomas Dietz" w:date="2012-08-10T13:22:00Z">
                  <w:rPr>
                    <w:ins w:id="27846" w:author="Thomas Dietz" w:date="2012-08-08T17:05:00Z"/>
                    <w:lang w:val="de-DE"/>
                  </w:rPr>
                </w:rPrChange>
              </w:rPr>
            </w:pPr>
            <w:ins w:id="27847" w:author="Thomas Dietz" w:date="2012-08-08T17:05:00Z">
              <w:r w:rsidRPr="00B80901">
                <w:rPr>
                  <w:rPrChange w:id="27848" w:author="Thomas Dietz" w:date="2012-08-10T13:22:00Z">
                    <w:rPr>
                      <w:lang w:val="de-DE"/>
                    </w:rPr>
                  </w:rPrChange>
                </w:rPr>
                <w:t xml:space="preserve">          type inet:ipv6-address;</w:t>
              </w:r>
            </w:ins>
          </w:p>
          <w:p w14:paraId="66B1FF6A" w14:textId="77777777" w:rsidR="009F3611" w:rsidRPr="00B80901" w:rsidRDefault="009F3611" w:rsidP="009F3611">
            <w:pPr>
              <w:pStyle w:val="XML1"/>
              <w:rPr>
                <w:ins w:id="27849" w:author="Thomas Dietz" w:date="2012-08-08T17:05:00Z"/>
                <w:rPrChange w:id="27850" w:author="Thomas Dietz" w:date="2012-08-10T13:22:00Z">
                  <w:rPr>
                    <w:ins w:id="27851" w:author="Thomas Dietz" w:date="2012-08-08T17:05:00Z"/>
                    <w:lang w:val="de-DE"/>
                  </w:rPr>
                </w:rPrChange>
              </w:rPr>
            </w:pPr>
            <w:ins w:id="27852" w:author="Thomas Dietz" w:date="2012-08-08T17:05:00Z">
              <w:r w:rsidRPr="00B80901">
                <w:rPr>
                  <w:rPrChange w:id="27853" w:author="Thomas Dietz" w:date="2012-08-10T13:22:00Z">
                    <w:rPr>
                      <w:lang w:val="de-DE"/>
                    </w:rPr>
                  </w:rPrChange>
                </w:rPr>
                <w:t xml:space="preserve">          description "The IPv6 address of the remote tunnel</w:t>
              </w:r>
            </w:ins>
          </w:p>
          <w:p w14:paraId="55A085B6" w14:textId="77777777" w:rsidR="009F3611" w:rsidRPr="00B80901" w:rsidRDefault="009F3611" w:rsidP="009F3611">
            <w:pPr>
              <w:pStyle w:val="XML1"/>
              <w:rPr>
                <w:ins w:id="27854" w:author="Thomas Dietz" w:date="2012-08-08T17:05:00Z"/>
                <w:rPrChange w:id="27855" w:author="Thomas Dietz" w:date="2012-08-10T13:22:00Z">
                  <w:rPr>
                    <w:ins w:id="27856" w:author="Thomas Dietz" w:date="2012-08-08T17:05:00Z"/>
                    <w:lang w:val="de-DE"/>
                  </w:rPr>
                </w:rPrChange>
              </w:rPr>
            </w:pPr>
            <w:ins w:id="27857" w:author="Thomas Dietz" w:date="2012-08-08T17:05:00Z">
              <w:r w:rsidRPr="00B80901">
                <w:rPr>
                  <w:rPrChange w:id="27858" w:author="Thomas Dietz" w:date="2012-08-10T13:22:00Z">
                    <w:rPr>
                      <w:lang w:val="de-DE"/>
                    </w:rPr>
                  </w:rPrChange>
                </w:rPr>
                <w:t xml:space="preserve">            endpoint.";</w:t>
              </w:r>
            </w:ins>
          </w:p>
          <w:p w14:paraId="0A3668CB" w14:textId="77777777" w:rsidR="009F3611" w:rsidRPr="00B80901" w:rsidRDefault="009F3611" w:rsidP="009F3611">
            <w:pPr>
              <w:pStyle w:val="XML1"/>
              <w:rPr>
                <w:ins w:id="27859" w:author="Thomas Dietz" w:date="2012-08-08T17:05:00Z"/>
                <w:rPrChange w:id="27860" w:author="Thomas Dietz" w:date="2012-08-10T13:22:00Z">
                  <w:rPr>
                    <w:ins w:id="27861" w:author="Thomas Dietz" w:date="2012-08-08T17:05:00Z"/>
                    <w:lang w:val="de-DE"/>
                  </w:rPr>
                </w:rPrChange>
              </w:rPr>
            </w:pPr>
            <w:ins w:id="27862" w:author="Thomas Dietz" w:date="2012-08-08T17:05:00Z">
              <w:r w:rsidRPr="00B80901">
                <w:rPr>
                  <w:rPrChange w:id="27863" w:author="Thomas Dietz" w:date="2012-08-10T13:22:00Z">
                    <w:rPr>
                      <w:lang w:val="de-DE"/>
                    </w:rPr>
                  </w:rPrChange>
                </w:rPr>
                <w:t xml:space="preserve">        }</w:t>
              </w:r>
            </w:ins>
          </w:p>
          <w:p w14:paraId="645EE6C5" w14:textId="77777777" w:rsidR="009F3611" w:rsidRPr="00B80901" w:rsidRDefault="009F3611" w:rsidP="009F3611">
            <w:pPr>
              <w:pStyle w:val="XML1"/>
              <w:rPr>
                <w:ins w:id="27864" w:author="Thomas Dietz" w:date="2012-08-08T17:05:00Z"/>
                <w:rPrChange w:id="27865" w:author="Thomas Dietz" w:date="2012-08-10T13:22:00Z">
                  <w:rPr>
                    <w:ins w:id="27866" w:author="Thomas Dietz" w:date="2012-08-08T17:05:00Z"/>
                    <w:lang w:val="de-DE"/>
                  </w:rPr>
                </w:rPrChange>
              </w:rPr>
            </w:pPr>
            <w:ins w:id="27867" w:author="Thomas Dietz" w:date="2012-08-08T17:05:00Z">
              <w:r w:rsidRPr="00B80901">
                <w:rPr>
                  <w:rPrChange w:id="27868" w:author="Thomas Dietz" w:date="2012-08-10T13:22:00Z">
                    <w:rPr>
                      <w:lang w:val="de-DE"/>
                    </w:rPr>
                  </w:rPrChange>
                </w:rPr>
                <w:t xml:space="preserve">      }</w:t>
              </w:r>
            </w:ins>
          </w:p>
          <w:p w14:paraId="27C80828" w14:textId="77777777" w:rsidR="009F3611" w:rsidRPr="00B80901" w:rsidRDefault="009F3611" w:rsidP="009F3611">
            <w:pPr>
              <w:pStyle w:val="XML1"/>
              <w:rPr>
                <w:ins w:id="27869" w:author="Thomas Dietz" w:date="2012-08-08T17:05:00Z"/>
                <w:rPrChange w:id="27870" w:author="Thomas Dietz" w:date="2012-08-10T13:22:00Z">
                  <w:rPr>
                    <w:ins w:id="27871" w:author="Thomas Dietz" w:date="2012-08-08T17:05:00Z"/>
                    <w:lang w:val="de-DE"/>
                  </w:rPr>
                </w:rPrChange>
              </w:rPr>
            </w:pPr>
            <w:ins w:id="27872" w:author="Thomas Dietz" w:date="2012-08-08T17:05:00Z">
              <w:r w:rsidRPr="00B80901">
                <w:rPr>
                  <w:rPrChange w:id="27873" w:author="Thomas Dietz" w:date="2012-08-10T13:22:00Z">
                    <w:rPr>
                      <w:lang w:val="de-DE"/>
                    </w:rPr>
                  </w:rPrChange>
                </w:rPr>
                <w:t xml:space="preserve">      case mac-endpoints {</w:t>
              </w:r>
            </w:ins>
          </w:p>
          <w:p w14:paraId="3FEDB249" w14:textId="77777777" w:rsidR="009F3611" w:rsidRPr="00B80901" w:rsidRDefault="009F3611" w:rsidP="009F3611">
            <w:pPr>
              <w:pStyle w:val="XML1"/>
              <w:rPr>
                <w:ins w:id="27874" w:author="Thomas Dietz" w:date="2012-08-08T17:05:00Z"/>
                <w:rPrChange w:id="27875" w:author="Thomas Dietz" w:date="2012-08-10T13:22:00Z">
                  <w:rPr>
                    <w:ins w:id="27876" w:author="Thomas Dietz" w:date="2012-08-08T17:05:00Z"/>
                    <w:lang w:val="de-DE"/>
                  </w:rPr>
                </w:rPrChange>
              </w:rPr>
            </w:pPr>
            <w:ins w:id="27877" w:author="Thomas Dietz" w:date="2012-08-08T17:05:00Z">
              <w:r w:rsidRPr="00B80901">
                <w:rPr>
                  <w:rPrChange w:id="27878" w:author="Thomas Dietz" w:date="2012-08-10T13:22:00Z">
                    <w:rPr>
                      <w:lang w:val="de-DE"/>
                    </w:rPr>
                  </w:rPrChange>
                </w:rPr>
                <w:t xml:space="preserve">        leaf local-endpoint-mac-adress {</w:t>
              </w:r>
            </w:ins>
          </w:p>
          <w:p w14:paraId="1CDD6680" w14:textId="77777777" w:rsidR="009F3611" w:rsidRPr="00B80901" w:rsidRDefault="009F3611" w:rsidP="009F3611">
            <w:pPr>
              <w:pStyle w:val="XML1"/>
              <w:rPr>
                <w:ins w:id="27879" w:author="Thomas Dietz" w:date="2012-08-08T17:05:00Z"/>
                <w:rPrChange w:id="27880" w:author="Thomas Dietz" w:date="2012-08-10T13:22:00Z">
                  <w:rPr>
                    <w:ins w:id="27881" w:author="Thomas Dietz" w:date="2012-08-08T17:05:00Z"/>
                    <w:lang w:val="de-DE"/>
                  </w:rPr>
                </w:rPrChange>
              </w:rPr>
            </w:pPr>
            <w:ins w:id="27882" w:author="Thomas Dietz" w:date="2012-08-08T17:05:00Z">
              <w:r w:rsidRPr="00B80901">
                <w:rPr>
                  <w:rPrChange w:id="27883" w:author="Thomas Dietz" w:date="2012-08-10T13:22:00Z">
                    <w:rPr>
                      <w:lang w:val="de-DE"/>
                    </w:rPr>
                  </w:rPrChange>
                </w:rPr>
                <w:t xml:space="preserve">          type yang:mac-address;</w:t>
              </w:r>
            </w:ins>
          </w:p>
          <w:p w14:paraId="74B1F704" w14:textId="77777777" w:rsidR="009F3611" w:rsidRPr="00B80901" w:rsidRDefault="009F3611" w:rsidP="009F3611">
            <w:pPr>
              <w:pStyle w:val="XML1"/>
              <w:rPr>
                <w:ins w:id="27884" w:author="Thomas Dietz" w:date="2012-08-08T17:05:00Z"/>
                <w:rPrChange w:id="27885" w:author="Thomas Dietz" w:date="2012-08-10T13:22:00Z">
                  <w:rPr>
                    <w:ins w:id="27886" w:author="Thomas Dietz" w:date="2012-08-08T17:05:00Z"/>
                    <w:lang w:val="de-DE"/>
                  </w:rPr>
                </w:rPrChange>
              </w:rPr>
            </w:pPr>
            <w:ins w:id="27887" w:author="Thomas Dietz" w:date="2012-08-08T17:05:00Z">
              <w:r w:rsidRPr="00B80901">
                <w:rPr>
                  <w:rPrChange w:id="27888" w:author="Thomas Dietz" w:date="2012-08-10T13:22:00Z">
                    <w:rPr>
                      <w:lang w:val="de-DE"/>
                    </w:rPr>
                  </w:rPrChange>
                </w:rPr>
                <w:t xml:space="preserve">          description "The MAC address of the local tunnel</w:t>
              </w:r>
            </w:ins>
          </w:p>
          <w:p w14:paraId="6A5E4F55" w14:textId="77777777" w:rsidR="009F3611" w:rsidRPr="00B80901" w:rsidRDefault="009F3611" w:rsidP="009F3611">
            <w:pPr>
              <w:pStyle w:val="XML1"/>
              <w:rPr>
                <w:ins w:id="27889" w:author="Thomas Dietz" w:date="2012-08-08T17:05:00Z"/>
                <w:rPrChange w:id="27890" w:author="Thomas Dietz" w:date="2012-08-10T13:22:00Z">
                  <w:rPr>
                    <w:ins w:id="27891" w:author="Thomas Dietz" w:date="2012-08-08T17:05:00Z"/>
                    <w:lang w:val="de-DE"/>
                  </w:rPr>
                </w:rPrChange>
              </w:rPr>
            </w:pPr>
            <w:ins w:id="27892" w:author="Thomas Dietz" w:date="2012-08-08T17:05:00Z">
              <w:r w:rsidRPr="00B80901">
                <w:rPr>
                  <w:rPrChange w:id="27893" w:author="Thomas Dietz" w:date="2012-08-10T13:22:00Z">
                    <w:rPr>
                      <w:lang w:val="de-DE"/>
                    </w:rPr>
                  </w:rPrChange>
                </w:rPr>
                <w:t xml:space="preserve">            endpoint.";</w:t>
              </w:r>
            </w:ins>
          </w:p>
          <w:p w14:paraId="3F166BE3" w14:textId="77777777" w:rsidR="009F3611" w:rsidRPr="00B80901" w:rsidRDefault="009F3611" w:rsidP="009F3611">
            <w:pPr>
              <w:pStyle w:val="XML1"/>
              <w:rPr>
                <w:ins w:id="27894" w:author="Thomas Dietz" w:date="2012-08-08T17:05:00Z"/>
                <w:rPrChange w:id="27895" w:author="Thomas Dietz" w:date="2012-08-10T13:22:00Z">
                  <w:rPr>
                    <w:ins w:id="27896" w:author="Thomas Dietz" w:date="2012-08-08T17:05:00Z"/>
                    <w:lang w:val="de-DE"/>
                  </w:rPr>
                </w:rPrChange>
              </w:rPr>
            </w:pPr>
            <w:ins w:id="27897" w:author="Thomas Dietz" w:date="2012-08-08T17:05:00Z">
              <w:r w:rsidRPr="00B80901">
                <w:rPr>
                  <w:rPrChange w:id="27898" w:author="Thomas Dietz" w:date="2012-08-10T13:22:00Z">
                    <w:rPr>
                      <w:lang w:val="de-DE"/>
                    </w:rPr>
                  </w:rPrChange>
                </w:rPr>
                <w:t xml:space="preserve">        }</w:t>
              </w:r>
            </w:ins>
          </w:p>
          <w:p w14:paraId="5A35AE8B" w14:textId="77777777" w:rsidR="009F3611" w:rsidRPr="00B80901" w:rsidRDefault="009F3611" w:rsidP="009F3611">
            <w:pPr>
              <w:pStyle w:val="XML1"/>
              <w:rPr>
                <w:ins w:id="27899" w:author="Thomas Dietz" w:date="2012-08-08T17:05:00Z"/>
                <w:rPrChange w:id="27900" w:author="Thomas Dietz" w:date="2012-08-10T13:22:00Z">
                  <w:rPr>
                    <w:ins w:id="27901" w:author="Thomas Dietz" w:date="2012-08-08T17:05:00Z"/>
                    <w:lang w:val="de-DE"/>
                  </w:rPr>
                </w:rPrChange>
              </w:rPr>
            </w:pPr>
            <w:ins w:id="27902" w:author="Thomas Dietz" w:date="2012-08-08T17:05:00Z">
              <w:r w:rsidRPr="00B80901">
                <w:rPr>
                  <w:rPrChange w:id="27903" w:author="Thomas Dietz" w:date="2012-08-10T13:22:00Z">
                    <w:rPr>
                      <w:lang w:val="de-DE"/>
                    </w:rPr>
                  </w:rPrChange>
                </w:rPr>
                <w:t xml:space="preserve">        leaf remote-endpoint-mac-adress {</w:t>
              </w:r>
            </w:ins>
          </w:p>
          <w:p w14:paraId="5875E47C" w14:textId="77777777" w:rsidR="009F3611" w:rsidRPr="00B80901" w:rsidRDefault="009F3611" w:rsidP="009F3611">
            <w:pPr>
              <w:pStyle w:val="XML1"/>
              <w:rPr>
                <w:ins w:id="27904" w:author="Thomas Dietz" w:date="2012-08-08T17:05:00Z"/>
                <w:rPrChange w:id="27905" w:author="Thomas Dietz" w:date="2012-08-10T13:22:00Z">
                  <w:rPr>
                    <w:ins w:id="27906" w:author="Thomas Dietz" w:date="2012-08-08T17:05:00Z"/>
                    <w:lang w:val="de-DE"/>
                  </w:rPr>
                </w:rPrChange>
              </w:rPr>
            </w:pPr>
            <w:ins w:id="27907" w:author="Thomas Dietz" w:date="2012-08-08T17:05:00Z">
              <w:r w:rsidRPr="00B80901">
                <w:rPr>
                  <w:rPrChange w:id="27908" w:author="Thomas Dietz" w:date="2012-08-10T13:22:00Z">
                    <w:rPr>
                      <w:lang w:val="de-DE"/>
                    </w:rPr>
                  </w:rPrChange>
                </w:rPr>
                <w:t xml:space="preserve">          type yang:mac-address;</w:t>
              </w:r>
            </w:ins>
          </w:p>
          <w:p w14:paraId="3DCB48A8" w14:textId="77777777" w:rsidR="009F3611" w:rsidRPr="00B80901" w:rsidRDefault="009F3611" w:rsidP="009F3611">
            <w:pPr>
              <w:pStyle w:val="XML1"/>
              <w:rPr>
                <w:ins w:id="27909" w:author="Thomas Dietz" w:date="2012-08-08T17:05:00Z"/>
                <w:rPrChange w:id="27910" w:author="Thomas Dietz" w:date="2012-08-10T13:22:00Z">
                  <w:rPr>
                    <w:ins w:id="27911" w:author="Thomas Dietz" w:date="2012-08-08T17:05:00Z"/>
                    <w:lang w:val="de-DE"/>
                  </w:rPr>
                </w:rPrChange>
              </w:rPr>
            </w:pPr>
            <w:ins w:id="27912" w:author="Thomas Dietz" w:date="2012-08-08T17:05:00Z">
              <w:r w:rsidRPr="00B80901">
                <w:rPr>
                  <w:rPrChange w:id="27913" w:author="Thomas Dietz" w:date="2012-08-10T13:22:00Z">
                    <w:rPr>
                      <w:lang w:val="de-DE"/>
                    </w:rPr>
                  </w:rPrChange>
                </w:rPr>
                <w:t xml:space="preserve">          description "The MAC address of the remote tunnel</w:t>
              </w:r>
            </w:ins>
          </w:p>
          <w:p w14:paraId="3AAF262E" w14:textId="77777777" w:rsidR="009F3611" w:rsidRPr="00B80901" w:rsidRDefault="009F3611" w:rsidP="009F3611">
            <w:pPr>
              <w:pStyle w:val="XML1"/>
              <w:rPr>
                <w:ins w:id="27914" w:author="Thomas Dietz" w:date="2012-08-08T17:05:00Z"/>
                <w:rPrChange w:id="27915" w:author="Thomas Dietz" w:date="2012-08-10T13:22:00Z">
                  <w:rPr>
                    <w:ins w:id="27916" w:author="Thomas Dietz" w:date="2012-08-08T17:05:00Z"/>
                    <w:lang w:val="de-DE"/>
                  </w:rPr>
                </w:rPrChange>
              </w:rPr>
            </w:pPr>
            <w:ins w:id="27917" w:author="Thomas Dietz" w:date="2012-08-08T17:05:00Z">
              <w:r w:rsidRPr="00B80901">
                <w:rPr>
                  <w:rPrChange w:id="27918" w:author="Thomas Dietz" w:date="2012-08-10T13:22:00Z">
                    <w:rPr>
                      <w:lang w:val="de-DE"/>
                    </w:rPr>
                  </w:rPrChange>
                </w:rPr>
                <w:t xml:space="preserve">            endpoint.";</w:t>
              </w:r>
            </w:ins>
          </w:p>
          <w:p w14:paraId="6C5881AF" w14:textId="77777777" w:rsidR="009F3611" w:rsidRPr="00B80901" w:rsidRDefault="009F3611" w:rsidP="009F3611">
            <w:pPr>
              <w:pStyle w:val="XML1"/>
              <w:rPr>
                <w:ins w:id="27919" w:author="Thomas Dietz" w:date="2012-08-08T17:05:00Z"/>
                <w:rPrChange w:id="27920" w:author="Thomas Dietz" w:date="2012-08-10T13:22:00Z">
                  <w:rPr>
                    <w:ins w:id="27921" w:author="Thomas Dietz" w:date="2012-08-08T17:05:00Z"/>
                    <w:lang w:val="de-DE"/>
                  </w:rPr>
                </w:rPrChange>
              </w:rPr>
            </w:pPr>
            <w:ins w:id="27922" w:author="Thomas Dietz" w:date="2012-08-08T17:05:00Z">
              <w:r w:rsidRPr="00B80901">
                <w:rPr>
                  <w:rPrChange w:id="27923" w:author="Thomas Dietz" w:date="2012-08-10T13:22:00Z">
                    <w:rPr>
                      <w:lang w:val="de-DE"/>
                    </w:rPr>
                  </w:rPrChange>
                </w:rPr>
                <w:t xml:space="preserve">        }</w:t>
              </w:r>
            </w:ins>
          </w:p>
          <w:p w14:paraId="1A7401A6" w14:textId="77777777" w:rsidR="009F3611" w:rsidRPr="00B80901" w:rsidRDefault="009F3611" w:rsidP="009F3611">
            <w:pPr>
              <w:pStyle w:val="XML1"/>
              <w:rPr>
                <w:ins w:id="27924" w:author="Thomas Dietz" w:date="2012-08-08T17:05:00Z"/>
                <w:rPrChange w:id="27925" w:author="Thomas Dietz" w:date="2012-08-10T13:22:00Z">
                  <w:rPr>
                    <w:ins w:id="27926" w:author="Thomas Dietz" w:date="2012-08-08T17:05:00Z"/>
                    <w:lang w:val="de-DE"/>
                  </w:rPr>
                </w:rPrChange>
              </w:rPr>
            </w:pPr>
            <w:ins w:id="27927" w:author="Thomas Dietz" w:date="2012-08-08T17:05:00Z">
              <w:r w:rsidRPr="00B80901">
                <w:rPr>
                  <w:rPrChange w:id="27928" w:author="Thomas Dietz" w:date="2012-08-10T13:22:00Z">
                    <w:rPr>
                      <w:lang w:val="de-DE"/>
                    </w:rPr>
                  </w:rPrChange>
                </w:rPr>
                <w:t xml:space="preserve">      }</w:t>
              </w:r>
            </w:ins>
          </w:p>
          <w:p w14:paraId="6F700682" w14:textId="77777777" w:rsidR="009F3611" w:rsidRPr="00B80901" w:rsidRDefault="009F3611" w:rsidP="009F3611">
            <w:pPr>
              <w:pStyle w:val="XML1"/>
              <w:rPr>
                <w:ins w:id="27929" w:author="Thomas Dietz" w:date="2012-08-08T17:05:00Z"/>
                <w:rPrChange w:id="27930" w:author="Thomas Dietz" w:date="2012-08-10T13:22:00Z">
                  <w:rPr>
                    <w:ins w:id="27931" w:author="Thomas Dietz" w:date="2012-08-08T17:05:00Z"/>
                    <w:lang w:val="de-DE"/>
                  </w:rPr>
                </w:rPrChange>
              </w:rPr>
            </w:pPr>
            <w:ins w:id="27932" w:author="Thomas Dietz" w:date="2012-08-08T17:05:00Z">
              <w:r w:rsidRPr="00B80901">
                <w:rPr>
                  <w:rPrChange w:id="27933" w:author="Thomas Dietz" w:date="2012-08-10T13:22:00Z">
                    <w:rPr>
                      <w:lang w:val="de-DE"/>
                    </w:rPr>
                  </w:rPrChange>
                </w:rPr>
                <w:t xml:space="preserve">    }</w:t>
              </w:r>
            </w:ins>
          </w:p>
          <w:p w14:paraId="37B694D3" w14:textId="77777777" w:rsidR="009F3611" w:rsidRPr="00B80901" w:rsidRDefault="009F3611" w:rsidP="009F3611">
            <w:pPr>
              <w:pStyle w:val="XML1"/>
              <w:rPr>
                <w:ins w:id="27934" w:author="Thomas Dietz" w:date="2012-08-08T17:05:00Z"/>
                <w:rPrChange w:id="27935" w:author="Thomas Dietz" w:date="2012-08-10T13:22:00Z">
                  <w:rPr>
                    <w:ins w:id="27936" w:author="Thomas Dietz" w:date="2012-08-08T17:05:00Z"/>
                    <w:lang w:val="de-DE"/>
                  </w:rPr>
                </w:rPrChange>
              </w:rPr>
            </w:pPr>
            <w:ins w:id="27937" w:author="Thomas Dietz" w:date="2012-08-08T17:05:00Z">
              <w:r w:rsidRPr="00B80901">
                <w:rPr>
                  <w:rPrChange w:id="27938" w:author="Thomas Dietz" w:date="2012-08-10T13:22:00Z">
                    <w:rPr>
                      <w:lang w:val="de-DE"/>
                    </w:rPr>
                  </w:rPrChange>
                </w:rPr>
                <w:t xml:space="preserve">  }</w:t>
              </w:r>
            </w:ins>
          </w:p>
          <w:p w14:paraId="72783632" w14:textId="77777777" w:rsidR="009F3611" w:rsidRPr="00B80901" w:rsidRDefault="009F3611" w:rsidP="009F3611">
            <w:pPr>
              <w:pStyle w:val="XML1"/>
              <w:rPr>
                <w:ins w:id="27939" w:author="Thomas Dietz" w:date="2012-08-08T17:05:00Z"/>
                <w:rPrChange w:id="27940" w:author="Thomas Dietz" w:date="2012-08-10T13:22:00Z">
                  <w:rPr>
                    <w:ins w:id="27941" w:author="Thomas Dietz" w:date="2012-08-08T17:05:00Z"/>
                    <w:lang w:val="de-DE"/>
                  </w:rPr>
                </w:rPrChange>
              </w:rPr>
            </w:pPr>
          </w:p>
          <w:p w14:paraId="08C40A50" w14:textId="77777777" w:rsidR="009F3611" w:rsidRPr="00B80901" w:rsidRDefault="009F3611" w:rsidP="009F3611">
            <w:pPr>
              <w:pStyle w:val="XML1"/>
              <w:rPr>
                <w:ins w:id="27942" w:author="Thomas Dietz" w:date="2012-08-08T17:05:00Z"/>
                <w:rPrChange w:id="27943" w:author="Thomas Dietz" w:date="2012-08-10T13:22:00Z">
                  <w:rPr>
                    <w:ins w:id="27944" w:author="Thomas Dietz" w:date="2012-08-08T17:05:00Z"/>
                    <w:lang w:val="de-DE"/>
                  </w:rPr>
                </w:rPrChange>
              </w:rPr>
            </w:pPr>
            <w:ins w:id="27945" w:author="Thomas Dietz" w:date="2012-08-08T17:05:00Z">
              <w:r w:rsidRPr="00B80901">
                <w:rPr>
                  <w:rPrChange w:id="27946" w:author="Thomas Dietz" w:date="2012-08-10T13:22:00Z">
                    <w:rPr>
                      <w:lang w:val="de-DE"/>
                    </w:rPr>
                  </w:rPrChange>
                </w:rPr>
                <w:t xml:space="preserve">  grouping OFPortIPGRETunnelType {</w:t>
              </w:r>
            </w:ins>
          </w:p>
          <w:p w14:paraId="63CC52FC" w14:textId="77777777" w:rsidR="009F3611" w:rsidRPr="00B80901" w:rsidRDefault="009F3611" w:rsidP="009F3611">
            <w:pPr>
              <w:pStyle w:val="XML1"/>
              <w:rPr>
                <w:ins w:id="27947" w:author="Thomas Dietz" w:date="2012-08-08T17:05:00Z"/>
                <w:rPrChange w:id="27948" w:author="Thomas Dietz" w:date="2012-08-10T13:22:00Z">
                  <w:rPr>
                    <w:ins w:id="27949" w:author="Thomas Dietz" w:date="2012-08-08T17:05:00Z"/>
                    <w:lang w:val="de-DE"/>
                  </w:rPr>
                </w:rPrChange>
              </w:rPr>
            </w:pPr>
            <w:ins w:id="27950" w:author="Thomas Dietz" w:date="2012-08-08T17:05:00Z">
              <w:r w:rsidRPr="00B80901">
                <w:rPr>
                  <w:rPrChange w:id="27951" w:author="Thomas Dietz" w:date="2012-08-10T13:22:00Z">
                    <w:rPr>
                      <w:lang w:val="de-DE"/>
                    </w:rPr>
                  </w:rPrChange>
                </w:rPr>
                <w:t xml:space="preserve">    description "Properties of a IP-in-GRE tunnel with key,</w:t>
              </w:r>
            </w:ins>
          </w:p>
          <w:p w14:paraId="30988908" w14:textId="77777777" w:rsidR="009F3611" w:rsidRPr="00B80901" w:rsidRDefault="009F3611" w:rsidP="009F3611">
            <w:pPr>
              <w:pStyle w:val="XML1"/>
              <w:rPr>
                <w:ins w:id="27952" w:author="Thomas Dietz" w:date="2012-08-08T17:05:00Z"/>
                <w:rPrChange w:id="27953" w:author="Thomas Dietz" w:date="2012-08-10T13:22:00Z">
                  <w:rPr>
                    <w:ins w:id="27954" w:author="Thomas Dietz" w:date="2012-08-08T17:05:00Z"/>
                    <w:lang w:val="de-DE"/>
                  </w:rPr>
                </w:rPrChange>
              </w:rPr>
            </w:pPr>
            <w:ins w:id="27955" w:author="Thomas Dietz" w:date="2012-08-08T17:05:00Z">
              <w:r w:rsidRPr="00B80901">
                <w:rPr>
                  <w:rPrChange w:id="27956" w:author="Thomas Dietz" w:date="2012-08-10T13:22:00Z">
                    <w:rPr>
                      <w:lang w:val="de-DE"/>
                    </w:rPr>
                  </w:rPrChange>
                </w:rPr>
                <w:t xml:space="preserve">      checksum, and sequence number information.";</w:t>
              </w:r>
            </w:ins>
          </w:p>
          <w:p w14:paraId="66CDB891" w14:textId="77777777" w:rsidR="009F3611" w:rsidRPr="00B80901" w:rsidRDefault="009F3611" w:rsidP="009F3611">
            <w:pPr>
              <w:pStyle w:val="XML1"/>
              <w:rPr>
                <w:ins w:id="27957" w:author="Thomas Dietz" w:date="2012-08-08T17:05:00Z"/>
                <w:rPrChange w:id="27958" w:author="Thomas Dietz" w:date="2012-08-10T13:22:00Z">
                  <w:rPr>
                    <w:ins w:id="27959" w:author="Thomas Dietz" w:date="2012-08-08T17:05:00Z"/>
                    <w:lang w:val="de-DE"/>
                  </w:rPr>
                </w:rPrChange>
              </w:rPr>
            </w:pPr>
            <w:ins w:id="27960" w:author="Thomas Dietz" w:date="2012-08-08T17:05:00Z">
              <w:r w:rsidRPr="00B80901">
                <w:rPr>
                  <w:rPrChange w:id="27961" w:author="Thomas Dietz" w:date="2012-08-10T13:22:00Z">
                    <w:rPr>
                      <w:lang w:val="de-DE"/>
                    </w:rPr>
                  </w:rPrChange>
                </w:rPr>
                <w:t xml:space="preserve">    uses OFPortBaseTunnelType;</w:t>
              </w:r>
            </w:ins>
          </w:p>
          <w:p w14:paraId="7D2E8982" w14:textId="77777777" w:rsidR="009F3611" w:rsidRPr="00B80901" w:rsidRDefault="009F3611" w:rsidP="009F3611">
            <w:pPr>
              <w:pStyle w:val="XML1"/>
              <w:rPr>
                <w:ins w:id="27962" w:author="Thomas Dietz" w:date="2012-08-08T17:05:00Z"/>
                <w:rPrChange w:id="27963" w:author="Thomas Dietz" w:date="2012-08-10T13:22:00Z">
                  <w:rPr>
                    <w:ins w:id="27964" w:author="Thomas Dietz" w:date="2012-08-08T17:05:00Z"/>
                    <w:lang w:val="de-DE"/>
                  </w:rPr>
                </w:rPrChange>
              </w:rPr>
            </w:pPr>
            <w:ins w:id="27965" w:author="Thomas Dietz" w:date="2012-08-08T17:05:00Z">
              <w:r w:rsidRPr="00B80901">
                <w:rPr>
                  <w:rPrChange w:id="27966" w:author="Thomas Dietz" w:date="2012-08-10T13:22:00Z">
                    <w:rPr>
                      <w:lang w:val="de-DE"/>
                    </w:rPr>
                  </w:rPrChange>
                </w:rPr>
                <w:t xml:space="preserve">    leaf checksum-present {</w:t>
              </w:r>
            </w:ins>
          </w:p>
          <w:p w14:paraId="7D5E4393" w14:textId="77777777" w:rsidR="009F3611" w:rsidRPr="00B80901" w:rsidRDefault="009F3611" w:rsidP="009F3611">
            <w:pPr>
              <w:pStyle w:val="XML1"/>
              <w:rPr>
                <w:ins w:id="27967" w:author="Thomas Dietz" w:date="2012-08-08T17:05:00Z"/>
                <w:rPrChange w:id="27968" w:author="Thomas Dietz" w:date="2012-08-10T13:22:00Z">
                  <w:rPr>
                    <w:ins w:id="27969" w:author="Thomas Dietz" w:date="2012-08-08T17:05:00Z"/>
                    <w:lang w:val="de-DE"/>
                  </w:rPr>
                </w:rPrChange>
              </w:rPr>
            </w:pPr>
            <w:ins w:id="27970" w:author="Thomas Dietz" w:date="2012-08-08T17:05:00Z">
              <w:r w:rsidRPr="00B80901">
                <w:rPr>
                  <w:rPrChange w:id="27971" w:author="Thomas Dietz" w:date="2012-08-10T13:22:00Z">
                    <w:rPr>
                      <w:lang w:val="de-DE"/>
                    </w:rPr>
                  </w:rPrChange>
                </w:rPr>
                <w:t xml:space="preserve">      type boolean;</w:t>
              </w:r>
            </w:ins>
          </w:p>
          <w:p w14:paraId="24534847" w14:textId="77777777" w:rsidR="009F3611" w:rsidRPr="00B80901" w:rsidRDefault="009F3611" w:rsidP="009F3611">
            <w:pPr>
              <w:pStyle w:val="XML1"/>
              <w:rPr>
                <w:ins w:id="27972" w:author="Thomas Dietz" w:date="2012-08-08T17:05:00Z"/>
                <w:rPrChange w:id="27973" w:author="Thomas Dietz" w:date="2012-08-10T13:22:00Z">
                  <w:rPr>
                    <w:ins w:id="27974" w:author="Thomas Dietz" w:date="2012-08-08T17:05:00Z"/>
                    <w:lang w:val="de-DE"/>
                  </w:rPr>
                </w:rPrChange>
              </w:rPr>
            </w:pPr>
            <w:ins w:id="27975" w:author="Thomas Dietz" w:date="2012-08-08T17:05:00Z">
              <w:r w:rsidRPr="00B80901">
                <w:rPr>
                  <w:rPrChange w:id="27976" w:author="Thomas Dietz" w:date="2012-08-10T13:22:00Z">
                    <w:rPr>
                      <w:lang w:val="de-DE"/>
                    </w:rPr>
                  </w:rPrChange>
                </w:rPr>
                <w:t xml:space="preserve">      default true;</w:t>
              </w:r>
            </w:ins>
          </w:p>
          <w:p w14:paraId="2A089899" w14:textId="77777777" w:rsidR="009F3611" w:rsidRPr="00B80901" w:rsidRDefault="009F3611" w:rsidP="009F3611">
            <w:pPr>
              <w:pStyle w:val="XML1"/>
              <w:rPr>
                <w:ins w:id="27977" w:author="Thomas Dietz" w:date="2012-08-08T17:05:00Z"/>
                <w:rPrChange w:id="27978" w:author="Thomas Dietz" w:date="2012-08-10T13:22:00Z">
                  <w:rPr>
                    <w:ins w:id="27979" w:author="Thomas Dietz" w:date="2012-08-08T17:05:00Z"/>
                    <w:lang w:val="de-DE"/>
                  </w:rPr>
                </w:rPrChange>
              </w:rPr>
            </w:pPr>
            <w:ins w:id="27980" w:author="Thomas Dietz" w:date="2012-08-08T17:05:00Z">
              <w:r w:rsidRPr="00B80901">
                <w:rPr>
                  <w:rPrChange w:id="27981" w:author="Thomas Dietz" w:date="2012-08-10T13:22:00Z">
                    <w:rPr>
                      <w:lang w:val="de-DE"/>
                    </w:rPr>
                  </w:rPrChange>
                </w:rPr>
                <w:t xml:space="preserve">      description "Indicates presence of the GRE checksum.";</w:t>
              </w:r>
            </w:ins>
          </w:p>
          <w:p w14:paraId="26D2E007" w14:textId="77777777" w:rsidR="009F3611" w:rsidRPr="00B80901" w:rsidRDefault="009F3611" w:rsidP="009F3611">
            <w:pPr>
              <w:pStyle w:val="XML1"/>
              <w:rPr>
                <w:ins w:id="27982" w:author="Thomas Dietz" w:date="2012-08-08T17:05:00Z"/>
                <w:rPrChange w:id="27983" w:author="Thomas Dietz" w:date="2012-08-10T13:22:00Z">
                  <w:rPr>
                    <w:ins w:id="27984" w:author="Thomas Dietz" w:date="2012-08-08T17:05:00Z"/>
                    <w:lang w:val="de-DE"/>
                  </w:rPr>
                </w:rPrChange>
              </w:rPr>
            </w:pPr>
            <w:ins w:id="27985" w:author="Thomas Dietz" w:date="2012-08-08T17:05:00Z">
              <w:r w:rsidRPr="00B80901">
                <w:rPr>
                  <w:rPrChange w:id="27986" w:author="Thomas Dietz" w:date="2012-08-10T13:22:00Z">
                    <w:rPr>
                      <w:lang w:val="de-DE"/>
                    </w:rPr>
                  </w:rPrChange>
                </w:rPr>
                <w:t xml:space="preserve">    }</w:t>
              </w:r>
            </w:ins>
          </w:p>
          <w:p w14:paraId="02E93A19" w14:textId="77777777" w:rsidR="009F3611" w:rsidRPr="00B80901" w:rsidRDefault="009F3611" w:rsidP="009F3611">
            <w:pPr>
              <w:pStyle w:val="XML1"/>
              <w:rPr>
                <w:ins w:id="27987" w:author="Thomas Dietz" w:date="2012-08-08T17:05:00Z"/>
                <w:rPrChange w:id="27988" w:author="Thomas Dietz" w:date="2012-08-10T13:22:00Z">
                  <w:rPr>
                    <w:ins w:id="27989" w:author="Thomas Dietz" w:date="2012-08-08T17:05:00Z"/>
                    <w:lang w:val="de-DE"/>
                  </w:rPr>
                </w:rPrChange>
              </w:rPr>
            </w:pPr>
            <w:ins w:id="27990" w:author="Thomas Dietz" w:date="2012-08-08T17:05:00Z">
              <w:r w:rsidRPr="00B80901">
                <w:rPr>
                  <w:rPrChange w:id="27991" w:author="Thomas Dietz" w:date="2012-08-10T13:22:00Z">
                    <w:rPr>
                      <w:lang w:val="de-DE"/>
                    </w:rPr>
                  </w:rPrChange>
                </w:rPr>
                <w:t xml:space="preserve">    leaf key-present {</w:t>
              </w:r>
            </w:ins>
          </w:p>
          <w:p w14:paraId="4866847C" w14:textId="77777777" w:rsidR="009F3611" w:rsidRPr="00B80901" w:rsidRDefault="009F3611" w:rsidP="009F3611">
            <w:pPr>
              <w:pStyle w:val="XML1"/>
              <w:rPr>
                <w:ins w:id="27992" w:author="Thomas Dietz" w:date="2012-08-08T17:05:00Z"/>
                <w:rPrChange w:id="27993" w:author="Thomas Dietz" w:date="2012-08-10T13:22:00Z">
                  <w:rPr>
                    <w:ins w:id="27994" w:author="Thomas Dietz" w:date="2012-08-08T17:05:00Z"/>
                    <w:lang w:val="de-DE"/>
                  </w:rPr>
                </w:rPrChange>
              </w:rPr>
            </w:pPr>
            <w:ins w:id="27995" w:author="Thomas Dietz" w:date="2012-08-08T17:05:00Z">
              <w:r w:rsidRPr="00B80901">
                <w:rPr>
                  <w:rPrChange w:id="27996" w:author="Thomas Dietz" w:date="2012-08-10T13:22:00Z">
                    <w:rPr>
                      <w:lang w:val="de-DE"/>
                    </w:rPr>
                  </w:rPrChange>
                </w:rPr>
                <w:t xml:space="preserve">      type boolean;</w:t>
              </w:r>
            </w:ins>
          </w:p>
          <w:p w14:paraId="1FF553C1" w14:textId="77777777" w:rsidR="009F3611" w:rsidRPr="00B80901" w:rsidRDefault="009F3611" w:rsidP="009F3611">
            <w:pPr>
              <w:pStyle w:val="XML1"/>
              <w:rPr>
                <w:ins w:id="27997" w:author="Thomas Dietz" w:date="2012-08-08T17:05:00Z"/>
                <w:rPrChange w:id="27998" w:author="Thomas Dietz" w:date="2012-08-10T13:22:00Z">
                  <w:rPr>
                    <w:ins w:id="27999" w:author="Thomas Dietz" w:date="2012-08-08T17:05:00Z"/>
                    <w:lang w:val="de-DE"/>
                  </w:rPr>
                </w:rPrChange>
              </w:rPr>
            </w:pPr>
            <w:ins w:id="28000" w:author="Thomas Dietz" w:date="2012-08-08T17:05:00Z">
              <w:r w:rsidRPr="00B80901">
                <w:rPr>
                  <w:rPrChange w:id="28001" w:author="Thomas Dietz" w:date="2012-08-10T13:22:00Z">
                    <w:rPr>
                      <w:lang w:val="de-DE"/>
                    </w:rPr>
                  </w:rPrChange>
                </w:rPr>
                <w:lastRenderedPageBreak/>
                <w:t xml:space="preserve">      default true;</w:t>
              </w:r>
            </w:ins>
          </w:p>
          <w:p w14:paraId="219AE144" w14:textId="77777777" w:rsidR="009F3611" w:rsidRPr="00B80901" w:rsidRDefault="009F3611" w:rsidP="009F3611">
            <w:pPr>
              <w:pStyle w:val="XML1"/>
              <w:rPr>
                <w:ins w:id="28002" w:author="Thomas Dietz" w:date="2012-08-08T17:05:00Z"/>
                <w:rPrChange w:id="28003" w:author="Thomas Dietz" w:date="2012-08-10T13:22:00Z">
                  <w:rPr>
                    <w:ins w:id="28004" w:author="Thomas Dietz" w:date="2012-08-08T17:05:00Z"/>
                    <w:lang w:val="de-DE"/>
                  </w:rPr>
                </w:rPrChange>
              </w:rPr>
            </w:pPr>
            <w:ins w:id="28005" w:author="Thomas Dietz" w:date="2012-08-08T17:05:00Z">
              <w:r w:rsidRPr="00B80901">
                <w:rPr>
                  <w:rPrChange w:id="28006" w:author="Thomas Dietz" w:date="2012-08-10T13:22:00Z">
                    <w:rPr>
                      <w:lang w:val="de-DE"/>
                    </w:rPr>
                  </w:rPrChange>
                </w:rPr>
                <w:t xml:space="preserve">      description "Indicates presence of the GRE key.";</w:t>
              </w:r>
            </w:ins>
          </w:p>
          <w:p w14:paraId="4DC0B27D" w14:textId="77777777" w:rsidR="009F3611" w:rsidRPr="00B80901" w:rsidRDefault="009F3611" w:rsidP="009F3611">
            <w:pPr>
              <w:pStyle w:val="XML1"/>
              <w:rPr>
                <w:ins w:id="28007" w:author="Thomas Dietz" w:date="2012-08-08T17:05:00Z"/>
                <w:rPrChange w:id="28008" w:author="Thomas Dietz" w:date="2012-08-10T13:22:00Z">
                  <w:rPr>
                    <w:ins w:id="28009" w:author="Thomas Dietz" w:date="2012-08-08T17:05:00Z"/>
                    <w:lang w:val="de-DE"/>
                  </w:rPr>
                </w:rPrChange>
              </w:rPr>
            </w:pPr>
            <w:ins w:id="28010" w:author="Thomas Dietz" w:date="2012-08-08T17:05:00Z">
              <w:r w:rsidRPr="00B80901">
                <w:rPr>
                  <w:rPrChange w:id="28011" w:author="Thomas Dietz" w:date="2012-08-10T13:22:00Z">
                    <w:rPr>
                      <w:lang w:val="de-DE"/>
                    </w:rPr>
                  </w:rPrChange>
                </w:rPr>
                <w:t xml:space="preserve">    }</w:t>
              </w:r>
            </w:ins>
          </w:p>
          <w:p w14:paraId="748C3581" w14:textId="77777777" w:rsidR="009F3611" w:rsidRPr="00B80901" w:rsidRDefault="009F3611" w:rsidP="009F3611">
            <w:pPr>
              <w:pStyle w:val="XML1"/>
              <w:rPr>
                <w:ins w:id="28012" w:author="Thomas Dietz" w:date="2012-08-08T17:05:00Z"/>
                <w:rPrChange w:id="28013" w:author="Thomas Dietz" w:date="2012-08-10T13:22:00Z">
                  <w:rPr>
                    <w:ins w:id="28014" w:author="Thomas Dietz" w:date="2012-08-08T17:05:00Z"/>
                    <w:lang w:val="de-DE"/>
                  </w:rPr>
                </w:rPrChange>
              </w:rPr>
            </w:pPr>
            <w:ins w:id="28015" w:author="Thomas Dietz" w:date="2012-08-08T17:05:00Z">
              <w:r w:rsidRPr="00B80901">
                <w:rPr>
                  <w:rPrChange w:id="28016" w:author="Thomas Dietz" w:date="2012-08-10T13:22:00Z">
                    <w:rPr>
                      <w:lang w:val="de-DE"/>
                    </w:rPr>
                  </w:rPrChange>
                </w:rPr>
                <w:t xml:space="preserve">    leaf key {</w:t>
              </w:r>
            </w:ins>
          </w:p>
          <w:p w14:paraId="41ED9CBC" w14:textId="77777777" w:rsidR="009F3611" w:rsidRPr="00B80901" w:rsidRDefault="009F3611" w:rsidP="009F3611">
            <w:pPr>
              <w:pStyle w:val="XML1"/>
              <w:rPr>
                <w:ins w:id="28017" w:author="Thomas Dietz" w:date="2012-08-08T17:05:00Z"/>
                <w:rPrChange w:id="28018" w:author="Thomas Dietz" w:date="2012-08-10T13:22:00Z">
                  <w:rPr>
                    <w:ins w:id="28019" w:author="Thomas Dietz" w:date="2012-08-08T17:05:00Z"/>
                    <w:lang w:val="de-DE"/>
                  </w:rPr>
                </w:rPrChange>
              </w:rPr>
            </w:pPr>
            <w:ins w:id="28020" w:author="Thomas Dietz" w:date="2012-08-08T17:05:00Z">
              <w:r w:rsidRPr="00B80901">
                <w:rPr>
                  <w:rPrChange w:id="28021" w:author="Thomas Dietz" w:date="2012-08-10T13:22:00Z">
                    <w:rPr>
                      <w:lang w:val="de-DE"/>
                    </w:rPr>
                  </w:rPrChange>
                </w:rPr>
                <w:t xml:space="preserve">      when "../key-present='true'" {</w:t>
              </w:r>
            </w:ins>
          </w:p>
          <w:p w14:paraId="53A2B056" w14:textId="77777777" w:rsidR="009F3611" w:rsidRPr="00B80901" w:rsidRDefault="009F3611" w:rsidP="009F3611">
            <w:pPr>
              <w:pStyle w:val="XML1"/>
              <w:rPr>
                <w:ins w:id="28022" w:author="Thomas Dietz" w:date="2012-08-08T17:05:00Z"/>
                <w:rPrChange w:id="28023" w:author="Thomas Dietz" w:date="2012-08-10T13:22:00Z">
                  <w:rPr>
                    <w:ins w:id="28024" w:author="Thomas Dietz" w:date="2012-08-08T17:05:00Z"/>
                    <w:lang w:val="de-DE"/>
                  </w:rPr>
                </w:rPrChange>
              </w:rPr>
            </w:pPr>
            <w:ins w:id="28025" w:author="Thomas Dietz" w:date="2012-08-08T17:05:00Z">
              <w:r w:rsidRPr="00B80901">
                <w:rPr>
                  <w:rPrChange w:id="28026" w:author="Thomas Dietz" w:date="2012-08-10T13:22:00Z">
                    <w:rPr>
                      <w:lang w:val="de-DE"/>
                    </w:rPr>
                  </w:rPrChange>
                </w:rPr>
                <w:t xml:space="preserve">        description "This element is only relevant if element </w:t>
              </w:r>
            </w:ins>
          </w:p>
          <w:p w14:paraId="2353BD7E" w14:textId="77777777" w:rsidR="009F3611" w:rsidRPr="00B80901" w:rsidRDefault="009F3611" w:rsidP="009F3611">
            <w:pPr>
              <w:pStyle w:val="XML1"/>
              <w:rPr>
                <w:ins w:id="28027" w:author="Thomas Dietz" w:date="2012-08-08T17:05:00Z"/>
                <w:rPrChange w:id="28028" w:author="Thomas Dietz" w:date="2012-08-10T13:22:00Z">
                  <w:rPr>
                    <w:ins w:id="28029" w:author="Thomas Dietz" w:date="2012-08-08T17:05:00Z"/>
                    <w:lang w:val="de-DE"/>
                  </w:rPr>
                </w:rPrChange>
              </w:rPr>
            </w:pPr>
            <w:ins w:id="28030" w:author="Thomas Dietz" w:date="2012-08-08T17:05:00Z">
              <w:r w:rsidRPr="00B80901">
                <w:rPr>
                  <w:rPrChange w:id="28031" w:author="Thomas Dietz" w:date="2012-08-10T13:22:00Z">
                    <w:rPr>
                      <w:lang w:val="de-DE"/>
                    </w:rPr>
                  </w:rPrChange>
                </w:rPr>
                <w:t xml:space="preserve">          key-present of this IP GRE Tunnel has value 'true'.";</w:t>
              </w:r>
            </w:ins>
          </w:p>
          <w:p w14:paraId="5E9953FA" w14:textId="77777777" w:rsidR="009F3611" w:rsidRPr="00B80901" w:rsidRDefault="009F3611" w:rsidP="009F3611">
            <w:pPr>
              <w:pStyle w:val="XML1"/>
              <w:rPr>
                <w:ins w:id="28032" w:author="Thomas Dietz" w:date="2012-08-08T17:05:00Z"/>
                <w:rPrChange w:id="28033" w:author="Thomas Dietz" w:date="2012-08-10T13:22:00Z">
                  <w:rPr>
                    <w:ins w:id="28034" w:author="Thomas Dietz" w:date="2012-08-08T17:05:00Z"/>
                    <w:lang w:val="de-DE"/>
                  </w:rPr>
                </w:rPrChange>
              </w:rPr>
            </w:pPr>
            <w:ins w:id="28035" w:author="Thomas Dietz" w:date="2012-08-08T17:05:00Z">
              <w:r w:rsidRPr="00B80901">
                <w:rPr>
                  <w:rPrChange w:id="28036" w:author="Thomas Dietz" w:date="2012-08-10T13:22:00Z">
                    <w:rPr>
                      <w:lang w:val="de-DE"/>
                    </w:rPr>
                  </w:rPrChange>
                </w:rPr>
                <w:t xml:space="preserve">      }</w:t>
              </w:r>
            </w:ins>
          </w:p>
          <w:p w14:paraId="3B37896B" w14:textId="77777777" w:rsidR="009F3611" w:rsidRPr="00B80901" w:rsidRDefault="009F3611" w:rsidP="009F3611">
            <w:pPr>
              <w:pStyle w:val="XML1"/>
              <w:rPr>
                <w:ins w:id="28037" w:author="Thomas Dietz" w:date="2012-08-08T17:05:00Z"/>
                <w:rPrChange w:id="28038" w:author="Thomas Dietz" w:date="2012-08-10T13:22:00Z">
                  <w:rPr>
                    <w:ins w:id="28039" w:author="Thomas Dietz" w:date="2012-08-08T17:05:00Z"/>
                    <w:lang w:val="de-DE"/>
                  </w:rPr>
                </w:rPrChange>
              </w:rPr>
            </w:pPr>
            <w:ins w:id="28040" w:author="Thomas Dietz" w:date="2012-08-08T17:05:00Z">
              <w:r w:rsidRPr="00B80901">
                <w:rPr>
                  <w:rPrChange w:id="28041" w:author="Thomas Dietz" w:date="2012-08-10T13:22:00Z">
                    <w:rPr>
                      <w:lang w:val="de-DE"/>
                    </w:rPr>
                  </w:rPrChange>
                </w:rPr>
                <w:t xml:space="preserve">      type uint32;</w:t>
              </w:r>
            </w:ins>
          </w:p>
          <w:p w14:paraId="5C9FA16A" w14:textId="77777777" w:rsidR="009F3611" w:rsidRPr="00B80901" w:rsidRDefault="009F3611" w:rsidP="009F3611">
            <w:pPr>
              <w:pStyle w:val="XML1"/>
              <w:rPr>
                <w:ins w:id="28042" w:author="Thomas Dietz" w:date="2012-08-08T17:05:00Z"/>
                <w:rPrChange w:id="28043" w:author="Thomas Dietz" w:date="2012-08-10T13:22:00Z">
                  <w:rPr>
                    <w:ins w:id="28044" w:author="Thomas Dietz" w:date="2012-08-08T17:05:00Z"/>
                    <w:lang w:val="de-DE"/>
                  </w:rPr>
                </w:rPrChange>
              </w:rPr>
            </w:pPr>
            <w:ins w:id="28045" w:author="Thomas Dietz" w:date="2012-08-08T17:05:00Z">
              <w:r w:rsidRPr="00B80901">
                <w:rPr>
                  <w:rPrChange w:id="28046" w:author="Thomas Dietz" w:date="2012-08-10T13:22:00Z">
                    <w:rPr>
                      <w:lang w:val="de-DE"/>
                    </w:rPr>
                  </w:rPrChange>
                </w:rPr>
                <w:t xml:space="preserve">      mandatory true;</w:t>
              </w:r>
            </w:ins>
          </w:p>
          <w:p w14:paraId="73004DA6" w14:textId="77777777" w:rsidR="009F3611" w:rsidRPr="00B80901" w:rsidRDefault="009F3611" w:rsidP="009F3611">
            <w:pPr>
              <w:pStyle w:val="XML1"/>
              <w:rPr>
                <w:ins w:id="28047" w:author="Thomas Dietz" w:date="2012-08-08T17:05:00Z"/>
                <w:rPrChange w:id="28048" w:author="Thomas Dietz" w:date="2012-08-10T13:22:00Z">
                  <w:rPr>
                    <w:ins w:id="28049" w:author="Thomas Dietz" w:date="2012-08-08T17:05:00Z"/>
                    <w:lang w:val="de-DE"/>
                  </w:rPr>
                </w:rPrChange>
              </w:rPr>
            </w:pPr>
            <w:ins w:id="28050" w:author="Thomas Dietz" w:date="2012-08-08T17:05:00Z">
              <w:r w:rsidRPr="00B80901">
                <w:rPr>
                  <w:rPrChange w:id="28051" w:author="Thomas Dietz" w:date="2012-08-10T13:22:00Z">
                    <w:rPr>
                      <w:lang w:val="de-DE"/>
                    </w:rPr>
                  </w:rPrChange>
                </w:rPr>
                <w:t xml:space="preserve">      description "The (optional) key of the GRE tunnel.  It MAY</w:t>
              </w:r>
            </w:ins>
          </w:p>
          <w:p w14:paraId="6DAFD9F4" w14:textId="77777777" w:rsidR="009F3611" w:rsidRPr="00B80901" w:rsidRDefault="009F3611" w:rsidP="009F3611">
            <w:pPr>
              <w:pStyle w:val="XML1"/>
              <w:rPr>
                <w:ins w:id="28052" w:author="Thomas Dietz" w:date="2012-08-08T17:05:00Z"/>
                <w:rPrChange w:id="28053" w:author="Thomas Dietz" w:date="2012-08-10T13:22:00Z">
                  <w:rPr>
                    <w:ins w:id="28054" w:author="Thomas Dietz" w:date="2012-08-08T17:05:00Z"/>
                    <w:lang w:val="de-DE"/>
                  </w:rPr>
                </w:rPrChange>
              </w:rPr>
            </w:pPr>
            <w:ins w:id="28055" w:author="Thomas Dietz" w:date="2012-08-08T17:05:00Z">
              <w:r w:rsidRPr="00B80901">
                <w:rPr>
                  <w:rPrChange w:id="28056" w:author="Thomas Dietz" w:date="2012-08-10T13:22:00Z">
                    <w:rPr>
                      <w:lang w:val="de-DE"/>
                    </w:rPr>
                  </w:rPrChange>
                </w:rPr>
                <w:t xml:space="preserve">        be used to set the OXM_OF_TUNNEL_ID match field metadata </w:t>
              </w:r>
            </w:ins>
          </w:p>
          <w:p w14:paraId="0E496133" w14:textId="77777777" w:rsidR="009F3611" w:rsidRPr="00B80901" w:rsidRDefault="009F3611" w:rsidP="009F3611">
            <w:pPr>
              <w:pStyle w:val="XML1"/>
              <w:rPr>
                <w:ins w:id="28057" w:author="Thomas Dietz" w:date="2012-08-08T17:05:00Z"/>
                <w:rPrChange w:id="28058" w:author="Thomas Dietz" w:date="2012-08-10T13:22:00Z">
                  <w:rPr>
                    <w:ins w:id="28059" w:author="Thomas Dietz" w:date="2012-08-08T17:05:00Z"/>
                    <w:lang w:val="de-DE"/>
                  </w:rPr>
                </w:rPrChange>
              </w:rPr>
            </w:pPr>
            <w:ins w:id="28060" w:author="Thomas Dietz" w:date="2012-08-08T17:05:00Z">
              <w:r w:rsidRPr="00B80901">
                <w:rPr>
                  <w:rPrChange w:id="28061" w:author="Thomas Dietz" w:date="2012-08-10T13:22:00Z">
                    <w:rPr>
                      <w:lang w:val="de-DE"/>
                    </w:rPr>
                  </w:rPrChange>
                </w:rPr>
                <w:t xml:space="preserve">        in the OpenFlow protocol";</w:t>
              </w:r>
            </w:ins>
          </w:p>
          <w:p w14:paraId="3022A93C" w14:textId="77777777" w:rsidR="009F3611" w:rsidRPr="00B80901" w:rsidRDefault="009F3611" w:rsidP="009F3611">
            <w:pPr>
              <w:pStyle w:val="XML1"/>
              <w:rPr>
                <w:ins w:id="28062" w:author="Thomas Dietz" w:date="2012-08-08T17:05:00Z"/>
                <w:rPrChange w:id="28063" w:author="Thomas Dietz" w:date="2012-08-10T13:22:00Z">
                  <w:rPr>
                    <w:ins w:id="28064" w:author="Thomas Dietz" w:date="2012-08-08T17:05:00Z"/>
                    <w:lang w:val="de-DE"/>
                  </w:rPr>
                </w:rPrChange>
              </w:rPr>
            </w:pPr>
            <w:ins w:id="28065" w:author="Thomas Dietz" w:date="2012-08-08T17:05:00Z">
              <w:r w:rsidRPr="00B80901">
                <w:rPr>
                  <w:rPrChange w:id="28066" w:author="Thomas Dietz" w:date="2012-08-10T13:22:00Z">
                    <w:rPr>
                      <w:lang w:val="de-DE"/>
                    </w:rPr>
                  </w:rPrChange>
                </w:rPr>
                <w:t xml:space="preserve">    }</w:t>
              </w:r>
            </w:ins>
          </w:p>
          <w:p w14:paraId="3CC3361E" w14:textId="77777777" w:rsidR="009F3611" w:rsidRPr="00B80901" w:rsidRDefault="009F3611" w:rsidP="009F3611">
            <w:pPr>
              <w:pStyle w:val="XML1"/>
              <w:rPr>
                <w:ins w:id="28067" w:author="Thomas Dietz" w:date="2012-08-08T17:05:00Z"/>
                <w:rPrChange w:id="28068" w:author="Thomas Dietz" w:date="2012-08-10T13:22:00Z">
                  <w:rPr>
                    <w:ins w:id="28069" w:author="Thomas Dietz" w:date="2012-08-08T17:05:00Z"/>
                    <w:lang w:val="de-DE"/>
                  </w:rPr>
                </w:rPrChange>
              </w:rPr>
            </w:pPr>
            <w:ins w:id="28070" w:author="Thomas Dietz" w:date="2012-08-08T17:05:00Z">
              <w:r w:rsidRPr="00B80901">
                <w:rPr>
                  <w:rPrChange w:id="28071" w:author="Thomas Dietz" w:date="2012-08-10T13:22:00Z">
                    <w:rPr>
                      <w:lang w:val="de-DE"/>
                    </w:rPr>
                  </w:rPrChange>
                </w:rPr>
                <w:t xml:space="preserve">    leaf sequence-number-present {</w:t>
              </w:r>
            </w:ins>
          </w:p>
          <w:p w14:paraId="27FFF624" w14:textId="77777777" w:rsidR="009F3611" w:rsidRPr="00B80901" w:rsidRDefault="009F3611" w:rsidP="009F3611">
            <w:pPr>
              <w:pStyle w:val="XML1"/>
              <w:rPr>
                <w:ins w:id="28072" w:author="Thomas Dietz" w:date="2012-08-08T17:05:00Z"/>
                <w:rPrChange w:id="28073" w:author="Thomas Dietz" w:date="2012-08-10T13:22:00Z">
                  <w:rPr>
                    <w:ins w:id="28074" w:author="Thomas Dietz" w:date="2012-08-08T17:05:00Z"/>
                    <w:lang w:val="de-DE"/>
                  </w:rPr>
                </w:rPrChange>
              </w:rPr>
            </w:pPr>
            <w:ins w:id="28075" w:author="Thomas Dietz" w:date="2012-08-08T17:05:00Z">
              <w:r w:rsidRPr="00B80901">
                <w:rPr>
                  <w:rPrChange w:id="28076" w:author="Thomas Dietz" w:date="2012-08-10T13:22:00Z">
                    <w:rPr>
                      <w:lang w:val="de-DE"/>
                    </w:rPr>
                  </w:rPrChange>
                </w:rPr>
                <w:t xml:space="preserve">      type boolean;</w:t>
              </w:r>
            </w:ins>
          </w:p>
          <w:p w14:paraId="2192835E" w14:textId="77777777" w:rsidR="009F3611" w:rsidRPr="00B80901" w:rsidRDefault="009F3611" w:rsidP="009F3611">
            <w:pPr>
              <w:pStyle w:val="XML1"/>
              <w:rPr>
                <w:ins w:id="28077" w:author="Thomas Dietz" w:date="2012-08-08T17:05:00Z"/>
                <w:rPrChange w:id="28078" w:author="Thomas Dietz" w:date="2012-08-10T13:22:00Z">
                  <w:rPr>
                    <w:ins w:id="28079" w:author="Thomas Dietz" w:date="2012-08-08T17:05:00Z"/>
                    <w:lang w:val="de-DE"/>
                  </w:rPr>
                </w:rPrChange>
              </w:rPr>
            </w:pPr>
            <w:ins w:id="28080" w:author="Thomas Dietz" w:date="2012-08-08T17:05:00Z">
              <w:r w:rsidRPr="00B80901">
                <w:rPr>
                  <w:rPrChange w:id="28081" w:author="Thomas Dietz" w:date="2012-08-10T13:22:00Z">
                    <w:rPr>
                      <w:lang w:val="de-DE"/>
                    </w:rPr>
                  </w:rPrChange>
                </w:rPr>
                <w:t xml:space="preserve">      default false;</w:t>
              </w:r>
            </w:ins>
          </w:p>
          <w:p w14:paraId="0CC68126" w14:textId="77777777" w:rsidR="009F3611" w:rsidRPr="00B80901" w:rsidRDefault="009F3611" w:rsidP="009F3611">
            <w:pPr>
              <w:pStyle w:val="XML1"/>
              <w:rPr>
                <w:ins w:id="28082" w:author="Thomas Dietz" w:date="2012-08-08T17:05:00Z"/>
                <w:rPrChange w:id="28083" w:author="Thomas Dietz" w:date="2012-08-10T13:22:00Z">
                  <w:rPr>
                    <w:ins w:id="28084" w:author="Thomas Dietz" w:date="2012-08-08T17:05:00Z"/>
                    <w:lang w:val="de-DE"/>
                  </w:rPr>
                </w:rPrChange>
              </w:rPr>
            </w:pPr>
            <w:ins w:id="28085" w:author="Thomas Dietz" w:date="2012-08-08T17:05:00Z">
              <w:r w:rsidRPr="00B80901">
                <w:rPr>
                  <w:rPrChange w:id="28086" w:author="Thomas Dietz" w:date="2012-08-10T13:22:00Z">
                    <w:rPr>
                      <w:lang w:val="de-DE"/>
                    </w:rPr>
                  </w:rPrChange>
                </w:rPr>
                <w:t xml:space="preserve">      description "Indicates presence of the GRE sequence</w:t>
              </w:r>
            </w:ins>
          </w:p>
          <w:p w14:paraId="365533AC" w14:textId="77777777" w:rsidR="009F3611" w:rsidRPr="00B80901" w:rsidRDefault="009F3611" w:rsidP="009F3611">
            <w:pPr>
              <w:pStyle w:val="XML1"/>
              <w:rPr>
                <w:ins w:id="28087" w:author="Thomas Dietz" w:date="2012-08-08T17:05:00Z"/>
                <w:rPrChange w:id="28088" w:author="Thomas Dietz" w:date="2012-08-10T13:22:00Z">
                  <w:rPr>
                    <w:ins w:id="28089" w:author="Thomas Dietz" w:date="2012-08-08T17:05:00Z"/>
                    <w:lang w:val="de-DE"/>
                  </w:rPr>
                </w:rPrChange>
              </w:rPr>
            </w:pPr>
            <w:ins w:id="28090" w:author="Thomas Dietz" w:date="2012-08-08T17:05:00Z">
              <w:r w:rsidRPr="00B80901">
                <w:rPr>
                  <w:rPrChange w:id="28091" w:author="Thomas Dietz" w:date="2012-08-10T13:22:00Z">
                    <w:rPr>
                      <w:lang w:val="de-DE"/>
                    </w:rPr>
                  </w:rPrChange>
                </w:rPr>
                <w:t xml:space="preserve">        number.";</w:t>
              </w:r>
            </w:ins>
          </w:p>
          <w:p w14:paraId="7DAC0F0B" w14:textId="77777777" w:rsidR="009F3611" w:rsidRPr="00B80901" w:rsidRDefault="009F3611" w:rsidP="009F3611">
            <w:pPr>
              <w:pStyle w:val="XML1"/>
              <w:rPr>
                <w:ins w:id="28092" w:author="Thomas Dietz" w:date="2012-08-08T17:05:00Z"/>
                <w:rPrChange w:id="28093" w:author="Thomas Dietz" w:date="2012-08-10T13:22:00Z">
                  <w:rPr>
                    <w:ins w:id="28094" w:author="Thomas Dietz" w:date="2012-08-08T17:05:00Z"/>
                    <w:lang w:val="de-DE"/>
                  </w:rPr>
                </w:rPrChange>
              </w:rPr>
            </w:pPr>
            <w:ins w:id="28095" w:author="Thomas Dietz" w:date="2012-08-08T17:05:00Z">
              <w:r w:rsidRPr="00B80901">
                <w:rPr>
                  <w:rPrChange w:id="28096" w:author="Thomas Dietz" w:date="2012-08-10T13:22:00Z">
                    <w:rPr>
                      <w:lang w:val="de-DE"/>
                    </w:rPr>
                  </w:rPrChange>
                </w:rPr>
                <w:t xml:space="preserve">    }</w:t>
              </w:r>
            </w:ins>
          </w:p>
          <w:p w14:paraId="4CCA16BA" w14:textId="77777777" w:rsidR="009F3611" w:rsidRPr="00B80901" w:rsidRDefault="009F3611" w:rsidP="009F3611">
            <w:pPr>
              <w:pStyle w:val="XML1"/>
              <w:rPr>
                <w:ins w:id="28097" w:author="Thomas Dietz" w:date="2012-08-08T17:05:00Z"/>
                <w:rPrChange w:id="28098" w:author="Thomas Dietz" w:date="2012-08-10T13:22:00Z">
                  <w:rPr>
                    <w:ins w:id="28099" w:author="Thomas Dietz" w:date="2012-08-08T17:05:00Z"/>
                    <w:lang w:val="de-DE"/>
                  </w:rPr>
                </w:rPrChange>
              </w:rPr>
            </w:pPr>
            <w:ins w:id="28100" w:author="Thomas Dietz" w:date="2012-08-08T17:05:00Z">
              <w:r w:rsidRPr="00B80901">
                <w:rPr>
                  <w:rPrChange w:id="28101" w:author="Thomas Dietz" w:date="2012-08-10T13:22:00Z">
                    <w:rPr>
                      <w:lang w:val="de-DE"/>
                    </w:rPr>
                  </w:rPrChange>
                </w:rPr>
                <w:t xml:space="preserve">  }</w:t>
              </w:r>
            </w:ins>
          </w:p>
          <w:p w14:paraId="7FD6AF77" w14:textId="77777777" w:rsidR="009F3611" w:rsidRPr="00B80901" w:rsidRDefault="009F3611" w:rsidP="009F3611">
            <w:pPr>
              <w:pStyle w:val="XML1"/>
              <w:rPr>
                <w:ins w:id="28102" w:author="Thomas Dietz" w:date="2012-08-08T17:05:00Z"/>
                <w:rPrChange w:id="28103" w:author="Thomas Dietz" w:date="2012-08-10T13:22:00Z">
                  <w:rPr>
                    <w:ins w:id="28104" w:author="Thomas Dietz" w:date="2012-08-08T17:05:00Z"/>
                    <w:lang w:val="de-DE"/>
                  </w:rPr>
                </w:rPrChange>
              </w:rPr>
            </w:pPr>
          </w:p>
          <w:p w14:paraId="6A165686" w14:textId="77777777" w:rsidR="009F3611" w:rsidRPr="00B80901" w:rsidRDefault="009F3611" w:rsidP="009F3611">
            <w:pPr>
              <w:pStyle w:val="XML1"/>
              <w:rPr>
                <w:ins w:id="28105" w:author="Thomas Dietz" w:date="2012-08-08T17:05:00Z"/>
                <w:rPrChange w:id="28106" w:author="Thomas Dietz" w:date="2012-08-10T13:22:00Z">
                  <w:rPr>
                    <w:ins w:id="28107" w:author="Thomas Dietz" w:date="2012-08-08T17:05:00Z"/>
                    <w:lang w:val="de-DE"/>
                  </w:rPr>
                </w:rPrChange>
              </w:rPr>
            </w:pPr>
            <w:ins w:id="28108" w:author="Thomas Dietz" w:date="2012-08-08T17:05:00Z">
              <w:r w:rsidRPr="00B80901">
                <w:rPr>
                  <w:rPrChange w:id="28109" w:author="Thomas Dietz" w:date="2012-08-10T13:22:00Z">
                    <w:rPr>
                      <w:lang w:val="de-DE"/>
                    </w:rPr>
                  </w:rPrChange>
                </w:rPr>
                <w:t xml:space="preserve">  grouping OFPortVXLANTunnelType {</w:t>
              </w:r>
            </w:ins>
          </w:p>
          <w:p w14:paraId="76023AE7" w14:textId="77777777" w:rsidR="009F3611" w:rsidRPr="00B80901" w:rsidRDefault="009F3611" w:rsidP="009F3611">
            <w:pPr>
              <w:pStyle w:val="XML1"/>
              <w:rPr>
                <w:ins w:id="28110" w:author="Thomas Dietz" w:date="2012-08-08T17:05:00Z"/>
                <w:rPrChange w:id="28111" w:author="Thomas Dietz" w:date="2012-08-10T13:22:00Z">
                  <w:rPr>
                    <w:ins w:id="28112" w:author="Thomas Dietz" w:date="2012-08-08T17:05:00Z"/>
                    <w:lang w:val="de-DE"/>
                  </w:rPr>
                </w:rPrChange>
              </w:rPr>
            </w:pPr>
            <w:ins w:id="28113" w:author="Thomas Dietz" w:date="2012-08-08T17:05:00Z">
              <w:r w:rsidRPr="00B80901">
                <w:rPr>
                  <w:rPrChange w:id="28114" w:author="Thomas Dietz" w:date="2012-08-10T13:22:00Z">
                    <w:rPr>
                      <w:lang w:val="de-DE"/>
                    </w:rPr>
                  </w:rPrChange>
                </w:rPr>
                <w:t xml:space="preserve">    description "Properties of a VxLAN tunnel.";</w:t>
              </w:r>
            </w:ins>
          </w:p>
          <w:p w14:paraId="4E9AA328" w14:textId="77777777" w:rsidR="009F3611" w:rsidRPr="00B80901" w:rsidRDefault="009F3611" w:rsidP="009F3611">
            <w:pPr>
              <w:pStyle w:val="XML1"/>
              <w:rPr>
                <w:ins w:id="28115" w:author="Thomas Dietz" w:date="2012-08-08T17:05:00Z"/>
                <w:rPrChange w:id="28116" w:author="Thomas Dietz" w:date="2012-08-10T13:22:00Z">
                  <w:rPr>
                    <w:ins w:id="28117" w:author="Thomas Dietz" w:date="2012-08-08T17:05:00Z"/>
                    <w:lang w:val="de-DE"/>
                  </w:rPr>
                </w:rPrChange>
              </w:rPr>
            </w:pPr>
            <w:ins w:id="28118" w:author="Thomas Dietz" w:date="2012-08-08T17:05:00Z">
              <w:r w:rsidRPr="00B80901">
                <w:rPr>
                  <w:rPrChange w:id="28119" w:author="Thomas Dietz" w:date="2012-08-10T13:22:00Z">
                    <w:rPr>
                      <w:lang w:val="de-DE"/>
                    </w:rPr>
                  </w:rPrChange>
                </w:rPr>
                <w:t xml:space="preserve">    uses OFPortBaseTunnelType;</w:t>
              </w:r>
            </w:ins>
          </w:p>
          <w:p w14:paraId="1D721D4F" w14:textId="77777777" w:rsidR="009F3611" w:rsidRPr="00B80901" w:rsidRDefault="009F3611" w:rsidP="009F3611">
            <w:pPr>
              <w:pStyle w:val="XML1"/>
              <w:rPr>
                <w:ins w:id="28120" w:author="Thomas Dietz" w:date="2012-08-08T17:05:00Z"/>
                <w:rPrChange w:id="28121" w:author="Thomas Dietz" w:date="2012-08-10T13:22:00Z">
                  <w:rPr>
                    <w:ins w:id="28122" w:author="Thomas Dietz" w:date="2012-08-08T17:05:00Z"/>
                    <w:lang w:val="de-DE"/>
                  </w:rPr>
                </w:rPrChange>
              </w:rPr>
            </w:pPr>
            <w:ins w:id="28123" w:author="Thomas Dietz" w:date="2012-08-08T17:05:00Z">
              <w:r w:rsidRPr="00B80901">
                <w:rPr>
                  <w:rPrChange w:id="28124" w:author="Thomas Dietz" w:date="2012-08-10T13:22:00Z">
                    <w:rPr>
                      <w:lang w:val="de-DE"/>
                    </w:rPr>
                  </w:rPrChange>
                </w:rPr>
                <w:t xml:space="preserve">    leaf vni-valid {</w:t>
              </w:r>
            </w:ins>
          </w:p>
          <w:p w14:paraId="3DDB2921" w14:textId="77777777" w:rsidR="009F3611" w:rsidRPr="00B80901" w:rsidRDefault="009F3611" w:rsidP="009F3611">
            <w:pPr>
              <w:pStyle w:val="XML1"/>
              <w:rPr>
                <w:ins w:id="28125" w:author="Thomas Dietz" w:date="2012-08-08T17:05:00Z"/>
                <w:rPrChange w:id="28126" w:author="Thomas Dietz" w:date="2012-08-10T13:22:00Z">
                  <w:rPr>
                    <w:ins w:id="28127" w:author="Thomas Dietz" w:date="2012-08-08T17:05:00Z"/>
                    <w:lang w:val="de-DE"/>
                  </w:rPr>
                </w:rPrChange>
              </w:rPr>
            </w:pPr>
            <w:ins w:id="28128" w:author="Thomas Dietz" w:date="2012-08-08T17:05:00Z">
              <w:r w:rsidRPr="00B80901">
                <w:rPr>
                  <w:rPrChange w:id="28129" w:author="Thomas Dietz" w:date="2012-08-10T13:22:00Z">
                    <w:rPr>
                      <w:lang w:val="de-DE"/>
                    </w:rPr>
                  </w:rPrChange>
                </w:rPr>
                <w:t xml:space="preserve">      type boolean;</w:t>
              </w:r>
            </w:ins>
          </w:p>
          <w:p w14:paraId="1BC5B121" w14:textId="77777777" w:rsidR="009F3611" w:rsidRPr="00B80901" w:rsidRDefault="009F3611" w:rsidP="009F3611">
            <w:pPr>
              <w:pStyle w:val="XML1"/>
              <w:rPr>
                <w:ins w:id="28130" w:author="Thomas Dietz" w:date="2012-08-08T17:05:00Z"/>
                <w:rPrChange w:id="28131" w:author="Thomas Dietz" w:date="2012-08-10T13:22:00Z">
                  <w:rPr>
                    <w:ins w:id="28132" w:author="Thomas Dietz" w:date="2012-08-08T17:05:00Z"/>
                    <w:lang w:val="de-DE"/>
                  </w:rPr>
                </w:rPrChange>
              </w:rPr>
            </w:pPr>
            <w:ins w:id="28133" w:author="Thomas Dietz" w:date="2012-08-08T17:05:00Z">
              <w:r w:rsidRPr="00B80901">
                <w:rPr>
                  <w:rPrChange w:id="28134" w:author="Thomas Dietz" w:date="2012-08-10T13:22:00Z">
                    <w:rPr>
                      <w:lang w:val="de-DE"/>
                    </w:rPr>
                  </w:rPrChange>
                </w:rPr>
                <w:t xml:space="preserve">      default true;</w:t>
              </w:r>
            </w:ins>
          </w:p>
          <w:p w14:paraId="0A29062C" w14:textId="77777777" w:rsidR="009F3611" w:rsidRPr="00B80901" w:rsidRDefault="009F3611" w:rsidP="009F3611">
            <w:pPr>
              <w:pStyle w:val="XML1"/>
              <w:rPr>
                <w:ins w:id="28135" w:author="Thomas Dietz" w:date="2012-08-08T17:05:00Z"/>
                <w:rPrChange w:id="28136" w:author="Thomas Dietz" w:date="2012-08-10T13:22:00Z">
                  <w:rPr>
                    <w:ins w:id="28137" w:author="Thomas Dietz" w:date="2012-08-08T17:05:00Z"/>
                    <w:lang w:val="de-DE"/>
                  </w:rPr>
                </w:rPrChange>
              </w:rPr>
            </w:pPr>
            <w:ins w:id="28138" w:author="Thomas Dietz" w:date="2012-08-08T17:05:00Z">
              <w:r w:rsidRPr="00B80901">
                <w:rPr>
                  <w:rPrChange w:id="28139" w:author="Thomas Dietz" w:date="2012-08-10T13:22:00Z">
                    <w:rPr>
                      <w:lang w:val="de-DE"/>
                    </w:rPr>
                  </w:rPrChange>
                </w:rPr>
                <w:t xml:space="preserve">      description "Indicates how the corresponding flag should be</w:t>
              </w:r>
            </w:ins>
          </w:p>
          <w:p w14:paraId="62DE8EE3" w14:textId="77777777" w:rsidR="009F3611" w:rsidRPr="00B80901" w:rsidRDefault="009F3611" w:rsidP="009F3611">
            <w:pPr>
              <w:pStyle w:val="XML1"/>
              <w:rPr>
                <w:ins w:id="28140" w:author="Thomas Dietz" w:date="2012-08-08T17:05:00Z"/>
                <w:rPrChange w:id="28141" w:author="Thomas Dietz" w:date="2012-08-10T13:22:00Z">
                  <w:rPr>
                    <w:ins w:id="28142" w:author="Thomas Dietz" w:date="2012-08-08T17:05:00Z"/>
                    <w:lang w:val="de-DE"/>
                  </w:rPr>
                </w:rPrChange>
              </w:rPr>
            </w:pPr>
            <w:ins w:id="28143" w:author="Thomas Dietz" w:date="2012-08-08T17:05:00Z">
              <w:r w:rsidRPr="00B80901">
                <w:rPr>
                  <w:rPrChange w:id="28144" w:author="Thomas Dietz" w:date="2012-08-10T13:22:00Z">
                    <w:rPr>
                      <w:lang w:val="de-DE"/>
                    </w:rPr>
                  </w:rPrChange>
                </w:rPr>
                <w:t xml:space="preserve">        set in packets sent on the tunnel.";</w:t>
              </w:r>
            </w:ins>
          </w:p>
          <w:p w14:paraId="0F1C908E" w14:textId="77777777" w:rsidR="009F3611" w:rsidRPr="00B80901" w:rsidRDefault="009F3611" w:rsidP="009F3611">
            <w:pPr>
              <w:pStyle w:val="XML1"/>
              <w:rPr>
                <w:ins w:id="28145" w:author="Thomas Dietz" w:date="2012-08-08T17:05:00Z"/>
                <w:rPrChange w:id="28146" w:author="Thomas Dietz" w:date="2012-08-10T13:22:00Z">
                  <w:rPr>
                    <w:ins w:id="28147" w:author="Thomas Dietz" w:date="2012-08-08T17:05:00Z"/>
                    <w:lang w:val="de-DE"/>
                  </w:rPr>
                </w:rPrChange>
              </w:rPr>
            </w:pPr>
            <w:ins w:id="28148" w:author="Thomas Dietz" w:date="2012-08-08T17:05:00Z">
              <w:r w:rsidRPr="00B80901">
                <w:rPr>
                  <w:rPrChange w:id="28149" w:author="Thomas Dietz" w:date="2012-08-10T13:22:00Z">
                    <w:rPr>
                      <w:lang w:val="de-DE"/>
                    </w:rPr>
                  </w:rPrChange>
                </w:rPr>
                <w:t xml:space="preserve">    }</w:t>
              </w:r>
            </w:ins>
          </w:p>
          <w:p w14:paraId="55E25540" w14:textId="77777777" w:rsidR="009F3611" w:rsidRPr="00B80901" w:rsidRDefault="009F3611" w:rsidP="009F3611">
            <w:pPr>
              <w:pStyle w:val="XML1"/>
              <w:rPr>
                <w:ins w:id="28150" w:author="Thomas Dietz" w:date="2012-08-08T17:05:00Z"/>
                <w:rPrChange w:id="28151" w:author="Thomas Dietz" w:date="2012-08-10T13:22:00Z">
                  <w:rPr>
                    <w:ins w:id="28152" w:author="Thomas Dietz" w:date="2012-08-08T17:05:00Z"/>
                    <w:lang w:val="de-DE"/>
                  </w:rPr>
                </w:rPrChange>
              </w:rPr>
            </w:pPr>
            <w:ins w:id="28153" w:author="Thomas Dietz" w:date="2012-08-08T17:05:00Z">
              <w:r w:rsidRPr="00B80901">
                <w:rPr>
                  <w:rPrChange w:id="28154" w:author="Thomas Dietz" w:date="2012-08-10T13:22:00Z">
                    <w:rPr>
                      <w:lang w:val="de-DE"/>
                    </w:rPr>
                  </w:rPrChange>
                </w:rPr>
                <w:t xml:space="preserve">    leaf vni {</w:t>
              </w:r>
            </w:ins>
          </w:p>
          <w:p w14:paraId="66ED64E5" w14:textId="77777777" w:rsidR="009F3611" w:rsidRPr="00B80901" w:rsidRDefault="009F3611" w:rsidP="009F3611">
            <w:pPr>
              <w:pStyle w:val="XML1"/>
              <w:rPr>
                <w:ins w:id="28155" w:author="Thomas Dietz" w:date="2012-08-08T17:05:00Z"/>
                <w:rPrChange w:id="28156" w:author="Thomas Dietz" w:date="2012-08-10T13:22:00Z">
                  <w:rPr>
                    <w:ins w:id="28157" w:author="Thomas Dietz" w:date="2012-08-08T17:05:00Z"/>
                    <w:lang w:val="de-DE"/>
                  </w:rPr>
                </w:rPrChange>
              </w:rPr>
            </w:pPr>
            <w:ins w:id="28158" w:author="Thomas Dietz" w:date="2012-08-08T17:05:00Z">
              <w:r w:rsidRPr="00B80901">
                <w:rPr>
                  <w:rPrChange w:id="28159" w:author="Thomas Dietz" w:date="2012-08-10T13:22:00Z">
                    <w:rPr>
                      <w:lang w:val="de-DE"/>
                    </w:rPr>
                  </w:rPrChange>
                </w:rPr>
                <w:t xml:space="preserve">      type uint32;</w:t>
              </w:r>
            </w:ins>
          </w:p>
          <w:p w14:paraId="3C448D91" w14:textId="77777777" w:rsidR="009F3611" w:rsidRPr="00B80901" w:rsidRDefault="009F3611" w:rsidP="009F3611">
            <w:pPr>
              <w:pStyle w:val="XML1"/>
              <w:rPr>
                <w:ins w:id="28160" w:author="Thomas Dietz" w:date="2012-08-08T17:05:00Z"/>
                <w:rPrChange w:id="28161" w:author="Thomas Dietz" w:date="2012-08-10T13:22:00Z">
                  <w:rPr>
                    <w:ins w:id="28162" w:author="Thomas Dietz" w:date="2012-08-08T17:05:00Z"/>
                    <w:lang w:val="de-DE"/>
                  </w:rPr>
                </w:rPrChange>
              </w:rPr>
            </w:pPr>
            <w:ins w:id="28163" w:author="Thomas Dietz" w:date="2012-08-08T17:05:00Z">
              <w:r w:rsidRPr="00B80901">
                <w:rPr>
                  <w:rPrChange w:id="28164" w:author="Thomas Dietz" w:date="2012-08-10T13:22:00Z">
                    <w:rPr>
                      <w:lang w:val="de-DE"/>
                    </w:rPr>
                  </w:rPrChange>
                </w:rPr>
                <w:t xml:space="preserve">      description "Virtual network identifier assigned to all</w:t>
              </w:r>
            </w:ins>
          </w:p>
          <w:p w14:paraId="2CF7CE7E" w14:textId="77777777" w:rsidR="009F3611" w:rsidRPr="00B80901" w:rsidRDefault="009F3611" w:rsidP="009F3611">
            <w:pPr>
              <w:pStyle w:val="XML1"/>
              <w:rPr>
                <w:ins w:id="28165" w:author="Thomas Dietz" w:date="2012-08-08T17:05:00Z"/>
                <w:rPrChange w:id="28166" w:author="Thomas Dietz" w:date="2012-08-10T13:22:00Z">
                  <w:rPr>
                    <w:ins w:id="28167" w:author="Thomas Dietz" w:date="2012-08-08T17:05:00Z"/>
                    <w:lang w:val="de-DE"/>
                  </w:rPr>
                </w:rPrChange>
              </w:rPr>
            </w:pPr>
            <w:ins w:id="28168" w:author="Thomas Dietz" w:date="2012-08-08T17:05:00Z">
              <w:r w:rsidRPr="00B80901">
                <w:rPr>
                  <w:rPrChange w:id="28169" w:author="Thomas Dietz" w:date="2012-08-10T13:22:00Z">
                    <w:rPr>
                      <w:lang w:val="de-DE"/>
                    </w:rPr>
                  </w:rPrChange>
                </w:rPr>
                <w:t xml:space="preserve">        packets sent on the tunnel.  A VxLAN  implementation MAY </w:t>
              </w:r>
            </w:ins>
          </w:p>
          <w:p w14:paraId="39B970F2" w14:textId="77777777" w:rsidR="009F3611" w:rsidRPr="00B80901" w:rsidRDefault="009F3611" w:rsidP="009F3611">
            <w:pPr>
              <w:pStyle w:val="XML1"/>
              <w:rPr>
                <w:ins w:id="28170" w:author="Thomas Dietz" w:date="2012-08-08T17:05:00Z"/>
                <w:rPrChange w:id="28171" w:author="Thomas Dietz" w:date="2012-08-10T13:22:00Z">
                  <w:rPr>
                    <w:ins w:id="28172" w:author="Thomas Dietz" w:date="2012-08-08T17:05:00Z"/>
                    <w:lang w:val="de-DE"/>
                  </w:rPr>
                </w:rPrChange>
              </w:rPr>
            </w:pPr>
            <w:ins w:id="28173" w:author="Thomas Dietz" w:date="2012-08-08T17:05:00Z">
              <w:r w:rsidRPr="00B80901">
                <w:rPr>
                  <w:rPrChange w:id="28174" w:author="Thomas Dietz" w:date="2012-08-10T13:22:00Z">
                    <w:rPr>
                      <w:lang w:val="de-DE"/>
                    </w:rPr>
                  </w:rPrChange>
                </w:rPr>
                <w:t xml:space="preserve">        use the this element to set the OXM_OF_TUNNEL_ID match </w:t>
              </w:r>
            </w:ins>
          </w:p>
          <w:p w14:paraId="1A2EBE19" w14:textId="77777777" w:rsidR="009F3611" w:rsidRPr="00B80901" w:rsidRDefault="009F3611" w:rsidP="009F3611">
            <w:pPr>
              <w:pStyle w:val="XML1"/>
              <w:rPr>
                <w:ins w:id="28175" w:author="Thomas Dietz" w:date="2012-08-08T17:05:00Z"/>
                <w:rPrChange w:id="28176" w:author="Thomas Dietz" w:date="2012-08-10T13:22:00Z">
                  <w:rPr>
                    <w:ins w:id="28177" w:author="Thomas Dietz" w:date="2012-08-08T17:05:00Z"/>
                    <w:lang w:val="de-DE"/>
                  </w:rPr>
                </w:rPrChange>
              </w:rPr>
            </w:pPr>
            <w:ins w:id="28178" w:author="Thomas Dietz" w:date="2012-08-08T17:05:00Z">
              <w:r w:rsidRPr="00B80901">
                <w:rPr>
                  <w:rPrChange w:id="28179" w:author="Thomas Dietz" w:date="2012-08-10T13:22:00Z">
                    <w:rPr>
                      <w:lang w:val="de-DE"/>
                    </w:rPr>
                  </w:rPrChange>
                </w:rPr>
                <w:t xml:space="preserve">        field metadata in the OpenFlow protocol.";</w:t>
              </w:r>
            </w:ins>
          </w:p>
          <w:p w14:paraId="0E3F71D1" w14:textId="77777777" w:rsidR="009F3611" w:rsidRPr="00B80901" w:rsidRDefault="009F3611" w:rsidP="009F3611">
            <w:pPr>
              <w:pStyle w:val="XML1"/>
              <w:rPr>
                <w:ins w:id="28180" w:author="Thomas Dietz" w:date="2012-08-08T17:05:00Z"/>
                <w:rPrChange w:id="28181" w:author="Thomas Dietz" w:date="2012-08-10T13:22:00Z">
                  <w:rPr>
                    <w:ins w:id="28182" w:author="Thomas Dietz" w:date="2012-08-08T17:05:00Z"/>
                    <w:lang w:val="de-DE"/>
                  </w:rPr>
                </w:rPrChange>
              </w:rPr>
            </w:pPr>
            <w:ins w:id="28183" w:author="Thomas Dietz" w:date="2012-08-08T17:05:00Z">
              <w:r w:rsidRPr="00B80901">
                <w:rPr>
                  <w:rPrChange w:id="28184" w:author="Thomas Dietz" w:date="2012-08-10T13:22:00Z">
                    <w:rPr>
                      <w:lang w:val="de-DE"/>
                    </w:rPr>
                  </w:rPrChange>
                </w:rPr>
                <w:t xml:space="preserve">    }</w:t>
              </w:r>
            </w:ins>
          </w:p>
          <w:p w14:paraId="32FE2343" w14:textId="77777777" w:rsidR="009F3611" w:rsidRPr="00B80901" w:rsidRDefault="009F3611" w:rsidP="009F3611">
            <w:pPr>
              <w:pStyle w:val="XML1"/>
              <w:rPr>
                <w:ins w:id="28185" w:author="Thomas Dietz" w:date="2012-08-08T17:05:00Z"/>
                <w:rPrChange w:id="28186" w:author="Thomas Dietz" w:date="2012-08-10T13:22:00Z">
                  <w:rPr>
                    <w:ins w:id="28187" w:author="Thomas Dietz" w:date="2012-08-08T17:05:00Z"/>
                    <w:lang w:val="de-DE"/>
                  </w:rPr>
                </w:rPrChange>
              </w:rPr>
            </w:pPr>
            <w:ins w:id="28188" w:author="Thomas Dietz" w:date="2012-08-08T17:05:00Z">
              <w:r w:rsidRPr="00B80901">
                <w:rPr>
                  <w:rPrChange w:id="28189" w:author="Thomas Dietz" w:date="2012-08-10T13:22:00Z">
                    <w:rPr>
                      <w:lang w:val="de-DE"/>
                    </w:rPr>
                  </w:rPrChange>
                </w:rPr>
                <w:t xml:space="preserve">    leaf vni-multicast-group {</w:t>
              </w:r>
            </w:ins>
          </w:p>
          <w:p w14:paraId="5A9B8DFD" w14:textId="77777777" w:rsidR="009F3611" w:rsidRPr="00B80901" w:rsidRDefault="009F3611" w:rsidP="009F3611">
            <w:pPr>
              <w:pStyle w:val="XML1"/>
              <w:rPr>
                <w:ins w:id="28190" w:author="Thomas Dietz" w:date="2012-08-08T17:05:00Z"/>
                <w:rPrChange w:id="28191" w:author="Thomas Dietz" w:date="2012-08-10T13:22:00Z">
                  <w:rPr>
                    <w:ins w:id="28192" w:author="Thomas Dietz" w:date="2012-08-08T17:05:00Z"/>
                    <w:lang w:val="de-DE"/>
                  </w:rPr>
                </w:rPrChange>
              </w:rPr>
            </w:pPr>
            <w:ins w:id="28193" w:author="Thomas Dietz" w:date="2012-08-08T17:05:00Z">
              <w:r w:rsidRPr="00B80901">
                <w:rPr>
                  <w:rPrChange w:id="28194" w:author="Thomas Dietz" w:date="2012-08-10T13:22:00Z">
                    <w:rPr>
                      <w:lang w:val="de-DE"/>
                    </w:rPr>
                  </w:rPrChange>
                </w:rPr>
                <w:t xml:space="preserve">      type inet:ip-address;</w:t>
              </w:r>
            </w:ins>
          </w:p>
          <w:p w14:paraId="1CA31C26" w14:textId="77777777" w:rsidR="009F3611" w:rsidRPr="00B80901" w:rsidRDefault="009F3611" w:rsidP="009F3611">
            <w:pPr>
              <w:pStyle w:val="XML1"/>
              <w:rPr>
                <w:ins w:id="28195" w:author="Thomas Dietz" w:date="2012-08-08T17:05:00Z"/>
                <w:rPrChange w:id="28196" w:author="Thomas Dietz" w:date="2012-08-10T13:22:00Z">
                  <w:rPr>
                    <w:ins w:id="28197" w:author="Thomas Dietz" w:date="2012-08-08T17:05:00Z"/>
                    <w:lang w:val="de-DE"/>
                  </w:rPr>
                </w:rPrChange>
              </w:rPr>
            </w:pPr>
            <w:ins w:id="28198" w:author="Thomas Dietz" w:date="2012-08-08T17:05:00Z">
              <w:r w:rsidRPr="00B80901">
                <w:rPr>
                  <w:rPrChange w:id="28199" w:author="Thomas Dietz" w:date="2012-08-10T13:22:00Z">
                    <w:rPr>
                      <w:lang w:val="de-DE"/>
                    </w:rPr>
                  </w:rPrChange>
                </w:rPr>
                <w:t xml:space="preserve">      description "If IP multicast is used to support broadcast</w:t>
              </w:r>
            </w:ins>
          </w:p>
          <w:p w14:paraId="387B8D3C" w14:textId="77777777" w:rsidR="009F3611" w:rsidRPr="00B80901" w:rsidRDefault="009F3611" w:rsidP="009F3611">
            <w:pPr>
              <w:pStyle w:val="XML1"/>
              <w:rPr>
                <w:ins w:id="28200" w:author="Thomas Dietz" w:date="2012-08-08T17:05:00Z"/>
                <w:rPrChange w:id="28201" w:author="Thomas Dietz" w:date="2012-08-10T13:22:00Z">
                  <w:rPr>
                    <w:ins w:id="28202" w:author="Thomas Dietz" w:date="2012-08-08T17:05:00Z"/>
                    <w:lang w:val="de-DE"/>
                  </w:rPr>
                </w:rPrChange>
              </w:rPr>
            </w:pPr>
            <w:ins w:id="28203" w:author="Thomas Dietz" w:date="2012-08-08T17:05:00Z">
              <w:r w:rsidRPr="00B80901">
                <w:rPr>
                  <w:rPrChange w:id="28204" w:author="Thomas Dietz" w:date="2012-08-10T13:22:00Z">
                    <w:rPr>
                      <w:lang w:val="de-DE"/>
                    </w:rPr>
                  </w:rPrChange>
                </w:rPr>
                <w:t xml:space="preserve">        on the tunnel this specifies the corresponding multicast</w:t>
              </w:r>
            </w:ins>
          </w:p>
          <w:p w14:paraId="76E60FCF" w14:textId="77777777" w:rsidR="009F3611" w:rsidRPr="00B80901" w:rsidRDefault="009F3611" w:rsidP="009F3611">
            <w:pPr>
              <w:pStyle w:val="XML1"/>
              <w:rPr>
                <w:ins w:id="28205" w:author="Thomas Dietz" w:date="2012-08-08T17:05:00Z"/>
                <w:rPrChange w:id="28206" w:author="Thomas Dietz" w:date="2012-08-10T13:22:00Z">
                  <w:rPr>
                    <w:ins w:id="28207" w:author="Thomas Dietz" w:date="2012-08-08T17:05:00Z"/>
                    <w:lang w:val="de-DE"/>
                  </w:rPr>
                </w:rPrChange>
              </w:rPr>
            </w:pPr>
            <w:ins w:id="28208" w:author="Thomas Dietz" w:date="2012-08-08T17:05:00Z">
              <w:r w:rsidRPr="00B80901">
                <w:rPr>
                  <w:rPrChange w:id="28209" w:author="Thomas Dietz" w:date="2012-08-10T13:22:00Z">
                    <w:rPr>
                      <w:lang w:val="de-DE"/>
                    </w:rPr>
                  </w:rPrChange>
                </w:rPr>
                <w:t xml:space="preserve">        IP address";</w:t>
              </w:r>
            </w:ins>
          </w:p>
          <w:p w14:paraId="72F9704E" w14:textId="77777777" w:rsidR="009F3611" w:rsidRPr="00B80901" w:rsidRDefault="009F3611" w:rsidP="009F3611">
            <w:pPr>
              <w:pStyle w:val="XML1"/>
              <w:rPr>
                <w:ins w:id="28210" w:author="Thomas Dietz" w:date="2012-08-08T17:05:00Z"/>
                <w:rPrChange w:id="28211" w:author="Thomas Dietz" w:date="2012-08-10T13:22:00Z">
                  <w:rPr>
                    <w:ins w:id="28212" w:author="Thomas Dietz" w:date="2012-08-08T17:05:00Z"/>
                    <w:lang w:val="de-DE"/>
                  </w:rPr>
                </w:rPrChange>
              </w:rPr>
            </w:pPr>
            <w:ins w:id="28213" w:author="Thomas Dietz" w:date="2012-08-08T17:05:00Z">
              <w:r w:rsidRPr="00B80901">
                <w:rPr>
                  <w:rPrChange w:id="28214" w:author="Thomas Dietz" w:date="2012-08-10T13:22:00Z">
                    <w:rPr>
                      <w:lang w:val="de-DE"/>
                    </w:rPr>
                  </w:rPrChange>
                </w:rPr>
                <w:t xml:space="preserve">    }</w:t>
              </w:r>
            </w:ins>
          </w:p>
          <w:p w14:paraId="66566721" w14:textId="77777777" w:rsidR="009F3611" w:rsidRPr="00B80901" w:rsidRDefault="009F3611" w:rsidP="009F3611">
            <w:pPr>
              <w:pStyle w:val="XML1"/>
              <w:rPr>
                <w:ins w:id="28215" w:author="Thomas Dietz" w:date="2012-08-08T17:05:00Z"/>
                <w:rPrChange w:id="28216" w:author="Thomas Dietz" w:date="2012-08-10T13:22:00Z">
                  <w:rPr>
                    <w:ins w:id="28217" w:author="Thomas Dietz" w:date="2012-08-08T17:05:00Z"/>
                    <w:lang w:val="de-DE"/>
                  </w:rPr>
                </w:rPrChange>
              </w:rPr>
            </w:pPr>
            <w:ins w:id="28218" w:author="Thomas Dietz" w:date="2012-08-08T17:05:00Z">
              <w:r w:rsidRPr="00B80901">
                <w:rPr>
                  <w:rPrChange w:id="28219" w:author="Thomas Dietz" w:date="2012-08-10T13:22:00Z">
                    <w:rPr>
                      <w:lang w:val="de-DE"/>
                    </w:rPr>
                  </w:rPrChange>
                </w:rPr>
                <w:t xml:space="preserve">    leaf udp-source-port {</w:t>
              </w:r>
            </w:ins>
          </w:p>
          <w:p w14:paraId="1BBF5480" w14:textId="77777777" w:rsidR="009F3611" w:rsidRPr="00B80901" w:rsidRDefault="009F3611" w:rsidP="009F3611">
            <w:pPr>
              <w:pStyle w:val="XML1"/>
              <w:rPr>
                <w:ins w:id="28220" w:author="Thomas Dietz" w:date="2012-08-08T17:05:00Z"/>
                <w:rPrChange w:id="28221" w:author="Thomas Dietz" w:date="2012-08-10T13:22:00Z">
                  <w:rPr>
                    <w:ins w:id="28222" w:author="Thomas Dietz" w:date="2012-08-08T17:05:00Z"/>
                    <w:lang w:val="de-DE"/>
                  </w:rPr>
                </w:rPrChange>
              </w:rPr>
            </w:pPr>
            <w:ins w:id="28223" w:author="Thomas Dietz" w:date="2012-08-08T17:05:00Z">
              <w:r w:rsidRPr="00B80901">
                <w:rPr>
                  <w:rPrChange w:id="28224" w:author="Thomas Dietz" w:date="2012-08-10T13:22:00Z">
                    <w:rPr>
                      <w:lang w:val="de-DE"/>
                    </w:rPr>
                  </w:rPrChange>
                </w:rPr>
                <w:t xml:space="preserve">      type inet:port-number;</w:t>
              </w:r>
            </w:ins>
          </w:p>
          <w:p w14:paraId="1619817A" w14:textId="77777777" w:rsidR="009F3611" w:rsidRPr="00B80901" w:rsidRDefault="009F3611" w:rsidP="009F3611">
            <w:pPr>
              <w:pStyle w:val="XML1"/>
              <w:rPr>
                <w:ins w:id="28225" w:author="Thomas Dietz" w:date="2012-08-08T17:05:00Z"/>
                <w:rPrChange w:id="28226" w:author="Thomas Dietz" w:date="2012-08-10T13:22:00Z">
                  <w:rPr>
                    <w:ins w:id="28227" w:author="Thomas Dietz" w:date="2012-08-08T17:05:00Z"/>
                    <w:lang w:val="de-DE"/>
                  </w:rPr>
                </w:rPrChange>
              </w:rPr>
            </w:pPr>
            <w:ins w:id="28228" w:author="Thomas Dietz" w:date="2012-08-08T17:05:00Z">
              <w:r w:rsidRPr="00B80901">
                <w:rPr>
                  <w:rPrChange w:id="28229" w:author="Thomas Dietz" w:date="2012-08-10T13:22:00Z">
                    <w:rPr>
                      <w:lang w:val="de-DE"/>
                    </w:rPr>
                  </w:rPrChange>
                </w:rPr>
                <w:t xml:space="preserve">      description "Specifies the outer UDP source port number.</w:t>
              </w:r>
            </w:ins>
          </w:p>
          <w:p w14:paraId="6B88EA07" w14:textId="77777777" w:rsidR="009F3611" w:rsidRPr="00B80901" w:rsidRDefault="009F3611" w:rsidP="009F3611">
            <w:pPr>
              <w:pStyle w:val="XML1"/>
              <w:rPr>
                <w:ins w:id="28230" w:author="Thomas Dietz" w:date="2012-08-08T17:05:00Z"/>
                <w:rPrChange w:id="28231" w:author="Thomas Dietz" w:date="2012-08-10T13:22:00Z">
                  <w:rPr>
                    <w:ins w:id="28232" w:author="Thomas Dietz" w:date="2012-08-08T17:05:00Z"/>
                    <w:lang w:val="de-DE"/>
                  </w:rPr>
                </w:rPrChange>
              </w:rPr>
            </w:pPr>
            <w:ins w:id="28233" w:author="Thomas Dietz" w:date="2012-08-08T17:05:00Z">
              <w:r w:rsidRPr="00B80901">
                <w:rPr>
                  <w:rPrChange w:id="28234" w:author="Thomas Dietz" w:date="2012-08-10T13:22:00Z">
                    <w:rPr>
                      <w:lang w:val="de-DE"/>
                    </w:rPr>
                  </w:rPrChange>
                </w:rPr>
                <w:t xml:space="preserve">        If this element is absent, the port number MAY be chosen </w:t>
              </w:r>
            </w:ins>
          </w:p>
          <w:p w14:paraId="7E86FE08" w14:textId="77777777" w:rsidR="009F3611" w:rsidRPr="00B80901" w:rsidRDefault="009F3611" w:rsidP="009F3611">
            <w:pPr>
              <w:pStyle w:val="XML1"/>
              <w:rPr>
                <w:ins w:id="28235" w:author="Thomas Dietz" w:date="2012-08-08T17:05:00Z"/>
                <w:rPrChange w:id="28236" w:author="Thomas Dietz" w:date="2012-08-10T13:22:00Z">
                  <w:rPr>
                    <w:ins w:id="28237" w:author="Thomas Dietz" w:date="2012-08-08T17:05:00Z"/>
                    <w:lang w:val="de-DE"/>
                  </w:rPr>
                </w:rPrChange>
              </w:rPr>
            </w:pPr>
            <w:ins w:id="28238" w:author="Thomas Dietz" w:date="2012-08-08T17:05:00Z">
              <w:r w:rsidRPr="00B80901">
                <w:rPr>
                  <w:rPrChange w:id="28239" w:author="Thomas Dietz" w:date="2012-08-10T13:22:00Z">
                    <w:rPr>
                      <w:lang w:val="de-DE"/>
                    </w:rPr>
                  </w:rPrChange>
                </w:rPr>
                <w:t xml:space="preserve">        dynamically.";</w:t>
              </w:r>
            </w:ins>
          </w:p>
          <w:p w14:paraId="1BCC83E7" w14:textId="77777777" w:rsidR="009F3611" w:rsidRPr="00B80901" w:rsidRDefault="009F3611" w:rsidP="009F3611">
            <w:pPr>
              <w:pStyle w:val="XML1"/>
              <w:rPr>
                <w:ins w:id="28240" w:author="Thomas Dietz" w:date="2012-08-08T17:05:00Z"/>
                <w:rPrChange w:id="28241" w:author="Thomas Dietz" w:date="2012-08-10T13:22:00Z">
                  <w:rPr>
                    <w:ins w:id="28242" w:author="Thomas Dietz" w:date="2012-08-08T17:05:00Z"/>
                    <w:lang w:val="de-DE"/>
                  </w:rPr>
                </w:rPrChange>
              </w:rPr>
            </w:pPr>
            <w:ins w:id="28243" w:author="Thomas Dietz" w:date="2012-08-08T17:05:00Z">
              <w:r w:rsidRPr="00B80901">
                <w:rPr>
                  <w:rPrChange w:id="28244" w:author="Thomas Dietz" w:date="2012-08-10T13:22:00Z">
                    <w:rPr>
                      <w:lang w:val="de-DE"/>
                    </w:rPr>
                  </w:rPrChange>
                </w:rPr>
                <w:t xml:space="preserve">    }</w:t>
              </w:r>
            </w:ins>
          </w:p>
          <w:p w14:paraId="0FECE64D" w14:textId="77777777" w:rsidR="009F3611" w:rsidRPr="00B80901" w:rsidRDefault="009F3611" w:rsidP="009F3611">
            <w:pPr>
              <w:pStyle w:val="XML1"/>
              <w:rPr>
                <w:ins w:id="28245" w:author="Thomas Dietz" w:date="2012-08-08T17:05:00Z"/>
                <w:rPrChange w:id="28246" w:author="Thomas Dietz" w:date="2012-08-10T13:22:00Z">
                  <w:rPr>
                    <w:ins w:id="28247" w:author="Thomas Dietz" w:date="2012-08-08T17:05:00Z"/>
                    <w:lang w:val="de-DE"/>
                  </w:rPr>
                </w:rPrChange>
              </w:rPr>
            </w:pPr>
            <w:ins w:id="28248" w:author="Thomas Dietz" w:date="2012-08-08T17:05:00Z">
              <w:r w:rsidRPr="00B80901">
                <w:rPr>
                  <w:rPrChange w:id="28249" w:author="Thomas Dietz" w:date="2012-08-10T13:22:00Z">
                    <w:rPr>
                      <w:lang w:val="de-DE"/>
                    </w:rPr>
                  </w:rPrChange>
                </w:rPr>
                <w:t xml:space="preserve">    leaf udp-dest-port {</w:t>
              </w:r>
            </w:ins>
          </w:p>
          <w:p w14:paraId="0E4BBFFD" w14:textId="77777777" w:rsidR="009F3611" w:rsidRPr="00B80901" w:rsidRDefault="009F3611" w:rsidP="009F3611">
            <w:pPr>
              <w:pStyle w:val="XML1"/>
              <w:rPr>
                <w:ins w:id="28250" w:author="Thomas Dietz" w:date="2012-08-08T17:05:00Z"/>
                <w:rPrChange w:id="28251" w:author="Thomas Dietz" w:date="2012-08-10T13:22:00Z">
                  <w:rPr>
                    <w:ins w:id="28252" w:author="Thomas Dietz" w:date="2012-08-08T17:05:00Z"/>
                    <w:lang w:val="de-DE"/>
                  </w:rPr>
                </w:rPrChange>
              </w:rPr>
            </w:pPr>
            <w:ins w:id="28253" w:author="Thomas Dietz" w:date="2012-08-08T17:05:00Z">
              <w:r w:rsidRPr="00B80901">
                <w:rPr>
                  <w:rPrChange w:id="28254" w:author="Thomas Dietz" w:date="2012-08-10T13:22:00Z">
                    <w:rPr>
                      <w:lang w:val="de-DE"/>
                    </w:rPr>
                  </w:rPrChange>
                </w:rPr>
                <w:t xml:space="preserve">      type inet:port-number;</w:t>
              </w:r>
            </w:ins>
          </w:p>
          <w:p w14:paraId="0B11003D" w14:textId="77777777" w:rsidR="009F3611" w:rsidRPr="00B80901" w:rsidRDefault="009F3611" w:rsidP="009F3611">
            <w:pPr>
              <w:pStyle w:val="XML1"/>
              <w:rPr>
                <w:ins w:id="28255" w:author="Thomas Dietz" w:date="2012-08-08T17:05:00Z"/>
                <w:rPrChange w:id="28256" w:author="Thomas Dietz" w:date="2012-08-10T13:22:00Z">
                  <w:rPr>
                    <w:ins w:id="28257" w:author="Thomas Dietz" w:date="2012-08-08T17:05:00Z"/>
                    <w:lang w:val="de-DE"/>
                  </w:rPr>
                </w:rPrChange>
              </w:rPr>
            </w:pPr>
            <w:ins w:id="28258" w:author="Thomas Dietz" w:date="2012-08-08T17:05:00Z">
              <w:r w:rsidRPr="00B80901">
                <w:rPr>
                  <w:rPrChange w:id="28259" w:author="Thomas Dietz" w:date="2012-08-10T13:22:00Z">
                    <w:rPr>
                      <w:lang w:val="de-DE"/>
                    </w:rPr>
                  </w:rPrChange>
                </w:rPr>
                <w:t xml:space="preserve">      description "Specifies the outer UDP destination port</w:t>
              </w:r>
            </w:ins>
          </w:p>
          <w:p w14:paraId="2642E7E6" w14:textId="77777777" w:rsidR="009F3611" w:rsidRPr="00B80901" w:rsidRDefault="009F3611" w:rsidP="009F3611">
            <w:pPr>
              <w:pStyle w:val="XML1"/>
              <w:rPr>
                <w:ins w:id="28260" w:author="Thomas Dietz" w:date="2012-08-08T17:05:00Z"/>
                <w:rPrChange w:id="28261" w:author="Thomas Dietz" w:date="2012-08-10T13:22:00Z">
                  <w:rPr>
                    <w:ins w:id="28262" w:author="Thomas Dietz" w:date="2012-08-08T17:05:00Z"/>
                    <w:lang w:val="de-DE"/>
                  </w:rPr>
                </w:rPrChange>
              </w:rPr>
            </w:pPr>
            <w:ins w:id="28263" w:author="Thomas Dietz" w:date="2012-08-08T17:05:00Z">
              <w:r w:rsidRPr="00B80901">
                <w:rPr>
                  <w:rPrChange w:id="28264" w:author="Thomas Dietz" w:date="2012-08-10T13:22:00Z">
                    <w:rPr>
                      <w:lang w:val="de-DE"/>
                    </w:rPr>
                  </w:rPrChange>
                </w:rPr>
                <w:t xml:space="preserve">        number.  It is intended to reserve a port number for</w:t>
              </w:r>
            </w:ins>
          </w:p>
          <w:p w14:paraId="6FC71DD2" w14:textId="77777777" w:rsidR="009F3611" w:rsidRPr="00B80901" w:rsidRDefault="009F3611" w:rsidP="009F3611">
            <w:pPr>
              <w:pStyle w:val="XML1"/>
              <w:rPr>
                <w:ins w:id="28265" w:author="Thomas Dietz" w:date="2012-08-08T17:05:00Z"/>
                <w:rPrChange w:id="28266" w:author="Thomas Dietz" w:date="2012-08-10T13:22:00Z">
                  <w:rPr>
                    <w:ins w:id="28267" w:author="Thomas Dietz" w:date="2012-08-08T17:05:00Z"/>
                    <w:lang w:val="de-DE"/>
                  </w:rPr>
                </w:rPrChange>
              </w:rPr>
            </w:pPr>
            <w:ins w:id="28268" w:author="Thomas Dietz" w:date="2012-08-08T17:05:00Z">
              <w:r w:rsidRPr="00B80901">
                <w:rPr>
                  <w:rPrChange w:id="28269" w:author="Thomas Dietz" w:date="2012-08-10T13:22:00Z">
                    <w:rPr>
                      <w:lang w:val="de-DE"/>
                    </w:rPr>
                  </w:rPrChange>
                </w:rPr>
                <w:t xml:space="preserve">        VxLAN at IANA.  As soon as this has been reserved, the</w:t>
              </w:r>
            </w:ins>
          </w:p>
          <w:p w14:paraId="44CFF521" w14:textId="77777777" w:rsidR="009F3611" w:rsidRPr="00B80901" w:rsidRDefault="009F3611" w:rsidP="009F3611">
            <w:pPr>
              <w:pStyle w:val="XML1"/>
              <w:rPr>
                <w:ins w:id="28270" w:author="Thomas Dietz" w:date="2012-08-08T17:05:00Z"/>
                <w:rPrChange w:id="28271" w:author="Thomas Dietz" w:date="2012-08-10T13:22:00Z">
                  <w:rPr>
                    <w:ins w:id="28272" w:author="Thomas Dietz" w:date="2012-08-08T17:05:00Z"/>
                    <w:lang w:val="de-DE"/>
                  </w:rPr>
                </w:rPrChange>
              </w:rPr>
            </w:pPr>
            <w:ins w:id="28273" w:author="Thomas Dietz" w:date="2012-08-08T17:05:00Z">
              <w:r w:rsidRPr="00B80901">
                <w:rPr>
                  <w:rPrChange w:id="28274" w:author="Thomas Dietz" w:date="2012-08-10T13:22:00Z">
                    <w:rPr>
                      <w:lang w:val="de-DE"/>
                    </w:rPr>
                  </w:rPrChange>
                </w:rPr>
                <w:t xml:space="preserve">        reserved number SHOULD become the default value for this</w:t>
              </w:r>
            </w:ins>
          </w:p>
          <w:p w14:paraId="78FBC5C8" w14:textId="77777777" w:rsidR="009F3611" w:rsidRPr="00B80901" w:rsidRDefault="009F3611" w:rsidP="009F3611">
            <w:pPr>
              <w:pStyle w:val="XML1"/>
              <w:rPr>
                <w:ins w:id="28275" w:author="Thomas Dietz" w:date="2012-08-08T17:05:00Z"/>
                <w:rPrChange w:id="28276" w:author="Thomas Dietz" w:date="2012-08-10T13:22:00Z">
                  <w:rPr>
                    <w:ins w:id="28277" w:author="Thomas Dietz" w:date="2012-08-08T17:05:00Z"/>
                    <w:lang w:val="de-DE"/>
                  </w:rPr>
                </w:rPrChange>
              </w:rPr>
            </w:pPr>
            <w:ins w:id="28278" w:author="Thomas Dietz" w:date="2012-08-08T17:05:00Z">
              <w:r w:rsidRPr="00B80901">
                <w:rPr>
                  <w:rPrChange w:id="28279" w:author="Thomas Dietz" w:date="2012-08-10T13:22:00Z">
                    <w:rPr>
                      <w:lang w:val="de-DE"/>
                    </w:rPr>
                  </w:rPrChange>
                </w:rPr>
                <w:lastRenderedPageBreak/>
                <w:t xml:space="preserve">        element.";</w:t>
              </w:r>
            </w:ins>
          </w:p>
          <w:p w14:paraId="6DDF7ED7" w14:textId="77777777" w:rsidR="009F3611" w:rsidRPr="00B80901" w:rsidRDefault="009F3611" w:rsidP="009F3611">
            <w:pPr>
              <w:pStyle w:val="XML1"/>
              <w:rPr>
                <w:ins w:id="28280" w:author="Thomas Dietz" w:date="2012-08-08T17:05:00Z"/>
                <w:rPrChange w:id="28281" w:author="Thomas Dietz" w:date="2012-08-10T13:22:00Z">
                  <w:rPr>
                    <w:ins w:id="28282" w:author="Thomas Dietz" w:date="2012-08-08T17:05:00Z"/>
                    <w:lang w:val="de-DE"/>
                  </w:rPr>
                </w:rPrChange>
              </w:rPr>
            </w:pPr>
            <w:ins w:id="28283" w:author="Thomas Dietz" w:date="2012-08-08T17:05:00Z">
              <w:r w:rsidRPr="00B80901">
                <w:rPr>
                  <w:rPrChange w:id="28284" w:author="Thomas Dietz" w:date="2012-08-10T13:22:00Z">
                    <w:rPr>
                      <w:lang w:val="de-DE"/>
                    </w:rPr>
                  </w:rPrChange>
                </w:rPr>
                <w:t xml:space="preserve">    }</w:t>
              </w:r>
            </w:ins>
          </w:p>
          <w:p w14:paraId="3212019B" w14:textId="77777777" w:rsidR="009F3611" w:rsidRPr="00B80901" w:rsidRDefault="009F3611" w:rsidP="009F3611">
            <w:pPr>
              <w:pStyle w:val="XML1"/>
              <w:rPr>
                <w:ins w:id="28285" w:author="Thomas Dietz" w:date="2012-08-08T17:05:00Z"/>
                <w:rPrChange w:id="28286" w:author="Thomas Dietz" w:date="2012-08-10T13:22:00Z">
                  <w:rPr>
                    <w:ins w:id="28287" w:author="Thomas Dietz" w:date="2012-08-08T17:05:00Z"/>
                    <w:lang w:val="de-DE"/>
                  </w:rPr>
                </w:rPrChange>
              </w:rPr>
            </w:pPr>
            <w:ins w:id="28288" w:author="Thomas Dietz" w:date="2012-08-08T17:05:00Z">
              <w:r w:rsidRPr="00B80901">
                <w:rPr>
                  <w:rPrChange w:id="28289" w:author="Thomas Dietz" w:date="2012-08-10T13:22:00Z">
                    <w:rPr>
                      <w:lang w:val="de-DE"/>
                    </w:rPr>
                  </w:rPrChange>
                </w:rPr>
                <w:t xml:space="preserve">    leaf udp-checksum {</w:t>
              </w:r>
            </w:ins>
          </w:p>
          <w:p w14:paraId="77D468C1" w14:textId="77777777" w:rsidR="009F3611" w:rsidRPr="00B80901" w:rsidRDefault="009F3611" w:rsidP="009F3611">
            <w:pPr>
              <w:pStyle w:val="XML1"/>
              <w:rPr>
                <w:ins w:id="28290" w:author="Thomas Dietz" w:date="2012-08-08T17:05:00Z"/>
                <w:rPrChange w:id="28291" w:author="Thomas Dietz" w:date="2012-08-10T13:22:00Z">
                  <w:rPr>
                    <w:ins w:id="28292" w:author="Thomas Dietz" w:date="2012-08-08T17:05:00Z"/>
                    <w:lang w:val="de-DE"/>
                  </w:rPr>
                </w:rPrChange>
              </w:rPr>
            </w:pPr>
            <w:ins w:id="28293" w:author="Thomas Dietz" w:date="2012-08-08T17:05:00Z">
              <w:r w:rsidRPr="00B80901">
                <w:rPr>
                  <w:rPrChange w:id="28294" w:author="Thomas Dietz" w:date="2012-08-10T13:22:00Z">
                    <w:rPr>
                      <w:lang w:val="de-DE"/>
                    </w:rPr>
                  </w:rPrChange>
                </w:rPr>
                <w:t xml:space="preserve">      type boolean;</w:t>
              </w:r>
            </w:ins>
          </w:p>
          <w:p w14:paraId="2AC39EF6" w14:textId="77777777" w:rsidR="009F3611" w:rsidRPr="00B80901" w:rsidRDefault="009F3611" w:rsidP="009F3611">
            <w:pPr>
              <w:pStyle w:val="XML1"/>
              <w:rPr>
                <w:ins w:id="28295" w:author="Thomas Dietz" w:date="2012-08-08T17:05:00Z"/>
                <w:rPrChange w:id="28296" w:author="Thomas Dietz" w:date="2012-08-10T13:22:00Z">
                  <w:rPr>
                    <w:ins w:id="28297" w:author="Thomas Dietz" w:date="2012-08-08T17:05:00Z"/>
                    <w:lang w:val="de-DE"/>
                  </w:rPr>
                </w:rPrChange>
              </w:rPr>
            </w:pPr>
            <w:ins w:id="28298" w:author="Thomas Dietz" w:date="2012-08-08T17:05:00Z">
              <w:r w:rsidRPr="00B80901">
                <w:rPr>
                  <w:rPrChange w:id="28299" w:author="Thomas Dietz" w:date="2012-08-10T13:22:00Z">
                    <w:rPr>
                      <w:lang w:val="de-DE"/>
                    </w:rPr>
                  </w:rPrChange>
                </w:rPr>
                <w:t xml:space="preserve">      default false;</w:t>
              </w:r>
            </w:ins>
          </w:p>
          <w:p w14:paraId="2DB61DF5" w14:textId="77777777" w:rsidR="009F3611" w:rsidRPr="00B80901" w:rsidRDefault="009F3611" w:rsidP="009F3611">
            <w:pPr>
              <w:pStyle w:val="XML1"/>
              <w:rPr>
                <w:ins w:id="28300" w:author="Thomas Dietz" w:date="2012-08-08T17:05:00Z"/>
                <w:rPrChange w:id="28301" w:author="Thomas Dietz" w:date="2012-08-10T13:22:00Z">
                  <w:rPr>
                    <w:ins w:id="28302" w:author="Thomas Dietz" w:date="2012-08-08T17:05:00Z"/>
                    <w:lang w:val="de-DE"/>
                  </w:rPr>
                </w:rPrChange>
              </w:rPr>
            </w:pPr>
            <w:ins w:id="28303" w:author="Thomas Dietz" w:date="2012-08-08T17:05:00Z">
              <w:r w:rsidRPr="00B80901">
                <w:rPr>
                  <w:rPrChange w:id="28304" w:author="Thomas Dietz" w:date="2012-08-10T13:22:00Z">
                    <w:rPr>
                      <w:lang w:val="de-DE"/>
                    </w:rPr>
                  </w:rPrChange>
                </w:rPr>
                <w:t xml:space="preserve">      description "Boolean flag to indicate whether or not the</w:t>
              </w:r>
            </w:ins>
          </w:p>
          <w:p w14:paraId="3EA80AA2" w14:textId="77777777" w:rsidR="009F3611" w:rsidRPr="00B80901" w:rsidRDefault="009F3611" w:rsidP="009F3611">
            <w:pPr>
              <w:pStyle w:val="XML1"/>
              <w:rPr>
                <w:ins w:id="28305" w:author="Thomas Dietz" w:date="2012-08-08T17:05:00Z"/>
                <w:rPrChange w:id="28306" w:author="Thomas Dietz" w:date="2012-08-10T13:22:00Z">
                  <w:rPr>
                    <w:ins w:id="28307" w:author="Thomas Dietz" w:date="2012-08-08T17:05:00Z"/>
                    <w:lang w:val="de-DE"/>
                  </w:rPr>
                </w:rPrChange>
              </w:rPr>
            </w:pPr>
            <w:ins w:id="28308" w:author="Thomas Dietz" w:date="2012-08-08T17:05:00Z">
              <w:r w:rsidRPr="00B80901">
                <w:rPr>
                  <w:rPrChange w:id="28309" w:author="Thomas Dietz" w:date="2012-08-10T13:22:00Z">
                    <w:rPr>
                      <w:lang w:val="de-DE"/>
                    </w:rPr>
                  </w:rPrChange>
                </w:rPr>
                <w:t xml:space="preserve">        outer UDP checksum should be set";</w:t>
              </w:r>
            </w:ins>
          </w:p>
          <w:p w14:paraId="4FACBF65" w14:textId="77777777" w:rsidR="009F3611" w:rsidRPr="00B80901" w:rsidRDefault="009F3611" w:rsidP="009F3611">
            <w:pPr>
              <w:pStyle w:val="XML1"/>
              <w:rPr>
                <w:ins w:id="28310" w:author="Thomas Dietz" w:date="2012-08-08T17:05:00Z"/>
                <w:rPrChange w:id="28311" w:author="Thomas Dietz" w:date="2012-08-10T13:22:00Z">
                  <w:rPr>
                    <w:ins w:id="28312" w:author="Thomas Dietz" w:date="2012-08-08T17:05:00Z"/>
                    <w:lang w:val="de-DE"/>
                  </w:rPr>
                </w:rPrChange>
              </w:rPr>
            </w:pPr>
            <w:ins w:id="28313" w:author="Thomas Dietz" w:date="2012-08-08T17:05:00Z">
              <w:r w:rsidRPr="00B80901">
                <w:rPr>
                  <w:rPrChange w:id="28314" w:author="Thomas Dietz" w:date="2012-08-10T13:22:00Z">
                    <w:rPr>
                      <w:lang w:val="de-DE"/>
                    </w:rPr>
                  </w:rPrChange>
                </w:rPr>
                <w:t xml:space="preserve">    }</w:t>
              </w:r>
            </w:ins>
          </w:p>
          <w:p w14:paraId="313757AA" w14:textId="77777777" w:rsidR="009F3611" w:rsidRPr="00B80901" w:rsidRDefault="009F3611" w:rsidP="009F3611">
            <w:pPr>
              <w:pStyle w:val="XML1"/>
              <w:rPr>
                <w:ins w:id="28315" w:author="Thomas Dietz" w:date="2012-08-08T17:05:00Z"/>
                <w:rPrChange w:id="28316" w:author="Thomas Dietz" w:date="2012-08-10T13:22:00Z">
                  <w:rPr>
                    <w:ins w:id="28317" w:author="Thomas Dietz" w:date="2012-08-08T17:05:00Z"/>
                    <w:lang w:val="de-DE"/>
                  </w:rPr>
                </w:rPrChange>
              </w:rPr>
            </w:pPr>
            <w:ins w:id="28318" w:author="Thomas Dietz" w:date="2012-08-08T17:05:00Z">
              <w:r w:rsidRPr="00B80901">
                <w:rPr>
                  <w:rPrChange w:id="28319" w:author="Thomas Dietz" w:date="2012-08-10T13:22:00Z">
                    <w:rPr>
                      <w:lang w:val="de-DE"/>
                    </w:rPr>
                  </w:rPrChange>
                </w:rPr>
                <w:t xml:space="preserve">  }</w:t>
              </w:r>
            </w:ins>
          </w:p>
          <w:p w14:paraId="332AE3A9" w14:textId="77777777" w:rsidR="009F3611" w:rsidRPr="00B80901" w:rsidRDefault="009F3611" w:rsidP="009F3611">
            <w:pPr>
              <w:pStyle w:val="XML1"/>
              <w:rPr>
                <w:ins w:id="28320" w:author="Thomas Dietz" w:date="2012-08-08T17:05:00Z"/>
                <w:rPrChange w:id="28321" w:author="Thomas Dietz" w:date="2012-08-10T13:22:00Z">
                  <w:rPr>
                    <w:ins w:id="28322" w:author="Thomas Dietz" w:date="2012-08-08T17:05:00Z"/>
                    <w:lang w:val="de-DE"/>
                  </w:rPr>
                </w:rPrChange>
              </w:rPr>
            </w:pPr>
            <w:ins w:id="28323" w:author="Thomas Dietz" w:date="2012-08-08T17:05:00Z">
              <w:r w:rsidRPr="00B80901">
                <w:rPr>
                  <w:rPrChange w:id="28324" w:author="Thomas Dietz" w:date="2012-08-10T13:22:00Z">
                    <w:rPr>
                      <w:lang w:val="de-DE"/>
                    </w:rPr>
                  </w:rPrChange>
                </w:rPr>
                <w:t xml:space="preserve"> </w:t>
              </w:r>
            </w:ins>
          </w:p>
          <w:p w14:paraId="0F6C8824" w14:textId="77777777" w:rsidR="009F3611" w:rsidRPr="00B80901" w:rsidRDefault="009F3611" w:rsidP="009F3611">
            <w:pPr>
              <w:pStyle w:val="XML1"/>
              <w:rPr>
                <w:ins w:id="28325" w:author="Thomas Dietz" w:date="2012-08-08T17:05:00Z"/>
                <w:rPrChange w:id="28326" w:author="Thomas Dietz" w:date="2012-08-10T13:22:00Z">
                  <w:rPr>
                    <w:ins w:id="28327" w:author="Thomas Dietz" w:date="2012-08-08T17:05:00Z"/>
                    <w:lang w:val="de-DE"/>
                  </w:rPr>
                </w:rPrChange>
              </w:rPr>
            </w:pPr>
            <w:ins w:id="28328" w:author="Thomas Dietz" w:date="2012-08-08T17:05:00Z">
              <w:r w:rsidRPr="00B80901">
                <w:rPr>
                  <w:rPrChange w:id="28329" w:author="Thomas Dietz" w:date="2012-08-10T13:22:00Z">
                    <w:rPr>
                      <w:lang w:val="de-DE"/>
                    </w:rPr>
                  </w:rPrChange>
                </w:rPr>
                <w:t xml:space="preserve">  grouping OFPortNVGRETunnelType {</w:t>
              </w:r>
            </w:ins>
          </w:p>
          <w:p w14:paraId="51AF73F7" w14:textId="77777777" w:rsidR="009F3611" w:rsidRPr="00B80901" w:rsidRDefault="009F3611" w:rsidP="009F3611">
            <w:pPr>
              <w:pStyle w:val="XML1"/>
              <w:rPr>
                <w:ins w:id="28330" w:author="Thomas Dietz" w:date="2012-08-08T17:05:00Z"/>
                <w:rPrChange w:id="28331" w:author="Thomas Dietz" w:date="2012-08-10T13:22:00Z">
                  <w:rPr>
                    <w:ins w:id="28332" w:author="Thomas Dietz" w:date="2012-08-08T17:05:00Z"/>
                    <w:lang w:val="de-DE"/>
                  </w:rPr>
                </w:rPrChange>
              </w:rPr>
            </w:pPr>
            <w:ins w:id="28333" w:author="Thomas Dietz" w:date="2012-08-08T17:05:00Z">
              <w:r w:rsidRPr="00B80901">
                <w:rPr>
                  <w:rPrChange w:id="28334" w:author="Thomas Dietz" w:date="2012-08-10T13:22:00Z">
                    <w:rPr>
                      <w:lang w:val="de-DE"/>
                    </w:rPr>
                  </w:rPrChange>
                </w:rPr>
                <w:t xml:space="preserve">    description "Properties of a NVGRE tunnel.";</w:t>
              </w:r>
            </w:ins>
          </w:p>
          <w:p w14:paraId="5300AEFC" w14:textId="77777777" w:rsidR="009F3611" w:rsidRPr="00B80901" w:rsidRDefault="009F3611" w:rsidP="009F3611">
            <w:pPr>
              <w:pStyle w:val="XML1"/>
              <w:rPr>
                <w:ins w:id="28335" w:author="Thomas Dietz" w:date="2012-08-08T17:05:00Z"/>
                <w:rPrChange w:id="28336" w:author="Thomas Dietz" w:date="2012-08-10T13:22:00Z">
                  <w:rPr>
                    <w:ins w:id="28337" w:author="Thomas Dietz" w:date="2012-08-08T17:05:00Z"/>
                    <w:lang w:val="de-DE"/>
                  </w:rPr>
                </w:rPrChange>
              </w:rPr>
            </w:pPr>
            <w:ins w:id="28338" w:author="Thomas Dietz" w:date="2012-08-08T17:05:00Z">
              <w:r w:rsidRPr="00B80901">
                <w:rPr>
                  <w:rPrChange w:id="28339" w:author="Thomas Dietz" w:date="2012-08-10T13:22:00Z">
                    <w:rPr>
                      <w:lang w:val="de-DE"/>
                    </w:rPr>
                  </w:rPrChange>
                </w:rPr>
                <w:t xml:space="preserve">    uses OFPortBaseTunnelType;</w:t>
              </w:r>
            </w:ins>
          </w:p>
          <w:p w14:paraId="5C45D4BC" w14:textId="77777777" w:rsidR="009F3611" w:rsidRPr="00B80901" w:rsidRDefault="009F3611" w:rsidP="009F3611">
            <w:pPr>
              <w:pStyle w:val="XML1"/>
              <w:rPr>
                <w:ins w:id="28340" w:author="Thomas Dietz" w:date="2012-08-08T17:05:00Z"/>
                <w:rPrChange w:id="28341" w:author="Thomas Dietz" w:date="2012-08-10T13:22:00Z">
                  <w:rPr>
                    <w:ins w:id="28342" w:author="Thomas Dietz" w:date="2012-08-08T17:05:00Z"/>
                    <w:lang w:val="de-DE"/>
                  </w:rPr>
                </w:rPrChange>
              </w:rPr>
            </w:pPr>
            <w:ins w:id="28343" w:author="Thomas Dietz" w:date="2012-08-08T17:05:00Z">
              <w:r w:rsidRPr="00B80901">
                <w:rPr>
                  <w:rPrChange w:id="28344" w:author="Thomas Dietz" w:date="2012-08-10T13:22:00Z">
                    <w:rPr>
                      <w:lang w:val="de-DE"/>
                    </w:rPr>
                  </w:rPrChange>
                </w:rPr>
                <w:t xml:space="preserve">    leaf tni {</w:t>
              </w:r>
            </w:ins>
          </w:p>
          <w:p w14:paraId="7DFF0C4E" w14:textId="77777777" w:rsidR="009F3611" w:rsidRPr="00B80901" w:rsidRDefault="009F3611" w:rsidP="009F3611">
            <w:pPr>
              <w:pStyle w:val="XML1"/>
              <w:rPr>
                <w:ins w:id="28345" w:author="Thomas Dietz" w:date="2012-08-08T17:05:00Z"/>
                <w:rPrChange w:id="28346" w:author="Thomas Dietz" w:date="2012-08-10T13:22:00Z">
                  <w:rPr>
                    <w:ins w:id="28347" w:author="Thomas Dietz" w:date="2012-08-08T17:05:00Z"/>
                    <w:lang w:val="de-DE"/>
                  </w:rPr>
                </w:rPrChange>
              </w:rPr>
            </w:pPr>
            <w:ins w:id="28348" w:author="Thomas Dietz" w:date="2012-08-08T17:05:00Z">
              <w:r w:rsidRPr="00B80901">
                <w:rPr>
                  <w:rPrChange w:id="28349" w:author="Thomas Dietz" w:date="2012-08-10T13:22:00Z">
                    <w:rPr>
                      <w:lang w:val="de-DE"/>
                    </w:rPr>
                  </w:rPrChange>
                </w:rPr>
                <w:t xml:space="preserve">      type uint32;</w:t>
              </w:r>
            </w:ins>
          </w:p>
          <w:p w14:paraId="3C880EA3" w14:textId="77777777" w:rsidR="009F3611" w:rsidRPr="00B80901" w:rsidRDefault="009F3611" w:rsidP="009F3611">
            <w:pPr>
              <w:pStyle w:val="XML1"/>
              <w:rPr>
                <w:ins w:id="28350" w:author="Thomas Dietz" w:date="2012-08-08T17:05:00Z"/>
                <w:rPrChange w:id="28351" w:author="Thomas Dietz" w:date="2012-08-10T13:22:00Z">
                  <w:rPr>
                    <w:ins w:id="28352" w:author="Thomas Dietz" w:date="2012-08-08T17:05:00Z"/>
                    <w:lang w:val="de-DE"/>
                  </w:rPr>
                </w:rPrChange>
              </w:rPr>
            </w:pPr>
            <w:ins w:id="28353" w:author="Thomas Dietz" w:date="2012-08-08T17:05:00Z">
              <w:r w:rsidRPr="00B80901">
                <w:rPr>
                  <w:rPrChange w:id="28354" w:author="Thomas Dietz" w:date="2012-08-10T13:22:00Z">
                    <w:rPr>
                      <w:lang w:val="de-DE"/>
                    </w:rPr>
                  </w:rPrChange>
                </w:rPr>
                <w:t xml:space="preserve">      description "Specifies the tenant network identifier</w:t>
              </w:r>
            </w:ins>
          </w:p>
          <w:p w14:paraId="4AA65842" w14:textId="77777777" w:rsidR="009F3611" w:rsidRPr="00B80901" w:rsidRDefault="009F3611" w:rsidP="009F3611">
            <w:pPr>
              <w:pStyle w:val="XML1"/>
              <w:rPr>
                <w:ins w:id="28355" w:author="Thomas Dietz" w:date="2012-08-08T17:05:00Z"/>
                <w:rPrChange w:id="28356" w:author="Thomas Dietz" w:date="2012-08-10T13:22:00Z">
                  <w:rPr>
                    <w:ins w:id="28357" w:author="Thomas Dietz" w:date="2012-08-08T17:05:00Z"/>
                    <w:lang w:val="de-DE"/>
                  </w:rPr>
                </w:rPrChange>
              </w:rPr>
            </w:pPr>
            <w:ins w:id="28358" w:author="Thomas Dietz" w:date="2012-08-08T17:05:00Z">
              <w:r w:rsidRPr="00B80901">
                <w:rPr>
                  <w:rPrChange w:id="28359" w:author="Thomas Dietz" w:date="2012-08-10T13:22:00Z">
                    <w:rPr>
                      <w:lang w:val="de-DE"/>
                    </w:rPr>
                  </w:rPrChange>
                </w:rPr>
                <w:t xml:space="preserve">        assigned to all packets sent on the tunnel";</w:t>
              </w:r>
            </w:ins>
          </w:p>
          <w:p w14:paraId="6A94BC08" w14:textId="77777777" w:rsidR="009F3611" w:rsidRPr="00B80901" w:rsidRDefault="009F3611" w:rsidP="009F3611">
            <w:pPr>
              <w:pStyle w:val="XML1"/>
              <w:rPr>
                <w:ins w:id="28360" w:author="Thomas Dietz" w:date="2012-08-08T17:05:00Z"/>
                <w:rPrChange w:id="28361" w:author="Thomas Dietz" w:date="2012-08-10T13:22:00Z">
                  <w:rPr>
                    <w:ins w:id="28362" w:author="Thomas Dietz" w:date="2012-08-08T17:05:00Z"/>
                    <w:lang w:val="de-DE"/>
                  </w:rPr>
                </w:rPrChange>
              </w:rPr>
            </w:pPr>
            <w:ins w:id="28363" w:author="Thomas Dietz" w:date="2012-08-08T17:05:00Z">
              <w:r w:rsidRPr="00B80901">
                <w:rPr>
                  <w:rPrChange w:id="28364" w:author="Thomas Dietz" w:date="2012-08-10T13:22:00Z">
                    <w:rPr>
                      <w:lang w:val="de-DE"/>
                    </w:rPr>
                  </w:rPrChange>
                </w:rPr>
                <w:t xml:space="preserve">    }</w:t>
              </w:r>
            </w:ins>
          </w:p>
          <w:p w14:paraId="66FE79DD" w14:textId="77777777" w:rsidR="009F3611" w:rsidRPr="00B80901" w:rsidRDefault="009F3611" w:rsidP="009F3611">
            <w:pPr>
              <w:pStyle w:val="XML1"/>
              <w:rPr>
                <w:ins w:id="28365" w:author="Thomas Dietz" w:date="2012-08-08T17:05:00Z"/>
                <w:rPrChange w:id="28366" w:author="Thomas Dietz" w:date="2012-08-10T13:22:00Z">
                  <w:rPr>
                    <w:ins w:id="28367" w:author="Thomas Dietz" w:date="2012-08-08T17:05:00Z"/>
                    <w:lang w:val="de-DE"/>
                  </w:rPr>
                </w:rPrChange>
              </w:rPr>
            </w:pPr>
            <w:ins w:id="28368" w:author="Thomas Dietz" w:date="2012-08-08T17:05:00Z">
              <w:r w:rsidRPr="00B80901">
                <w:rPr>
                  <w:rPrChange w:id="28369" w:author="Thomas Dietz" w:date="2012-08-10T13:22:00Z">
                    <w:rPr>
                      <w:lang w:val="de-DE"/>
                    </w:rPr>
                  </w:rPrChange>
                </w:rPr>
                <w:t xml:space="preserve">    leaf tni-resv {</w:t>
              </w:r>
            </w:ins>
          </w:p>
          <w:p w14:paraId="4B95EFE5" w14:textId="77777777" w:rsidR="009F3611" w:rsidRPr="00B80901" w:rsidRDefault="009F3611" w:rsidP="009F3611">
            <w:pPr>
              <w:pStyle w:val="XML1"/>
              <w:rPr>
                <w:ins w:id="28370" w:author="Thomas Dietz" w:date="2012-08-08T17:05:00Z"/>
                <w:rPrChange w:id="28371" w:author="Thomas Dietz" w:date="2012-08-10T13:22:00Z">
                  <w:rPr>
                    <w:ins w:id="28372" w:author="Thomas Dietz" w:date="2012-08-08T17:05:00Z"/>
                    <w:lang w:val="de-DE"/>
                  </w:rPr>
                </w:rPrChange>
              </w:rPr>
            </w:pPr>
            <w:ins w:id="28373" w:author="Thomas Dietz" w:date="2012-08-08T17:05:00Z">
              <w:r w:rsidRPr="00B80901">
                <w:rPr>
                  <w:rPrChange w:id="28374" w:author="Thomas Dietz" w:date="2012-08-10T13:22:00Z">
                    <w:rPr>
                      <w:lang w:val="de-DE"/>
                    </w:rPr>
                  </w:rPrChange>
                </w:rPr>
                <w:t xml:space="preserve">      type uint32;</w:t>
              </w:r>
            </w:ins>
          </w:p>
          <w:p w14:paraId="52211183" w14:textId="77777777" w:rsidR="009F3611" w:rsidRPr="00B80901" w:rsidRDefault="009F3611" w:rsidP="009F3611">
            <w:pPr>
              <w:pStyle w:val="XML1"/>
              <w:rPr>
                <w:ins w:id="28375" w:author="Thomas Dietz" w:date="2012-08-08T17:05:00Z"/>
                <w:rPrChange w:id="28376" w:author="Thomas Dietz" w:date="2012-08-10T13:22:00Z">
                  <w:rPr>
                    <w:ins w:id="28377" w:author="Thomas Dietz" w:date="2012-08-08T17:05:00Z"/>
                    <w:lang w:val="de-DE"/>
                  </w:rPr>
                </w:rPrChange>
              </w:rPr>
            </w:pPr>
            <w:ins w:id="28378" w:author="Thomas Dietz" w:date="2012-08-08T17:05:00Z">
              <w:r w:rsidRPr="00B80901">
                <w:rPr>
                  <w:rPrChange w:id="28379" w:author="Thomas Dietz" w:date="2012-08-10T13:22:00Z">
                    <w:rPr>
                      <w:lang w:val="de-DE"/>
                    </w:rPr>
                  </w:rPrChange>
                </w:rPr>
                <w:t xml:space="preserve">      description "Used to set the reserved user-defined bits of</w:t>
              </w:r>
            </w:ins>
          </w:p>
          <w:p w14:paraId="59A9A8F4" w14:textId="77777777" w:rsidR="009F3611" w:rsidRPr="00B80901" w:rsidRDefault="009F3611" w:rsidP="009F3611">
            <w:pPr>
              <w:pStyle w:val="XML1"/>
              <w:rPr>
                <w:ins w:id="28380" w:author="Thomas Dietz" w:date="2012-08-08T17:05:00Z"/>
                <w:rPrChange w:id="28381" w:author="Thomas Dietz" w:date="2012-08-10T13:22:00Z">
                  <w:rPr>
                    <w:ins w:id="28382" w:author="Thomas Dietz" w:date="2012-08-08T17:05:00Z"/>
                    <w:lang w:val="de-DE"/>
                  </w:rPr>
                </w:rPrChange>
              </w:rPr>
            </w:pPr>
            <w:ins w:id="28383" w:author="Thomas Dietz" w:date="2012-08-08T17:05:00Z">
              <w:r w:rsidRPr="00B80901">
                <w:rPr>
                  <w:rPrChange w:id="28384" w:author="Thomas Dietz" w:date="2012-08-10T13:22:00Z">
                    <w:rPr>
                      <w:lang w:val="de-DE"/>
                    </w:rPr>
                  </w:rPrChange>
                </w:rPr>
                <w:t xml:space="preserve">        the GRE key field";</w:t>
              </w:r>
            </w:ins>
          </w:p>
          <w:p w14:paraId="5CC374BA" w14:textId="77777777" w:rsidR="009F3611" w:rsidRPr="00B80901" w:rsidRDefault="009F3611" w:rsidP="009F3611">
            <w:pPr>
              <w:pStyle w:val="XML1"/>
              <w:rPr>
                <w:ins w:id="28385" w:author="Thomas Dietz" w:date="2012-08-08T17:05:00Z"/>
                <w:rPrChange w:id="28386" w:author="Thomas Dietz" w:date="2012-08-10T13:22:00Z">
                  <w:rPr>
                    <w:ins w:id="28387" w:author="Thomas Dietz" w:date="2012-08-08T17:05:00Z"/>
                    <w:lang w:val="de-DE"/>
                  </w:rPr>
                </w:rPrChange>
              </w:rPr>
            </w:pPr>
            <w:ins w:id="28388" w:author="Thomas Dietz" w:date="2012-08-08T17:05:00Z">
              <w:r w:rsidRPr="00B80901">
                <w:rPr>
                  <w:rPrChange w:id="28389" w:author="Thomas Dietz" w:date="2012-08-10T13:22:00Z">
                    <w:rPr>
                      <w:lang w:val="de-DE"/>
                    </w:rPr>
                  </w:rPrChange>
                </w:rPr>
                <w:t xml:space="preserve">    }</w:t>
              </w:r>
            </w:ins>
          </w:p>
          <w:p w14:paraId="5161E67A" w14:textId="77777777" w:rsidR="009F3611" w:rsidRPr="00B80901" w:rsidRDefault="009F3611" w:rsidP="009F3611">
            <w:pPr>
              <w:pStyle w:val="XML1"/>
              <w:rPr>
                <w:ins w:id="28390" w:author="Thomas Dietz" w:date="2012-08-08T17:05:00Z"/>
                <w:rPrChange w:id="28391" w:author="Thomas Dietz" w:date="2012-08-10T13:22:00Z">
                  <w:rPr>
                    <w:ins w:id="28392" w:author="Thomas Dietz" w:date="2012-08-08T17:05:00Z"/>
                    <w:lang w:val="de-DE"/>
                  </w:rPr>
                </w:rPrChange>
              </w:rPr>
            </w:pPr>
            <w:ins w:id="28393" w:author="Thomas Dietz" w:date="2012-08-08T17:05:00Z">
              <w:r w:rsidRPr="00B80901">
                <w:rPr>
                  <w:rPrChange w:id="28394" w:author="Thomas Dietz" w:date="2012-08-10T13:22:00Z">
                    <w:rPr>
                      <w:lang w:val="de-DE"/>
                    </w:rPr>
                  </w:rPrChange>
                </w:rPr>
                <w:t xml:space="preserve">    leaf tni-multicast-group {</w:t>
              </w:r>
            </w:ins>
          </w:p>
          <w:p w14:paraId="33D3A72B" w14:textId="77777777" w:rsidR="009F3611" w:rsidRPr="00B80901" w:rsidRDefault="009F3611" w:rsidP="009F3611">
            <w:pPr>
              <w:pStyle w:val="XML1"/>
              <w:rPr>
                <w:ins w:id="28395" w:author="Thomas Dietz" w:date="2012-08-08T17:05:00Z"/>
                <w:rPrChange w:id="28396" w:author="Thomas Dietz" w:date="2012-08-10T13:22:00Z">
                  <w:rPr>
                    <w:ins w:id="28397" w:author="Thomas Dietz" w:date="2012-08-08T17:05:00Z"/>
                    <w:lang w:val="de-DE"/>
                  </w:rPr>
                </w:rPrChange>
              </w:rPr>
            </w:pPr>
            <w:ins w:id="28398" w:author="Thomas Dietz" w:date="2012-08-08T17:05:00Z">
              <w:r w:rsidRPr="00B80901">
                <w:rPr>
                  <w:rPrChange w:id="28399" w:author="Thomas Dietz" w:date="2012-08-10T13:22:00Z">
                    <w:rPr>
                      <w:lang w:val="de-DE"/>
                    </w:rPr>
                  </w:rPrChange>
                </w:rPr>
                <w:t xml:space="preserve">      type inet:ip-address;</w:t>
              </w:r>
            </w:ins>
          </w:p>
          <w:p w14:paraId="59C0F616" w14:textId="77777777" w:rsidR="009F3611" w:rsidRPr="00B80901" w:rsidRDefault="009F3611" w:rsidP="009F3611">
            <w:pPr>
              <w:pStyle w:val="XML1"/>
              <w:rPr>
                <w:ins w:id="28400" w:author="Thomas Dietz" w:date="2012-08-08T17:05:00Z"/>
                <w:rPrChange w:id="28401" w:author="Thomas Dietz" w:date="2012-08-10T13:22:00Z">
                  <w:rPr>
                    <w:ins w:id="28402" w:author="Thomas Dietz" w:date="2012-08-08T17:05:00Z"/>
                    <w:lang w:val="de-DE"/>
                  </w:rPr>
                </w:rPrChange>
              </w:rPr>
            </w:pPr>
            <w:ins w:id="28403" w:author="Thomas Dietz" w:date="2012-08-08T17:05:00Z">
              <w:r w:rsidRPr="00B80901">
                <w:rPr>
                  <w:rPrChange w:id="28404" w:author="Thomas Dietz" w:date="2012-08-10T13:22:00Z">
                    <w:rPr>
                      <w:lang w:val="de-DE"/>
                    </w:rPr>
                  </w:rPrChange>
                </w:rPr>
                <w:t xml:space="preserve">      description "If IP multicast is used to support broadcast</w:t>
              </w:r>
            </w:ins>
          </w:p>
          <w:p w14:paraId="5AAD7F2F" w14:textId="77777777" w:rsidR="009F3611" w:rsidRPr="00B80901" w:rsidRDefault="009F3611" w:rsidP="009F3611">
            <w:pPr>
              <w:pStyle w:val="XML1"/>
              <w:rPr>
                <w:ins w:id="28405" w:author="Thomas Dietz" w:date="2012-08-08T17:05:00Z"/>
                <w:rPrChange w:id="28406" w:author="Thomas Dietz" w:date="2012-08-10T13:22:00Z">
                  <w:rPr>
                    <w:ins w:id="28407" w:author="Thomas Dietz" w:date="2012-08-08T17:05:00Z"/>
                    <w:lang w:val="de-DE"/>
                  </w:rPr>
                </w:rPrChange>
              </w:rPr>
            </w:pPr>
            <w:ins w:id="28408" w:author="Thomas Dietz" w:date="2012-08-08T17:05:00Z">
              <w:r w:rsidRPr="00B80901">
                <w:rPr>
                  <w:rPrChange w:id="28409" w:author="Thomas Dietz" w:date="2012-08-10T13:22:00Z">
                    <w:rPr>
                      <w:lang w:val="de-DE"/>
                    </w:rPr>
                  </w:rPrChange>
                </w:rPr>
                <w:t xml:space="preserve">        on the tunnel this element specifies the corresponding </w:t>
              </w:r>
            </w:ins>
          </w:p>
          <w:p w14:paraId="4CF51C12" w14:textId="77777777" w:rsidR="009F3611" w:rsidRPr="00B80901" w:rsidRDefault="009F3611" w:rsidP="009F3611">
            <w:pPr>
              <w:pStyle w:val="XML1"/>
              <w:rPr>
                <w:ins w:id="28410" w:author="Thomas Dietz" w:date="2012-08-08T17:05:00Z"/>
                <w:rPrChange w:id="28411" w:author="Thomas Dietz" w:date="2012-08-10T13:22:00Z">
                  <w:rPr>
                    <w:ins w:id="28412" w:author="Thomas Dietz" w:date="2012-08-08T17:05:00Z"/>
                    <w:lang w:val="de-DE"/>
                  </w:rPr>
                </w:rPrChange>
              </w:rPr>
            </w:pPr>
            <w:ins w:id="28413" w:author="Thomas Dietz" w:date="2012-08-08T17:05:00Z">
              <w:r w:rsidRPr="00B80901">
                <w:rPr>
                  <w:rPrChange w:id="28414" w:author="Thomas Dietz" w:date="2012-08-10T13:22:00Z">
                    <w:rPr>
                      <w:lang w:val="de-DE"/>
                    </w:rPr>
                  </w:rPrChange>
                </w:rPr>
                <w:t xml:space="preserve">        multicast IP address";</w:t>
              </w:r>
            </w:ins>
          </w:p>
          <w:p w14:paraId="7242AAE3" w14:textId="77777777" w:rsidR="009F3611" w:rsidRPr="00B80901" w:rsidRDefault="009F3611" w:rsidP="009F3611">
            <w:pPr>
              <w:pStyle w:val="XML1"/>
              <w:rPr>
                <w:ins w:id="28415" w:author="Thomas Dietz" w:date="2012-08-08T17:05:00Z"/>
                <w:rPrChange w:id="28416" w:author="Thomas Dietz" w:date="2012-08-10T13:22:00Z">
                  <w:rPr>
                    <w:ins w:id="28417" w:author="Thomas Dietz" w:date="2012-08-08T17:05:00Z"/>
                    <w:lang w:val="de-DE"/>
                  </w:rPr>
                </w:rPrChange>
              </w:rPr>
            </w:pPr>
            <w:ins w:id="28418" w:author="Thomas Dietz" w:date="2012-08-08T17:05:00Z">
              <w:r w:rsidRPr="00B80901">
                <w:rPr>
                  <w:rPrChange w:id="28419" w:author="Thomas Dietz" w:date="2012-08-10T13:22:00Z">
                    <w:rPr>
                      <w:lang w:val="de-DE"/>
                    </w:rPr>
                  </w:rPrChange>
                </w:rPr>
                <w:t xml:space="preserve">    }</w:t>
              </w:r>
            </w:ins>
          </w:p>
          <w:p w14:paraId="02A2CA31" w14:textId="77777777" w:rsidR="009F3611" w:rsidRPr="00B80901" w:rsidRDefault="009F3611" w:rsidP="009F3611">
            <w:pPr>
              <w:pStyle w:val="XML1"/>
              <w:rPr>
                <w:ins w:id="28420" w:author="Thomas Dietz" w:date="2012-08-08T17:05:00Z"/>
                <w:rPrChange w:id="28421" w:author="Thomas Dietz" w:date="2012-08-10T13:22:00Z">
                  <w:rPr>
                    <w:ins w:id="28422" w:author="Thomas Dietz" w:date="2012-08-08T17:05:00Z"/>
                    <w:lang w:val="de-DE"/>
                  </w:rPr>
                </w:rPrChange>
              </w:rPr>
            </w:pPr>
            <w:ins w:id="28423" w:author="Thomas Dietz" w:date="2012-08-08T17:05:00Z">
              <w:r w:rsidRPr="00B80901">
                <w:rPr>
                  <w:rPrChange w:id="28424" w:author="Thomas Dietz" w:date="2012-08-10T13:22:00Z">
                    <w:rPr>
                      <w:lang w:val="de-DE"/>
                    </w:rPr>
                  </w:rPrChange>
                </w:rPr>
                <w:t xml:space="preserve">  }</w:t>
              </w:r>
            </w:ins>
          </w:p>
          <w:p w14:paraId="3A3379B7" w14:textId="77777777" w:rsidR="009F3611" w:rsidRPr="00B80901" w:rsidRDefault="009F3611" w:rsidP="009F3611">
            <w:pPr>
              <w:pStyle w:val="XML1"/>
              <w:rPr>
                <w:ins w:id="28425" w:author="Thomas Dietz" w:date="2012-08-08T17:05:00Z"/>
                <w:rPrChange w:id="28426" w:author="Thomas Dietz" w:date="2012-08-10T13:22:00Z">
                  <w:rPr>
                    <w:ins w:id="28427" w:author="Thomas Dietz" w:date="2012-08-08T17:05:00Z"/>
                    <w:lang w:val="de-DE"/>
                  </w:rPr>
                </w:rPrChange>
              </w:rPr>
            </w:pPr>
          </w:p>
          <w:p w14:paraId="63D138FF" w14:textId="77777777" w:rsidR="009F3611" w:rsidRPr="00B80901" w:rsidRDefault="009F3611" w:rsidP="009F3611">
            <w:pPr>
              <w:pStyle w:val="XML1"/>
              <w:rPr>
                <w:ins w:id="28428" w:author="Thomas Dietz" w:date="2012-08-08T17:05:00Z"/>
                <w:rPrChange w:id="28429" w:author="Thomas Dietz" w:date="2012-08-10T13:22:00Z">
                  <w:rPr>
                    <w:ins w:id="28430" w:author="Thomas Dietz" w:date="2012-08-08T17:05:00Z"/>
                    <w:lang w:val="de-DE"/>
                  </w:rPr>
                </w:rPrChange>
              </w:rPr>
            </w:pPr>
            <w:ins w:id="28431" w:author="Thomas Dietz" w:date="2012-08-08T17:05:00Z">
              <w:r w:rsidRPr="00B80901">
                <w:rPr>
                  <w:rPrChange w:id="28432" w:author="Thomas Dietz" w:date="2012-08-10T13:22:00Z">
                    <w:rPr>
                      <w:lang w:val="de-DE"/>
                    </w:rPr>
                  </w:rPrChange>
                </w:rPr>
                <w:t xml:space="preserve">  grouping OFPortType {</w:t>
              </w:r>
            </w:ins>
          </w:p>
          <w:p w14:paraId="6C848578" w14:textId="77777777" w:rsidR="009F3611" w:rsidRPr="00B80901" w:rsidRDefault="009F3611" w:rsidP="009F3611">
            <w:pPr>
              <w:pStyle w:val="XML1"/>
              <w:rPr>
                <w:ins w:id="28433" w:author="Thomas Dietz" w:date="2012-08-08T17:05:00Z"/>
                <w:rPrChange w:id="28434" w:author="Thomas Dietz" w:date="2012-08-10T13:22:00Z">
                  <w:rPr>
                    <w:ins w:id="28435" w:author="Thomas Dietz" w:date="2012-08-08T17:05:00Z"/>
                    <w:lang w:val="de-DE"/>
                  </w:rPr>
                </w:rPrChange>
              </w:rPr>
            </w:pPr>
            <w:ins w:id="28436" w:author="Thomas Dietz" w:date="2012-08-08T17:05:00Z">
              <w:r w:rsidRPr="00B80901">
                <w:rPr>
                  <w:rPrChange w:id="28437" w:author="Thomas Dietz" w:date="2012-08-10T13:22:00Z">
                    <w:rPr>
                      <w:lang w:val="de-DE"/>
                    </w:rPr>
                  </w:rPrChange>
                </w:rPr>
                <w:t xml:space="preserve">    description "This element specifies all properties of an</w:t>
              </w:r>
            </w:ins>
          </w:p>
          <w:p w14:paraId="33014FF2" w14:textId="77777777" w:rsidR="009F3611" w:rsidRPr="00B80901" w:rsidRDefault="009F3611" w:rsidP="009F3611">
            <w:pPr>
              <w:pStyle w:val="XML1"/>
              <w:rPr>
                <w:ins w:id="28438" w:author="Thomas Dietz" w:date="2012-08-08T17:05:00Z"/>
                <w:rPrChange w:id="28439" w:author="Thomas Dietz" w:date="2012-08-10T13:22:00Z">
                  <w:rPr>
                    <w:ins w:id="28440" w:author="Thomas Dietz" w:date="2012-08-08T17:05:00Z"/>
                    <w:lang w:val="de-DE"/>
                  </w:rPr>
                </w:rPrChange>
              </w:rPr>
            </w:pPr>
            <w:ins w:id="28441" w:author="Thomas Dietz" w:date="2012-08-08T17:05:00Z">
              <w:r w:rsidRPr="00B80901">
                <w:rPr>
                  <w:rPrChange w:id="28442" w:author="Thomas Dietz" w:date="2012-08-10T13:22:00Z">
                    <w:rPr>
                      <w:lang w:val="de-DE"/>
                    </w:rPr>
                  </w:rPrChange>
                </w:rPr>
                <w:t xml:space="preserve">      OpenFlow resource of type OpenFlow Port. It represent a</w:t>
              </w:r>
            </w:ins>
          </w:p>
          <w:p w14:paraId="5464BA6C" w14:textId="77777777" w:rsidR="009F3611" w:rsidRPr="00B80901" w:rsidRDefault="009F3611" w:rsidP="009F3611">
            <w:pPr>
              <w:pStyle w:val="XML1"/>
              <w:rPr>
                <w:ins w:id="28443" w:author="Thomas Dietz" w:date="2012-08-08T17:05:00Z"/>
                <w:rPrChange w:id="28444" w:author="Thomas Dietz" w:date="2012-08-10T13:22:00Z">
                  <w:rPr>
                    <w:ins w:id="28445" w:author="Thomas Dietz" w:date="2012-08-08T17:05:00Z"/>
                    <w:lang w:val="de-DE"/>
                  </w:rPr>
                </w:rPrChange>
              </w:rPr>
            </w:pPr>
            <w:ins w:id="28446" w:author="Thomas Dietz" w:date="2012-08-08T17:05:00Z">
              <w:r w:rsidRPr="00B80901">
                <w:rPr>
                  <w:rPrChange w:id="28447" w:author="Thomas Dietz" w:date="2012-08-10T13:22:00Z">
                    <w:rPr>
                      <w:lang w:val="de-DE"/>
                    </w:rPr>
                  </w:rPrChange>
                </w:rPr>
                <w:t xml:space="preserve">      physical port or a logical port of the OpenFlow Capable</w:t>
              </w:r>
            </w:ins>
          </w:p>
          <w:p w14:paraId="3750B453" w14:textId="77777777" w:rsidR="009F3611" w:rsidRPr="00B80901" w:rsidRDefault="009F3611" w:rsidP="009F3611">
            <w:pPr>
              <w:pStyle w:val="XML1"/>
              <w:rPr>
                <w:ins w:id="28448" w:author="Thomas Dietz" w:date="2012-08-08T17:05:00Z"/>
                <w:rPrChange w:id="28449" w:author="Thomas Dietz" w:date="2012-08-10T13:22:00Z">
                  <w:rPr>
                    <w:ins w:id="28450" w:author="Thomas Dietz" w:date="2012-08-08T17:05:00Z"/>
                    <w:lang w:val="de-DE"/>
                  </w:rPr>
                </w:rPrChange>
              </w:rPr>
            </w:pPr>
            <w:ins w:id="28451" w:author="Thomas Dietz" w:date="2012-08-08T17:05:00Z">
              <w:r w:rsidRPr="00B80901">
                <w:rPr>
                  <w:rPrChange w:id="28452" w:author="Thomas Dietz" w:date="2012-08-10T13:22:00Z">
                    <w:rPr>
                      <w:lang w:val="de-DE"/>
                    </w:rPr>
                  </w:rPrChange>
                </w:rPr>
                <w:t xml:space="preserve">      Switch and can be assigned for exclusive use to an OpenFlow</w:t>
              </w:r>
            </w:ins>
          </w:p>
          <w:p w14:paraId="2E22ADFE" w14:textId="77777777" w:rsidR="009F3611" w:rsidRPr="00B80901" w:rsidRDefault="009F3611" w:rsidP="009F3611">
            <w:pPr>
              <w:pStyle w:val="XML1"/>
              <w:rPr>
                <w:ins w:id="28453" w:author="Thomas Dietz" w:date="2012-08-08T17:05:00Z"/>
                <w:rPrChange w:id="28454" w:author="Thomas Dietz" w:date="2012-08-10T13:22:00Z">
                  <w:rPr>
                    <w:ins w:id="28455" w:author="Thomas Dietz" w:date="2012-08-08T17:05:00Z"/>
                    <w:lang w:val="de-DE"/>
                  </w:rPr>
                </w:rPrChange>
              </w:rPr>
            </w:pPr>
            <w:ins w:id="28456" w:author="Thomas Dietz" w:date="2012-08-08T17:05:00Z">
              <w:r w:rsidRPr="00B80901">
                <w:rPr>
                  <w:rPrChange w:id="28457" w:author="Thomas Dietz" w:date="2012-08-10T13:22:00Z">
                    <w:rPr>
                      <w:lang w:val="de-DE"/>
                    </w:rPr>
                  </w:rPrChange>
                </w:rPr>
                <w:t xml:space="preserve">      Logical Switch.  A logical port represents a tunnel endpoint</w:t>
              </w:r>
            </w:ins>
          </w:p>
          <w:p w14:paraId="0379BAF3" w14:textId="77777777" w:rsidR="009F3611" w:rsidRPr="00B80901" w:rsidRDefault="009F3611" w:rsidP="009F3611">
            <w:pPr>
              <w:pStyle w:val="XML1"/>
              <w:rPr>
                <w:ins w:id="28458" w:author="Thomas Dietz" w:date="2012-08-08T17:05:00Z"/>
                <w:rPrChange w:id="28459" w:author="Thomas Dietz" w:date="2012-08-10T13:22:00Z">
                  <w:rPr>
                    <w:ins w:id="28460" w:author="Thomas Dietz" w:date="2012-08-08T17:05:00Z"/>
                    <w:lang w:val="de-DE"/>
                  </w:rPr>
                </w:rPrChange>
              </w:rPr>
            </w:pPr>
            <w:ins w:id="28461" w:author="Thomas Dietz" w:date="2012-08-08T17:05:00Z">
              <w:r w:rsidRPr="00B80901">
                <w:rPr>
                  <w:rPrChange w:id="28462" w:author="Thomas Dietz" w:date="2012-08-10T13:22:00Z">
                    <w:rPr>
                      <w:lang w:val="de-DE"/>
                    </w:rPr>
                  </w:rPrChange>
                </w:rPr>
                <w:t xml:space="preserve">      as described in the OpenFlow protocol specification versions</w:t>
              </w:r>
            </w:ins>
          </w:p>
          <w:p w14:paraId="7005AF4D" w14:textId="77777777" w:rsidR="009F3611" w:rsidRPr="00B80901" w:rsidRDefault="009F3611" w:rsidP="009F3611">
            <w:pPr>
              <w:pStyle w:val="XML1"/>
              <w:rPr>
                <w:ins w:id="28463" w:author="Thomas Dietz" w:date="2012-08-08T17:05:00Z"/>
                <w:rPrChange w:id="28464" w:author="Thomas Dietz" w:date="2012-08-10T13:22:00Z">
                  <w:rPr>
                    <w:ins w:id="28465" w:author="Thomas Dietz" w:date="2012-08-08T17:05:00Z"/>
                    <w:lang w:val="de-DE"/>
                  </w:rPr>
                </w:rPrChange>
              </w:rPr>
            </w:pPr>
            <w:ins w:id="28466" w:author="Thomas Dietz" w:date="2012-08-08T17:05:00Z">
              <w:r w:rsidRPr="00B80901">
                <w:rPr>
                  <w:rPrChange w:id="28467" w:author="Thomas Dietz" w:date="2012-08-10T13:22:00Z">
                    <w:rPr>
                      <w:lang w:val="de-DE"/>
                    </w:rPr>
                  </w:rPrChange>
                </w:rPr>
                <w:t xml:space="preserve">      1.3 - 1.3.1.</w:t>
              </w:r>
            </w:ins>
          </w:p>
          <w:p w14:paraId="25231190" w14:textId="77777777" w:rsidR="009F3611" w:rsidRPr="00B80901" w:rsidRDefault="009F3611" w:rsidP="009F3611">
            <w:pPr>
              <w:pStyle w:val="XML1"/>
              <w:rPr>
                <w:ins w:id="28468" w:author="Thomas Dietz" w:date="2012-08-08T17:05:00Z"/>
                <w:rPrChange w:id="28469" w:author="Thomas Dietz" w:date="2012-08-10T13:22:00Z">
                  <w:rPr>
                    <w:ins w:id="28470" w:author="Thomas Dietz" w:date="2012-08-08T17:05:00Z"/>
                    <w:lang w:val="de-DE"/>
                  </w:rPr>
                </w:rPrChange>
              </w:rPr>
            </w:pPr>
          </w:p>
          <w:p w14:paraId="4D658D11" w14:textId="77777777" w:rsidR="009F3611" w:rsidRPr="00B80901" w:rsidRDefault="009F3611" w:rsidP="009F3611">
            <w:pPr>
              <w:pStyle w:val="XML1"/>
              <w:rPr>
                <w:ins w:id="28471" w:author="Thomas Dietz" w:date="2012-08-08T17:05:00Z"/>
                <w:rPrChange w:id="28472" w:author="Thomas Dietz" w:date="2012-08-10T13:22:00Z">
                  <w:rPr>
                    <w:ins w:id="28473" w:author="Thomas Dietz" w:date="2012-08-08T17:05:00Z"/>
                    <w:lang w:val="de-DE"/>
                  </w:rPr>
                </w:rPrChange>
              </w:rPr>
            </w:pPr>
            <w:ins w:id="28474" w:author="Thomas Dietz" w:date="2012-08-08T17:05:00Z">
              <w:r w:rsidRPr="00B80901">
                <w:rPr>
                  <w:rPrChange w:id="28475" w:author="Thomas Dietz" w:date="2012-08-10T13:22:00Z">
                    <w:rPr>
                      <w:lang w:val="de-DE"/>
                    </w:rPr>
                  </w:rPrChange>
                </w:rPr>
                <w:t xml:space="preserve">      NETCONF &lt;edit-config&gt; operations MUST be implemented as </w:t>
              </w:r>
            </w:ins>
          </w:p>
          <w:p w14:paraId="4BE19127" w14:textId="77777777" w:rsidR="009F3611" w:rsidRPr="00B80901" w:rsidRDefault="009F3611" w:rsidP="009F3611">
            <w:pPr>
              <w:pStyle w:val="XML1"/>
              <w:rPr>
                <w:ins w:id="28476" w:author="Thomas Dietz" w:date="2012-08-08T17:05:00Z"/>
                <w:rPrChange w:id="28477" w:author="Thomas Dietz" w:date="2012-08-10T13:22:00Z">
                  <w:rPr>
                    <w:ins w:id="28478" w:author="Thomas Dietz" w:date="2012-08-08T17:05:00Z"/>
                    <w:lang w:val="de-DE"/>
                  </w:rPr>
                </w:rPrChange>
              </w:rPr>
            </w:pPr>
            <w:ins w:id="28479" w:author="Thomas Dietz" w:date="2012-08-08T17:05:00Z">
              <w:r w:rsidRPr="00B80901">
                <w:rPr>
                  <w:rPrChange w:id="28480" w:author="Thomas Dietz" w:date="2012-08-10T13:22:00Z">
                    <w:rPr>
                      <w:lang w:val="de-DE"/>
                    </w:rPr>
                  </w:rPrChange>
                </w:rPr>
                <w:t xml:space="preserve">      follows: </w:t>
              </w:r>
            </w:ins>
          </w:p>
          <w:p w14:paraId="278A660D" w14:textId="77777777" w:rsidR="009F3611" w:rsidRPr="00B80901" w:rsidRDefault="009F3611" w:rsidP="009F3611">
            <w:pPr>
              <w:pStyle w:val="XML1"/>
              <w:rPr>
                <w:ins w:id="28481" w:author="Thomas Dietz" w:date="2012-08-08T17:05:00Z"/>
                <w:rPrChange w:id="28482" w:author="Thomas Dietz" w:date="2012-08-10T13:22:00Z">
                  <w:rPr>
                    <w:ins w:id="28483" w:author="Thomas Dietz" w:date="2012-08-08T17:05:00Z"/>
                    <w:lang w:val="de-DE"/>
                  </w:rPr>
                </w:rPrChange>
              </w:rPr>
            </w:pPr>
          </w:p>
          <w:p w14:paraId="0379D53F" w14:textId="77777777" w:rsidR="009F3611" w:rsidRPr="00B80901" w:rsidRDefault="009F3611" w:rsidP="009F3611">
            <w:pPr>
              <w:pStyle w:val="XML1"/>
              <w:rPr>
                <w:ins w:id="28484" w:author="Thomas Dietz" w:date="2012-08-08T17:05:00Z"/>
                <w:rPrChange w:id="28485" w:author="Thomas Dietz" w:date="2012-08-10T13:22:00Z">
                  <w:rPr>
                    <w:ins w:id="28486" w:author="Thomas Dietz" w:date="2012-08-08T17:05:00Z"/>
                    <w:lang w:val="de-DE"/>
                  </w:rPr>
                </w:rPrChange>
              </w:rPr>
            </w:pPr>
            <w:ins w:id="28487" w:author="Thomas Dietz" w:date="2012-08-08T17:05:00Z">
              <w:r w:rsidRPr="00B80901">
                <w:rPr>
                  <w:rPrChange w:id="28488" w:author="Thomas Dietz" w:date="2012-08-10T13:22:00Z">
                    <w:rPr>
                      <w:lang w:val="de-DE"/>
                    </w:rPr>
                  </w:rPrChange>
                </w:rPr>
                <w:t xml:space="preserve">      * The 'resource-id' element of OFResoureType MUST be present</w:t>
              </w:r>
            </w:ins>
          </w:p>
          <w:p w14:paraId="73F6812A" w14:textId="77777777" w:rsidR="009F3611" w:rsidRPr="00B80901" w:rsidRDefault="009F3611" w:rsidP="009F3611">
            <w:pPr>
              <w:pStyle w:val="XML1"/>
              <w:rPr>
                <w:ins w:id="28489" w:author="Thomas Dietz" w:date="2012-08-08T17:05:00Z"/>
                <w:rPrChange w:id="28490" w:author="Thomas Dietz" w:date="2012-08-10T13:22:00Z">
                  <w:rPr>
                    <w:ins w:id="28491" w:author="Thomas Dietz" w:date="2012-08-08T17:05:00Z"/>
                    <w:lang w:val="de-DE"/>
                  </w:rPr>
                </w:rPrChange>
              </w:rPr>
            </w:pPr>
            <w:ins w:id="28492" w:author="Thomas Dietz" w:date="2012-08-08T17:05:00Z">
              <w:r w:rsidRPr="00B80901">
                <w:rPr>
                  <w:rPrChange w:id="28493" w:author="Thomas Dietz" w:date="2012-08-10T13:22:00Z">
                    <w:rPr>
                      <w:lang w:val="de-DE"/>
                    </w:rPr>
                  </w:rPrChange>
                </w:rPr>
                <w:t xml:space="preserve">        at all &lt;edit-config&gt; operations to identify the port.</w:t>
              </w:r>
            </w:ins>
          </w:p>
          <w:p w14:paraId="52C619B3" w14:textId="77777777" w:rsidR="009F3611" w:rsidRPr="00B80901" w:rsidRDefault="009F3611" w:rsidP="009F3611">
            <w:pPr>
              <w:pStyle w:val="XML1"/>
              <w:rPr>
                <w:ins w:id="28494" w:author="Thomas Dietz" w:date="2012-08-08T17:05:00Z"/>
                <w:rPrChange w:id="28495" w:author="Thomas Dietz" w:date="2012-08-10T13:22:00Z">
                  <w:rPr>
                    <w:ins w:id="28496" w:author="Thomas Dietz" w:date="2012-08-08T17:05:00Z"/>
                    <w:lang w:val="de-DE"/>
                  </w:rPr>
                </w:rPrChange>
              </w:rPr>
            </w:pPr>
            <w:ins w:id="28497" w:author="Thomas Dietz" w:date="2012-08-08T17:05:00Z">
              <w:r w:rsidRPr="00B80901">
                <w:rPr>
                  <w:rPrChange w:id="28498" w:author="Thomas Dietz" w:date="2012-08-10T13:22:00Z">
                    <w:rPr>
                      <w:lang w:val="de-DE"/>
                    </w:rPr>
                  </w:rPrChange>
                </w:rPr>
                <w:t xml:space="preserve">      * If the operation is 'merge' or 'replace', the element is</w:t>
              </w:r>
            </w:ins>
          </w:p>
          <w:p w14:paraId="14D4C205" w14:textId="77777777" w:rsidR="009F3611" w:rsidRPr="00B80901" w:rsidRDefault="009F3611" w:rsidP="009F3611">
            <w:pPr>
              <w:pStyle w:val="XML1"/>
              <w:rPr>
                <w:ins w:id="28499" w:author="Thomas Dietz" w:date="2012-08-08T17:05:00Z"/>
                <w:rPrChange w:id="28500" w:author="Thomas Dietz" w:date="2012-08-10T13:22:00Z">
                  <w:rPr>
                    <w:ins w:id="28501" w:author="Thomas Dietz" w:date="2012-08-08T17:05:00Z"/>
                    <w:lang w:val="de-DE"/>
                  </w:rPr>
                </w:rPrChange>
              </w:rPr>
            </w:pPr>
            <w:ins w:id="28502" w:author="Thomas Dietz" w:date="2012-08-08T17:05:00Z">
              <w:r w:rsidRPr="00B80901">
                <w:rPr>
                  <w:rPrChange w:id="28503" w:author="Thomas Dietz" w:date="2012-08-10T13:22:00Z">
                    <w:rPr>
                      <w:lang w:val="de-DE"/>
                    </w:rPr>
                  </w:rPrChange>
                </w:rPr>
                <w:t xml:space="preserve">        created if it does not exist, and its value is set to the</w:t>
              </w:r>
            </w:ins>
          </w:p>
          <w:p w14:paraId="4123F310" w14:textId="77777777" w:rsidR="009F3611" w:rsidRPr="00B80901" w:rsidRDefault="009F3611" w:rsidP="009F3611">
            <w:pPr>
              <w:pStyle w:val="XML1"/>
              <w:rPr>
                <w:ins w:id="28504" w:author="Thomas Dietz" w:date="2012-08-08T17:05:00Z"/>
                <w:rPrChange w:id="28505" w:author="Thomas Dietz" w:date="2012-08-10T13:22:00Z">
                  <w:rPr>
                    <w:ins w:id="28506" w:author="Thomas Dietz" w:date="2012-08-08T17:05:00Z"/>
                    <w:lang w:val="de-DE"/>
                  </w:rPr>
                </w:rPrChange>
              </w:rPr>
            </w:pPr>
            <w:ins w:id="28507" w:author="Thomas Dietz" w:date="2012-08-08T17:05:00Z">
              <w:r w:rsidRPr="00B80901">
                <w:rPr>
                  <w:rPrChange w:id="28508" w:author="Thomas Dietz" w:date="2012-08-10T13:22:00Z">
                    <w:rPr>
                      <w:lang w:val="de-DE"/>
                    </w:rPr>
                  </w:rPrChange>
                </w:rPr>
                <w:t xml:space="preserve">        value found in the XML RPC data.</w:t>
              </w:r>
            </w:ins>
          </w:p>
          <w:p w14:paraId="1B307DF6" w14:textId="77777777" w:rsidR="009F3611" w:rsidRPr="00B80901" w:rsidRDefault="009F3611" w:rsidP="009F3611">
            <w:pPr>
              <w:pStyle w:val="XML1"/>
              <w:rPr>
                <w:ins w:id="28509" w:author="Thomas Dietz" w:date="2012-08-08T17:05:00Z"/>
                <w:rPrChange w:id="28510" w:author="Thomas Dietz" w:date="2012-08-10T13:22:00Z">
                  <w:rPr>
                    <w:ins w:id="28511" w:author="Thomas Dietz" w:date="2012-08-08T17:05:00Z"/>
                    <w:lang w:val="de-DE"/>
                  </w:rPr>
                </w:rPrChange>
              </w:rPr>
            </w:pPr>
            <w:ins w:id="28512" w:author="Thomas Dietz" w:date="2012-08-08T17:05:00Z">
              <w:r w:rsidRPr="00B80901">
                <w:rPr>
                  <w:rPrChange w:id="28513" w:author="Thomas Dietz" w:date="2012-08-10T13:22:00Z">
                    <w:rPr>
                      <w:lang w:val="de-DE"/>
                    </w:rPr>
                  </w:rPrChange>
                </w:rPr>
                <w:t xml:space="preserve">      * If the operation is 'create', the element is created if it</w:t>
              </w:r>
            </w:ins>
          </w:p>
          <w:p w14:paraId="2E5D1558" w14:textId="77777777" w:rsidR="009F3611" w:rsidRPr="00B80901" w:rsidRDefault="009F3611" w:rsidP="009F3611">
            <w:pPr>
              <w:pStyle w:val="XML1"/>
              <w:rPr>
                <w:ins w:id="28514" w:author="Thomas Dietz" w:date="2012-08-08T17:05:00Z"/>
                <w:rPrChange w:id="28515" w:author="Thomas Dietz" w:date="2012-08-10T13:22:00Z">
                  <w:rPr>
                    <w:ins w:id="28516" w:author="Thomas Dietz" w:date="2012-08-08T17:05:00Z"/>
                    <w:lang w:val="de-DE"/>
                  </w:rPr>
                </w:rPrChange>
              </w:rPr>
            </w:pPr>
            <w:ins w:id="28517" w:author="Thomas Dietz" w:date="2012-08-08T17:05:00Z">
              <w:r w:rsidRPr="00B80901">
                <w:rPr>
                  <w:rPrChange w:id="28518" w:author="Thomas Dietz" w:date="2012-08-10T13:22:00Z">
                    <w:rPr>
                      <w:lang w:val="de-DE"/>
                    </w:rPr>
                  </w:rPrChange>
                </w:rPr>
                <w:t xml:space="preserve">        does not exist. If the element already exists, a</w:t>
              </w:r>
            </w:ins>
          </w:p>
          <w:p w14:paraId="440895AE" w14:textId="77777777" w:rsidR="009F3611" w:rsidRPr="00B80901" w:rsidRDefault="009F3611" w:rsidP="009F3611">
            <w:pPr>
              <w:pStyle w:val="XML1"/>
              <w:rPr>
                <w:ins w:id="28519" w:author="Thomas Dietz" w:date="2012-08-08T17:05:00Z"/>
                <w:rPrChange w:id="28520" w:author="Thomas Dietz" w:date="2012-08-10T13:22:00Z">
                  <w:rPr>
                    <w:ins w:id="28521" w:author="Thomas Dietz" w:date="2012-08-08T17:05:00Z"/>
                    <w:lang w:val="de-DE"/>
                  </w:rPr>
                </w:rPrChange>
              </w:rPr>
            </w:pPr>
            <w:ins w:id="28522" w:author="Thomas Dietz" w:date="2012-08-08T17:05:00Z">
              <w:r w:rsidRPr="00B80901">
                <w:rPr>
                  <w:rPrChange w:id="28523" w:author="Thomas Dietz" w:date="2012-08-10T13:22:00Z">
                    <w:rPr>
                      <w:lang w:val="de-DE"/>
                    </w:rPr>
                  </w:rPrChange>
                </w:rPr>
                <w:t xml:space="preserve">        'data</w:t>
              </w:r>
              <w:r w:rsidRPr="00B80901">
                <w:rPr>
                  <w:rFonts w:ascii="MS Mincho" w:eastAsia="MS Mincho" w:hAnsi="MS Mincho" w:cs="MS Mincho"/>
                  <w:rPrChange w:id="28524" w:author="Thomas Dietz" w:date="2012-08-10T13:22:00Z">
                    <w:rPr>
                      <w:rFonts w:ascii="MS Mincho" w:eastAsia="MS Mincho" w:hAnsi="MS Mincho" w:cs="MS Mincho"/>
                      <w:lang w:val="de-DE"/>
                    </w:rPr>
                  </w:rPrChange>
                </w:rPr>
                <w:t>‑</w:t>
              </w:r>
              <w:r w:rsidRPr="00B80901">
                <w:rPr>
                  <w:rPrChange w:id="28525" w:author="Thomas Dietz" w:date="2012-08-10T13:22:00Z">
                    <w:rPr>
                      <w:lang w:val="de-DE"/>
                    </w:rPr>
                  </w:rPrChange>
                </w:rPr>
                <w:t>exists' error is returned.</w:t>
              </w:r>
            </w:ins>
          </w:p>
          <w:p w14:paraId="1862FD58" w14:textId="77777777" w:rsidR="009F3611" w:rsidRPr="00B80901" w:rsidRDefault="009F3611" w:rsidP="009F3611">
            <w:pPr>
              <w:pStyle w:val="XML1"/>
              <w:rPr>
                <w:ins w:id="28526" w:author="Thomas Dietz" w:date="2012-08-08T17:05:00Z"/>
                <w:rPrChange w:id="28527" w:author="Thomas Dietz" w:date="2012-08-10T13:22:00Z">
                  <w:rPr>
                    <w:ins w:id="28528" w:author="Thomas Dietz" w:date="2012-08-08T17:05:00Z"/>
                    <w:lang w:val="de-DE"/>
                  </w:rPr>
                </w:rPrChange>
              </w:rPr>
            </w:pPr>
            <w:ins w:id="28529" w:author="Thomas Dietz" w:date="2012-08-08T17:05:00Z">
              <w:r w:rsidRPr="00B80901">
                <w:rPr>
                  <w:rPrChange w:id="28530" w:author="Thomas Dietz" w:date="2012-08-10T13:22:00Z">
                    <w:rPr>
                      <w:lang w:val="de-DE"/>
                    </w:rPr>
                  </w:rPrChange>
                </w:rPr>
                <w:t xml:space="preserve">      * If the operation is 'delete', the element is deleted if it</w:t>
              </w:r>
            </w:ins>
          </w:p>
          <w:p w14:paraId="289DD73C" w14:textId="77777777" w:rsidR="009F3611" w:rsidRPr="00B80901" w:rsidRDefault="009F3611" w:rsidP="009F3611">
            <w:pPr>
              <w:pStyle w:val="XML1"/>
              <w:rPr>
                <w:ins w:id="28531" w:author="Thomas Dietz" w:date="2012-08-08T17:05:00Z"/>
                <w:rPrChange w:id="28532" w:author="Thomas Dietz" w:date="2012-08-10T13:22:00Z">
                  <w:rPr>
                    <w:ins w:id="28533" w:author="Thomas Dietz" w:date="2012-08-08T17:05:00Z"/>
                    <w:lang w:val="de-DE"/>
                  </w:rPr>
                </w:rPrChange>
              </w:rPr>
            </w:pPr>
            <w:ins w:id="28534" w:author="Thomas Dietz" w:date="2012-08-08T17:05:00Z">
              <w:r w:rsidRPr="00B80901">
                <w:rPr>
                  <w:rPrChange w:id="28535" w:author="Thomas Dietz" w:date="2012-08-10T13:22:00Z">
                    <w:rPr>
                      <w:lang w:val="de-DE"/>
                    </w:rPr>
                  </w:rPrChange>
                </w:rPr>
                <w:t xml:space="preserve">        exists. If the element does not exist, a 'data</w:t>
              </w:r>
              <w:r w:rsidRPr="00B80901">
                <w:rPr>
                  <w:rFonts w:ascii="MS Mincho" w:eastAsia="MS Mincho" w:hAnsi="MS Mincho" w:cs="MS Mincho"/>
                  <w:rPrChange w:id="28536" w:author="Thomas Dietz" w:date="2012-08-10T13:22:00Z">
                    <w:rPr>
                      <w:rFonts w:ascii="MS Mincho" w:eastAsia="MS Mincho" w:hAnsi="MS Mincho" w:cs="MS Mincho"/>
                      <w:lang w:val="de-DE"/>
                    </w:rPr>
                  </w:rPrChange>
                </w:rPr>
                <w:t>‑</w:t>
              </w:r>
              <w:r w:rsidRPr="00B80901">
                <w:rPr>
                  <w:rPrChange w:id="28537" w:author="Thomas Dietz" w:date="2012-08-10T13:22:00Z">
                    <w:rPr>
                      <w:lang w:val="de-DE"/>
                    </w:rPr>
                  </w:rPrChange>
                </w:rPr>
                <w:t>missing'</w:t>
              </w:r>
            </w:ins>
          </w:p>
          <w:p w14:paraId="4A56F076" w14:textId="77777777" w:rsidR="009F3611" w:rsidRPr="00B80901" w:rsidRDefault="009F3611" w:rsidP="009F3611">
            <w:pPr>
              <w:pStyle w:val="XML1"/>
              <w:rPr>
                <w:ins w:id="28538" w:author="Thomas Dietz" w:date="2012-08-08T17:05:00Z"/>
                <w:rPrChange w:id="28539" w:author="Thomas Dietz" w:date="2012-08-10T13:22:00Z">
                  <w:rPr>
                    <w:ins w:id="28540" w:author="Thomas Dietz" w:date="2012-08-08T17:05:00Z"/>
                    <w:lang w:val="de-DE"/>
                  </w:rPr>
                </w:rPrChange>
              </w:rPr>
            </w:pPr>
            <w:ins w:id="28541" w:author="Thomas Dietz" w:date="2012-08-08T17:05:00Z">
              <w:r w:rsidRPr="00B80901">
                <w:rPr>
                  <w:rPrChange w:id="28542" w:author="Thomas Dietz" w:date="2012-08-10T13:22:00Z">
                    <w:rPr>
                      <w:lang w:val="de-DE"/>
                    </w:rPr>
                  </w:rPrChange>
                </w:rPr>
                <w:t xml:space="preserve">        error is returned.";</w:t>
              </w:r>
            </w:ins>
          </w:p>
          <w:p w14:paraId="0453CCA4" w14:textId="77777777" w:rsidR="009F3611" w:rsidRPr="00B80901" w:rsidRDefault="009F3611" w:rsidP="009F3611">
            <w:pPr>
              <w:pStyle w:val="XML1"/>
              <w:rPr>
                <w:ins w:id="28543" w:author="Thomas Dietz" w:date="2012-08-08T17:05:00Z"/>
                <w:rPrChange w:id="28544" w:author="Thomas Dietz" w:date="2012-08-10T13:22:00Z">
                  <w:rPr>
                    <w:ins w:id="28545" w:author="Thomas Dietz" w:date="2012-08-08T17:05:00Z"/>
                    <w:lang w:val="de-DE"/>
                  </w:rPr>
                </w:rPrChange>
              </w:rPr>
            </w:pPr>
            <w:ins w:id="28546" w:author="Thomas Dietz" w:date="2012-08-08T17:05:00Z">
              <w:r w:rsidRPr="00B80901">
                <w:rPr>
                  <w:rPrChange w:id="28547" w:author="Thomas Dietz" w:date="2012-08-10T13:22:00Z">
                    <w:rPr>
                      <w:lang w:val="de-DE"/>
                    </w:rPr>
                  </w:rPrChange>
                </w:rPr>
                <w:t xml:space="preserve">    uses OFResourceType;</w:t>
              </w:r>
            </w:ins>
          </w:p>
          <w:p w14:paraId="1DDE6707" w14:textId="77777777" w:rsidR="009F3611" w:rsidRPr="00B80901" w:rsidRDefault="009F3611" w:rsidP="009F3611">
            <w:pPr>
              <w:pStyle w:val="XML1"/>
              <w:rPr>
                <w:ins w:id="28548" w:author="Thomas Dietz" w:date="2012-08-08T17:05:00Z"/>
                <w:rPrChange w:id="28549" w:author="Thomas Dietz" w:date="2012-08-10T13:22:00Z">
                  <w:rPr>
                    <w:ins w:id="28550" w:author="Thomas Dietz" w:date="2012-08-08T17:05:00Z"/>
                    <w:lang w:val="de-DE"/>
                  </w:rPr>
                </w:rPrChange>
              </w:rPr>
            </w:pPr>
            <w:ins w:id="28551" w:author="Thomas Dietz" w:date="2012-08-08T17:05:00Z">
              <w:r w:rsidRPr="00B80901">
                <w:rPr>
                  <w:rPrChange w:id="28552" w:author="Thomas Dietz" w:date="2012-08-10T13:22:00Z">
                    <w:rPr>
                      <w:lang w:val="de-DE"/>
                    </w:rPr>
                  </w:rPrChange>
                </w:rPr>
                <w:t xml:space="preserve">    leaf number {</w:t>
              </w:r>
            </w:ins>
          </w:p>
          <w:p w14:paraId="78233AE7" w14:textId="77777777" w:rsidR="009F3611" w:rsidRPr="00B80901" w:rsidRDefault="009F3611" w:rsidP="009F3611">
            <w:pPr>
              <w:pStyle w:val="XML1"/>
              <w:rPr>
                <w:ins w:id="28553" w:author="Thomas Dietz" w:date="2012-08-08T17:05:00Z"/>
                <w:rPrChange w:id="28554" w:author="Thomas Dietz" w:date="2012-08-10T13:22:00Z">
                  <w:rPr>
                    <w:ins w:id="28555" w:author="Thomas Dietz" w:date="2012-08-08T17:05:00Z"/>
                    <w:lang w:val="de-DE"/>
                  </w:rPr>
                </w:rPrChange>
              </w:rPr>
            </w:pPr>
            <w:ins w:id="28556" w:author="Thomas Dietz" w:date="2012-08-08T17:05:00Z">
              <w:r w:rsidRPr="00B80901">
                <w:rPr>
                  <w:rPrChange w:id="28557" w:author="Thomas Dietz" w:date="2012-08-10T13:22:00Z">
                    <w:rPr>
                      <w:lang w:val="de-DE"/>
                    </w:rPr>
                  </w:rPrChange>
                </w:rPr>
                <w:lastRenderedPageBreak/>
                <w:t xml:space="preserve">      type uint64;</w:t>
              </w:r>
            </w:ins>
          </w:p>
          <w:p w14:paraId="7A979511" w14:textId="77777777" w:rsidR="009F3611" w:rsidRPr="00B80901" w:rsidRDefault="009F3611" w:rsidP="009F3611">
            <w:pPr>
              <w:pStyle w:val="XML1"/>
              <w:rPr>
                <w:ins w:id="28558" w:author="Thomas Dietz" w:date="2012-08-08T17:05:00Z"/>
                <w:rPrChange w:id="28559" w:author="Thomas Dietz" w:date="2012-08-10T13:22:00Z">
                  <w:rPr>
                    <w:ins w:id="28560" w:author="Thomas Dietz" w:date="2012-08-08T17:05:00Z"/>
                    <w:lang w:val="de-DE"/>
                  </w:rPr>
                </w:rPrChange>
              </w:rPr>
            </w:pPr>
            <w:ins w:id="28561" w:author="Thomas Dietz" w:date="2012-08-08T17:05:00Z">
              <w:r w:rsidRPr="00B80901">
                <w:rPr>
                  <w:rPrChange w:id="28562" w:author="Thomas Dietz" w:date="2012-08-10T13:22:00Z">
                    <w:rPr>
                      <w:lang w:val="de-DE"/>
                    </w:rPr>
                  </w:rPrChange>
                </w:rPr>
                <w:t xml:space="preserve">      config false;</w:t>
              </w:r>
            </w:ins>
          </w:p>
          <w:p w14:paraId="243EB59F" w14:textId="77777777" w:rsidR="009F3611" w:rsidRPr="00B80901" w:rsidRDefault="009F3611" w:rsidP="009F3611">
            <w:pPr>
              <w:pStyle w:val="XML1"/>
              <w:rPr>
                <w:ins w:id="28563" w:author="Thomas Dietz" w:date="2012-08-08T17:05:00Z"/>
                <w:rPrChange w:id="28564" w:author="Thomas Dietz" w:date="2012-08-10T13:22:00Z">
                  <w:rPr>
                    <w:ins w:id="28565" w:author="Thomas Dietz" w:date="2012-08-08T17:05:00Z"/>
                    <w:lang w:val="de-DE"/>
                  </w:rPr>
                </w:rPrChange>
              </w:rPr>
            </w:pPr>
            <w:ins w:id="28566" w:author="Thomas Dietz" w:date="2012-08-08T17:05:00Z">
              <w:r w:rsidRPr="00B80901">
                <w:rPr>
                  <w:rPrChange w:id="28567" w:author="Thomas Dietz" w:date="2012-08-10T13:22:00Z">
                    <w:rPr>
                      <w:lang w:val="de-DE"/>
                    </w:rPr>
                  </w:rPrChange>
                </w:rPr>
                <w:t xml:space="preserve">      description "This number identifies the OpenFlow Port to </w:t>
              </w:r>
            </w:ins>
          </w:p>
          <w:p w14:paraId="14CA65C3" w14:textId="77777777" w:rsidR="009F3611" w:rsidRPr="00B80901" w:rsidRDefault="009F3611" w:rsidP="009F3611">
            <w:pPr>
              <w:pStyle w:val="XML1"/>
              <w:rPr>
                <w:ins w:id="28568" w:author="Thomas Dietz" w:date="2012-08-08T17:05:00Z"/>
                <w:rPrChange w:id="28569" w:author="Thomas Dietz" w:date="2012-08-10T13:22:00Z">
                  <w:rPr>
                    <w:ins w:id="28570" w:author="Thomas Dietz" w:date="2012-08-08T17:05:00Z"/>
                    <w:lang w:val="de-DE"/>
                  </w:rPr>
                </w:rPrChange>
              </w:rPr>
            </w:pPr>
            <w:ins w:id="28571" w:author="Thomas Dietz" w:date="2012-08-08T17:05:00Z">
              <w:r w:rsidRPr="00B80901">
                <w:rPr>
                  <w:rPrChange w:id="28572" w:author="Thomas Dietz" w:date="2012-08-10T13:22:00Z">
                    <w:rPr>
                      <w:lang w:val="de-DE"/>
                    </w:rPr>
                  </w:rPrChange>
                </w:rPr>
                <w:t xml:space="preserve">        OpenFlow Controllers. It is assigned to an OpenFlow Port </w:t>
              </w:r>
            </w:ins>
          </w:p>
          <w:p w14:paraId="33AEAAE1" w14:textId="77777777" w:rsidR="009F3611" w:rsidRPr="00B80901" w:rsidRDefault="009F3611" w:rsidP="009F3611">
            <w:pPr>
              <w:pStyle w:val="XML1"/>
              <w:rPr>
                <w:ins w:id="28573" w:author="Thomas Dietz" w:date="2012-08-08T17:05:00Z"/>
                <w:rPrChange w:id="28574" w:author="Thomas Dietz" w:date="2012-08-10T13:22:00Z">
                  <w:rPr>
                    <w:ins w:id="28575" w:author="Thomas Dietz" w:date="2012-08-08T17:05:00Z"/>
                    <w:lang w:val="de-DE"/>
                  </w:rPr>
                </w:rPrChange>
              </w:rPr>
            </w:pPr>
            <w:ins w:id="28576" w:author="Thomas Dietz" w:date="2012-08-08T17:05:00Z">
              <w:r w:rsidRPr="00B80901">
                <w:rPr>
                  <w:rPrChange w:id="28577" w:author="Thomas Dietz" w:date="2012-08-10T13:22:00Z">
                    <w:rPr>
                      <w:lang w:val="de-DE"/>
                    </w:rPr>
                  </w:rPrChange>
                </w:rPr>
                <w:t xml:space="preserve">        latest when the OpenFlow Port is associated with and</w:t>
              </w:r>
            </w:ins>
          </w:p>
          <w:p w14:paraId="4EDE46B0" w14:textId="77777777" w:rsidR="009F3611" w:rsidRPr="00B80901" w:rsidRDefault="009F3611" w:rsidP="009F3611">
            <w:pPr>
              <w:pStyle w:val="XML1"/>
              <w:rPr>
                <w:ins w:id="28578" w:author="Thomas Dietz" w:date="2012-08-08T17:05:00Z"/>
                <w:rPrChange w:id="28579" w:author="Thomas Dietz" w:date="2012-08-10T13:22:00Z">
                  <w:rPr>
                    <w:ins w:id="28580" w:author="Thomas Dietz" w:date="2012-08-08T17:05:00Z"/>
                    <w:lang w:val="de-DE"/>
                  </w:rPr>
                </w:rPrChange>
              </w:rPr>
            </w:pPr>
            <w:ins w:id="28581" w:author="Thomas Dietz" w:date="2012-08-08T17:05:00Z">
              <w:r w:rsidRPr="00B80901">
                <w:rPr>
                  <w:rPrChange w:id="28582" w:author="Thomas Dietz" w:date="2012-08-10T13:22:00Z">
                    <w:rPr>
                      <w:lang w:val="de-DE"/>
                    </w:rPr>
                  </w:rPrChange>
                </w:rPr>
                <w:t xml:space="preserve">        OpenFlow Logical Switch.  If the OpenFlow Port is</w:t>
              </w:r>
            </w:ins>
          </w:p>
          <w:p w14:paraId="404ABCAF" w14:textId="77777777" w:rsidR="009F3611" w:rsidRPr="00B80901" w:rsidRDefault="009F3611" w:rsidP="009F3611">
            <w:pPr>
              <w:pStyle w:val="XML1"/>
              <w:rPr>
                <w:ins w:id="28583" w:author="Thomas Dietz" w:date="2012-08-08T17:05:00Z"/>
                <w:rPrChange w:id="28584" w:author="Thomas Dietz" w:date="2012-08-10T13:22:00Z">
                  <w:rPr>
                    <w:ins w:id="28585" w:author="Thomas Dietz" w:date="2012-08-08T17:05:00Z"/>
                    <w:lang w:val="de-DE"/>
                  </w:rPr>
                </w:rPrChange>
              </w:rPr>
            </w:pPr>
            <w:ins w:id="28586" w:author="Thomas Dietz" w:date="2012-08-08T17:05:00Z">
              <w:r w:rsidRPr="00B80901">
                <w:rPr>
                  <w:rPrChange w:id="28587" w:author="Thomas Dietz" w:date="2012-08-10T13:22:00Z">
                    <w:rPr>
                      <w:lang w:val="de-DE"/>
                    </w:rPr>
                  </w:rPrChange>
                </w:rPr>
                <w:t xml:space="preserve">        associated with an OpenFlow Logical Switch, this element</w:t>
              </w:r>
            </w:ins>
          </w:p>
          <w:p w14:paraId="0E354AE3" w14:textId="77777777" w:rsidR="009F3611" w:rsidRPr="00B80901" w:rsidRDefault="009F3611" w:rsidP="009F3611">
            <w:pPr>
              <w:pStyle w:val="XML1"/>
              <w:rPr>
                <w:ins w:id="28588" w:author="Thomas Dietz" w:date="2012-08-08T17:05:00Z"/>
                <w:rPrChange w:id="28589" w:author="Thomas Dietz" w:date="2012-08-10T13:22:00Z">
                  <w:rPr>
                    <w:ins w:id="28590" w:author="Thomas Dietz" w:date="2012-08-08T17:05:00Z"/>
                    <w:lang w:val="de-DE"/>
                  </w:rPr>
                </w:rPrChange>
              </w:rPr>
            </w:pPr>
            <w:ins w:id="28591" w:author="Thomas Dietz" w:date="2012-08-08T17:05:00Z">
              <w:r w:rsidRPr="00B80901">
                <w:rPr>
                  <w:rPrChange w:id="28592" w:author="Thomas Dietz" w:date="2012-08-10T13:22:00Z">
                    <w:rPr>
                      <w:lang w:val="de-DE"/>
                    </w:rPr>
                  </w:rPrChange>
                </w:rPr>
                <w:t xml:space="preserve">        MUST be unique within the context of the OpenFlow Logical</w:t>
              </w:r>
            </w:ins>
          </w:p>
          <w:p w14:paraId="2D869A9E" w14:textId="77777777" w:rsidR="009F3611" w:rsidRPr="00B80901" w:rsidRDefault="009F3611" w:rsidP="009F3611">
            <w:pPr>
              <w:pStyle w:val="XML1"/>
              <w:rPr>
                <w:ins w:id="28593" w:author="Thomas Dietz" w:date="2012-08-08T17:05:00Z"/>
                <w:rPrChange w:id="28594" w:author="Thomas Dietz" w:date="2012-08-10T13:22:00Z">
                  <w:rPr>
                    <w:ins w:id="28595" w:author="Thomas Dietz" w:date="2012-08-08T17:05:00Z"/>
                    <w:lang w:val="de-DE"/>
                  </w:rPr>
                </w:rPrChange>
              </w:rPr>
            </w:pPr>
            <w:ins w:id="28596" w:author="Thomas Dietz" w:date="2012-08-08T17:05:00Z">
              <w:r w:rsidRPr="00B80901">
                <w:rPr>
                  <w:rPrChange w:id="28597" w:author="Thomas Dietz" w:date="2012-08-10T13:22:00Z">
                    <w:rPr>
                      <w:lang w:val="de-DE"/>
                    </w:rPr>
                  </w:rPrChange>
                </w:rPr>
                <w:t xml:space="preserve">        Switch.  </w:t>
              </w:r>
            </w:ins>
          </w:p>
          <w:p w14:paraId="1FE66310" w14:textId="77777777" w:rsidR="009F3611" w:rsidRPr="00B80901" w:rsidRDefault="009F3611" w:rsidP="009F3611">
            <w:pPr>
              <w:pStyle w:val="XML1"/>
              <w:rPr>
                <w:ins w:id="28598" w:author="Thomas Dietz" w:date="2012-08-08T17:05:00Z"/>
                <w:rPrChange w:id="28599" w:author="Thomas Dietz" w:date="2012-08-10T13:22:00Z">
                  <w:rPr>
                    <w:ins w:id="28600" w:author="Thomas Dietz" w:date="2012-08-08T17:05:00Z"/>
                    <w:lang w:val="de-DE"/>
                  </w:rPr>
                </w:rPrChange>
              </w:rPr>
            </w:pPr>
            <w:ins w:id="28601" w:author="Thomas Dietz" w:date="2012-08-08T17:05:00Z">
              <w:r w:rsidRPr="00B80901">
                <w:rPr>
                  <w:rPrChange w:id="28602" w:author="Thomas Dietz" w:date="2012-08-10T13:22:00Z">
                    <w:rPr>
                      <w:lang w:val="de-DE"/>
                    </w:rPr>
                  </w:rPrChange>
                </w:rPr>
                <w:t xml:space="preserve">      </w:t>
              </w:r>
            </w:ins>
          </w:p>
          <w:p w14:paraId="6473111C" w14:textId="77777777" w:rsidR="009F3611" w:rsidRPr="00B80901" w:rsidRDefault="009F3611" w:rsidP="009F3611">
            <w:pPr>
              <w:pStyle w:val="XML1"/>
              <w:rPr>
                <w:ins w:id="28603" w:author="Thomas Dietz" w:date="2012-08-08T17:05:00Z"/>
                <w:rPrChange w:id="28604" w:author="Thomas Dietz" w:date="2012-08-10T13:22:00Z">
                  <w:rPr>
                    <w:ins w:id="28605" w:author="Thomas Dietz" w:date="2012-08-08T17:05:00Z"/>
                    <w:lang w:val="de-DE"/>
                  </w:rPr>
                </w:rPrChange>
              </w:rPr>
            </w:pPr>
            <w:ins w:id="28606" w:author="Thomas Dietz" w:date="2012-08-08T17:05:00Z">
              <w:r w:rsidRPr="00B80901">
                <w:rPr>
                  <w:rPrChange w:id="28607" w:author="Thomas Dietz" w:date="2012-08-10T13:22:00Z">
                    <w:rPr>
                      <w:lang w:val="de-DE"/>
                    </w:rPr>
                  </w:rPrChange>
                </w:rPr>
                <w:t xml:space="preserve">        OpenFlow Capable Switch implementations may choose to</w:t>
              </w:r>
            </w:ins>
          </w:p>
          <w:p w14:paraId="2D645722" w14:textId="77777777" w:rsidR="009F3611" w:rsidRPr="00B80901" w:rsidRDefault="009F3611" w:rsidP="009F3611">
            <w:pPr>
              <w:pStyle w:val="XML1"/>
              <w:rPr>
                <w:ins w:id="28608" w:author="Thomas Dietz" w:date="2012-08-08T17:05:00Z"/>
                <w:rPrChange w:id="28609" w:author="Thomas Dietz" w:date="2012-08-10T13:22:00Z">
                  <w:rPr>
                    <w:ins w:id="28610" w:author="Thomas Dietz" w:date="2012-08-08T17:05:00Z"/>
                    <w:lang w:val="de-DE"/>
                  </w:rPr>
                </w:rPrChange>
              </w:rPr>
            </w:pPr>
            <w:ins w:id="28611" w:author="Thomas Dietz" w:date="2012-08-08T17:05:00Z">
              <w:r w:rsidRPr="00B80901">
                <w:rPr>
                  <w:rPrChange w:id="28612" w:author="Thomas Dietz" w:date="2012-08-10T13:22:00Z">
                    <w:rPr>
                      <w:lang w:val="de-DE"/>
                    </w:rPr>
                  </w:rPrChange>
                </w:rPr>
                <w:t xml:space="preserve">        assign values to OpenFlow Ports that are unique within the</w:t>
              </w:r>
            </w:ins>
          </w:p>
          <w:p w14:paraId="7D6F85C5" w14:textId="77777777" w:rsidR="009F3611" w:rsidRPr="00B80901" w:rsidRDefault="009F3611" w:rsidP="009F3611">
            <w:pPr>
              <w:pStyle w:val="XML1"/>
              <w:rPr>
                <w:ins w:id="28613" w:author="Thomas Dietz" w:date="2012-08-08T17:05:00Z"/>
                <w:rPrChange w:id="28614" w:author="Thomas Dietz" w:date="2012-08-10T13:22:00Z">
                  <w:rPr>
                    <w:ins w:id="28615" w:author="Thomas Dietz" w:date="2012-08-08T17:05:00Z"/>
                    <w:lang w:val="de-DE"/>
                  </w:rPr>
                </w:rPrChange>
              </w:rPr>
            </w:pPr>
            <w:ins w:id="28616" w:author="Thomas Dietz" w:date="2012-08-08T17:05:00Z">
              <w:r w:rsidRPr="00B80901">
                <w:rPr>
                  <w:rPrChange w:id="28617" w:author="Thomas Dietz" w:date="2012-08-10T13:22:00Z">
                    <w:rPr>
                      <w:lang w:val="de-DE"/>
                    </w:rPr>
                  </w:rPrChange>
                </w:rPr>
                <w:t xml:space="preserve">        context of the OpenFlow Logical Switch.  These numbers can</w:t>
              </w:r>
            </w:ins>
          </w:p>
          <w:p w14:paraId="3A6BCF47" w14:textId="77777777" w:rsidR="009F3611" w:rsidRPr="00B80901" w:rsidRDefault="009F3611" w:rsidP="009F3611">
            <w:pPr>
              <w:pStyle w:val="XML1"/>
              <w:rPr>
                <w:ins w:id="28618" w:author="Thomas Dietz" w:date="2012-08-08T17:05:00Z"/>
                <w:rPrChange w:id="28619" w:author="Thomas Dietz" w:date="2012-08-10T13:22:00Z">
                  <w:rPr>
                    <w:ins w:id="28620" w:author="Thomas Dietz" w:date="2012-08-08T17:05:00Z"/>
                    <w:lang w:val="de-DE"/>
                  </w:rPr>
                </w:rPrChange>
              </w:rPr>
            </w:pPr>
            <w:ins w:id="28621" w:author="Thomas Dietz" w:date="2012-08-08T17:05:00Z">
              <w:r w:rsidRPr="00B80901">
                <w:rPr>
                  <w:rPrChange w:id="28622" w:author="Thomas Dietz" w:date="2012-08-10T13:22:00Z">
                    <w:rPr>
                      <w:lang w:val="de-DE"/>
                    </w:rPr>
                  </w:rPrChange>
                </w:rPr>
                <w:t xml:space="preserve">        be used independent of assignments to OpenFlow Logical</w:t>
              </w:r>
            </w:ins>
          </w:p>
          <w:p w14:paraId="54FBA23F" w14:textId="77777777" w:rsidR="009F3611" w:rsidRPr="00B80901" w:rsidRDefault="009F3611" w:rsidP="009F3611">
            <w:pPr>
              <w:pStyle w:val="XML1"/>
              <w:rPr>
                <w:ins w:id="28623" w:author="Thomas Dietz" w:date="2012-08-08T17:05:00Z"/>
                <w:rPrChange w:id="28624" w:author="Thomas Dietz" w:date="2012-08-10T13:22:00Z">
                  <w:rPr>
                    <w:ins w:id="28625" w:author="Thomas Dietz" w:date="2012-08-08T17:05:00Z"/>
                    <w:lang w:val="de-DE"/>
                  </w:rPr>
                </w:rPrChange>
              </w:rPr>
            </w:pPr>
            <w:ins w:id="28626" w:author="Thomas Dietz" w:date="2012-08-08T17:05:00Z">
              <w:r w:rsidRPr="00B80901">
                <w:rPr>
                  <w:rPrChange w:id="28627" w:author="Thomas Dietz" w:date="2012-08-10T13:22:00Z">
                    <w:rPr>
                      <w:lang w:val="de-DE"/>
                    </w:rPr>
                  </w:rPrChange>
                </w:rPr>
                <w:t xml:space="preserve">        Switches. </w:t>
              </w:r>
            </w:ins>
          </w:p>
          <w:p w14:paraId="548C215A" w14:textId="77777777" w:rsidR="009F3611" w:rsidRPr="00B80901" w:rsidRDefault="009F3611" w:rsidP="009F3611">
            <w:pPr>
              <w:pStyle w:val="XML1"/>
              <w:rPr>
                <w:ins w:id="28628" w:author="Thomas Dietz" w:date="2012-08-08T17:05:00Z"/>
                <w:rPrChange w:id="28629" w:author="Thomas Dietz" w:date="2012-08-10T13:22:00Z">
                  <w:rPr>
                    <w:ins w:id="28630" w:author="Thomas Dietz" w:date="2012-08-08T17:05:00Z"/>
                    <w:lang w:val="de-DE"/>
                  </w:rPr>
                </w:rPrChange>
              </w:rPr>
            </w:pPr>
            <w:ins w:id="28631" w:author="Thomas Dietz" w:date="2012-08-08T17:05:00Z">
              <w:r w:rsidRPr="00B80901">
                <w:rPr>
                  <w:rPrChange w:id="28632" w:author="Thomas Dietz" w:date="2012-08-10T13:22:00Z">
                    <w:rPr>
                      <w:lang w:val="de-DE"/>
                    </w:rPr>
                  </w:rPrChange>
                </w:rPr>
                <w:t xml:space="preserve">      </w:t>
              </w:r>
            </w:ins>
          </w:p>
          <w:p w14:paraId="1EE86B10" w14:textId="77777777" w:rsidR="009F3611" w:rsidRPr="00B80901" w:rsidRDefault="009F3611" w:rsidP="009F3611">
            <w:pPr>
              <w:pStyle w:val="XML1"/>
              <w:rPr>
                <w:ins w:id="28633" w:author="Thomas Dietz" w:date="2012-08-08T17:05:00Z"/>
                <w:rPrChange w:id="28634" w:author="Thomas Dietz" w:date="2012-08-10T13:22:00Z">
                  <w:rPr>
                    <w:ins w:id="28635" w:author="Thomas Dietz" w:date="2012-08-08T17:05:00Z"/>
                    <w:lang w:val="de-DE"/>
                  </w:rPr>
                </w:rPrChange>
              </w:rPr>
            </w:pPr>
            <w:ins w:id="28636" w:author="Thomas Dietz" w:date="2012-08-08T17:05:00Z">
              <w:r w:rsidRPr="00B80901">
                <w:rPr>
                  <w:rPrChange w:id="28637" w:author="Thomas Dietz" w:date="2012-08-10T13:22:00Z">
                    <w:rPr>
                      <w:lang w:val="de-DE"/>
                    </w:rPr>
                  </w:rPrChange>
                </w:rPr>
                <w:t xml:space="preserve">        Other implementations may assign values to this element</w:t>
              </w:r>
            </w:ins>
          </w:p>
          <w:p w14:paraId="556017D5" w14:textId="77777777" w:rsidR="009F3611" w:rsidRPr="00B80901" w:rsidRDefault="009F3611" w:rsidP="009F3611">
            <w:pPr>
              <w:pStyle w:val="XML1"/>
              <w:rPr>
                <w:ins w:id="28638" w:author="Thomas Dietz" w:date="2012-08-08T17:05:00Z"/>
                <w:rPrChange w:id="28639" w:author="Thomas Dietz" w:date="2012-08-10T13:22:00Z">
                  <w:rPr>
                    <w:ins w:id="28640" w:author="Thomas Dietz" w:date="2012-08-08T17:05:00Z"/>
                    <w:lang w:val="de-DE"/>
                  </w:rPr>
                </w:rPrChange>
              </w:rPr>
            </w:pPr>
            <w:ins w:id="28641" w:author="Thomas Dietz" w:date="2012-08-08T17:05:00Z">
              <w:r w:rsidRPr="00B80901">
                <w:rPr>
                  <w:rPrChange w:id="28642" w:author="Thomas Dietz" w:date="2012-08-10T13:22:00Z">
                    <w:rPr>
                      <w:lang w:val="de-DE"/>
                    </w:rPr>
                  </w:rPrChange>
                </w:rPr>
                <w:t xml:space="preserve">        only if the OpenFlow Port is assigned to an OpenFlow</w:t>
              </w:r>
            </w:ins>
          </w:p>
          <w:p w14:paraId="627F2A1B" w14:textId="77777777" w:rsidR="009F3611" w:rsidRPr="00B80901" w:rsidRDefault="009F3611" w:rsidP="009F3611">
            <w:pPr>
              <w:pStyle w:val="XML1"/>
              <w:rPr>
                <w:ins w:id="28643" w:author="Thomas Dietz" w:date="2012-08-08T17:05:00Z"/>
                <w:rPrChange w:id="28644" w:author="Thomas Dietz" w:date="2012-08-10T13:22:00Z">
                  <w:rPr>
                    <w:ins w:id="28645" w:author="Thomas Dietz" w:date="2012-08-08T17:05:00Z"/>
                    <w:lang w:val="de-DE"/>
                  </w:rPr>
                </w:rPrChange>
              </w:rPr>
            </w:pPr>
            <w:ins w:id="28646" w:author="Thomas Dietz" w:date="2012-08-08T17:05:00Z">
              <w:r w:rsidRPr="00B80901">
                <w:rPr>
                  <w:rPrChange w:id="28647" w:author="Thomas Dietz" w:date="2012-08-10T13:22:00Z">
                    <w:rPr>
                      <w:lang w:val="de-DE"/>
                    </w:rPr>
                  </w:rPrChange>
                </w:rPr>
                <w:t xml:space="preserve">        Logical Switch.  If no value is currently assigned to this</w:t>
              </w:r>
            </w:ins>
          </w:p>
          <w:p w14:paraId="437F44F2" w14:textId="77777777" w:rsidR="009F3611" w:rsidRPr="00B80901" w:rsidRDefault="009F3611" w:rsidP="009F3611">
            <w:pPr>
              <w:pStyle w:val="XML1"/>
              <w:rPr>
                <w:ins w:id="28648" w:author="Thomas Dietz" w:date="2012-08-08T17:05:00Z"/>
                <w:rPrChange w:id="28649" w:author="Thomas Dietz" w:date="2012-08-10T13:22:00Z">
                  <w:rPr>
                    <w:ins w:id="28650" w:author="Thomas Dietz" w:date="2012-08-08T17:05:00Z"/>
                    <w:lang w:val="de-DE"/>
                  </w:rPr>
                </w:rPrChange>
              </w:rPr>
            </w:pPr>
            <w:ins w:id="28651" w:author="Thomas Dietz" w:date="2012-08-08T17:05:00Z">
              <w:r w:rsidRPr="00B80901">
                <w:rPr>
                  <w:rPrChange w:id="28652" w:author="Thomas Dietz" w:date="2012-08-10T13:22:00Z">
                    <w:rPr>
                      <w:lang w:val="de-DE"/>
                    </w:rPr>
                  </w:rPrChange>
                </w:rPr>
                <w:t xml:space="preserve">        element then this element MUST NOT be included in replies</w:t>
              </w:r>
            </w:ins>
          </w:p>
          <w:p w14:paraId="0484CA6A" w14:textId="77777777" w:rsidR="009F3611" w:rsidRPr="00B80901" w:rsidRDefault="009F3611" w:rsidP="009F3611">
            <w:pPr>
              <w:pStyle w:val="XML1"/>
              <w:rPr>
                <w:ins w:id="28653" w:author="Thomas Dietz" w:date="2012-08-08T17:05:00Z"/>
                <w:rPrChange w:id="28654" w:author="Thomas Dietz" w:date="2012-08-10T13:22:00Z">
                  <w:rPr>
                    <w:ins w:id="28655" w:author="Thomas Dietz" w:date="2012-08-08T17:05:00Z"/>
                    <w:lang w:val="de-DE"/>
                  </w:rPr>
                </w:rPrChange>
              </w:rPr>
            </w:pPr>
            <w:ins w:id="28656" w:author="Thomas Dietz" w:date="2012-08-08T17:05:00Z">
              <w:r w:rsidRPr="00B80901">
                <w:rPr>
                  <w:rPrChange w:id="28657" w:author="Thomas Dietz" w:date="2012-08-10T13:22:00Z">
                    <w:rPr>
                      <w:lang w:val="de-DE"/>
                    </w:rPr>
                  </w:rPrChange>
                </w:rPr>
                <w:t xml:space="preserve">        to NETCONF &lt;get&gt; requests. Since this element is not</w:t>
              </w:r>
            </w:ins>
          </w:p>
          <w:p w14:paraId="7555F775" w14:textId="77777777" w:rsidR="009F3611" w:rsidRPr="00B80901" w:rsidRDefault="009F3611" w:rsidP="009F3611">
            <w:pPr>
              <w:pStyle w:val="XML1"/>
              <w:rPr>
                <w:ins w:id="28658" w:author="Thomas Dietz" w:date="2012-08-08T17:05:00Z"/>
                <w:rPrChange w:id="28659" w:author="Thomas Dietz" w:date="2012-08-10T13:22:00Z">
                  <w:rPr>
                    <w:ins w:id="28660" w:author="Thomas Dietz" w:date="2012-08-08T17:05:00Z"/>
                    <w:lang w:val="de-DE"/>
                  </w:rPr>
                </w:rPrChange>
              </w:rPr>
            </w:pPr>
            <w:ins w:id="28661" w:author="Thomas Dietz" w:date="2012-08-08T17:05:00Z">
              <w:r w:rsidRPr="00B80901">
                <w:rPr>
                  <w:rPrChange w:id="28662" w:author="Thomas Dietz" w:date="2012-08-10T13:22:00Z">
                    <w:rPr>
                      <w:lang w:val="de-DE"/>
                    </w:rPr>
                  </w:rPrChange>
                </w:rPr>
                <w:t xml:space="preserve">        configurable with the NETCONF protocol it MUST NOT be</w:t>
              </w:r>
            </w:ins>
          </w:p>
          <w:p w14:paraId="7E03311F" w14:textId="77777777" w:rsidR="009F3611" w:rsidRPr="00B80901" w:rsidRDefault="009F3611" w:rsidP="009F3611">
            <w:pPr>
              <w:pStyle w:val="XML1"/>
              <w:rPr>
                <w:ins w:id="28663" w:author="Thomas Dietz" w:date="2012-08-08T17:05:00Z"/>
                <w:rPrChange w:id="28664" w:author="Thomas Dietz" w:date="2012-08-10T13:22:00Z">
                  <w:rPr>
                    <w:ins w:id="28665" w:author="Thomas Dietz" w:date="2012-08-08T17:05:00Z"/>
                    <w:lang w:val="de-DE"/>
                  </w:rPr>
                </w:rPrChange>
              </w:rPr>
            </w:pPr>
            <w:ins w:id="28666" w:author="Thomas Dietz" w:date="2012-08-08T17:05:00Z">
              <w:r w:rsidRPr="00B80901">
                <w:rPr>
                  <w:rPrChange w:id="28667" w:author="Thomas Dietz" w:date="2012-08-10T13:22:00Z">
                    <w:rPr>
                      <w:lang w:val="de-DE"/>
                    </w:rPr>
                  </w:rPrChange>
                </w:rPr>
                <w:t xml:space="preserve">        included in replies to NETCONF &lt;get-config&gt; requests.";</w:t>
              </w:r>
            </w:ins>
          </w:p>
          <w:p w14:paraId="5B806892" w14:textId="77777777" w:rsidR="009F3611" w:rsidRPr="00B80901" w:rsidRDefault="009F3611" w:rsidP="009F3611">
            <w:pPr>
              <w:pStyle w:val="XML1"/>
              <w:rPr>
                <w:ins w:id="28668" w:author="Thomas Dietz" w:date="2012-08-08T17:05:00Z"/>
                <w:rPrChange w:id="28669" w:author="Thomas Dietz" w:date="2012-08-10T13:22:00Z">
                  <w:rPr>
                    <w:ins w:id="28670" w:author="Thomas Dietz" w:date="2012-08-08T17:05:00Z"/>
                    <w:lang w:val="de-DE"/>
                  </w:rPr>
                </w:rPrChange>
              </w:rPr>
            </w:pPr>
            <w:ins w:id="28671" w:author="Thomas Dietz" w:date="2012-08-08T17:05:00Z">
              <w:r w:rsidRPr="00B80901">
                <w:rPr>
                  <w:rPrChange w:id="28672" w:author="Thomas Dietz" w:date="2012-08-10T13:22:00Z">
                    <w:rPr>
                      <w:lang w:val="de-DE"/>
                    </w:rPr>
                  </w:rPrChange>
                </w:rPr>
                <w:t xml:space="preserve">    }</w:t>
              </w:r>
            </w:ins>
          </w:p>
          <w:p w14:paraId="6838A20C" w14:textId="77777777" w:rsidR="009F3611" w:rsidRPr="00B80901" w:rsidRDefault="009F3611" w:rsidP="009F3611">
            <w:pPr>
              <w:pStyle w:val="XML1"/>
              <w:rPr>
                <w:ins w:id="28673" w:author="Thomas Dietz" w:date="2012-08-08T17:05:00Z"/>
                <w:rPrChange w:id="28674" w:author="Thomas Dietz" w:date="2012-08-10T13:22:00Z">
                  <w:rPr>
                    <w:ins w:id="28675" w:author="Thomas Dietz" w:date="2012-08-08T17:05:00Z"/>
                    <w:lang w:val="de-DE"/>
                  </w:rPr>
                </w:rPrChange>
              </w:rPr>
            </w:pPr>
            <w:ins w:id="28676" w:author="Thomas Dietz" w:date="2012-08-08T17:05:00Z">
              <w:r w:rsidRPr="00B80901">
                <w:rPr>
                  <w:rPrChange w:id="28677" w:author="Thomas Dietz" w:date="2012-08-10T13:22:00Z">
                    <w:rPr>
                      <w:lang w:val="de-DE"/>
                    </w:rPr>
                  </w:rPrChange>
                </w:rPr>
                <w:t xml:space="preserve">    leaf name {</w:t>
              </w:r>
            </w:ins>
          </w:p>
          <w:p w14:paraId="5FAD8D9C" w14:textId="77777777" w:rsidR="009F3611" w:rsidRPr="00B80901" w:rsidRDefault="009F3611" w:rsidP="009F3611">
            <w:pPr>
              <w:pStyle w:val="XML1"/>
              <w:rPr>
                <w:ins w:id="28678" w:author="Thomas Dietz" w:date="2012-08-08T17:05:00Z"/>
                <w:rPrChange w:id="28679" w:author="Thomas Dietz" w:date="2012-08-10T13:22:00Z">
                  <w:rPr>
                    <w:ins w:id="28680" w:author="Thomas Dietz" w:date="2012-08-08T17:05:00Z"/>
                    <w:lang w:val="de-DE"/>
                  </w:rPr>
                </w:rPrChange>
              </w:rPr>
            </w:pPr>
            <w:ins w:id="28681" w:author="Thomas Dietz" w:date="2012-08-08T17:05:00Z">
              <w:r w:rsidRPr="00B80901">
                <w:rPr>
                  <w:rPrChange w:id="28682" w:author="Thomas Dietz" w:date="2012-08-10T13:22:00Z">
                    <w:rPr>
                      <w:lang w:val="de-DE"/>
                    </w:rPr>
                  </w:rPrChange>
                </w:rPr>
                <w:t xml:space="preserve">      type string { length "1..16"; }</w:t>
              </w:r>
            </w:ins>
          </w:p>
          <w:p w14:paraId="201E7F0D" w14:textId="77777777" w:rsidR="009F3611" w:rsidRPr="00B80901" w:rsidRDefault="009F3611" w:rsidP="009F3611">
            <w:pPr>
              <w:pStyle w:val="XML1"/>
              <w:rPr>
                <w:ins w:id="28683" w:author="Thomas Dietz" w:date="2012-08-08T17:05:00Z"/>
                <w:rPrChange w:id="28684" w:author="Thomas Dietz" w:date="2012-08-10T13:22:00Z">
                  <w:rPr>
                    <w:ins w:id="28685" w:author="Thomas Dietz" w:date="2012-08-08T17:05:00Z"/>
                    <w:lang w:val="de-DE"/>
                  </w:rPr>
                </w:rPrChange>
              </w:rPr>
            </w:pPr>
            <w:ins w:id="28686" w:author="Thomas Dietz" w:date="2012-08-08T17:05:00Z">
              <w:r w:rsidRPr="00B80901">
                <w:rPr>
                  <w:rPrChange w:id="28687" w:author="Thomas Dietz" w:date="2012-08-10T13:22:00Z">
                    <w:rPr>
                      <w:lang w:val="de-DE"/>
                    </w:rPr>
                  </w:rPrChange>
                </w:rPr>
                <w:t xml:space="preserve">      config false;</w:t>
              </w:r>
            </w:ins>
          </w:p>
          <w:p w14:paraId="4CFCE658" w14:textId="77777777" w:rsidR="009F3611" w:rsidRPr="00B80901" w:rsidRDefault="009F3611" w:rsidP="009F3611">
            <w:pPr>
              <w:pStyle w:val="XML1"/>
              <w:rPr>
                <w:ins w:id="28688" w:author="Thomas Dietz" w:date="2012-08-08T17:05:00Z"/>
                <w:rPrChange w:id="28689" w:author="Thomas Dietz" w:date="2012-08-10T13:22:00Z">
                  <w:rPr>
                    <w:ins w:id="28690" w:author="Thomas Dietz" w:date="2012-08-08T17:05:00Z"/>
                    <w:lang w:val="de-DE"/>
                  </w:rPr>
                </w:rPrChange>
              </w:rPr>
            </w:pPr>
            <w:ins w:id="28691" w:author="Thomas Dietz" w:date="2012-08-08T17:05:00Z">
              <w:r w:rsidRPr="00B80901">
                <w:rPr>
                  <w:rPrChange w:id="28692" w:author="Thomas Dietz" w:date="2012-08-10T13:22:00Z">
                    <w:rPr>
                      <w:lang w:val="de-DE"/>
                    </w:rPr>
                  </w:rPrChange>
                </w:rPr>
                <w:t xml:space="preserve">      description "This element assists OpenFlow Controllers in </w:t>
              </w:r>
            </w:ins>
          </w:p>
          <w:p w14:paraId="1D1DA8E5" w14:textId="77777777" w:rsidR="009F3611" w:rsidRPr="00B80901" w:rsidRDefault="009F3611" w:rsidP="009F3611">
            <w:pPr>
              <w:pStyle w:val="XML1"/>
              <w:rPr>
                <w:ins w:id="28693" w:author="Thomas Dietz" w:date="2012-08-08T17:05:00Z"/>
                <w:rPrChange w:id="28694" w:author="Thomas Dietz" w:date="2012-08-10T13:22:00Z">
                  <w:rPr>
                    <w:ins w:id="28695" w:author="Thomas Dietz" w:date="2012-08-08T17:05:00Z"/>
                    <w:lang w:val="de-DE"/>
                  </w:rPr>
                </w:rPrChange>
              </w:rPr>
            </w:pPr>
            <w:ins w:id="28696" w:author="Thomas Dietz" w:date="2012-08-08T17:05:00Z">
              <w:r w:rsidRPr="00B80901">
                <w:rPr>
                  <w:rPrChange w:id="28697" w:author="Thomas Dietz" w:date="2012-08-10T13:22:00Z">
                    <w:rPr>
                      <w:lang w:val="de-DE"/>
                    </w:rPr>
                  </w:rPrChange>
                </w:rPr>
                <w:t xml:space="preserve">        identifying OpenFlow Ports.  </w:t>
              </w:r>
            </w:ins>
          </w:p>
          <w:p w14:paraId="15E51463" w14:textId="77777777" w:rsidR="009F3611" w:rsidRPr="00B80901" w:rsidRDefault="009F3611" w:rsidP="009F3611">
            <w:pPr>
              <w:pStyle w:val="XML1"/>
              <w:rPr>
                <w:ins w:id="28698" w:author="Thomas Dietz" w:date="2012-08-08T17:05:00Z"/>
                <w:rPrChange w:id="28699" w:author="Thomas Dietz" w:date="2012-08-10T13:22:00Z">
                  <w:rPr>
                    <w:ins w:id="28700" w:author="Thomas Dietz" w:date="2012-08-08T17:05:00Z"/>
                    <w:lang w:val="de-DE"/>
                  </w:rPr>
                </w:rPrChange>
              </w:rPr>
            </w:pPr>
            <w:ins w:id="28701" w:author="Thomas Dietz" w:date="2012-08-08T17:05:00Z">
              <w:r w:rsidRPr="00B80901">
                <w:rPr>
                  <w:rPrChange w:id="28702" w:author="Thomas Dietz" w:date="2012-08-10T13:22:00Z">
                    <w:rPr>
                      <w:lang w:val="de-DE"/>
                    </w:rPr>
                  </w:rPrChange>
                </w:rPr>
                <w:t xml:space="preserve">      </w:t>
              </w:r>
            </w:ins>
          </w:p>
          <w:p w14:paraId="104BE07A" w14:textId="77777777" w:rsidR="009F3611" w:rsidRPr="00B80901" w:rsidRDefault="009F3611" w:rsidP="009F3611">
            <w:pPr>
              <w:pStyle w:val="XML1"/>
              <w:rPr>
                <w:ins w:id="28703" w:author="Thomas Dietz" w:date="2012-08-08T17:05:00Z"/>
                <w:rPrChange w:id="28704" w:author="Thomas Dietz" w:date="2012-08-10T13:22:00Z">
                  <w:rPr>
                    <w:ins w:id="28705" w:author="Thomas Dietz" w:date="2012-08-08T17:05:00Z"/>
                    <w:lang w:val="de-DE"/>
                  </w:rPr>
                </w:rPrChange>
              </w:rPr>
            </w:pPr>
            <w:ins w:id="28706" w:author="Thomas Dietz" w:date="2012-08-08T17:05:00Z">
              <w:r w:rsidRPr="00B80901">
                <w:rPr>
                  <w:rPrChange w:id="28707" w:author="Thomas Dietz" w:date="2012-08-10T13:22:00Z">
                    <w:rPr>
                      <w:lang w:val="de-DE"/>
                    </w:rPr>
                  </w:rPrChange>
                </w:rPr>
                <w:t xml:space="preserve">        This element is not to be set by the OP-CONFIG protocol,</w:t>
              </w:r>
            </w:ins>
          </w:p>
          <w:p w14:paraId="49EF58E0" w14:textId="77777777" w:rsidR="009F3611" w:rsidRPr="00B80901" w:rsidRDefault="009F3611" w:rsidP="009F3611">
            <w:pPr>
              <w:pStyle w:val="XML1"/>
              <w:rPr>
                <w:ins w:id="28708" w:author="Thomas Dietz" w:date="2012-08-08T17:05:00Z"/>
                <w:rPrChange w:id="28709" w:author="Thomas Dietz" w:date="2012-08-10T13:22:00Z">
                  <w:rPr>
                    <w:ins w:id="28710" w:author="Thomas Dietz" w:date="2012-08-08T17:05:00Z"/>
                    <w:lang w:val="de-DE"/>
                  </w:rPr>
                </w:rPrChange>
              </w:rPr>
            </w:pPr>
            <w:ins w:id="28711" w:author="Thomas Dietz" w:date="2012-08-08T17:05:00Z">
              <w:r w:rsidRPr="00B80901">
                <w:rPr>
                  <w:rPrChange w:id="28712" w:author="Thomas Dietz" w:date="2012-08-10T13:22:00Z">
                    <w:rPr>
                      <w:lang w:val="de-DE"/>
                    </w:rPr>
                  </w:rPrChange>
                </w:rPr>
                <w:t xml:space="preserve">        but it is set by the switch implementation.  It may be set</w:t>
              </w:r>
            </w:ins>
          </w:p>
          <w:p w14:paraId="7E3157D2" w14:textId="77777777" w:rsidR="009F3611" w:rsidRPr="00B80901" w:rsidRDefault="009F3611" w:rsidP="009F3611">
            <w:pPr>
              <w:pStyle w:val="XML1"/>
              <w:rPr>
                <w:ins w:id="28713" w:author="Thomas Dietz" w:date="2012-08-08T17:05:00Z"/>
                <w:rPrChange w:id="28714" w:author="Thomas Dietz" w:date="2012-08-10T13:22:00Z">
                  <w:rPr>
                    <w:ins w:id="28715" w:author="Thomas Dietz" w:date="2012-08-08T17:05:00Z"/>
                    <w:lang w:val="de-DE"/>
                  </w:rPr>
                </w:rPrChange>
              </w:rPr>
            </w:pPr>
            <w:ins w:id="28716" w:author="Thomas Dietz" w:date="2012-08-08T17:05:00Z">
              <w:r w:rsidRPr="00B80901">
                <w:rPr>
                  <w:rPrChange w:id="28717" w:author="Thomas Dietz" w:date="2012-08-10T13:22:00Z">
                    <w:rPr>
                      <w:lang w:val="de-DE"/>
                    </w:rPr>
                  </w:rPrChange>
                </w:rPr>
                <w:t xml:space="preserve">        at start-up time of an OpenFlow Capable Switch or when the </w:t>
              </w:r>
            </w:ins>
          </w:p>
          <w:p w14:paraId="46031A4F" w14:textId="77777777" w:rsidR="009F3611" w:rsidRPr="00B80901" w:rsidRDefault="009F3611" w:rsidP="009F3611">
            <w:pPr>
              <w:pStyle w:val="XML1"/>
              <w:rPr>
                <w:ins w:id="28718" w:author="Thomas Dietz" w:date="2012-08-08T17:05:00Z"/>
                <w:rPrChange w:id="28719" w:author="Thomas Dietz" w:date="2012-08-10T13:22:00Z">
                  <w:rPr>
                    <w:ins w:id="28720" w:author="Thomas Dietz" w:date="2012-08-08T17:05:00Z"/>
                    <w:lang w:val="de-DE"/>
                  </w:rPr>
                </w:rPrChange>
              </w:rPr>
            </w:pPr>
            <w:ins w:id="28721" w:author="Thomas Dietz" w:date="2012-08-08T17:05:00Z">
              <w:r w:rsidRPr="00B80901">
                <w:rPr>
                  <w:rPrChange w:id="28722" w:author="Thomas Dietz" w:date="2012-08-10T13:22:00Z">
                    <w:rPr>
                      <w:lang w:val="de-DE"/>
                    </w:rPr>
                  </w:rPrChange>
                </w:rPr>
                <w:t xml:space="preserve">        OpenFlow Port is assigned to an OpenFlow Logical Switch.</w:t>
              </w:r>
            </w:ins>
          </w:p>
          <w:p w14:paraId="00152EAE" w14:textId="77777777" w:rsidR="009F3611" w:rsidRPr="00B80901" w:rsidRDefault="009F3611" w:rsidP="009F3611">
            <w:pPr>
              <w:pStyle w:val="XML1"/>
              <w:rPr>
                <w:ins w:id="28723" w:author="Thomas Dietz" w:date="2012-08-08T17:05:00Z"/>
                <w:rPrChange w:id="28724" w:author="Thomas Dietz" w:date="2012-08-10T13:22:00Z">
                  <w:rPr>
                    <w:ins w:id="28725" w:author="Thomas Dietz" w:date="2012-08-08T17:05:00Z"/>
                    <w:lang w:val="de-DE"/>
                  </w:rPr>
                </w:rPrChange>
              </w:rPr>
            </w:pPr>
            <w:ins w:id="28726" w:author="Thomas Dietz" w:date="2012-08-08T17:05:00Z">
              <w:r w:rsidRPr="00B80901">
                <w:rPr>
                  <w:rPrChange w:id="28727" w:author="Thomas Dietz" w:date="2012-08-10T13:22:00Z">
                    <w:rPr>
                      <w:lang w:val="de-DE"/>
                    </w:rPr>
                  </w:rPrChange>
                </w:rPr>
                <w:t xml:space="preserve">        It MAY also be not set at all.  If this element is set to a</w:t>
              </w:r>
            </w:ins>
          </w:p>
          <w:p w14:paraId="47AC84DB" w14:textId="77777777" w:rsidR="009F3611" w:rsidRPr="00B80901" w:rsidRDefault="009F3611" w:rsidP="009F3611">
            <w:pPr>
              <w:pStyle w:val="XML1"/>
              <w:rPr>
                <w:ins w:id="28728" w:author="Thomas Dietz" w:date="2012-08-08T17:05:00Z"/>
                <w:rPrChange w:id="28729" w:author="Thomas Dietz" w:date="2012-08-10T13:22:00Z">
                  <w:rPr>
                    <w:ins w:id="28730" w:author="Thomas Dietz" w:date="2012-08-08T17:05:00Z"/>
                    <w:lang w:val="de-DE"/>
                  </w:rPr>
                </w:rPrChange>
              </w:rPr>
            </w:pPr>
            <w:ins w:id="28731" w:author="Thomas Dietz" w:date="2012-08-08T17:05:00Z">
              <w:r w:rsidRPr="00B80901">
                <w:rPr>
                  <w:rPrChange w:id="28732" w:author="Thomas Dietz" w:date="2012-08-10T13:22:00Z">
                    <w:rPr>
                      <w:lang w:val="de-DE"/>
                    </w:rPr>
                  </w:rPrChange>
                </w:rPr>
                <w:t xml:space="preserve">        value other than the empty string when being assigned to an</w:t>
              </w:r>
            </w:ins>
          </w:p>
          <w:p w14:paraId="40718F84" w14:textId="77777777" w:rsidR="009F3611" w:rsidRPr="00B80901" w:rsidRDefault="009F3611" w:rsidP="009F3611">
            <w:pPr>
              <w:pStyle w:val="XML1"/>
              <w:rPr>
                <w:ins w:id="28733" w:author="Thomas Dietz" w:date="2012-08-08T17:05:00Z"/>
                <w:rPrChange w:id="28734" w:author="Thomas Dietz" w:date="2012-08-10T13:22:00Z">
                  <w:rPr>
                    <w:ins w:id="28735" w:author="Thomas Dietz" w:date="2012-08-08T17:05:00Z"/>
                    <w:lang w:val="de-DE"/>
                  </w:rPr>
                </w:rPrChange>
              </w:rPr>
            </w:pPr>
            <w:ins w:id="28736" w:author="Thomas Dietz" w:date="2012-08-08T17:05:00Z">
              <w:r w:rsidRPr="00B80901">
                <w:rPr>
                  <w:rPrChange w:id="28737" w:author="Thomas Dietz" w:date="2012-08-10T13:22:00Z">
                    <w:rPr>
                      <w:lang w:val="de-DE"/>
                    </w:rPr>
                  </w:rPrChange>
                </w:rPr>
                <w:t xml:space="preserve">        OpenFlow Logical Switch, then the value of this element</w:t>
              </w:r>
            </w:ins>
          </w:p>
          <w:p w14:paraId="5F9B86C7" w14:textId="77777777" w:rsidR="009F3611" w:rsidRPr="00B80901" w:rsidRDefault="009F3611" w:rsidP="009F3611">
            <w:pPr>
              <w:pStyle w:val="XML1"/>
              <w:rPr>
                <w:ins w:id="28738" w:author="Thomas Dietz" w:date="2012-08-08T17:05:00Z"/>
                <w:rPrChange w:id="28739" w:author="Thomas Dietz" w:date="2012-08-10T13:22:00Z">
                  <w:rPr>
                    <w:ins w:id="28740" w:author="Thomas Dietz" w:date="2012-08-08T17:05:00Z"/>
                    <w:lang w:val="de-DE"/>
                  </w:rPr>
                </w:rPrChange>
              </w:rPr>
            </w:pPr>
            <w:ins w:id="28741" w:author="Thomas Dietz" w:date="2012-08-08T17:05:00Z">
              <w:r w:rsidRPr="00B80901">
                <w:rPr>
                  <w:rPrChange w:id="28742" w:author="Thomas Dietz" w:date="2012-08-10T13:22:00Z">
                    <w:rPr>
                      <w:lang w:val="de-DE"/>
                    </w:rPr>
                  </w:rPrChange>
                </w:rPr>
                <w:t xml:space="preserve">        MUST be unique within the context of the OpenFlow Logical</w:t>
              </w:r>
            </w:ins>
          </w:p>
          <w:p w14:paraId="6C8E7999" w14:textId="77777777" w:rsidR="009F3611" w:rsidRPr="00B80901" w:rsidRDefault="009F3611" w:rsidP="009F3611">
            <w:pPr>
              <w:pStyle w:val="XML1"/>
              <w:rPr>
                <w:ins w:id="28743" w:author="Thomas Dietz" w:date="2012-08-08T17:05:00Z"/>
                <w:rPrChange w:id="28744" w:author="Thomas Dietz" w:date="2012-08-10T13:22:00Z">
                  <w:rPr>
                    <w:ins w:id="28745" w:author="Thomas Dietz" w:date="2012-08-08T17:05:00Z"/>
                    <w:lang w:val="de-DE"/>
                  </w:rPr>
                </w:rPrChange>
              </w:rPr>
            </w:pPr>
            <w:ins w:id="28746" w:author="Thomas Dietz" w:date="2012-08-08T17:05:00Z">
              <w:r w:rsidRPr="00B80901">
                <w:rPr>
                  <w:rPrChange w:id="28747" w:author="Thomas Dietz" w:date="2012-08-10T13:22:00Z">
                    <w:rPr>
                      <w:lang w:val="de-DE"/>
                    </w:rPr>
                  </w:rPrChange>
                </w:rPr>
                <w:t xml:space="preserve">        Switch.  </w:t>
              </w:r>
            </w:ins>
          </w:p>
          <w:p w14:paraId="30DBE5B5" w14:textId="77777777" w:rsidR="009F3611" w:rsidRPr="00B80901" w:rsidRDefault="009F3611" w:rsidP="009F3611">
            <w:pPr>
              <w:pStyle w:val="XML1"/>
              <w:rPr>
                <w:ins w:id="28748" w:author="Thomas Dietz" w:date="2012-08-08T17:05:00Z"/>
                <w:rPrChange w:id="28749" w:author="Thomas Dietz" w:date="2012-08-10T13:22:00Z">
                  <w:rPr>
                    <w:ins w:id="28750" w:author="Thomas Dietz" w:date="2012-08-08T17:05:00Z"/>
                    <w:lang w:val="de-DE"/>
                  </w:rPr>
                </w:rPrChange>
              </w:rPr>
            </w:pPr>
            <w:ins w:id="28751" w:author="Thomas Dietz" w:date="2012-08-08T17:05:00Z">
              <w:r w:rsidRPr="00B80901">
                <w:rPr>
                  <w:rPrChange w:id="28752" w:author="Thomas Dietz" w:date="2012-08-10T13:22:00Z">
                    <w:rPr>
                      <w:lang w:val="de-DE"/>
                    </w:rPr>
                  </w:rPrChange>
                </w:rPr>
                <w:t xml:space="preserve">      </w:t>
              </w:r>
            </w:ins>
          </w:p>
          <w:p w14:paraId="7F0825A5" w14:textId="77777777" w:rsidR="009F3611" w:rsidRPr="00B80901" w:rsidRDefault="009F3611" w:rsidP="009F3611">
            <w:pPr>
              <w:pStyle w:val="XML1"/>
              <w:rPr>
                <w:ins w:id="28753" w:author="Thomas Dietz" w:date="2012-08-08T17:05:00Z"/>
                <w:rPrChange w:id="28754" w:author="Thomas Dietz" w:date="2012-08-10T13:22:00Z">
                  <w:rPr>
                    <w:ins w:id="28755" w:author="Thomas Dietz" w:date="2012-08-08T17:05:00Z"/>
                    <w:lang w:val="de-DE"/>
                  </w:rPr>
                </w:rPrChange>
              </w:rPr>
            </w:pPr>
            <w:ins w:id="28756" w:author="Thomas Dietz" w:date="2012-08-08T17:05:00Z">
              <w:r w:rsidRPr="00B80901">
                <w:rPr>
                  <w:rPrChange w:id="28757" w:author="Thomas Dietz" w:date="2012-08-10T13:22:00Z">
                    <w:rPr>
                      <w:lang w:val="de-DE"/>
                    </w:rPr>
                  </w:rPrChange>
                </w:rPr>
                <w:t xml:space="preserve">        If no value or the empty string is currently assigned to</w:t>
              </w:r>
            </w:ins>
          </w:p>
          <w:p w14:paraId="7699236C" w14:textId="77777777" w:rsidR="009F3611" w:rsidRPr="00B80901" w:rsidRDefault="009F3611" w:rsidP="009F3611">
            <w:pPr>
              <w:pStyle w:val="XML1"/>
              <w:rPr>
                <w:ins w:id="28758" w:author="Thomas Dietz" w:date="2012-08-08T17:05:00Z"/>
                <w:rPrChange w:id="28759" w:author="Thomas Dietz" w:date="2012-08-10T13:22:00Z">
                  <w:rPr>
                    <w:ins w:id="28760" w:author="Thomas Dietz" w:date="2012-08-08T17:05:00Z"/>
                    <w:lang w:val="de-DE"/>
                  </w:rPr>
                </w:rPrChange>
              </w:rPr>
            </w:pPr>
            <w:ins w:id="28761" w:author="Thomas Dietz" w:date="2012-08-08T17:05:00Z">
              <w:r w:rsidRPr="00B80901">
                <w:rPr>
                  <w:rPrChange w:id="28762" w:author="Thomas Dietz" w:date="2012-08-10T13:22:00Z">
                    <w:rPr>
                      <w:lang w:val="de-DE"/>
                    </w:rPr>
                  </w:rPrChange>
                </w:rPr>
                <w:t xml:space="preserve">        this element then this element MUST not be included in</w:t>
              </w:r>
            </w:ins>
          </w:p>
          <w:p w14:paraId="6BF0E96E" w14:textId="77777777" w:rsidR="009F3611" w:rsidRPr="00B80901" w:rsidRDefault="009F3611" w:rsidP="009F3611">
            <w:pPr>
              <w:pStyle w:val="XML1"/>
              <w:rPr>
                <w:ins w:id="28763" w:author="Thomas Dietz" w:date="2012-08-08T17:05:00Z"/>
                <w:rPrChange w:id="28764" w:author="Thomas Dietz" w:date="2012-08-10T13:22:00Z">
                  <w:rPr>
                    <w:ins w:id="28765" w:author="Thomas Dietz" w:date="2012-08-08T17:05:00Z"/>
                    <w:lang w:val="de-DE"/>
                  </w:rPr>
                </w:rPrChange>
              </w:rPr>
            </w:pPr>
            <w:ins w:id="28766" w:author="Thomas Dietz" w:date="2012-08-08T17:05:00Z">
              <w:r w:rsidRPr="00B80901">
                <w:rPr>
                  <w:rPrChange w:id="28767" w:author="Thomas Dietz" w:date="2012-08-10T13:22:00Z">
                    <w:rPr>
                      <w:lang w:val="de-DE"/>
                    </w:rPr>
                  </w:rPrChange>
                </w:rPr>
                <w:t xml:space="preserve">        replies to NETCONF &lt;get&gt; requests. Since this element is</w:t>
              </w:r>
            </w:ins>
          </w:p>
          <w:p w14:paraId="14382344" w14:textId="77777777" w:rsidR="009F3611" w:rsidRPr="00B80901" w:rsidRDefault="009F3611" w:rsidP="009F3611">
            <w:pPr>
              <w:pStyle w:val="XML1"/>
              <w:rPr>
                <w:ins w:id="28768" w:author="Thomas Dietz" w:date="2012-08-08T17:05:00Z"/>
                <w:rPrChange w:id="28769" w:author="Thomas Dietz" w:date="2012-08-10T13:22:00Z">
                  <w:rPr>
                    <w:ins w:id="28770" w:author="Thomas Dietz" w:date="2012-08-08T17:05:00Z"/>
                    <w:lang w:val="de-DE"/>
                  </w:rPr>
                </w:rPrChange>
              </w:rPr>
            </w:pPr>
            <w:ins w:id="28771" w:author="Thomas Dietz" w:date="2012-08-08T17:05:00Z">
              <w:r w:rsidRPr="00B80901">
                <w:rPr>
                  <w:rPrChange w:id="28772" w:author="Thomas Dietz" w:date="2012-08-10T13:22:00Z">
                    <w:rPr>
                      <w:lang w:val="de-DE"/>
                    </w:rPr>
                  </w:rPrChange>
                </w:rPr>
                <w:t xml:space="preserve">        not configurable with the NETCONF protocol it MUST NOT be</w:t>
              </w:r>
            </w:ins>
          </w:p>
          <w:p w14:paraId="48AD9662" w14:textId="77777777" w:rsidR="009F3611" w:rsidRPr="00B80901" w:rsidRDefault="009F3611" w:rsidP="009F3611">
            <w:pPr>
              <w:pStyle w:val="XML1"/>
              <w:rPr>
                <w:ins w:id="28773" w:author="Thomas Dietz" w:date="2012-08-08T17:05:00Z"/>
                <w:rPrChange w:id="28774" w:author="Thomas Dietz" w:date="2012-08-10T13:22:00Z">
                  <w:rPr>
                    <w:ins w:id="28775" w:author="Thomas Dietz" w:date="2012-08-08T17:05:00Z"/>
                    <w:lang w:val="de-DE"/>
                  </w:rPr>
                </w:rPrChange>
              </w:rPr>
            </w:pPr>
            <w:ins w:id="28776" w:author="Thomas Dietz" w:date="2012-08-08T17:05:00Z">
              <w:r w:rsidRPr="00B80901">
                <w:rPr>
                  <w:rPrChange w:id="28777" w:author="Thomas Dietz" w:date="2012-08-10T13:22:00Z">
                    <w:rPr>
                      <w:lang w:val="de-DE"/>
                    </w:rPr>
                  </w:rPrChange>
                </w:rPr>
                <w:t xml:space="preserve">        included in replies to NETCONF &lt;get-config&gt; requests.";</w:t>
              </w:r>
            </w:ins>
          </w:p>
          <w:p w14:paraId="466F0DA9" w14:textId="77777777" w:rsidR="009F3611" w:rsidRPr="00B80901" w:rsidRDefault="009F3611" w:rsidP="009F3611">
            <w:pPr>
              <w:pStyle w:val="XML1"/>
              <w:rPr>
                <w:ins w:id="28778" w:author="Thomas Dietz" w:date="2012-08-08T17:05:00Z"/>
                <w:rPrChange w:id="28779" w:author="Thomas Dietz" w:date="2012-08-10T13:22:00Z">
                  <w:rPr>
                    <w:ins w:id="28780" w:author="Thomas Dietz" w:date="2012-08-08T17:05:00Z"/>
                    <w:lang w:val="de-DE"/>
                  </w:rPr>
                </w:rPrChange>
              </w:rPr>
            </w:pPr>
            <w:ins w:id="28781" w:author="Thomas Dietz" w:date="2012-08-08T17:05:00Z">
              <w:r w:rsidRPr="00B80901">
                <w:rPr>
                  <w:rPrChange w:id="28782" w:author="Thomas Dietz" w:date="2012-08-10T13:22:00Z">
                    <w:rPr>
                      <w:lang w:val="de-DE"/>
                    </w:rPr>
                  </w:rPrChange>
                </w:rPr>
                <w:t xml:space="preserve">    }</w:t>
              </w:r>
            </w:ins>
          </w:p>
          <w:p w14:paraId="2D6BE0FD" w14:textId="77777777" w:rsidR="009F3611" w:rsidRPr="00B80901" w:rsidRDefault="009F3611" w:rsidP="009F3611">
            <w:pPr>
              <w:pStyle w:val="XML1"/>
              <w:rPr>
                <w:ins w:id="28783" w:author="Thomas Dietz" w:date="2012-08-08T17:05:00Z"/>
                <w:rPrChange w:id="28784" w:author="Thomas Dietz" w:date="2012-08-10T13:22:00Z">
                  <w:rPr>
                    <w:ins w:id="28785" w:author="Thomas Dietz" w:date="2012-08-08T17:05:00Z"/>
                    <w:lang w:val="de-DE"/>
                  </w:rPr>
                </w:rPrChange>
              </w:rPr>
            </w:pPr>
            <w:ins w:id="28786" w:author="Thomas Dietz" w:date="2012-08-08T17:05:00Z">
              <w:r w:rsidRPr="00B80901">
                <w:rPr>
                  <w:rPrChange w:id="28787" w:author="Thomas Dietz" w:date="2012-08-10T13:22:00Z">
                    <w:rPr>
                      <w:lang w:val="de-DE"/>
                    </w:rPr>
                  </w:rPrChange>
                </w:rPr>
                <w:t xml:space="preserve">    leaf current-rate {</w:t>
              </w:r>
            </w:ins>
          </w:p>
          <w:p w14:paraId="1EA32686" w14:textId="77777777" w:rsidR="009F3611" w:rsidRPr="00B80901" w:rsidRDefault="009F3611" w:rsidP="009F3611">
            <w:pPr>
              <w:pStyle w:val="XML1"/>
              <w:rPr>
                <w:ins w:id="28788" w:author="Thomas Dietz" w:date="2012-08-08T17:05:00Z"/>
                <w:rPrChange w:id="28789" w:author="Thomas Dietz" w:date="2012-08-10T13:22:00Z">
                  <w:rPr>
                    <w:ins w:id="28790" w:author="Thomas Dietz" w:date="2012-08-08T17:05:00Z"/>
                    <w:lang w:val="de-DE"/>
                  </w:rPr>
                </w:rPrChange>
              </w:rPr>
            </w:pPr>
            <w:ins w:id="28791" w:author="Thomas Dietz" w:date="2012-08-08T17:05:00Z">
              <w:r w:rsidRPr="00B80901">
                <w:rPr>
                  <w:rPrChange w:id="28792" w:author="Thomas Dietz" w:date="2012-08-10T13:22:00Z">
                    <w:rPr>
                      <w:lang w:val="de-DE"/>
                    </w:rPr>
                  </w:rPrChange>
                </w:rPr>
                <w:t xml:space="preserve">      when "../features/current/rate='other'" {</w:t>
              </w:r>
            </w:ins>
          </w:p>
          <w:p w14:paraId="7409A9A2" w14:textId="77777777" w:rsidR="009F3611" w:rsidRPr="00B80901" w:rsidRDefault="009F3611" w:rsidP="009F3611">
            <w:pPr>
              <w:pStyle w:val="XML1"/>
              <w:rPr>
                <w:ins w:id="28793" w:author="Thomas Dietz" w:date="2012-08-08T17:05:00Z"/>
                <w:rPrChange w:id="28794" w:author="Thomas Dietz" w:date="2012-08-10T13:22:00Z">
                  <w:rPr>
                    <w:ins w:id="28795" w:author="Thomas Dietz" w:date="2012-08-08T17:05:00Z"/>
                    <w:lang w:val="de-DE"/>
                  </w:rPr>
                </w:rPrChange>
              </w:rPr>
            </w:pPr>
            <w:ins w:id="28796" w:author="Thomas Dietz" w:date="2012-08-08T17:05:00Z">
              <w:r w:rsidRPr="00B80901">
                <w:rPr>
                  <w:rPrChange w:id="28797" w:author="Thomas Dietz" w:date="2012-08-10T13:22:00Z">
                    <w:rPr>
                      <w:lang w:val="de-DE"/>
                    </w:rPr>
                  </w:rPrChange>
                </w:rPr>
                <w:t xml:space="preserve">        description "This element is only valid if the element rate</w:t>
              </w:r>
            </w:ins>
          </w:p>
          <w:p w14:paraId="31BDAC94" w14:textId="77777777" w:rsidR="009F3611" w:rsidRPr="00B80901" w:rsidRDefault="009F3611" w:rsidP="009F3611">
            <w:pPr>
              <w:pStyle w:val="XML1"/>
              <w:rPr>
                <w:ins w:id="28798" w:author="Thomas Dietz" w:date="2012-08-08T17:05:00Z"/>
                <w:rPrChange w:id="28799" w:author="Thomas Dietz" w:date="2012-08-10T13:22:00Z">
                  <w:rPr>
                    <w:ins w:id="28800" w:author="Thomas Dietz" w:date="2012-08-08T17:05:00Z"/>
                    <w:lang w:val="de-DE"/>
                  </w:rPr>
                </w:rPrChange>
              </w:rPr>
            </w:pPr>
            <w:ins w:id="28801" w:author="Thomas Dietz" w:date="2012-08-08T17:05:00Z">
              <w:r w:rsidRPr="00B80901">
                <w:rPr>
                  <w:rPrChange w:id="28802" w:author="Thomas Dietz" w:date="2012-08-10T13:22:00Z">
                    <w:rPr>
                      <w:lang w:val="de-DE"/>
                    </w:rPr>
                  </w:rPrChange>
                </w:rPr>
                <w:t xml:space="preserve">          of the current features has value 'other'.";</w:t>
              </w:r>
            </w:ins>
          </w:p>
          <w:p w14:paraId="549285DA" w14:textId="77777777" w:rsidR="009F3611" w:rsidRPr="00B80901" w:rsidRDefault="009F3611" w:rsidP="009F3611">
            <w:pPr>
              <w:pStyle w:val="XML1"/>
              <w:rPr>
                <w:ins w:id="28803" w:author="Thomas Dietz" w:date="2012-08-08T17:05:00Z"/>
                <w:rPrChange w:id="28804" w:author="Thomas Dietz" w:date="2012-08-10T13:22:00Z">
                  <w:rPr>
                    <w:ins w:id="28805" w:author="Thomas Dietz" w:date="2012-08-08T17:05:00Z"/>
                    <w:lang w:val="de-DE"/>
                  </w:rPr>
                </w:rPrChange>
              </w:rPr>
            </w:pPr>
            <w:ins w:id="28806" w:author="Thomas Dietz" w:date="2012-08-08T17:05:00Z">
              <w:r w:rsidRPr="00B80901">
                <w:rPr>
                  <w:rPrChange w:id="28807" w:author="Thomas Dietz" w:date="2012-08-10T13:22:00Z">
                    <w:rPr>
                      <w:lang w:val="de-DE"/>
                    </w:rPr>
                  </w:rPrChange>
                </w:rPr>
                <w:t xml:space="preserve">      }</w:t>
              </w:r>
            </w:ins>
          </w:p>
          <w:p w14:paraId="1425DF1B" w14:textId="77777777" w:rsidR="009F3611" w:rsidRPr="00B80901" w:rsidRDefault="009F3611" w:rsidP="009F3611">
            <w:pPr>
              <w:pStyle w:val="XML1"/>
              <w:rPr>
                <w:ins w:id="28808" w:author="Thomas Dietz" w:date="2012-08-08T17:05:00Z"/>
                <w:rPrChange w:id="28809" w:author="Thomas Dietz" w:date="2012-08-10T13:22:00Z">
                  <w:rPr>
                    <w:ins w:id="28810" w:author="Thomas Dietz" w:date="2012-08-08T17:05:00Z"/>
                    <w:lang w:val="de-DE"/>
                  </w:rPr>
                </w:rPrChange>
              </w:rPr>
            </w:pPr>
            <w:ins w:id="28811" w:author="Thomas Dietz" w:date="2012-08-08T17:05:00Z">
              <w:r w:rsidRPr="00B80901">
                <w:rPr>
                  <w:rPrChange w:id="28812" w:author="Thomas Dietz" w:date="2012-08-10T13:22:00Z">
                    <w:rPr>
                      <w:lang w:val="de-DE"/>
                    </w:rPr>
                  </w:rPrChange>
                </w:rPr>
                <w:t xml:space="preserve">      type uint32;</w:t>
              </w:r>
            </w:ins>
          </w:p>
          <w:p w14:paraId="0BECB94C" w14:textId="77777777" w:rsidR="009F3611" w:rsidRPr="00B80901" w:rsidRDefault="009F3611" w:rsidP="009F3611">
            <w:pPr>
              <w:pStyle w:val="XML1"/>
              <w:rPr>
                <w:ins w:id="28813" w:author="Thomas Dietz" w:date="2012-08-08T17:05:00Z"/>
                <w:rPrChange w:id="28814" w:author="Thomas Dietz" w:date="2012-08-10T13:22:00Z">
                  <w:rPr>
                    <w:ins w:id="28815" w:author="Thomas Dietz" w:date="2012-08-08T17:05:00Z"/>
                    <w:lang w:val="de-DE"/>
                  </w:rPr>
                </w:rPrChange>
              </w:rPr>
            </w:pPr>
            <w:ins w:id="28816" w:author="Thomas Dietz" w:date="2012-08-08T17:05:00Z">
              <w:r w:rsidRPr="00B80901">
                <w:rPr>
                  <w:rPrChange w:id="28817" w:author="Thomas Dietz" w:date="2012-08-10T13:22:00Z">
                    <w:rPr>
                      <w:lang w:val="de-DE"/>
                    </w:rPr>
                  </w:rPrChange>
                </w:rPr>
                <w:t xml:space="preserve">      units "kbit/s";</w:t>
              </w:r>
            </w:ins>
          </w:p>
          <w:p w14:paraId="138D4BB7" w14:textId="77777777" w:rsidR="009F3611" w:rsidRPr="00B80901" w:rsidRDefault="009F3611" w:rsidP="009F3611">
            <w:pPr>
              <w:pStyle w:val="XML1"/>
              <w:rPr>
                <w:ins w:id="28818" w:author="Thomas Dietz" w:date="2012-08-08T17:05:00Z"/>
                <w:rPrChange w:id="28819" w:author="Thomas Dietz" w:date="2012-08-10T13:22:00Z">
                  <w:rPr>
                    <w:ins w:id="28820" w:author="Thomas Dietz" w:date="2012-08-08T17:05:00Z"/>
                    <w:lang w:val="de-DE"/>
                  </w:rPr>
                </w:rPrChange>
              </w:rPr>
            </w:pPr>
            <w:ins w:id="28821" w:author="Thomas Dietz" w:date="2012-08-08T17:05:00Z">
              <w:r w:rsidRPr="00B80901">
                <w:rPr>
                  <w:rPrChange w:id="28822" w:author="Thomas Dietz" w:date="2012-08-10T13:22:00Z">
                    <w:rPr>
                      <w:lang w:val="de-DE"/>
                    </w:rPr>
                  </w:rPrChange>
                </w:rPr>
                <w:t xml:space="preserve">      config false;</w:t>
              </w:r>
            </w:ins>
          </w:p>
          <w:p w14:paraId="2E9E5A50" w14:textId="77777777" w:rsidR="009F3611" w:rsidRPr="00B80901" w:rsidRDefault="009F3611" w:rsidP="009F3611">
            <w:pPr>
              <w:pStyle w:val="XML1"/>
              <w:rPr>
                <w:ins w:id="28823" w:author="Thomas Dietz" w:date="2012-08-08T17:05:00Z"/>
                <w:rPrChange w:id="28824" w:author="Thomas Dietz" w:date="2012-08-10T13:22:00Z">
                  <w:rPr>
                    <w:ins w:id="28825" w:author="Thomas Dietz" w:date="2012-08-08T17:05:00Z"/>
                    <w:lang w:val="de-DE"/>
                  </w:rPr>
                </w:rPrChange>
              </w:rPr>
            </w:pPr>
            <w:ins w:id="28826" w:author="Thomas Dietz" w:date="2012-08-08T17:05:00Z">
              <w:r w:rsidRPr="00B80901">
                <w:rPr>
                  <w:rPrChange w:id="28827" w:author="Thomas Dietz" w:date="2012-08-10T13:22:00Z">
                    <w:rPr>
                      <w:lang w:val="de-DE"/>
                    </w:rPr>
                  </w:rPrChange>
                </w:rPr>
                <w:t xml:space="preserve">      description "This element indicates the current bit rate of </w:t>
              </w:r>
            </w:ins>
          </w:p>
          <w:p w14:paraId="0BFB76B3" w14:textId="77777777" w:rsidR="009F3611" w:rsidRPr="00B80901" w:rsidRDefault="009F3611" w:rsidP="009F3611">
            <w:pPr>
              <w:pStyle w:val="XML1"/>
              <w:rPr>
                <w:ins w:id="28828" w:author="Thomas Dietz" w:date="2012-08-08T17:05:00Z"/>
                <w:rPrChange w:id="28829" w:author="Thomas Dietz" w:date="2012-08-10T13:22:00Z">
                  <w:rPr>
                    <w:ins w:id="28830" w:author="Thomas Dietz" w:date="2012-08-08T17:05:00Z"/>
                    <w:lang w:val="de-DE"/>
                  </w:rPr>
                </w:rPrChange>
              </w:rPr>
            </w:pPr>
            <w:ins w:id="28831" w:author="Thomas Dietz" w:date="2012-08-08T17:05:00Z">
              <w:r w:rsidRPr="00B80901">
                <w:rPr>
                  <w:rPrChange w:id="28832" w:author="Thomas Dietz" w:date="2012-08-10T13:22:00Z">
                    <w:rPr>
                      <w:lang w:val="de-DE"/>
                    </w:rPr>
                  </w:rPrChange>
                </w:rPr>
                <w:t xml:space="preserve">        the port. Its values is to be provided in units of kilobit </w:t>
              </w:r>
            </w:ins>
          </w:p>
          <w:p w14:paraId="49055704" w14:textId="77777777" w:rsidR="009F3611" w:rsidRPr="00B80901" w:rsidRDefault="009F3611" w:rsidP="009F3611">
            <w:pPr>
              <w:pStyle w:val="XML1"/>
              <w:rPr>
                <w:ins w:id="28833" w:author="Thomas Dietz" w:date="2012-08-08T17:05:00Z"/>
                <w:rPrChange w:id="28834" w:author="Thomas Dietz" w:date="2012-08-10T13:22:00Z">
                  <w:rPr>
                    <w:ins w:id="28835" w:author="Thomas Dietz" w:date="2012-08-08T17:05:00Z"/>
                    <w:lang w:val="de-DE"/>
                  </w:rPr>
                </w:rPrChange>
              </w:rPr>
            </w:pPr>
            <w:ins w:id="28836" w:author="Thomas Dietz" w:date="2012-08-08T17:05:00Z">
              <w:r w:rsidRPr="00B80901">
                <w:rPr>
                  <w:rPrChange w:id="28837" w:author="Thomas Dietz" w:date="2012-08-10T13:22:00Z">
                    <w:rPr>
                      <w:lang w:val="de-DE"/>
                    </w:rPr>
                  </w:rPrChange>
                </w:rPr>
                <w:lastRenderedPageBreak/>
                <w:t xml:space="preserve">        per second (kbps). This element is only valid if the </w:t>
              </w:r>
            </w:ins>
          </w:p>
          <w:p w14:paraId="6CE811D0" w14:textId="77777777" w:rsidR="009F3611" w:rsidRPr="00B80901" w:rsidRDefault="009F3611" w:rsidP="009F3611">
            <w:pPr>
              <w:pStyle w:val="XML1"/>
              <w:rPr>
                <w:ins w:id="28838" w:author="Thomas Dietz" w:date="2012-08-08T17:05:00Z"/>
                <w:rPrChange w:id="28839" w:author="Thomas Dietz" w:date="2012-08-10T13:22:00Z">
                  <w:rPr>
                    <w:ins w:id="28840" w:author="Thomas Dietz" w:date="2012-08-08T17:05:00Z"/>
                    <w:lang w:val="de-DE"/>
                  </w:rPr>
                </w:rPrChange>
              </w:rPr>
            </w:pPr>
            <w:ins w:id="28841" w:author="Thomas Dietz" w:date="2012-08-08T17:05:00Z">
              <w:r w:rsidRPr="00B80901">
                <w:rPr>
                  <w:rPrChange w:id="28842" w:author="Thomas Dietz" w:date="2012-08-10T13:22:00Z">
                    <w:rPr>
                      <w:lang w:val="de-DE"/>
                    </w:rPr>
                  </w:rPrChange>
                </w:rPr>
                <w:t xml:space="preserve">        element called 'rate' in the current Port Features has a </w:t>
              </w:r>
            </w:ins>
          </w:p>
          <w:p w14:paraId="1E003ED8" w14:textId="77777777" w:rsidR="009F3611" w:rsidRPr="00B80901" w:rsidRDefault="009F3611" w:rsidP="009F3611">
            <w:pPr>
              <w:pStyle w:val="XML1"/>
              <w:rPr>
                <w:ins w:id="28843" w:author="Thomas Dietz" w:date="2012-08-08T17:05:00Z"/>
                <w:rPrChange w:id="28844" w:author="Thomas Dietz" w:date="2012-08-10T13:22:00Z">
                  <w:rPr>
                    <w:ins w:id="28845" w:author="Thomas Dietz" w:date="2012-08-08T17:05:00Z"/>
                    <w:lang w:val="de-DE"/>
                  </w:rPr>
                </w:rPrChange>
              </w:rPr>
            </w:pPr>
            <w:ins w:id="28846" w:author="Thomas Dietz" w:date="2012-08-08T17:05:00Z">
              <w:r w:rsidRPr="00B80901">
                <w:rPr>
                  <w:rPrChange w:id="28847" w:author="Thomas Dietz" w:date="2012-08-10T13:22:00Z">
                    <w:rPr>
                      <w:lang w:val="de-DE"/>
                    </w:rPr>
                  </w:rPrChange>
                </w:rPr>
                <w:t xml:space="preserve">        value of 'other'.</w:t>
              </w:r>
            </w:ins>
          </w:p>
          <w:p w14:paraId="0A7795B3" w14:textId="77777777" w:rsidR="009F3611" w:rsidRPr="00B80901" w:rsidRDefault="009F3611" w:rsidP="009F3611">
            <w:pPr>
              <w:pStyle w:val="XML1"/>
              <w:rPr>
                <w:ins w:id="28848" w:author="Thomas Dietz" w:date="2012-08-08T17:05:00Z"/>
                <w:rPrChange w:id="28849" w:author="Thomas Dietz" w:date="2012-08-10T13:22:00Z">
                  <w:rPr>
                    <w:ins w:id="28850" w:author="Thomas Dietz" w:date="2012-08-08T17:05:00Z"/>
                    <w:lang w:val="de-DE"/>
                  </w:rPr>
                </w:rPrChange>
              </w:rPr>
            </w:pPr>
          </w:p>
          <w:p w14:paraId="28B6B478" w14:textId="77777777" w:rsidR="009F3611" w:rsidRPr="00B80901" w:rsidRDefault="009F3611" w:rsidP="009F3611">
            <w:pPr>
              <w:pStyle w:val="XML1"/>
              <w:rPr>
                <w:ins w:id="28851" w:author="Thomas Dietz" w:date="2012-08-08T17:05:00Z"/>
                <w:rPrChange w:id="28852" w:author="Thomas Dietz" w:date="2012-08-10T13:22:00Z">
                  <w:rPr>
                    <w:ins w:id="28853" w:author="Thomas Dietz" w:date="2012-08-08T17:05:00Z"/>
                    <w:lang w:val="de-DE"/>
                  </w:rPr>
                </w:rPrChange>
              </w:rPr>
            </w:pPr>
            <w:ins w:id="28854" w:author="Thomas Dietz" w:date="2012-08-08T17:05:00Z">
              <w:r w:rsidRPr="00B80901">
                <w:rPr>
                  <w:rPrChange w:id="28855" w:author="Thomas Dietz" w:date="2012-08-10T13:22:00Z">
                    <w:rPr>
                      <w:lang w:val="de-DE"/>
                    </w:rPr>
                  </w:rPrChange>
                </w:rPr>
                <w:t xml:space="preserve">        Since this element is not configurable with the NETCONF</w:t>
              </w:r>
            </w:ins>
          </w:p>
          <w:p w14:paraId="04361B2A" w14:textId="77777777" w:rsidR="009F3611" w:rsidRPr="00B80901" w:rsidRDefault="009F3611" w:rsidP="009F3611">
            <w:pPr>
              <w:pStyle w:val="XML1"/>
              <w:rPr>
                <w:ins w:id="28856" w:author="Thomas Dietz" w:date="2012-08-08T17:05:00Z"/>
                <w:rPrChange w:id="28857" w:author="Thomas Dietz" w:date="2012-08-10T13:22:00Z">
                  <w:rPr>
                    <w:ins w:id="28858" w:author="Thomas Dietz" w:date="2012-08-08T17:05:00Z"/>
                    <w:lang w:val="de-DE"/>
                  </w:rPr>
                </w:rPrChange>
              </w:rPr>
            </w:pPr>
            <w:ins w:id="28859" w:author="Thomas Dietz" w:date="2012-08-08T17:05:00Z">
              <w:r w:rsidRPr="00B80901">
                <w:rPr>
                  <w:rPrChange w:id="28860" w:author="Thomas Dietz" w:date="2012-08-10T13:22:00Z">
                    <w:rPr>
                      <w:lang w:val="de-DE"/>
                    </w:rPr>
                  </w:rPrChange>
                </w:rPr>
                <w:t xml:space="preserve">        protocol it MUST NOT be included in replies to NETCONF</w:t>
              </w:r>
            </w:ins>
          </w:p>
          <w:p w14:paraId="2ABCDD3F" w14:textId="77777777" w:rsidR="009F3611" w:rsidRPr="00B80901" w:rsidRDefault="009F3611" w:rsidP="009F3611">
            <w:pPr>
              <w:pStyle w:val="XML1"/>
              <w:rPr>
                <w:ins w:id="28861" w:author="Thomas Dietz" w:date="2012-08-08T17:05:00Z"/>
                <w:rPrChange w:id="28862" w:author="Thomas Dietz" w:date="2012-08-10T13:22:00Z">
                  <w:rPr>
                    <w:ins w:id="28863" w:author="Thomas Dietz" w:date="2012-08-08T17:05:00Z"/>
                    <w:lang w:val="de-DE"/>
                  </w:rPr>
                </w:rPrChange>
              </w:rPr>
            </w:pPr>
            <w:ins w:id="28864" w:author="Thomas Dietz" w:date="2012-08-08T17:05:00Z">
              <w:r w:rsidRPr="00B80901">
                <w:rPr>
                  <w:rPrChange w:id="28865" w:author="Thomas Dietz" w:date="2012-08-10T13:22:00Z">
                    <w:rPr>
                      <w:lang w:val="de-DE"/>
                    </w:rPr>
                  </w:rPrChange>
                </w:rPr>
                <w:t xml:space="preserve">        &lt;get-config&gt; requests.";</w:t>
              </w:r>
            </w:ins>
          </w:p>
          <w:p w14:paraId="2A807C33" w14:textId="77777777" w:rsidR="009F3611" w:rsidRPr="00B80901" w:rsidRDefault="009F3611" w:rsidP="009F3611">
            <w:pPr>
              <w:pStyle w:val="XML1"/>
              <w:rPr>
                <w:ins w:id="28866" w:author="Thomas Dietz" w:date="2012-08-08T17:05:00Z"/>
                <w:rPrChange w:id="28867" w:author="Thomas Dietz" w:date="2012-08-10T13:22:00Z">
                  <w:rPr>
                    <w:ins w:id="28868" w:author="Thomas Dietz" w:date="2012-08-08T17:05:00Z"/>
                    <w:lang w:val="de-DE"/>
                  </w:rPr>
                </w:rPrChange>
              </w:rPr>
            </w:pPr>
            <w:ins w:id="28869" w:author="Thomas Dietz" w:date="2012-08-08T17:05:00Z">
              <w:r w:rsidRPr="00B80901">
                <w:rPr>
                  <w:rPrChange w:id="28870" w:author="Thomas Dietz" w:date="2012-08-10T13:22:00Z">
                    <w:rPr>
                      <w:lang w:val="de-DE"/>
                    </w:rPr>
                  </w:rPrChange>
                </w:rPr>
                <w:t xml:space="preserve">    }</w:t>
              </w:r>
            </w:ins>
          </w:p>
          <w:p w14:paraId="1E2980DA" w14:textId="77777777" w:rsidR="009F3611" w:rsidRPr="00B80901" w:rsidRDefault="009F3611" w:rsidP="009F3611">
            <w:pPr>
              <w:pStyle w:val="XML1"/>
              <w:rPr>
                <w:ins w:id="28871" w:author="Thomas Dietz" w:date="2012-08-08T17:05:00Z"/>
                <w:rPrChange w:id="28872" w:author="Thomas Dietz" w:date="2012-08-10T13:22:00Z">
                  <w:rPr>
                    <w:ins w:id="28873" w:author="Thomas Dietz" w:date="2012-08-08T17:05:00Z"/>
                    <w:lang w:val="de-DE"/>
                  </w:rPr>
                </w:rPrChange>
              </w:rPr>
            </w:pPr>
            <w:ins w:id="28874" w:author="Thomas Dietz" w:date="2012-08-08T17:05:00Z">
              <w:r w:rsidRPr="00B80901">
                <w:rPr>
                  <w:rPrChange w:id="28875" w:author="Thomas Dietz" w:date="2012-08-10T13:22:00Z">
                    <w:rPr>
                      <w:lang w:val="de-DE"/>
                    </w:rPr>
                  </w:rPrChange>
                </w:rPr>
                <w:t xml:space="preserve">    leaf max-rate {</w:t>
              </w:r>
            </w:ins>
          </w:p>
          <w:p w14:paraId="3940FA3F" w14:textId="77777777" w:rsidR="009F3611" w:rsidRPr="00B80901" w:rsidRDefault="009F3611" w:rsidP="009F3611">
            <w:pPr>
              <w:pStyle w:val="XML1"/>
              <w:rPr>
                <w:ins w:id="28876" w:author="Thomas Dietz" w:date="2012-08-08T17:05:00Z"/>
                <w:rPrChange w:id="28877" w:author="Thomas Dietz" w:date="2012-08-10T13:22:00Z">
                  <w:rPr>
                    <w:ins w:id="28878" w:author="Thomas Dietz" w:date="2012-08-08T17:05:00Z"/>
                    <w:lang w:val="de-DE"/>
                  </w:rPr>
                </w:rPrChange>
              </w:rPr>
            </w:pPr>
            <w:ins w:id="28879" w:author="Thomas Dietz" w:date="2012-08-08T17:05:00Z">
              <w:r w:rsidRPr="00B80901">
                <w:rPr>
                  <w:rPrChange w:id="28880" w:author="Thomas Dietz" w:date="2012-08-10T13:22:00Z">
                    <w:rPr>
                      <w:lang w:val="de-DE"/>
                    </w:rPr>
                  </w:rPrChange>
                </w:rPr>
                <w:t xml:space="preserve">      when "../features/current/rate='other'" {</w:t>
              </w:r>
            </w:ins>
          </w:p>
          <w:p w14:paraId="0CCD0E91" w14:textId="77777777" w:rsidR="009F3611" w:rsidRPr="00B80901" w:rsidRDefault="009F3611" w:rsidP="009F3611">
            <w:pPr>
              <w:pStyle w:val="XML1"/>
              <w:rPr>
                <w:ins w:id="28881" w:author="Thomas Dietz" w:date="2012-08-08T17:05:00Z"/>
                <w:rPrChange w:id="28882" w:author="Thomas Dietz" w:date="2012-08-10T13:22:00Z">
                  <w:rPr>
                    <w:ins w:id="28883" w:author="Thomas Dietz" w:date="2012-08-08T17:05:00Z"/>
                    <w:lang w:val="de-DE"/>
                  </w:rPr>
                </w:rPrChange>
              </w:rPr>
            </w:pPr>
            <w:ins w:id="28884" w:author="Thomas Dietz" w:date="2012-08-08T17:05:00Z">
              <w:r w:rsidRPr="00B80901">
                <w:rPr>
                  <w:rPrChange w:id="28885" w:author="Thomas Dietz" w:date="2012-08-10T13:22:00Z">
                    <w:rPr>
                      <w:lang w:val="de-DE"/>
                    </w:rPr>
                  </w:rPrChange>
                </w:rPr>
                <w:t xml:space="preserve">        description "This element is only valid if the element rate</w:t>
              </w:r>
            </w:ins>
          </w:p>
          <w:p w14:paraId="31B495B0" w14:textId="77777777" w:rsidR="009F3611" w:rsidRPr="00B80901" w:rsidRDefault="009F3611" w:rsidP="009F3611">
            <w:pPr>
              <w:pStyle w:val="XML1"/>
              <w:rPr>
                <w:ins w:id="28886" w:author="Thomas Dietz" w:date="2012-08-08T17:05:00Z"/>
                <w:rPrChange w:id="28887" w:author="Thomas Dietz" w:date="2012-08-10T13:22:00Z">
                  <w:rPr>
                    <w:ins w:id="28888" w:author="Thomas Dietz" w:date="2012-08-08T17:05:00Z"/>
                    <w:lang w:val="de-DE"/>
                  </w:rPr>
                </w:rPrChange>
              </w:rPr>
            </w:pPr>
            <w:ins w:id="28889" w:author="Thomas Dietz" w:date="2012-08-08T17:05:00Z">
              <w:r w:rsidRPr="00B80901">
                <w:rPr>
                  <w:rPrChange w:id="28890" w:author="Thomas Dietz" w:date="2012-08-10T13:22:00Z">
                    <w:rPr>
                      <w:lang w:val="de-DE"/>
                    </w:rPr>
                  </w:rPrChange>
                </w:rPr>
                <w:t xml:space="preserve">          of the current features has value 'other'.";</w:t>
              </w:r>
            </w:ins>
          </w:p>
          <w:p w14:paraId="77DF3F93" w14:textId="77777777" w:rsidR="009F3611" w:rsidRPr="00B80901" w:rsidRDefault="009F3611" w:rsidP="009F3611">
            <w:pPr>
              <w:pStyle w:val="XML1"/>
              <w:rPr>
                <w:ins w:id="28891" w:author="Thomas Dietz" w:date="2012-08-08T17:05:00Z"/>
                <w:rPrChange w:id="28892" w:author="Thomas Dietz" w:date="2012-08-10T13:22:00Z">
                  <w:rPr>
                    <w:ins w:id="28893" w:author="Thomas Dietz" w:date="2012-08-08T17:05:00Z"/>
                    <w:lang w:val="de-DE"/>
                  </w:rPr>
                </w:rPrChange>
              </w:rPr>
            </w:pPr>
            <w:ins w:id="28894" w:author="Thomas Dietz" w:date="2012-08-08T17:05:00Z">
              <w:r w:rsidRPr="00B80901">
                <w:rPr>
                  <w:rPrChange w:id="28895" w:author="Thomas Dietz" w:date="2012-08-10T13:22:00Z">
                    <w:rPr>
                      <w:lang w:val="de-DE"/>
                    </w:rPr>
                  </w:rPrChange>
                </w:rPr>
                <w:t xml:space="preserve">      }</w:t>
              </w:r>
            </w:ins>
          </w:p>
          <w:p w14:paraId="4A96E4E9" w14:textId="77777777" w:rsidR="009F3611" w:rsidRPr="00B80901" w:rsidRDefault="009F3611" w:rsidP="009F3611">
            <w:pPr>
              <w:pStyle w:val="XML1"/>
              <w:rPr>
                <w:ins w:id="28896" w:author="Thomas Dietz" w:date="2012-08-08T17:05:00Z"/>
                <w:rPrChange w:id="28897" w:author="Thomas Dietz" w:date="2012-08-10T13:22:00Z">
                  <w:rPr>
                    <w:ins w:id="28898" w:author="Thomas Dietz" w:date="2012-08-08T17:05:00Z"/>
                    <w:lang w:val="de-DE"/>
                  </w:rPr>
                </w:rPrChange>
              </w:rPr>
            </w:pPr>
            <w:ins w:id="28899" w:author="Thomas Dietz" w:date="2012-08-08T17:05:00Z">
              <w:r w:rsidRPr="00B80901">
                <w:rPr>
                  <w:rPrChange w:id="28900" w:author="Thomas Dietz" w:date="2012-08-10T13:22:00Z">
                    <w:rPr>
                      <w:lang w:val="de-DE"/>
                    </w:rPr>
                  </w:rPrChange>
                </w:rPr>
                <w:t xml:space="preserve">      type uint32;</w:t>
              </w:r>
            </w:ins>
          </w:p>
          <w:p w14:paraId="19D897E3" w14:textId="77777777" w:rsidR="009F3611" w:rsidRPr="00B80901" w:rsidRDefault="009F3611" w:rsidP="009F3611">
            <w:pPr>
              <w:pStyle w:val="XML1"/>
              <w:rPr>
                <w:ins w:id="28901" w:author="Thomas Dietz" w:date="2012-08-08T17:05:00Z"/>
                <w:rPrChange w:id="28902" w:author="Thomas Dietz" w:date="2012-08-10T13:22:00Z">
                  <w:rPr>
                    <w:ins w:id="28903" w:author="Thomas Dietz" w:date="2012-08-08T17:05:00Z"/>
                    <w:lang w:val="de-DE"/>
                  </w:rPr>
                </w:rPrChange>
              </w:rPr>
            </w:pPr>
            <w:ins w:id="28904" w:author="Thomas Dietz" w:date="2012-08-08T17:05:00Z">
              <w:r w:rsidRPr="00B80901">
                <w:rPr>
                  <w:rPrChange w:id="28905" w:author="Thomas Dietz" w:date="2012-08-10T13:22:00Z">
                    <w:rPr>
                      <w:lang w:val="de-DE"/>
                    </w:rPr>
                  </w:rPrChange>
                </w:rPr>
                <w:t xml:space="preserve">      units "kbit/s";</w:t>
              </w:r>
            </w:ins>
          </w:p>
          <w:p w14:paraId="25479FC1" w14:textId="77777777" w:rsidR="009F3611" w:rsidRPr="00B80901" w:rsidRDefault="009F3611" w:rsidP="009F3611">
            <w:pPr>
              <w:pStyle w:val="XML1"/>
              <w:rPr>
                <w:ins w:id="28906" w:author="Thomas Dietz" w:date="2012-08-08T17:05:00Z"/>
                <w:rPrChange w:id="28907" w:author="Thomas Dietz" w:date="2012-08-10T13:22:00Z">
                  <w:rPr>
                    <w:ins w:id="28908" w:author="Thomas Dietz" w:date="2012-08-08T17:05:00Z"/>
                    <w:lang w:val="de-DE"/>
                  </w:rPr>
                </w:rPrChange>
              </w:rPr>
            </w:pPr>
            <w:ins w:id="28909" w:author="Thomas Dietz" w:date="2012-08-08T17:05:00Z">
              <w:r w:rsidRPr="00B80901">
                <w:rPr>
                  <w:rPrChange w:id="28910" w:author="Thomas Dietz" w:date="2012-08-10T13:22:00Z">
                    <w:rPr>
                      <w:lang w:val="de-DE"/>
                    </w:rPr>
                  </w:rPrChange>
                </w:rPr>
                <w:t xml:space="preserve">      config false;</w:t>
              </w:r>
            </w:ins>
          </w:p>
          <w:p w14:paraId="47C8831C" w14:textId="77777777" w:rsidR="009F3611" w:rsidRPr="00B80901" w:rsidRDefault="009F3611" w:rsidP="009F3611">
            <w:pPr>
              <w:pStyle w:val="XML1"/>
              <w:rPr>
                <w:ins w:id="28911" w:author="Thomas Dietz" w:date="2012-08-08T17:05:00Z"/>
                <w:rPrChange w:id="28912" w:author="Thomas Dietz" w:date="2012-08-10T13:22:00Z">
                  <w:rPr>
                    <w:ins w:id="28913" w:author="Thomas Dietz" w:date="2012-08-08T17:05:00Z"/>
                    <w:lang w:val="de-DE"/>
                  </w:rPr>
                </w:rPrChange>
              </w:rPr>
            </w:pPr>
            <w:ins w:id="28914" w:author="Thomas Dietz" w:date="2012-08-08T17:05:00Z">
              <w:r w:rsidRPr="00B80901">
                <w:rPr>
                  <w:rPrChange w:id="28915" w:author="Thomas Dietz" w:date="2012-08-10T13:22:00Z">
                    <w:rPr>
                      <w:lang w:val="de-DE"/>
                    </w:rPr>
                  </w:rPrChange>
                </w:rPr>
                <w:t xml:space="preserve">      description "This element indicates the maximum bit rate of </w:t>
              </w:r>
            </w:ins>
          </w:p>
          <w:p w14:paraId="725A9466" w14:textId="77777777" w:rsidR="009F3611" w:rsidRPr="00B80901" w:rsidRDefault="009F3611" w:rsidP="009F3611">
            <w:pPr>
              <w:pStyle w:val="XML1"/>
              <w:rPr>
                <w:ins w:id="28916" w:author="Thomas Dietz" w:date="2012-08-08T17:05:00Z"/>
                <w:rPrChange w:id="28917" w:author="Thomas Dietz" w:date="2012-08-10T13:22:00Z">
                  <w:rPr>
                    <w:ins w:id="28918" w:author="Thomas Dietz" w:date="2012-08-08T17:05:00Z"/>
                    <w:lang w:val="de-DE"/>
                  </w:rPr>
                </w:rPrChange>
              </w:rPr>
            </w:pPr>
            <w:ins w:id="28919" w:author="Thomas Dietz" w:date="2012-08-08T17:05:00Z">
              <w:r w:rsidRPr="00B80901">
                <w:rPr>
                  <w:rPrChange w:id="28920" w:author="Thomas Dietz" w:date="2012-08-10T13:22:00Z">
                    <w:rPr>
                      <w:lang w:val="de-DE"/>
                    </w:rPr>
                  </w:rPrChange>
                </w:rPr>
                <w:t xml:space="preserve">        the port. Its values is to be provided in units of kilobit </w:t>
              </w:r>
            </w:ins>
          </w:p>
          <w:p w14:paraId="17FBF4FC" w14:textId="77777777" w:rsidR="009F3611" w:rsidRPr="00B80901" w:rsidRDefault="009F3611" w:rsidP="009F3611">
            <w:pPr>
              <w:pStyle w:val="XML1"/>
              <w:rPr>
                <w:ins w:id="28921" w:author="Thomas Dietz" w:date="2012-08-08T17:05:00Z"/>
                <w:rPrChange w:id="28922" w:author="Thomas Dietz" w:date="2012-08-10T13:22:00Z">
                  <w:rPr>
                    <w:ins w:id="28923" w:author="Thomas Dietz" w:date="2012-08-08T17:05:00Z"/>
                    <w:lang w:val="de-DE"/>
                  </w:rPr>
                </w:rPrChange>
              </w:rPr>
            </w:pPr>
            <w:ins w:id="28924" w:author="Thomas Dietz" w:date="2012-08-08T17:05:00Z">
              <w:r w:rsidRPr="00B80901">
                <w:rPr>
                  <w:rPrChange w:id="28925" w:author="Thomas Dietz" w:date="2012-08-10T13:22:00Z">
                    <w:rPr>
                      <w:lang w:val="de-DE"/>
                    </w:rPr>
                  </w:rPrChange>
                </w:rPr>
                <w:t xml:space="preserve">        per second (kbps). This element is only valid if the </w:t>
              </w:r>
            </w:ins>
          </w:p>
          <w:p w14:paraId="37F218A0" w14:textId="77777777" w:rsidR="009F3611" w:rsidRPr="00B80901" w:rsidRDefault="009F3611" w:rsidP="009F3611">
            <w:pPr>
              <w:pStyle w:val="XML1"/>
              <w:rPr>
                <w:ins w:id="28926" w:author="Thomas Dietz" w:date="2012-08-08T17:05:00Z"/>
                <w:rPrChange w:id="28927" w:author="Thomas Dietz" w:date="2012-08-10T13:22:00Z">
                  <w:rPr>
                    <w:ins w:id="28928" w:author="Thomas Dietz" w:date="2012-08-08T17:05:00Z"/>
                    <w:lang w:val="de-DE"/>
                  </w:rPr>
                </w:rPrChange>
              </w:rPr>
            </w:pPr>
            <w:ins w:id="28929" w:author="Thomas Dietz" w:date="2012-08-08T17:05:00Z">
              <w:r w:rsidRPr="00B80901">
                <w:rPr>
                  <w:rPrChange w:id="28930" w:author="Thomas Dietz" w:date="2012-08-10T13:22:00Z">
                    <w:rPr>
                      <w:lang w:val="de-DE"/>
                    </w:rPr>
                  </w:rPrChange>
                </w:rPr>
                <w:t xml:space="preserve">        element called 'rate' in the current Port Features has a </w:t>
              </w:r>
            </w:ins>
          </w:p>
          <w:p w14:paraId="5DA78AFD" w14:textId="77777777" w:rsidR="009F3611" w:rsidRPr="00B80901" w:rsidRDefault="009F3611" w:rsidP="009F3611">
            <w:pPr>
              <w:pStyle w:val="XML1"/>
              <w:rPr>
                <w:ins w:id="28931" w:author="Thomas Dietz" w:date="2012-08-08T17:05:00Z"/>
                <w:rPrChange w:id="28932" w:author="Thomas Dietz" w:date="2012-08-10T13:22:00Z">
                  <w:rPr>
                    <w:ins w:id="28933" w:author="Thomas Dietz" w:date="2012-08-08T17:05:00Z"/>
                    <w:lang w:val="de-DE"/>
                  </w:rPr>
                </w:rPrChange>
              </w:rPr>
            </w:pPr>
            <w:ins w:id="28934" w:author="Thomas Dietz" w:date="2012-08-08T17:05:00Z">
              <w:r w:rsidRPr="00B80901">
                <w:rPr>
                  <w:rPrChange w:id="28935" w:author="Thomas Dietz" w:date="2012-08-10T13:22:00Z">
                    <w:rPr>
                      <w:lang w:val="de-DE"/>
                    </w:rPr>
                  </w:rPrChange>
                </w:rPr>
                <w:t xml:space="preserve">        value of 'other'.</w:t>
              </w:r>
            </w:ins>
          </w:p>
          <w:p w14:paraId="7F8BF614" w14:textId="77777777" w:rsidR="009F3611" w:rsidRPr="00B80901" w:rsidRDefault="009F3611" w:rsidP="009F3611">
            <w:pPr>
              <w:pStyle w:val="XML1"/>
              <w:rPr>
                <w:ins w:id="28936" w:author="Thomas Dietz" w:date="2012-08-08T17:05:00Z"/>
                <w:rPrChange w:id="28937" w:author="Thomas Dietz" w:date="2012-08-10T13:22:00Z">
                  <w:rPr>
                    <w:ins w:id="28938" w:author="Thomas Dietz" w:date="2012-08-08T17:05:00Z"/>
                    <w:lang w:val="de-DE"/>
                  </w:rPr>
                </w:rPrChange>
              </w:rPr>
            </w:pPr>
          </w:p>
          <w:p w14:paraId="376C6C3B" w14:textId="77777777" w:rsidR="009F3611" w:rsidRPr="00B80901" w:rsidRDefault="009F3611" w:rsidP="009F3611">
            <w:pPr>
              <w:pStyle w:val="XML1"/>
              <w:rPr>
                <w:ins w:id="28939" w:author="Thomas Dietz" w:date="2012-08-08T17:05:00Z"/>
                <w:rPrChange w:id="28940" w:author="Thomas Dietz" w:date="2012-08-10T13:22:00Z">
                  <w:rPr>
                    <w:ins w:id="28941" w:author="Thomas Dietz" w:date="2012-08-08T17:05:00Z"/>
                    <w:lang w:val="de-DE"/>
                  </w:rPr>
                </w:rPrChange>
              </w:rPr>
            </w:pPr>
            <w:ins w:id="28942" w:author="Thomas Dietz" w:date="2012-08-08T17:05:00Z">
              <w:r w:rsidRPr="00B80901">
                <w:rPr>
                  <w:rPrChange w:id="28943" w:author="Thomas Dietz" w:date="2012-08-10T13:22:00Z">
                    <w:rPr>
                      <w:lang w:val="de-DE"/>
                    </w:rPr>
                  </w:rPrChange>
                </w:rPr>
                <w:t xml:space="preserve">        Since this element is not configurable with the NETCONF</w:t>
              </w:r>
            </w:ins>
          </w:p>
          <w:p w14:paraId="5580DCCA" w14:textId="77777777" w:rsidR="009F3611" w:rsidRPr="00B80901" w:rsidRDefault="009F3611" w:rsidP="009F3611">
            <w:pPr>
              <w:pStyle w:val="XML1"/>
              <w:rPr>
                <w:ins w:id="28944" w:author="Thomas Dietz" w:date="2012-08-08T17:05:00Z"/>
                <w:rPrChange w:id="28945" w:author="Thomas Dietz" w:date="2012-08-10T13:22:00Z">
                  <w:rPr>
                    <w:ins w:id="28946" w:author="Thomas Dietz" w:date="2012-08-08T17:05:00Z"/>
                    <w:lang w:val="de-DE"/>
                  </w:rPr>
                </w:rPrChange>
              </w:rPr>
            </w:pPr>
            <w:ins w:id="28947" w:author="Thomas Dietz" w:date="2012-08-08T17:05:00Z">
              <w:r w:rsidRPr="00B80901">
                <w:rPr>
                  <w:rPrChange w:id="28948" w:author="Thomas Dietz" w:date="2012-08-10T13:22:00Z">
                    <w:rPr>
                      <w:lang w:val="de-DE"/>
                    </w:rPr>
                  </w:rPrChange>
                </w:rPr>
                <w:t xml:space="preserve">        protocol it MUST NOT be included in replies to NETCONF</w:t>
              </w:r>
            </w:ins>
          </w:p>
          <w:p w14:paraId="4BA3048E" w14:textId="77777777" w:rsidR="009F3611" w:rsidRPr="00B80901" w:rsidRDefault="009F3611" w:rsidP="009F3611">
            <w:pPr>
              <w:pStyle w:val="XML1"/>
              <w:rPr>
                <w:ins w:id="28949" w:author="Thomas Dietz" w:date="2012-08-08T17:05:00Z"/>
                <w:rPrChange w:id="28950" w:author="Thomas Dietz" w:date="2012-08-10T13:22:00Z">
                  <w:rPr>
                    <w:ins w:id="28951" w:author="Thomas Dietz" w:date="2012-08-08T17:05:00Z"/>
                    <w:lang w:val="de-DE"/>
                  </w:rPr>
                </w:rPrChange>
              </w:rPr>
            </w:pPr>
            <w:ins w:id="28952" w:author="Thomas Dietz" w:date="2012-08-08T17:05:00Z">
              <w:r w:rsidRPr="00B80901">
                <w:rPr>
                  <w:rPrChange w:id="28953" w:author="Thomas Dietz" w:date="2012-08-10T13:22:00Z">
                    <w:rPr>
                      <w:lang w:val="de-DE"/>
                    </w:rPr>
                  </w:rPrChange>
                </w:rPr>
                <w:t xml:space="preserve">        &lt;get-config&gt; requests.";</w:t>
              </w:r>
            </w:ins>
          </w:p>
          <w:p w14:paraId="47F286E4" w14:textId="77777777" w:rsidR="009F3611" w:rsidRPr="00B80901" w:rsidRDefault="009F3611" w:rsidP="009F3611">
            <w:pPr>
              <w:pStyle w:val="XML1"/>
              <w:rPr>
                <w:ins w:id="28954" w:author="Thomas Dietz" w:date="2012-08-08T17:05:00Z"/>
                <w:rPrChange w:id="28955" w:author="Thomas Dietz" w:date="2012-08-10T13:22:00Z">
                  <w:rPr>
                    <w:ins w:id="28956" w:author="Thomas Dietz" w:date="2012-08-08T17:05:00Z"/>
                    <w:lang w:val="de-DE"/>
                  </w:rPr>
                </w:rPrChange>
              </w:rPr>
            </w:pPr>
            <w:ins w:id="28957" w:author="Thomas Dietz" w:date="2012-08-08T17:05:00Z">
              <w:r w:rsidRPr="00B80901">
                <w:rPr>
                  <w:rPrChange w:id="28958" w:author="Thomas Dietz" w:date="2012-08-10T13:22:00Z">
                    <w:rPr>
                      <w:lang w:val="de-DE"/>
                    </w:rPr>
                  </w:rPrChange>
                </w:rPr>
                <w:t xml:space="preserve">    }</w:t>
              </w:r>
            </w:ins>
          </w:p>
          <w:p w14:paraId="3E2DA15C" w14:textId="77777777" w:rsidR="009F3611" w:rsidRPr="00B80901" w:rsidRDefault="009F3611" w:rsidP="009F3611">
            <w:pPr>
              <w:pStyle w:val="XML1"/>
              <w:rPr>
                <w:ins w:id="28959" w:author="Thomas Dietz" w:date="2012-08-08T17:05:00Z"/>
                <w:rPrChange w:id="28960" w:author="Thomas Dietz" w:date="2012-08-10T13:22:00Z">
                  <w:rPr>
                    <w:ins w:id="28961" w:author="Thomas Dietz" w:date="2012-08-08T17:05:00Z"/>
                    <w:lang w:val="de-DE"/>
                  </w:rPr>
                </w:rPrChange>
              </w:rPr>
            </w:pPr>
            <w:ins w:id="28962" w:author="Thomas Dietz" w:date="2012-08-08T17:05:00Z">
              <w:r w:rsidRPr="00B80901">
                <w:rPr>
                  <w:rPrChange w:id="28963" w:author="Thomas Dietz" w:date="2012-08-10T13:22:00Z">
                    <w:rPr>
                      <w:lang w:val="de-DE"/>
                    </w:rPr>
                  </w:rPrChange>
                </w:rPr>
                <w:t xml:space="preserve">    container configuration {</w:t>
              </w:r>
            </w:ins>
          </w:p>
          <w:p w14:paraId="779419AA" w14:textId="77777777" w:rsidR="009F3611" w:rsidRPr="00B80901" w:rsidRDefault="009F3611" w:rsidP="009F3611">
            <w:pPr>
              <w:pStyle w:val="XML1"/>
              <w:rPr>
                <w:ins w:id="28964" w:author="Thomas Dietz" w:date="2012-08-08T17:05:00Z"/>
                <w:rPrChange w:id="28965" w:author="Thomas Dietz" w:date="2012-08-10T13:22:00Z">
                  <w:rPr>
                    <w:ins w:id="28966" w:author="Thomas Dietz" w:date="2012-08-08T17:05:00Z"/>
                    <w:lang w:val="de-DE"/>
                  </w:rPr>
                </w:rPrChange>
              </w:rPr>
            </w:pPr>
            <w:ins w:id="28967" w:author="Thomas Dietz" w:date="2012-08-08T17:05:00Z">
              <w:r w:rsidRPr="00B80901">
                <w:rPr>
                  <w:rPrChange w:id="28968" w:author="Thomas Dietz" w:date="2012-08-10T13:22:00Z">
                    <w:rPr>
                      <w:lang w:val="de-DE"/>
                    </w:rPr>
                  </w:rPrChange>
                </w:rPr>
                <w:t xml:space="preserve">      description "This element represents the general</w:t>
              </w:r>
            </w:ins>
          </w:p>
          <w:p w14:paraId="07A98765" w14:textId="77777777" w:rsidR="009F3611" w:rsidRPr="00B80901" w:rsidRDefault="009F3611" w:rsidP="009F3611">
            <w:pPr>
              <w:pStyle w:val="XML1"/>
              <w:rPr>
                <w:ins w:id="28969" w:author="Thomas Dietz" w:date="2012-08-08T17:05:00Z"/>
                <w:rPrChange w:id="28970" w:author="Thomas Dietz" w:date="2012-08-10T13:22:00Z">
                  <w:rPr>
                    <w:ins w:id="28971" w:author="Thomas Dietz" w:date="2012-08-08T17:05:00Z"/>
                    <w:lang w:val="de-DE"/>
                  </w:rPr>
                </w:rPrChange>
              </w:rPr>
            </w:pPr>
            <w:ins w:id="28972" w:author="Thomas Dietz" w:date="2012-08-08T17:05:00Z">
              <w:r w:rsidRPr="00B80901">
                <w:rPr>
                  <w:rPrChange w:id="28973" w:author="Thomas Dietz" w:date="2012-08-10T13:22:00Z">
                    <w:rPr>
                      <w:lang w:val="de-DE"/>
                    </w:rPr>
                  </w:rPrChange>
                </w:rPr>
                <w:t xml:space="preserve">        adminitrative configuration of the OpenFlow Port.";</w:t>
              </w:r>
            </w:ins>
          </w:p>
          <w:p w14:paraId="0DBBF21B" w14:textId="77777777" w:rsidR="009F3611" w:rsidRPr="00B80901" w:rsidRDefault="009F3611" w:rsidP="009F3611">
            <w:pPr>
              <w:pStyle w:val="XML1"/>
              <w:rPr>
                <w:ins w:id="28974" w:author="Thomas Dietz" w:date="2012-08-08T17:05:00Z"/>
                <w:rPrChange w:id="28975" w:author="Thomas Dietz" w:date="2012-08-10T13:22:00Z">
                  <w:rPr>
                    <w:ins w:id="28976" w:author="Thomas Dietz" w:date="2012-08-08T17:05:00Z"/>
                    <w:lang w:val="de-DE"/>
                  </w:rPr>
                </w:rPrChange>
              </w:rPr>
            </w:pPr>
            <w:ins w:id="28977" w:author="Thomas Dietz" w:date="2012-08-08T17:05:00Z">
              <w:r w:rsidRPr="00B80901">
                <w:rPr>
                  <w:rPrChange w:id="28978" w:author="Thomas Dietz" w:date="2012-08-10T13:22:00Z">
                    <w:rPr>
                      <w:lang w:val="de-DE"/>
                    </w:rPr>
                  </w:rPrChange>
                </w:rPr>
                <w:t xml:space="preserve">      leaf admin-state {</w:t>
              </w:r>
            </w:ins>
          </w:p>
          <w:p w14:paraId="7E43A310" w14:textId="77777777" w:rsidR="009F3611" w:rsidRPr="00B80901" w:rsidRDefault="009F3611" w:rsidP="009F3611">
            <w:pPr>
              <w:pStyle w:val="XML1"/>
              <w:rPr>
                <w:ins w:id="28979" w:author="Thomas Dietz" w:date="2012-08-08T17:05:00Z"/>
                <w:rPrChange w:id="28980" w:author="Thomas Dietz" w:date="2012-08-10T13:22:00Z">
                  <w:rPr>
                    <w:ins w:id="28981" w:author="Thomas Dietz" w:date="2012-08-08T17:05:00Z"/>
                    <w:lang w:val="de-DE"/>
                  </w:rPr>
                </w:rPrChange>
              </w:rPr>
            </w:pPr>
            <w:ins w:id="28982" w:author="Thomas Dietz" w:date="2012-08-08T17:05:00Z">
              <w:r w:rsidRPr="00B80901">
                <w:rPr>
                  <w:rPrChange w:id="28983" w:author="Thomas Dietz" w:date="2012-08-10T13:22:00Z">
                    <w:rPr>
                      <w:lang w:val="de-DE"/>
                    </w:rPr>
                  </w:rPrChange>
                </w:rPr>
                <w:t xml:space="preserve">        type OFUpDownStateType;</w:t>
              </w:r>
            </w:ins>
          </w:p>
          <w:p w14:paraId="03D391EE" w14:textId="77777777" w:rsidR="009F3611" w:rsidRPr="00B80901" w:rsidRDefault="009F3611" w:rsidP="009F3611">
            <w:pPr>
              <w:pStyle w:val="XML1"/>
              <w:rPr>
                <w:ins w:id="28984" w:author="Thomas Dietz" w:date="2012-08-08T17:05:00Z"/>
                <w:rPrChange w:id="28985" w:author="Thomas Dietz" w:date="2012-08-10T13:22:00Z">
                  <w:rPr>
                    <w:ins w:id="28986" w:author="Thomas Dietz" w:date="2012-08-08T17:05:00Z"/>
                    <w:lang w:val="de-DE"/>
                  </w:rPr>
                </w:rPrChange>
              </w:rPr>
            </w:pPr>
            <w:ins w:id="28987" w:author="Thomas Dietz" w:date="2012-08-08T17:05:00Z">
              <w:r w:rsidRPr="00B80901">
                <w:rPr>
                  <w:rPrChange w:id="28988" w:author="Thomas Dietz" w:date="2012-08-10T13:22:00Z">
                    <w:rPr>
                      <w:lang w:val="de-DE"/>
                    </w:rPr>
                  </w:rPrChange>
                </w:rPr>
                <w:t xml:space="preserve">        default 'up';</w:t>
              </w:r>
            </w:ins>
          </w:p>
          <w:p w14:paraId="66920757" w14:textId="77777777" w:rsidR="009F3611" w:rsidRPr="00B80901" w:rsidRDefault="009F3611" w:rsidP="009F3611">
            <w:pPr>
              <w:pStyle w:val="XML1"/>
              <w:rPr>
                <w:ins w:id="28989" w:author="Thomas Dietz" w:date="2012-08-08T17:05:00Z"/>
                <w:rPrChange w:id="28990" w:author="Thomas Dietz" w:date="2012-08-10T13:22:00Z">
                  <w:rPr>
                    <w:ins w:id="28991" w:author="Thomas Dietz" w:date="2012-08-08T17:05:00Z"/>
                    <w:lang w:val="de-DE"/>
                  </w:rPr>
                </w:rPrChange>
              </w:rPr>
            </w:pPr>
            <w:ins w:id="28992" w:author="Thomas Dietz" w:date="2012-08-08T17:05:00Z">
              <w:r w:rsidRPr="00B80901">
                <w:rPr>
                  <w:rPrChange w:id="28993" w:author="Thomas Dietz" w:date="2012-08-10T13:22:00Z">
                    <w:rPr>
                      <w:lang w:val="de-DE"/>
                    </w:rPr>
                  </w:rPrChange>
                </w:rPr>
                <w:t xml:space="preserve">        description "The administrative state of the port.  If</w:t>
              </w:r>
            </w:ins>
          </w:p>
          <w:p w14:paraId="0B307112" w14:textId="77777777" w:rsidR="009F3611" w:rsidRPr="00B80901" w:rsidRDefault="009F3611" w:rsidP="009F3611">
            <w:pPr>
              <w:pStyle w:val="XML1"/>
              <w:rPr>
                <w:ins w:id="28994" w:author="Thomas Dietz" w:date="2012-08-08T17:05:00Z"/>
                <w:rPrChange w:id="28995" w:author="Thomas Dietz" w:date="2012-08-10T13:22:00Z">
                  <w:rPr>
                    <w:ins w:id="28996" w:author="Thomas Dietz" w:date="2012-08-08T17:05:00Z"/>
                    <w:lang w:val="de-DE"/>
                  </w:rPr>
                </w:rPrChange>
              </w:rPr>
            </w:pPr>
            <w:ins w:id="28997" w:author="Thomas Dietz" w:date="2012-08-08T17:05:00Z">
              <w:r w:rsidRPr="00B80901">
                <w:rPr>
                  <w:rPrChange w:id="28998" w:author="Thomas Dietz" w:date="2012-08-10T13:22:00Z">
                    <w:rPr>
                      <w:lang w:val="de-DE"/>
                    </w:rPr>
                  </w:rPrChange>
                </w:rPr>
                <w:t xml:space="preserve">          true, the port has been administratively brought down and</w:t>
              </w:r>
            </w:ins>
          </w:p>
          <w:p w14:paraId="5C6E788F" w14:textId="77777777" w:rsidR="009F3611" w:rsidRPr="00B80901" w:rsidRDefault="009F3611" w:rsidP="009F3611">
            <w:pPr>
              <w:pStyle w:val="XML1"/>
              <w:rPr>
                <w:ins w:id="28999" w:author="Thomas Dietz" w:date="2012-08-08T17:05:00Z"/>
                <w:rPrChange w:id="29000" w:author="Thomas Dietz" w:date="2012-08-10T13:22:00Z">
                  <w:rPr>
                    <w:ins w:id="29001" w:author="Thomas Dietz" w:date="2012-08-08T17:05:00Z"/>
                    <w:lang w:val="de-DE"/>
                  </w:rPr>
                </w:rPrChange>
              </w:rPr>
            </w:pPr>
            <w:ins w:id="29002" w:author="Thomas Dietz" w:date="2012-08-08T17:05:00Z">
              <w:r w:rsidRPr="00B80901">
                <w:rPr>
                  <w:rPrChange w:id="29003" w:author="Thomas Dietz" w:date="2012-08-10T13:22:00Z">
                    <w:rPr>
                      <w:lang w:val="de-DE"/>
                    </w:rPr>
                  </w:rPrChange>
                </w:rPr>
                <w:t xml:space="preserve">          SHOULD not be used by OpenFlow.</w:t>
              </w:r>
            </w:ins>
          </w:p>
          <w:p w14:paraId="1513E88F" w14:textId="77777777" w:rsidR="009F3611" w:rsidRPr="00B80901" w:rsidRDefault="009F3611" w:rsidP="009F3611">
            <w:pPr>
              <w:pStyle w:val="XML1"/>
              <w:rPr>
                <w:ins w:id="29004" w:author="Thomas Dietz" w:date="2012-08-08T17:05:00Z"/>
                <w:rPrChange w:id="29005" w:author="Thomas Dietz" w:date="2012-08-10T13:22:00Z">
                  <w:rPr>
                    <w:ins w:id="29006" w:author="Thomas Dietz" w:date="2012-08-08T17:05:00Z"/>
                    <w:lang w:val="de-DE"/>
                  </w:rPr>
                </w:rPrChange>
              </w:rPr>
            </w:pPr>
          </w:p>
          <w:p w14:paraId="37CD6AED" w14:textId="77777777" w:rsidR="009F3611" w:rsidRPr="00B80901" w:rsidRDefault="009F3611" w:rsidP="009F3611">
            <w:pPr>
              <w:pStyle w:val="XML1"/>
              <w:rPr>
                <w:ins w:id="29007" w:author="Thomas Dietz" w:date="2012-08-08T17:05:00Z"/>
                <w:rPrChange w:id="29008" w:author="Thomas Dietz" w:date="2012-08-10T13:22:00Z">
                  <w:rPr>
                    <w:ins w:id="29009" w:author="Thomas Dietz" w:date="2012-08-08T17:05:00Z"/>
                    <w:lang w:val="de-DE"/>
                  </w:rPr>
                </w:rPrChange>
              </w:rPr>
            </w:pPr>
            <w:ins w:id="29010" w:author="Thomas Dietz" w:date="2012-08-08T17:05:00Z">
              <w:r w:rsidRPr="00B80901">
                <w:rPr>
                  <w:rPrChange w:id="29011" w:author="Thomas Dietz" w:date="2012-08-10T13:22:00Z">
                    <w:rPr>
                      <w:lang w:val="de-DE"/>
                    </w:rPr>
                  </w:rPrChange>
                </w:rPr>
                <w:t xml:space="preserve">          This element is optional. If this element is not present</w:t>
              </w:r>
            </w:ins>
          </w:p>
          <w:p w14:paraId="5E8BC9AE" w14:textId="77777777" w:rsidR="009F3611" w:rsidRPr="00B80901" w:rsidRDefault="009F3611" w:rsidP="009F3611">
            <w:pPr>
              <w:pStyle w:val="XML1"/>
              <w:rPr>
                <w:ins w:id="29012" w:author="Thomas Dietz" w:date="2012-08-08T17:05:00Z"/>
                <w:rPrChange w:id="29013" w:author="Thomas Dietz" w:date="2012-08-10T13:22:00Z">
                  <w:rPr>
                    <w:ins w:id="29014" w:author="Thomas Dietz" w:date="2012-08-08T17:05:00Z"/>
                    <w:lang w:val="de-DE"/>
                  </w:rPr>
                </w:rPrChange>
              </w:rPr>
            </w:pPr>
            <w:ins w:id="29015" w:author="Thomas Dietz" w:date="2012-08-08T17:05:00Z">
              <w:r w:rsidRPr="00B80901">
                <w:rPr>
                  <w:rPrChange w:id="29016" w:author="Thomas Dietz" w:date="2012-08-10T13:22:00Z">
                    <w:rPr>
                      <w:lang w:val="de-DE"/>
                    </w:rPr>
                  </w:rPrChange>
                </w:rPr>
                <w:t xml:space="preserve">          it defaults to 'up'.";</w:t>
              </w:r>
            </w:ins>
          </w:p>
          <w:p w14:paraId="33C51245" w14:textId="77777777" w:rsidR="009F3611" w:rsidRPr="00B80901" w:rsidRDefault="009F3611" w:rsidP="009F3611">
            <w:pPr>
              <w:pStyle w:val="XML1"/>
              <w:rPr>
                <w:ins w:id="29017" w:author="Thomas Dietz" w:date="2012-08-08T17:05:00Z"/>
                <w:rPrChange w:id="29018" w:author="Thomas Dietz" w:date="2012-08-10T13:22:00Z">
                  <w:rPr>
                    <w:ins w:id="29019" w:author="Thomas Dietz" w:date="2012-08-08T17:05:00Z"/>
                    <w:lang w:val="de-DE"/>
                  </w:rPr>
                </w:rPrChange>
              </w:rPr>
            </w:pPr>
            <w:ins w:id="29020" w:author="Thomas Dietz" w:date="2012-08-08T17:05:00Z">
              <w:r w:rsidRPr="00B80901">
                <w:rPr>
                  <w:rPrChange w:id="29021" w:author="Thomas Dietz" w:date="2012-08-10T13:22:00Z">
                    <w:rPr>
                      <w:lang w:val="de-DE"/>
                    </w:rPr>
                  </w:rPrChange>
                </w:rPr>
                <w:t xml:space="preserve">      }</w:t>
              </w:r>
            </w:ins>
          </w:p>
          <w:p w14:paraId="2A5AB6C9" w14:textId="77777777" w:rsidR="009F3611" w:rsidRPr="00B80901" w:rsidRDefault="009F3611" w:rsidP="009F3611">
            <w:pPr>
              <w:pStyle w:val="XML1"/>
              <w:rPr>
                <w:ins w:id="29022" w:author="Thomas Dietz" w:date="2012-08-08T17:05:00Z"/>
                <w:rPrChange w:id="29023" w:author="Thomas Dietz" w:date="2012-08-10T13:22:00Z">
                  <w:rPr>
                    <w:ins w:id="29024" w:author="Thomas Dietz" w:date="2012-08-08T17:05:00Z"/>
                    <w:lang w:val="de-DE"/>
                  </w:rPr>
                </w:rPrChange>
              </w:rPr>
            </w:pPr>
            <w:ins w:id="29025" w:author="Thomas Dietz" w:date="2012-08-08T17:05:00Z">
              <w:r w:rsidRPr="00B80901">
                <w:rPr>
                  <w:rPrChange w:id="29026" w:author="Thomas Dietz" w:date="2012-08-10T13:22:00Z">
                    <w:rPr>
                      <w:lang w:val="de-DE"/>
                    </w:rPr>
                  </w:rPrChange>
                </w:rPr>
                <w:t xml:space="preserve">      leaf no-receive {</w:t>
              </w:r>
            </w:ins>
          </w:p>
          <w:p w14:paraId="75230F10" w14:textId="77777777" w:rsidR="009F3611" w:rsidRPr="00B80901" w:rsidRDefault="009F3611" w:rsidP="009F3611">
            <w:pPr>
              <w:pStyle w:val="XML1"/>
              <w:rPr>
                <w:ins w:id="29027" w:author="Thomas Dietz" w:date="2012-08-08T17:05:00Z"/>
                <w:rPrChange w:id="29028" w:author="Thomas Dietz" w:date="2012-08-10T13:22:00Z">
                  <w:rPr>
                    <w:ins w:id="29029" w:author="Thomas Dietz" w:date="2012-08-08T17:05:00Z"/>
                    <w:lang w:val="de-DE"/>
                  </w:rPr>
                </w:rPrChange>
              </w:rPr>
            </w:pPr>
            <w:ins w:id="29030" w:author="Thomas Dietz" w:date="2012-08-08T17:05:00Z">
              <w:r w:rsidRPr="00B80901">
                <w:rPr>
                  <w:rPrChange w:id="29031" w:author="Thomas Dietz" w:date="2012-08-10T13:22:00Z">
                    <w:rPr>
                      <w:lang w:val="de-DE"/>
                    </w:rPr>
                  </w:rPrChange>
                </w:rPr>
                <w:t xml:space="preserve">        type boolean;</w:t>
              </w:r>
            </w:ins>
          </w:p>
          <w:p w14:paraId="5D05D50B" w14:textId="77777777" w:rsidR="009F3611" w:rsidRPr="00B80901" w:rsidRDefault="009F3611" w:rsidP="009F3611">
            <w:pPr>
              <w:pStyle w:val="XML1"/>
              <w:rPr>
                <w:ins w:id="29032" w:author="Thomas Dietz" w:date="2012-08-08T17:05:00Z"/>
                <w:rPrChange w:id="29033" w:author="Thomas Dietz" w:date="2012-08-10T13:22:00Z">
                  <w:rPr>
                    <w:ins w:id="29034" w:author="Thomas Dietz" w:date="2012-08-08T17:05:00Z"/>
                    <w:lang w:val="de-DE"/>
                  </w:rPr>
                </w:rPrChange>
              </w:rPr>
            </w:pPr>
            <w:ins w:id="29035" w:author="Thomas Dietz" w:date="2012-08-08T17:05:00Z">
              <w:r w:rsidRPr="00B80901">
                <w:rPr>
                  <w:rPrChange w:id="29036" w:author="Thomas Dietz" w:date="2012-08-10T13:22:00Z">
                    <w:rPr>
                      <w:lang w:val="de-DE"/>
                    </w:rPr>
                  </w:rPrChange>
                </w:rPr>
                <w:t xml:space="preserve">        default false;</w:t>
              </w:r>
            </w:ins>
          </w:p>
          <w:p w14:paraId="43CAE6FB" w14:textId="77777777" w:rsidR="009F3611" w:rsidRPr="00B80901" w:rsidRDefault="009F3611" w:rsidP="009F3611">
            <w:pPr>
              <w:pStyle w:val="XML1"/>
              <w:rPr>
                <w:ins w:id="29037" w:author="Thomas Dietz" w:date="2012-08-08T17:05:00Z"/>
                <w:rPrChange w:id="29038" w:author="Thomas Dietz" w:date="2012-08-10T13:22:00Z">
                  <w:rPr>
                    <w:ins w:id="29039" w:author="Thomas Dietz" w:date="2012-08-08T17:05:00Z"/>
                    <w:lang w:val="de-DE"/>
                  </w:rPr>
                </w:rPrChange>
              </w:rPr>
            </w:pPr>
            <w:ins w:id="29040" w:author="Thomas Dietz" w:date="2012-08-08T17:05:00Z">
              <w:r w:rsidRPr="00B80901">
                <w:rPr>
                  <w:rPrChange w:id="29041" w:author="Thomas Dietz" w:date="2012-08-10T13:22:00Z">
                    <w:rPr>
                      <w:lang w:val="de-DE"/>
                    </w:rPr>
                  </w:rPrChange>
                </w:rPr>
                <w:t xml:space="preserve">        description "If true, packets received at this OpenFlow</w:t>
              </w:r>
            </w:ins>
          </w:p>
          <w:p w14:paraId="5A0BF8CF" w14:textId="77777777" w:rsidR="009F3611" w:rsidRPr="00B80901" w:rsidRDefault="009F3611" w:rsidP="009F3611">
            <w:pPr>
              <w:pStyle w:val="XML1"/>
              <w:rPr>
                <w:ins w:id="29042" w:author="Thomas Dietz" w:date="2012-08-08T17:05:00Z"/>
                <w:rPrChange w:id="29043" w:author="Thomas Dietz" w:date="2012-08-10T13:22:00Z">
                  <w:rPr>
                    <w:ins w:id="29044" w:author="Thomas Dietz" w:date="2012-08-08T17:05:00Z"/>
                    <w:lang w:val="de-DE"/>
                  </w:rPr>
                </w:rPrChange>
              </w:rPr>
            </w:pPr>
            <w:ins w:id="29045" w:author="Thomas Dietz" w:date="2012-08-08T17:05:00Z">
              <w:r w:rsidRPr="00B80901">
                <w:rPr>
                  <w:rPrChange w:id="29046" w:author="Thomas Dietz" w:date="2012-08-10T13:22:00Z">
                    <w:rPr>
                      <w:lang w:val="de-DE"/>
                    </w:rPr>
                  </w:rPrChange>
                </w:rPr>
                <w:t xml:space="preserve">          port SHOULD be dropped.</w:t>
              </w:r>
            </w:ins>
          </w:p>
          <w:p w14:paraId="1854FDEF" w14:textId="77777777" w:rsidR="009F3611" w:rsidRPr="00B80901" w:rsidRDefault="009F3611" w:rsidP="009F3611">
            <w:pPr>
              <w:pStyle w:val="XML1"/>
              <w:rPr>
                <w:ins w:id="29047" w:author="Thomas Dietz" w:date="2012-08-08T17:05:00Z"/>
                <w:rPrChange w:id="29048" w:author="Thomas Dietz" w:date="2012-08-10T13:22:00Z">
                  <w:rPr>
                    <w:ins w:id="29049" w:author="Thomas Dietz" w:date="2012-08-08T17:05:00Z"/>
                    <w:lang w:val="de-DE"/>
                  </w:rPr>
                </w:rPrChange>
              </w:rPr>
            </w:pPr>
          </w:p>
          <w:p w14:paraId="0F9E8069" w14:textId="77777777" w:rsidR="009F3611" w:rsidRPr="00B80901" w:rsidRDefault="009F3611" w:rsidP="009F3611">
            <w:pPr>
              <w:pStyle w:val="XML1"/>
              <w:rPr>
                <w:ins w:id="29050" w:author="Thomas Dietz" w:date="2012-08-08T17:05:00Z"/>
                <w:rPrChange w:id="29051" w:author="Thomas Dietz" w:date="2012-08-10T13:22:00Z">
                  <w:rPr>
                    <w:ins w:id="29052" w:author="Thomas Dietz" w:date="2012-08-08T17:05:00Z"/>
                    <w:lang w:val="de-DE"/>
                  </w:rPr>
                </w:rPrChange>
              </w:rPr>
            </w:pPr>
            <w:ins w:id="29053" w:author="Thomas Dietz" w:date="2012-08-08T17:05:00Z">
              <w:r w:rsidRPr="00B80901">
                <w:rPr>
                  <w:rPrChange w:id="29054" w:author="Thomas Dietz" w:date="2012-08-10T13:22:00Z">
                    <w:rPr>
                      <w:lang w:val="de-DE"/>
                    </w:rPr>
                  </w:rPrChange>
                </w:rPr>
                <w:t xml:space="preserve">          This element is optional. If this element is not present</w:t>
              </w:r>
            </w:ins>
          </w:p>
          <w:p w14:paraId="4EB0F3AA" w14:textId="77777777" w:rsidR="009F3611" w:rsidRPr="00B80901" w:rsidRDefault="009F3611" w:rsidP="009F3611">
            <w:pPr>
              <w:pStyle w:val="XML1"/>
              <w:rPr>
                <w:ins w:id="29055" w:author="Thomas Dietz" w:date="2012-08-08T17:05:00Z"/>
                <w:rPrChange w:id="29056" w:author="Thomas Dietz" w:date="2012-08-10T13:22:00Z">
                  <w:rPr>
                    <w:ins w:id="29057" w:author="Thomas Dietz" w:date="2012-08-08T17:05:00Z"/>
                    <w:lang w:val="de-DE"/>
                  </w:rPr>
                </w:rPrChange>
              </w:rPr>
            </w:pPr>
            <w:ins w:id="29058" w:author="Thomas Dietz" w:date="2012-08-08T17:05:00Z">
              <w:r w:rsidRPr="00B80901">
                <w:rPr>
                  <w:rPrChange w:id="29059" w:author="Thomas Dietz" w:date="2012-08-10T13:22:00Z">
                    <w:rPr>
                      <w:lang w:val="de-DE"/>
                    </w:rPr>
                  </w:rPrChange>
                </w:rPr>
                <w:t xml:space="preserve">          it defaults to 'false'.";</w:t>
              </w:r>
            </w:ins>
          </w:p>
          <w:p w14:paraId="7580B172" w14:textId="77777777" w:rsidR="009F3611" w:rsidRPr="00B80901" w:rsidRDefault="009F3611" w:rsidP="009F3611">
            <w:pPr>
              <w:pStyle w:val="XML1"/>
              <w:rPr>
                <w:ins w:id="29060" w:author="Thomas Dietz" w:date="2012-08-08T17:05:00Z"/>
                <w:rPrChange w:id="29061" w:author="Thomas Dietz" w:date="2012-08-10T13:22:00Z">
                  <w:rPr>
                    <w:ins w:id="29062" w:author="Thomas Dietz" w:date="2012-08-08T17:05:00Z"/>
                    <w:lang w:val="de-DE"/>
                  </w:rPr>
                </w:rPrChange>
              </w:rPr>
            </w:pPr>
            <w:ins w:id="29063" w:author="Thomas Dietz" w:date="2012-08-08T17:05:00Z">
              <w:r w:rsidRPr="00B80901">
                <w:rPr>
                  <w:rPrChange w:id="29064" w:author="Thomas Dietz" w:date="2012-08-10T13:22:00Z">
                    <w:rPr>
                      <w:lang w:val="de-DE"/>
                    </w:rPr>
                  </w:rPrChange>
                </w:rPr>
                <w:t xml:space="preserve">      }</w:t>
              </w:r>
            </w:ins>
          </w:p>
          <w:p w14:paraId="652469CF" w14:textId="77777777" w:rsidR="009F3611" w:rsidRPr="00B80901" w:rsidRDefault="009F3611" w:rsidP="009F3611">
            <w:pPr>
              <w:pStyle w:val="XML1"/>
              <w:rPr>
                <w:ins w:id="29065" w:author="Thomas Dietz" w:date="2012-08-08T17:05:00Z"/>
                <w:rPrChange w:id="29066" w:author="Thomas Dietz" w:date="2012-08-10T13:22:00Z">
                  <w:rPr>
                    <w:ins w:id="29067" w:author="Thomas Dietz" w:date="2012-08-08T17:05:00Z"/>
                    <w:lang w:val="de-DE"/>
                  </w:rPr>
                </w:rPrChange>
              </w:rPr>
            </w:pPr>
            <w:ins w:id="29068" w:author="Thomas Dietz" w:date="2012-08-08T17:05:00Z">
              <w:r w:rsidRPr="00B80901">
                <w:rPr>
                  <w:rPrChange w:id="29069" w:author="Thomas Dietz" w:date="2012-08-10T13:22:00Z">
                    <w:rPr>
                      <w:lang w:val="de-DE"/>
                    </w:rPr>
                  </w:rPrChange>
                </w:rPr>
                <w:t xml:space="preserve">      leaf no-forward {</w:t>
              </w:r>
            </w:ins>
          </w:p>
          <w:p w14:paraId="40FC0CBB" w14:textId="77777777" w:rsidR="009F3611" w:rsidRPr="00B80901" w:rsidRDefault="009F3611" w:rsidP="009F3611">
            <w:pPr>
              <w:pStyle w:val="XML1"/>
              <w:rPr>
                <w:ins w:id="29070" w:author="Thomas Dietz" w:date="2012-08-08T17:05:00Z"/>
                <w:rPrChange w:id="29071" w:author="Thomas Dietz" w:date="2012-08-10T13:22:00Z">
                  <w:rPr>
                    <w:ins w:id="29072" w:author="Thomas Dietz" w:date="2012-08-08T17:05:00Z"/>
                    <w:lang w:val="de-DE"/>
                  </w:rPr>
                </w:rPrChange>
              </w:rPr>
            </w:pPr>
            <w:ins w:id="29073" w:author="Thomas Dietz" w:date="2012-08-08T17:05:00Z">
              <w:r w:rsidRPr="00B80901">
                <w:rPr>
                  <w:rPrChange w:id="29074" w:author="Thomas Dietz" w:date="2012-08-10T13:22:00Z">
                    <w:rPr>
                      <w:lang w:val="de-DE"/>
                    </w:rPr>
                  </w:rPrChange>
                </w:rPr>
                <w:t xml:space="preserve">        type boolean;</w:t>
              </w:r>
            </w:ins>
          </w:p>
          <w:p w14:paraId="2081364E" w14:textId="77777777" w:rsidR="009F3611" w:rsidRPr="00B80901" w:rsidRDefault="009F3611" w:rsidP="009F3611">
            <w:pPr>
              <w:pStyle w:val="XML1"/>
              <w:rPr>
                <w:ins w:id="29075" w:author="Thomas Dietz" w:date="2012-08-08T17:05:00Z"/>
                <w:rPrChange w:id="29076" w:author="Thomas Dietz" w:date="2012-08-10T13:22:00Z">
                  <w:rPr>
                    <w:ins w:id="29077" w:author="Thomas Dietz" w:date="2012-08-08T17:05:00Z"/>
                    <w:lang w:val="de-DE"/>
                  </w:rPr>
                </w:rPrChange>
              </w:rPr>
            </w:pPr>
            <w:ins w:id="29078" w:author="Thomas Dietz" w:date="2012-08-08T17:05:00Z">
              <w:r w:rsidRPr="00B80901">
                <w:rPr>
                  <w:rPrChange w:id="29079" w:author="Thomas Dietz" w:date="2012-08-10T13:22:00Z">
                    <w:rPr>
                      <w:lang w:val="de-DE"/>
                    </w:rPr>
                  </w:rPrChange>
                </w:rPr>
                <w:t xml:space="preserve">        default false;</w:t>
              </w:r>
            </w:ins>
          </w:p>
          <w:p w14:paraId="180D160C" w14:textId="77777777" w:rsidR="009F3611" w:rsidRPr="00B80901" w:rsidRDefault="009F3611" w:rsidP="009F3611">
            <w:pPr>
              <w:pStyle w:val="XML1"/>
              <w:rPr>
                <w:ins w:id="29080" w:author="Thomas Dietz" w:date="2012-08-08T17:05:00Z"/>
                <w:rPrChange w:id="29081" w:author="Thomas Dietz" w:date="2012-08-10T13:22:00Z">
                  <w:rPr>
                    <w:ins w:id="29082" w:author="Thomas Dietz" w:date="2012-08-08T17:05:00Z"/>
                    <w:lang w:val="de-DE"/>
                  </w:rPr>
                </w:rPrChange>
              </w:rPr>
            </w:pPr>
            <w:ins w:id="29083" w:author="Thomas Dietz" w:date="2012-08-08T17:05:00Z">
              <w:r w:rsidRPr="00B80901">
                <w:rPr>
                  <w:rPrChange w:id="29084" w:author="Thomas Dietz" w:date="2012-08-10T13:22:00Z">
                    <w:rPr>
                      <w:lang w:val="de-DE"/>
                    </w:rPr>
                  </w:rPrChange>
                </w:rPr>
                <w:t xml:space="preserve">        description "If true, packets forwarded to this OpenFlow</w:t>
              </w:r>
            </w:ins>
          </w:p>
          <w:p w14:paraId="49137751" w14:textId="77777777" w:rsidR="009F3611" w:rsidRPr="00B80901" w:rsidRDefault="009F3611" w:rsidP="009F3611">
            <w:pPr>
              <w:pStyle w:val="XML1"/>
              <w:rPr>
                <w:ins w:id="29085" w:author="Thomas Dietz" w:date="2012-08-08T17:05:00Z"/>
                <w:rPrChange w:id="29086" w:author="Thomas Dietz" w:date="2012-08-10T13:22:00Z">
                  <w:rPr>
                    <w:ins w:id="29087" w:author="Thomas Dietz" w:date="2012-08-08T17:05:00Z"/>
                    <w:lang w:val="de-DE"/>
                  </w:rPr>
                </w:rPrChange>
              </w:rPr>
            </w:pPr>
            <w:ins w:id="29088" w:author="Thomas Dietz" w:date="2012-08-08T17:05:00Z">
              <w:r w:rsidRPr="00B80901">
                <w:rPr>
                  <w:rPrChange w:id="29089" w:author="Thomas Dietz" w:date="2012-08-10T13:22:00Z">
                    <w:rPr>
                      <w:lang w:val="de-DE"/>
                    </w:rPr>
                  </w:rPrChange>
                </w:rPr>
                <w:t xml:space="preserve">          port SHOULD be dropped.</w:t>
              </w:r>
            </w:ins>
          </w:p>
          <w:p w14:paraId="0AD537AB" w14:textId="77777777" w:rsidR="009F3611" w:rsidRPr="00B80901" w:rsidRDefault="009F3611" w:rsidP="009F3611">
            <w:pPr>
              <w:pStyle w:val="XML1"/>
              <w:rPr>
                <w:ins w:id="29090" w:author="Thomas Dietz" w:date="2012-08-08T17:05:00Z"/>
                <w:rPrChange w:id="29091" w:author="Thomas Dietz" w:date="2012-08-10T13:22:00Z">
                  <w:rPr>
                    <w:ins w:id="29092" w:author="Thomas Dietz" w:date="2012-08-08T17:05:00Z"/>
                    <w:lang w:val="de-DE"/>
                  </w:rPr>
                </w:rPrChange>
              </w:rPr>
            </w:pPr>
          </w:p>
          <w:p w14:paraId="30C55B69" w14:textId="77777777" w:rsidR="009F3611" w:rsidRPr="00B80901" w:rsidRDefault="009F3611" w:rsidP="009F3611">
            <w:pPr>
              <w:pStyle w:val="XML1"/>
              <w:rPr>
                <w:ins w:id="29093" w:author="Thomas Dietz" w:date="2012-08-08T17:05:00Z"/>
                <w:rPrChange w:id="29094" w:author="Thomas Dietz" w:date="2012-08-10T13:22:00Z">
                  <w:rPr>
                    <w:ins w:id="29095" w:author="Thomas Dietz" w:date="2012-08-08T17:05:00Z"/>
                    <w:lang w:val="de-DE"/>
                  </w:rPr>
                </w:rPrChange>
              </w:rPr>
            </w:pPr>
            <w:ins w:id="29096" w:author="Thomas Dietz" w:date="2012-08-08T17:05:00Z">
              <w:r w:rsidRPr="00B80901">
                <w:rPr>
                  <w:rPrChange w:id="29097" w:author="Thomas Dietz" w:date="2012-08-10T13:22:00Z">
                    <w:rPr>
                      <w:lang w:val="de-DE"/>
                    </w:rPr>
                  </w:rPrChange>
                </w:rPr>
                <w:t xml:space="preserve">          This element is optional. If this element is not present</w:t>
              </w:r>
            </w:ins>
          </w:p>
          <w:p w14:paraId="1E509F24" w14:textId="77777777" w:rsidR="009F3611" w:rsidRPr="00B80901" w:rsidRDefault="009F3611" w:rsidP="009F3611">
            <w:pPr>
              <w:pStyle w:val="XML1"/>
              <w:rPr>
                <w:ins w:id="29098" w:author="Thomas Dietz" w:date="2012-08-08T17:05:00Z"/>
                <w:rPrChange w:id="29099" w:author="Thomas Dietz" w:date="2012-08-10T13:22:00Z">
                  <w:rPr>
                    <w:ins w:id="29100" w:author="Thomas Dietz" w:date="2012-08-08T17:05:00Z"/>
                    <w:lang w:val="de-DE"/>
                  </w:rPr>
                </w:rPrChange>
              </w:rPr>
            </w:pPr>
            <w:ins w:id="29101" w:author="Thomas Dietz" w:date="2012-08-08T17:05:00Z">
              <w:r w:rsidRPr="00B80901">
                <w:rPr>
                  <w:rPrChange w:id="29102" w:author="Thomas Dietz" w:date="2012-08-10T13:22:00Z">
                    <w:rPr>
                      <w:lang w:val="de-DE"/>
                    </w:rPr>
                  </w:rPrChange>
                </w:rPr>
                <w:t xml:space="preserve">          it defaults to 'false'.";</w:t>
              </w:r>
            </w:ins>
          </w:p>
          <w:p w14:paraId="15F5F34F" w14:textId="77777777" w:rsidR="009F3611" w:rsidRPr="00B80901" w:rsidRDefault="009F3611" w:rsidP="009F3611">
            <w:pPr>
              <w:pStyle w:val="XML1"/>
              <w:rPr>
                <w:ins w:id="29103" w:author="Thomas Dietz" w:date="2012-08-08T17:05:00Z"/>
                <w:rPrChange w:id="29104" w:author="Thomas Dietz" w:date="2012-08-10T13:22:00Z">
                  <w:rPr>
                    <w:ins w:id="29105" w:author="Thomas Dietz" w:date="2012-08-08T17:05:00Z"/>
                    <w:lang w:val="de-DE"/>
                  </w:rPr>
                </w:rPrChange>
              </w:rPr>
            </w:pPr>
            <w:ins w:id="29106" w:author="Thomas Dietz" w:date="2012-08-08T17:05:00Z">
              <w:r w:rsidRPr="00B80901">
                <w:rPr>
                  <w:rPrChange w:id="29107" w:author="Thomas Dietz" w:date="2012-08-10T13:22:00Z">
                    <w:rPr>
                      <w:lang w:val="de-DE"/>
                    </w:rPr>
                  </w:rPrChange>
                </w:rPr>
                <w:lastRenderedPageBreak/>
                <w:t xml:space="preserve">      }</w:t>
              </w:r>
            </w:ins>
          </w:p>
          <w:p w14:paraId="1783DF44" w14:textId="77777777" w:rsidR="009F3611" w:rsidRPr="00B80901" w:rsidRDefault="009F3611" w:rsidP="009F3611">
            <w:pPr>
              <w:pStyle w:val="XML1"/>
              <w:rPr>
                <w:ins w:id="29108" w:author="Thomas Dietz" w:date="2012-08-08T17:05:00Z"/>
                <w:rPrChange w:id="29109" w:author="Thomas Dietz" w:date="2012-08-10T13:22:00Z">
                  <w:rPr>
                    <w:ins w:id="29110" w:author="Thomas Dietz" w:date="2012-08-08T17:05:00Z"/>
                    <w:lang w:val="de-DE"/>
                  </w:rPr>
                </w:rPrChange>
              </w:rPr>
            </w:pPr>
            <w:ins w:id="29111" w:author="Thomas Dietz" w:date="2012-08-08T17:05:00Z">
              <w:r w:rsidRPr="00B80901">
                <w:rPr>
                  <w:rPrChange w:id="29112" w:author="Thomas Dietz" w:date="2012-08-10T13:22:00Z">
                    <w:rPr>
                      <w:lang w:val="de-DE"/>
                    </w:rPr>
                  </w:rPrChange>
                </w:rPr>
                <w:t xml:space="preserve">      leaf no-packet-in {</w:t>
              </w:r>
            </w:ins>
          </w:p>
          <w:p w14:paraId="3918E4B5" w14:textId="77777777" w:rsidR="009F3611" w:rsidRPr="00B80901" w:rsidRDefault="009F3611" w:rsidP="009F3611">
            <w:pPr>
              <w:pStyle w:val="XML1"/>
              <w:rPr>
                <w:ins w:id="29113" w:author="Thomas Dietz" w:date="2012-08-08T17:05:00Z"/>
                <w:rPrChange w:id="29114" w:author="Thomas Dietz" w:date="2012-08-10T13:22:00Z">
                  <w:rPr>
                    <w:ins w:id="29115" w:author="Thomas Dietz" w:date="2012-08-08T17:05:00Z"/>
                    <w:lang w:val="de-DE"/>
                  </w:rPr>
                </w:rPrChange>
              </w:rPr>
            </w:pPr>
            <w:ins w:id="29116" w:author="Thomas Dietz" w:date="2012-08-08T17:05:00Z">
              <w:r w:rsidRPr="00B80901">
                <w:rPr>
                  <w:rPrChange w:id="29117" w:author="Thomas Dietz" w:date="2012-08-10T13:22:00Z">
                    <w:rPr>
                      <w:lang w:val="de-DE"/>
                    </w:rPr>
                  </w:rPrChange>
                </w:rPr>
                <w:t xml:space="preserve">        type boolean;</w:t>
              </w:r>
            </w:ins>
          </w:p>
          <w:p w14:paraId="0B0AC5A7" w14:textId="77777777" w:rsidR="009F3611" w:rsidRPr="00B80901" w:rsidRDefault="009F3611" w:rsidP="009F3611">
            <w:pPr>
              <w:pStyle w:val="XML1"/>
              <w:rPr>
                <w:ins w:id="29118" w:author="Thomas Dietz" w:date="2012-08-08T17:05:00Z"/>
                <w:rPrChange w:id="29119" w:author="Thomas Dietz" w:date="2012-08-10T13:22:00Z">
                  <w:rPr>
                    <w:ins w:id="29120" w:author="Thomas Dietz" w:date="2012-08-08T17:05:00Z"/>
                    <w:lang w:val="de-DE"/>
                  </w:rPr>
                </w:rPrChange>
              </w:rPr>
            </w:pPr>
            <w:ins w:id="29121" w:author="Thomas Dietz" w:date="2012-08-08T17:05:00Z">
              <w:r w:rsidRPr="00B80901">
                <w:rPr>
                  <w:rPrChange w:id="29122" w:author="Thomas Dietz" w:date="2012-08-10T13:22:00Z">
                    <w:rPr>
                      <w:lang w:val="de-DE"/>
                    </w:rPr>
                  </w:rPrChange>
                </w:rPr>
                <w:t xml:space="preserve">        default false;</w:t>
              </w:r>
            </w:ins>
          </w:p>
          <w:p w14:paraId="374D5F9A" w14:textId="77777777" w:rsidR="009F3611" w:rsidRPr="00B80901" w:rsidRDefault="009F3611" w:rsidP="009F3611">
            <w:pPr>
              <w:pStyle w:val="XML1"/>
              <w:rPr>
                <w:ins w:id="29123" w:author="Thomas Dietz" w:date="2012-08-08T17:05:00Z"/>
                <w:rPrChange w:id="29124" w:author="Thomas Dietz" w:date="2012-08-10T13:22:00Z">
                  <w:rPr>
                    <w:ins w:id="29125" w:author="Thomas Dietz" w:date="2012-08-08T17:05:00Z"/>
                    <w:lang w:val="de-DE"/>
                  </w:rPr>
                </w:rPrChange>
              </w:rPr>
            </w:pPr>
            <w:ins w:id="29126" w:author="Thomas Dietz" w:date="2012-08-08T17:05:00Z">
              <w:r w:rsidRPr="00B80901">
                <w:rPr>
                  <w:rPrChange w:id="29127" w:author="Thomas Dietz" w:date="2012-08-10T13:22:00Z">
                    <w:rPr>
                      <w:lang w:val="de-DE"/>
                    </w:rPr>
                  </w:rPrChange>
                </w:rPr>
                <w:t xml:space="preserve">        description "If true, packets received on that port that </w:t>
              </w:r>
            </w:ins>
          </w:p>
          <w:p w14:paraId="2E5958CF" w14:textId="77777777" w:rsidR="009F3611" w:rsidRPr="00B80901" w:rsidRDefault="009F3611" w:rsidP="009F3611">
            <w:pPr>
              <w:pStyle w:val="XML1"/>
              <w:rPr>
                <w:ins w:id="29128" w:author="Thomas Dietz" w:date="2012-08-08T17:05:00Z"/>
                <w:rPrChange w:id="29129" w:author="Thomas Dietz" w:date="2012-08-10T13:22:00Z">
                  <w:rPr>
                    <w:ins w:id="29130" w:author="Thomas Dietz" w:date="2012-08-08T17:05:00Z"/>
                    <w:lang w:val="de-DE"/>
                  </w:rPr>
                </w:rPrChange>
              </w:rPr>
            </w:pPr>
            <w:ins w:id="29131" w:author="Thomas Dietz" w:date="2012-08-08T17:05:00Z">
              <w:r w:rsidRPr="00B80901">
                <w:rPr>
                  <w:rPrChange w:id="29132" w:author="Thomas Dietz" w:date="2012-08-10T13:22:00Z">
                    <w:rPr>
                      <w:lang w:val="de-DE"/>
                    </w:rPr>
                  </w:rPrChange>
                </w:rPr>
                <w:t xml:space="preserve">          generate a table miss should never trigger a packet-in </w:t>
              </w:r>
            </w:ins>
          </w:p>
          <w:p w14:paraId="34B0CA14" w14:textId="77777777" w:rsidR="009F3611" w:rsidRPr="00B80901" w:rsidRDefault="009F3611" w:rsidP="009F3611">
            <w:pPr>
              <w:pStyle w:val="XML1"/>
              <w:rPr>
                <w:ins w:id="29133" w:author="Thomas Dietz" w:date="2012-08-08T17:05:00Z"/>
                <w:rPrChange w:id="29134" w:author="Thomas Dietz" w:date="2012-08-10T13:22:00Z">
                  <w:rPr>
                    <w:ins w:id="29135" w:author="Thomas Dietz" w:date="2012-08-08T17:05:00Z"/>
                    <w:lang w:val="de-DE"/>
                  </w:rPr>
                </w:rPrChange>
              </w:rPr>
            </w:pPr>
            <w:ins w:id="29136" w:author="Thomas Dietz" w:date="2012-08-08T17:05:00Z">
              <w:r w:rsidRPr="00B80901">
                <w:rPr>
                  <w:rPrChange w:id="29137" w:author="Thomas Dietz" w:date="2012-08-10T13:22:00Z">
                    <w:rPr>
                      <w:lang w:val="de-DE"/>
                    </w:rPr>
                  </w:rPrChange>
                </w:rPr>
                <w:t xml:space="preserve">          message to the OpenFlow Controller.</w:t>
              </w:r>
            </w:ins>
          </w:p>
          <w:p w14:paraId="7D4522AD" w14:textId="77777777" w:rsidR="009F3611" w:rsidRPr="00B80901" w:rsidRDefault="009F3611" w:rsidP="009F3611">
            <w:pPr>
              <w:pStyle w:val="XML1"/>
              <w:rPr>
                <w:ins w:id="29138" w:author="Thomas Dietz" w:date="2012-08-08T17:05:00Z"/>
                <w:rPrChange w:id="29139" w:author="Thomas Dietz" w:date="2012-08-10T13:22:00Z">
                  <w:rPr>
                    <w:ins w:id="29140" w:author="Thomas Dietz" w:date="2012-08-08T17:05:00Z"/>
                    <w:lang w:val="de-DE"/>
                  </w:rPr>
                </w:rPrChange>
              </w:rPr>
            </w:pPr>
          </w:p>
          <w:p w14:paraId="605036A4" w14:textId="77777777" w:rsidR="009F3611" w:rsidRPr="00B80901" w:rsidRDefault="009F3611" w:rsidP="009F3611">
            <w:pPr>
              <w:pStyle w:val="XML1"/>
              <w:rPr>
                <w:ins w:id="29141" w:author="Thomas Dietz" w:date="2012-08-08T17:05:00Z"/>
                <w:rPrChange w:id="29142" w:author="Thomas Dietz" w:date="2012-08-10T13:22:00Z">
                  <w:rPr>
                    <w:ins w:id="29143" w:author="Thomas Dietz" w:date="2012-08-08T17:05:00Z"/>
                    <w:lang w:val="de-DE"/>
                  </w:rPr>
                </w:rPrChange>
              </w:rPr>
            </w:pPr>
            <w:ins w:id="29144" w:author="Thomas Dietz" w:date="2012-08-08T17:05:00Z">
              <w:r w:rsidRPr="00B80901">
                <w:rPr>
                  <w:rPrChange w:id="29145" w:author="Thomas Dietz" w:date="2012-08-10T13:22:00Z">
                    <w:rPr>
                      <w:lang w:val="de-DE"/>
                    </w:rPr>
                  </w:rPrChange>
                </w:rPr>
                <w:t xml:space="preserve">          This element is optional. If this element is not present</w:t>
              </w:r>
            </w:ins>
          </w:p>
          <w:p w14:paraId="004D0BB9" w14:textId="77777777" w:rsidR="009F3611" w:rsidRPr="00B80901" w:rsidRDefault="009F3611" w:rsidP="009F3611">
            <w:pPr>
              <w:pStyle w:val="XML1"/>
              <w:rPr>
                <w:ins w:id="29146" w:author="Thomas Dietz" w:date="2012-08-08T17:05:00Z"/>
                <w:rPrChange w:id="29147" w:author="Thomas Dietz" w:date="2012-08-10T13:22:00Z">
                  <w:rPr>
                    <w:ins w:id="29148" w:author="Thomas Dietz" w:date="2012-08-08T17:05:00Z"/>
                    <w:lang w:val="de-DE"/>
                  </w:rPr>
                </w:rPrChange>
              </w:rPr>
            </w:pPr>
            <w:ins w:id="29149" w:author="Thomas Dietz" w:date="2012-08-08T17:05:00Z">
              <w:r w:rsidRPr="00B80901">
                <w:rPr>
                  <w:rPrChange w:id="29150" w:author="Thomas Dietz" w:date="2012-08-10T13:22:00Z">
                    <w:rPr>
                      <w:lang w:val="de-DE"/>
                    </w:rPr>
                  </w:rPrChange>
                </w:rPr>
                <w:t xml:space="preserve">          it defaults to 'false'.";</w:t>
              </w:r>
            </w:ins>
          </w:p>
          <w:p w14:paraId="26C75907" w14:textId="77777777" w:rsidR="009F3611" w:rsidRPr="00B80901" w:rsidRDefault="009F3611" w:rsidP="009F3611">
            <w:pPr>
              <w:pStyle w:val="XML1"/>
              <w:rPr>
                <w:ins w:id="29151" w:author="Thomas Dietz" w:date="2012-08-08T17:05:00Z"/>
                <w:rPrChange w:id="29152" w:author="Thomas Dietz" w:date="2012-08-10T13:22:00Z">
                  <w:rPr>
                    <w:ins w:id="29153" w:author="Thomas Dietz" w:date="2012-08-08T17:05:00Z"/>
                    <w:lang w:val="de-DE"/>
                  </w:rPr>
                </w:rPrChange>
              </w:rPr>
            </w:pPr>
            <w:ins w:id="29154" w:author="Thomas Dietz" w:date="2012-08-08T17:05:00Z">
              <w:r w:rsidRPr="00B80901">
                <w:rPr>
                  <w:rPrChange w:id="29155" w:author="Thomas Dietz" w:date="2012-08-10T13:22:00Z">
                    <w:rPr>
                      <w:lang w:val="de-DE"/>
                    </w:rPr>
                  </w:rPrChange>
                </w:rPr>
                <w:t xml:space="preserve">      }</w:t>
              </w:r>
            </w:ins>
          </w:p>
          <w:p w14:paraId="48AF2A73" w14:textId="77777777" w:rsidR="009F3611" w:rsidRPr="00B80901" w:rsidRDefault="009F3611" w:rsidP="009F3611">
            <w:pPr>
              <w:pStyle w:val="XML1"/>
              <w:rPr>
                <w:ins w:id="29156" w:author="Thomas Dietz" w:date="2012-08-08T17:05:00Z"/>
                <w:rPrChange w:id="29157" w:author="Thomas Dietz" w:date="2012-08-10T13:22:00Z">
                  <w:rPr>
                    <w:ins w:id="29158" w:author="Thomas Dietz" w:date="2012-08-08T17:05:00Z"/>
                    <w:lang w:val="de-DE"/>
                  </w:rPr>
                </w:rPrChange>
              </w:rPr>
            </w:pPr>
            <w:ins w:id="29159" w:author="Thomas Dietz" w:date="2012-08-08T17:05:00Z">
              <w:r w:rsidRPr="00B80901">
                <w:rPr>
                  <w:rPrChange w:id="29160" w:author="Thomas Dietz" w:date="2012-08-10T13:22:00Z">
                    <w:rPr>
                      <w:lang w:val="de-DE"/>
                    </w:rPr>
                  </w:rPrChange>
                </w:rPr>
                <w:t xml:space="preserve">    }</w:t>
              </w:r>
            </w:ins>
          </w:p>
          <w:p w14:paraId="02FC5BE4" w14:textId="77777777" w:rsidR="009F3611" w:rsidRPr="00B80901" w:rsidRDefault="009F3611" w:rsidP="009F3611">
            <w:pPr>
              <w:pStyle w:val="XML1"/>
              <w:rPr>
                <w:ins w:id="29161" w:author="Thomas Dietz" w:date="2012-08-08T17:05:00Z"/>
                <w:rPrChange w:id="29162" w:author="Thomas Dietz" w:date="2012-08-10T13:22:00Z">
                  <w:rPr>
                    <w:ins w:id="29163" w:author="Thomas Dietz" w:date="2012-08-08T17:05:00Z"/>
                    <w:lang w:val="de-DE"/>
                  </w:rPr>
                </w:rPrChange>
              </w:rPr>
            </w:pPr>
            <w:ins w:id="29164" w:author="Thomas Dietz" w:date="2012-08-08T17:05:00Z">
              <w:r w:rsidRPr="00B80901">
                <w:rPr>
                  <w:rPrChange w:id="29165" w:author="Thomas Dietz" w:date="2012-08-10T13:22:00Z">
                    <w:rPr>
                      <w:lang w:val="de-DE"/>
                    </w:rPr>
                  </w:rPrChange>
                </w:rPr>
                <w:t xml:space="preserve">    container state {</w:t>
              </w:r>
            </w:ins>
          </w:p>
          <w:p w14:paraId="265DF2B3" w14:textId="77777777" w:rsidR="009F3611" w:rsidRPr="00B80901" w:rsidRDefault="009F3611" w:rsidP="009F3611">
            <w:pPr>
              <w:pStyle w:val="XML1"/>
              <w:rPr>
                <w:ins w:id="29166" w:author="Thomas Dietz" w:date="2012-08-08T17:05:00Z"/>
                <w:rPrChange w:id="29167" w:author="Thomas Dietz" w:date="2012-08-10T13:22:00Z">
                  <w:rPr>
                    <w:ins w:id="29168" w:author="Thomas Dietz" w:date="2012-08-08T17:05:00Z"/>
                    <w:lang w:val="de-DE"/>
                  </w:rPr>
                </w:rPrChange>
              </w:rPr>
            </w:pPr>
            <w:ins w:id="29169" w:author="Thomas Dietz" w:date="2012-08-08T17:05:00Z">
              <w:r w:rsidRPr="00B80901">
                <w:rPr>
                  <w:rPrChange w:id="29170" w:author="Thomas Dietz" w:date="2012-08-10T13:22:00Z">
                    <w:rPr>
                      <w:lang w:val="de-DE"/>
                    </w:rPr>
                  </w:rPrChange>
                </w:rPr>
                <w:t xml:space="preserve">      config false;</w:t>
              </w:r>
            </w:ins>
          </w:p>
          <w:p w14:paraId="7D3491B2" w14:textId="77777777" w:rsidR="009F3611" w:rsidRPr="00B80901" w:rsidRDefault="009F3611" w:rsidP="009F3611">
            <w:pPr>
              <w:pStyle w:val="XML1"/>
              <w:rPr>
                <w:ins w:id="29171" w:author="Thomas Dietz" w:date="2012-08-08T17:05:00Z"/>
                <w:rPrChange w:id="29172" w:author="Thomas Dietz" w:date="2012-08-10T13:22:00Z">
                  <w:rPr>
                    <w:ins w:id="29173" w:author="Thomas Dietz" w:date="2012-08-08T17:05:00Z"/>
                    <w:lang w:val="de-DE"/>
                  </w:rPr>
                </w:rPrChange>
              </w:rPr>
            </w:pPr>
            <w:ins w:id="29174" w:author="Thomas Dietz" w:date="2012-08-08T17:05:00Z">
              <w:r w:rsidRPr="00B80901">
                <w:rPr>
                  <w:rPrChange w:id="29175" w:author="Thomas Dietz" w:date="2012-08-10T13:22:00Z">
                    <w:rPr>
                      <w:lang w:val="de-DE"/>
                    </w:rPr>
                  </w:rPrChange>
                </w:rPr>
                <w:t xml:space="preserve">      description "This element represents the general operational </w:t>
              </w:r>
            </w:ins>
          </w:p>
          <w:p w14:paraId="64C6543F" w14:textId="77777777" w:rsidR="009F3611" w:rsidRPr="00B80901" w:rsidRDefault="009F3611" w:rsidP="009F3611">
            <w:pPr>
              <w:pStyle w:val="XML1"/>
              <w:rPr>
                <w:ins w:id="29176" w:author="Thomas Dietz" w:date="2012-08-08T17:05:00Z"/>
                <w:rPrChange w:id="29177" w:author="Thomas Dietz" w:date="2012-08-10T13:22:00Z">
                  <w:rPr>
                    <w:ins w:id="29178" w:author="Thomas Dietz" w:date="2012-08-08T17:05:00Z"/>
                    <w:lang w:val="de-DE"/>
                  </w:rPr>
                </w:rPrChange>
              </w:rPr>
            </w:pPr>
            <w:ins w:id="29179" w:author="Thomas Dietz" w:date="2012-08-08T17:05:00Z">
              <w:r w:rsidRPr="00B80901">
                <w:rPr>
                  <w:rPrChange w:id="29180" w:author="Thomas Dietz" w:date="2012-08-10T13:22:00Z">
                    <w:rPr>
                      <w:lang w:val="de-DE"/>
                    </w:rPr>
                  </w:rPrChange>
                </w:rPr>
                <w:t xml:space="preserve">      state of the OpenFlow Port.</w:t>
              </w:r>
            </w:ins>
          </w:p>
          <w:p w14:paraId="279AD506" w14:textId="77777777" w:rsidR="009F3611" w:rsidRPr="00B80901" w:rsidRDefault="009F3611" w:rsidP="009F3611">
            <w:pPr>
              <w:pStyle w:val="XML1"/>
              <w:rPr>
                <w:ins w:id="29181" w:author="Thomas Dietz" w:date="2012-08-08T17:05:00Z"/>
                <w:rPrChange w:id="29182" w:author="Thomas Dietz" w:date="2012-08-10T13:22:00Z">
                  <w:rPr>
                    <w:ins w:id="29183" w:author="Thomas Dietz" w:date="2012-08-08T17:05:00Z"/>
                    <w:lang w:val="de-DE"/>
                  </w:rPr>
                </w:rPrChange>
              </w:rPr>
            </w:pPr>
          </w:p>
          <w:p w14:paraId="79EAFC60" w14:textId="77777777" w:rsidR="009F3611" w:rsidRPr="00B80901" w:rsidRDefault="009F3611" w:rsidP="009F3611">
            <w:pPr>
              <w:pStyle w:val="XML1"/>
              <w:rPr>
                <w:ins w:id="29184" w:author="Thomas Dietz" w:date="2012-08-08T17:05:00Z"/>
                <w:rPrChange w:id="29185" w:author="Thomas Dietz" w:date="2012-08-10T13:22:00Z">
                  <w:rPr>
                    <w:ins w:id="29186" w:author="Thomas Dietz" w:date="2012-08-08T17:05:00Z"/>
                    <w:lang w:val="de-DE"/>
                  </w:rPr>
                </w:rPrChange>
              </w:rPr>
            </w:pPr>
            <w:ins w:id="29187" w:author="Thomas Dietz" w:date="2012-08-08T17:05:00Z">
              <w:r w:rsidRPr="00B80901">
                <w:rPr>
                  <w:rPrChange w:id="29188" w:author="Thomas Dietz" w:date="2012-08-10T13:22:00Z">
                    <w:rPr>
                      <w:lang w:val="de-DE"/>
                    </w:rPr>
                  </w:rPrChange>
                </w:rPr>
                <w:t xml:space="preserve">      Children of this element are not configurable and can only be</w:t>
              </w:r>
            </w:ins>
          </w:p>
          <w:p w14:paraId="46E0EDBA" w14:textId="77777777" w:rsidR="009F3611" w:rsidRPr="00B80901" w:rsidRDefault="009F3611" w:rsidP="009F3611">
            <w:pPr>
              <w:pStyle w:val="XML1"/>
              <w:rPr>
                <w:ins w:id="29189" w:author="Thomas Dietz" w:date="2012-08-08T17:05:00Z"/>
                <w:rPrChange w:id="29190" w:author="Thomas Dietz" w:date="2012-08-10T13:22:00Z">
                  <w:rPr>
                    <w:ins w:id="29191" w:author="Thomas Dietz" w:date="2012-08-08T17:05:00Z"/>
                    <w:lang w:val="de-DE"/>
                  </w:rPr>
                </w:rPrChange>
              </w:rPr>
            </w:pPr>
            <w:ins w:id="29192" w:author="Thomas Dietz" w:date="2012-08-08T17:05:00Z">
              <w:r w:rsidRPr="00B80901">
                <w:rPr>
                  <w:rPrChange w:id="29193" w:author="Thomas Dietz" w:date="2012-08-10T13:22:00Z">
                    <w:rPr>
                      <w:lang w:val="de-DE"/>
                    </w:rPr>
                  </w:rPrChange>
                </w:rPr>
                <w:t xml:space="preserve">      retrieved by NETCONF &lt;get&gt; operations. Attemps to modify this</w:t>
              </w:r>
            </w:ins>
          </w:p>
          <w:p w14:paraId="3E0CE657" w14:textId="77777777" w:rsidR="009F3611" w:rsidRPr="00B80901" w:rsidRDefault="009F3611" w:rsidP="009F3611">
            <w:pPr>
              <w:pStyle w:val="XML1"/>
              <w:rPr>
                <w:ins w:id="29194" w:author="Thomas Dietz" w:date="2012-08-08T17:05:00Z"/>
                <w:rPrChange w:id="29195" w:author="Thomas Dietz" w:date="2012-08-10T13:22:00Z">
                  <w:rPr>
                    <w:ins w:id="29196" w:author="Thomas Dietz" w:date="2012-08-08T17:05:00Z"/>
                    <w:lang w:val="de-DE"/>
                  </w:rPr>
                </w:rPrChange>
              </w:rPr>
            </w:pPr>
            <w:ins w:id="29197" w:author="Thomas Dietz" w:date="2012-08-08T17:05:00Z">
              <w:r w:rsidRPr="00B80901">
                <w:rPr>
                  <w:rPrChange w:id="29198" w:author="Thomas Dietz" w:date="2012-08-10T13:22:00Z">
                    <w:rPr>
                      <w:lang w:val="de-DE"/>
                    </w:rPr>
                  </w:rPrChange>
                </w:rPr>
                <w:t xml:space="preserve">      element and its children with a NETCONF &lt;edit-config&gt;</w:t>
              </w:r>
            </w:ins>
          </w:p>
          <w:p w14:paraId="0FED756B" w14:textId="77777777" w:rsidR="009F3611" w:rsidRPr="00B80901" w:rsidRDefault="009F3611" w:rsidP="009F3611">
            <w:pPr>
              <w:pStyle w:val="XML1"/>
              <w:rPr>
                <w:ins w:id="29199" w:author="Thomas Dietz" w:date="2012-08-08T17:05:00Z"/>
                <w:rPrChange w:id="29200" w:author="Thomas Dietz" w:date="2012-08-10T13:22:00Z">
                  <w:rPr>
                    <w:ins w:id="29201" w:author="Thomas Dietz" w:date="2012-08-08T17:05:00Z"/>
                    <w:lang w:val="de-DE"/>
                  </w:rPr>
                </w:rPrChange>
              </w:rPr>
            </w:pPr>
            <w:ins w:id="29202" w:author="Thomas Dietz" w:date="2012-08-08T17:05:00Z">
              <w:r w:rsidRPr="00B80901">
                <w:rPr>
                  <w:rPrChange w:id="29203" w:author="Thomas Dietz" w:date="2012-08-10T13:22:00Z">
                    <w:rPr>
                      <w:lang w:val="de-DE"/>
                    </w:rPr>
                  </w:rPrChange>
                </w:rPr>
                <w:t xml:space="preserve">      operation MUST result in an 'operation-not-supported' error</w:t>
              </w:r>
            </w:ins>
          </w:p>
          <w:p w14:paraId="23BE4D3C" w14:textId="77777777" w:rsidR="009F3611" w:rsidRPr="00B80901" w:rsidRDefault="009F3611" w:rsidP="009F3611">
            <w:pPr>
              <w:pStyle w:val="XML1"/>
              <w:rPr>
                <w:ins w:id="29204" w:author="Thomas Dietz" w:date="2012-08-08T17:05:00Z"/>
                <w:rPrChange w:id="29205" w:author="Thomas Dietz" w:date="2012-08-10T13:22:00Z">
                  <w:rPr>
                    <w:ins w:id="29206" w:author="Thomas Dietz" w:date="2012-08-08T17:05:00Z"/>
                    <w:lang w:val="de-DE"/>
                  </w:rPr>
                </w:rPrChange>
              </w:rPr>
            </w:pPr>
            <w:ins w:id="29207" w:author="Thomas Dietz" w:date="2012-08-08T17:05:00Z">
              <w:r w:rsidRPr="00B80901">
                <w:rPr>
                  <w:rPrChange w:id="29208" w:author="Thomas Dietz" w:date="2012-08-10T13:22:00Z">
                    <w:rPr>
                      <w:lang w:val="de-DE"/>
                    </w:rPr>
                  </w:rPrChange>
                </w:rPr>
                <w:t xml:space="preserve">      with type 'application'.";</w:t>
              </w:r>
            </w:ins>
          </w:p>
          <w:p w14:paraId="56A5B596" w14:textId="77777777" w:rsidR="009F3611" w:rsidRPr="00B80901" w:rsidRDefault="009F3611" w:rsidP="009F3611">
            <w:pPr>
              <w:pStyle w:val="XML1"/>
              <w:rPr>
                <w:ins w:id="29209" w:author="Thomas Dietz" w:date="2012-08-08T17:05:00Z"/>
                <w:rPrChange w:id="29210" w:author="Thomas Dietz" w:date="2012-08-10T13:22:00Z">
                  <w:rPr>
                    <w:ins w:id="29211" w:author="Thomas Dietz" w:date="2012-08-08T17:05:00Z"/>
                    <w:lang w:val="de-DE"/>
                  </w:rPr>
                </w:rPrChange>
              </w:rPr>
            </w:pPr>
            <w:ins w:id="29212" w:author="Thomas Dietz" w:date="2012-08-08T17:05:00Z">
              <w:r w:rsidRPr="00B80901">
                <w:rPr>
                  <w:rPrChange w:id="29213" w:author="Thomas Dietz" w:date="2012-08-10T13:22:00Z">
                    <w:rPr>
                      <w:lang w:val="de-DE"/>
                    </w:rPr>
                  </w:rPrChange>
                </w:rPr>
                <w:t xml:space="preserve">      leaf oper-state {</w:t>
              </w:r>
            </w:ins>
          </w:p>
          <w:p w14:paraId="2E341D93" w14:textId="77777777" w:rsidR="009F3611" w:rsidRPr="00B80901" w:rsidRDefault="009F3611" w:rsidP="009F3611">
            <w:pPr>
              <w:pStyle w:val="XML1"/>
              <w:rPr>
                <w:ins w:id="29214" w:author="Thomas Dietz" w:date="2012-08-08T17:05:00Z"/>
                <w:rPrChange w:id="29215" w:author="Thomas Dietz" w:date="2012-08-10T13:22:00Z">
                  <w:rPr>
                    <w:ins w:id="29216" w:author="Thomas Dietz" w:date="2012-08-08T17:05:00Z"/>
                    <w:lang w:val="de-DE"/>
                  </w:rPr>
                </w:rPrChange>
              </w:rPr>
            </w:pPr>
            <w:ins w:id="29217" w:author="Thomas Dietz" w:date="2012-08-08T17:05:00Z">
              <w:r w:rsidRPr="00B80901">
                <w:rPr>
                  <w:rPrChange w:id="29218" w:author="Thomas Dietz" w:date="2012-08-10T13:22:00Z">
                    <w:rPr>
                      <w:lang w:val="de-DE"/>
                    </w:rPr>
                  </w:rPrChange>
                </w:rPr>
                <w:t xml:space="preserve">        type OFUpDownStateType;</w:t>
              </w:r>
            </w:ins>
          </w:p>
          <w:p w14:paraId="205F6154" w14:textId="77777777" w:rsidR="009F3611" w:rsidRPr="00B80901" w:rsidRDefault="009F3611" w:rsidP="009F3611">
            <w:pPr>
              <w:pStyle w:val="XML1"/>
              <w:rPr>
                <w:ins w:id="29219" w:author="Thomas Dietz" w:date="2012-08-08T17:05:00Z"/>
                <w:rPrChange w:id="29220" w:author="Thomas Dietz" w:date="2012-08-10T13:22:00Z">
                  <w:rPr>
                    <w:ins w:id="29221" w:author="Thomas Dietz" w:date="2012-08-08T17:05:00Z"/>
                    <w:lang w:val="de-DE"/>
                  </w:rPr>
                </w:rPrChange>
              </w:rPr>
            </w:pPr>
            <w:ins w:id="29222" w:author="Thomas Dietz" w:date="2012-08-08T17:05:00Z">
              <w:r w:rsidRPr="00B80901">
                <w:rPr>
                  <w:rPrChange w:id="29223" w:author="Thomas Dietz" w:date="2012-08-10T13:22:00Z">
                    <w:rPr>
                      <w:lang w:val="de-DE"/>
                    </w:rPr>
                  </w:rPrChange>
                </w:rPr>
                <w:t xml:space="preserve">        description "If the value of this element is 'down', it </w:t>
              </w:r>
            </w:ins>
          </w:p>
          <w:p w14:paraId="06258D97" w14:textId="77777777" w:rsidR="009F3611" w:rsidRPr="00B80901" w:rsidRDefault="009F3611" w:rsidP="009F3611">
            <w:pPr>
              <w:pStyle w:val="XML1"/>
              <w:rPr>
                <w:ins w:id="29224" w:author="Thomas Dietz" w:date="2012-08-08T17:05:00Z"/>
                <w:rPrChange w:id="29225" w:author="Thomas Dietz" w:date="2012-08-10T13:22:00Z">
                  <w:rPr>
                    <w:ins w:id="29226" w:author="Thomas Dietz" w:date="2012-08-08T17:05:00Z"/>
                    <w:lang w:val="de-DE"/>
                  </w:rPr>
                </w:rPrChange>
              </w:rPr>
            </w:pPr>
            <w:ins w:id="29227" w:author="Thomas Dietz" w:date="2012-08-08T17:05:00Z">
              <w:r w:rsidRPr="00B80901">
                <w:rPr>
                  <w:rPrChange w:id="29228" w:author="Thomas Dietz" w:date="2012-08-10T13:22:00Z">
                    <w:rPr>
                      <w:lang w:val="de-DE"/>
                    </w:rPr>
                  </w:rPrChange>
                </w:rPr>
                <w:t xml:space="preserve">          indicates that there is no physical link present.";</w:t>
              </w:r>
            </w:ins>
          </w:p>
          <w:p w14:paraId="69B58490" w14:textId="77777777" w:rsidR="009F3611" w:rsidRPr="00B80901" w:rsidRDefault="009F3611" w:rsidP="009F3611">
            <w:pPr>
              <w:pStyle w:val="XML1"/>
              <w:rPr>
                <w:ins w:id="29229" w:author="Thomas Dietz" w:date="2012-08-08T17:05:00Z"/>
                <w:rPrChange w:id="29230" w:author="Thomas Dietz" w:date="2012-08-10T13:22:00Z">
                  <w:rPr>
                    <w:ins w:id="29231" w:author="Thomas Dietz" w:date="2012-08-08T17:05:00Z"/>
                    <w:lang w:val="de-DE"/>
                  </w:rPr>
                </w:rPrChange>
              </w:rPr>
            </w:pPr>
            <w:ins w:id="29232" w:author="Thomas Dietz" w:date="2012-08-08T17:05:00Z">
              <w:r w:rsidRPr="00B80901">
                <w:rPr>
                  <w:rPrChange w:id="29233" w:author="Thomas Dietz" w:date="2012-08-10T13:22:00Z">
                    <w:rPr>
                      <w:lang w:val="de-DE"/>
                    </w:rPr>
                  </w:rPrChange>
                </w:rPr>
                <w:t xml:space="preserve">      }</w:t>
              </w:r>
            </w:ins>
          </w:p>
          <w:p w14:paraId="73AB76AE" w14:textId="77777777" w:rsidR="009F3611" w:rsidRPr="00B80901" w:rsidRDefault="009F3611" w:rsidP="009F3611">
            <w:pPr>
              <w:pStyle w:val="XML1"/>
              <w:rPr>
                <w:ins w:id="29234" w:author="Thomas Dietz" w:date="2012-08-08T17:05:00Z"/>
                <w:rPrChange w:id="29235" w:author="Thomas Dietz" w:date="2012-08-10T13:22:00Z">
                  <w:rPr>
                    <w:ins w:id="29236" w:author="Thomas Dietz" w:date="2012-08-08T17:05:00Z"/>
                    <w:lang w:val="de-DE"/>
                  </w:rPr>
                </w:rPrChange>
              </w:rPr>
            </w:pPr>
            <w:ins w:id="29237" w:author="Thomas Dietz" w:date="2012-08-08T17:05:00Z">
              <w:r w:rsidRPr="00B80901">
                <w:rPr>
                  <w:rPrChange w:id="29238" w:author="Thomas Dietz" w:date="2012-08-10T13:22:00Z">
                    <w:rPr>
                      <w:lang w:val="de-DE"/>
                    </w:rPr>
                  </w:rPrChange>
                </w:rPr>
                <w:t xml:space="preserve">      leaf blocked {</w:t>
              </w:r>
            </w:ins>
          </w:p>
          <w:p w14:paraId="13F4E068" w14:textId="77777777" w:rsidR="009F3611" w:rsidRPr="00B80901" w:rsidRDefault="009F3611" w:rsidP="009F3611">
            <w:pPr>
              <w:pStyle w:val="XML1"/>
              <w:rPr>
                <w:ins w:id="29239" w:author="Thomas Dietz" w:date="2012-08-08T17:05:00Z"/>
                <w:rPrChange w:id="29240" w:author="Thomas Dietz" w:date="2012-08-10T13:22:00Z">
                  <w:rPr>
                    <w:ins w:id="29241" w:author="Thomas Dietz" w:date="2012-08-08T17:05:00Z"/>
                    <w:lang w:val="de-DE"/>
                  </w:rPr>
                </w:rPrChange>
              </w:rPr>
            </w:pPr>
            <w:ins w:id="29242" w:author="Thomas Dietz" w:date="2012-08-08T17:05:00Z">
              <w:r w:rsidRPr="00B80901">
                <w:rPr>
                  <w:rPrChange w:id="29243" w:author="Thomas Dietz" w:date="2012-08-10T13:22:00Z">
                    <w:rPr>
                      <w:lang w:val="de-DE"/>
                    </w:rPr>
                  </w:rPrChange>
                </w:rPr>
                <w:t xml:space="preserve">        type boolean;</w:t>
              </w:r>
            </w:ins>
          </w:p>
          <w:p w14:paraId="3451BE8A" w14:textId="77777777" w:rsidR="009F3611" w:rsidRPr="00B80901" w:rsidRDefault="009F3611" w:rsidP="009F3611">
            <w:pPr>
              <w:pStyle w:val="XML1"/>
              <w:rPr>
                <w:ins w:id="29244" w:author="Thomas Dietz" w:date="2012-08-08T17:05:00Z"/>
                <w:rPrChange w:id="29245" w:author="Thomas Dietz" w:date="2012-08-10T13:22:00Z">
                  <w:rPr>
                    <w:ins w:id="29246" w:author="Thomas Dietz" w:date="2012-08-08T17:05:00Z"/>
                    <w:lang w:val="de-DE"/>
                  </w:rPr>
                </w:rPrChange>
              </w:rPr>
            </w:pPr>
            <w:ins w:id="29247" w:author="Thomas Dietz" w:date="2012-08-08T17:05:00Z">
              <w:r w:rsidRPr="00B80901">
                <w:rPr>
                  <w:rPrChange w:id="29248" w:author="Thomas Dietz" w:date="2012-08-10T13:22:00Z">
                    <w:rPr>
                      <w:lang w:val="de-DE"/>
                    </w:rPr>
                  </w:rPrChange>
                </w:rPr>
                <w:t xml:space="preserve">        description "If the value of this element is 'true', it </w:t>
              </w:r>
            </w:ins>
          </w:p>
          <w:p w14:paraId="3F0775EC" w14:textId="77777777" w:rsidR="009F3611" w:rsidRPr="00B80901" w:rsidRDefault="009F3611" w:rsidP="009F3611">
            <w:pPr>
              <w:pStyle w:val="XML1"/>
              <w:rPr>
                <w:ins w:id="29249" w:author="Thomas Dietz" w:date="2012-08-08T17:05:00Z"/>
                <w:rPrChange w:id="29250" w:author="Thomas Dietz" w:date="2012-08-10T13:22:00Z">
                  <w:rPr>
                    <w:ins w:id="29251" w:author="Thomas Dietz" w:date="2012-08-08T17:05:00Z"/>
                    <w:lang w:val="de-DE"/>
                  </w:rPr>
                </w:rPrChange>
              </w:rPr>
            </w:pPr>
            <w:ins w:id="29252" w:author="Thomas Dietz" w:date="2012-08-08T17:05:00Z">
              <w:r w:rsidRPr="00B80901">
                <w:rPr>
                  <w:rPrChange w:id="29253" w:author="Thomas Dietz" w:date="2012-08-10T13:22:00Z">
                    <w:rPr>
                      <w:lang w:val="de-DE"/>
                    </w:rPr>
                  </w:rPrChange>
                </w:rPr>
                <w:t xml:space="preserve">          indicates that a switch protocol outside of OpenFlow,</w:t>
              </w:r>
            </w:ins>
          </w:p>
          <w:p w14:paraId="1C43A4A5" w14:textId="77777777" w:rsidR="009F3611" w:rsidRPr="00B80901" w:rsidRDefault="009F3611" w:rsidP="009F3611">
            <w:pPr>
              <w:pStyle w:val="XML1"/>
              <w:rPr>
                <w:ins w:id="29254" w:author="Thomas Dietz" w:date="2012-08-08T17:05:00Z"/>
                <w:rPrChange w:id="29255" w:author="Thomas Dietz" w:date="2012-08-10T13:22:00Z">
                  <w:rPr>
                    <w:ins w:id="29256" w:author="Thomas Dietz" w:date="2012-08-08T17:05:00Z"/>
                    <w:lang w:val="de-DE"/>
                  </w:rPr>
                </w:rPrChange>
              </w:rPr>
            </w:pPr>
            <w:ins w:id="29257" w:author="Thomas Dietz" w:date="2012-08-08T17:05:00Z">
              <w:r w:rsidRPr="00B80901">
                <w:rPr>
                  <w:rPrChange w:id="29258" w:author="Thomas Dietz" w:date="2012-08-10T13:22:00Z">
                    <w:rPr>
                      <w:lang w:val="de-DE"/>
                    </w:rPr>
                  </w:rPrChange>
                </w:rPr>
                <w:t xml:space="preserve">          such as 802.1D Spanning Tree, is preventing the use of</w:t>
              </w:r>
            </w:ins>
          </w:p>
          <w:p w14:paraId="6A101379" w14:textId="77777777" w:rsidR="009F3611" w:rsidRPr="00B80901" w:rsidRDefault="009F3611" w:rsidP="009F3611">
            <w:pPr>
              <w:pStyle w:val="XML1"/>
              <w:rPr>
                <w:ins w:id="29259" w:author="Thomas Dietz" w:date="2012-08-08T17:05:00Z"/>
                <w:rPrChange w:id="29260" w:author="Thomas Dietz" w:date="2012-08-10T13:22:00Z">
                  <w:rPr>
                    <w:ins w:id="29261" w:author="Thomas Dietz" w:date="2012-08-08T17:05:00Z"/>
                    <w:lang w:val="de-DE"/>
                  </w:rPr>
                </w:rPrChange>
              </w:rPr>
            </w:pPr>
            <w:ins w:id="29262" w:author="Thomas Dietz" w:date="2012-08-08T17:05:00Z">
              <w:r w:rsidRPr="00B80901">
                <w:rPr>
                  <w:rPrChange w:id="29263" w:author="Thomas Dietz" w:date="2012-08-10T13:22:00Z">
                    <w:rPr>
                      <w:lang w:val="de-DE"/>
                    </w:rPr>
                  </w:rPrChange>
                </w:rPr>
                <w:t xml:space="preserve">          this OpenFlow port for OpenFlow flooding.";</w:t>
              </w:r>
            </w:ins>
          </w:p>
          <w:p w14:paraId="05C7F861" w14:textId="77777777" w:rsidR="009F3611" w:rsidRPr="00B80901" w:rsidRDefault="009F3611" w:rsidP="009F3611">
            <w:pPr>
              <w:pStyle w:val="XML1"/>
              <w:rPr>
                <w:ins w:id="29264" w:author="Thomas Dietz" w:date="2012-08-08T17:05:00Z"/>
                <w:rPrChange w:id="29265" w:author="Thomas Dietz" w:date="2012-08-10T13:22:00Z">
                  <w:rPr>
                    <w:ins w:id="29266" w:author="Thomas Dietz" w:date="2012-08-08T17:05:00Z"/>
                    <w:lang w:val="de-DE"/>
                  </w:rPr>
                </w:rPrChange>
              </w:rPr>
            </w:pPr>
            <w:ins w:id="29267" w:author="Thomas Dietz" w:date="2012-08-08T17:05:00Z">
              <w:r w:rsidRPr="00B80901">
                <w:rPr>
                  <w:rPrChange w:id="29268" w:author="Thomas Dietz" w:date="2012-08-10T13:22:00Z">
                    <w:rPr>
                      <w:lang w:val="de-DE"/>
                    </w:rPr>
                  </w:rPrChange>
                </w:rPr>
                <w:t xml:space="preserve">      }</w:t>
              </w:r>
            </w:ins>
          </w:p>
          <w:p w14:paraId="63905889" w14:textId="77777777" w:rsidR="009F3611" w:rsidRPr="00B80901" w:rsidRDefault="009F3611" w:rsidP="009F3611">
            <w:pPr>
              <w:pStyle w:val="XML1"/>
              <w:rPr>
                <w:ins w:id="29269" w:author="Thomas Dietz" w:date="2012-08-08T17:05:00Z"/>
                <w:rPrChange w:id="29270" w:author="Thomas Dietz" w:date="2012-08-10T13:22:00Z">
                  <w:rPr>
                    <w:ins w:id="29271" w:author="Thomas Dietz" w:date="2012-08-08T17:05:00Z"/>
                    <w:lang w:val="de-DE"/>
                  </w:rPr>
                </w:rPrChange>
              </w:rPr>
            </w:pPr>
            <w:ins w:id="29272" w:author="Thomas Dietz" w:date="2012-08-08T17:05:00Z">
              <w:r w:rsidRPr="00B80901">
                <w:rPr>
                  <w:rPrChange w:id="29273" w:author="Thomas Dietz" w:date="2012-08-10T13:22:00Z">
                    <w:rPr>
                      <w:lang w:val="de-DE"/>
                    </w:rPr>
                  </w:rPrChange>
                </w:rPr>
                <w:t xml:space="preserve">      leaf live {</w:t>
              </w:r>
            </w:ins>
          </w:p>
          <w:p w14:paraId="33A15B8F" w14:textId="77777777" w:rsidR="009F3611" w:rsidRPr="00B80901" w:rsidRDefault="009F3611" w:rsidP="009F3611">
            <w:pPr>
              <w:pStyle w:val="XML1"/>
              <w:rPr>
                <w:ins w:id="29274" w:author="Thomas Dietz" w:date="2012-08-08T17:05:00Z"/>
                <w:rPrChange w:id="29275" w:author="Thomas Dietz" w:date="2012-08-10T13:22:00Z">
                  <w:rPr>
                    <w:ins w:id="29276" w:author="Thomas Dietz" w:date="2012-08-08T17:05:00Z"/>
                    <w:lang w:val="de-DE"/>
                  </w:rPr>
                </w:rPrChange>
              </w:rPr>
            </w:pPr>
            <w:ins w:id="29277" w:author="Thomas Dietz" w:date="2012-08-08T17:05:00Z">
              <w:r w:rsidRPr="00B80901">
                <w:rPr>
                  <w:rPrChange w:id="29278" w:author="Thomas Dietz" w:date="2012-08-10T13:22:00Z">
                    <w:rPr>
                      <w:lang w:val="de-DE"/>
                    </w:rPr>
                  </w:rPrChange>
                </w:rPr>
                <w:t xml:space="preserve">        type boolean;</w:t>
              </w:r>
            </w:ins>
          </w:p>
          <w:p w14:paraId="504243FB" w14:textId="77777777" w:rsidR="009F3611" w:rsidRPr="00B80901" w:rsidRDefault="009F3611" w:rsidP="009F3611">
            <w:pPr>
              <w:pStyle w:val="XML1"/>
              <w:rPr>
                <w:ins w:id="29279" w:author="Thomas Dietz" w:date="2012-08-08T17:05:00Z"/>
                <w:rPrChange w:id="29280" w:author="Thomas Dietz" w:date="2012-08-10T13:22:00Z">
                  <w:rPr>
                    <w:ins w:id="29281" w:author="Thomas Dietz" w:date="2012-08-08T17:05:00Z"/>
                    <w:lang w:val="de-DE"/>
                  </w:rPr>
                </w:rPrChange>
              </w:rPr>
            </w:pPr>
            <w:ins w:id="29282" w:author="Thomas Dietz" w:date="2012-08-08T17:05:00Z">
              <w:r w:rsidRPr="00B80901">
                <w:rPr>
                  <w:rPrChange w:id="29283" w:author="Thomas Dietz" w:date="2012-08-10T13:22:00Z">
                    <w:rPr>
                      <w:lang w:val="de-DE"/>
                    </w:rPr>
                  </w:rPrChange>
                </w:rPr>
                <w:t xml:space="preserve">        description "If the value of this element is 'true', it </w:t>
              </w:r>
            </w:ins>
          </w:p>
          <w:p w14:paraId="1936D585" w14:textId="77777777" w:rsidR="009F3611" w:rsidRPr="00B80901" w:rsidRDefault="009F3611" w:rsidP="009F3611">
            <w:pPr>
              <w:pStyle w:val="XML1"/>
              <w:rPr>
                <w:ins w:id="29284" w:author="Thomas Dietz" w:date="2012-08-08T17:05:00Z"/>
                <w:rPrChange w:id="29285" w:author="Thomas Dietz" w:date="2012-08-10T13:22:00Z">
                  <w:rPr>
                    <w:ins w:id="29286" w:author="Thomas Dietz" w:date="2012-08-08T17:05:00Z"/>
                    <w:lang w:val="de-DE"/>
                  </w:rPr>
                </w:rPrChange>
              </w:rPr>
            </w:pPr>
            <w:ins w:id="29287" w:author="Thomas Dietz" w:date="2012-08-08T17:05:00Z">
              <w:r w:rsidRPr="00B80901">
                <w:rPr>
                  <w:rPrChange w:id="29288" w:author="Thomas Dietz" w:date="2012-08-10T13:22:00Z">
                    <w:rPr>
                      <w:lang w:val="de-DE"/>
                    </w:rPr>
                  </w:rPrChange>
                </w:rPr>
                <w:t xml:space="preserve">          indicates that this OpenFlow Port is live and can be used</w:t>
              </w:r>
            </w:ins>
          </w:p>
          <w:p w14:paraId="67AA00EB" w14:textId="77777777" w:rsidR="009F3611" w:rsidRPr="00B80901" w:rsidRDefault="009F3611" w:rsidP="009F3611">
            <w:pPr>
              <w:pStyle w:val="XML1"/>
              <w:rPr>
                <w:ins w:id="29289" w:author="Thomas Dietz" w:date="2012-08-08T17:05:00Z"/>
                <w:rPrChange w:id="29290" w:author="Thomas Dietz" w:date="2012-08-10T13:22:00Z">
                  <w:rPr>
                    <w:ins w:id="29291" w:author="Thomas Dietz" w:date="2012-08-08T17:05:00Z"/>
                    <w:lang w:val="de-DE"/>
                  </w:rPr>
                </w:rPrChange>
              </w:rPr>
            </w:pPr>
            <w:ins w:id="29292" w:author="Thomas Dietz" w:date="2012-08-08T17:05:00Z">
              <w:r w:rsidRPr="00B80901">
                <w:rPr>
                  <w:rPrChange w:id="29293" w:author="Thomas Dietz" w:date="2012-08-10T13:22:00Z">
                    <w:rPr>
                      <w:lang w:val="de-DE"/>
                    </w:rPr>
                  </w:rPrChange>
                </w:rPr>
                <w:t xml:space="preserve">          for fast failover.";</w:t>
              </w:r>
            </w:ins>
          </w:p>
          <w:p w14:paraId="7FF21AA6" w14:textId="77777777" w:rsidR="009F3611" w:rsidRPr="00B80901" w:rsidRDefault="009F3611" w:rsidP="009F3611">
            <w:pPr>
              <w:pStyle w:val="XML1"/>
              <w:rPr>
                <w:ins w:id="29294" w:author="Thomas Dietz" w:date="2012-08-08T17:05:00Z"/>
                <w:rPrChange w:id="29295" w:author="Thomas Dietz" w:date="2012-08-10T13:22:00Z">
                  <w:rPr>
                    <w:ins w:id="29296" w:author="Thomas Dietz" w:date="2012-08-08T17:05:00Z"/>
                    <w:lang w:val="de-DE"/>
                  </w:rPr>
                </w:rPrChange>
              </w:rPr>
            </w:pPr>
            <w:ins w:id="29297" w:author="Thomas Dietz" w:date="2012-08-08T17:05:00Z">
              <w:r w:rsidRPr="00B80901">
                <w:rPr>
                  <w:rPrChange w:id="29298" w:author="Thomas Dietz" w:date="2012-08-10T13:22:00Z">
                    <w:rPr>
                      <w:lang w:val="de-DE"/>
                    </w:rPr>
                  </w:rPrChange>
                </w:rPr>
                <w:t xml:space="preserve">      }</w:t>
              </w:r>
            </w:ins>
          </w:p>
          <w:p w14:paraId="05F545FF" w14:textId="77777777" w:rsidR="009F3611" w:rsidRPr="00B80901" w:rsidRDefault="009F3611" w:rsidP="009F3611">
            <w:pPr>
              <w:pStyle w:val="XML1"/>
              <w:rPr>
                <w:ins w:id="29299" w:author="Thomas Dietz" w:date="2012-08-08T17:05:00Z"/>
                <w:rPrChange w:id="29300" w:author="Thomas Dietz" w:date="2012-08-10T13:22:00Z">
                  <w:rPr>
                    <w:ins w:id="29301" w:author="Thomas Dietz" w:date="2012-08-08T17:05:00Z"/>
                    <w:lang w:val="de-DE"/>
                  </w:rPr>
                </w:rPrChange>
              </w:rPr>
            </w:pPr>
            <w:ins w:id="29302" w:author="Thomas Dietz" w:date="2012-08-08T17:05:00Z">
              <w:r w:rsidRPr="00B80901">
                <w:rPr>
                  <w:rPrChange w:id="29303" w:author="Thomas Dietz" w:date="2012-08-10T13:22:00Z">
                    <w:rPr>
                      <w:lang w:val="de-DE"/>
                    </w:rPr>
                  </w:rPrChange>
                </w:rPr>
                <w:t xml:space="preserve">    }</w:t>
              </w:r>
            </w:ins>
          </w:p>
          <w:p w14:paraId="2D8B0C7F" w14:textId="77777777" w:rsidR="009F3611" w:rsidRPr="00B80901" w:rsidRDefault="009F3611" w:rsidP="009F3611">
            <w:pPr>
              <w:pStyle w:val="XML1"/>
              <w:rPr>
                <w:ins w:id="29304" w:author="Thomas Dietz" w:date="2012-08-08T17:05:00Z"/>
                <w:rPrChange w:id="29305" w:author="Thomas Dietz" w:date="2012-08-10T13:22:00Z">
                  <w:rPr>
                    <w:ins w:id="29306" w:author="Thomas Dietz" w:date="2012-08-08T17:05:00Z"/>
                    <w:lang w:val="de-DE"/>
                  </w:rPr>
                </w:rPrChange>
              </w:rPr>
            </w:pPr>
            <w:ins w:id="29307" w:author="Thomas Dietz" w:date="2012-08-08T17:05:00Z">
              <w:r w:rsidRPr="00B80901">
                <w:rPr>
                  <w:rPrChange w:id="29308" w:author="Thomas Dietz" w:date="2012-08-10T13:22:00Z">
                    <w:rPr>
                      <w:lang w:val="de-DE"/>
                    </w:rPr>
                  </w:rPrChange>
                </w:rPr>
                <w:t xml:space="preserve">    container features {</w:t>
              </w:r>
            </w:ins>
          </w:p>
          <w:p w14:paraId="4A6B3B34" w14:textId="77777777" w:rsidR="009F3611" w:rsidRPr="00B80901" w:rsidRDefault="009F3611" w:rsidP="009F3611">
            <w:pPr>
              <w:pStyle w:val="XML1"/>
              <w:rPr>
                <w:ins w:id="29309" w:author="Thomas Dietz" w:date="2012-08-08T17:05:00Z"/>
                <w:rPrChange w:id="29310" w:author="Thomas Dietz" w:date="2012-08-10T13:22:00Z">
                  <w:rPr>
                    <w:ins w:id="29311" w:author="Thomas Dietz" w:date="2012-08-08T17:05:00Z"/>
                    <w:lang w:val="de-DE"/>
                  </w:rPr>
                </w:rPrChange>
              </w:rPr>
            </w:pPr>
            <w:ins w:id="29312" w:author="Thomas Dietz" w:date="2012-08-08T17:05:00Z">
              <w:r w:rsidRPr="00B80901">
                <w:rPr>
                  <w:rPrChange w:id="29313" w:author="Thomas Dietz" w:date="2012-08-10T13:22:00Z">
                    <w:rPr>
                      <w:lang w:val="de-DE"/>
                    </w:rPr>
                  </w:rPrChange>
                </w:rPr>
                <w:t xml:space="preserve">      container current {</w:t>
              </w:r>
            </w:ins>
          </w:p>
          <w:p w14:paraId="0ECB1648" w14:textId="77777777" w:rsidR="009F3611" w:rsidRPr="00B80901" w:rsidRDefault="009F3611" w:rsidP="009F3611">
            <w:pPr>
              <w:pStyle w:val="XML1"/>
              <w:rPr>
                <w:ins w:id="29314" w:author="Thomas Dietz" w:date="2012-08-08T17:05:00Z"/>
                <w:rPrChange w:id="29315" w:author="Thomas Dietz" w:date="2012-08-10T13:22:00Z">
                  <w:rPr>
                    <w:ins w:id="29316" w:author="Thomas Dietz" w:date="2012-08-08T17:05:00Z"/>
                    <w:lang w:val="de-DE"/>
                  </w:rPr>
                </w:rPrChange>
              </w:rPr>
            </w:pPr>
            <w:ins w:id="29317" w:author="Thomas Dietz" w:date="2012-08-08T17:05:00Z">
              <w:r w:rsidRPr="00B80901">
                <w:rPr>
                  <w:rPrChange w:id="29318" w:author="Thomas Dietz" w:date="2012-08-10T13:22:00Z">
                    <w:rPr>
                      <w:lang w:val="de-DE"/>
                    </w:rPr>
                  </w:rPrChange>
                </w:rPr>
                <w:t xml:space="preserve">        uses OFPortCurrentFeatureListType;</w:t>
              </w:r>
            </w:ins>
          </w:p>
          <w:p w14:paraId="20227A36" w14:textId="77777777" w:rsidR="009F3611" w:rsidRPr="00B80901" w:rsidRDefault="009F3611" w:rsidP="009F3611">
            <w:pPr>
              <w:pStyle w:val="XML1"/>
              <w:rPr>
                <w:ins w:id="29319" w:author="Thomas Dietz" w:date="2012-08-08T17:05:00Z"/>
                <w:rPrChange w:id="29320" w:author="Thomas Dietz" w:date="2012-08-10T13:22:00Z">
                  <w:rPr>
                    <w:ins w:id="29321" w:author="Thomas Dietz" w:date="2012-08-08T17:05:00Z"/>
                    <w:lang w:val="de-DE"/>
                  </w:rPr>
                </w:rPrChange>
              </w:rPr>
            </w:pPr>
            <w:ins w:id="29322" w:author="Thomas Dietz" w:date="2012-08-08T17:05:00Z">
              <w:r w:rsidRPr="00B80901">
                <w:rPr>
                  <w:rPrChange w:id="29323" w:author="Thomas Dietz" w:date="2012-08-10T13:22:00Z">
                    <w:rPr>
                      <w:lang w:val="de-DE"/>
                    </w:rPr>
                  </w:rPrChange>
                </w:rPr>
                <w:t xml:space="preserve">        config false;</w:t>
              </w:r>
            </w:ins>
          </w:p>
          <w:p w14:paraId="65B729FB" w14:textId="77777777" w:rsidR="009F3611" w:rsidRPr="00B80901" w:rsidRDefault="009F3611" w:rsidP="009F3611">
            <w:pPr>
              <w:pStyle w:val="XML1"/>
              <w:rPr>
                <w:ins w:id="29324" w:author="Thomas Dietz" w:date="2012-08-08T17:05:00Z"/>
                <w:rPrChange w:id="29325" w:author="Thomas Dietz" w:date="2012-08-10T13:22:00Z">
                  <w:rPr>
                    <w:ins w:id="29326" w:author="Thomas Dietz" w:date="2012-08-08T17:05:00Z"/>
                    <w:lang w:val="de-DE"/>
                  </w:rPr>
                </w:rPrChange>
              </w:rPr>
            </w:pPr>
            <w:ins w:id="29327" w:author="Thomas Dietz" w:date="2012-08-08T17:05:00Z">
              <w:r w:rsidRPr="00B80901">
                <w:rPr>
                  <w:rPrChange w:id="29328" w:author="Thomas Dietz" w:date="2012-08-10T13:22:00Z">
                    <w:rPr>
                      <w:lang w:val="de-DE"/>
                    </w:rPr>
                  </w:rPrChange>
                </w:rPr>
                <w:t xml:space="preserve">        description "The features (rates, duplex, etc.) of the</w:t>
              </w:r>
            </w:ins>
          </w:p>
          <w:p w14:paraId="3ED25D26" w14:textId="77777777" w:rsidR="009F3611" w:rsidRPr="00B80901" w:rsidRDefault="009F3611" w:rsidP="009F3611">
            <w:pPr>
              <w:pStyle w:val="XML1"/>
              <w:rPr>
                <w:ins w:id="29329" w:author="Thomas Dietz" w:date="2012-08-08T17:05:00Z"/>
                <w:rPrChange w:id="29330" w:author="Thomas Dietz" w:date="2012-08-10T13:22:00Z">
                  <w:rPr>
                    <w:ins w:id="29331" w:author="Thomas Dietz" w:date="2012-08-08T17:05:00Z"/>
                    <w:lang w:val="de-DE"/>
                  </w:rPr>
                </w:rPrChange>
              </w:rPr>
            </w:pPr>
            <w:ins w:id="29332" w:author="Thomas Dietz" w:date="2012-08-08T17:05:00Z">
              <w:r w:rsidRPr="00B80901">
                <w:rPr>
                  <w:rPrChange w:id="29333" w:author="Thomas Dietz" w:date="2012-08-10T13:22:00Z">
                    <w:rPr>
                      <w:lang w:val="de-DE"/>
                    </w:rPr>
                  </w:rPrChange>
                </w:rPr>
                <w:t xml:space="preserve">          port, that are currently in use.</w:t>
              </w:r>
            </w:ins>
          </w:p>
          <w:p w14:paraId="274C41EA" w14:textId="77777777" w:rsidR="009F3611" w:rsidRPr="00B80901" w:rsidRDefault="009F3611" w:rsidP="009F3611">
            <w:pPr>
              <w:pStyle w:val="XML1"/>
              <w:rPr>
                <w:ins w:id="29334" w:author="Thomas Dietz" w:date="2012-08-08T17:05:00Z"/>
                <w:rPrChange w:id="29335" w:author="Thomas Dietz" w:date="2012-08-10T13:22:00Z">
                  <w:rPr>
                    <w:ins w:id="29336" w:author="Thomas Dietz" w:date="2012-08-08T17:05:00Z"/>
                    <w:lang w:val="de-DE"/>
                  </w:rPr>
                </w:rPrChange>
              </w:rPr>
            </w:pPr>
          </w:p>
          <w:p w14:paraId="33896FF2" w14:textId="77777777" w:rsidR="009F3611" w:rsidRPr="00B80901" w:rsidRDefault="009F3611" w:rsidP="009F3611">
            <w:pPr>
              <w:pStyle w:val="XML1"/>
              <w:rPr>
                <w:ins w:id="29337" w:author="Thomas Dietz" w:date="2012-08-08T17:05:00Z"/>
                <w:rPrChange w:id="29338" w:author="Thomas Dietz" w:date="2012-08-10T13:22:00Z">
                  <w:rPr>
                    <w:ins w:id="29339" w:author="Thomas Dietz" w:date="2012-08-08T17:05:00Z"/>
                    <w:lang w:val="de-DE"/>
                  </w:rPr>
                </w:rPrChange>
              </w:rPr>
            </w:pPr>
            <w:ins w:id="29340" w:author="Thomas Dietz" w:date="2012-08-08T17:05:00Z">
              <w:r w:rsidRPr="00B80901">
                <w:rPr>
                  <w:rPrChange w:id="29341" w:author="Thomas Dietz" w:date="2012-08-10T13:22:00Z">
                    <w:rPr>
                      <w:lang w:val="de-DE"/>
                    </w:rPr>
                  </w:rPrChange>
                </w:rPr>
                <w:t xml:space="preserve">          Children of this element are not configurable and can</w:t>
              </w:r>
            </w:ins>
          </w:p>
          <w:p w14:paraId="3A986AC2" w14:textId="77777777" w:rsidR="009F3611" w:rsidRPr="00B80901" w:rsidRDefault="009F3611" w:rsidP="009F3611">
            <w:pPr>
              <w:pStyle w:val="XML1"/>
              <w:rPr>
                <w:ins w:id="29342" w:author="Thomas Dietz" w:date="2012-08-08T17:05:00Z"/>
                <w:rPrChange w:id="29343" w:author="Thomas Dietz" w:date="2012-08-10T13:22:00Z">
                  <w:rPr>
                    <w:ins w:id="29344" w:author="Thomas Dietz" w:date="2012-08-08T17:05:00Z"/>
                    <w:lang w:val="de-DE"/>
                  </w:rPr>
                </w:rPrChange>
              </w:rPr>
            </w:pPr>
            <w:ins w:id="29345" w:author="Thomas Dietz" w:date="2012-08-08T17:05:00Z">
              <w:r w:rsidRPr="00B80901">
                <w:rPr>
                  <w:rPrChange w:id="29346" w:author="Thomas Dietz" w:date="2012-08-10T13:22:00Z">
                    <w:rPr>
                      <w:lang w:val="de-DE"/>
                    </w:rPr>
                  </w:rPrChange>
                </w:rPr>
                <w:t xml:space="preserve">          only be retrieved by NETCONF &lt;get&gt; operations. Attemps to</w:t>
              </w:r>
            </w:ins>
          </w:p>
          <w:p w14:paraId="04447823" w14:textId="77777777" w:rsidR="009F3611" w:rsidRPr="00B80901" w:rsidRDefault="009F3611" w:rsidP="009F3611">
            <w:pPr>
              <w:pStyle w:val="XML1"/>
              <w:rPr>
                <w:ins w:id="29347" w:author="Thomas Dietz" w:date="2012-08-08T17:05:00Z"/>
                <w:rPrChange w:id="29348" w:author="Thomas Dietz" w:date="2012-08-10T13:22:00Z">
                  <w:rPr>
                    <w:ins w:id="29349" w:author="Thomas Dietz" w:date="2012-08-08T17:05:00Z"/>
                    <w:lang w:val="de-DE"/>
                  </w:rPr>
                </w:rPrChange>
              </w:rPr>
            </w:pPr>
            <w:ins w:id="29350" w:author="Thomas Dietz" w:date="2012-08-08T17:05:00Z">
              <w:r w:rsidRPr="00B80901">
                <w:rPr>
                  <w:rPrChange w:id="29351" w:author="Thomas Dietz" w:date="2012-08-10T13:22:00Z">
                    <w:rPr>
                      <w:lang w:val="de-DE"/>
                    </w:rPr>
                  </w:rPrChange>
                </w:rPr>
                <w:t xml:space="preserve">          modify this element and its children with a NETCONF</w:t>
              </w:r>
            </w:ins>
          </w:p>
          <w:p w14:paraId="51C17A28" w14:textId="77777777" w:rsidR="009F3611" w:rsidRPr="00B80901" w:rsidRDefault="009F3611" w:rsidP="009F3611">
            <w:pPr>
              <w:pStyle w:val="XML1"/>
              <w:rPr>
                <w:ins w:id="29352" w:author="Thomas Dietz" w:date="2012-08-08T17:05:00Z"/>
                <w:rPrChange w:id="29353" w:author="Thomas Dietz" w:date="2012-08-10T13:22:00Z">
                  <w:rPr>
                    <w:ins w:id="29354" w:author="Thomas Dietz" w:date="2012-08-08T17:05:00Z"/>
                    <w:lang w:val="de-DE"/>
                  </w:rPr>
                </w:rPrChange>
              </w:rPr>
            </w:pPr>
            <w:ins w:id="29355" w:author="Thomas Dietz" w:date="2012-08-08T17:05:00Z">
              <w:r w:rsidRPr="00B80901">
                <w:rPr>
                  <w:rPrChange w:id="29356" w:author="Thomas Dietz" w:date="2012-08-10T13:22:00Z">
                    <w:rPr>
                      <w:lang w:val="de-DE"/>
                    </w:rPr>
                  </w:rPrChange>
                </w:rPr>
                <w:t xml:space="preserve">          &lt;edit-config&gt; operation MUST result in an</w:t>
              </w:r>
            </w:ins>
          </w:p>
          <w:p w14:paraId="06782727" w14:textId="77777777" w:rsidR="009F3611" w:rsidRPr="00B80901" w:rsidRDefault="009F3611" w:rsidP="009F3611">
            <w:pPr>
              <w:pStyle w:val="XML1"/>
              <w:rPr>
                <w:ins w:id="29357" w:author="Thomas Dietz" w:date="2012-08-08T17:05:00Z"/>
                <w:rPrChange w:id="29358" w:author="Thomas Dietz" w:date="2012-08-10T13:22:00Z">
                  <w:rPr>
                    <w:ins w:id="29359" w:author="Thomas Dietz" w:date="2012-08-08T17:05:00Z"/>
                    <w:lang w:val="de-DE"/>
                  </w:rPr>
                </w:rPrChange>
              </w:rPr>
            </w:pPr>
            <w:ins w:id="29360" w:author="Thomas Dietz" w:date="2012-08-08T17:05:00Z">
              <w:r w:rsidRPr="00B80901">
                <w:rPr>
                  <w:rPrChange w:id="29361" w:author="Thomas Dietz" w:date="2012-08-10T13:22:00Z">
                    <w:rPr>
                      <w:lang w:val="de-DE"/>
                    </w:rPr>
                  </w:rPrChange>
                </w:rPr>
                <w:t xml:space="preserve">          'operation-not-supported' error with type</w:t>
              </w:r>
            </w:ins>
          </w:p>
          <w:p w14:paraId="4A82B5BF" w14:textId="77777777" w:rsidR="009F3611" w:rsidRPr="00B80901" w:rsidRDefault="009F3611" w:rsidP="009F3611">
            <w:pPr>
              <w:pStyle w:val="XML1"/>
              <w:rPr>
                <w:ins w:id="29362" w:author="Thomas Dietz" w:date="2012-08-08T17:05:00Z"/>
                <w:rPrChange w:id="29363" w:author="Thomas Dietz" w:date="2012-08-10T13:22:00Z">
                  <w:rPr>
                    <w:ins w:id="29364" w:author="Thomas Dietz" w:date="2012-08-08T17:05:00Z"/>
                    <w:lang w:val="de-DE"/>
                  </w:rPr>
                </w:rPrChange>
              </w:rPr>
            </w:pPr>
            <w:ins w:id="29365" w:author="Thomas Dietz" w:date="2012-08-08T17:05:00Z">
              <w:r w:rsidRPr="00B80901">
                <w:rPr>
                  <w:rPrChange w:id="29366" w:author="Thomas Dietz" w:date="2012-08-10T13:22:00Z">
                    <w:rPr>
                      <w:lang w:val="de-DE"/>
                    </w:rPr>
                  </w:rPrChange>
                </w:rPr>
                <w:t xml:space="preserve">          'application'.";</w:t>
              </w:r>
            </w:ins>
          </w:p>
          <w:p w14:paraId="13832B2B" w14:textId="77777777" w:rsidR="009F3611" w:rsidRPr="00B80901" w:rsidRDefault="009F3611" w:rsidP="009F3611">
            <w:pPr>
              <w:pStyle w:val="XML1"/>
              <w:rPr>
                <w:ins w:id="29367" w:author="Thomas Dietz" w:date="2012-08-08T17:05:00Z"/>
                <w:rPrChange w:id="29368" w:author="Thomas Dietz" w:date="2012-08-10T13:22:00Z">
                  <w:rPr>
                    <w:ins w:id="29369" w:author="Thomas Dietz" w:date="2012-08-08T17:05:00Z"/>
                    <w:lang w:val="de-DE"/>
                  </w:rPr>
                </w:rPrChange>
              </w:rPr>
            </w:pPr>
            <w:ins w:id="29370" w:author="Thomas Dietz" w:date="2012-08-08T17:05:00Z">
              <w:r w:rsidRPr="00B80901">
                <w:rPr>
                  <w:rPrChange w:id="29371" w:author="Thomas Dietz" w:date="2012-08-10T13:22:00Z">
                    <w:rPr>
                      <w:lang w:val="de-DE"/>
                    </w:rPr>
                  </w:rPrChange>
                </w:rPr>
                <w:t xml:space="preserve">      }</w:t>
              </w:r>
            </w:ins>
          </w:p>
          <w:p w14:paraId="2A1BCEBD" w14:textId="77777777" w:rsidR="009F3611" w:rsidRPr="00B80901" w:rsidRDefault="009F3611" w:rsidP="009F3611">
            <w:pPr>
              <w:pStyle w:val="XML1"/>
              <w:rPr>
                <w:ins w:id="29372" w:author="Thomas Dietz" w:date="2012-08-08T17:05:00Z"/>
                <w:rPrChange w:id="29373" w:author="Thomas Dietz" w:date="2012-08-10T13:22:00Z">
                  <w:rPr>
                    <w:ins w:id="29374" w:author="Thomas Dietz" w:date="2012-08-08T17:05:00Z"/>
                    <w:lang w:val="de-DE"/>
                  </w:rPr>
                </w:rPrChange>
              </w:rPr>
            </w:pPr>
            <w:ins w:id="29375" w:author="Thomas Dietz" w:date="2012-08-08T17:05:00Z">
              <w:r w:rsidRPr="00B80901">
                <w:rPr>
                  <w:rPrChange w:id="29376" w:author="Thomas Dietz" w:date="2012-08-10T13:22:00Z">
                    <w:rPr>
                      <w:lang w:val="de-DE"/>
                    </w:rPr>
                  </w:rPrChange>
                </w:rPr>
                <w:t xml:space="preserve">      container advertised {</w:t>
              </w:r>
            </w:ins>
          </w:p>
          <w:p w14:paraId="07D6F265" w14:textId="77777777" w:rsidR="009F3611" w:rsidRPr="00B80901" w:rsidRDefault="009F3611" w:rsidP="009F3611">
            <w:pPr>
              <w:pStyle w:val="XML1"/>
              <w:rPr>
                <w:ins w:id="29377" w:author="Thomas Dietz" w:date="2012-08-08T17:05:00Z"/>
                <w:rPrChange w:id="29378" w:author="Thomas Dietz" w:date="2012-08-10T13:22:00Z">
                  <w:rPr>
                    <w:ins w:id="29379" w:author="Thomas Dietz" w:date="2012-08-08T17:05:00Z"/>
                    <w:lang w:val="de-DE"/>
                  </w:rPr>
                </w:rPrChange>
              </w:rPr>
            </w:pPr>
            <w:ins w:id="29380" w:author="Thomas Dietz" w:date="2012-08-08T17:05:00Z">
              <w:r w:rsidRPr="00B80901">
                <w:rPr>
                  <w:rPrChange w:id="29381" w:author="Thomas Dietz" w:date="2012-08-10T13:22:00Z">
                    <w:rPr>
                      <w:lang w:val="de-DE"/>
                    </w:rPr>
                  </w:rPrChange>
                </w:rPr>
                <w:lastRenderedPageBreak/>
                <w:t xml:space="preserve">        uses OFPortOtherFeatureListType;</w:t>
              </w:r>
            </w:ins>
          </w:p>
          <w:p w14:paraId="5C1DB5FA" w14:textId="77777777" w:rsidR="009F3611" w:rsidRPr="00B80901" w:rsidRDefault="009F3611" w:rsidP="009F3611">
            <w:pPr>
              <w:pStyle w:val="XML1"/>
              <w:rPr>
                <w:ins w:id="29382" w:author="Thomas Dietz" w:date="2012-08-08T17:05:00Z"/>
                <w:rPrChange w:id="29383" w:author="Thomas Dietz" w:date="2012-08-10T13:22:00Z">
                  <w:rPr>
                    <w:ins w:id="29384" w:author="Thomas Dietz" w:date="2012-08-08T17:05:00Z"/>
                    <w:lang w:val="de-DE"/>
                  </w:rPr>
                </w:rPrChange>
              </w:rPr>
            </w:pPr>
            <w:ins w:id="29385" w:author="Thomas Dietz" w:date="2012-08-08T17:05:00Z">
              <w:r w:rsidRPr="00B80901">
                <w:rPr>
                  <w:rPrChange w:id="29386" w:author="Thomas Dietz" w:date="2012-08-10T13:22:00Z">
                    <w:rPr>
                      <w:lang w:val="de-DE"/>
                    </w:rPr>
                  </w:rPrChange>
                </w:rPr>
                <w:t xml:space="preserve">        description "The features (rates, duplex, etc.) of the</w:t>
              </w:r>
            </w:ins>
          </w:p>
          <w:p w14:paraId="7ADB14E1" w14:textId="77777777" w:rsidR="009F3611" w:rsidRPr="00B80901" w:rsidRDefault="009F3611" w:rsidP="009F3611">
            <w:pPr>
              <w:pStyle w:val="XML1"/>
              <w:rPr>
                <w:ins w:id="29387" w:author="Thomas Dietz" w:date="2012-08-08T17:05:00Z"/>
                <w:rPrChange w:id="29388" w:author="Thomas Dietz" w:date="2012-08-10T13:22:00Z">
                  <w:rPr>
                    <w:ins w:id="29389" w:author="Thomas Dietz" w:date="2012-08-08T17:05:00Z"/>
                    <w:lang w:val="de-DE"/>
                  </w:rPr>
                </w:rPrChange>
              </w:rPr>
            </w:pPr>
            <w:ins w:id="29390" w:author="Thomas Dietz" w:date="2012-08-08T17:05:00Z">
              <w:r w:rsidRPr="00B80901">
                <w:rPr>
                  <w:rPrChange w:id="29391" w:author="Thomas Dietz" w:date="2012-08-10T13:22:00Z">
                    <w:rPr>
                      <w:lang w:val="de-DE"/>
                    </w:rPr>
                  </w:rPrChange>
                </w:rPr>
                <w:t xml:space="preserve">          port, that are advertised to the peer port.</w:t>
              </w:r>
            </w:ins>
          </w:p>
          <w:p w14:paraId="41BCEC81" w14:textId="77777777" w:rsidR="009F3611" w:rsidRPr="00B80901" w:rsidRDefault="009F3611" w:rsidP="009F3611">
            <w:pPr>
              <w:pStyle w:val="XML1"/>
              <w:rPr>
                <w:ins w:id="29392" w:author="Thomas Dietz" w:date="2012-08-08T17:05:00Z"/>
                <w:rPrChange w:id="29393" w:author="Thomas Dietz" w:date="2012-08-10T13:22:00Z">
                  <w:rPr>
                    <w:ins w:id="29394" w:author="Thomas Dietz" w:date="2012-08-08T17:05:00Z"/>
                    <w:lang w:val="de-DE"/>
                  </w:rPr>
                </w:rPrChange>
              </w:rPr>
            </w:pPr>
          </w:p>
          <w:p w14:paraId="07C9F8F1" w14:textId="77777777" w:rsidR="009F3611" w:rsidRPr="00B80901" w:rsidRDefault="009F3611" w:rsidP="009F3611">
            <w:pPr>
              <w:pStyle w:val="XML1"/>
              <w:rPr>
                <w:ins w:id="29395" w:author="Thomas Dietz" w:date="2012-08-08T17:05:00Z"/>
                <w:rPrChange w:id="29396" w:author="Thomas Dietz" w:date="2012-08-10T13:22:00Z">
                  <w:rPr>
                    <w:ins w:id="29397" w:author="Thomas Dietz" w:date="2012-08-08T17:05:00Z"/>
                    <w:lang w:val="de-DE"/>
                  </w:rPr>
                </w:rPrChange>
              </w:rPr>
            </w:pPr>
            <w:ins w:id="29398" w:author="Thomas Dietz" w:date="2012-08-08T17:05:00Z">
              <w:r w:rsidRPr="00B80901">
                <w:rPr>
                  <w:rPrChange w:id="29399" w:author="Thomas Dietz" w:date="2012-08-10T13:22:00Z">
                    <w:rPr>
                      <w:lang w:val="de-DE"/>
                    </w:rPr>
                  </w:rPrChange>
                </w:rPr>
                <w:t xml:space="preserve">          NETCONF &lt;edit-config&gt; operations MUST be implemented as </w:t>
              </w:r>
            </w:ins>
          </w:p>
          <w:p w14:paraId="6A5FF47D" w14:textId="77777777" w:rsidR="009F3611" w:rsidRPr="00B80901" w:rsidRDefault="009F3611" w:rsidP="009F3611">
            <w:pPr>
              <w:pStyle w:val="XML1"/>
              <w:rPr>
                <w:ins w:id="29400" w:author="Thomas Dietz" w:date="2012-08-08T17:05:00Z"/>
                <w:rPrChange w:id="29401" w:author="Thomas Dietz" w:date="2012-08-10T13:22:00Z">
                  <w:rPr>
                    <w:ins w:id="29402" w:author="Thomas Dietz" w:date="2012-08-08T17:05:00Z"/>
                    <w:lang w:val="de-DE"/>
                  </w:rPr>
                </w:rPrChange>
              </w:rPr>
            </w:pPr>
            <w:ins w:id="29403" w:author="Thomas Dietz" w:date="2012-08-08T17:05:00Z">
              <w:r w:rsidRPr="00B80901">
                <w:rPr>
                  <w:rPrChange w:id="29404" w:author="Thomas Dietz" w:date="2012-08-10T13:22:00Z">
                    <w:rPr>
                      <w:lang w:val="de-DE"/>
                    </w:rPr>
                  </w:rPrChange>
                </w:rPr>
                <w:t xml:space="preserve">          follows: </w:t>
              </w:r>
            </w:ins>
          </w:p>
          <w:p w14:paraId="7E334F6D" w14:textId="77777777" w:rsidR="009F3611" w:rsidRPr="00B80901" w:rsidRDefault="009F3611" w:rsidP="009F3611">
            <w:pPr>
              <w:pStyle w:val="XML1"/>
              <w:rPr>
                <w:ins w:id="29405" w:author="Thomas Dietz" w:date="2012-08-08T17:05:00Z"/>
                <w:rPrChange w:id="29406" w:author="Thomas Dietz" w:date="2012-08-10T13:22:00Z">
                  <w:rPr>
                    <w:ins w:id="29407" w:author="Thomas Dietz" w:date="2012-08-08T17:05:00Z"/>
                    <w:lang w:val="de-DE"/>
                  </w:rPr>
                </w:rPrChange>
              </w:rPr>
            </w:pPr>
          </w:p>
          <w:p w14:paraId="117AF7A5" w14:textId="77777777" w:rsidR="009F3611" w:rsidRPr="00B80901" w:rsidRDefault="009F3611" w:rsidP="009F3611">
            <w:pPr>
              <w:pStyle w:val="XML1"/>
              <w:rPr>
                <w:ins w:id="29408" w:author="Thomas Dietz" w:date="2012-08-08T17:05:00Z"/>
                <w:rPrChange w:id="29409" w:author="Thomas Dietz" w:date="2012-08-10T13:22:00Z">
                  <w:rPr>
                    <w:ins w:id="29410" w:author="Thomas Dietz" w:date="2012-08-08T17:05:00Z"/>
                    <w:lang w:val="de-DE"/>
                  </w:rPr>
                </w:rPrChange>
              </w:rPr>
            </w:pPr>
            <w:ins w:id="29411" w:author="Thomas Dietz" w:date="2012-08-08T17:05:00Z">
              <w:r w:rsidRPr="00B80901">
                <w:rPr>
                  <w:rPrChange w:id="29412" w:author="Thomas Dietz" w:date="2012-08-10T13:22:00Z">
                    <w:rPr>
                      <w:lang w:val="de-DE"/>
                    </w:rPr>
                  </w:rPrChange>
                </w:rPr>
                <w:t xml:space="preserve">          * The 'resource-id' element of OFResoureType MUST be</w:t>
              </w:r>
            </w:ins>
          </w:p>
          <w:p w14:paraId="357B2FC3" w14:textId="77777777" w:rsidR="009F3611" w:rsidRPr="00B80901" w:rsidRDefault="009F3611" w:rsidP="009F3611">
            <w:pPr>
              <w:pStyle w:val="XML1"/>
              <w:rPr>
                <w:ins w:id="29413" w:author="Thomas Dietz" w:date="2012-08-08T17:05:00Z"/>
                <w:rPrChange w:id="29414" w:author="Thomas Dietz" w:date="2012-08-10T13:22:00Z">
                  <w:rPr>
                    <w:ins w:id="29415" w:author="Thomas Dietz" w:date="2012-08-08T17:05:00Z"/>
                    <w:lang w:val="de-DE"/>
                  </w:rPr>
                </w:rPrChange>
              </w:rPr>
            </w:pPr>
            <w:ins w:id="29416" w:author="Thomas Dietz" w:date="2012-08-08T17:05:00Z">
              <w:r w:rsidRPr="00B80901">
                <w:rPr>
                  <w:rPrChange w:id="29417" w:author="Thomas Dietz" w:date="2012-08-10T13:22:00Z">
                    <w:rPr>
                      <w:lang w:val="de-DE"/>
                    </w:rPr>
                  </w:rPrChange>
                </w:rPr>
                <w:t xml:space="preserve">            present in the path or in the filter at all</w:t>
              </w:r>
            </w:ins>
          </w:p>
          <w:p w14:paraId="51E415DE" w14:textId="77777777" w:rsidR="009F3611" w:rsidRPr="00B80901" w:rsidRDefault="009F3611" w:rsidP="009F3611">
            <w:pPr>
              <w:pStyle w:val="XML1"/>
              <w:rPr>
                <w:ins w:id="29418" w:author="Thomas Dietz" w:date="2012-08-08T17:05:00Z"/>
                <w:rPrChange w:id="29419" w:author="Thomas Dietz" w:date="2012-08-10T13:22:00Z">
                  <w:rPr>
                    <w:ins w:id="29420" w:author="Thomas Dietz" w:date="2012-08-08T17:05:00Z"/>
                    <w:lang w:val="de-DE"/>
                  </w:rPr>
                </w:rPrChange>
              </w:rPr>
            </w:pPr>
            <w:ins w:id="29421" w:author="Thomas Dietz" w:date="2012-08-08T17:05:00Z">
              <w:r w:rsidRPr="00B80901">
                <w:rPr>
                  <w:rPrChange w:id="29422" w:author="Thomas Dietz" w:date="2012-08-10T13:22:00Z">
                    <w:rPr>
                      <w:lang w:val="de-DE"/>
                    </w:rPr>
                  </w:rPrChange>
                </w:rPr>
                <w:t xml:space="preserve">            &lt;edit-config&gt; operations to identify the port.</w:t>
              </w:r>
            </w:ins>
          </w:p>
          <w:p w14:paraId="3627D12C" w14:textId="77777777" w:rsidR="009F3611" w:rsidRPr="00B80901" w:rsidRDefault="009F3611" w:rsidP="009F3611">
            <w:pPr>
              <w:pStyle w:val="XML1"/>
              <w:rPr>
                <w:ins w:id="29423" w:author="Thomas Dietz" w:date="2012-08-08T17:05:00Z"/>
                <w:rPrChange w:id="29424" w:author="Thomas Dietz" w:date="2012-08-10T13:22:00Z">
                  <w:rPr>
                    <w:ins w:id="29425" w:author="Thomas Dietz" w:date="2012-08-08T17:05:00Z"/>
                    <w:lang w:val="de-DE"/>
                  </w:rPr>
                </w:rPrChange>
              </w:rPr>
            </w:pPr>
            <w:ins w:id="29426" w:author="Thomas Dietz" w:date="2012-08-08T17:05:00Z">
              <w:r w:rsidRPr="00B80901">
                <w:rPr>
                  <w:rPrChange w:id="29427" w:author="Thomas Dietz" w:date="2012-08-10T13:22:00Z">
                    <w:rPr>
                      <w:lang w:val="de-DE"/>
                    </w:rPr>
                  </w:rPrChange>
                </w:rPr>
                <w:t xml:space="preserve">          * If the operation is 'merge' or 'replace', the element</w:t>
              </w:r>
            </w:ins>
          </w:p>
          <w:p w14:paraId="30905190" w14:textId="77777777" w:rsidR="009F3611" w:rsidRPr="00B80901" w:rsidRDefault="009F3611" w:rsidP="009F3611">
            <w:pPr>
              <w:pStyle w:val="XML1"/>
              <w:rPr>
                <w:ins w:id="29428" w:author="Thomas Dietz" w:date="2012-08-08T17:05:00Z"/>
                <w:rPrChange w:id="29429" w:author="Thomas Dietz" w:date="2012-08-10T13:22:00Z">
                  <w:rPr>
                    <w:ins w:id="29430" w:author="Thomas Dietz" w:date="2012-08-08T17:05:00Z"/>
                    <w:lang w:val="de-DE"/>
                  </w:rPr>
                </w:rPrChange>
              </w:rPr>
            </w:pPr>
            <w:ins w:id="29431" w:author="Thomas Dietz" w:date="2012-08-08T17:05:00Z">
              <w:r w:rsidRPr="00B80901">
                <w:rPr>
                  <w:rPrChange w:id="29432" w:author="Thomas Dietz" w:date="2012-08-10T13:22:00Z">
                    <w:rPr>
                      <w:lang w:val="de-DE"/>
                    </w:rPr>
                  </w:rPrChange>
                </w:rPr>
                <w:t xml:space="preserve">            is created if it does not exist, and its value is set</w:t>
              </w:r>
            </w:ins>
          </w:p>
          <w:p w14:paraId="2B95CD37" w14:textId="77777777" w:rsidR="009F3611" w:rsidRPr="00B80901" w:rsidRDefault="009F3611" w:rsidP="009F3611">
            <w:pPr>
              <w:pStyle w:val="XML1"/>
              <w:rPr>
                <w:ins w:id="29433" w:author="Thomas Dietz" w:date="2012-08-08T17:05:00Z"/>
                <w:rPrChange w:id="29434" w:author="Thomas Dietz" w:date="2012-08-10T13:22:00Z">
                  <w:rPr>
                    <w:ins w:id="29435" w:author="Thomas Dietz" w:date="2012-08-08T17:05:00Z"/>
                    <w:lang w:val="de-DE"/>
                  </w:rPr>
                </w:rPrChange>
              </w:rPr>
            </w:pPr>
            <w:ins w:id="29436" w:author="Thomas Dietz" w:date="2012-08-08T17:05:00Z">
              <w:r w:rsidRPr="00B80901">
                <w:rPr>
                  <w:rPrChange w:id="29437" w:author="Thomas Dietz" w:date="2012-08-10T13:22:00Z">
                    <w:rPr>
                      <w:lang w:val="de-DE"/>
                    </w:rPr>
                  </w:rPrChange>
                </w:rPr>
                <w:t xml:space="preserve">            to the value found in the XML RPC data.</w:t>
              </w:r>
            </w:ins>
          </w:p>
          <w:p w14:paraId="2CEE90E5" w14:textId="77777777" w:rsidR="009F3611" w:rsidRPr="00B80901" w:rsidRDefault="009F3611" w:rsidP="009F3611">
            <w:pPr>
              <w:pStyle w:val="XML1"/>
              <w:rPr>
                <w:ins w:id="29438" w:author="Thomas Dietz" w:date="2012-08-08T17:05:00Z"/>
                <w:rPrChange w:id="29439" w:author="Thomas Dietz" w:date="2012-08-10T13:22:00Z">
                  <w:rPr>
                    <w:ins w:id="29440" w:author="Thomas Dietz" w:date="2012-08-08T17:05:00Z"/>
                    <w:lang w:val="de-DE"/>
                  </w:rPr>
                </w:rPrChange>
              </w:rPr>
            </w:pPr>
            <w:ins w:id="29441" w:author="Thomas Dietz" w:date="2012-08-08T17:05:00Z">
              <w:r w:rsidRPr="00B80901">
                <w:rPr>
                  <w:rPrChange w:id="29442" w:author="Thomas Dietz" w:date="2012-08-10T13:22:00Z">
                    <w:rPr>
                      <w:lang w:val="de-DE"/>
                    </w:rPr>
                  </w:rPrChange>
                </w:rPr>
                <w:t xml:space="preserve">          * If the operation is 'create', the element is created if</w:t>
              </w:r>
            </w:ins>
          </w:p>
          <w:p w14:paraId="573979D5" w14:textId="77777777" w:rsidR="009F3611" w:rsidRPr="00B80901" w:rsidRDefault="009F3611" w:rsidP="009F3611">
            <w:pPr>
              <w:pStyle w:val="XML1"/>
              <w:rPr>
                <w:ins w:id="29443" w:author="Thomas Dietz" w:date="2012-08-08T17:05:00Z"/>
                <w:rPrChange w:id="29444" w:author="Thomas Dietz" w:date="2012-08-10T13:22:00Z">
                  <w:rPr>
                    <w:ins w:id="29445" w:author="Thomas Dietz" w:date="2012-08-08T17:05:00Z"/>
                    <w:lang w:val="de-DE"/>
                  </w:rPr>
                </w:rPrChange>
              </w:rPr>
            </w:pPr>
            <w:ins w:id="29446" w:author="Thomas Dietz" w:date="2012-08-08T17:05:00Z">
              <w:r w:rsidRPr="00B80901">
                <w:rPr>
                  <w:rPrChange w:id="29447" w:author="Thomas Dietz" w:date="2012-08-10T13:22:00Z">
                    <w:rPr>
                      <w:lang w:val="de-DE"/>
                    </w:rPr>
                  </w:rPrChange>
                </w:rPr>
                <w:t xml:space="preserve">            it does not exist. If the element already exists, a</w:t>
              </w:r>
            </w:ins>
          </w:p>
          <w:p w14:paraId="5303B5A5" w14:textId="77777777" w:rsidR="009F3611" w:rsidRPr="00B80901" w:rsidRDefault="009F3611" w:rsidP="009F3611">
            <w:pPr>
              <w:pStyle w:val="XML1"/>
              <w:rPr>
                <w:ins w:id="29448" w:author="Thomas Dietz" w:date="2012-08-08T17:05:00Z"/>
                <w:rPrChange w:id="29449" w:author="Thomas Dietz" w:date="2012-08-10T13:22:00Z">
                  <w:rPr>
                    <w:ins w:id="29450" w:author="Thomas Dietz" w:date="2012-08-08T17:05:00Z"/>
                    <w:lang w:val="de-DE"/>
                  </w:rPr>
                </w:rPrChange>
              </w:rPr>
            </w:pPr>
            <w:ins w:id="29451" w:author="Thomas Dietz" w:date="2012-08-08T17:05:00Z">
              <w:r w:rsidRPr="00B80901">
                <w:rPr>
                  <w:rPrChange w:id="29452" w:author="Thomas Dietz" w:date="2012-08-10T13:22:00Z">
                    <w:rPr>
                      <w:lang w:val="de-DE"/>
                    </w:rPr>
                  </w:rPrChange>
                </w:rPr>
                <w:t xml:space="preserve">            'data</w:t>
              </w:r>
              <w:r w:rsidRPr="00B80901">
                <w:rPr>
                  <w:rFonts w:ascii="MS Mincho" w:eastAsia="MS Mincho" w:hAnsi="MS Mincho" w:cs="MS Mincho"/>
                  <w:rPrChange w:id="29453" w:author="Thomas Dietz" w:date="2012-08-10T13:22:00Z">
                    <w:rPr>
                      <w:rFonts w:ascii="MS Mincho" w:eastAsia="MS Mincho" w:hAnsi="MS Mincho" w:cs="MS Mincho"/>
                      <w:lang w:val="de-DE"/>
                    </w:rPr>
                  </w:rPrChange>
                </w:rPr>
                <w:t>‑</w:t>
              </w:r>
              <w:r w:rsidRPr="00B80901">
                <w:rPr>
                  <w:rPrChange w:id="29454" w:author="Thomas Dietz" w:date="2012-08-10T13:22:00Z">
                    <w:rPr>
                      <w:lang w:val="de-DE"/>
                    </w:rPr>
                  </w:rPrChange>
                </w:rPr>
                <w:t>exists' error is returned.</w:t>
              </w:r>
            </w:ins>
          </w:p>
          <w:p w14:paraId="505C6FE7" w14:textId="77777777" w:rsidR="009F3611" w:rsidRPr="00B80901" w:rsidRDefault="009F3611" w:rsidP="009F3611">
            <w:pPr>
              <w:pStyle w:val="XML1"/>
              <w:rPr>
                <w:ins w:id="29455" w:author="Thomas Dietz" w:date="2012-08-08T17:05:00Z"/>
                <w:rPrChange w:id="29456" w:author="Thomas Dietz" w:date="2012-08-10T13:22:00Z">
                  <w:rPr>
                    <w:ins w:id="29457" w:author="Thomas Dietz" w:date="2012-08-08T17:05:00Z"/>
                    <w:lang w:val="de-DE"/>
                  </w:rPr>
                </w:rPrChange>
              </w:rPr>
            </w:pPr>
            <w:ins w:id="29458" w:author="Thomas Dietz" w:date="2012-08-08T17:05:00Z">
              <w:r w:rsidRPr="00B80901">
                <w:rPr>
                  <w:rPrChange w:id="29459" w:author="Thomas Dietz" w:date="2012-08-10T13:22:00Z">
                    <w:rPr>
                      <w:lang w:val="de-DE"/>
                    </w:rPr>
                  </w:rPrChange>
                </w:rPr>
                <w:t xml:space="preserve">          * If the operation is 'delete', the element is deleted if</w:t>
              </w:r>
            </w:ins>
          </w:p>
          <w:p w14:paraId="053DDF84" w14:textId="77777777" w:rsidR="009F3611" w:rsidRPr="00B80901" w:rsidRDefault="009F3611" w:rsidP="009F3611">
            <w:pPr>
              <w:pStyle w:val="XML1"/>
              <w:rPr>
                <w:ins w:id="29460" w:author="Thomas Dietz" w:date="2012-08-08T17:05:00Z"/>
                <w:rPrChange w:id="29461" w:author="Thomas Dietz" w:date="2012-08-10T13:22:00Z">
                  <w:rPr>
                    <w:ins w:id="29462" w:author="Thomas Dietz" w:date="2012-08-08T17:05:00Z"/>
                    <w:lang w:val="de-DE"/>
                  </w:rPr>
                </w:rPrChange>
              </w:rPr>
            </w:pPr>
            <w:ins w:id="29463" w:author="Thomas Dietz" w:date="2012-08-08T17:05:00Z">
              <w:r w:rsidRPr="00B80901">
                <w:rPr>
                  <w:rPrChange w:id="29464" w:author="Thomas Dietz" w:date="2012-08-10T13:22:00Z">
                    <w:rPr>
                      <w:lang w:val="de-DE"/>
                    </w:rPr>
                  </w:rPrChange>
                </w:rPr>
                <w:t xml:space="preserve">            it exists. If the element does not exist, a</w:t>
              </w:r>
            </w:ins>
          </w:p>
          <w:p w14:paraId="31B48254" w14:textId="77777777" w:rsidR="009F3611" w:rsidRPr="00B80901" w:rsidRDefault="009F3611" w:rsidP="009F3611">
            <w:pPr>
              <w:pStyle w:val="XML1"/>
              <w:rPr>
                <w:ins w:id="29465" w:author="Thomas Dietz" w:date="2012-08-08T17:05:00Z"/>
                <w:rPrChange w:id="29466" w:author="Thomas Dietz" w:date="2012-08-10T13:22:00Z">
                  <w:rPr>
                    <w:ins w:id="29467" w:author="Thomas Dietz" w:date="2012-08-08T17:05:00Z"/>
                    <w:lang w:val="de-DE"/>
                  </w:rPr>
                </w:rPrChange>
              </w:rPr>
            </w:pPr>
            <w:ins w:id="29468" w:author="Thomas Dietz" w:date="2012-08-08T17:05:00Z">
              <w:r w:rsidRPr="00B80901">
                <w:rPr>
                  <w:rPrChange w:id="29469" w:author="Thomas Dietz" w:date="2012-08-10T13:22:00Z">
                    <w:rPr>
                      <w:lang w:val="de-DE"/>
                    </w:rPr>
                  </w:rPrChange>
                </w:rPr>
                <w:t xml:space="preserve">            'data</w:t>
              </w:r>
              <w:r w:rsidRPr="00B80901">
                <w:rPr>
                  <w:rFonts w:ascii="MS Mincho" w:eastAsia="MS Mincho" w:hAnsi="MS Mincho" w:cs="MS Mincho"/>
                  <w:rPrChange w:id="29470" w:author="Thomas Dietz" w:date="2012-08-10T13:22:00Z">
                    <w:rPr>
                      <w:rFonts w:ascii="MS Mincho" w:eastAsia="MS Mincho" w:hAnsi="MS Mincho" w:cs="MS Mincho"/>
                      <w:lang w:val="de-DE"/>
                    </w:rPr>
                  </w:rPrChange>
                </w:rPr>
                <w:t>‑</w:t>
              </w:r>
              <w:r w:rsidRPr="00B80901">
                <w:rPr>
                  <w:rPrChange w:id="29471" w:author="Thomas Dietz" w:date="2012-08-10T13:22:00Z">
                    <w:rPr>
                      <w:lang w:val="de-DE"/>
                    </w:rPr>
                  </w:rPrChange>
                </w:rPr>
                <w:t>missing' error is returned.";</w:t>
              </w:r>
            </w:ins>
          </w:p>
          <w:p w14:paraId="74F88CE8" w14:textId="77777777" w:rsidR="009F3611" w:rsidRPr="00B80901" w:rsidRDefault="009F3611" w:rsidP="009F3611">
            <w:pPr>
              <w:pStyle w:val="XML1"/>
              <w:rPr>
                <w:ins w:id="29472" w:author="Thomas Dietz" w:date="2012-08-08T17:05:00Z"/>
                <w:rPrChange w:id="29473" w:author="Thomas Dietz" w:date="2012-08-10T13:22:00Z">
                  <w:rPr>
                    <w:ins w:id="29474" w:author="Thomas Dietz" w:date="2012-08-08T17:05:00Z"/>
                    <w:lang w:val="de-DE"/>
                  </w:rPr>
                </w:rPrChange>
              </w:rPr>
            </w:pPr>
            <w:ins w:id="29475" w:author="Thomas Dietz" w:date="2012-08-08T17:05:00Z">
              <w:r w:rsidRPr="00B80901">
                <w:rPr>
                  <w:rPrChange w:id="29476" w:author="Thomas Dietz" w:date="2012-08-10T13:22:00Z">
                    <w:rPr>
                      <w:lang w:val="de-DE"/>
                    </w:rPr>
                  </w:rPrChange>
                </w:rPr>
                <w:t xml:space="preserve">      }</w:t>
              </w:r>
            </w:ins>
          </w:p>
          <w:p w14:paraId="7E42898D" w14:textId="77777777" w:rsidR="009F3611" w:rsidRPr="00B80901" w:rsidRDefault="009F3611" w:rsidP="009F3611">
            <w:pPr>
              <w:pStyle w:val="XML1"/>
              <w:rPr>
                <w:ins w:id="29477" w:author="Thomas Dietz" w:date="2012-08-08T17:05:00Z"/>
                <w:rPrChange w:id="29478" w:author="Thomas Dietz" w:date="2012-08-10T13:22:00Z">
                  <w:rPr>
                    <w:ins w:id="29479" w:author="Thomas Dietz" w:date="2012-08-08T17:05:00Z"/>
                    <w:lang w:val="de-DE"/>
                  </w:rPr>
                </w:rPrChange>
              </w:rPr>
            </w:pPr>
            <w:ins w:id="29480" w:author="Thomas Dietz" w:date="2012-08-08T17:05:00Z">
              <w:r w:rsidRPr="00B80901">
                <w:rPr>
                  <w:rPrChange w:id="29481" w:author="Thomas Dietz" w:date="2012-08-10T13:22:00Z">
                    <w:rPr>
                      <w:lang w:val="de-DE"/>
                    </w:rPr>
                  </w:rPrChange>
                </w:rPr>
                <w:t xml:space="preserve">      container supported {</w:t>
              </w:r>
            </w:ins>
          </w:p>
          <w:p w14:paraId="59A3EE5E" w14:textId="77777777" w:rsidR="009F3611" w:rsidRPr="00B80901" w:rsidRDefault="009F3611" w:rsidP="009F3611">
            <w:pPr>
              <w:pStyle w:val="XML1"/>
              <w:rPr>
                <w:ins w:id="29482" w:author="Thomas Dietz" w:date="2012-08-08T17:05:00Z"/>
                <w:rPrChange w:id="29483" w:author="Thomas Dietz" w:date="2012-08-10T13:22:00Z">
                  <w:rPr>
                    <w:ins w:id="29484" w:author="Thomas Dietz" w:date="2012-08-08T17:05:00Z"/>
                    <w:lang w:val="de-DE"/>
                  </w:rPr>
                </w:rPrChange>
              </w:rPr>
            </w:pPr>
            <w:ins w:id="29485" w:author="Thomas Dietz" w:date="2012-08-08T17:05:00Z">
              <w:r w:rsidRPr="00B80901">
                <w:rPr>
                  <w:rPrChange w:id="29486" w:author="Thomas Dietz" w:date="2012-08-10T13:22:00Z">
                    <w:rPr>
                      <w:lang w:val="de-DE"/>
                    </w:rPr>
                  </w:rPrChange>
                </w:rPr>
                <w:t xml:space="preserve">        uses OFPortOtherFeatureListType;</w:t>
              </w:r>
            </w:ins>
          </w:p>
          <w:p w14:paraId="00FC67A4" w14:textId="77777777" w:rsidR="009F3611" w:rsidRPr="00B80901" w:rsidRDefault="009F3611" w:rsidP="009F3611">
            <w:pPr>
              <w:pStyle w:val="XML1"/>
              <w:rPr>
                <w:ins w:id="29487" w:author="Thomas Dietz" w:date="2012-08-08T17:05:00Z"/>
                <w:rPrChange w:id="29488" w:author="Thomas Dietz" w:date="2012-08-10T13:22:00Z">
                  <w:rPr>
                    <w:ins w:id="29489" w:author="Thomas Dietz" w:date="2012-08-08T17:05:00Z"/>
                    <w:lang w:val="de-DE"/>
                  </w:rPr>
                </w:rPrChange>
              </w:rPr>
            </w:pPr>
            <w:ins w:id="29490" w:author="Thomas Dietz" w:date="2012-08-08T17:05:00Z">
              <w:r w:rsidRPr="00B80901">
                <w:rPr>
                  <w:rPrChange w:id="29491" w:author="Thomas Dietz" w:date="2012-08-10T13:22:00Z">
                    <w:rPr>
                      <w:lang w:val="de-DE"/>
                    </w:rPr>
                  </w:rPrChange>
                </w:rPr>
                <w:t xml:space="preserve">        config false;</w:t>
              </w:r>
            </w:ins>
          </w:p>
          <w:p w14:paraId="6E20A9BC" w14:textId="77777777" w:rsidR="009F3611" w:rsidRPr="00B80901" w:rsidRDefault="009F3611" w:rsidP="009F3611">
            <w:pPr>
              <w:pStyle w:val="XML1"/>
              <w:rPr>
                <w:ins w:id="29492" w:author="Thomas Dietz" w:date="2012-08-08T17:05:00Z"/>
                <w:rPrChange w:id="29493" w:author="Thomas Dietz" w:date="2012-08-10T13:22:00Z">
                  <w:rPr>
                    <w:ins w:id="29494" w:author="Thomas Dietz" w:date="2012-08-08T17:05:00Z"/>
                    <w:lang w:val="de-DE"/>
                  </w:rPr>
                </w:rPrChange>
              </w:rPr>
            </w:pPr>
            <w:ins w:id="29495" w:author="Thomas Dietz" w:date="2012-08-08T17:05:00Z">
              <w:r w:rsidRPr="00B80901">
                <w:rPr>
                  <w:rPrChange w:id="29496" w:author="Thomas Dietz" w:date="2012-08-10T13:22:00Z">
                    <w:rPr>
                      <w:lang w:val="de-DE"/>
                    </w:rPr>
                  </w:rPrChange>
                </w:rPr>
                <w:t xml:space="preserve">        description "The features (rates, duplex, etc.) of the</w:t>
              </w:r>
            </w:ins>
          </w:p>
          <w:p w14:paraId="761C831C" w14:textId="77777777" w:rsidR="009F3611" w:rsidRPr="00B80901" w:rsidRDefault="009F3611" w:rsidP="009F3611">
            <w:pPr>
              <w:pStyle w:val="XML1"/>
              <w:rPr>
                <w:ins w:id="29497" w:author="Thomas Dietz" w:date="2012-08-08T17:05:00Z"/>
                <w:rPrChange w:id="29498" w:author="Thomas Dietz" w:date="2012-08-10T13:22:00Z">
                  <w:rPr>
                    <w:ins w:id="29499" w:author="Thomas Dietz" w:date="2012-08-08T17:05:00Z"/>
                    <w:lang w:val="de-DE"/>
                  </w:rPr>
                </w:rPrChange>
              </w:rPr>
            </w:pPr>
            <w:ins w:id="29500" w:author="Thomas Dietz" w:date="2012-08-08T17:05:00Z">
              <w:r w:rsidRPr="00B80901">
                <w:rPr>
                  <w:rPrChange w:id="29501" w:author="Thomas Dietz" w:date="2012-08-10T13:22:00Z">
                    <w:rPr>
                      <w:lang w:val="de-DE"/>
                    </w:rPr>
                  </w:rPrChange>
                </w:rPr>
                <w:t xml:space="preserve">          port, that are supported on the port.</w:t>
              </w:r>
            </w:ins>
          </w:p>
          <w:p w14:paraId="3EDED178" w14:textId="77777777" w:rsidR="009F3611" w:rsidRPr="00B80901" w:rsidRDefault="009F3611" w:rsidP="009F3611">
            <w:pPr>
              <w:pStyle w:val="XML1"/>
              <w:rPr>
                <w:ins w:id="29502" w:author="Thomas Dietz" w:date="2012-08-08T17:05:00Z"/>
                <w:rPrChange w:id="29503" w:author="Thomas Dietz" w:date="2012-08-10T13:22:00Z">
                  <w:rPr>
                    <w:ins w:id="29504" w:author="Thomas Dietz" w:date="2012-08-08T17:05:00Z"/>
                    <w:lang w:val="de-DE"/>
                  </w:rPr>
                </w:rPrChange>
              </w:rPr>
            </w:pPr>
          </w:p>
          <w:p w14:paraId="0516ABA9" w14:textId="77777777" w:rsidR="009F3611" w:rsidRPr="00B80901" w:rsidRDefault="009F3611" w:rsidP="009F3611">
            <w:pPr>
              <w:pStyle w:val="XML1"/>
              <w:rPr>
                <w:ins w:id="29505" w:author="Thomas Dietz" w:date="2012-08-08T17:05:00Z"/>
                <w:rPrChange w:id="29506" w:author="Thomas Dietz" w:date="2012-08-10T13:22:00Z">
                  <w:rPr>
                    <w:ins w:id="29507" w:author="Thomas Dietz" w:date="2012-08-08T17:05:00Z"/>
                    <w:lang w:val="de-DE"/>
                  </w:rPr>
                </w:rPrChange>
              </w:rPr>
            </w:pPr>
            <w:ins w:id="29508" w:author="Thomas Dietz" w:date="2012-08-08T17:05:00Z">
              <w:r w:rsidRPr="00B80901">
                <w:rPr>
                  <w:rPrChange w:id="29509" w:author="Thomas Dietz" w:date="2012-08-10T13:22:00Z">
                    <w:rPr>
                      <w:lang w:val="de-DE"/>
                    </w:rPr>
                  </w:rPrChange>
                </w:rPr>
                <w:t xml:space="preserve">          Children of this element are not configurable and can</w:t>
              </w:r>
            </w:ins>
          </w:p>
          <w:p w14:paraId="51C4154F" w14:textId="77777777" w:rsidR="009F3611" w:rsidRPr="00B80901" w:rsidRDefault="009F3611" w:rsidP="009F3611">
            <w:pPr>
              <w:pStyle w:val="XML1"/>
              <w:rPr>
                <w:ins w:id="29510" w:author="Thomas Dietz" w:date="2012-08-08T17:05:00Z"/>
                <w:rPrChange w:id="29511" w:author="Thomas Dietz" w:date="2012-08-10T13:22:00Z">
                  <w:rPr>
                    <w:ins w:id="29512" w:author="Thomas Dietz" w:date="2012-08-08T17:05:00Z"/>
                    <w:lang w:val="de-DE"/>
                  </w:rPr>
                </w:rPrChange>
              </w:rPr>
            </w:pPr>
            <w:ins w:id="29513" w:author="Thomas Dietz" w:date="2012-08-08T17:05:00Z">
              <w:r w:rsidRPr="00B80901">
                <w:rPr>
                  <w:rPrChange w:id="29514" w:author="Thomas Dietz" w:date="2012-08-10T13:22:00Z">
                    <w:rPr>
                      <w:lang w:val="de-DE"/>
                    </w:rPr>
                  </w:rPrChange>
                </w:rPr>
                <w:t xml:space="preserve">          only be retrieved by NETCONF &lt;get&gt; operations. Attemps to</w:t>
              </w:r>
            </w:ins>
          </w:p>
          <w:p w14:paraId="6A726A43" w14:textId="77777777" w:rsidR="009F3611" w:rsidRPr="00B80901" w:rsidRDefault="009F3611" w:rsidP="009F3611">
            <w:pPr>
              <w:pStyle w:val="XML1"/>
              <w:rPr>
                <w:ins w:id="29515" w:author="Thomas Dietz" w:date="2012-08-08T17:05:00Z"/>
                <w:rPrChange w:id="29516" w:author="Thomas Dietz" w:date="2012-08-10T13:22:00Z">
                  <w:rPr>
                    <w:ins w:id="29517" w:author="Thomas Dietz" w:date="2012-08-08T17:05:00Z"/>
                    <w:lang w:val="de-DE"/>
                  </w:rPr>
                </w:rPrChange>
              </w:rPr>
            </w:pPr>
            <w:ins w:id="29518" w:author="Thomas Dietz" w:date="2012-08-08T17:05:00Z">
              <w:r w:rsidRPr="00B80901">
                <w:rPr>
                  <w:rPrChange w:id="29519" w:author="Thomas Dietz" w:date="2012-08-10T13:22:00Z">
                    <w:rPr>
                      <w:lang w:val="de-DE"/>
                    </w:rPr>
                  </w:rPrChange>
                </w:rPr>
                <w:t xml:space="preserve">          modify this element and its children with a NETCONF</w:t>
              </w:r>
            </w:ins>
          </w:p>
          <w:p w14:paraId="42638221" w14:textId="77777777" w:rsidR="009F3611" w:rsidRPr="00B80901" w:rsidRDefault="009F3611" w:rsidP="009F3611">
            <w:pPr>
              <w:pStyle w:val="XML1"/>
              <w:rPr>
                <w:ins w:id="29520" w:author="Thomas Dietz" w:date="2012-08-08T17:05:00Z"/>
                <w:rPrChange w:id="29521" w:author="Thomas Dietz" w:date="2012-08-10T13:22:00Z">
                  <w:rPr>
                    <w:ins w:id="29522" w:author="Thomas Dietz" w:date="2012-08-08T17:05:00Z"/>
                    <w:lang w:val="de-DE"/>
                  </w:rPr>
                </w:rPrChange>
              </w:rPr>
            </w:pPr>
            <w:ins w:id="29523" w:author="Thomas Dietz" w:date="2012-08-08T17:05:00Z">
              <w:r w:rsidRPr="00B80901">
                <w:rPr>
                  <w:rPrChange w:id="29524" w:author="Thomas Dietz" w:date="2012-08-10T13:22:00Z">
                    <w:rPr>
                      <w:lang w:val="de-DE"/>
                    </w:rPr>
                  </w:rPrChange>
                </w:rPr>
                <w:t xml:space="preserve">          &lt;edit-config&gt; operation MUST result in an</w:t>
              </w:r>
            </w:ins>
          </w:p>
          <w:p w14:paraId="7E83F424" w14:textId="77777777" w:rsidR="009F3611" w:rsidRPr="00B80901" w:rsidRDefault="009F3611" w:rsidP="009F3611">
            <w:pPr>
              <w:pStyle w:val="XML1"/>
              <w:rPr>
                <w:ins w:id="29525" w:author="Thomas Dietz" w:date="2012-08-08T17:05:00Z"/>
                <w:rPrChange w:id="29526" w:author="Thomas Dietz" w:date="2012-08-10T13:22:00Z">
                  <w:rPr>
                    <w:ins w:id="29527" w:author="Thomas Dietz" w:date="2012-08-08T17:05:00Z"/>
                    <w:lang w:val="de-DE"/>
                  </w:rPr>
                </w:rPrChange>
              </w:rPr>
            </w:pPr>
            <w:ins w:id="29528" w:author="Thomas Dietz" w:date="2012-08-08T17:05:00Z">
              <w:r w:rsidRPr="00B80901">
                <w:rPr>
                  <w:rPrChange w:id="29529" w:author="Thomas Dietz" w:date="2012-08-10T13:22:00Z">
                    <w:rPr>
                      <w:lang w:val="de-DE"/>
                    </w:rPr>
                  </w:rPrChange>
                </w:rPr>
                <w:t xml:space="preserve">          'operation-not-supported' error with type</w:t>
              </w:r>
            </w:ins>
          </w:p>
          <w:p w14:paraId="273A0636" w14:textId="77777777" w:rsidR="009F3611" w:rsidRPr="00B80901" w:rsidRDefault="009F3611" w:rsidP="009F3611">
            <w:pPr>
              <w:pStyle w:val="XML1"/>
              <w:rPr>
                <w:ins w:id="29530" w:author="Thomas Dietz" w:date="2012-08-08T17:05:00Z"/>
                <w:rPrChange w:id="29531" w:author="Thomas Dietz" w:date="2012-08-10T13:22:00Z">
                  <w:rPr>
                    <w:ins w:id="29532" w:author="Thomas Dietz" w:date="2012-08-08T17:05:00Z"/>
                    <w:lang w:val="de-DE"/>
                  </w:rPr>
                </w:rPrChange>
              </w:rPr>
            </w:pPr>
            <w:ins w:id="29533" w:author="Thomas Dietz" w:date="2012-08-08T17:05:00Z">
              <w:r w:rsidRPr="00B80901">
                <w:rPr>
                  <w:rPrChange w:id="29534" w:author="Thomas Dietz" w:date="2012-08-10T13:22:00Z">
                    <w:rPr>
                      <w:lang w:val="de-DE"/>
                    </w:rPr>
                  </w:rPrChange>
                </w:rPr>
                <w:t xml:space="preserve">          'application'.";</w:t>
              </w:r>
            </w:ins>
          </w:p>
          <w:p w14:paraId="780D0621" w14:textId="77777777" w:rsidR="009F3611" w:rsidRPr="00B80901" w:rsidRDefault="009F3611" w:rsidP="009F3611">
            <w:pPr>
              <w:pStyle w:val="XML1"/>
              <w:rPr>
                <w:ins w:id="29535" w:author="Thomas Dietz" w:date="2012-08-08T17:05:00Z"/>
                <w:rPrChange w:id="29536" w:author="Thomas Dietz" w:date="2012-08-10T13:22:00Z">
                  <w:rPr>
                    <w:ins w:id="29537" w:author="Thomas Dietz" w:date="2012-08-08T17:05:00Z"/>
                    <w:lang w:val="de-DE"/>
                  </w:rPr>
                </w:rPrChange>
              </w:rPr>
            </w:pPr>
            <w:ins w:id="29538" w:author="Thomas Dietz" w:date="2012-08-08T17:05:00Z">
              <w:r w:rsidRPr="00B80901">
                <w:rPr>
                  <w:rPrChange w:id="29539" w:author="Thomas Dietz" w:date="2012-08-10T13:22:00Z">
                    <w:rPr>
                      <w:lang w:val="de-DE"/>
                    </w:rPr>
                  </w:rPrChange>
                </w:rPr>
                <w:t xml:space="preserve">      }</w:t>
              </w:r>
            </w:ins>
          </w:p>
          <w:p w14:paraId="26B108E4" w14:textId="77777777" w:rsidR="009F3611" w:rsidRPr="00B80901" w:rsidRDefault="009F3611" w:rsidP="009F3611">
            <w:pPr>
              <w:pStyle w:val="XML1"/>
              <w:rPr>
                <w:ins w:id="29540" w:author="Thomas Dietz" w:date="2012-08-08T17:05:00Z"/>
                <w:rPrChange w:id="29541" w:author="Thomas Dietz" w:date="2012-08-10T13:22:00Z">
                  <w:rPr>
                    <w:ins w:id="29542" w:author="Thomas Dietz" w:date="2012-08-08T17:05:00Z"/>
                    <w:lang w:val="de-DE"/>
                  </w:rPr>
                </w:rPrChange>
              </w:rPr>
            </w:pPr>
            <w:ins w:id="29543" w:author="Thomas Dietz" w:date="2012-08-08T17:05:00Z">
              <w:r w:rsidRPr="00B80901">
                <w:rPr>
                  <w:rPrChange w:id="29544" w:author="Thomas Dietz" w:date="2012-08-10T13:22:00Z">
                    <w:rPr>
                      <w:lang w:val="de-DE"/>
                    </w:rPr>
                  </w:rPrChange>
                </w:rPr>
                <w:t xml:space="preserve">      container advertised-peer {</w:t>
              </w:r>
            </w:ins>
          </w:p>
          <w:p w14:paraId="70AED1B1" w14:textId="77777777" w:rsidR="009F3611" w:rsidRPr="00B80901" w:rsidRDefault="009F3611" w:rsidP="009F3611">
            <w:pPr>
              <w:pStyle w:val="XML1"/>
              <w:rPr>
                <w:ins w:id="29545" w:author="Thomas Dietz" w:date="2012-08-08T17:05:00Z"/>
                <w:rPrChange w:id="29546" w:author="Thomas Dietz" w:date="2012-08-10T13:22:00Z">
                  <w:rPr>
                    <w:ins w:id="29547" w:author="Thomas Dietz" w:date="2012-08-08T17:05:00Z"/>
                    <w:lang w:val="de-DE"/>
                  </w:rPr>
                </w:rPrChange>
              </w:rPr>
            </w:pPr>
            <w:ins w:id="29548" w:author="Thomas Dietz" w:date="2012-08-08T17:05:00Z">
              <w:r w:rsidRPr="00B80901">
                <w:rPr>
                  <w:rPrChange w:id="29549" w:author="Thomas Dietz" w:date="2012-08-10T13:22:00Z">
                    <w:rPr>
                      <w:lang w:val="de-DE"/>
                    </w:rPr>
                  </w:rPrChange>
                </w:rPr>
                <w:t xml:space="preserve">        uses OFPortOtherFeatureListType;</w:t>
              </w:r>
            </w:ins>
          </w:p>
          <w:p w14:paraId="7DAF5C59" w14:textId="77777777" w:rsidR="009F3611" w:rsidRPr="00B80901" w:rsidRDefault="009F3611" w:rsidP="009F3611">
            <w:pPr>
              <w:pStyle w:val="XML1"/>
              <w:rPr>
                <w:ins w:id="29550" w:author="Thomas Dietz" w:date="2012-08-08T17:05:00Z"/>
                <w:rPrChange w:id="29551" w:author="Thomas Dietz" w:date="2012-08-10T13:22:00Z">
                  <w:rPr>
                    <w:ins w:id="29552" w:author="Thomas Dietz" w:date="2012-08-08T17:05:00Z"/>
                    <w:lang w:val="de-DE"/>
                  </w:rPr>
                </w:rPrChange>
              </w:rPr>
            </w:pPr>
            <w:ins w:id="29553" w:author="Thomas Dietz" w:date="2012-08-08T17:05:00Z">
              <w:r w:rsidRPr="00B80901">
                <w:rPr>
                  <w:rPrChange w:id="29554" w:author="Thomas Dietz" w:date="2012-08-10T13:22:00Z">
                    <w:rPr>
                      <w:lang w:val="de-DE"/>
                    </w:rPr>
                  </w:rPrChange>
                </w:rPr>
                <w:t xml:space="preserve">        config false;</w:t>
              </w:r>
            </w:ins>
          </w:p>
          <w:p w14:paraId="4B76B57F" w14:textId="77777777" w:rsidR="009F3611" w:rsidRPr="00B80901" w:rsidRDefault="009F3611" w:rsidP="009F3611">
            <w:pPr>
              <w:pStyle w:val="XML1"/>
              <w:rPr>
                <w:ins w:id="29555" w:author="Thomas Dietz" w:date="2012-08-08T17:05:00Z"/>
                <w:rPrChange w:id="29556" w:author="Thomas Dietz" w:date="2012-08-10T13:22:00Z">
                  <w:rPr>
                    <w:ins w:id="29557" w:author="Thomas Dietz" w:date="2012-08-08T17:05:00Z"/>
                    <w:lang w:val="de-DE"/>
                  </w:rPr>
                </w:rPrChange>
              </w:rPr>
            </w:pPr>
            <w:ins w:id="29558" w:author="Thomas Dietz" w:date="2012-08-08T17:05:00Z">
              <w:r w:rsidRPr="00B80901">
                <w:rPr>
                  <w:rPrChange w:id="29559" w:author="Thomas Dietz" w:date="2012-08-10T13:22:00Z">
                    <w:rPr>
                      <w:lang w:val="de-DE"/>
                    </w:rPr>
                  </w:rPrChange>
                </w:rPr>
                <w:t xml:space="preserve">        description "The features (rates, duplex, etc.) that are</w:t>
              </w:r>
            </w:ins>
          </w:p>
          <w:p w14:paraId="241DAA05" w14:textId="77777777" w:rsidR="009F3611" w:rsidRPr="00B80901" w:rsidRDefault="009F3611" w:rsidP="009F3611">
            <w:pPr>
              <w:pStyle w:val="XML1"/>
              <w:rPr>
                <w:ins w:id="29560" w:author="Thomas Dietz" w:date="2012-08-08T17:05:00Z"/>
                <w:rPrChange w:id="29561" w:author="Thomas Dietz" w:date="2012-08-10T13:22:00Z">
                  <w:rPr>
                    <w:ins w:id="29562" w:author="Thomas Dietz" w:date="2012-08-08T17:05:00Z"/>
                    <w:lang w:val="de-DE"/>
                  </w:rPr>
                </w:rPrChange>
              </w:rPr>
            </w:pPr>
            <w:ins w:id="29563" w:author="Thomas Dietz" w:date="2012-08-08T17:05:00Z">
              <w:r w:rsidRPr="00B80901">
                <w:rPr>
                  <w:rPrChange w:id="29564" w:author="Thomas Dietz" w:date="2012-08-10T13:22:00Z">
                    <w:rPr>
                      <w:lang w:val="de-DE"/>
                    </w:rPr>
                  </w:rPrChange>
                </w:rPr>
                <w:t xml:space="preserve">          currently advertised by the peer port.</w:t>
              </w:r>
            </w:ins>
          </w:p>
          <w:p w14:paraId="21105656" w14:textId="77777777" w:rsidR="009F3611" w:rsidRPr="00B80901" w:rsidRDefault="009F3611" w:rsidP="009F3611">
            <w:pPr>
              <w:pStyle w:val="XML1"/>
              <w:rPr>
                <w:ins w:id="29565" w:author="Thomas Dietz" w:date="2012-08-08T17:05:00Z"/>
                <w:rPrChange w:id="29566" w:author="Thomas Dietz" w:date="2012-08-10T13:22:00Z">
                  <w:rPr>
                    <w:ins w:id="29567" w:author="Thomas Dietz" w:date="2012-08-08T17:05:00Z"/>
                    <w:lang w:val="de-DE"/>
                  </w:rPr>
                </w:rPrChange>
              </w:rPr>
            </w:pPr>
          </w:p>
          <w:p w14:paraId="0ACCF6E4" w14:textId="77777777" w:rsidR="009F3611" w:rsidRPr="00B80901" w:rsidRDefault="009F3611" w:rsidP="009F3611">
            <w:pPr>
              <w:pStyle w:val="XML1"/>
              <w:rPr>
                <w:ins w:id="29568" w:author="Thomas Dietz" w:date="2012-08-08T17:05:00Z"/>
                <w:rPrChange w:id="29569" w:author="Thomas Dietz" w:date="2012-08-10T13:22:00Z">
                  <w:rPr>
                    <w:ins w:id="29570" w:author="Thomas Dietz" w:date="2012-08-08T17:05:00Z"/>
                    <w:lang w:val="de-DE"/>
                  </w:rPr>
                </w:rPrChange>
              </w:rPr>
            </w:pPr>
            <w:ins w:id="29571" w:author="Thomas Dietz" w:date="2012-08-08T17:05:00Z">
              <w:r w:rsidRPr="00B80901">
                <w:rPr>
                  <w:rPrChange w:id="29572" w:author="Thomas Dietz" w:date="2012-08-10T13:22:00Z">
                    <w:rPr>
                      <w:lang w:val="de-DE"/>
                    </w:rPr>
                  </w:rPrChange>
                </w:rPr>
                <w:t xml:space="preserve">          Children of this element are not configurable and can</w:t>
              </w:r>
            </w:ins>
          </w:p>
          <w:p w14:paraId="74282D8A" w14:textId="77777777" w:rsidR="009F3611" w:rsidRPr="00B80901" w:rsidRDefault="009F3611" w:rsidP="009F3611">
            <w:pPr>
              <w:pStyle w:val="XML1"/>
              <w:rPr>
                <w:ins w:id="29573" w:author="Thomas Dietz" w:date="2012-08-08T17:05:00Z"/>
                <w:rPrChange w:id="29574" w:author="Thomas Dietz" w:date="2012-08-10T13:22:00Z">
                  <w:rPr>
                    <w:ins w:id="29575" w:author="Thomas Dietz" w:date="2012-08-08T17:05:00Z"/>
                    <w:lang w:val="de-DE"/>
                  </w:rPr>
                </w:rPrChange>
              </w:rPr>
            </w:pPr>
            <w:ins w:id="29576" w:author="Thomas Dietz" w:date="2012-08-08T17:05:00Z">
              <w:r w:rsidRPr="00B80901">
                <w:rPr>
                  <w:rPrChange w:id="29577" w:author="Thomas Dietz" w:date="2012-08-10T13:22:00Z">
                    <w:rPr>
                      <w:lang w:val="de-DE"/>
                    </w:rPr>
                  </w:rPrChange>
                </w:rPr>
                <w:t xml:space="preserve">          only be retrieved by NETCONF &lt;get&gt; operations. Attemps to</w:t>
              </w:r>
            </w:ins>
          </w:p>
          <w:p w14:paraId="4468077C" w14:textId="77777777" w:rsidR="009F3611" w:rsidRPr="00B80901" w:rsidRDefault="009F3611" w:rsidP="009F3611">
            <w:pPr>
              <w:pStyle w:val="XML1"/>
              <w:rPr>
                <w:ins w:id="29578" w:author="Thomas Dietz" w:date="2012-08-08T17:05:00Z"/>
                <w:rPrChange w:id="29579" w:author="Thomas Dietz" w:date="2012-08-10T13:22:00Z">
                  <w:rPr>
                    <w:ins w:id="29580" w:author="Thomas Dietz" w:date="2012-08-08T17:05:00Z"/>
                    <w:lang w:val="de-DE"/>
                  </w:rPr>
                </w:rPrChange>
              </w:rPr>
            </w:pPr>
            <w:ins w:id="29581" w:author="Thomas Dietz" w:date="2012-08-08T17:05:00Z">
              <w:r w:rsidRPr="00B80901">
                <w:rPr>
                  <w:rPrChange w:id="29582" w:author="Thomas Dietz" w:date="2012-08-10T13:22:00Z">
                    <w:rPr>
                      <w:lang w:val="de-DE"/>
                    </w:rPr>
                  </w:rPrChange>
                </w:rPr>
                <w:t xml:space="preserve">          modify this element and its children with a NETCONF</w:t>
              </w:r>
            </w:ins>
          </w:p>
          <w:p w14:paraId="65F3FFBA" w14:textId="77777777" w:rsidR="009F3611" w:rsidRPr="00B80901" w:rsidRDefault="009F3611" w:rsidP="009F3611">
            <w:pPr>
              <w:pStyle w:val="XML1"/>
              <w:rPr>
                <w:ins w:id="29583" w:author="Thomas Dietz" w:date="2012-08-08T17:05:00Z"/>
                <w:rPrChange w:id="29584" w:author="Thomas Dietz" w:date="2012-08-10T13:22:00Z">
                  <w:rPr>
                    <w:ins w:id="29585" w:author="Thomas Dietz" w:date="2012-08-08T17:05:00Z"/>
                    <w:lang w:val="de-DE"/>
                  </w:rPr>
                </w:rPrChange>
              </w:rPr>
            </w:pPr>
            <w:ins w:id="29586" w:author="Thomas Dietz" w:date="2012-08-08T17:05:00Z">
              <w:r w:rsidRPr="00B80901">
                <w:rPr>
                  <w:rPrChange w:id="29587" w:author="Thomas Dietz" w:date="2012-08-10T13:22:00Z">
                    <w:rPr>
                      <w:lang w:val="de-DE"/>
                    </w:rPr>
                  </w:rPrChange>
                </w:rPr>
                <w:t xml:space="preserve">          &lt;edit-config&gt; operation MUST result in an</w:t>
              </w:r>
            </w:ins>
          </w:p>
          <w:p w14:paraId="5CA6810C" w14:textId="77777777" w:rsidR="009F3611" w:rsidRPr="00B80901" w:rsidRDefault="009F3611" w:rsidP="009F3611">
            <w:pPr>
              <w:pStyle w:val="XML1"/>
              <w:rPr>
                <w:ins w:id="29588" w:author="Thomas Dietz" w:date="2012-08-08T17:05:00Z"/>
                <w:rPrChange w:id="29589" w:author="Thomas Dietz" w:date="2012-08-10T13:22:00Z">
                  <w:rPr>
                    <w:ins w:id="29590" w:author="Thomas Dietz" w:date="2012-08-08T17:05:00Z"/>
                    <w:lang w:val="de-DE"/>
                  </w:rPr>
                </w:rPrChange>
              </w:rPr>
            </w:pPr>
            <w:ins w:id="29591" w:author="Thomas Dietz" w:date="2012-08-08T17:05:00Z">
              <w:r w:rsidRPr="00B80901">
                <w:rPr>
                  <w:rPrChange w:id="29592" w:author="Thomas Dietz" w:date="2012-08-10T13:22:00Z">
                    <w:rPr>
                      <w:lang w:val="de-DE"/>
                    </w:rPr>
                  </w:rPrChange>
                </w:rPr>
                <w:t xml:space="preserve">          'operation-not-supported' error with type</w:t>
              </w:r>
            </w:ins>
          </w:p>
          <w:p w14:paraId="7AB19A93" w14:textId="77777777" w:rsidR="009F3611" w:rsidRPr="00B80901" w:rsidRDefault="009F3611" w:rsidP="009F3611">
            <w:pPr>
              <w:pStyle w:val="XML1"/>
              <w:rPr>
                <w:ins w:id="29593" w:author="Thomas Dietz" w:date="2012-08-08T17:05:00Z"/>
                <w:rPrChange w:id="29594" w:author="Thomas Dietz" w:date="2012-08-10T13:22:00Z">
                  <w:rPr>
                    <w:ins w:id="29595" w:author="Thomas Dietz" w:date="2012-08-08T17:05:00Z"/>
                    <w:lang w:val="de-DE"/>
                  </w:rPr>
                </w:rPrChange>
              </w:rPr>
            </w:pPr>
            <w:ins w:id="29596" w:author="Thomas Dietz" w:date="2012-08-08T17:05:00Z">
              <w:r w:rsidRPr="00B80901">
                <w:rPr>
                  <w:rPrChange w:id="29597" w:author="Thomas Dietz" w:date="2012-08-10T13:22:00Z">
                    <w:rPr>
                      <w:lang w:val="de-DE"/>
                    </w:rPr>
                  </w:rPrChange>
                </w:rPr>
                <w:t xml:space="preserve">          'application'.";</w:t>
              </w:r>
            </w:ins>
          </w:p>
          <w:p w14:paraId="0A83E4DA" w14:textId="77777777" w:rsidR="009F3611" w:rsidRPr="00B80901" w:rsidRDefault="009F3611" w:rsidP="009F3611">
            <w:pPr>
              <w:pStyle w:val="XML1"/>
              <w:rPr>
                <w:ins w:id="29598" w:author="Thomas Dietz" w:date="2012-08-08T17:05:00Z"/>
                <w:rPrChange w:id="29599" w:author="Thomas Dietz" w:date="2012-08-10T13:22:00Z">
                  <w:rPr>
                    <w:ins w:id="29600" w:author="Thomas Dietz" w:date="2012-08-08T17:05:00Z"/>
                    <w:lang w:val="de-DE"/>
                  </w:rPr>
                </w:rPrChange>
              </w:rPr>
            </w:pPr>
            <w:ins w:id="29601" w:author="Thomas Dietz" w:date="2012-08-08T17:05:00Z">
              <w:r w:rsidRPr="00B80901">
                <w:rPr>
                  <w:rPrChange w:id="29602" w:author="Thomas Dietz" w:date="2012-08-10T13:22:00Z">
                    <w:rPr>
                      <w:lang w:val="de-DE"/>
                    </w:rPr>
                  </w:rPrChange>
                </w:rPr>
                <w:t xml:space="preserve">      }</w:t>
              </w:r>
            </w:ins>
          </w:p>
          <w:p w14:paraId="00EF44CF" w14:textId="77777777" w:rsidR="009F3611" w:rsidRPr="00B80901" w:rsidRDefault="009F3611" w:rsidP="009F3611">
            <w:pPr>
              <w:pStyle w:val="XML1"/>
              <w:rPr>
                <w:ins w:id="29603" w:author="Thomas Dietz" w:date="2012-08-08T17:05:00Z"/>
                <w:rPrChange w:id="29604" w:author="Thomas Dietz" w:date="2012-08-10T13:22:00Z">
                  <w:rPr>
                    <w:ins w:id="29605" w:author="Thomas Dietz" w:date="2012-08-08T17:05:00Z"/>
                    <w:lang w:val="de-DE"/>
                  </w:rPr>
                </w:rPrChange>
              </w:rPr>
            </w:pPr>
            <w:ins w:id="29606" w:author="Thomas Dietz" w:date="2012-08-08T17:05:00Z">
              <w:r w:rsidRPr="00B80901">
                <w:rPr>
                  <w:rPrChange w:id="29607" w:author="Thomas Dietz" w:date="2012-08-10T13:22:00Z">
                    <w:rPr>
                      <w:lang w:val="de-DE"/>
                    </w:rPr>
                  </w:rPrChange>
                </w:rPr>
                <w:t xml:space="preserve">    }</w:t>
              </w:r>
            </w:ins>
          </w:p>
          <w:p w14:paraId="762F62DB" w14:textId="77777777" w:rsidR="009F3611" w:rsidRPr="00B80901" w:rsidRDefault="009F3611" w:rsidP="009F3611">
            <w:pPr>
              <w:pStyle w:val="XML1"/>
              <w:rPr>
                <w:ins w:id="29608" w:author="Thomas Dietz" w:date="2012-08-08T17:05:00Z"/>
                <w:rPrChange w:id="29609" w:author="Thomas Dietz" w:date="2012-08-10T13:22:00Z">
                  <w:rPr>
                    <w:ins w:id="29610" w:author="Thomas Dietz" w:date="2012-08-08T17:05:00Z"/>
                    <w:lang w:val="de-DE"/>
                  </w:rPr>
                </w:rPrChange>
              </w:rPr>
            </w:pPr>
            <w:ins w:id="29611" w:author="Thomas Dietz" w:date="2012-08-08T17:05:00Z">
              <w:r w:rsidRPr="00B80901">
                <w:rPr>
                  <w:rPrChange w:id="29612" w:author="Thomas Dietz" w:date="2012-08-10T13:22:00Z">
                    <w:rPr>
                      <w:lang w:val="de-DE"/>
                    </w:rPr>
                  </w:rPrChange>
                </w:rPr>
                <w:t xml:space="preserve">    choice tunnel-type {</w:t>
              </w:r>
            </w:ins>
          </w:p>
          <w:p w14:paraId="12F06B77" w14:textId="77777777" w:rsidR="009F3611" w:rsidRPr="00B80901" w:rsidRDefault="009F3611" w:rsidP="009F3611">
            <w:pPr>
              <w:pStyle w:val="XML1"/>
              <w:rPr>
                <w:ins w:id="29613" w:author="Thomas Dietz" w:date="2012-08-08T17:05:00Z"/>
                <w:rPrChange w:id="29614" w:author="Thomas Dietz" w:date="2012-08-10T13:22:00Z">
                  <w:rPr>
                    <w:ins w:id="29615" w:author="Thomas Dietz" w:date="2012-08-08T17:05:00Z"/>
                    <w:lang w:val="de-DE"/>
                  </w:rPr>
                </w:rPrChange>
              </w:rPr>
            </w:pPr>
            <w:ins w:id="29616" w:author="Thomas Dietz" w:date="2012-08-08T17:05:00Z">
              <w:r w:rsidRPr="00B80901">
                <w:rPr>
                  <w:rPrChange w:id="29617" w:author="Thomas Dietz" w:date="2012-08-10T13:22:00Z">
                    <w:rPr>
                      <w:lang w:val="de-DE"/>
                    </w:rPr>
                  </w:rPrChange>
                </w:rPr>
                <w:t xml:space="preserve">      description "Tunnels are modeled as logical ports.</w:t>
              </w:r>
            </w:ins>
          </w:p>
          <w:p w14:paraId="2C57757F" w14:textId="77777777" w:rsidR="009F3611" w:rsidRPr="00B80901" w:rsidRDefault="009F3611" w:rsidP="009F3611">
            <w:pPr>
              <w:pStyle w:val="XML1"/>
              <w:rPr>
                <w:ins w:id="29618" w:author="Thomas Dietz" w:date="2012-08-08T17:05:00Z"/>
                <w:rPrChange w:id="29619" w:author="Thomas Dietz" w:date="2012-08-10T13:22:00Z">
                  <w:rPr>
                    <w:ins w:id="29620" w:author="Thomas Dietz" w:date="2012-08-08T17:05:00Z"/>
                    <w:lang w:val="de-DE"/>
                  </w:rPr>
                </w:rPrChange>
              </w:rPr>
            </w:pPr>
          </w:p>
          <w:p w14:paraId="324344A2" w14:textId="77777777" w:rsidR="009F3611" w:rsidRPr="00B80901" w:rsidRDefault="009F3611" w:rsidP="009F3611">
            <w:pPr>
              <w:pStyle w:val="XML1"/>
              <w:rPr>
                <w:ins w:id="29621" w:author="Thomas Dietz" w:date="2012-08-08T17:05:00Z"/>
                <w:rPrChange w:id="29622" w:author="Thomas Dietz" w:date="2012-08-10T13:22:00Z">
                  <w:rPr>
                    <w:ins w:id="29623" w:author="Thomas Dietz" w:date="2012-08-08T17:05:00Z"/>
                    <w:lang w:val="de-DE"/>
                  </w:rPr>
                </w:rPrChange>
              </w:rPr>
            </w:pPr>
            <w:ins w:id="29624" w:author="Thomas Dietz" w:date="2012-08-08T17:05:00Z">
              <w:r w:rsidRPr="00B80901">
                <w:rPr>
                  <w:rPrChange w:id="29625" w:author="Thomas Dietz" w:date="2012-08-10T13:22:00Z">
                    <w:rPr>
                      <w:lang w:val="de-DE"/>
                    </w:rPr>
                  </w:rPrChange>
                </w:rPr>
                <w:t xml:space="preserve">        Elements in this choice are not configurable and can only</w:t>
              </w:r>
            </w:ins>
          </w:p>
          <w:p w14:paraId="59ACB6DE" w14:textId="77777777" w:rsidR="009F3611" w:rsidRPr="00B80901" w:rsidRDefault="009F3611" w:rsidP="009F3611">
            <w:pPr>
              <w:pStyle w:val="XML1"/>
              <w:rPr>
                <w:ins w:id="29626" w:author="Thomas Dietz" w:date="2012-08-08T17:05:00Z"/>
                <w:rPrChange w:id="29627" w:author="Thomas Dietz" w:date="2012-08-10T13:22:00Z">
                  <w:rPr>
                    <w:ins w:id="29628" w:author="Thomas Dietz" w:date="2012-08-08T17:05:00Z"/>
                    <w:lang w:val="de-DE"/>
                  </w:rPr>
                </w:rPrChange>
              </w:rPr>
            </w:pPr>
            <w:ins w:id="29629" w:author="Thomas Dietz" w:date="2012-08-08T17:05:00Z">
              <w:r w:rsidRPr="00B80901">
                <w:rPr>
                  <w:rPrChange w:id="29630" w:author="Thomas Dietz" w:date="2012-08-10T13:22:00Z">
                    <w:rPr>
                      <w:lang w:val="de-DE"/>
                    </w:rPr>
                  </w:rPrChange>
                </w:rPr>
                <w:t xml:space="preserve">        be retrieved by NETCONF &lt;get&gt; operations. Attemps to modify</w:t>
              </w:r>
            </w:ins>
          </w:p>
          <w:p w14:paraId="51F04F72" w14:textId="77777777" w:rsidR="009F3611" w:rsidRPr="00B80901" w:rsidRDefault="009F3611" w:rsidP="009F3611">
            <w:pPr>
              <w:pStyle w:val="XML1"/>
              <w:rPr>
                <w:ins w:id="29631" w:author="Thomas Dietz" w:date="2012-08-08T17:05:00Z"/>
                <w:rPrChange w:id="29632" w:author="Thomas Dietz" w:date="2012-08-10T13:22:00Z">
                  <w:rPr>
                    <w:ins w:id="29633" w:author="Thomas Dietz" w:date="2012-08-08T17:05:00Z"/>
                    <w:lang w:val="de-DE"/>
                  </w:rPr>
                </w:rPrChange>
              </w:rPr>
            </w:pPr>
            <w:ins w:id="29634" w:author="Thomas Dietz" w:date="2012-08-08T17:05:00Z">
              <w:r w:rsidRPr="00B80901">
                <w:rPr>
                  <w:rPrChange w:id="29635" w:author="Thomas Dietz" w:date="2012-08-10T13:22:00Z">
                    <w:rPr>
                      <w:lang w:val="de-DE"/>
                    </w:rPr>
                  </w:rPrChange>
                </w:rPr>
                <w:t xml:space="preserve">        this element and its children with a NETCONF &lt;edit-config&gt;</w:t>
              </w:r>
            </w:ins>
          </w:p>
          <w:p w14:paraId="0B24985E" w14:textId="77777777" w:rsidR="009F3611" w:rsidRPr="00B80901" w:rsidRDefault="009F3611" w:rsidP="009F3611">
            <w:pPr>
              <w:pStyle w:val="XML1"/>
              <w:rPr>
                <w:ins w:id="29636" w:author="Thomas Dietz" w:date="2012-08-08T17:05:00Z"/>
                <w:rPrChange w:id="29637" w:author="Thomas Dietz" w:date="2012-08-10T13:22:00Z">
                  <w:rPr>
                    <w:ins w:id="29638" w:author="Thomas Dietz" w:date="2012-08-08T17:05:00Z"/>
                    <w:lang w:val="de-DE"/>
                  </w:rPr>
                </w:rPrChange>
              </w:rPr>
            </w:pPr>
            <w:ins w:id="29639" w:author="Thomas Dietz" w:date="2012-08-08T17:05:00Z">
              <w:r w:rsidRPr="00B80901">
                <w:rPr>
                  <w:rPrChange w:id="29640" w:author="Thomas Dietz" w:date="2012-08-10T13:22:00Z">
                    <w:rPr>
                      <w:lang w:val="de-DE"/>
                    </w:rPr>
                  </w:rPrChange>
                </w:rPr>
                <w:t xml:space="preserve">        operation MUST result in an 'operation-not-supported' error</w:t>
              </w:r>
            </w:ins>
          </w:p>
          <w:p w14:paraId="15F5FA5C" w14:textId="77777777" w:rsidR="009F3611" w:rsidRPr="00B80901" w:rsidRDefault="009F3611" w:rsidP="009F3611">
            <w:pPr>
              <w:pStyle w:val="XML1"/>
              <w:rPr>
                <w:ins w:id="29641" w:author="Thomas Dietz" w:date="2012-08-08T17:05:00Z"/>
                <w:rPrChange w:id="29642" w:author="Thomas Dietz" w:date="2012-08-10T13:22:00Z">
                  <w:rPr>
                    <w:ins w:id="29643" w:author="Thomas Dietz" w:date="2012-08-08T17:05:00Z"/>
                    <w:lang w:val="de-DE"/>
                  </w:rPr>
                </w:rPrChange>
              </w:rPr>
            </w:pPr>
            <w:ins w:id="29644" w:author="Thomas Dietz" w:date="2012-08-08T17:05:00Z">
              <w:r w:rsidRPr="00B80901">
                <w:rPr>
                  <w:rPrChange w:id="29645" w:author="Thomas Dietz" w:date="2012-08-10T13:22:00Z">
                    <w:rPr>
                      <w:lang w:val="de-DE"/>
                    </w:rPr>
                  </w:rPrChange>
                </w:rPr>
                <w:t xml:space="preserve">        with type 'application'.</w:t>
              </w:r>
            </w:ins>
          </w:p>
          <w:p w14:paraId="18925558" w14:textId="77777777" w:rsidR="009F3611" w:rsidRPr="00B80901" w:rsidRDefault="009F3611" w:rsidP="009F3611">
            <w:pPr>
              <w:pStyle w:val="XML1"/>
              <w:rPr>
                <w:ins w:id="29646" w:author="Thomas Dietz" w:date="2012-08-08T17:05:00Z"/>
                <w:rPrChange w:id="29647" w:author="Thomas Dietz" w:date="2012-08-10T13:22:00Z">
                  <w:rPr>
                    <w:ins w:id="29648" w:author="Thomas Dietz" w:date="2012-08-08T17:05:00Z"/>
                    <w:lang w:val="de-DE"/>
                  </w:rPr>
                </w:rPrChange>
              </w:rPr>
            </w:pPr>
          </w:p>
          <w:p w14:paraId="40E0D41B" w14:textId="77777777" w:rsidR="009F3611" w:rsidRPr="00B80901" w:rsidRDefault="009F3611" w:rsidP="009F3611">
            <w:pPr>
              <w:pStyle w:val="XML1"/>
              <w:rPr>
                <w:ins w:id="29649" w:author="Thomas Dietz" w:date="2012-08-08T17:05:00Z"/>
                <w:rPrChange w:id="29650" w:author="Thomas Dietz" w:date="2012-08-10T13:22:00Z">
                  <w:rPr>
                    <w:ins w:id="29651" w:author="Thomas Dietz" w:date="2012-08-08T17:05:00Z"/>
                    <w:lang w:val="de-DE"/>
                  </w:rPr>
                </w:rPrChange>
              </w:rPr>
            </w:pPr>
            <w:ins w:id="29652" w:author="Thomas Dietz" w:date="2012-08-08T17:05:00Z">
              <w:r w:rsidRPr="00B80901">
                <w:rPr>
                  <w:rPrChange w:id="29653" w:author="Thomas Dietz" w:date="2012-08-10T13:22:00Z">
                    <w:rPr>
                      <w:lang w:val="de-DE"/>
                    </w:rPr>
                  </w:rPrChange>
                </w:rPr>
                <w:lastRenderedPageBreak/>
                <w:t xml:space="preserve">        Only elements from one choice must exist at a time.";</w:t>
              </w:r>
            </w:ins>
          </w:p>
          <w:p w14:paraId="0C35E00F" w14:textId="77777777" w:rsidR="009F3611" w:rsidRPr="00B80901" w:rsidRDefault="009F3611" w:rsidP="009F3611">
            <w:pPr>
              <w:pStyle w:val="XML1"/>
              <w:rPr>
                <w:ins w:id="29654" w:author="Thomas Dietz" w:date="2012-08-08T17:05:00Z"/>
                <w:rPrChange w:id="29655" w:author="Thomas Dietz" w:date="2012-08-10T13:22:00Z">
                  <w:rPr>
                    <w:ins w:id="29656" w:author="Thomas Dietz" w:date="2012-08-08T17:05:00Z"/>
                    <w:lang w:val="de-DE"/>
                  </w:rPr>
                </w:rPrChange>
              </w:rPr>
            </w:pPr>
            <w:ins w:id="29657" w:author="Thomas Dietz" w:date="2012-08-08T17:05:00Z">
              <w:r w:rsidRPr="00B80901">
                <w:rPr>
                  <w:rPrChange w:id="29658" w:author="Thomas Dietz" w:date="2012-08-10T13:22:00Z">
                    <w:rPr>
                      <w:lang w:val="de-DE"/>
                    </w:rPr>
                  </w:rPrChange>
                </w:rPr>
                <w:t xml:space="preserve">      container tunnel {</w:t>
              </w:r>
            </w:ins>
          </w:p>
          <w:p w14:paraId="09E16789" w14:textId="77777777" w:rsidR="009F3611" w:rsidRPr="00B80901" w:rsidRDefault="009F3611" w:rsidP="009F3611">
            <w:pPr>
              <w:pStyle w:val="XML1"/>
              <w:rPr>
                <w:ins w:id="29659" w:author="Thomas Dietz" w:date="2012-08-08T17:05:00Z"/>
                <w:rPrChange w:id="29660" w:author="Thomas Dietz" w:date="2012-08-10T13:22:00Z">
                  <w:rPr>
                    <w:ins w:id="29661" w:author="Thomas Dietz" w:date="2012-08-08T17:05:00Z"/>
                    <w:lang w:val="de-DE"/>
                  </w:rPr>
                </w:rPrChange>
              </w:rPr>
            </w:pPr>
            <w:ins w:id="29662" w:author="Thomas Dietz" w:date="2012-08-08T17:05:00Z">
              <w:r w:rsidRPr="00B80901">
                <w:rPr>
                  <w:rPrChange w:id="29663" w:author="Thomas Dietz" w:date="2012-08-10T13:22:00Z">
                    <w:rPr>
                      <w:lang w:val="de-DE"/>
                    </w:rPr>
                  </w:rPrChange>
                </w:rPr>
                <w:t xml:space="preserve">        description "Properties of a basic IP-in-GRE tunnel.";</w:t>
              </w:r>
            </w:ins>
          </w:p>
          <w:p w14:paraId="274D9C35" w14:textId="77777777" w:rsidR="009F3611" w:rsidRPr="00B80901" w:rsidRDefault="009F3611" w:rsidP="009F3611">
            <w:pPr>
              <w:pStyle w:val="XML1"/>
              <w:rPr>
                <w:ins w:id="29664" w:author="Thomas Dietz" w:date="2012-08-08T17:05:00Z"/>
                <w:rPrChange w:id="29665" w:author="Thomas Dietz" w:date="2012-08-10T13:22:00Z">
                  <w:rPr>
                    <w:ins w:id="29666" w:author="Thomas Dietz" w:date="2012-08-08T17:05:00Z"/>
                    <w:lang w:val="de-DE"/>
                  </w:rPr>
                </w:rPrChange>
              </w:rPr>
            </w:pPr>
            <w:ins w:id="29667" w:author="Thomas Dietz" w:date="2012-08-08T17:05:00Z">
              <w:r w:rsidRPr="00B80901">
                <w:rPr>
                  <w:rPrChange w:id="29668" w:author="Thomas Dietz" w:date="2012-08-10T13:22:00Z">
                    <w:rPr>
                      <w:lang w:val="de-DE"/>
                    </w:rPr>
                  </w:rPrChange>
                </w:rPr>
                <w:t xml:space="preserve">        uses OFPortBaseTunnelType;</w:t>
              </w:r>
            </w:ins>
          </w:p>
          <w:p w14:paraId="676E61E3" w14:textId="77777777" w:rsidR="009F3611" w:rsidRPr="00B80901" w:rsidRDefault="009F3611" w:rsidP="009F3611">
            <w:pPr>
              <w:pStyle w:val="XML1"/>
              <w:rPr>
                <w:ins w:id="29669" w:author="Thomas Dietz" w:date="2012-08-08T17:05:00Z"/>
                <w:rPrChange w:id="29670" w:author="Thomas Dietz" w:date="2012-08-10T13:22:00Z">
                  <w:rPr>
                    <w:ins w:id="29671" w:author="Thomas Dietz" w:date="2012-08-08T17:05:00Z"/>
                    <w:lang w:val="de-DE"/>
                  </w:rPr>
                </w:rPrChange>
              </w:rPr>
            </w:pPr>
            <w:ins w:id="29672" w:author="Thomas Dietz" w:date="2012-08-08T17:05:00Z">
              <w:r w:rsidRPr="00B80901">
                <w:rPr>
                  <w:rPrChange w:id="29673" w:author="Thomas Dietz" w:date="2012-08-10T13:22:00Z">
                    <w:rPr>
                      <w:lang w:val="de-DE"/>
                    </w:rPr>
                  </w:rPrChange>
                </w:rPr>
                <w:t xml:space="preserve">      }</w:t>
              </w:r>
            </w:ins>
          </w:p>
          <w:p w14:paraId="10AE29FE" w14:textId="77777777" w:rsidR="009F3611" w:rsidRPr="00B80901" w:rsidRDefault="009F3611" w:rsidP="009F3611">
            <w:pPr>
              <w:pStyle w:val="XML1"/>
              <w:rPr>
                <w:ins w:id="29674" w:author="Thomas Dietz" w:date="2012-08-08T17:05:00Z"/>
                <w:rPrChange w:id="29675" w:author="Thomas Dietz" w:date="2012-08-10T13:22:00Z">
                  <w:rPr>
                    <w:ins w:id="29676" w:author="Thomas Dietz" w:date="2012-08-08T17:05:00Z"/>
                    <w:lang w:val="de-DE"/>
                  </w:rPr>
                </w:rPrChange>
              </w:rPr>
            </w:pPr>
            <w:ins w:id="29677" w:author="Thomas Dietz" w:date="2012-08-08T17:05:00Z">
              <w:r w:rsidRPr="00B80901">
                <w:rPr>
                  <w:rPrChange w:id="29678" w:author="Thomas Dietz" w:date="2012-08-10T13:22:00Z">
                    <w:rPr>
                      <w:lang w:val="de-DE"/>
                    </w:rPr>
                  </w:rPrChange>
                </w:rPr>
                <w:t xml:space="preserve">      container ipgre-tunnel {</w:t>
              </w:r>
            </w:ins>
          </w:p>
          <w:p w14:paraId="048DB7AA" w14:textId="77777777" w:rsidR="009F3611" w:rsidRPr="00B80901" w:rsidRDefault="009F3611" w:rsidP="009F3611">
            <w:pPr>
              <w:pStyle w:val="XML1"/>
              <w:rPr>
                <w:ins w:id="29679" w:author="Thomas Dietz" w:date="2012-08-08T17:05:00Z"/>
                <w:rPrChange w:id="29680" w:author="Thomas Dietz" w:date="2012-08-10T13:22:00Z">
                  <w:rPr>
                    <w:ins w:id="29681" w:author="Thomas Dietz" w:date="2012-08-08T17:05:00Z"/>
                    <w:lang w:val="de-DE"/>
                  </w:rPr>
                </w:rPrChange>
              </w:rPr>
            </w:pPr>
            <w:ins w:id="29682" w:author="Thomas Dietz" w:date="2012-08-08T17:05:00Z">
              <w:r w:rsidRPr="00B80901">
                <w:rPr>
                  <w:rPrChange w:id="29683" w:author="Thomas Dietz" w:date="2012-08-10T13:22:00Z">
                    <w:rPr>
                      <w:lang w:val="de-DE"/>
                    </w:rPr>
                  </w:rPrChange>
                </w:rPr>
                <w:t xml:space="preserve">        description "Properties of a IP-in-GRE tunnel.";</w:t>
              </w:r>
            </w:ins>
          </w:p>
          <w:p w14:paraId="4BCBA5B0" w14:textId="77777777" w:rsidR="009F3611" w:rsidRPr="00B80901" w:rsidRDefault="009F3611" w:rsidP="009F3611">
            <w:pPr>
              <w:pStyle w:val="XML1"/>
              <w:rPr>
                <w:ins w:id="29684" w:author="Thomas Dietz" w:date="2012-08-08T17:05:00Z"/>
                <w:rPrChange w:id="29685" w:author="Thomas Dietz" w:date="2012-08-10T13:22:00Z">
                  <w:rPr>
                    <w:ins w:id="29686" w:author="Thomas Dietz" w:date="2012-08-08T17:05:00Z"/>
                    <w:lang w:val="de-DE"/>
                  </w:rPr>
                </w:rPrChange>
              </w:rPr>
            </w:pPr>
            <w:ins w:id="29687" w:author="Thomas Dietz" w:date="2012-08-08T17:05:00Z">
              <w:r w:rsidRPr="00B80901">
                <w:rPr>
                  <w:rPrChange w:id="29688" w:author="Thomas Dietz" w:date="2012-08-10T13:22:00Z">
                    <w:rPr>
                      <w:lang w:val="de-DE"/>
                    </w:rPr>
                  </w:rPrChange>
                </w:rPr>
                <w:t xml:space="preserve">        uses OFPortIPGRETunnelType;</w:t>
              </w:r>
            </w:ins>
          </w:p>
          <w:p w14:paraId="5EA01BDD" w14:textId="77777777" w:rsidR="009F3611" w:rsidRPr="00B80901" w:rsidRDefault="009F3611" w:rsidP="009F3611">
            <w:pPr>
              <w:pStyle w:val="XML1"/>
              <w:rPr>
                <w:ins w:id="29689" w:author="Thomas Dietz" w:date="2012-08-08T17:05:00Z"/>
                <w:rPrChange w:id="29690" w:author="Thomas Dietz" w:date="2012-08-10T13:22:00Z">
                  <w:rPr>
                    <w:ins w:id="29691" w:author="Thomas Dietz" w:date="2012-08-08T17:05:00Z"/>
                    <w:lang w:val="de-DE"/>
                  </w:rPr>
                </w:rPrChange>
              </w:rPr>
            </w:pPr>
            <w:ins w:id="29692" w:author="Thomas Dietz" w:date="2012-08-08T17:05:00Z">
              <w:r w:rsidRPr="00B80901">
                <w:rPr>
                  <w:rPrChange w:id="29693" w:author="Thomas Dietz" w:date="2012-08-10T13:22:00Z">
                    <w:rPr>
                      <w:lang w:val="de-DE"/>
                    </w:rPr>
                  </w:rPrChange>
                </w:rPr>
                <w:t xml:space="preserve">      }</w:t>
              </w:r>
            </w:ins>
          </w:p>
          <w:p w14:paraId="3F59DFB3" w14:textId="77777777" w:rsidR="009F3611" w:rsidRPr="00B80901" w:rsidRDefault="009F3611" w:rsidP="009F3611">
            <w:pPr>
              <w:pStyle w:val="XML1"/>
              <w:rPr>
                <w:ins w:id="29694" w:author="Thomas Dietz" w:date="2012-08-08T17:05:00Z"/>
                <w:rPrChange w:id="29695" w:author="Thomas Dietz" w:date="2012-08-10T13:22:00Z">
                  <w:rPr>
                    <w:ins w:id="29696" w:author="Thomas Dietz" w:date="2012-08-08T17:05:00Z"/>
                    <w:lang w:val="de-DE"/>
                  </w:rPr>
                </w:rPrChange>
              </w:rPr>
            </w:pPr>
            <w:ins w:id="29697" w:author="Thomas Dietz" w:date="2012-08-08T17:05:00Z">
              <w:r w:rsidRPr="00B80901">
                <w:rPr>
                  <w:rPrChange w:id="29698" w:author="Thomas Dietz" w:date="2012-08-10T13:22:00Z">
                    <w:rPr>
                      <w:lang w:val="de-DE"/>
                    </w:rPr>
                  </w:rPrChange>
                </w:rPr>
                <w:t xml:space="preserve">      container vxlan-tunnel {</w:t>
              </w:r>
            </w:ins>
          </w:p>
          <w:p w14:paraId="75E7BDE0" w14:textId="77777777" w:rsidR="009F3611" w:rsidRPr="00B80901" w:rsidRDefault="009F3611" w:rsidP="009F3611">
            <w:pPr>
              <w:pStyle w:val="XML1"/>
              <w:rPr>
                <w:ins w:id="29699" w:author="Thomas Dietz" w:date="2012-08-08T17:05:00Z"/>
                <w:rPrChange w:id="29700" w:author="Thomas Dietz" w:date="2012-08-10T13:22:00Z">
                  <w:rPr>
                    <w:ins w:id="29701" w:author="Thomas Dietz" w:date="2012-08-08T17:05:00Z"/>
                    <w:lang w:val="de-DE"/>
                  </w:rPr>
                </w:rPrChange>
              </w:rPr>
            </w:pPr>
            <w:ins w:id="29702" w:author="Thomas Dietz" w:date="2012-08-08T17:05:00Z">
              <w:r w:rsidRPr="00B80901">
                <w:rPr>
                  <w:rPrChange w:id="29703" w:author="Thomas Dietz" w:date="2012-08-10T13:22:00Z">
                    <w:rPr>
                      <w:lang w:val="de-DE"/>
                    </w:rPr>
                  </w:rPrChange>
                </w:rPr>
                <w:t xml:space="preserve">        description "Properties of a VxLAN tunnel.";</w:t>
              </w:r>
            </w:ins>
          </w:p>
          <w:p w14:paraId="566C3123" w14:textId="77777777" w:rsidR="009F3611" w:rsidRPr="00B80901" w:rsidRDefault="009F3611" w:rsidP="009F3611">
            <w:pPr>
              <w:pStyle w:val="XML1"/>
              <w:rPr>
                <w:ins w:id="29704" w:author="Thomas Dietz" w:date="2012-08-08T17:05:00Z"/>
                <w:rPrChange w:id="29705" w:author="Thomas Dietz" w:date="2012-08-10T13:22:00Z">
                  <w:rPr>
                    <w:ins w:id="29706" w:author="Thomas Dietz" w:date="2012-08-08T17:05:00Z"/>
                    <w:lang w:val="de-DE"/>
                  </w:rPr>
                </w:rPrChange>
              </w:rPr>
            </w:pPr>
            <w:ins w:id="29707" w:author="Thomas Dietz" w:date="2012-08-08T17:05:00Z">
              <w:r w:rsidRPr="00B80901">
                <w:rPr>
                  <w:rPrChange w:id="29708" w:author="Thomas Dietz" w:date="2012-08-10T13:22:00Z">
                    <w:rPr>
                      <w:lang w:val="de-DE"/>
                    </w:rPr>
                  </w:rPrChange>
                </w:rPr>
                <w:t xml:space="preserve">        uses OFPortVXLANTunnelType;</w:t>
              </w:r>
            </w:ins>
          </w:p>
          <w:p w14:paraId="0FA5E1D0" w14:textId="77777777" w:rsidR="009F3611" w:rsidRPr="00B80901" w:rsidRDefault="009F3611" w:rsidP="009F3611">
            <w:pPr>
              <w:pStyle w:val="XML1"/>
              <w:rPr>
                <w:ins w:id="29709" w:author="Thomas Dietz" w:date="2012-08-08T17:05:00Z"/>
                <w:rPrChange w:id="29710" w:author="Thomas Dietz" w:date="2012-08-10T13:22:00Z">
                  <w:rPr>
                    <w:ins w:id="29711" w:author="Thomas Dietz" w:date="2012-08-08T17:05:00Z"/>
                    <w:lang w:val="de-DE"/>
                  </w:rPr>
                </w:rPrChange>
              </w:rPr>
            </w:pPr>
            <w:ins w:id="29712" w:author="Thomas Dietz" w:date="2012-08-08T17:05:00Z">
              <w:r w:rsidRPr="00B80901">
                <w:rPr>
                  <w:rPrChange w:id="29713" w:author="Thomas Dietz" w:date="2012-08-10T13:22:00Z">
                    <w:rPr>
                      <w:lang w:val="de-DE"/>
                    </w:rPr>
                  </w:rPrChange>
                </w:rPr>
                <w:t xml:space="preserve">      }</w:t>
              </w:r>
            </w:ins>
          </w:p>
          <w:p w14:paraId="69D490B9" w14:textId="77777777" w:rsidR="009F3611" w:rsidRPr="00B80901" w:rsidRDefault="009F3611" w:rsidP="009F3611">
            <w:pPr>
              <w:pStyle w:val="XML1"/>
              <w:rPr>
                <w:ins w:id="29714" w:author="Thomas Dietz" w:date="2012-08-08T17:05:00Z"/>
                <w:rPrChange w:id="29715" w:author="Thomas Dietz" w:date="2012-08-10T13:22:00Z">
                  <w:rPr>
                    <w:ins w:id="29716" w:author="Thomas Dietz" w:date="2012-08-08T17:05:00Z"/>
                    <w:lang w:val="de-DE"/>
                  </w:rPr>
                </w:rPrChange>
              </w:rPr>
            </w:pPr>
            <w:ins w:id="29717" w:author="Thomas Dietz" w:date="2012-08-08T17:05:00Z">
              <w:r w:rsidRPr="00B80901">
                <w:rPr>
                  <w:rPrChange w:id="29718" w:author="Thomas Dietz" w:date="2012-08-10T13:22:00Z">
                    <w:rPr>
                      <w:lang w:val="de-DE"/>
                    </w:rPr>
                  </w:rPrChange>
                </w:rPr>
                <w:t xml:space="preserve">      container nvgre-tunnel {</w:t>
              </w:r>
            </w:ins>
          </w:p>
          <w:p w14:paraId="1AC0F0D6" w14:textId="77777777" w:rsidR="009F3611" w:rsidRPr="00B80901" w:rsidRDefault="009F3611" w:rsidP="009F3611">
            <w:pPr>
              <w:pStyle w:val="XML1"/>
              <w:rPr>
                <w:ins w:id="29719" w:author="Thomas Dietz" w:date="2012-08-08T17:05:00Z"/>
                <w:rPrChange w:id="29720" w:author="Thomas Dietz" w:date="2012-08-10T13:22:00Z">
                  <w:rPr>
                    <w:ins w:id="29721" w:author="Thomas Dietz" w:date="2012-08-08T17:05:00Z"/>
                    <w:lang w:val="de-DE"/>
                  </w:rPr>
                </w:rPrChange>
              </w:rPr>
            </w:pPr>
            <w:ins w:id="29722" w:author="Thomas Dietz" w:date="2012-08-08T17:05:00Z">
              <w:r w:rsidRPr="00B80901">
                <w:rPr>
                  <w:rPrChange w:id="29723" w:author="Thomas Dietz" w:date="2012-08-10T13:22:00Z">
                    <w:rPr>
                      <w:lang w:val="de-DE"/>
                    </w:rPr>
                  </w:rPrChange>
                </w:rPr>
                <w:t xml:space="preserve">        description "Properties of a NVGRE tunnel.";</w:t>
              </w:r>
            </w:ins>
          </w:p>
          <w:p w14:paraId="76E3FD3B" w14:textId="77777777" w:rsidR="009F3611" w:rsidRPr="00B80901" w:rsidRDefault="009F3611" w:rsidP="009F3611">
            <w:pPr>
              <w:pStyle w:val="XML1"/>
              <w:rPr>
                <w:ins w:id="29724" w:author="Thomas Dietz" w:date="2012-08-08T17:05:00Z"/>
                <w:rPrChange w:id="29725" w:author="Thomas Dietz" w:date="2012-08-10T13:22:00Z">
                  <w:rPr>
                    <w:ins w:id="29726" w:author="Thomas Dietz" w:date="2012-08-08T17:05:00Z"/>
                    <w:lang w:val="de-DE"/>
                  </w:rPr>
                </w:rPrChange>
              </w:rPr>
            </w:pPr>
            <w:ins w:id="29727" w:author="Thomas Dietz" w:date="2012-08-08T17:05:00Z">
              <w:r w:rsidRPr="00B80901">
                <w:rPr>
                  <w:rPrChange w:id="29728" w:author="Thomas Dietz" w:date="2012-08-10T13:22:00Z">
                    <w:rPr>
                      <w:lang w:val="de-DE"/>
                    </w:rPr>
                  </w:rPrChange>
                </w:rPr>
                <w:t xml:space="preserve">        uses OFPortNVGRETunnelType;</w:t>
              </w:r>
            </w:ins>
          </w:p>
          <w:p w14:paraId="2376C92E" w14:textId="77777777" w:rsidR="009F3611" w:rsidRPr="00B80901" w:rsidRDefault="009F3611" w:rsidP="009F3611">
            <w:pPr>
              <w:pStyle w:val="XML1"/>
              <w:rPr>
                <w:ins w:id="29729" w:author="Thomas Dietz" w:date="2012-08-08T17:05:00Z"/>
                <w:rPrChange w:id="29730" w:author="Thomas Dietz" w:date="2012-08-10T13:22:00Z">
                  <w:rPr>
                    <w:ins w:id="29731" w:author="Thomas Dietz" w:date="2012-08-08T17:05:00Z"/>
                    <w:lang w:val="de-DE"/>
                  </w:rPr>
                </w:rPrChange>
              </w:rPr>
            </w:pPr>
            <w:ins w:id="29732" w:author="Thomas Dietz" w:date="2012-08-08T17:05:00Z">
              <w:r w:rsidRPr="00B80901">
                <w:rPr>
                  <w:rPrChange w:id="29733" w:author="Thomas Dietz" w:date="2012-08-10T13:22:00Z">
                    <w:rPr>
                      <w:lang w:val="de-DE"/>
                    </w:rPr>
                  </w:rPrChange>
                </w:rPr>
                <w:t xml:space="preserve">      }</w:t>
              </w:r>
            </w:ins>
          </w:p>
          <w:p w14:paraId="1F10B039" w14:textId="77777777" w:rsidR="009F3611" w:rsidRPr="00B80901" w:rsidRDefault="009F3611" w:rsidP="009F3611">
            <w:pPr>
              <w:pStyle w:val="XML1"/>
              <w:rPr>
                <w:ins w:id="29734" w:author="Thomas Dietz" w:date="2012-08-08T17:05:00Z"/>
                <w:rPrChange w:id="29735" w:author="Thomas Dietz" w:date="2012-08-10T13:22:00Z">
                  <w:rPr>
                    <w:ins w:id="29736" w:author="Thomas Dietz" w:date="2012-08-08T17:05:00Z"/>
                    <w:lang w:val="de-DE"/>
                  </w:rPr>
                </w:rPrChange>
              </w:rPr>
            </w:pPr>
            <w:ins w:id="29737" w:author="Thomas Dietz" w:date="2012-08-08T17:05:00Z">
              <w:r w:rsidRPr="00B80901">
                <w:rPr>
                  <w:rPrChange w:id="29738" w:author="Thomas Dietz" w:date="2012-08-10T13:22:00Z">
                    <w:rPr>
                      <w:lang w:val="de-DE"/>
                    </w:rPr>
                  </w:rPrChange>
                </w:rPr>
                <w:t xml:space="preserve">    }</w:t>
              </w:r>
            </w:ins>
          </w:p>
          <w:p w14:paraId="5E452B42" w14:textId="77777777" w:rsidR="009F3611" w:rsidRPr="00B80901" w:rsidRDefault="009F3611" w:rsidP="009F3611">
            <w:pPr>
              <w:pStyle w:val="XML1"/>
              <w:rPr>
                <w:ins w:id="29739" w:author="Thomas Dietz" w:date="2012-08-08T17:05:00Z"/>
                <w:rPrChange w:id="29740" w:author="Thomas Dietz" w:date="2012-08-10T13:22:00Z">
                  <w:rPr>
                    <w:ins w:id="29741" w:author="Thomas Dietz" w:date="2012-08-08T17:05:00Z"/>
                    <w:lang w:val="de-DE"/>
                  </w:rPr>
                </w:rPrChange>
              </w:rPr>
            </w:pPr>
            <w:ins w:id="29742" w:author="Thomas Dietz" w:date="2012-08-08T17:05:00Z">
              <w:r w:rsidRPr="00B80901">
                <w:rPr>
                  <w:rPrChange w:id="29743" w:author="Thomas Dietz" w:date="2012-08-10T13:22:00Z">
                    <w:rPr>
                      <w:lang w:val="de-DE"/>
                    </w:rPr>
                  </w:rPrChange>
                </w:rPr>
                <w:t xml:space="preserve">  }</w:t>
              </w:r>
            </w:ins>
          </w:p>
          <w:p w14:paraId="1E9977CB" w14:textId="77777777" w:rsidR="009F3611" w:rsidRPr="00B80901" w:rsidRDefault="009F3611" w:rsidP="009F3611">
            <w:pPr>
              <w:pStyle w:val="XML1"/>
              <w:rPr>
                <w:ins w:id="29744" w:author="Thomas Dietz" w:date="2012-08-08T17:05:00Z"/>
                <w:rPrChange w:id="29745" w:author="Thomas Dietz" w:date="2012-08-10T13:22:00Z">
                  <w:rPr>
                    <w:ins w:id="29746" w:author="Thomas Dietz" w:date="2012-08-08T17:05:00Z"/>
                    <w:lang w:val="de-DE"/>
                  </w:rPr>
                </w:rPrChange>
              </w:rPr>
            </w:pPr>
          </w:p>
          <w:p w14:paraId="0095610B" w14:textId="77777777" w:rsidR="009F3611" w:rsidRPr="00B80901" w:rsidRDefault="009F3611" w:rsidP="009F3611">
            <w:pPr>
              <w:pStyle w:val="XML1"/>
              <w:rPr>
                <w:ins w:id="29747" w:author="Thomas Dietz" w:date="2012-08-08T17:05:00Z"/>
                <w:rPrChange w:id="29748" w:author="Thomas Dietz" w:date="2012-08-10T13:22:00Z">
                  <w:rPr>
                    <w:ins w:id="29749" w:author="Thomas Dietz" w:date="2012-08-08T17:05:00Z"/>
                    <w:lang w:val="de-DE"/>
                  </w:rPr>
                </w:rPrChange>
              </w:rPr>
            </w:pPr>
            <w:ins w:id="29750" w:author="Thomas Dietz" w:date="2012-08-08T17:05:00Z">
              <w:r w:rsidRPr="00B80901">
                <w:rPr>
                  <w:rPrChange w:id="29751" w:author="Thomas Dietz" w:date="2012-08-10T13:22:00Z">
                    <w:rPr>
                      <w:lang w:val="de-DE"/>
                    </w:rPr>
                  </w:rPrChange>
                </w:rPr>
                <w:t xml:space="preserve">  grouping OFQueueType {</w:t>
              </w:r>
            </w:ins>
          </w:p>
          <w:p w14:paraId="7DB8A29B" w14:textId="77777777" w:rsidR="009F3611" w:rsidRPr="00B80901" w:rsidRDefault="009F3611" w:rsidP="009F3611">
            <w:pPr>
              <w:pStyle w:val="XML1"/>
              <w:rPr>
                <w:ins w:id="29752" w:author="Thomas Dietz" w:date="2012-08-08T17:05:00Z"/>
                <w:rPrChange w:id="29753" w:author="Thomas Dietz" w:date="2012-08-10T13:22:00Z">
                  <w:rPr>
                    <w:ins w:id="29754" w:author="Thomas Dietz" w:date="2012-08-08T17:05:00Z"/>
                    <w:lang w:val="de-DE"/>
                  </w:rPr>
                </w:rPrChange>
              </w:rPr>
            </w:pPr>
            <w:ins w:id="29755" w:author="Thomas Dietz" w:date="2012-08-08T17:05:00Z">
              <w:r w:rsidRPr="00B80901">
                <w:rPr>
                  <w:rPrChange w:id="29756" w:author="Thomas Dietz" w:date="2012-08-10T13:22:00Z">
                    <w:rPr>
                      <w:lang w:val="de-DE"/>
                    </w:rPr>
                  </w:rPrChange>
                </w:rPr>
                <w:t xml:space="preserve">    description "This grouping specifies all properties of a queue</w:t>
              </w:r>
            </w:ins>
          </w:p>
          <w:p w14:paraId="2F431CAE" w14:textId="77777777" w:rsidR="009F3611" w:rsidRPr="00B80901" w:rsidRDefault="009F3611" w:rsidP="009F3611">
            <w:pPr>
              <w:pStyle w:val="XML1"/>
              <w:rPr>
                <w:ins w:id="29757" w:author="Thomas Dietz" w:date="2012-08-08T17:05:00Z"/>
                <w:rPrChange w:id="29758" w:author="Thomas Dietz" w:date="2012-08-10T13:22:00Z">
                  <w:rPr>
                    <w:ins w:id="29759" w:author="Thomas Dietz" w:date="2012-08-08T17:05:00Z"/>
                    <w:lang w:val="de-DE"/>
                  </w:rPr>
                </w:rPrChange>
              </w:rPr>
            </w:pPr>
            <w:ins w:id="29760" w:author="Thomas Dietz" w:date="2012-08-08T17:05:00Z">
              <w:r w:rsidRPr="00B80901">
                <w:rPr>
                  <w:rPrChange w:id="29761" w:author="Thomas Dietz" w:date="2012-08-10T13:22:00Z">
                    <w:rPr>
                      <w:lang w:val="de-DE"/>
                    </w:rPr>
                  </w:rPrChange>
                </w:rPr>
                <w:t xml:space="preserve">      resource.</w:t>
              </w:r>
            </w:ins>
          </w:p>
          <w:p w14:paraId="3CB014B4" w14:textId="77777777" w:rsidR="009F3611" w:rsidRPr="00B80901" w:rsidRDefault="009F3611" w:rsidP="009F3611">
            <w:pPr>
              <w:pStyle w:val="XML1"/>
              <w:rPr>
                <w:ins w:id="29762" w:author="Thomas Dietz" w:date="2012-08-08T17:05:00Z"/>
                <w:rPrChange w:id="29763" w:author="Thomas Dietz" w:date="2012-08-10T13:22:00Z">
                  <w:rPr>
                    <w:ins w:id="29764" w:author="Thomas Dietz" w:date="2012-08-08T17:05:00Z"/>
                    <w:lang w:val="de-DE"/>
                  </w:rPr>
                </w:rPrChange>
              </w:rPr>
            </w:pPr>
          </w:p>
          <w:p w14:paraId="4A1720E5" w14:textId="77777777" w:rsidR="009F3611" w:rsidRPr="00B80901" w:rsidRDefault="009F3611" w:rsidP="009F3611">
            <w:pPr>
              <w:pStyle w:val="XML1"/>
              <w:rPr>
                <w:ins w:id="29765" w:author="Thomas Dietz" w:date="2012-08-08T17:05:00Z"/>
                <w:rPrChange w:id="29766" w:author="Thomas Dietz" w:date="2012-08-10T13:22:00Z">
                  <w:rPr>
                    <w:ins w:id="29767" w:author="Thomas Dietz" w:date="2012-08-08T17:05:00Z"/>
                    <w:lang w:val="de-DE"/>
                  </w:rPr>
                </w:rPrChange>
              </w:rPr>
            </w:pPr>
            <w:ins w:id="29768" w:author="Thomas Dietz" w:date="2012-08-08T17:05:00Z">
              <w:r w:rsidRPr="00B80901">
                <w:rPr>
                  <w:rPrChange w:id="29769" w:author="Thomas Dietz" w:date="2012-08-10T13:22:00Z">
                    <w:rPr>
                      <w:lang w:val="de-DE"/>
                    </w:rPr>
                  </w:rPrChange>
                </w:rPr>
                <w:t xml:space="preserve">      NETCONF &lt;edit-config&gt; operations MUST be implemented as </w:t>
              </w:r>
            </w:ins>
          </w:p>
          <w:p w14:paraId="7455D36B" w14:textId="77777777" w:rsidR="009F3611" w:rsidRPr="00B80901" w:rsidRDefault="009F3611" w:rsidP="009F3611">
            <w:pPr>
              <w:pStyle w:val="XML1"/>
              <w:rPr>
                <w:ins w:id="29770" w:author="Thomas Dietz" w:date="2012-08-08T17:05:00Z"/>
                <w:rPrChange w:id="29771" w:author="Thomas Dietz" w:date="2012-08-10T13:22:00Z">
                  <w:rPr>
                    <w:ins w:id="29772" w:author="Thomas Dietz" w:date="2012-08-08T17:05:00Z"/>
                    <w:lang w:val="de-DE"/>
                  </w:rPr>
                </w:rPrChange>
              </w:rPr>
            </w:pPr>
            <w:ins w:id="29773" w:author="Thomas Dietz" w:date="2012-08-08T17:05:00Z">
              <w:r w:rsidRPr="00B80901">
                <w:rPr>
                  <w:rPrChange w:id="29774" w:author="Thomas Dietz" w:date="2012-08-10T13:22:00Z">
                    <w:rPr>
                      <w:lang w:val="de-DE"/>
                    </w:rPr>
                  </w:rPrChange>
                </w:rPr>
                <w:t xml:space="preserve">      follows: </w:t>
              </w:r>
            </w:ins>
          </w:p>
          <w:p w14:paraId="1B9CB519" w14:textId="77777777" w:rsidR="009F3611" w:rsidRPr="00B80901" w:rsidRDefault="009F3611" w:rsidP="009F3611">
            <w:pPr>
              <w:pStyle w:val="XML1"/>
              <w:rPr>
                <w:ins w:id="29775" w:author="Thomas Dietz" w:date="2012-08-08T17:05:00Z"/>
                <w:rPrChange w:id="29776" w:author="Thomas Dietz" w:date="2012-08-10T13:22:00Z">
                  <w:rPr>
                    <w:ins w:id="29777" w:author="Thomas Dietz" w:date="2012-08-08T17:05:00Z"/>
                    <w:lang w:val="de-DE"/>
                  </w:rPr>
                </w:rPrChange>
              </w:rPr>
            </w:pPr>
          </w:p>
          <w:p w14:paraId="65DC31E8" w14:textId="77777777" w:rsidR="009F3611" w:rsidRPr="00B80901" w:rsidRDefault="009F3611" w:rsidP="009F3611">
            <w:pPr>
              <w:pStyle w:val="XML1"/>
              <w:rPr>
                <w:ins w:id="29778" w:author="Thomas Dietz" w:date="2012-08-08T17:05:00Z"/>
                <w:rPrChange w:id="29779" w:author="Thomas Dietz" w:date="2012-08-10T13:22:00Z">
                  <w:rPr>
                    <w:ins w:id="29780" w:author="Thomas Dietz" w:date="2012-08-08T17:05:00Z"/>
                    <w:lang w:val="de-DE"/>
                  </w:rPr>
                </w:rPrChange>
              </w:rPr>
            </w:pPr>
            <w:ins w:id="29781" w:author="Thomas Dietz" w:date="2012-08-08T17:05:00Z">
              <w:r w:rsidRPr="00B80901">
                <w:rPr>
                  <w:rPrChange w:id="29782" w:author="Thomas Dietz" w:date="2012-08-10T13:22:00Z">
                    <w:rPr>
                      <w:lang w:val="de-DE"/>
                    </w:rPr>
                  </w:rPrChange>
                </w:rPr>
                <w:t xml:space="preserve">      * The 'resource-id' element of OFResoureType MUST be present</w:t>
              </w:r>
            </w:ins>
          </w:p>
          <w:p w14:paraId="4B738977" w14:textId="77777777" w:rsidR="009F3611" w:rsidRPr="00B80901" w:rsidRDefault="009F3611" w:rsidP="009F3611">
            <w:pPr>
              <w:pStyle w:val="XML1"/>
              <w:rPr>
                <w:ins w:id="29783" w:author="Thomas Dietz" w:date="2012-08-08T17:05:00Z"/>
                <w:rPrChange w:id="29784" w:author="Thomas Dietz" w:date="2012-08-10T13:22:00Z">
                  <w:rPr>
                    <w:ins w:id="29785" w:author="Thomas Dietz" w:date="2012-08-08T17:05:00Z"/>
                    <w:lang w:val="de-DE"/>
                  </w:rPr>
                </w:rPrChange>
              </w:rPr>
            </w:pPr>
            <w:ins w:id="29786" w:author="Thomas Dietz" w:date="2012-08-08T17:05:00Z">
              <w:r w:rsidRPr="00B80901">
                <w:rPr>
                  <w:rPrChange w:id="29787" w:author="Thomas Dietz" w:date="2012-08-10T13:22:00Z">
                    <w:rPr>
                      <w:lang w:val="de-DE"/>
                    </w:rPr>
                  </w:rPrChange>
                </w:rPr>
                <w:t xml:space="preserve">        at all &lt;edit-config&gt; operations to identify the port.</w:t>
              </w:r>
            </w:ins>
          </w:p>
          <w:p w14:paraId="2A6D818F" w14:textId="77777777" w:rsidR="009F3611" w:rsidRPr="00B80901" w:rsidRDefault="009F3611" w:rsidP="009F3611">
            <w:pPr>
              <w:pStyle w:val="XML1"/>
              <w:rPr>
                <w:ins w:id="29788" w:author="Thomas Dietz" w:date="2012-08-08T17:05:00Z"/>
                <w:rPrChange w:id="29789" w:author="Thomas Dietz" w:date="2012-08-10T13:22:00Z">
                  <w:rPr>
                    <w:ins w:id="29790" w:author="Thomas Dietz" w:date="2012-08-08T17:05:00Z"/>
                    <w:lang w:val="de-DE"/>
                  </w:rPr>
                </w:rPrChange>
              </w:rPr>
            </w:pPr>
            <w:ins w:id="29791" w:author="Thomas Dietz" w:date="2012-08-08T17:05:00Z">
              <w:r w:rsidRPr="00B80901">
                <w:rPr>
                  <w:rPrChange w:id="29792" w:author="Thomas Dietz" w:date="2012-08-10T13:22:00Z">
                    <w:rPr>
                      <w:lang w:val="de-DE"/>
                    </w:rPr>
                  </w:rPrChange>
                </w:rPr>
                <w:t xml:space="preserve">      * If the operation is 'merge' or 'replace', the element is</w:t>
              </w:r>
            </w:ins>
          </w:p>
          <w:p w14:paraId="461010EF" w14:textId="77777777" w:rsidR="009F3611" w:rsidRPr="00B80901" w:rsidRDefault="009F3611" w:rsidP="009F3611">
            <w:pPr>
              <w:pStyle w:val="XML1"/>
              <w:rPr>
                <w:ins w:id="29793" w:author="Thomas Dietz" w:date="2012-08-08T17:05:00Z"/>
                <w:rPrChange w:id="29794" w:author="Thomas Dietz" w:date="2012-08-10T13:22:00Z">
                  <w:rPr>
                    <w:ins w:id="29795" w:author="Thomas Dietz" w:date="2012-08-08T17:05:00Z"/>
                    <w:lang w:val="de-DE"/>
                  </w:rPr>
                </w:rPrChange>
              </w:rPr>
            </w:pPr>
            <w:ins w:id="29796" w:author="Thomas Dietz" w:date="2012-08-08T17:05:00Z">
              <w:r w:rsidRPr="00B80901">
                <w:rPr>
                  <w:rPrChange w:id="29797" w:author="Thomas Dietz" w:date="2012-08-10T13:22:00Z">
                    <w:rPr>
                      <w:lang w:val="de-DE"/>
                    </w:rPr>
                  </w:rPrChange>
                </w:rPr>
                <w:t xml:space="preserve">        created if it does not exist, and its value is set to the</w:t>
              </w:r>
            </w:ins>
          </w:p>
          <w:p w14:paraId="71666D53" w14:textId="77777777" w:rsidR="009F3611" w:rsidRPr="00B80901" w:rsidRDefault="009F3611" w:rsidP="009F3611">
            <w:pPr>
              <w:pStyle w:val="XML1"/>
              <w:rPr>
                <w:ins w:id="29798" w:author="Thomas Dietz" w:date="2012-08-08T17:05:00Z"/>
                <w:rPrChange w:id="29799" w:author="Thomas Dietz" w:date="2012-08-10T13:22:00Z">
                  <w:rPr>
                    <w:ins w:id="29800" w:author="Thomas Dietz" w:date="2012-08-08T17:05:00Z"/>
                    <w:lang w:val="de-DE"/>
                  </w:rPr>
                </w:rPrChange>
              </w:rPr>
            </w:pPr>
            <w:ins w:id="29801" w:author="Thomas Dietz" w:date="2012-08-08T17:05:00Z">
              <w:r w:rsidRPr="00B80901">
                <w:rPr>
                  <w:rPrChange w:id="29802" w:author="Thomas Dietz" w:date="2012-08-10T13:22:00Z">
                    <w:rPr>
                      <w:lang w:val="de-DE"/>
                    </w:rPr>
                  </w:rPrChange>
                </w:rPr>
                <w:t xml:space="preserve">        value found in the XML RPC data.</w:t>
              </w:r>
            </w:ins>
          </w:p>
          <w:p w14:paraId="017CF474" w14:textId="77777777" w:rsidR="009F3611" w:rsidRPr="00B80901" w:rsidRDefault="009F3611" w:rsidP="009F3611">
            <w:pPr>
              <w:pStyle w:val="XML1"/>
              <w:rPr>
                <w:ins w:id="29803" w:author="Thomas Dietz" w:date="2012-08-08T17:05:00Z"/>
                <w:rPrChange w:id="29804" w:author="Thomas Dietz" w:date="2012-08-10T13:22:00Z">
                  <w:rPr>
                    <w:ins w:id="29805" w:author="Thomas Dietz" w:date="2012-08-08T17:05:00Z"/>
                    <w:lang w:val="de-DE"/>
                  </w:rPr>
                </w:rPrChange>
              </w:rPr>
            </w:pPr>
            <w:ins w:id="29806" w:author="Thomas Dietz" w:date="2012-08-08T17:05:00Z">
              <w:r w:rsidRPr="00B80901">
                <w:rPr>
                  <w:rPrChange w:id="29807" w:author="Thomas Dietz" w:date="2012-08-10T13:22:00Z">
                    <w:rPr>
                      <w:lang w:val="de-DE"/>
                    </w:rPr>
                  </w:rPrChange>
                </w:rPr>
                <w:t xml:space="preserve">      * If the operation is 'create', the element is created if it</w:t>
              </w:r>
            </w:ins>
          </w:p>
          <w:p w14:paraId="31BABDD0" w14:textId="77777777" w:rsidR="009F3611" w:rsidRPr="00B80901" w:rsidRDefault="009F3611" w:rsidP="009F3611">
            <w:pPr>
              <w:pStyle w:val="XML1"/>
              <w:rPr>
                <w:ins w:id="29808" w:author="Thomas Dietz" w:date="2012-08-08T17:05:00Z"/>
                <w:rPrChange w:id="29809" w:author="Thomas Dietz" w:date="2012-08-10T13:22:00Z">
                  <w:rPr>
                    <w:ins w:id="29810" w:author="Thomas Dietz" w:date="2012-08-08T17:05:00Z"/>
                    <w:lang w:val="de-DE"/>
                  </w:rPr>
                </w:rPrChange>
              </w:rPr>
            </w:pPr>
            <w:ins w:id="29811" w:author="Thomas Dietz" w:date="2012-08-08T17:05:00Z">
              <w:r w:rsidRPr="00B80901">
                <w:rPr>
                  <w:rPrChange w:id="29812" w:author="Thomas Dietz" w:date="2012-08-10T13:22:00Z">
                    <w:rPr>
                      <w:lang w:val="de-DE"/>
                    </w:rPr>
                  </w:rPrChange>
                </w:rPr>
                <w:t xml:space="preserve">        does not exist. If the element already exists, a</w:t>
              </w:r>
            </w:ins>
          </w:p>
          <w:p w14:paraId="6410ACD4" w14:textId="77777777" w:rsidR="009F3611" w:rsidRPr="00B80901" w:rsidRDefault="009F3611" w:rsidP="009F3611">
            <w:pPr>
              <w:pStyle w:val="XML1"/>
              <w:rPr>
                <w:ins w:id="29813" w:author="Thomas Dietz" w:date="2012-08-08T17:05:00Z"/>
                <w:rPrChange w:id="29814" w:author="Thomas Dietz" w:date="2012-08-10T13:22:00Z">
                  <w:rPr>
                    <w:ins w:id="29815" w:author="Thomas Dietz" w:date="2012-08-08T17:05:00Z"/>
                    <w:lang w:val="de-DE"/>
                  </w:rPr>
                </w:rPrChange>
              </w:rPr>
            </w:pPr>
            <w:ins w:id="29816" w:author="Thomas Dietz" w:date="2012-08-08T17:05:00Z">
              <w:r w:rsidRPr="00B80901">
                <w:rPr>
                  <w:rPrChange w:id="29817" w:author="Thomas Dietz" w:date="2012-08-10T13:22:00Z">
                    <w:rPr>
                      <w:lang w:val="de-DE"/>
                    </w:rPr>
                  </w:rPrChange>
                </w:rPr>
                <w:t xml:space="preserve">        'data</w:t>
              </w:r>
              <w:r w:rsidRPr="00B80901">
                <w:rPr>
                  <w:rFonts w:ascii="MS Mincho" w:eastAsia="MS Mincho" w:hAnsi="MS Mincho" w:cs="MS Mincho"/>
                  <w:rPrChange w:id="29818" w:author="Thomas Dietz" w:date="2012-08-10T13:22:00Z">
                    <w:rPr>
                      <w:rFonts w:ascii="MS Mincho" w:eastAsia="MS Mincho" w:hAnsi="MS Mincho" w:cs="MS Mincho"/>
                      <w:lang w:val="de-DE"/>
                    </w:rPr>
                  </w:rPrChange>
                </w:rPr>
                <w:t>‑</w:t>
              </w:r>
              <w:r w:rsidRPr="00B80901">
                <w:rPr>
                  <w:rPrChange w:id="29819" w:author="Thomas Dietz" w:date="2012-08-10T13:22:00Z">
                    <w:rPr>
                      <w:lang w:val="de-DE"/>
                    </w:rPr>
                  </w:rPrChange>
                </w:rPr>
                <w:t>exists' error is returned.</w:t>
              </w:r>
            </w:ins>
          </w:p>
          <w:p w14:paraId="6EC3254E" w14:textId="77777777" w:rsidR="009F3611" w:rsidRPr="00B80901" w:rsidRDefault="009F3611" w:rsidP="009F3611">
            <w:pPr>
              <w:pStyle w:val="XML1"/>
              <w:rPr>
                <w:ins w:id="29820" w:author="Thomas Dietz" w:date="2012-08-08T17:05:00Z"/>
                <w:rPrChange w:id="29821" w:author="Thomas Dietz" w:date="2012-08-10T13:22:00Z">
                  <w:rPr>
                    <w:ins w:id="29822" w:author="Thomas Dietz" w:date="2012-08-08T17:05:00Z"/>
                    <w:lang w:val="de-DE"/>
                  </w:rPr>
                </w:rPrChange>
              </w:rPr>
            </w:pPr>
            <w:ins w:id="29823" w:author="Thomas Dietz" w:date="2012-08-08T17:05:00Z">
              <w:r w:rsidRPr="00B80901">
                <w:rPr>
                  <w:rPrChange w:id="29824" w:author="Thomas Dietz" w:date="2012-08-10T13:22:00Z">
                    <w:rPr>
                      <w:lang w:val="de-DE"/>
                    </w:rPr>
                  </w:rPrChange>
                </w:rPr>
                <w:t xml:space="preserve">      * If the operation is 'delete', the element is deleted if it</w:t>
              </w:r>
            </w:ins>
          </w:p>
          <w:p w14:paraId="4F7B133A" w14:textId="77777777" w:rsidR="009F3611" w:rsidRPr="00B80901" w:rsidRDefault="009F3611" w:rsidP="009F3611">
            <w:pPr>
              <w:pStyle w:val="XML1"/>
              <w:rPr>
                <w:ins w:id="29825" w:author="Thomas Dietz" w:date="2012-08-08T17:05:00Z"/>
                <w:rPrChange w:id="29826" w:author="Thomas Dietz" w:date="2012-08-10T13:22:00Z">
                  <w:rPr>
                    <w:ins w:id="29827" w:author="Thomas Dietz" w:date="2012-08-08T17:05:00Z"/>
                    <w:lang w:val="de-DE"/>
                  </w:rPr>
                </w:rPrChange>
              </w:rPr>
            </w:pPr>
            <w:ins w:id="29828" w:author="Thomas Dietz" w:date="2012-08-08T17:05:00Z">
              <w:r w:rsidRPr="00B80901">
                <w:rPr>
                  <w:rPrChange w:id="29829" w:author="Thomas Dietz" w:date="2012-08-10T13:22:00Z">
                    <w:rPr>
                      <w:lang w:val="de-DE"/>
                    </w:rPr>
                  </w:rPrChange>
                </w:rPr>
                <w:t xml:space="preserve">        exists. If the element does not exist, a 'data</w:t>
              </w:r>
              <w:r w:rsidRPr="00B80901">
                <w:rPr>
                  <w:rFonts w:ascii="MS Mincho" w:eastAsia="MS Mincho" w:hAnsi="MS Mincho" w:cs="MS Mincho"/>
                  <w:rPrChange w:id="29830" w:author="Thomas Dietz" w:date="2012-08-10T13:22:00Z">
                    <w:rPr>
                      <w:rFonts w:ascii="MS Mincho" w:eastAsia="MS Mincho" w:hAnsi="MS Mincho" w:cs="MS Mincho"/>
                      <w:lang w:val="de-DE"/>
                    </w:rPr>
                  </w:rPrChange>
                </w:rPr>
                <w:t>‑</w:t>
              </w:r>
              <w:r w:rsidRPr="00B80901">
                <w:rPr>
                  <w:rPrChange w:id="29831" w:author="Thomas Dietz" w:date="2012-08-10T13:22:00Z">
                    <w:rPr>
                      <w:lang w:val="de-DE"/>
                    </w:rPr>
                  </w:rPrChange>
                </w:rPr>
                <w:t>missing'</w:t>
              </w:r>
            </w:ins>
          </w:p>
          <w:p w14:paraId="3F9D7582" w14:textId="77777777" w:rsidR="009F3611" w:rsidRPr="00B80901" w:rsidRDefault="009F3611" w:rsidP="009F3611">
            <w:pPr>
              <w:pStyle w:val="XML1"/>
              <w:rPr>
                <w:ins w:id="29832" w:author="Thomas Dietz" w:date="2012-08-08T17:05:00Z"/>
                <w:rPrChange w:id="29833" w:author="Thomas Dietz" w:date="2012-08-10T13:22:00Z">
                  <w:rPr>
                    <w:ins w:id="29834" w:author="Thomas Dietz" w:date="2012-08-08T17:05:00Z"/>
                    <w:lang w:val="de-DE"/>
                  </w:rPr>
                </w:rPrChange>
              </w:rPr>
            </w:pPr>
            <w:ins w:id="29835" w:author="Thomas Dietz" w:date="2012-08-08T17:05:00Z">
              <w:r w:rsidRPr="00B80901">
                <w:rPr>
                  <w:rPrChange w:id="29836" w:author="Thomas Dietz" w:date="2012-08-10T13:22:00Z">
                    <w:rPr>
                      <w:lang w:val="de-DE"/>
                    </w:rPr>
                  </w:rPrChange>
                </w:rPr>
                <w:t xml:space="preserve">        error is returned.";</w:t>
              </w:r>
            </w:ins>
          </w:p>
          <w:p w14:paraId="16B1C31D" w14:textId="77777777" w:rsidR="009F3611" w:rsidRPr="00B80901" w:rsidRDefault="009F3611" w:rsidP="009F3611">
            <w:pPr>
              <w:pStyle w:val="XML1"/>
              <w:rPr>
                <w:ins w:id="29837" w:author="Thomas Dietz" w:date="2012-08-08T17:05:00Z"/>
                <w:rPrChange w:id="29838" w:author="Thomas Dietz" w:date="2012-08-10T13:22:00Z">
                  <w:rPr>
                    <w:ins w:id="29839" w:author="Thomas Dietz" w:date="2012-08-08T17:05:00Z"/>
                    <w:lang w:val="de-DE"/>
                  </w:rPr>
                </w:rPrChange>
              </w:rPr>
            </w:pPr>
            <w:ins w:id="29840" w:author="Thomas Dietz" w:date="2012-08-08T17:05:00Z">
              <w:r w:rsidRPr="00B80901">
                <w:rPr>
                  <w:rPrChange w:id="29841" w:author="Thomas Dietz" w:date="2012-08-10T13:22:00Z">
                    <w:rPr>
                      <w:lang w:val="de-DE"/>
                    </w:rPr>
                  </w:rPrChange>
                </w:rPr>
                <w:t xml:space="preserve">    uses OFResourceType;</w:t>
              </w:r>
            </w:ins>
          </w:p>
          <w:p w14:paraId="3C96DC91" w14:textId="77777777" w:rsidR="009F3611" w:rsidRPr="00B80901" w:rsidRDefault="009F3611" w:rsidP="009F3611">
            <w:pPr>
              <w:pStyle w:val="XML1"/>
              <w:rPr>
                <w:ins w:id="29842" w:author="Thomas Dietz" w:date="2012-08-08T17:05:00Z"/>
                <w:rPrChange w:id="29843" w:author="Thomas Dietz" w:date="2012-08-10T13:22:00Z">
                  <w:rPr>
                    <w:ins w:id="29844" w:author="Thomas Dietz" w:date="2012-08-08T17:05:00Z"/>
                    <w:lang w:val="de-DE"/>
                  </w:rPr>
                </w:rPrChange>
              </w:rPr>
            </w:pPr>
            <w:ins w:id="29845" w:author="Thomas Dietz" w:date="2012-08-08T17:05:00Z">
              <w:r w:rsidRPr="00B80901">
                <w:rPr>
                  <w:rPrChange w:id="29846" w:author="Thomas Dietz" w:date="2012-08-10T13:22:00Z">
                    <w:rPr>
                      <w:lang w:val="de-DE"/>
                    </w:rPr>
                  </w:rPrChange>
                </w:rPr>
                <w:t xml:space="preserve">    leaf id {</w:t>
              </w:r>
            </w:ins>
          </w:p>
          <w:p w14:paraId="029886E3" w14:textId="77777777" w:rsidR="009F3611" w:rsidRPr="00B80901" w:rsidRDefault="009F3611" w:rsidP="009F3611">
            <w:pPr>
              <w:pStyle w:val="XML1"/>
              <w:rPr>
                <w:ins w:id="29847" w:author="Thomas Dietz" w:date="2012-08-08T17:05:00Z"/>
                <w:rPrChange w:id="29848" w:author="Thomas Dietz" w:date="2012-08-10T13:22:00Z">
                  <w:rPr>
                    <w:ins w:id="29849" w:author="Thomas Dietz" w:date="2012-08-08T17:05:00Z"/>
                    <w:lang w:val="de-DE"/>
                  </w:rPr>
                </w:rPrChange>
              </w:rPr>
            </w:pPr>
            <w:ins w:id="29850" w:author="Thomas Dietz" w:date="2012-08-08T17:05:00Z">
              <w:r w:rsidRPr="00B80901">
                <w:rPr>
                  <w:rPrChange w:id="29851" w:author="Thomas Dietz" w:date="2012-08-10T13:22:00Z">
                    <w:rPr>
                      <w:lang w:val="de-DE"/>
                    </w:rPr>
                  </w:rPrChange>
                </w:rPr>
                <w:t xml:space="preserve">      type uint64;</w:t>
              </w:r>
            </w:ins>
          </w:p>
          <w:p w14:paraId="307B6EA2" w14:textId="77777777" w:rsidR="009F3611" w:rsidRPr="00B80901" w:rsidRDefault="009F3611" w:rsidP="009F3611">
            <w:pPr>
              <w:pStyle w:val="XML1"/>
              <w:rPr>
                <w:ins w:id="29852" w:author="Thomas Dietz" w:date="2012-08-08T17:05:00Z"/>
                <w:rPrChange w:id="29853" w:author="Thomas Dietz" w:date="2012-08-10T13:22:00Z">
                  <w:rPr>
                    <w:ins w:id="29854" w:author="Thomas Dietz" w:date="2012-08-08T17:05:00Z"/>
                    <w:lang w:val="de-DE"/>
                  </w:rPr>
                </w:rPrChange>
              </w:rPr>
            </w:pPr>
            <w:ins w:id="29855" w:author="Thomas Dietz" w:date="2012-08-08T17:05:00Z">
              <w:r w:rsidRPr="00B80901">
                <w:rPr>
                  <w:rPrChange w:id="29856" w:author="Thomas Dietz" w:date="2012-08-10T13:22:00Z">
                    <w:rPr>
                      <w:lang w:val="de-DE"/>
                    </w:rPr>
                  </w:rPrChange>
                </w:rPr>
                <w:t xml:space="preserve">      mandatory true;</w:t>
              </w:r>
            </w:ins>
          </w:p>
          <w:p w14:paraId="0A50113A" w14:textId="77777777" w:rsidR="009F3611" w:rsidRPr="00B80901" w:rsidRDefault="009F3611" w:rsidP="009F3611">
            <w:pPr>
              <w:pStyle w:val="XML1"/>
              <w:rPr>
                <w:ins w:id="29857" w:author="Thomas Dietz" w:date="2012-08-08T17:05:00Z"/>
                <w:rPrChange w:id="29858" w:author="Thomas Dietz" w:date="2012-08-10T13:22:00Z">
                  <w:rPr>
                    <w:ins w:id="29859" w:author="Thomas Dietz" w:date="2012-08-08T17:05:00Z"/>
                    <w:lang w:val="de-DE"/>
                  </w:rPr>
                </w:rPrChange>
              </w:rPr>
            </w:pPr>
            <w:ins w:id="29860" w:author="Thomas Dietz" w:date="2012-08-08T17:05:00Z">
              <w:r w:rsidRPr="00B80901">
                <w:rPr>
                  <w:rPrChange w:id="29861" w:author="Thomas Dietz" w:date="2012-08-10T13:22:00Z">
                    <w:rPr>
                      <w:lang w:val="de-DE"/>
                    </w:rPr>
                  </w:rPrChange>
                </w:rPr>
                <w:t xml:space="preserve">      description "This id identifies the OpenFlow Queue to </w:t>
              </w:r>
            </w:ins>
          </w:p>
          <w:p w14:paraId="3CB1966B" w14:textId="77777777" w:rsidR="009F3611" w:rsidRPr="00B80901" w:rsidRDefault="009F3611" w:rsidP="009F3611">
            <w:pPr>
              <w:pStyle w:val="XML1"/>
              <w:rPr>
                <w:ins w:id="29862" w:author="Thomas Dietz" w:date="2012-08-08T17:05:00Z"/>
                <w:rPrChange w:id="29863" w:author="Thomas Dietz" w:date="2012-08-10T13:22:00Z">
                  <w:rPr>
                    <w:ins w:id="29864" w:author="Thomas Dietz" w:date="2012-08-08T17:05:00Z"/>
                    <w:lang w:val="de-DE"/>
                  </w:rPr>
                </w:rPrChange>
              </w:rPr>
            </w:pPr>
            <w:ins w:id="29865" w:author="Thomas Dietz" w:date="2012-08-08T17:05:00Z">
              <w:r w:rsidRPr="00B80901">
                <w:rPr>
                  <w:rPrChange w:id="29866" w:author="Thomas Dietz" w:date="2012-08-10T13:22:00Z">
                    <w:rPr>
                      <w:lang w:val="de-DE"/>
                    </w:rPr>
                  </w:rPrChange>
                </w:rPr>
                <w:t xml:space="preserve">        OpenFlow Controllers. It is assigned to an OpenFlow Queue </w:t>
              </w:r>
            </w:ins>
          </w:p>
          <w:p w14:paraId="03E45121" w14:textId="77777777" w:rsidR="009F3611" w:rsidRPr="00B80901" w:rsidRDefault="009F3611" w:rsidP="009F3611">
            <w:pPr>
              <w:pStyle w:val="XML1"/>
              <w:rPr>
                <w:ins w:id="29867" w:author="Thomas Dietz" w:date="2012-08-08T17:05:00Z"/>
                <w:rPrChange w:id="29868" w:author="Thomas Dietz" w:date="2012-08-10T13:22:00Z">
                  <w:rPr>
                    <w:ins w:id="29869" w:author="Thomas Dietz" w:date="2012-08-08T17:05:00Z"/>
                    <w:lang w:val="de-DE"/>
                  </w:rPr>
                </w:rPrChange>
              </w:rPr>
            </w:pPr>
            <w:ins w:id="29870" w:author="Thomas Dietz" w:date="2012-08-08T17:05:00Z">
              <w:r w:rsidRPr="00B80901">
                <w:rPr>
                  <w:rPrChange w:id="29871" w:author="Thomas Dietz" w:date="2012-08-10T13:22:00Z">
                    <w:rPr>
                      <w:lang w:val="de-DE"/>
                    </w:rPr>
                  </w:rPrChange>
                </w:rPr>
                <w:t xml:space="preserve">        latest when the OpenFlow Queue is associated with and</w:t>
              </w:r>
            </w:ins>
          </w:p>
          <w:p w14:paraId="690912B0" w14:textId="77777777" w:rsidR="009F3611" w:rsidRPr="00B80901" w:rsidRDefault="009F3611" w:rsidP="009F3611">
            <w:pPr>
              <w:pStyle w:val="XML1"/>
              <w:rPr>
                <w:ins w:id="29872" w:author="Thomas Dietz" w:date="2012-08-08T17:05:00Z"/>
                <w:rPrChange w:id="29873" w:author="Thomas Dietz" w:date="2012-08-10T13:22:00Z">
                  <w:rPr>
                    <w:ins w:id="29874" w:author="Thomas Dietz" w:date="2012-08-08T17:05:00Z"/>
                    <w:lang w:val="de-DE"/>
                  </w:rPr>
                </w:rPrChange>
              </w:rPr>
            </w:pPr>
            <w:ins w:id="29875" w:author="Thomas Dietz" w:date="2012-08-08T17:05:00Z">
              <w:r w:rsidRPr="00B80901">
                <w:rPr>
                  <w:rPrChange w:id="29876" w:author="Thomas Dietz" w:date="2012-08-10T13:22:00Z">
                    <w:rPr>
                      <w:lang w:val="de-DE"/>
                    </w:rPr>
                  </w:rPrChange>
                </w:rPr>
                <w:t xml:space="preserve">        OpenFlow Logical Switch.  If the OpenFlow Queue is</w:t>
              </w:r>
            </w:ins>
          </w:p>
          <w:p w14:paraId="1C1ED084" w14:textId="77777777" w:rsidR="009F3611" w:rsidRPr="00B80901" w:rsidRDefault="009F3611" w:rsidP="009F3611">
            <w:pPr>
              <w:pStyle w:val="XML1"/>
              <w:rPr>
                <w:ins w:id="29877" w:author="Thomas Dietz" w:date="2012-08-08T17:05:00Z"/>
                <w:rPrChange w:id="29878" w:author="Thomas Dietz" w:date="2012-08-10T13:22:00Z">
                  <w:rPr>
                    <w:ins w:id="29879" w:author="Thomas Dietz" w:date="2012-08-08T17:05:00Z"/>
                    <w:lang w:val="de-DE"/>
                  </w:rPr>
                </w:rPrChange>
              </w:rPr>
            </w:pPr>
            <w:ins w:id="29880" w:author="Thomas Dietz" w:date="2012-08-08T17:05:00Z">
              <w:r w:rsidRPr="00B80901">
                <w:rPr>
                  <w:rPrChange w:id="29881" w:author="Thomas Dietz" w:date="2012-08-10T13:22:00Z">
                    <w:rPr>
                      <w:lang w:val="de-DE"/>
                    </w:rPr>
                  </w:rPrChange>
                </w:rPr>
                <w:t xml:space="preserve">        associated with an OpenFlow Logical Switch, this element</w:t>
              </w:r>
            </w:ins>
          </w:p>
          <w:p w14:paraId="653224FA" w14:textId="77777777" w:rsidR="009F3611" w:rsidRPr="00B80901" w:rsidRDefault="009F3611" w:rsidP="009F3611">
            <w:pPr>
              <w:pStyle w:val="XML1"/>
              <w:rPr>
                <w:ins w:id="29882" w:author="Thomas Dietz" w:date="2012-08-08T17:05:00Z"/>
                <w:rPrChange w:id="29883" w:author="Thomas Dietz" w:date="2012-08-10T13:22:00Z">
                  <w:rPr>
                    <w:ins w:id="29884" w:author="Thomas Dietz" w:date="2012-08-08T17:05:00Z"/>
                    <w:lang w:val="de-DE"/>
                  </w:rPr>
                </w:rPrChange>
              </w:rPr>
            </w:pPr>
            <w:ins w:id="29885" w:author="Thomas Dietz" w:date="2012-08-08T17:05:00Z">
              <w:r w:rsidRPr="00B80901">
                <w:rPr>
                  <w:rPrChange w:id="29886" w:author="Thomas Dietz" w:date="2012-08-10T13:22:00Z">
                    <w:rPr>
                      <w:lang w:val="de-DE"/>
                    </w:rPr>
                  </w:rPrChange>
                </w:rPr>
                <w:t xml:space="preserve">        MUST be unique within the context of the OpenFlow Logical</w:t>
              </w:r>
            </w:ins>
          </w:p>
          <w:p w14:paraId="4FC18088" w14:textId="77777777" w:rsidR="009F3611" w:rsidRPr="00B80901" w:rsidRDefault="009F3611" w:rsidP="009F3611">
            <w:pPr>
              <w:pStyle w:val="XML1"/>
              <w:rPr>
                <w:ins w:id="29887" w:author="Thomas Dietz" w:date="2012-08-08T17:05:00Z"/>
                <w:rPrChange w:id="29888" w:author="Thomas Dietz" w:date="2012-08-10T13:22:00Z">
                  <w:rPr>
                    <w:ins w:id="29889" w:author="Thomas Dietz" w:date="2012-08-08T17:05:00Z"/>
                    <w:lang w:val="de-DE"/>
                  </w:rPr>
                </w:rPrChange>
              </w:rPr>
            </w:pPr>
            <w:ins w:id="29890" w:author="Thomas Dietz" w:date="2012-08-08T17:05:00Z">
              <w:r w:rsidRPr="00B80901">
                <w:rPr>
                  <w:rPrChange w:id="29891" w:author="Thomas Dietz" w:date="2012-08-10T13:22:00Z">
                    <w:rPr>
                      <w:lang w:val="de-DE"/>
                    </w:rPr>
                  </w:rPrChange>
                </w:rPr>
                <w:t xml:space="preserve">        Switch.  </w:t>
              </w:r>
            </w:ins>
          </w:p>
          <w:p w14:paraId="4D6CC8F5" w14:textId="77777777" w:rsidR="009F3611" w:rsidRPr="00B80901" w:rsidRDefault="009F3611" w:rsidP="009F3611">
            <w:pPr>
              <w:pStyle w:val="XML1"/>
              <w:rPr>
                <w:ins w:id="29892" w:author="Thomas Dietz" w:date="2012-08-08T17:05:00Z"/>
                <w:rPrChange w:id="29893" w:author="Thomas Dietz" w:date="2012-08-10T13:22:00Z">
                  <w:rPr>
                    <w:ins w:id="29894" w:author="Thomas Dietz" w:date="2012-08-08T17:05:00Z"/>
                    <w:lang w:val="de-DE"/>
                  </w:rPr>
                </w:rPrChange>
              </w:rPr>
            </w:pPr>
            <w:ins w:id="29895" w:author="Thomas Dietz" w:date="2012-08-08T17:05:00Z">
              <w:r w:rsidRPr="00B80901">
                <w:rPr>
                  <w:rPrChange w:id="29896" w:author="Thomas Dietz" w:date="2012-08-10T13:22:00Z">
                    <w:rPr>
                      <w:lang w:val="de-DE"/>
                    </w:rPr>
                  </w:rPrChange>
                </w:rPr>
                <w:t xml:space="preserve">      </w:t>
              </w:r>
            </w:ins>
          </w:p>
          <w:p w14:paraId="616639E4" w14:textId="77777777" w:rsidR="009F3611" w:rsidRPr="00B80901" w:rsidRDefault="009F3611" w:rsidP="009F3611">
            <w:pPr>
              <w:pStyle w:val="XML1"/>
              <w:rPr>
                <w:ins w:id="29897" w:author="Thomas Dietz" w:date="2012-08-08T17:05:00Z"/>
                <w:rPrChange w:id="29898" w:author="Thomas Dietz" w:date="2012-08-10T13:22:00Z">
                  <w:rPr>
                    <w:ins w:id="29899" w:author="Thomas Dietz" w:date="2012-08-08T17:05:00Z"/>
                    <w:lang w:val="de-DE"/>
                  </w:rPr>
                </w:rPrChange>
              </w:rPr>
            </w:pPr>
            <w:ins w:id="29900" w:author="Thomas Dietz" w:date="2012-08-08T17:05:00Z">
              <w:r w:rsidRPr="00B80901">
                <w:rPr>
                  <w:rPrChange w:id="29901" w:author="Thomas Dietz" w:date="2012-08-10T13:22:00Z">
                    <w:rPr>
                      <w:lang w:val="de-DE"/>
                    </w:rPr>
                  </w:rPrChange>
                </w:rPr>
                <w:t xml:space="preserve">        OpenFlow Capable Switch implementations may choose to</w:t>
              </w:r>
            </w:ins>
          </w:p>
          <w:p w14:paraId="29C7C655" w14:textId="77777777" w:rsidR="009F3611" w:rsidRPr="00B80901" w:rsidRDefault="009F3611" w:rsidP="009F3611">
            <w:pPr>
              <w:pStyle w:val="XML1"/>
              <w:rPr>
                <w:ins w:id="29902" w:author="Thomas Dietz" w:date="2012-08-08T17:05:00Z"/>
                <w:rPrChange w:id="29903" w:author="Thomas Dietz" w:date="2012-08-10T13:22:00Z">
                  <w:rPr>
                    <w:ins w:id="29904" w:author="Thomas Dietz" w:date="2012-08-08T17:05:00Z"/>
                    <w:lang w:val="de-DE"/>
                  </w:rPr>
                </w:rPrChange>
              </w:rPr>
            </w:pPr>
            <w:ins w:id="29905" w:author="Thomas Dietz" w:date="2012-08-08T17:05:00Z">
              <w:r w:rsidRPr="00B80901">
                <w:rPr>
                  <w:rPrChange w:id="29906" w:author="Thomas Dietz" w:date="2012-08-10T13:22:00Z">
                    <w:rPr>
                      <w:lang w:val="de-DE"/>
                    </w:rPr>
                  </w:rPrChange>
                </w:rPr>
                <w:t xml:space="preserve">        assign values to OpenFlow Queues that are unique within the</w:t>
              </w:r>
            </w:ins>
          </w:p>
          <w:p w14:paraId="701070EF" w14:textId="77777777" w:rsidR="009F3611" w:rsidRPr="00B80901" w:rsidRDefault="009F3611" w:rsidP="009F3611">
            <w:pPr>
              <w:pStyle w:val="XML1"/>
              <w:rPr>
                <w:ins w:id="29907" w:author="Thomas Dietz" w:date="2012-08-08T17:05:00Z"/>
                <w:rPrChange w:id="29908" w:author="Thomas Dietz" w:date="2012-08-10T13:22:00Z">
                  <w:rPr>
                    <w:ins w:id="29909" w:author="Thomas Dietz" w:date="2012-08-08T17:05:00Z"/>
                    <w:lang w:val="de-DE"/>
                  </w:rPr>
                </w:rPrChange>
              </w:rPr>
            </w:pPr>
            <w:ins w:id="29910" w:author="Thomas Dietz" w:date="2012-08-08T17:05:00Z">
              <w:r w:rsidRPr="00B80901">
                <w:rPr>
                  <w:rPrChange w:id="29911" w:author="Thomas Dietz" w:date="2012-08-10T13:22:00Z">
                    <w:rPr>
                      <w:lang w:val="de-DE"/>
                    </w:rPr>
                  </w:rPrChange>
                </w:rPr>
                <w:t xml:space="preserve">        context of the OpenFlow Logical Switch.  These id can be</w:t>
              </w:r>
            </w:ins>
          </w:p>
          <w:p w14:paraId="41C97AA8" w14:textId="77777777" w:rsidR="009F3611" w:rsidRPr="00B80901" w:rsidRDefault="009F3611" w:rsidP="009F3611">
            <w:pPr>
              <w:pStyle w:val="XML1"/>
              <w:rPr>
                <w:ins w:id="29912" w:author="Thomas Dietz" w:date="2012-08-08T17:05:00Z"/>
                <w:rPrChange w:id="29913" w:author="Thomas Dietz" w:date="2012-08-10T13:22:00Z">
                  <w:rPr>
                    <w:ins w:id="29914" w:author="Thomas Dietz" w:date="2012-08-08T17:05:00Z"/>
                    <w:lang w:val="de-DE"/>
                  </w:rPr>
                </w:rPrChange>
              </w:rPr>
            </w:pPr>
            <w:ins w:id="29915" w:author="Thomas Dietz" w:date="2012-08-08T17:05:00Z">
              <w:r w:rsidRPr="00B80901">
                <w:rPr>
                  <w:rPrChange w:id="29916" w:author="Thomas Dietz" w:date="2012-08-10T13:22:00Z">
                    <w:rPr>
                      <w:lang w:val="de-DE"/>
                    </w:rPr>
                  </w:rPrChange>
                </w:rPr>
                <w:t xml:space="preserve">        used independent of assignments to OpenFlow Logical</w:t>
              </w:r>
            </w:ins>
          </w:p>
          <w:p w14:paraId="69736635" w14:textId="77777777" w:rsidR="009F3611" w:rsidRPr="00B80901" w:rsidRDefault="009F3611" w:rsidP="009F3611">
            <w:pPr>
              <w:pStyle w:val="XML1"/>
              <w:rPr>
                <w:ins w:id="29917" w:author="Thomas Dietz" w:date="2012-08-08T17:05:00Z"/>
                <w:rPrChange w:id="29918" w:author="Thomas Dietz" w:date="2012-08-10T13:22:00Z">
                  <w:rPr>
                    <w:ins w:id="29919" w:author="Thomas Dietz" w:date="2012-08-08T17:05:00Z"/>
                    <w:lang w:val="de-DE"/>
                  </w:rPr>
                </w:rPrChange>
              </w:rPr>
            </w:pPr>
            <w:ins w:id="29920" w:author="Thomas Dietz" w:date="2012-08-08T17:05:00Z">
              <w:r w:rsidRPr="00B80901">
                <w:rPr>
                  <w:rPrChange w:id="29921" w:author="Thomas Dietz" w:date="2012-08-10T13:22:00Z">
                    <w:rPr>
                      <w:lang w:val="de-DE"/>
                    </w:rPr>
                  </w:rPrChange>
                </w:rPr>
                <w:t xml:space="preserve">        Switches. </w:t>
              </w:r>
            </w:ins>
          </w:p>
          <w:p w14:paraId="0B24DDAB" w14:textId="77777777" w:rsidR="009F3611" w:rsidRPr="00B80901" w:rsidRDefault="009F3611" w:rsidP="009F3611">
            <w:pPr>
              <w:pStyle w:val="XML1"/>
              <w:rPr>
                <w:ins w:id="29922" w:author="Thomas Dietz" w:date="2012-08-08T17:05:00Z"/>
                <w:rPrChange w:id="29923" w:author="Thomas Dietz" w:date="2012-08-10T13:22:00Z">
                  <w:rPr>
                    <w:ins w:id="29924" w:author="Thomas Dietz" w:date="2012-08-08T17:05:00Z"/>
                    <w:lang w:val="de-DE"/>
                  </w:rPr>
                </w:rPrChange>
              </w:rPr>
            </w:pPr>
            <w:ins w:id="29925" w:author="Thomas Dietz" w:date="2012-08-08T17:05:00Z">
              <w:r w:rsidRPr="00B80901">
                <w:rPr>
                  <w:rPrChange w:id="29926" w:author="Thomas Dietz" w:date="2012-08-10T13:22:00Z">
                    <w:rPr>
                      <w:lang w:val="de-DE"/>
                    </w:rPr>
                  </w:rPrChange>
                </w:rPr>
                <w:t xml:space="preserve">      </w:t>
              </w:r>
            </w:ins>
          </w:p>
          <w:p w14:paraId="20589781" w14:textId="77777777" w:rsidR="009F3611" w:rsidRPr="00B80901" w:rsidRDefault="009F3611" w:rsidP="009F3611">
            <w:pPr>
              <w:pStyle w:val="XML1"/>
              <w:rPr>
                <w:ins w:id="29927" w:author="Thomas Dietz" w:date="2012-08-08T17:05:00Z"/>
                <w:rPrChange w:id="29928" w:author="Thomas Dietz" w:date="2012-08-10T13:22:00Z">
                  <w:rPr>
                    <w:ins w:id="29929" w:author="Thomas Dietz" w:date="2012-08-08T17:05:00Z"/>
                    <w:lang w:val="de-DE"/>
                  </w:rPr>
                </w:rPrChange>
              </w:rPr>
            </w:pPr>
            <w:ins w:id="29930" w:author="Thomas Dietz" w:date="2012-08-08T17:05:00Z">
              <w:r w:rsidRPr="00B80901">
                <w:rPr>
                  <w:rPrChange w:id="29931" w:author="Thomas Dietz" w:date="2012-08-10T13:22:00Z">
                    <w:rPr>
                      <w:lang w:val="de-DE"/>
                    </w:rPr>
                  </w:rPrChange>
                </w:rPr>
                <w:lastRenderedPageBreak/>
                <w:t xml:space="preserve">        Other implementations may assign values to this element</w:t>
              </w:r>
            </w:ins>
          </w:p>
          <w:p w14:paraId="01B8F40D" w14:textId="77777777" w:rsidR="009F3611" w:rsidRPr="00B80901" w:rsidRDefault="009F3611" w:rsidP="009F3611">
            <w:pPr>
              <w:pStyle w:val="XML1"/>
              <w:rPr>
                <w:ins w:id="29932" w:author="Thomas Dietz" w:date="2012-08-08T17:05:00Z"/>
                <w:rPrChange w:id="29933" w:author="Thomas Dietz" w:date="2012-08-10T13:22:00Z">
                  <w:rPr>
                    <w:ins w:id="29934" w:author="Thomas Dietz" w:date="2012-08-08T17:05:00Z"/>
                    <w:lang w:val="de-DE"/>
                  </w:rPr>
                </w:rPrChange>
              </w:rPr>
            </w:pPr>
            <w:ins w:id="29935" w:author="Thomas Dietz" w:date="2012-08-08T17:05:00Z">
              <w:r w:rsidRPr="00B80901">
                <w:rPr>
                  <w:rPrChange w:id="29936" w:author="Thomas Dietz" w:date="2012-08-10T13:22:00Z">
                    <w:rPr>
                      <w:lang w:val="de-DE"/>
                    </w:rPr>
                  </w:rPrChange>
                </w:rPr>
                <w:t xml:space="preserve">        only if the OpenFlow Queue is assigned to an OpenFlow</w:t>
              </w:r>
            </w:ins>
          </w:p>
          <w:p w14:paraId="2F775570" w14:textId="77777777" w:rsidR="009F3611" w:rsidRPr="00B80901" w:rsidRDefault="009F3611" w:rsidP="009F3611">
            <w:pPr>
              <w:pStyle w:val="XML1"/>
              <w:rPr>
                <w:ins w:id="29937" w:author="Thomas Dietz" w:date="2012-08-08T17:05:00Z"/>
                <w:rPrChange w:id="29938" w:author="Thomas Dietz" w:date="2012-08-10T13:22:00Z">
                  <w:rPr>
                    <w:ins w:id="29939" w:author="Thomas Dietz" w:date="2012-08-08T17:05:00Z"/>
                    <w:lang w:val="de-DE"/>
                  </w:rPr>
                </w:rPrChange>
              </w:rPr>
            </w:pPr>
            <w:ins w:id="29940" w:author="Thomas Dietz" w:date="2012-08-08T17:05:00Z">
              <w:r w:rsidRPr="00B80901">
                <w:rPr>
                  <w:rPrChange w:id="29941" w:author="Thomas Dietz" w:date="2012-08-10T13:22:00Z">
                    <w:rPr>
                      <w:lang w:val="de-DE"/>
                    </w:rPr>
                  </w:rPrChange>
                </w:rPr>
                <w:t xml:space="preserve">        Logical Switch.  If no value is currently assigned to this</w:t>
              </w:r>
            </w:ins>
          </w:p>
          <w:p w14:paraId="101584CE" w14:textId="77777777" w:rsidR="009F3611" w:rsidRPr="00B80901" w:rsidRDefault="009F3611" w:rsidP="009F3611">
            <w:pPr>
              <w:pStyle w:val="XML1"/>
              <w:rPr>
                <w:ins w:id="29942" w:author="Thomas Dietz" w:date="2012-08-08T17:05:00Z"/>
                <w:rPrChange w:id="29943" w:author="Thomas Dietz" w:date="2012-08-10T13:22:00Z">
                  <w:rPr>
                    <w:ins w:id="29944" w:author="Thomas Dietz" w:date="2012-08-08T17:05:00Z"/>
                    <w:lang w:val="de-DE"/>
                  </w:rPr>
                </w:rPrChange>
              </w:rPr>
            </w:pPr>
            <w:ins w:id="29945" w:author="Thomas Dietz" w:date="2012-08-08T17:05:00Z">
              <w:r w:rsidRPr="00B80901">
                <w:rPr>
                  <w:rPrChange w:id="29946" w:author="Thomas Dietz" w:date="2012-08-10T13:22:00Z">
                    <w:rPr>
                      <w:lang w:val="de-DE"/>
                    </w:rPr>
                  </w:rPrChange>
                </w:rPr>
                <w:t xml:space="preserve">        element then this element MUST NOT be included in replies</w:t>
              </w:r>
            </w:ins>
          </w:p>
          <w:p w14:paraId="24949885" w14:textId="77777777" w:rsidR="009F3611" w:rsidRPr="00B80901" w:rsidRDefault="009F3611" w:rsidP="009F3611">
            <w:pPr>
              <w:pStyle w:val="XML1"/>
              <w:rPr>
                <w:ins w:id="29947" w:author="Thomas Dietz" w:date="2012-08-08T17:05:00Z"/>
                <w:rPrChange w:id="29948" w:author="Thomas Dietz" w:date="2012-08-10T13:22:00Z">
                  <w:rPr>
                    <w:ins w:id="29949" w:author="Thomas Dietz" w:date="2012-08-08T17:05:00Z"/>
                    <w:lang w:val="de-DE"/>
                  </w:rPr>
                </w:rPrChange>
              </w:rPr>
            </w:pPr>
            <w:ins w:id="29950" w:author="Thomas Dietz" w:date="2012-08-08T17:05:00Z">
              <w:r w:rsidRPr="00B80901">
                <w:rPr>
                  <w:rPrChange w:id="29951" w:author="Thomas Dietz" w:date="2012-08-10T13:22:00Z">
                    <w:rPr>
                      <w:lang w:val="de-DE"/>
                    </w:rPr>
                  </w:rPrChange>
                </w:rPr>
                <w:t xml:space="preserve">        to NETCONF &lt;get&gt; requests. Since this element is not</w:t>
              </w:r>
            </w:ins>
          </w:p>
          <w:p w14:paraId="73ABFD4E" w14:textId="77777777" w:rsidR="009F3611" w:rsidRPr="00B80901" w:rsidRDefault="009F3611" w:rsidP="009F3611">
            <w:pPr>
              <w:pStyle w:val="XML1"/>
              <w:rPr>
                <w:ins w:id="29952" w:author="Thomas Dietz" w:date="2012-08-08T17:05:00Z"/>
                <w:rPrChange w:id="29953" w:author="Thomas Dietz" w:date="2012-08-10T13:22:00Z">
                  <w:rPr>
                    <w:ins w:id="29954" w:author="Thomas Dietz" w:date="2012-08-08T17:05:00Z"/>
                    <w:lang w:val="de-DE"/>
                  </w:rPr>
                </w:rPrChange>
              </w:rPr>
            </w:pPr>
            <w:ins w:id="29955" w:author="Thomas Dietz" w:date="2012-08-08T17:05:00Z">
              <w:r w:rsidRPr="00B80901">
                <w:rPr>
                  <w:rPrChange w:id="29956" w:author="Thomas Dietz" w:date="2012-08-10T13:22:00Z">
                    <w:rPr>
                      <w:lang w:val="de-DE"/>
                    </w:rPr>
                  </w:rPrChange>
                </w:rPr>
                <w:t xml:space="preserve">        configurable with the NETCONF protocol it MUST NOT be</w:t>
              </w:r>
            </w:ins>
          </w:p>
          <w:p w14:paraId="2821951F" w14:textId="77777777" w:rsidR="009F3611" w:rsidRPr="00B80901" w:rsidRDefault="009F3611" w:rsidP="009F3611">
            <w:pPr>
              <w:pStyle w:val="XML1"/>
              <w:rPr>
                <w:ins w:id="29957" w:author="Thomas Dietz" w:date="2012-08-08T17:05:00Z"/>
                <w:rPrChange w:id="29958" w:author="Thomas Dietz" w:date="2012-08-10T13:22:00Z">
                  <w:rPr>
                    <w:ins w:id="29959" w:author="Thomas Dietz" w:date="2012-08-08T17:05:00Z"/>
                    <w:lang w:val="de-DE"/>
                  </w:rPr>
                </w:rPrChange>
              </w:rPr>
            </w:pPr>
            <w:ins w:id="29960" w:author="Thomas Dietz" w:date="2012-08-08T17:05:00Z">
              <w:r w:rsidRPr="00B80901">
                <w:rPr>
                  <w:rPrChange w:id="29961" w:author="Thomas Dietz" w:date="2012-08-10T13:22:00Z">
                    <w:rPr>
                      <w:lang w:val="de-DE"/>
                    </w:rPr>
                  </w:rPrChange>
                </w:rPr>
                <w:t xml:space="preserve">        included in replies to NETCONF &lt;get-config&gt; requests.";</w:t>
              </w:r>
            </w:ins>
          </w:p>
          <w:p w14:paraId="2B627C70" w14:textId="77777777" w:rsidR="009F3611" w:rsidRPr="00B80901" w:rsidRDefault="009F3611" w:rsidP="009F3611">
            <w:pPr>
              <w:pStyle w:val="XML1"/>
              <w:rPr>
                <w:ins w:id="29962" w:author="Thomas Dietz" w:date="2012-08-08T17:05:00Z"/>
                <w:rPrChange w:id="29963" w:author="Thomas Dietz" w:date="2012-08-10T13:22:00Z">
                  <w:rPr>
                    <w:ins w:id="29964" w:author="Thomas Dietz" w:date="2012-08-08T17:05:00Z"/>
                    <w:lang w:val="de-DE"/>
                  </w:rPr>
                </w:rPrChange>
              </w:rPr>
            </w:pPr>
            <w:ins w:id="29965" w:author="Thomas Dietz" w:date="2012-08-08T17:05:00Z">
              <w:r w:rsidRPr="00B80901">
                <w:rPr>
                  <w:rPrChange w:id="29966" w:author="Thomas Dietz" w:date="2012-08-10T13:22:00Z">
                    <w:rPr>
                      <w:lang w:val="de-DE"/>
                    </w:rPr>
                  </w:rPrChange>
                </w:rPr>
                <w:t xml:space="preserve">    }</w:t>
              </w:r>
            </w:ins>
          </w:p>
          <w:p w14:paraId="7C4C94AC" w14:textId="77777777" w:rsidR="009F3611" w:rsidRPr="00B80901" w:rsidRDefault="009F3611" w:rsidP="009F3611">
            <w:pPr>
              <w:pStyle w:val="XML1"/>
              <w:rPr>
                <w:ins w:id="29967" w:author="Thomas Dietz" w:date="2012-08-08T17:05:00Z"/>
                <w:rPrChange w:id="29968" w:author="Thomas Dietz" w:date="2012-08-10T13:22:00Z">
                  <w:rPr>
                    <w:ins w:id="29969" w:author="Thomas Dietz" w:date="2012-08-08T17:05:00Z"/>
                    <w:lang w:val="de-DE"/>
                  </w:rPr>
                </w:rPrChange>
              </w:rPr>
            </w:pPr>
            <w:ins w:id="29970" w:author="Thomas Dietz" w:date="2012-08-08T17:05:00Z">
              <w:r w:rsidRPr="00B80901">
                <w:rPr>
                  <w:rPrChange w:id="29971" w:author="Thomas Dietz" w:date="2012-08-10T13:22:00Z">
                    <w:rPr>
                      <w:lang w:val="de-DE"/>
                    </w:rPr>
                  </w:rPrChange>
                </w:rPr>
                <w:t xml:space="preserve">    leaf port {</w:t>
              </w:r>
            </w:ins>
          </w:p>
          <w:p w14:paraId="20F08F56" w14:textId="77777777" w:rsidR="009F3611" w:rsidRPr="00B80901" w:rsidRDefault="009F3611" w:rsidP="009F3611">
            <w:pPr>
              <w:pStyle w:val="XML1"/>
              <w:rPr>
                <w:ins w:id="29972" w:author="Thomas Dietz" w:date="2012-08-08T17:05:00Z"/>
                <w:rPrChange w:id="29973" w:author="Thomas Dietz" w:date="2012-08-10T13:22:00Z">
                  <w:rPr>
                    <w:ins w:id="29974" w:author="Thomas Dietz" w:date="2012-08-08T17:05:00Z"/>
                    <w:lang w:val="de-DE"/>
                  </w:rPr>
                </w:rPrChange>
              </w:rPr>
            </w:pPr>
            <w:ins w:id="29975" w:author="Thomas Dietz" w:date="2012-08-08T17:05:00Z">
              <w:r w:rsidRPr="00B80901">
                <w:rPr>
                  <w:rPrChange w:id="29976" w:author="Thomas Dietz" w:date="2012-08-10T13:22:00Z">
                    <w:rPr>
                      <w:lang w:val="de-DE"/>
                    </w:rPr>
                  </w:rPrChange>
                </w:rPr>
                <w:t xml:space="preserve">      type leafref {</w:t>
              </w:r>
            </w:ins>
          </w:p>
          <w:p w14:paraId="47B78BAA" w14:textId="77777777" w:rsidR="009F3611" w:rsidRPr="00B80901" w:rsidRDefault="009F3611" w:rsidP="009F3611">
            <w:pPr>
              <w:pStyle w:val="XML1"/>
              <w:rPr>
                <w:ins w:id="29977" w:author="Thomas Dietz" w:date="2012-08-08T17:05:00Z"/>
                <w:rPrChange w:id="29978" w:author="Thomas Dietz" w:date="2012-08-10T13:22:00Z">
                  <w:rPr>
                    <w:ins w:id="29979" w:author="Thomas Dietz" w:date="2012-08-08T17:05:00Z"/>
                    <w:lang w:val="de-DE"/>
                  </w:rPr>
                </w:rPrChange>
              </w:rPr>
            </w:pPr>
            <w:ins w:id="29980" w:author="Thomas Dietz" w:date="2012-08-08T17:05:00Z">
              <w:r w:rsidRPr="00B80901">
                <w:rPr>
                  <w:rPrChange w:id="29981" w:author="Thomas Dietz" w:date="2012-08-10T13:22:00Z">
                    <w:rPr>
                      <w:lang w:val="de-DE"/>
                    </w:rPr>
                  </w:rPrChange>
                </w:rPr>
                <w:t xml:space="preserve">        path "/capable-switch/resources/port/resource-id";</w:t>
              </w:r>
            </w:ins>
          </w:p>
          <w:p w14:paraId="6775E627" w14:textId="77777777" w:rsidR="009F3611" w:rsidRPr="00B80901" w:rsidRDefault="009F3611" w:rsidP="009F3611">
            <w:pPr>
              <w:pStyle w:val="XML1"/>
              <w:rPr>
                <w:ins w:id="29982" w:author="Thomas Dietz" w:date="2012-08-08T17:05:00Z"/>
                <w:rPrChange w:id="29983" w:author="Thomas Dietz" w:date="2012-08-10T13:22:00Z">
                  <w:rPr>
                    <w:ins w:id="29984" w:author="Thomas Dietz" w:date="2012-08-08T17:05:00Z"/>
                    <w:lang w:val="de-DE"/>
                  </w:rPr>
                </w:rPrChange>
              </w:rPr>
            </w:pPr>
            <w:ins w:id="29985" w:author="Thomas Dietz" w:date="2012-08-08T17:05:00Z">
              <w:r w:rsidRPr="00B80901">
                <w:rPr>
                  <w:rPrChange w:id="29986" w:author="Thomas Dietz" w:date="2012-08-10T13:22:00Z">
                    <w:rPr>
                      <w:lang w:val="de-DE"/>
                    </w:rPr>
                  </w:rPrChange>
                </w:rPr>
                <w:t xml:space="preserve">      }</w:t>
              </w:r>
            </w:ins>
          </w:p>
          <w:p w14:paraId="310B4780" w14:textId="77777777" w:rsidR="009F3611" w:rsidRPr="00B80901" w:rsidRDefault="009F3611" w:rsidP="009F3611">
            <w:pPr>
              <w:pStyle w:val="XML1"/>
              <w:rPr>
                <w:ins w:id="29987" w:author="Thomas Dietz" w:date="2012-08-08T17:05:00Z"/>
                <w:rPrChange w:id="29988" w:author="Thomas Dietz" w:date="2012-08-10T13:22:00Z">
                  <w:rPr>
                    <w:ins w:id="29989" w:author="Thomas Dietz" w:date="2012-08-08T17:05:00Z"/>
                    <w:lang w:val="de-DE"/>
                  </w:rPr>
                </w:rPrChange>
              </w:rPr>
            </w:pPr>
            <w:ins w:id="29990" w:author="Thomas Dietz" w:date="2012-08-08T17:05:00Z">
              <w:r w:rsidRPr="00B80901">
                <w:rPr>
                  <w:rPrChange w:id="29991" w:author="Thomas Dietz" w:date="2012-08-10T13:22:00Z">
                    <w:rPr>
                      <w:lang w:val="de-DE"/>
                    </w:rPr>
                  </w:rPrChange>
                </w:rPr>
                <w:t xml:space="preserve">      description "Reference to port resources in the Capable</w:t>
              </w:r>
            </w:ins>
          </w:p>
          <w:p w14:paraId="18C2D178" w14:textId="77777777" w:rsidR="009F3611" w:rsidRPr="00B80901" w:rsidRDefault="009F3611" w:rsidP="009F3611">
            <w:pPr>
              <w:pStyle w:val="XML1"/>
              <w:rPr>
                <w:ins w:id="29992" w:author="Thomas Dietz" w:date="2012-08-08T17:05:00Z"/>
                <w:rPrChange w:id="29993" w:author="Thomas Dietz" w:date="2012-08-10T13:22:00Z">
                  <w:rPr>
                    <w:ins w:id="29994" w:author="Thomas Dietz" w:date="2012-08-08T17:05:00Z"/>
                    <w:lang w:val="de-DE"/>
                  </w:rPr>
                </w:rPrChange>
              </w:rPr>
            </w:pPr>
            <w:ins w:id="29995" w:author="Thomas Dietz" w:date="2012-08-08T17:05:00Z">
              <w:r w:rsidRPr="00B80901">
                <w:rPr>
                  <w:rPrChange w:id="29996" w:author="Thomas Dietz" w:date="2012-08-10T13:22:00Z">
                    <w:rPr>
                      <w:lang w:val="de-DE"/>
                    </w:rPr>
                  </w:rPrChange>
                </w:rPr>
                <w:t xml:space="preserve">        Switch.</w:t>
              </w:r>
            </w:ins>
          </w:p>
          <w:p w14:paraId="04EAA584" w14:textId="77777777" w:rsidR="009F3611" w:rsidRPr="00B80901" w:rsidRDefault="009F3611" w:rsidP="009F3611">
            <w:pPr>
              <w:pStyle w:val="XML1"/>
              <w:rPr>
                <w:ins w:id="29997" w:author="Thomas Dietz" w:date="2012-08-08T17:05:00Z"/>
                <w:rPrChange w:id="29998" w:author="Thomas Dietz" w:date="2012-08-10T13:22:00Z">
                  <w:rPr>
                    <w:ins w:id="29999" w:author="Thomas Dietz" w:date="2012-08-08T17:05:00Z"/>
                    <w:lang w:val="de-DE"/>
                  </w:rPr>
                </w:rPrChange>
              </w:rPr>
            </w:pPr>
            <w:ins w:id="30000" w:author="Thomas Dietz" w:date="2012-08-08T17:05:00Z">
              <w:r w:rsidRPr="00B80901">
                <w:rPr>
                  <w:rPrChange w:id="30001" w:author="Thomas Dietz" w:date="2012-08-10T13:22:00Z">
                    <w:rPr>
                      <w:lang w:val="de-DE"/>
                    </w:rPr>
                  </w:rPrChange>
                </w:rPr>
                <w:t xml:space="preserve">      </w:t>
              </w:r>
            </w:ins>
          </w:p>
          <w:p w14:paraId="38DC5FEB" w14:textId="77777777" w:rsidR="009F3611" w:rsidRPr="00B80901" w:rsidRDefault="009F3611" w:rsidP="009F3611">
            <w:pPr>
              <w:pStyle w:val="XML1"/>
              <w:rPr>
                <w:ins w:id="30002" w:author="Thomas Dietz" w:date="2012-08-08T17:05:00Z"/>
                <w:rPrChange w:id="30003" w:author="Thomas Dietz" w:date="2012-08-10T13:22:00Z">
                  <w:rPr>
                    <w:ins w:id="30004" w:author="Thomas Dietz" w:date="2012-08-08T17:05:00Z"/>
                    <w:lang w:val="de-DE"/>
                  </w:rPr>
                </w:rPrChange>
              </w:rPr>
            </w:pPr>
            <w:ins w:id="30005" w:author="Thomas Dietz" w:date="2012-08-08T17:05:00Z">
              <w:r w:rsidRPr="00B80901">
                <w:rPr>
                  <w:rPrChange w:id="30006" w:author="Thomas Dietz" w:date="2012-08-10T13:22:00Z">
                    <w:rPr>
                      <w:lang w:val="de-DE"/>
                    </w:rPr>
                  </w:rPrChange>
                </w:rPr>
                <w:t xml:space="preserve">        This element associates an OpenFlow Queue with an OpenFlow </w:t>
              </w:r>
            </w:ins>
          </w:p>
          <w:p w14:paraId="79587F3A" w14:textId="77777777" w:rsidR="009F3611" w:rsidRPr="00B80901" w:rsidRDefault="009F3611" w:rsidP="009F3611">
            <w:pPr>
              <w:pStyle w:val="XML1"/>
              <w:rPr>
                <w:ins w:id="30007" w:author="Thomas Dietz" w:date="2012-08-08T17:05:00Z"/>
                <w:rPrChange w:id="30008" w:author="Thomas Dietz" w:date="2012-08-10T13:22:00Z">
                  <w:rPr>
                    <w:ins w:id="30009" w:author="Thomas Dietz" w:date="2012-08-08T17:05:00Z"/>
                    <w:lang w:val="de-DE"/>
                  </w:rPr>
                </w:rPrChange>
              </w:rPr>
            </w:pPr>
            <w:ins w:id="30010" w:author="Thomas Dietz" w:date="2012-08-08T17:05:00Z">
              <w:r w:rsidRPr="00B80901">
                <w:rPr>
                  <w:rPrChange w:id="30011" w:author="Thomas Dietz" w:date="2012-08-10T13:22:00Z">
                    <w:rPr>
                      <w:lang w:val="de-DE"/>
                    </w:rPr>
                  </w:rPrChange>
                </w:rPr>
                <w:t xml:space="preserve">        Port. If the OpenFlow Queue is associated with an OpenFlow </w:t>
              </w:r>
            </w:ins>
          </w:p>
          <w:p w14:paraId="5315D180" w14:textId="77777777" w:rsidR="009F3611" w:rsidRPr="00B80901" w:rsidRDefault="009F3611" w:rsidP="009F3611">
            <w:pPr>
              <w:pStyle w:val="XML1"/>
              <w:rPr>
                <w:ins w:id="30012" w:author="Thomas Dietz" w:date="2012-08-08T17:05:00Z"/>
                <w:rPrChange w:id="30013" w:author="Thomas Dietz" w:date="2012-08-10T13:22:00Z">
                  <w:rPr>
                    <w:ins w:id="30014" w:author="Thomas Dietz" w:date="2012-08-08T17:05:00Z"/>
                    <w:lang w:val="de-DE"/>
                  </w:rPr>
                </w:rPrChange>
              </w:rPr>
            </w:pPr>
            <w:ins w:id="30015" w:author="Thomas Dietz" w:date="2012-08-08T17:05:00Z">
              <w:r w:rsidRPr="00B80901">
                <w:rPr>
                  <w:rPrChange w:id="30016" w:author="Thomas Dietz" w:date="2012-08-10T13:22:00Z">
                    <w:rPr>
                      <w:lang w:val="de-DE"/>
                    </w:rPr>
                  </w:rPrChange>
                </w:rPr>
                <w:t xml:space="preserve">        Logical Switch S and this element is present, then it MUST </w:t>
              </w:r>
            </w:ins>
          </w:p>
          <w:p w14:paraId="0712F7E4" w14:textId="77777777" w:rsidR="009F3611" w:rsidRPr="00B80901" w:rsidRDefault="009F3611" w:rsidP="009F3611">
            <w:pPr>
              <w:pStyle w:val="XML1"/>
              <w:rPr>
                <w:ins w:id="30017" w:author="Thomas Dietz" w:date="2012-08-08T17:05:00Z"/>
                <w:rPrChange w:id="30018" w:author="Thomas Dietz" w:date="2012-08-10T13:22:00Z">
                  <w:rPr>
                    <w:ins w:id="30019" w:author="Thomas Dietz" w:date="2012-08-08T17:05:00Z"/>
                    <w:lang w:val="de-DE"/>
                  </w:rPr>
                </w:rPrChange>
              </w:rPr>
            </w:pPr>
            <w:ins w:id="30020" w:author="Thomas Dietz" w:date="2012-08-08T17:05:00Z">
              <w:r w:rsidRPr="00B80901">
                <w:rPr>
                  <w:rPrChange w:id="30021" w:author="Thomas Dietz" w:date="2012-08-10T13:22:00Z">
                    <w:rPr>
                      <w:lang w:val="de-DE"/>
                    </w:rPr>
                  </w:rPrChange>
                </w:rPr>
                <w:t xml:space="preserve">        be set to the value of element resource-id of an OpenFlow</w:t>
              </w:r>
            </w:ins>
          </w:p>
          <w:p w14:paraId="7DBC97E0" w14:textId="77777777" w:rsidR="009F3611" w:rsidRPr="00B80901" w:rsidRDefault="009F3611" w:rsidP="009F3611">
            <w:pPr>
              <w:pStyle w:val="XML1"/>
              <w:rPr>
                <w:ins w:id="30022" w:author="Thomas Dietz" w:date="2012-08-08T17:05:00Z"/>
                <w:rPrChange w:id="30023" w:author="Thomas Dietz" w:date="2012-08-10T13:22:00Z">
                  <w:rPr>
                    <w:ins w:id="30024" w:author="Thomas Dietz" w:date="2012-08-08T17:05:00Z"/>
                    <w:lang w:val="de-DE"/>
                  </w:rPr>
                </w:rPrChange>
              </w:rPr>
            </w:pPr>
            <w:ins w:id="30025" w:author="Thomas Dietz" w:date="2012-08-08T17:05:00Z">
              <w:r w:rsidRPr="00B80901">
                <w:rPr>
                  <w:rPrChange w:id="30026" w:author="Thomas Dietz" w:date="2012-08-10T13:22:00Z">
                    <w:rPr>
                      <w:lang w:val="de-DE"/>
                    </w:rPr>
                  </w:rPrChange>
                </w:rPr>
                <w:t xml:space="preserve">        Port which is associated with the OpenFlow Logical Switch</w:t>
              </w:r>
            </w:ins>
          </w:p>
          <w:p w14:paraId="471B7977" w14:textId="77777777" w:rsidR="009F3611" w:rsidRPr="00B80901" w:rsidRDefault="009F3611" w:rsidP="009F3611">
            <w:pPr>
              <w:pStyle w:val="XML1"/>
              <w:rPr>
                <w:ins w:id="30027" w:author="Thomas Dietz" w:date="2012-08-08T17:05:00Z"/>
                <w:rPrChange w:id="30028" w:author="Thomas Dietz" w:date="2012-08-10T13:22:00Z">
                  <w:rPr>
                    <w:ins w:id="30029" w:author="Thomas Dietz" w:date="2012-08-08T17:05:00Z"/>
                    <w:lang w:val="de-DE"/>
                  </w:rPr>
                </w:rPrChange>
              </w:rPr>
            </w:pPr>
            <w:ins w:id="30030" w:author="Thomas Dietz" w:date="2012-08-08T17:05:00Z">
              <w:r w:rsidRPr="00B80901">
                <w:rPr>
                  <w:rPrChange w:id="30031" w:author="Thomas Dietz" w:date="2012-08-10T13:22:00Z">
                    <w:rPr>
                      <w:lang w:val="de-DE"/>
                    </w:rPr>
                  </w:rPrChange>
                </w:rPr>
                <w:t xml:space="preserve">        S.</w:t>
              </w:r>
            </w:ins>
          </w:p>
          <w:p w14:paraId="040FA546" w14:textId="77777777" w:rsidR="009F3611" w:rsidRPr="00B80901" w:rsidRDefault="009F3611" w:rsidP="009F3611">
            <w:pPr>
              <w:pStyle w:val="XML1"/>
              <w:rPr>
                <w:ins w:id="30032" w:author="Thomas Dietz" w:date="2012-08-08T17:05:00Z"/>
                <w:rPrChange w:id="30033" w:author="Thomas Dietz" w:date="2012-08-10T13:22:00Z">
                  <w:rPr>
                    <w:ins w:id="30034" w:author="Thomas Dietz" w:date="2012-08-08T17:05:00Z"/>
                    <w:lang w:val="de-DE"/>
                  </w:rPr>
                </w:rPrChange>
              </w:rPr>
            </w:pPr>
          </w:p>
          <w:p w14:paraId="67441624" w14:textId="77777777" w:rsidR="009F3611" w:rsidRPr="00B80901" w:rsidRDefault="009F3611" w:rsidP="009F3611">
            <w:pPr>
              <w:pStyle w:val="XML1"/>
              <w:rPr>
                <w:ins w:id="30035" w:author="Thomas Dietz" w:date="2012-08-08T17:05:00Z"/>
                <w:rPrChange w:id="30036" w:author="Thomas Dietz" w:date="2012-08-10T13:22:00Z">
                  <w:rPr>
                    <w:ins w:id="30037" w:author="Thomas Dietz" w:date="2012-08-08T17:05:00Z"/>
                    <w:lang w:val="de-DE"/>
                  </w:rPr>
                </w:rPrChange>
              </w:rPr>
            </w:pPr>
            <w:ins w:id="30038" w:author="Thomas Dietz" w:date="2012-08-08T17:05:00Z">
              <w:r w:rsidRPr="00B80901">
                <w:rPr>
                  <w:rPrChange w:id="30039" w:author="Thomas Dietz" w:date="2012-08-10T13:22:00Z">
                    <w:rPr>
                      <w:lang w:val="de-DE"/>
                    </w:rPr>
                  </w:rPrChange>
                </w:rPr>
                <w:t xml:space="preserve">        The element MUST refer to an element at the following path:</w:t>
              </w:r>
            </w:ins>
          </w:p>
          <w:p w14:paraId="3A124742" w14:textId="77777777" w:rsidR="009F3611" w:rsidRPr="00B80901" w:rsidRDefault="009F3611" w:rsidP="009F3611">
            <w:pPr>
              <w:pStyle w:val="XML1"/>
              <w:rPr>
                <w:ins w:id="30040" w:author="Thomas Dietz" w:date="2012-08-08T17:05:00Z"/>
                <w:rPrChange w:id="30041" w:author="Thomas Dietz" w:date="2012-08-10T13:22:00Z">
                  <w:rPr>
                    <w:ins w:id="30042" w:author="Thomas Dietz" w:date="2012-08-08T17:05:00Z"/>
                    <w:lang w:val="de-DE"/>
                  </w:rPr>
                </w:rPrChange>
              </w:rPr>
            </w:pPr>
            <w:ins w:id="30043" w:author="Thomas Dietz" w:date="2012-08-08T17:05:00Z">
              <w:r w:rsidRPr="00B80901">
                <w:rPr>
                  <w:rPrChange w:id="30044" w:author="Thomas Dietz" w:date="2012-08-10T13:22:00Z">
                    <w:rPr>
                      <w:lang w:val="de-DE"/>
                    </w:rPr>
                  </w:rPrChange>
                </w:rPr>
                <w:t xml:space="preserve">          /capable-switch/resources/port/resource-id";</w:t>
              </w:r>
            </w:ins>
          </w:p>
          <w:p w14:paraId="6A448332" w14:textId="77777777" w:rsidR="009F3611" w:rsidRPr="00B80901" w:rsidRDefault="009F3611" w:rsidP="009F3611">
            <w:pPr>
              <w:pStyle w:val="XML1"/>
              <w:rPr>
                <w:ins w:id="30045" w:author="Thomas Dietz" w:date="2012-08-08T17:05:00Z"/>
                <w:rPrChange w:id="30046" w:author="Thomas Dietz" w:date="2012-08-10T13:22:00Z">
                  <w:rPr>
                    <w:ins w:id="30047" w:author="Thomas Dietz" w:date="2012-08-08T17:05:00Z"/>
                    <w:lang w:val="de-DE"/>
                  </w:rPr>
                </w:rPrChange>
              </w:rPr>
            </w:pPr>
            <w:ins w:id="30048" w:author="Thomas Dietz" w:date="2012-08-08T17:05:00Z">
              <w:r w:rsidRPr="00B80901">
                <w:rPr>
                  <w:rPrChange w:id="30049" w:author="Thomas Dietz" w:date="2012-08-10T13:22:00Z">
                    <w:rPr>
                      <w:lang w:val="de-DE"/>
                    </w:rPr>
                  </w:rPrChange>
                </w:rPr>
                <w:t xml:space="preserve">    }</w:t>
              </w:r>
            </w:ins>
          </w:p>
          <w:p w14:paraId="6169F54C" w14:textId="77777777" w:rsidR="009F3611" w:rsidRPr="00B80901" w:rsidRDefault="009F3611" w:rsidP="009F3611">
            <w:pPr>
              <w:pStyle w:val="XML1"/>
              <w:rPr>
                <w:ins w:id="30050" w:author="Thomas Dietz" w:date="2012-08-08T17:05:00Z"/>
                <w:rPrChange w:id="30051" w:author="Thomas Dietz" w:date="2012-08-10T13:22:00Z">
                  <w:rPr>
                    <w:ins w:id="30052" w:author="Thomas Dietz" w:date="2012-08-08T17:05:00Z"/>
                    <w:lang w:val="de-DE"/>
                  </w:rPr>
                </w:rPrChange>
              </w:rPr>
            </w:pPr>
            <w:ins w:id="30053" w:author="Thomas Dietz" w:date="2012-08-08T17:05:00Z">
              <w:r w:rsidRPr="00B80901">
                <w:rPr>
                  <w:rPrChange w:id="30054" w:author="Thomas Dietz" w:date="2012-08-10T13:22:00Z">
                    <w:rPr>
                      <w:lang w:val="de-DE"/>
                    </w:rPr>
                  </w:rPrChange>
                </w:rPr>
                <w:t xml:space="preserve">    container properties {</w:t>
              </w:r>
            </w:ins>
          </w:p>
          <w:p w14:paraId="38F4402C" w14:textId="77777777" w:rsidR="009F3611" w:rsidRPr="00B80901" w:rsidRDefault="009F3611" w:rsidP="009F3611">
            <w:pPr>
              <w:pStyle w:val="XML1"/>
              <w:rPr>
                <w:ins w:id="30055" w:author="Thomas Dietz" w:date="2012-08-08T17:05:00Z"/>
                <w:rPrChange w:id="30056" w:author="Thomas Dietz" w:date="2012-08-10T13:22:00Z">
                  <w:rPr>
                    <w:ins w:id="30057" w:author="Thomas Dietz" w:date="2012-08-08T17:05:00Z"/>
                    <w:lang w:val="de-DE"/>
                  </w:rPr>
                </w:rPrChange>
              </w:rPr>
            </w:pPr>
            <w:ins w:id="30058" w:author="Thomas Dietz" w:date="2012-08-08T17:05:00Z">
              <w:r w:rsidRPr="00B80901">
                <w:rPr>
                  <w:rPrChange w:id="30059" w:author="Thomas Dietz" w:date="2012-08-10T13:22:00Z">
                    <w:rPr>
                      <w:lang w:val="de-DE"/>
                    </w:rPr>
                  </w:rPrChange>
                </w:rPr>
                <w:t xml:space="preserve">      description "The queue properties currently configured.";</w:t>
              </w:r>
            </w:ins>
          </w:p>
          <w:p w14:paraId="0D4EB07A" w14:textId="77777777" w:rsidR="009F3611" w:rsidRPr="00B80901" w:rsidRDefault="009F3611" w:rsidP="009F3611">
            <w:pPr>
              <w:pStyle w:val="XML1"/>
              <w:rPr>
                <w:ins w:id="30060" w:author="Thomas Dietz" w:date="2012-08-08T17:05:00Z"/>
                <w:rPrChange w:id="30061" w:author="Thomas Dietz" w:date="2012-08-10T13:22:00Z">
                  <w:rPr>
                    <w:ins w:id="30062" w:author="Thomas Dietz" w:date="2012-08-08T17:05:00Z"/>
                    <w:lang w:val="de-DE"/>
                  </w:rPr>
                </w:rPrChange>
              </w:rPr>
            </w:pPr>
            <w:ins w:id="30063" w:author="Thomas Dietz" w:date="2012-08-08T17:05:00Z">
              <w:r w:rsidRPr="00B80901">
                <w:rPr>
                  <w:rPrChange w:id="30064" w:author="Thomas Dietz" w:date="2012-08-10T13:22:00Z">
                    <w:rPr>
                      <w:lang w:val="de-DE"/>
                    </w:rPr>
                  </w:rPrChange>
                </w:rPr>
                <w:t xml:space="preserve">      leaf min-rate {</w:t>
              </w:r>
            </w:ins>
          </w:p>
          <w:p w14:paraId="1ED4FFA8" w14:textId="77777777" w:rsidR="009F3611" w:rsidRPr="00B80901" w:rsidRDefault="009F3611" w:rsidP="009F3611">
            <w:pPr>
              <w:pStyle w:val="XML1"/>
              <w:rPr>
                <w:ins w:id="30065" w:author="Thomas Dietz" w:date="2012-08-08T17:05:00Z"/>
                <w:rPrChange w:id="30066" w:author="Thomas Dietz" w:date="2012-08-10T13:22:00Z">
                  <w:rPr>
                    <w:ins w:id="30067" w:author="Thomas Dietz" w:date="2012-08-08T17:05:00Z"/>
                    <w:lang w:val="de-DE"/>
                  </w:rPr>
                </w:rPrChange>
              </w:rPr>
            </w:pPr>
            <w:ins w:id="30068" w:author="Thomas Dietz" w:date="2012-08-08T17:05:00Z">
              <w:r w:rsidRPr="00B80901">
                <w:rPr>
                  <w:rPrChange w:id="30069" w:author="Thomas Dietz" w:date="2012-08-10T13:22:00Z">
                    <w:rPr>
                      <w:lang w:val="de-DE"/>
                    </w:rPr>
                  </w:rPrChange>
                </w:rPr>
                <w:t xml:space="preserve">        type OFTenthOfAPercentType;</w:t>
              </w:r>
            </w:ins>
          </w:p>
          <w:p w14:paraId="6C608082" w14:textId="77777777" w:rsidR="009F3611" w:rsidRPr="00B80901" w:rsidRDefault="009F3611" w:rsidP="009F3611">
            <w:pPr>
              <w:pStyle w:val="XML1"/>
              <w:rPr>
                <w:ins w:id="30070" w:author="Thomas Dietz" w:date="2012-08-08T17:05:00Z"/>
                <w:rPrChange w:id="30071" w:author="Thomas Dietz" w:date="2012-08-10T13:22:00Z">
                  <w:rPr>
                    <w:ins w:id="30072" w:author="Thomas Dietz" w:date="2012-08-08T17:05:00Z"/>
                    <w:lang w:val="de-DE"/>
                  </w:rPr>
                </w:rPrChange>
              </w:rPr>
            </w:pPr>
            <w:ins w:id="30073" w:author="Thomas Dietz" w:date="2012-08-08T17:05:00Z">
              <w:r w:rsidRPr="00B80901">
                <w:rPr>
                  <w:rPrChange w:id="30074" w:author="Thomas Dietz" w:date="2012-08-10T13:22:00Z">
                    <w:rPr>
                      <w:lang w:val="de-DE"/>
                    </w:rPr>
                  </w:rPrChange>
                </w:rPr>
                <w:t xml:space="preserve">        description "The minimal rate that is reserved for this</w:t>
              </w:r>
            </w:ins>
          </w:p>
          <w:p w14:paraId="4D2EE912" w14:textId="77777777" w:rsidR="009F3611" w:rsidRPr="00B80901" w:rsidRDefault="009F3611" w:rsidP="009F3611">
            <w:pPr>
              <w:pStyle w:val="XML1"/>
              <w:rPr>
                <w:ins w:id="30075" w:author="Thomas Dietz" w:date="2012-08-08T17:05:00Z"/>
                <w:rPrChange w:id="30076" w:author="Thomas Dietz" w:date="2012-08-10T13:22:00Z">
                  <w:rPr>
                    <w:ins w:id="30077" w:author="Thomas Dietz" w:date="2012-08-08T17:05:00Z"/>
                    <w:lang w:val="de-DE"/>
                  </w:rPr>
                </w:rPrChange>
              </w:rPr>
            </w:pPr>
            <w:ins w:id="30078" w:author="Thomas Dietz" w:date="2012-08-08T17:05:00Z">
              <w:r w:rsidRPr="00B80901">
                <w:rPr>
                  <w:rPrChange w:id="30079" w:author="Thomas Dietz" w:date="2012-08-10T13:22:00Z">
                    <w:rPr>
                      <w:lang w:val="de-DE"/>
                    </w:rPr>
                  </w:rPrChange>
                </w:rPr>
                <w:t xml:space="preserve">          queue in 1/10 of a percent of the actual rate.</w:t>
              </w:r>
            </w:ins>
          </w:p>
          <w:p w14:paraId="1BB03C52" w14:textId="77777777" w:rsidR="009F3611" w:rsidRPr="00B80901" w:rsidRDefault="009F3611" w:rsidP="009F3611">
            <w:pPr>
              <w:pStyle w:val="XML1"/>
              <w:rPr>
                <w:ins w:id="30080" w:author="Thomas Dietz" w:date="2012-08-08T17:05:00Z"/>
                <w:rPrChange w:id="30081" w:author="Thomas Dietz" w:date="2012-08-10T13:22:00Z">
                  <w:rPr>
                    <w:ins w:id="30082" w:author="Thomas Dietz" w:date="2012-08-08T17:05:00Z"/>
                    <w:lang w:val="de-DE"/>
                  </w:rPr>
                </w:rPrChange>
              </w:rPr>
            </w:pPr>
          </w:p>
          <w:p w14:paraId="5306D507" w14:textId="77777777" w:rsidR="009F3611" w:rsidRPr="00B80901" w:rsidRDefault="009F3611" w:rsidP="009F3611">
            <w:pPr>
              <w:pStyle w:val="XML1"/>
              <w:rPr>
                <w:ins w:id="30083" w:author="Thomas Dietz" w:date="2012-08-08T17:05:00Z"/>
                <w:rPrChange w:id="30084" w:author="Thomas Dietz" w:date="2012-08-10T13:22:00Z">
                  <w:rPr>
                    <w:ins w:id="30085" w:author="Thomas Dietz" w:date="2012-08-08T17:05:00Z"/>
                    <w:lang w:val="de-DE"/>
                  </w:rPr>
                </w:rPrChange>
              </w:rPr>
            </w:pPr>
            <w:ins w:id="30086" w:author="Thomas Dietz" w:date="2012-08-08T17:05:00Z">
              <w:r w:rsidRPr="00B80901">
                <w:rPr>
                  <w:rPrChange w:id="30087" w:author="Thomas Dietz" w:date="2012-08-10T13:22:00Z">
                    <w:rPr>
                      <w:lang w:val="de-DE"/>
                    </w:rPr>
                  </w:rPrChange>
                </w:rPr>
                <w:t xml:space="preserve">          This element is optional. If not present a min-rate is</w:t>
              </w:r>
            </w:ins>
          </w:p>
          <w:p w14:paraId="48275312" w14:textId="77777777" w:rsidR="009F3611" w:rsidRPr="00B80901" w:rsidRDefault="009F3611" w:rsidP="009F3611">
            <w:pPr>
              <w:pStyle w:val="XML1"/>
              <w:rPr>
                <w:ins w:id="30088" w:author="Thomas Dietz" w:date="2012-08-08T17:05:00Z"/>
                <w:rPrChange w:id="30089" w:author="Thomas Dietz" w:date="2012-08-10T13:22:00Z">
                  <w:rPr>
                    <w:ins w:id="30090" w:author="Thomas Dietz" w:date="2012-08-08T17:05:00Z"/>
                    <w:lang w:val="de-DE"/>
                  </w:rPr>
                </w:rPrChange>
              </w:rPr>
            </w:pPr>
            <w:ins w:id="30091" w:author="Thomas Dietz" w:date="2012-08-08T17:05:00Z">
              <w:r w:rsidRPr="00B80901">
                <w:rPr>
                  <w:rPrChange w:id="30092" w:author="Thomas Dietz" w:date="2012-08-10T13:22:00Z">
                    <w:rPr>
                      <w:lang w:val="de-DE"/>
                    </w:rPr>
                  </w:rPrChange>
                </w:rPr>
                <w:t xml:space="preserve">          not set.";</w:t>
              </w:r>
            </w:ins>
          </w:p>
          <w:p w14:paraId="27AAB81A" w14:textId="77777777" w:rsidR="009F3611" w:rsidRPr="00B80901" w:rsidRDefault="009F3611" w:rsidP="009F3611">
            <w:pPr>
              <w:pStyle w:val="XML1"/>
              <w:rPr>
                <w:ins w:id="30093" w:author="Thomas Dietz" w:date="2012-08-08T17:05:00Z"/>
                <w:rPrChange w:id="30094" w:author="Thomas Dietz" w:date="2012-08-10T13:22:00Z">
                  <w:rPr>
                    <w:ins w:id="30095" w:author="Thomas Dietz" w:date="2012-08-08T17:05:00Z"/>
                    <w:lang w:val="de-DE"/>
                  </w:rPr>
                </w:rPrChange>
              </w:rPr>
            </w:pPr>
            <w:ins w:id="30096" w:author="Thomas Dietz" w:date="2012-08-08T17:05:00Z">
              <w:r w:rsidRPr="00B80901">
                <w:rPr>
                  <w:rPrChange w:id="30097" w:author="Thomas Dietz" w:date="2012-08-10T13:22:00Z">
                    <w:rPr>
                      <w:lang w:val="de-DE"/>
                    </w:rPr>
                  </w:rPrChange>
                </w:rPr>
                <w:t xml:space="preserve">      }</w:t>
              </w:r>
            </w:ins>
          </w:p>
          <w:p w14:paraId="5B6579C3" w14:textId="77777777" w:rsidR="009F3611" w:rsidRPr="00B80901" w:rsidRDefault="009F3611" w:rsidP="009F3611">
            <w:pPr>
              <w:pStyle w:val="XML1"/>
              <w:rPr>
                <w:ins w:id="30098" w:author="Thomas Dietz" w:date="2012-08-08T17:05:00Z"/>
                <w:rPrChange w:id="30099" w:author="Thomas Dietz" w:date="2012-08-10T13:22:00Z">
                  <w:rPr>
                    <w:ins w:id="30100" w:author="Thomas Dietz" w:date="2012-08-08T17:05:00Z"/>
                    <w:lang w:val="de-DE"/>
                  </w:rPr>
                </w:rPrChange>
              </w:rPr>
            </w:pPr>
            <w:ins w:id="30101" w:author="Thomas Dietz" w:date="2012-08-08T17:05:00Z">
              <w:r w:rsidRPr="00B80901">
                <w:rPr>
                  <w:rPrChange w:id="30102" w:author="Thomas Dietz" w:date="2012-08-10T13:22:00Z">
                    <w:rPr>
                      <w:lang w:val="de-DE"/>
                    </w:rPr>
                  </w:rPrChange>
                </w:rPr>
                <w:t xml:space="preserve">      leaf max-rate {</w:t>
              </w:r>
            </w:ins>
          </w:p>
          <w:p w14:paraId="5EFD1025" w14:textId="77777777" w:rsidR="009F3611" w:rsidRPr="00B80901" w:rsidRDefault="009F3611" w:rsidP="009F3611">
            <w:pPr>
              <w:pStyle w:val="XML1"/>
              <w:rPr>
                <w:ins w:id="30103" w:author="Thomas Dietz" w:date="2012-08-08T17:05:00Z"/>
                <w:rPrChange w:id="30104" w:author="Thomas Dietz" w:date="2012-08-10T13:22:00Z">
                  <w:rPr>
                    <w:ins w:id="30105" w:author="Thomas Dietz" w:date="2012-08-08T17:05:00Z"/>
                    <w:lang w:val="de-DE"/>
                  </w:rPr>
                </w:rPrChange>
              </w:rPr>
            </w:pPr>
            <w:ins w:id="30106" w:author="Thomas Dietz" w:date="2012-08-08T17:05:00Z">
              <w:r w:rsidRPr="00B80901">
                <w:rPr>
                  <w:rPrChange w:id="30107" w:author="Thomas Dietz" w:date="2012-08-10T13:22:00Z">
                    <w:rPr>
                      <w:lang w:val="de-DE"/>
                    </w:rPr>
                  </w:rPrChange>
                </w:rPr>
                <w:t xml:space="preserve">        type OFTenthOfAPercentType;</w:t>
              </w:r>
            </w:ins>
          </w:p>
          <w:p w14:paraId="2D614145" w14:textId="77777777" w:rsidR="009F3611" w:rsidRPr="00B80901" w:rsidRDefault="009F3611" w:rsidP="009F3611">
            <w:pPr>
              <w:pStyle w:val="XML1"/>
              <w:rPr>
                <w:ins w:id="30108" w:author="Thomas Dietz" w:date="2012-08-08T17:05:00Z"/>
                <w:rPrChange w:id="30109" w:author="Thomas Dietz" w:date="2012-08-10T13:22:00Z">
                  <w:rPr>
                    <w:ins w:id="30110" w:author="Thomas Dietz" w:date="2012-08-08T17:05:00Z"/>
                    <w:lang w:val="de-DE"/>
                  </w:rPr>
                </w:rPrChange>
              </w:rPr>
            </w:pPr>
            <w:ins w:id="30111" w:author="Thomas Dietz" w:date="2012-08-08T17:05:00Z">
              <w:r w:rsidRPr="00B80901">
                <w:rPr>
                  <w:rPrChange w:id="30112" w:author="Thomas Dietz" w:date="2012-08-10T13:22:00Z">
                    <w:rPr>
                      <w:lang w:val="de-DE"/>
                    </w:rPr>
                  </w:rPrChange>
                </w:rPr>
                <w:t xml:space="preserve">        description "The maximum rate that is reserved for this</w:t>
              </w:r>
            </w:ins>
          </w:p>
          <w:p w14:paraId="0711C824" w14:textId="77777777" w:rsidR="009F3611" w:rsidRPr="00B80901" w:rsidRDefault="009F3611" w:rsidP="009F3611">
            <w:pPr>
              <w:pStyle w:val="XML1"/>
              <w:rPr>
                <w:ins w:id="30113" w:author="Thomas Dietz" w:date="2012-08-08T17:05:00Z"/>
                <w:rPrChange w:id="30114" w:author="Thomas Dietz" w:date="2012-08-10T13:22:00Z">
                  <w:rPr>
                    <w:ins w:id="30115" w:author="Thomas Dietz" w:date="2012-08-08T17:05:00Z"/>
                    <w:lang w:val="de-DE"/>
                  </w:rPr>
                </w:rPrChange>
              </w:rPr>
            </w:pPr>
            <w:ins w:id="30116" w:author="Thomas Dietz" w:date="2012-08-08T17:05:00Z">
              <w:r w:rsidRPr="00B80901">
                <w:rPr>
                  <w:rPrChange w:id="30117" w:author="Thomas Dietz" w:date="2012-08-10T13:22:00Z">
                    <w:rPr>
                      <w:lang w:val="de-DE"/>
                    </w:rPr>
                  </w:rPrChange>
                </w:rPr>
                <w:t xml:space="preserve">          queue in 1/10 of a percent of the actual rate.</w:t>
              </w:r>
            </w:ins>
          </w:p>
          <w:p w14:paraId="5037B8E9" w14:textId="77777777" w:rsidR="009F3611" w:rsidRPr="00B80901" w:rsidRDefault="009F3611" w:rsidP="009F3611">
            <w:pPr>
              <w:pStyle w:val="XML1"/>
              <w:rPr>
                <w:ins w:id="30118" w:author="Thomas Dietz" w:date="2012-08-08T17:05:00Z"/>
                <w:rPrChange w:id="30119" w:author="Thomas Dietz" w:date="2012-08-10T13:22:00Z">
                  <w:rPr>
                    <w:ins w:id="30120" w:author="Thomas Dietz" w:date="2012-08-08T17:05:00Z"/>
                    <w:lang w:val="de-DE"/>
                  </w:rPr>
                </w:rPrChange>
              </w:rPr>
            </w:pPr>
          </w:p>
          <w:p w14:paraId="04BDA674" w14:textId="77777777" w:rsidR="009F3611" w:rsidRPr="00B80901" w:rsidRDefault="009F3611" w:rsidP="009F3611">
            <w:pPr>
              <w:pStyle w:val="XML1"/>
              <w:rPr>
                <w:ins w:id="30121" w:author="Thomas Dietz" w:date="2012-08-08T17:05:00Z"/>
                <w:rPrChange w:id="30122" w:author="Thomas Dietz" w:date="2012-08-10T13:22:00Z">
                  <w:rPr>
                    <w:ins w:id="30123" w:author="Thomas Dietz" w:date="2012-08-08T17:05:00Z"/>
                    <w:lang w:val="de-DE"/>
                  </w:rPr>
                </w:rPrChange>
              </w:rPr>
            </w:pPr>
            <w:ins w:id="30124" w:author="Thomas Dietz" w:date="2012-08-08T17:05:00Z">
              <w:r w:rsidRPr="00B80901">
                <w:rPr>
                  <w:rPrChange w:id="30125" w:author="Thomas Dietz" w:date="2012-08-10T13:22:00Z">
                    <w:rPr>
                      <w:lang w:val="de-DE"/>
                    </w:rPr>
                  </w:rPrChange>
                </w:rPr>
                <w:t xml:space="preserve">          This element is optional. If not present the max-rate is</w:t>
              </w:r>
            </w:ins>
          </w:p>
          <w:p w14:paraId="7AA76184" w14:textId="77777777" w:rsidR="009F3611" w:rsidRPr="00B80901" w:rsidRDefault="009F3611" w:rsidP="009F3611">
            <w:pPr>
              <w:pStyle w:val="XML1"/>
              <w:rPr>
                <w:ins w:id="30126" w:author="Thomas Dietz" w:date="2012-08-08T17:05:00Z"/>
                <w:rPrChange w:id="30127" w:author="Thomas Dietz" w:date="2012-08-10T13:22:00Z">
                  <w:rPr>
                    <w:ins w:id="30128" w:author="Thomas Dietz" w:date="2012-08-08T17:05:00Z"/>
                    <w:lang w:val="de-DE"/>
                  </w:rPr>
                </w:rPrChange>
              </w:rPr>
            </w:pPr>
            <w:ins w:id="30129" w:author="Thomas Dietz" w:date="2012-08-08T17:05:00Z">
              <w:r w:rsidRPr="00B80901">
                <w:rPr>
                  <w:rPrChange w:id="30130" w:author="Thomas Dietz" w:date="2012-08-10T13:22:00Z">
                    <w:rPr>
                      <w:lang w:val="de-DE"/>
                    </w:rPr>
                  </w:rPrChange>
                </w:rPr>
                <w:t xml:space="preserve">          not set.";</w:t>
              </w:r>
            </w:ins>
          </w:p>
          <w:p w14:paraId="0254F9B2" w14:textId="77777777" w:rsidR="009F3611" w:rsidRPr="00B80901" w:rsidRDefault="009F3611" w:rsidP="009F3611">
            <w:pPr>
              <w:pStyle w:val="XML1"/>
              <w:rPr>
                <w:ins w:id="30131" w:author="Thomas Dietz" w:date="2012-08-08T17:05:00Z"/>
                <w:rPrChange w:id="30132" w:author="Thomas Dietz" w:date="2012-08-10T13:22:00Z">
                  <w:rPr>
                    <w:ins w:id="30133" w:author="Thomas Dietz" w:date="2012-08-08T17:05:00Z"/>
                    <w:lang w:val="de-DE"/>
                  </w:rPr>
                </w:rPrChange>
              </w:rPr>
            </w:pPr>
            <w:ins w:id="30134" w:author="Thomas Dietz" w:date="2012-08-08T17:05:00Z">
              <w:r w:rsidRPr="00B80901">
                <w:rPr>
                  <w:rPrChange w:id="30135" w:author="Thomas Dietz" w:date="2012-08-10T13:22:00Z">
                    <w:rPr>
                      <w:lang w:val="de-DE"/>
                    </w:rPr>
                  </w:rPrChange>
                </w:rPr>
                <w:t xml:space="preserve">      }</w:t>
              </w:r>
            </w:ins>
          </w:p>
          <w:p w14:paraId="10FBD4FE" w14:textId="77777777" w:rsidR="009F3611" w:rsidRPr="00B80901" w:rsidRDefault="009F3611" w:rsidP="009F3611">
            <w:pPr>
              <w:pStyle w:val="XML1"/>
              <w:rPr>
                <w:ins w:id="30136" w:author="Thomas Dietz" w:date="2012-08-08T17:05:00Z"/>
                <w:rPrChange w:id="30137" w:author="Thomas Dietz" w:date="2012-08-10T13:22:00Z">
                  <w:rPr>
                    <w:ins w:id="30138" w:author="Thomas Dietz" w:date="2012-08-08T17:05:00Z"/>
                    <w:lang w:val="de-DE"/>
                  </w:rPr>
                </w:rPrChange>
              </w:rPr>
            </w:pPr>
            <w:ins w:id="30139" w:author="Thomas Dietz" w:date="2012-08-08T17:05:00Z">
              <w:r w:rsidRPr="00B80901">
                <w:rPr>
                  <w:rPrChange w:id="30140" w:author="Thomas Dietz" w:date="2012-08-10T13:22:00Z">
                    <w:rPr>
                      <w:lang w:val="de-DE"/>
                    </w:rPr>
                  </w:rPrChange>
                </w:rPr>
                <w:t xml:space="preserve">      leaf-list experimenter {</w:t>
              </w:r>
            </w:ins>
          </w:p>
          <w:p w14:paraId="2826D803" w14:textId="77777777" w:rsidR="009F3611" w:rsidRPr="00B80901" w:rsidRDefault="009F3611" w:rsidP="009F3611">
            <w:pPr>
              <w:pStyle w:val="XML1"/>
              <w:rPr>
                <w:ins w:id="30141" w:author="Thomas Dietz" w:date="2012-08-08T17:05:00Z"/>
                <w:rPrChange w:id="30142" w:author="Thomas Dietz" w:date="2012-08-10T13:22:00Z">
                  <w:rPr>
                    <w:ins w:id="30143" w:author="Thomas Dietz" w:date="2012-08-08T17:05:00Z"/>
                    <w:lang w:val="de-DE"/>
                  </w:rPr>
                </w:rPrChange>
              </w:rPr>
            </w:pPr>
            <w:ins w:id="30144" w:author="Thomas Dietz" w:date="2012-08-08T17:05:00Z">
              <w:r w:rsidRPr="00B80901">
                <w:rPr>
                  <w:rPrChange w:id="30145" w:author="Thomas Dietz" w:date="2012-08-10T13:22:00Z">
                    <w:rPr>
                      <w:lang w:val="de-DE"/>
                    </w:rPr>
                  </w:rPrChange>
                </w:rPr>
                <w:t xml:space="preserve">        type uint32;</w:t>
              </w:r>
            </w:ins>
          </w:p>
          <w:p w14:paraId="7539BD5C" w14:textId="77777777" w:rsidR="009F3611" w:rsidRPr="00B80901" w:rsidRDefault="009F3611" w:rsidP="009F3611">
            <w:pPr>
              <w:pStyle w:val="XML1"/>
              <w:rPr>
                <w:ins w:id="30146" w:author="Thomas Dietz" w:date="2012-08-08T17:05:00Z"/>
                <w:rPrChange w:id="30147" w:author="Thomas Dietz" w:date="2012-08-10T13:22:00Z">
                  <w:rPr>
                    <w:ins w:id="30148" w:author="Thomas Dietz" w:date="2012-08-08T17:05:00Z"/>
                    <w:lang w:val="de-DE"/>
                  </w:rPr>
                </w:rPrChange>
              </w:rPr>
            </w:pPr>
            <w:ins w:id="30149" w:author="Thomas Dietz" w:date="2012-08-08T17:05:00Z">
              <w:r w:rsidRPr="00B80901">
                <w:rPr>
                  <w:rPrChange w:id="30150" w:author="Thomas Dietz" w:date="2012-08-10T13:22:00Z">
                    <w:rPr>
                      <w:lang w:val="de-DE"/>
                    </w:rPr>
                  </w:rPrChange>
                </w:rPr>
                <w:t xml:space="preserve">        description "A list of experimenter identifiers of queue</w:t>
              </w:r>
            </w:ins>
          </w:p>
          <w:p w14:paraId="43225D32" w14:textId="77777777" w:rsidR="009F3611" w:rsidRPr="00B80901" w:rsidRDefault="009F3611" w:rsidP="009F3611">
            <w:pPr>
              <w:pStyle w:val="XML1"/>
              <w:rPr>
                <w:ins w:id="30151" w:author="Thomas Dietz" w:date="2012-08-08T17:05:00Z"/>
                <w:rPrChange w:id="30152" w:author="Thomas Dietz" w:date="2012-08-10T13:22:00Z">
                  <w:rPr>
                    <w:ins w:id="30153" w:author="Thomas Dietz" w:date="2012-08-08T17:05:00Z"/>
                    <w:lang w:val="de-DE"/>
                  </w:rPr>
                </w:rPrChange>
              </w:rPr>
            </w:pPr>
            <w:ins w:id="30154" w:author="Thomas Dietz" w:date="2012-08-08T17:05:00Z">
              <w:r w:rsidRPr="00B80901">
                <w:rPr>
                  <w:rPrChange w:id="30155" w:author="Thomas Dietz" w:date="2012-08-10T13:22:00Z">
                    <w:rPr>
                      <w:lang w:val="de-DE"/>
                    </w:rPr>
                  </w:rPrChange>
                </w:rPr>
                <w:t xml:space="preserve">          properties used.</w:t>
              </w:r>
            </w:ins>
          </w:p>
          <w:p w14:paraId="185E1ADD" w14:textId="77777777" w:rsidR="009F3611" w:rsidRPr="00B80901" w:rsidRDefault="009F3611" w:rsidP="009F3611">
            <w:pPr>
              <w:pStyle w:val="XML1"/>
              <w:rPr>
                <w:ins w:id="30156" w:author="Thomas Dietz" w:date="2012-08-08T17:05:00Z"/>
                <w:rPrChange w:id="30157" w:author="Thomas Dietz" w:date="2012-08-10T13:22:00Z">
                  <w:rPr>
                    <w:ins w:id="30158" w:author="Thomas Dietz" w:date="2012-08-08T17:05:00Z"/>
                    <w:lang w:val="de-DE"/>
                  </w:rPr>
                </w:rPrChange>
              </w:rPr>
            </w:pPr>
          </w:p>
          <w:p w14:paraId="6D393FA3" w14:textId="77777777" w:rsidR="009F3611" w:rsidRPr="00B80901" w:rsidRDefault="009F3611" w:rsidP="009F3611">
            <w:pPr>
              <w:pStyle w:val="XML1"/>
              <w:rPr>
                <w:ins w:id="30159" w:author="Thomas Dietz" w:date="2012-08-08T17:05:00Z"/>
                <w:rPrChange w:id="30160" w:author="Thomas Dietz" w:date="2012-08-10T13:22:00Z">
                  <w:rPr>
                    <w:ins w:id="30161" w:author="Thomas Dietz" w:date="2012-08-08T17:05:00Z"/>
                    <w:lang w:val="de-DE"/>
                  </w:rPr>
                </w:rPrChange>
              </w:rPr>
            </w:pPr>
            <w:ins w:id="30162" w:author="Thomas Dietz" w:date="2012-08-08T17:05:00Z">
              <w:r w:rsidRPr="00B80901">
                <w:rPr>
                  <w:rPrChange w:id="30163" w:author="Thomas Dietz" w:date="2012-08-10T13:22:00Z">
                    <w:rPr>
                      <w:lang w:val="de-DE"/>
                    </w:rPr>
                  </w:rPrChange>
                </w:rPr>
                <w:t xml:space="preserve">          This element is optional.";</w:t>
              </w:r>
            </w:ins>
          </w:p>
          <w:p w14:paraId="484B48A0" w14:textId="77777777" w:rsidR="009F3611" w:rsidRPr="00B80901" w:rsidRDefault="009F3611" w:rsidP="009F3611">
            <w:pPr>
              <w:pStyle w:val="XML1"/>
              <w:rPr>
                <w:ins w:id="30164" w:author="Thomas Dietz" w:date="2012-08-08T17:05:00Z"/>
                <w:rPrChange w:id="30165" w:author="Thomas Dietz" w:date="2012-08-10T13:22:00Z">
                  <w:rPr>
                    <w:ins w:id="30166" w:author="Thomas Dietz" w:date="2012-08-08T17:05:00Z"/>
                    <w:lang w:val="de-DE"/>
                  </w:rPr>
                </w:rPrChange>
              </w:rPr>
            </w:pPr>
            <w:ins w:id="30167" w:author="Thomas Dietz" w:date="2012-08-08T17:05:00Z">
              <w:r w:rsidRPr="00B80901">
                <w:rPr>
                  <w:rPrChange w:id="30168" w:author="Thomas Dietz" w:date="2012-08-10T13:22:00Z">
                    <w:rPr>
                      <w:lang w:val="de-DE"/>
                    </w:rPr>
                  </w:rPrChange>
                </w:rPr>
                <w:t xml:space="preserve">      }</w:t>
              </w:r>
            </w:ins>
          </w:p>
          <w:p w14:paraId="0B2DF812" w14:textId="77777777" w:rsidR="009F3611" w:rsidRPr="00B80901" w:rsidRDefault="009F3611" w:rsidP="009F3611">
            <w:pPr>
              <w:pStyle w:val="XML1"/>
              <w:rPr>
                <w:ins w:id="30169" w:author="Thomas Dietz" w:date="2012-08-08T17:05:00Z"/>
                <w:rPrChange w:id="30170" w:author="Thomas Dietz" w:date="2012-08-10T13:22:00Z">
                  <w:rPr>
                    <w:ins w:id="30171" w:author="Thomas Dietz" w:date="2012-08-08T17:05:00Z"/>
                    <w:lang w:val="de-DE"/>
                  </w:rPr>
                </w:rPrChange>
              </w:rPr>
            </w:pPr>
            <w:ins w:id="30172" w:author="Thomas Dietz" w:date="2012-08-08T17:05:00Z">
              <w:r w:rsidRPr="00B80901">
                <w:rPr>
                  <w:rPrChange w:id="30173" w:author="Thomas Dietz" w:date="2012-08-10T13:22:00Z">
                    <w:rPr>
                      <w:lang w:val="de-DE"/>
                    </w:rPr>
                  </w:rPrChange>
                </w:rPr>
                <w:t xml:space="preserve">    }</w:t>
              </w:r>
            </w:ins>
          </w:p>
          <w:p w14:paraId="7D928B20" w14:textId="77777777" w:rsidR="009F3611" w:rsidRPr="00B80901" w:rsidRDefault="009F3611" w:rsidP="009F3611">
            <w:pPr>
              <w:pStyle w:val="XML1"/>
              <w:rPr>
                <w:ins w:id="30174" w:author="Thomas Dietz" w:date="2012-08-08T17:05:00Z"/>
                <w:rPrChange w:id="30175" w:author="Thomas Dietz" w:date="2012-08-10T13:22:00Z">
                  <w:rPr>
                    <w:ins w:id="30176" w:author="Thomas Dietz" w:date="2012-08-08T17:05:00Z"/>
                    <w:lang w:val="de-DE"/>
                  </w:rPr>
                </w:rPrChange>
              </w:rPr>
            </w:pPr>
            <w:ins w:id="30177" w:author="Thomas Dietz" w:date="2012-08-08T17:05:00Z">
              <w:r w:rsidRPr="00B80901">
                <w:rPr>
                  <w:rPrChange w:id="30178" w:author="Thomas Dietz" w:date="2012-08-10T13:22:00Z">
                    <w:rPr>
                      <w:lang w:val="de-DE"/>
                    </w:rPr>
                  </w:rPrChange>
                </w:rPr>
                <w:t xml:space="preserve">  }</w:t>
              </w:r>
            </w:ins>
          </w:p>
          <w:p w14:paraId="79F03A7D" w14:textId="77777777" w:rsidR="009F3611" w:rsidRPr="00B80901" w:rsidRDefault="009F3611" w:rsidP="009F3611">
            <w:pPr>
              <w:pStyle w:val="XML1"/>
              <w:rPr>
                <w:ins w:id="30179" w:author="Thomas Dietz" w:date="2012-08-08T17:05:00Z"/>
                <w:rPrChange w:id="30180" w:author="Thomas Dietz" w:date="2012-08-10T13:22:00Z">
                  <w:rPr>
                    <w:ins w:id="30181" w:author="Thomas Dietz" w:date="2012-08-08T17:05:00Z"/>
                    <w:lang w:val="de-DE"/>
                  </w:rPr>
                </w:rPrChange>
              </w:rPr>
            </w:pPr>
          </w:p>
          <w:p w14:paraId="1000D4F5" w14:textId="77777777" w:rsidR="009F3611" w:rsidRPr="00B80901" w:rsidRDefault="009F3611" w:rsidP="009F3611">
            <w:pPr>
              <w:pStyle w:val="XML1"/>
              <w:rPr>
                <w:ins w:id="30182" w:author="Thomas Dietz" w:date="2012-08-08T17:05:00Z"/>
                <w:rPrChange w:id="30183" w:author="Thomas Dietz" w:date="2012-08-10T13:22:00Z">
                  <w:rPr>
                    <w:ins w:id="30184" w:author="Thomas Dietz" w:date="2012-08-08T17:05:00Z"/>
                    <w:lang w:val="de-DE"/>
                  </w:rPr>
                </w:rPrChange>
              </w:rPr>
            </w:pPr>
            <w:ins w:id="30185" w:author="Thomas Dietz" w:date="2012-08-08T17:05:00Z">
              <w:r w:rsidRPr="00B80901">
                <w:rPr>
                  <w:rPrChange w:id="30186" w:author="Thomas Dietz" w:date="2012-08-10T13:22:00Z">
                    <w:rPr>
                      <w:lang w:val="de-DE"/>
                    </w:rPr>
                  </w:rPrChange>
                </w:rPr>
                <w:t xml:space="preserve">  grouping OFPortCurrentFeatureListType {</w:t>
              </w:r>
            </w:ins>
          </w:p>
          <w:p w14:paraId="0AF6851D" w14:textId="77777777" w:rsidR="009F3611" w:rsidRPr="00B80901" w:rsidRDefault="009F3611" w:rsidP="009F3611">
            <w:pPr>
              <w:pStyle w:val="XML1"/>
              <w:rPr>
                <w:ins w:id="30187" w:author="Thomas Dietz" w:date="2012-08-08T17:05:00Z"/>
                <w:rPrChange w:id="30188" w:author="Thomas Dietz" w:date="2012-08-10T13:22:00Z">
                  <w:rPr>
                    <w:ins w:id="30189" w:author="Thomas Dietz" w:date="2012-08-08T17:05:00Z"/>
                    <w:lang w:val="de-DE"/>
                  </w:rPr>
                </w:rPrChange>
              </w:rPr>
            </w:pPr>
            <w:ins w:id="30190" w:author="Thomas Dietz" w:date="2012-08-08T17:05:00Z">
              <w:r w:rsidRPr="00B80901">
                <w:rPr>
                  <w:rPrChange w:id="30191" w:author="Thomas Dietz" w:date="2012-08-10T13:22:00Z">
                    <w:rPr>
                      <w:lang w:val="de-DE"/>
                    </w:rPr>
                  </w:rPrChange>
                </w:rPr>
                <w:t xml:space="preserve">    description "The current features of a port.</w:t>
              </w:r>
            </w:ins>
          </w:p>
          <w:p w14:paraId="2E5D4F4D" w14:textId="77777777" w:rsidR="009F3611" w:rsidRPr="00B80901" w:rsidRDefault="009F3611" w:rsidP="009F3611">
            <w:pPr>
              <w:pStyle w:val="XML1"/>
              <w:rPr>
                <w:ins w:id="30192" w:author="Thomas Dietz" w:date="2012-08-08T17:05:00Z"/>
                <w:rPrChange w:id="30193" w:author="Thomas Dietz" w:date="2012-08-10T13:22:00Z">
                  <w:rPr>
                    <w:ins w:id="30194" w:author="Thomas Dietz" w:date="2012-08-08T17:05:00Z"/>
                    <w:lang w:val="de-DE"/>
                  </w:rPr>
                </w:rPrChange>
              </w:rPr>
            </w:pPr>
          </w:p>
          <w:p w14:paraId="4CB8056E" w14:textId="77777777" w:rsidR="009F3611" w:rsidRPr="00B80901" w:rsidRDefault="009F3611" w:rsidP="009F3611">
            <w:pPr>
              <w:pStyle w:val="XML1"/>
              <w:rPr>
                <w:ins w:id="30195" w:author="Thomas Dietz" w:date="2012-08-08T17:05:00Z"/>
                <w:rPrChange w:id="30196" w:author="Thomas Dietz" w:date="2012-08-10T13:22:00Z">
                  <w:rPr>
                    <w:ins w:id="30197" w:author="Thomas Dietz" w:date="2012-08-08T17:05:00Z"/>
                    <w:lang w:val="de-DE"/>
                  </w:rPr>
                </w:rPrChange>
              </w:rPr>
            </w:pPr>
            <w:ins w:id="30198" w:author="Thomas Dietz" w:date="2012-08-08T17:05:00Z">
              <w:r w:rsidRPr="00B80901">
                <w:rPr>
                  <w:rPrChange w:id="30199" w:author="Thomas Dietz" w:date="2012-08-10T13:22:00Z">
                    <w:rPr>
                      <w:lang w:val="de-DE"/>
                    </w:rPr>
                  </w:rPrChange>
                </w:rPr>
                <w:lastRenderedPageBreak/>
                <w:t xml:space="preserve">      Elements in the type OFPortCurrentFeatureListType are not</w:t>
              </w:r>
            </w:ins>
          </w:p>
          <w:p w14:paraId="4AB5193D" w14:textId="77777777" w:rsidR="009F3611" w:rsidRPr="00B80901" w:rsidRDefault="009F3611" w:rsidP="009F3611">
            <w:pPr>
              <w:pStyle w:val="XML1"/>
              <w:rPr>
                <w:ins w:id="30200" w:author="Thomas Dietz" w:date="2012-08-08T17:05:00Z"/>
                <w:rPrChange w:id="30201" w:author="Thomas Dietz" w:date="2012-08-10T13:22:00Z">
                  <w:rPr>
                    <w:ins w:id="30202" w:author="Thomas Dietz" w:date="2012-08-08T17:05:00Z"/>
                    <w:lang w:val="de-DE"/>
                  </w:rPr>
                </w:rPrChange>
              </w:rPr>
            </w:pPr>
            <w:ins w:id="30203" w:author="Thomas Dietz" w:date="2012-08-08T17:05:00Z">
              <w:r w:rsidRPr="00B80901">
                <w:rPr>
                  <w:rPrChange w:id="30204" w:author="Thomas Dietz" w:date="2012-08-10T13:22:00Z">
                    <w:rPr>
                      <w:lang w:val="de-DE"/>
                    </w:rPr>
                  </w:rPrChange>
                </w:rPr>
                <w:t xml:space="preserve">      configurable and can only be retrieved by NETCONF &lt;get&gt;</w:t>
              </w:r>
            </w:ins>
          </w:p>
          <w:p w14:paraId="20960F8E" w14:textId="77777777" w:rsidR="009F3611" w:rsidRPr="00B80901" w:rsidRDefault="009F3611" w:rsidP="009F3611">
            <w:pPr>
              <w:pStyle w:val="XML1"/>
              <w:rPr>
                <w:ins w:id="30205" w:author="Thomas Dietz" w:date="2012-08-08T17:05:00Z"/>
                <w:rPrChange w:id="30206" w:author="Thomas Dietz" w:date="2012-08-10T13:22:00Z">
                  <w:rPr>
                    <w:ins w:id="30207" w:author="Thomas Dietz" w:date="2012-08-08T17:05:00Z"/>
                    <w:lang w:val="de-DE"/>
                  </w:rPr>
                </w:rPrChange>
              </w:rPr>
            </w:pPr>
            <w:ins w:id="30208" w:author="Thomas Dietz" w:date="2012-08-08T17:05:00Z">
              <w:r w:rsidRPr="00B80901">
                <w:rPr>
                  <w:rPrChange w:id="30209" w:author="Thomas Dietz" w:date="2012-08-10T13:22:00Z">
                    <w:rPr>
                      <w:lang w:val="de-DE"/>
                    </w:rPr>
                  </w:rPrChange>
                </w:rPr>
                <w:t xml:space="preserve">      operations. Attemps to modify this element and its children</w:t>
              </w:r>
            </w:ins>
          </w:p>
          <w:p w14:paraId="37DF7E9F" w14:textId="77777777" w:rsidR="009F3611" w:rsidRPr="00B80901" w:rsidRDefault="009F3611" w:rsidP="009F3611">
            <w:pPr>
              <w:pStyle w:val="XML1"/>
              <w:rPr>
                <w:ins w:id="30210" w:author="Thomas Dietz" w:date="2012-08-08T17:05:00Z"/>
                <w:rPrChange w:id="30211" w:author="Thomas Dietz" w:date="2012-08-10T13:22:00Z">
                  <w:rPr>
                    <w:ins w:id="30212" w:author="Thomas Dietz" w:date="2012-08-08T17:05:00Z"/>
                    <w:lang w:val="de-DE"/>
                  </w:rPr>
                </w:rPrChange>
              </w:rPr>
            </w:pPr>
            <w:ins w:id="30213" w:author="Thomas Dietz" w:date="2012-08-08T17:05:00Z">
              <w:r w:rsidRPr="00B80901">
                <w:rPr>
                  <w:rPrChange w:id="30214" w:author="Thomas Dietz" w:date="2012-08-10T13:22:00Z">
                    <w:rPr>
                      <w:lang w:val="de-DE"/>
                    </w:rPr>
                  </w:rPrChange>
                </w:rPr>
                <w:t xml:space="preserve">      with a NETCONF &lt;edit-config&gt; operation MUST result in an </w:t>
              </w:r>
            </w:ins>
          </w:p>
          <w:p w14:paraId="140970E8" w14:textId="77777777" w:rsidR="009F3611" w:rsidRPr="00B80901" w:rsidRDefault="009F3611" w:rsidP="009F3611">
            <w:pPr>
              <w:pStyle w:val="XML1"/>
              <w:rPr>
                <w:ins w:id="30215" w:author="Thomas Dietz" w:date="2012-08-08T17:05:00Z"/>
                <w:rPrChange w:id="30216" w:author="Thomas Dietz" w:date="2012-08-10T13:22:00Z">
                  <w:rPr>
                    <w:ins w:id="30217" w:author="Thomas Dietz" w:date="2012-08-08T17:05:00Z"/>
                    <w:lang w:val="de-DE"/>
                  </w:rPr>
                </w:rPrChange>
              </w:rPr>
            </w:pPr>
            <w:ins w:id="30218" w:author="Thomas Dietz" w:date="2012-08-08T17:05:00Z">
              <w:r w:rsidRPr="00B80901">
                <w:rPr>
                  <w:rPrChange w:id="30219" w:author="Thomas Dietz" w:date="2012-08-10T13:22:00Z">
                    <w:rPr>
                      <w:lang w:val="de-DE"/>
                    </w:rPr>
                  </w:rPrChange>
                </w:rPr>
                <w:t xml:space="preserve">      'operation-not-supported' error with type 'application'.";</w:t>
              </w:r>
            </w:ins>
          </w:p>
          <w:p w14:paraId="493D3146" w14:textId="77777777" w:rsidR="009F3611" w:rsidRPr="00B80901" w:rsidRDefault="009F3611" w:rsidP="009F3611">
            <w:pPr>
              <w:pStyle w:val="XML1"/>
              <w:rPr>
                <w:ins w:id="30220" w:author="Thomas Dietz" w:date="2012-08-08T17:05:00Z"/>
                <w:rPrChange w:id="30221" w:author="Thomas Dietz" w:date="2012-08-10T13:22:00Z">
                  <w:rPr>
                    <w:ins w:id="30222" w:author="Thomas Dietz" w:date="2012-08-08T17:05:00Z"/>
                    <w:lang w:val="de-DE"/>
                  </w:rPr>
                </w:rPrChange>
              </w:rPr>
            </w:pPr>
            <w:ins w:id="30223" w:author="Thomas Dietz" w:date="2012-08-08T17:05:00Z">
              <w:r w:rsidRPr="00B80901">
                <w:rPr>
                  <w:rPrChange w:id="30224" w:author="Thomas Dietz" w:date="2012-08-10T13:22:00Z">
                    <w:rPr>
                      <w:lang w:val="de-DE"/>
                    </w:rPr>
                  </w:rPrChange>
                </w:rPr>
                <w:t xml:space="preserve">    leaf rate {</w:t>
              </w:r>
            </w:ins>
          </w:p>
          <w:p w14:paraId="4B981EB9" w14:textId="77777777" w:rsidR="009F3611" w:rsidRPr="00B80901" w:rsidRDefault="009F3611" w:rsidP="009F3611">
            <w:pPr>
              <w:pStyle w:val="XML1"/>
              <w:rPr>
                <w:ins w:id="30225" w:author="Thomas Dietz" w:date="2012-08-08T17:05:00Z"/>
                <w:rPrChange w:id="30226" w:author="Thomas Dietz" w:date="2012-08-10T13:22:00Z">
                  <w:rPr>
                    <w:ins w:id="30227" w:author="Thomas Dietz" w:date="2012-08-08T17:05:00Z"/>
                    <w:lang w:val="de-DE"/>
                  </w:rPr>
                </w:rPrChange>
              </w:rPr>
            </w:pPr>
            <w:ins w:id="30228" w:author="Thomas Dietz" w:date="2012-08-08T17:05:00Z">
              <w:r w:rsidRPr="00B80901">
                <w:rPr>
                  <w:rPrChange w:id="30229" w:author="Thomas Dietz" w:date="2012-08-10T13:22:00Z">
                    <w:rPr>
                      <w:lang w:val="de-DE"/>
                    </w:rPr>
                  </w:rPrChange>
                </w:rPr>
                <w:t xml:space="preserve">      type OFPortRateType;</w:t>
              </w:r>
            </w:ins>
          </w:p>
          <w:p w14:paraId="25DF864F" w14:textId="77777777" w:rsidR="009F3611" w:rsidRPr="00B80901" w:rsidRDefault="009F3611" w:rsidP="009F3611">
            <w:pPr>
              <w:pStyle w:val="XML1"/>
              <w:rPr>
                <w:ins w:id="30230" w:author="Thomas Dietz" w:date="2012-08-08T17:05:00Z"/>
                <w:rPrChange w:id="30231" w:author="Thomas Dietz" w:date="2012-08-10T13:22:00Z">
                  <w:rPr>
                    <w:ins w:id="30232" w:author="Thomas Dietz" w:date="2012-08-08T17:05:00Z"/>
                    <w:lang w:val="de-DE"/>
                  </w:rPr>
                </w:rPrChange>
              </w:rPr>
            </w:pPr>
            <w:ins w:id="30233" w:author="Thomas Dietz" w:date="2012-08-08T17:05:00Z">
              <w:r w:rsidRPr="00B80901">
                <w:rPr>
                  <w:rPrChange w:id="30234" w:author="Thomas Dietz" w:date="2012-08-10T13:22:00Z">
                    <w:rPr>
                      <w:lang w:val="de-DE"/>
                    </w:rPr>
                  </w:rPrChange>
                </w:rPr>
                <w:t xml:space="preserve">      description "The transmission rate that is currently used.</w:t>
              </w:r>
            </w:ins>
          </w:p>
          <w:p w14:paraId="0B305C25" w14:textId="77777777" w:rsidR="009F3611" w:rsidRPr="00B80901" w:rsidRDefault="009F3611" w:rsidP="009F3611">
            <w:pPr>
              <w:pStyle w:val="XML1"/>
              <w:rPr>
                <w:ins w:id="30235" w:author="Thomas Dietz" w:date="2012-08-08T17:05:00Z"/>
                <w:rPrChange w:id="30236" w:author="Thomas Dietz" w:date="2012-08-10T13:22:00Z">
                  <w:rPr>
                    <w:ins w:id="30237" w:author="Thomas Dietz" w:date="2012-08-08T17:05:00Z"/>
                    <w:lang w:val="de-DE"/>
                  </w:rPr>
                </w:rPrChange>
              </w:rPr>
            </w:pPr>
            <w:ins w:id="30238" w:author="Thomas Dietz" w:date="2012-08-08T17:05:00Z">
              <w:r w:rsidRPr="00B80901">
                <w:rPr>
                  <w:rPrChange w:id="30239" w:author="Thomas Dietz" w:date="2012-08-10T13:22:00Z">
                    <w:rPr>
                      <w:lang w:val="de-DE"/>
                    </w:rPr>
                  </w:rPrChange>
                </w:rPr>
                <w:t xml:space="preserve">        The value MUST indicate a valid forwarding rate.  </w:t>
              </w:r>
            </w:ins>
          </w:p>
          <w:p w14:paraId="594BA9F1" w14:textId="77777777" w:rsidR="009F3611" w:rsidRPr="00B80901" w:rsidRDefault="009F3611" w:rsidP="009F3611">
            <w:pPr>
              <w:pStyle w:val="XML1"/>
              <w:rPr>
                <w:ins w:id="30240" w:author="Thomas Dietz" w:date="2012-08-08T17:05:00Z"/>
                <w:rPrChange w:id="30241" w:author="Thomas Dietz" w:date="2012-08-10T13:22:00Z">
                  <w:rPr>
                    <w:ins w:id="30242" w:author="Thomas Dietz" w:date="2012-08-08T17:05:00Z"/>
                    <w:lang w:val="de-DE"/>
                  </w:rPr>
                </w:rPrChange>
              </w:rPr>
            </w:pPr>
            <w:ins w:id="30243" w:author="Thomas Dietz" w:date="2012-08-08T17:05:00Z">
              <w:r w:rsidRPr="00B80901">
                <w:rPr>
                  <w:rPrChange w:id="30244" w:author="Thomas Dietz" w:date="2012-08-10T13:22:00Z">
                    <w:rPr>
                      <w:lang w:val="de-DE"/>
                    </w:rPr>
                  </w:rPrChange>
                </w:rPr>
                <w:t xml:space="preserve">      </w:t>
              </w:r>
            </w:ins>
          </w:p>
          <w:p w14:paraId="46C36CB9" w14:textId="77777777" w:rsidR="009F3611" w:rsidRPr="00B80901" w:rsidRDefault="009F3611" w:rsidP="009F3611">
            <w:pPr>
              <w:pStyle w:val="XML1"/>
              <w:rPr>
                <w:ins w:id="30245" w:author="Thomas Dietz" w:date="2012-08-08T17:05:00Z"/>
                <w:rPrChange w:id="30246" w:author="Thomas Dietz" w:date="2012-08-10T13:22:00Z">
                  <w:rPr>
                    <w:ins w:id="30247" w:author="Thomas Dietz" w:date="2012-08-08T17:05:00Z"/>
                    <w:lang w:val="de-DE"/>
                  </w:rPr>
                </w:rPrChange>
              </w:rPr>
            </w:pPr>
            <w:ins w:id="30248" w:author="Thomas Dietz" w:date="2012-08-08T17:05:00Z">
              <w:r w:rsidRPr="00B80901">
                <w:rPr>
                  <w:rPrChange w:id="30249" w:author="Thomas Dietz" w:date="2012-08-10T13:22:00Z">
                    <w:rPr>
                      <w:lang w:val="de-DE"/>
                    </w:rPr>
                  </w:rPrChange>
                </w:rPr>
                <w:t xml:space="preserve">        The current Port Feature set MUST contain this element</w:t>
              </w:r>
            </w:ins>
          </w:p>
          <w:p w14:paraId="522EDDCE" w14:textId="77777777" w:rsidR="009F3611" w:rsidRPr="00B80901" w:rsidRDefault="009F3611" w:rsidP="009F3611">
            <w:pPr>
              <w:pStyle w:val="XML1"/>
              <w:rPr>
                <w:ins w:id="30250" w:author="Thomas Dietz" w:date="2012-08-08T17:05:00Z"/>
                <w:rPrChange w:id="30251" w:author="Thomas Dietz" w:date="2012-08-10T13:22:00Z">
                  <w:rPr>
                    <w:ins w:id="30252" w:author="Thomas Dietz" w:date="2012-08-08T17:05:00Z"/>
                    <w:lang w:val="de-DE"/>
                  </w:rPr>
                </w:rPrChange>
              </w:rPr>
            </w:pPr>
            <w:ins w:id="30253" w:author="Thomas Dietz" w:date="2012-08-08T17:05:00Z">
              <w:r w:rsidRPr="00B80901">
                <w:rPr>
                  <w:rPrChange w:id="30254" w:author="Thomas Dietz" w:date="2012-08-10T13:22:00Z">
                    <w:rPr>
                      <w:lang w:val="de-DE"/>
                    </w:rPr>
                  </w:rPrChange>
                </w:rPr>
                <w:t xml:space="preserve">        exactly once.  The other Port Feature sets MAY contain this</w:t>
              </w:r>
            </w:ins>
          </w:p>
          <w:p w14:paraId="6B00178D" w14:textId="77777777" w:rsidR="009F3611" w:rsidRPr="00B80901" w:rsidRDefault="009F3611" w:rsidP="009F3611">
            <w:pPr>
              <w:pStyle w:val="XML1"/>
              <w:rPr>
                <w:ins w:id="30255" w:author="Thomas Dietz" w:date="2012-08-08T17:05:00Z"/>
                <w:rPrChange w:id="30256" w:author="Thomas Dietz" w:date="2012-08-10T13:22:00Z">
                  <w:rPr>
                    <w:ins w:id="30257" w:author="Thomas Dietz" w:date="2012-08-08T17:05:00Z"/>
                    <w:lang w:val="de-DE"/>
                  </w:rPr>
                </w:rPrChange>
              </w:rPr>
            </w:pPr>
            <w:ins w:id="30258" w:author="Thomas Dietz" w:date="2012-08-08T17:05:00Z">
              <w:r w:rsidRPr="00B80901">
                <w:rPr>
                  <w:rPrChange w:id="30259" w:author="Thomas Dietz" w:date="2012-08-10T13:22:00Z">
                    <w:rPr>
                      <w:lang w:val="de-DE"/>
                    </w:rPr>
                  </w:rPrChange>
                </w:rPr>
                <w:t xml:space="preserve">        element more than once.  If this element appears more than</w:t>
              </w:r>
            </w:ins>
          </w:p>
          <w:p w14:paraId="7D9475C1" w14:textId="77777777" w:rsidR="009F3611" w:rsidRPr="00B80901" w:rsidRDefault="009F3611" w:rsidP="009F3611">
            <w:pPr>
              <w:pStyle w:val="XML1"/>
              <w:rPr>
                <w:ins w:id="30260" w:author="Thomas Dietz" w:date="2012-08-08T17:05:00Z"/>
                <w:rPrChange w:id="30261" w:author="Thomas Dietz" w:date="2012-08-10T13:22:00Z">
                  <w:rPr>
                    <w:ins w:id="30262" w:author="Thomas Dietz" w:date="2012-08-08T17:05:00Z"/>
                    <w:lang w:val="de-DE"/>
                  </w:rPr>
                </w:rPrChange>
              </w:rPr>
            </w:pPr>
            <w:ins w:id="30263" w:author="Thomas Dietz" w:date="2012-08-08T17:05:00Z">
              <w:r w:rsidRPr="00B80901">
                <w:rPr>
                  <w:rPrChange w:id="30264" w:author="Thomas Dietz" w:date="2012-08-10T13:22:00Z">
                    <w:rPr>
                      <w:lang w:val="de-DE"/>
                    </w:rPr>
                  </w:rPrChange>
                </w:rPr>
                <w:t xml:space="preserve">        once in a Port Feature set than the value MUST be unique</w:t>
              </w:r>
            </w:ins>
          </w:p>
          <w:p w14:paraId="43765EC8" w14:textId="77777777" w:rsidR="009F3611" w:rsidRPr="00B80901" w:rsidRDefault="009F3611" w:rsidP="009F3611">
            <w:pPr>
              <w:pStyle w:val="XML1"/>
              <w:rPr>
                <w:ins w:id="30265" w:author="Thomas Dietz" w:date="2012-08-08T17:05:00Z"/>
                <w:rPrChange w:id="30266" w:author="Thomas Dietz" w:date="2012-08-10T13:22:00Z">
                  <w:rPr>
                    <w:ins w:id="30267" w:author="Thomas Dietz" w:date="2012-08-08T17:05:00Z"/>
                    <w:lang w:val="de-DE"/>
                  </w:rPr>
                </w:rPrChange>
              </w:rPr>
            </w:pPr>
            <w:ins w:id="30268" w:author="Thomas Dietz" w:date="2012-08-08T17:05:00Z">
              <w:r w:rsidRPr="00B80901">
                <w:rPr>
                  <w:rPrChange w:id="30269" w:author="Thomas Dietz" w:date="2012-08-10T13:22:00Z">
                    <w:rPr>
                      <w:lang w:val="de-DE"/>
                    </w:rPr>
                  </w:rPrChange>
                </w:rPr>
                <w:t xml:space="preserve">        within the Port Feature set.";</w:t>
              </w:r>
            </w:ins>
          </w:p>
          <w:p w14:paraId="2F1EE743" w14:textId="77777777" w:rsidR="009F3611" w:rsidRPr="00B80901" w:rsidRDefault="009F3611" w:rsidP="009F3611">
            <w:pPr>
              <w:pStyle w:val="XML1"/>
              <w:rPr>
                <w:ins w:id="30270" w:author="Thomas Dietz" w:date="2012-08-08T17:05:00Z"/>
                <w:rPrChange w:id="30271" w:author="Thomas Dietz" w:date="2012-08-10T13:22:00Z">
                  <w:rPr>
                    <w:ins w:id="30272" w:author="Thomas Dietz" w:date="2012-08-08T17:05:00Z"/>
                    <w:lang w:val="de-DE"/>
                  </w:rPr>
                </w:rPrChange>
              </w:rPr>
            </w:pPr>
            <w:ins w:id="30273" w:author="Thomas Dietz" w:date="2012-08-08T17:05:00Z">
              <w:r w:rsidRPr="00B80901">
                <w:rPr>
                  <w:rPrChange w:id="30274" w:author="Thomas Dietz" w:date="2012-08-10T13:22:00Z">
                    <w:rPr>
                      <w:lang w:val="de-DE"/>
                    </w:rPr>
                  </w:rPrChange>
                </w:rPr>
                <w:t xml:space="preserve">    }</w:t>
              </w:r>
            </w:ins>
          </w:p>
          <w:p w14:paraId="4F9ACF8E" w14:textId="77777777" w:rsidR="009F3611" w:rsidRPr="00B80901" w:rsidRDefault="009F3611" w:rsidP="009F3611">
            <w:pPr>
              <w:pStyle w:val="XML1"/>
              <w:rPr>
                <w:ins w:id="30275" w:author="Thomas Dietz" w:date="2012-08-08T17:05:00Z"/>
                <w:rPrChange w:id="30276" w:author="Thomas Dietz" w:date="2012-08-10T13:22:00Z">
                  <w:rPr>
                    <w:ins w:id="30277" w:author="Thomas Dietz" w:date="2012-08-08T17:05:00Z"/>
                    <w:lang w:val="de-DE"/>
                  </w:rPr>
                </w:rPrChange>
              </w:rPr>
            </w:pPr>
            <w:ins w:id="30278" w:author="Thomas Dietz" w:date="2012-08-08T17:05:00Z">
              <w:r w:rsidRPr="00B80901">
                <w:rPr>
                  <w:rPrChange w:id="30279" w:author="Thomas Dietz" w:date="2012-08-10T13:22:00Z">
                    <w:rPr>
                      <w:lang w:val="de-DE"/>
                    </w:rPr>
                  </w:rPrChange>
                </w:rPr>
                <w:t xml:space="preserve">    leaf auto-negotiate { </w:t>
              </w:r>
            </w:ins>
          </w:p>
          <w:p w14:paraId="011948BE" w14:textId="77777777" w:rsidR="009F3611" w:rsidRPr="00B80901" w:rsidRDefault="009F3611" w:rsidP="009F3611">
            <w:pPr>
              <w:pStyle w:val="XML1"/>
              <w:rPr>
                <w:ins w:id="30280" w:author="Thomas Dietz" w:date="2012-08-08T17:05:00Z"/>
                <w:rPrChange w:id="30281" w:author="Thomas Dietz" w:date="2012-08-10T13:22:00Z">
                  <w:rPr>
                    <w:ins w:id="30282" w:author="Thomas Dietz" w:date="2012-08-08T17:05:00Z"/>
                    <w:lang w:val="de-DE"/>
                  </w:rPr>
                </w:rPrChange>
              </w:rPr>
            </w:pPr>
            <w:ins w:id="30283" w:author="Thomas Dietz" w:date="2012-08-08T17:05:00Z">
              <w:r w:rsidRPr="00B80901">
                <w:rPr>
                  <w:rPrChange w:id="30284" w:author="Thomas Dietz" w:date="2012-08-10T13:22:00Z">
                    <w:rPr>
                      <w:lang w:val="de-DE"/>
                    </w:rPr>
                  </w:rPrChange>
                </w:rPr>
                <w:t xml:space="preserve">      type boolean;</w:t>
              </w:r>
            </w:ins>
          </w:p>
          <w:p w14:paraId="42083F72" w14:textId="77777777" w:rsidR="009F3611" w:rsidRPr="00B80901" w:rsidRDefault="009F3611" w:rsidP="009F3611">
            <w:pPr>
              <w:pStyle w:val="XML1"/>
              <w:rPr>
                <w:ins w:id="30285" w:author="Thomas Dietz" w:date="2012-08-08T17:05:00Z"/>
                <w:rPrChange w:id="30286" w:author="Thomas Dietz" w:date="2012-08-10T13:22:00Z">
                  <w:rPr>
                    <w:ins w:id="30287" w:author="Thomas Dietz" w:date="2012-08-08T17:05:00Z"/>
                    <w:lang w:val="de-DE"/>
                  </w:rPr>
                </w:rPrChange>
              </w:rPr>
            </w:pPr>
            <w:ins w:id="30288" w:author="Thomas Dietz" w:date="2012-08-08T17:05:00Z">
              <w:r w:rsidRPr="00B80901">
                <w:rPr>
                  <w:rPrChange w:id="30289" w:author="Thomas Dietz" w:date="2012-08-10T13:22:00Z">
                    <w:rPr>
                      <w:lang w:val="de-DE"/>
                    </w:rPr>
                  </w:rPrChange>
                </w:rPr>
                <w:t xml:space="preserve">      description "Specifies the administrative state of the </w:t>
              </w:r>
            </w:ins>
          </w:p>
          <w:p w14:paraId="5176C883" w14:textId="77777777" w:rsidR="009F3611" w:rsidRPr="00B80901" w:rsidRDefault="009F3611" w:rsidP="009F3611">
            <w:pPr>
              <w:pStyle w:val="XML1"/>
              <w:rPr>
                <w:ins w:id="30290" w:author="Thomas Dietz" w:date="2012-08-08T17:05:00Z"/>
                <w:rPrChange w:id="30291" w:author="Thomas Dietz" w:date="2012-08-10T13:22:00Z">
                  <w:rPr>
                    <w:ins w:id="30292" w:author="Thomas Dietz" w:date="2012-08-08T17:05:00Z"/>
                    <w:lang w:val="de-DE"/>
                  </w:rPr>
                </w:rPrChange>
              </w:rPr>
            </w:pPr>
            <w:ins w:id="30293" w:author="Thomas Dietz" w:date="2012-08-08T17:05:00Z">
              <w:r w:rsidRPr="00B80901">
                <w:rPr>
                  <w:rPrChange w:id="30294" w:author="Thomas Dietz" w:date="2012-08-10T13:22:00Z">
                    <w:rPr>
                      <w:lang w:val="de-DE"/>
                    </w:rPr>
                  </w:rPrChange>
                </w:rPr>
                <w:t xml:space="preserve">        forwarding rate auto-negotiation protocol at this OpenFlow</w:t>
              </w:r>
            </w:ins>
          </w:p>
          <w:p w14:paraId="54F73590" w14:textId="77777777" w:rsidR="009F3611" w:rsidRPr="00B80901" w:rsidRDefault="009F3611" w:rsidP="009F3611">
            <w:pPr>
              <w:pStyle w:val="XML1"/>
              <w:rPr>
                <w:ins w:id="30295" w:author="Thomas Dietz" w:date="2012-08-08T17:05:00Z"/>
                <w:rPrChange w:id="30296" w:author="Thomas Dietz" w:date="2012-08-10T13:22:00Z">
                  <w:rPr>
                    <w:ins w:id="30297" w:author="Thomas Dietz" w:date="2012-08-08T17:05:00Z"/>
                    <w:lang w:val="de-DE"/>
                  </w:rPr>
                </w:rPrChange>
              </w:rPr>
            </w:pPr>
            <w:ins w:id="30298" w:author="Thomas Dietz" w:date="2012-08-08T17:05:00Z">
              <w:r w:rsidRPr="00B80901">
                <w:rPr>
                  <w:rPrChange w:id="30299" w:author="Thomas Dietz" w:date="2012-08-10T13:22:00Z">
                    <w:rPr>
                      <w:lang w:val="de-DE"/>
                    </w:rPr>
                  </w:rPrChange>
                </w:rPr>
                <w:t xml:space="preserve">        Port.";</w:t>
              </w:r>
            </w:ins>
          </w:p>
          <w:p w14:paraId="2ACEA556" w14:textId="77777777" w:rsidR="009F3611" w:rsidRPr="00B80901" w:rsidRDefault="009F3611" w:rsidP="009F3611">
            <w:pPr>
              <w:pStyle w:val="XML1"/>
              <w:rPr>
                <w:ins w:id="30300" w:author="Thomas Dietz" w:date="2012-08-08T17:05:00Z"/>
                <w:rPrChange w:id="30301" w:author="Thomas Dietz" w:date="2012-08-10T13:22:00Z">
                  <w:rPr>
                    <w:ins w:id="30302" w:author="Thomas Dietz" w:date="2012-08-08T17:05:00Z"/>
                    <w:lang w:val="de-DE"/>
                  </w:rPr>
                </w:rPrChange>
              </w:rPr>
            </w:pPr>
            <w:ins w:id="30303" w:author="Thomas Dietz" w:date="2012-08-08T17:05:00Z">
              <w:r w:rsidRPr="00B80901">
                <w:rPr>
                  <w:rPrChange w:id="30304" w:author="Thomas Dietz" w:date="2012-08-10T13:22:00Z">
                    <w:rPr>
                      <w:lang w:val="de-DE"/>
                    </w:rPr>
                  </w:rPrChange>
                </w:rPr>
                <w:t xml:space="preserve">    }</w:t>
              </w:r>
            </w:ins>
          </w:p>
          <w:p w14:paraId="54A9ADC8" w14:textId="77777777" w:rsidR="009F3611" w:rsidRPr="00B80901" w:rsidRDefault="009F3611" w:rsidP="009F3611">
            <w:pPr>
              <w:pStyle w:val="XML1"/>
              <w:rPr>
                <w:ins w:id="30305" w:author="Thomas Dietz" w:date="2012-08-08T17:05:00Z"/>
                <w:rPrChange w:id="30306" w:author="Thomas Dietz" w:date="2012-08-10T13:22:00Z">
                  <w:rPr>
                    <w:ins w:id="30307" w:author="Thomas Dietz" w:date="2012-08-08T17:05:00Z"/>
                    <w:lang w:val="de-DE"/>
                  </w:rPr>
                </w:rPrChange>
              </w:rPr>
            </w:pPr>
            <w:ins w:id="30308" w:author="Thomas Dietz" w:date="2012-08-08T17:05:00Z">
              <w:r w:rsidRPr="00B80901">
                <w:rPr>
                  <w:rPrChange w:id="30309" w:author="Thomas Dietz" w:date="2012-08-10T13:22:00Z">
                    <w:rPr>
                      <w:lang w:val="de-DE"/>
                    </w:rPr>
                  </w:rPrChange>
                </w:rPr>
                <w:t xml:space="preserve">    leaf medium {</w:t>
              </w:r>
            </w:ins>
          </w:p>
          <w:p w14:paraId="0C7CADD2" w14:textId="77777777" w:rsidR="009F3611" w:rsidRPr="00B80901" w:rsidRDefault="009F3611" w:rsidP="009F3611">
            <w:pPr>
              <w:pStyle w:val="XML1"/>
              <w:rPr>
                <w:ins w:id="30310" w:author="Thomas Dietz" w:date="2012-08-08T17:05:00Z"/>
                <w:rPrChange w:id="30311" w:author="Thomas Dietz" w:date="2012-08-10T13:22:00Z">
                  <w:rPr>
                    <w:ins w:id="30312" w:author="Thomas Dietz" w:date="2012-08-08T17:05:00Z"/>
                    <w:lang w:val="de-DE"/>
                  </w:rPr>
                </w:rPrChange>
              </w:rPr>
            </w:pPr>
            <w:ins w:id="30313" w:author="Thomas Dietz" w:date="2012-08-08T17:05:00Z">
              <w:r w:rsidRPr="00B80901">
                <w:rPr>
                  <w:rPrChange w:id="30314" w:author="Thomas Dietz" w:date="2012-08-10T13:22:00Z">
                    <w:rPr>
                      <w:lang w:val="de-DE"/>
                    </w:rPr>
                  </w:rPrChange>
                </w:rPr>
                <w:t xml:space="preserve">      type enumeration {</w:t>
              </w:r>
            </w:ins>
          </w:p>
          <w:p w14:paraId="262514CD" w14:textId="77777777" w:rsidR="009F3611" w:rsidRPr="00B80901" w:rsidRDefault="009F3611" w:rsidP="009F3611">
            <w:pPr>
              <w:pStyle w:val="XML1"/>
              <w:rPr>
                <w:ins w:id="30315" w:author="Thomas Dietz" w:date="2012-08-08T17:05:00Z"/>
                <w:rPrChange w:id="30316" w:author="Thomas Dietz" w:date="2012-08-10T13:22:00Z">
                  <w:rPr>
                    <w:ins w:id="30317" w:author="Thomas Dietz" w:date="2012-08-08T17:05:00Z"/>
                    <w:lang w:val="de-DE"/>
                  </w:rPr>
                </w:rPrChange>
              </w:rPr>
            </w:pPr>
            <w:ins w:id="30318" w:author="Thomas Dietz" w:date="2012-08-08T17:05:00Z">
              <w:r w:rsidRPr="00B80901">
                <w:rPr>
                  <w:rPrChange w:id="30319" w:author="Thomas Dietz" w:date="2012-08-10T13:22:00Z">
                    <w:rPr>
                      <w:lang w:val="de-DE"/>
                    </w:rPr>
                  </w:rPrChange>
                </w:rPr>
                <w:t xml:space="preserve">        enum copper;</w:t>
              </w:r>
            </w:ins>
          </w:p>
          <w:p w14:paraId="779BC932" w14:textId="77777777" w:rsidR="009F3611" w:rsidRPr="00B80901" w:rsidRDefault="009F3611" w:rsidP="009F3611">
            <w:pPr>
              <w:pStyle w:val="XML1"/>
              <w:rPr>
                <w:ins w:id="30320" w:author="Thomas Dietz" w:date="2012-08-08T17:05:00Z"/>
                <w:rPrChange w:id="30321" w:author="Thomas Dietz" w:date="2012-08-10T13:22:00Z">
                  <w:rPr>
                    <w:ins w:id="30322" w:author="Thomas Dietz" w:date="2012-08-08T17:05:00Z"/>
                    <w:lang w:val="de-DE"/>
                  </w:rPr>
                </w:rPrChange>
              </w:rPr>
            </w:pPr>
            <w:ins w:id="30323" w:author="Thomas Dietz" w:date="2012-08-08T17:05:00Z">
              <w:r w:rsidRPr="00B80901">
                <w:rPr>
                  <w:rPrChange w:id="30324" w:author="Thomas Dietz" w:date="2012-08-10T13:22:00Z">
                    <w:rPr>
                      <w:lang w:val="de-DE"/>
                    </w:rPr>
                  </w:rPrChange>
                </w:rPr>
                <w:t xml:space="preserve">        enum fiber;</w:t>
              </w:r>
            </w:ins>
          </w:p>
          <w:p w14:paraId="2E82835E" w14:textId="77777777" w:rsidR="009F3611" w:rsidRPr="00B80901" w:rsidRDefault="009F3611" w:rsidP="009F3611">
            <w:pPr>
              <w:pStyle w:val="XML1"/>
              <w:rPr>
                <w:ins w:id="30325" w:author="Thomas Dietz" w:date="2012-08-08T17:05:00Z"/>
                <w:rPrChange w:id="30326" w:author="Thomas Dietz" w:date="2012-08-10T13:22:00Z">
                  <w:rPr>
                    <w:ins w:id="30327" w:author="Thomas Dietz" w:date="2012-08-08T17:05:00Z"/>
                    <w:lang w:val="de-DE"/>
                  </w:rPr>
                </w:rPrChange>
              </w:rPr>
            </w:pPr>
            <w:ins w:id="30328" w:author="Thomas Dietz" w:date="2012-08-08T17:05:00Z">
              <w:r w:rsidRPr="00B80901">
                <w:rPr>
                  <w:rPrChange w:id="30329" w:author="Thomas Dietz" w:date="2012-08-10T13:22:00Z">
                    <w:rPr>
                      <w:lang w:val="de-DE"/>
                    </w:rPr>
                  </w:rPrChange>
                </w:rPr>
                <w:t xml:space="preserve">      }</w:t>
              </w:r>
            </w:ins>
          </w:p>
          <w:p w14:paraId="5FF67EE5" w14:textId="77777777" w:rsidR="009F3611" w:rsidRPr="00B80901" w:rsidRDefault="009F3611" w:rsidP="009F3611">
            <w:pPr>
              <w:pStyle w:val="XML1"/>
              <w:rPr>
                <w:ins w:id="30330" w:author="Thomas Dietz" w:date="2012-08-08T17:05:00Z"/>
                <w:rPrChange w:id="30331" w:author="Thomas Dietz" w:date="2012-08-10T13:22:00Z">
                  <w:rPr>
                    <w:ins w:id="30332" w:author="Thomas Dietz" w:date="2012-08-08T17:05:00Z"/>
                    <w:lang w:val="de-DE"/>
                  </w:rPr>
                </w:rPrChange>
              </w:rPr>
            </w:pPr>
            <w:ins w:id="30333" w:author="Thomas Dietz" w:date="2012-08-08T17:05:00Z">
              <w:r w:rsidRPr="00B80901">
                <w:rPr>
                  <w:rPrChange w:id="30334" w:author="Thomas Dietz" w:date="2012-08-10T13:22:00Z">
                    <w:rPr>
                      <w:lang w:val="de-DE"/>
                    </w:rPr>
                  </w:rPrChange>
                </w:rPr>
                <w:t xml:space="preserve">      description "This element MUST indicate a valid physical</w:t>
              </w:r>
            </w:ins>
          </w:p>
          <w:p w14:paraId="0E6EF78D" w14:textId="77777777" w:rsidR="009F3611" w:rsidRPr="00B80901" w:rsidRDefault="009F3611" w:rsidP="009F3611">
            <w:pPr>
              <w:pStyle w:val="XML1"/>
              <w:rPr>
                <w:ins w:id="30335" w:author="Thomas Dietz" w:date="2012-08-08T17:05:00Z"/>
                <w:rPrChange w:id="30336" w:author="Thomas Dietz" w:date="2012-08-10T13:22:00Z">
                  <w:rPr>
                    <w:ins w:id="30337" w:author="Thomas Dietz" w:date="2012-08-08T17:05:00Z"/>
                    <w:lang w:val="de-DE"/>
                  </w:rPr>
                </w:rPrChange>
              </w:rPr>
            </w:pPr>
            <w:ins w:id="30338" w:author="Thomas Dietz" w:date="2012-08-08T17:05:00Z">
              <w:r w:rsidRPr="00B80901">
                <w:rPr>
                  <w:rPrChange w:id="30339" w:author="Thomas Dietz" w:date="2012-08-10T13:22:00Z">
                    <w:rPr>
                      <w:lang w:val="de-DE"/>
                    </w:rPr>
                  </w:rPrChange>
                </w:rPr>
                <w:t xml:space="preserve">        medium used by the OpenFlow Port.</w:t>
              </w:r>
            </w:ins>
          </w:p>
          <w:p w14:paraId="521BA653" w14:textId="77777777" w:rsidR="009F3611" w:rsidRPr="00B80901" w:rsidRDefault="009F3611" w:rsidP="009F3611">
            <w:pPr>
              <w:pStyle w:val="XML1"/>
              <w:rPr>
                <w:ins w:id="30340" w:author="Thomas Dietz" w:date="2012-08-08T17:05:00Z"/>
                <w:rPrChange w:id="30341" w:author="Thomas Dietz" w:date="2012-08-10T13:22:00Z">
                  <w:rPr>
                    <w:ins w:id="30342" w:author="Thomas Dietz" w:date="2012-08-08T17:05:00Z"/>
                    <w:lang w:val="de-DE"/>
                  </w:rPr>
                </w:rPrChange>
              </w:rPr>
            </w:pPr>
            <w:ins w:id="30343" w:author="Thomas Dietz" w:date="2012-08-08T17:05:00Z">
              <w:r w:rsidRPr="00B80901">
                <w:rPr>
                  <w:rPrChange w:id="30344" w:author="Thomas Dietz" w:date="2012-08-10T13:22:00Z">
                    <w:rPr>
                      <w:lang w:val="de-DE"/>
                    </w:rPr>
                  </w:rPrChange>
                </w:rPr>
                <w:t xml:space="preserve">      </w:t>
              </w:r>
            </w:ins>
          </w:p>
          <w:p w14:paraId="09C8B0A5" w14:textId="77777777" w:rsidR="009F3611" w:rsidRPr="00B80901" w:rsidRDefault="009F3611" w:rsidP="009F3611">
            <w:pPr>
              <w:pStyle w:val="XML1"/>
              <w:rPr>
                <w:ins w:id="30345" w:author="Thomas Dietz" w:date="2012-08-08T17:05:00Z"/>
                <w:rPrChange w:id="30346" w:author="Thomas Dietz" w:date="2012-08-10T13:22:00Z">
                  <w:rPr>
                    <w:ins w:id="30347" w:author="Thomas Dietz" w:date="2012-08-08T17:05:00Z"/>
                    <w:lang w:val="de-DE"/>
                  </w:rPr>
                </w:rPrChange>
              </w:rPr>
            </w:pPr>
            <w:ins w:id="30348" w:author="Thomas Dietz" w:date="2012-08-08T17:05:00Z">
              <w:r w:rsidRPr="00B80901">
                <w:rPr>
                  <w:rPrChange w:id="30349" w:author="Thomas Dietz" w:date="2012-08-10T13:22:00Z">
                    <w:rPr>
                      <w:lang w:val="de-DE"/>
                    </w:rPr>
                  </w:rPrChange>
                </w:rPr>
                <w:t xml:space="preserve">        The current Port Feature set MUST contain this element</w:t>
              </w:r>
            </w:ins>
          </w:p>
          <w:p w14:paraId="732D7265" w14:textId="77777777" w:rsidR="009F3611" w:rsidRPr="00B80901" w:rsidRDefault="009F3611" w:rsidP="009F3611">
            <w:pPr>
              <w:pStyle w:val="XML1"/>
              <w:rPr>
                <w:ins w:id="30350" w:author="Thomas Dietz" w:date="2012-08-08T17:05:00Z"/>
                <w:rPrChange w:id="30351" w:author="Thomas Dietz" w:date="2012-08-10T13:22:00Z">
                  <w:rPr>
                    <w:ins w:id="30352" w:author="Thomas Dietz" w:date="2012-08-08T17:05:00Z"/>
                    <w:lang w:val="de-DE"/>
                  </w:rPr>
                </w:rPrChange>
              </w:rPr>
            </w:pPr>
            <w:ins w:id="30353" w:author="Thomas Dietz" w:date="2012-08-08T17:05:00Z">
              <w:r w:rsidRPr="00B80901">
                <w:rPr>
                  <w:rPrChange w:id="30354" w:author="Thomas Dietz" w:date="2012-08-10T13:22:00Z">
                    <w:rPr>
                      <w:lang w:val="de-DE"/>
                    </w:rPr>
                  </w:rPrChange>
                </w:rPr>
                <w:t xml:space="preserve">        exactly once. The other Port Feature sets MAY contain this</w:t>
              </w:r>
            </w:ins>
          </w:p>
          <w:p w14:paraId="318A7F55" w14:textId="77777777" w:rsidR="009F3611" w:rsidRPr="00B80901" w:rsidRDefault="009F3611" w:rsidP="009F3611">
            <w:pPr>
              <w:pStyle w:val="XML1"/>
              <w:rPr>
                <w:ins w:id="30355" w:author="Thomas Dietz" w:date="2012-08-08T17:05:00Z"/>
                <w:rPrChange w:id="30356" w:author="Thomas Dietz" w:date="2012-08-10T13:22:00Z">
                  <w:rPr>
                    <w:ins w:id="30357" w:author="Thomas Dietz" w:date="2012-08-08T17:05:00Z"/>
                    <w:lang w:val="de-DE"/>
                  </w:rPr>
                </w:rPrChange>
              </w:rPr>
            </w:pPr>
            <w:ins w:id="30358" w:author="Thomas Dietz" w:date="2012-08-08T17:05:00Z">
              <w:r w:rsidRPr="00B80901">
                <w:rPr>
                  <w:rPrChange w:id="30359" w:author="Thomas Dietz" w:date="2012-08-10T13:22:00Z">
                    <w:rPr>
                      <w:lang w:val="de-DE"/>
                    </w:rPr>
                  </w:rPrChange>
                </w:rPr>
                <w:t xml:space="preserve">        element more than once. If this element appears more than</w:t>
              </w:r>
            </w:ins>
          </w:p>
          <w:p w14:paraId="2943B646" w14:textId="77777777" w:rsidR="009F3611" w:rsidRPr="00B80901" w:rsidRDefault="009F3611" w:rsidP="009F3611">
            <w:pPr>
              <w:pStyle w:val="XML1"/>
              <w:rPr>
                <w:ins w:id="30360" w:author="Thomas Dietz" w:date="2012-08-08T17:05:00Z"/>
                <w:rPrChange w:id="30361" w:author="Thomas Dietz" w:date="2012-08-10T13:22:00Z">
                  <w:rPr>
                    <w:ins w:id="30362" w:author="Thomas Dietz" w:date="2012-08-08T17:05:00Z"/>
                    <w:lang w:val="de-DE"/>
                  </w:rPr>
                </w:rPrChange>
              </w:rPr>
            </w:pPr>
            <w:ins w:id="30363" w:author="Thomas Dietz" w:date="2012-08-08T17:05:00Z">
              <w:r w:rsidRPr="00B80901">
                <w:rPr>
                  <w:rPrChange w:id="30364" w:author="Thomas Dietz" w:date="2012-08-10T13:22:00Z">
                    <w:rPr>
                      <w:lang w:val="de-DE"/>
                    </w:rPr>
                  </w:rPrChange>
                </w:rPr>
                <w:t xml:space="preserve">        once in a Port Feature set than the value MUST be unique</w:t>
              </w:r>
            </w:ins>
          </w:p>
          <w:p w14:paraId="25B45F77" w14:textId="77777777" w:rsidR="009F3611" w:rsidRPr="00B80901" w:rsidRDefault="009F3611" w:rsidP="009F3611">
            <w:pPr>
              <w:pStyle w:val="XML1"/>
              <w:rPr>
                <w:ins w:id="30365" w:author="Thomas Dietz" w:date="2012-08-08T17:05:00Z"/>
                <w:rPrChange w:id="30366" w:author="Thomas Dietz" w:date="2012-08-10T13:22:00Z">
                  <w:rPr>
                    <w:ins w:id="30367" w:author="Thomas Dietz" w:date="2012-08-08T17:05:00Z"/>
                    <w:lang w:val="de-DE"/>
                  </w:rPr>
                </w:rPrChange>
              </w:rPr>
            </w:pPr>
            <w:ins w:id="30368" w:author="Thomas Dietz" w:date="2012-08-08T17:05:00Z">
              <w:r w:rsidRPr="00B80901">
                <w:rPr>
                  <w:rPrChange w:id="30369" w:author="Thomas Dietz" w:date="2012-08-10T13:22:00Z">
                    <w:rPr>
                      <w:lang w:val="de-DE"/>
                    </w:rPr>
                  </w:rPrChange>
                </w:rPr>
                <w:t xml:space="preserve">        within the Port Feature set.";</w:t>
              </w:r>
            </w:ins>
          </w:p>
          <w:p w14:paraId="13BF2F60" w14:textId="77777777" w:rsidR="009F3611" w:rsidRPr="00B80901" w:rsidRDefault="009F3611" w:rsidP="009F3611">
            <w:pPr>
              <w:pStyle w:val="XML1"/>
              <w:rPr>
                <w:ins w:id="30370" w:author="Thomas Dietz" w:date="2012-08-08T17:05:00Z"/>
                <w:rPrChange w:id="30371" w:author="Thomas Dietz" w:date="2012-08-10T13:22:00Z">
                  <w:rPr>
                    <w:ins w:id="30372" w:author="Thomas Dietz" w:date="2012-08-08T17:05:00Z"/>
                    <w:lang w:val="de-DE"/>
                  </w:rPr>
                </w:rPrChange>
              </w:rPr>
            </w:pPr>
            <w:ins w:id="30373" w:author="Thomas Dietz" w:date="2012-08-08T17:05:00Z">
              <w:r w:rsidRPr="00B80901">
                <w:rPr>
                  <w:rPrChange w:id="30374" w:author="Thomas Dietz" w:date="2012-08-10T13:22:00Z">
                    <w:rPr>
                      <w:lang w:val="de-DE"/>
                    </w:rPr>
                  </w:rPrChange>
                </w:rPr>
                <w:t xml:space="preserve">    }</w:t>
              </w:r>
            </w:ins>
          </w:p>
          <w:p w14:paraId="288932DE" w14:textId="77777777" w:rsidR="009F3611" w:rsidRPr="00B80901" w:rsidRDefault="009F3611" w:rsidP="009F3611">
            <w:pPr>
              <w:pStyle w:val="XML1"/>
              <w:rPr>
                <w:ins w:id="30375" w:author="Thomas Dietz" w:date="2012-08-08T17:05:00Z"/>
                <w:rPrChange w:id="30376" w:author="Thomas Dietz" w:date="2012-08-10T13:22:00Z">
                  <w:rPr>
                    <w:ins w:id="30377" w:author="Thomas Dietz" w:date="2012-08-08T17:05:00Z"/>
                    <w:lang w:val="de-DE"/>
                  </w:rPr>
                </w:rPrChange>
              </w:rPr>
            </w:pPr>
            <w:ins w:id="30378" w:author="Thomas Dietz" w:date="2012-08-08T17:05:00Z">
              <w:r w:rsidRPr="00B80901">
                <w:rPr>
                  <w:rPrChange w:id="30379" w:author="Thomas Dietz" w:date="2012-08-10T13:22:00Z">
                    <w:rPr>
                      <w:lang w:val="de-DE"/>
                    </w:rPr>
                  </w:rPrChange>
                </w:rPr>
                <w:t xml:space="preserve">    leaf pause {</w:t>
              </w:r>
            </w:ins>
          </w:p>
          <w:p w14:paraId="327142F2" w14:textId="77777777" w:rsidR="009F3611" w:rsidRPr="00B80901" w:rsidRDefault="009F3611" w:rsidP="009F3611">
            <w:pPr>
              <w:pStyle w:val="XML1"/>
              <w:rPr>
                <w:ins w:id="30380" w:author="Thomas Dietz" w:date="2012-08-08T17:05:00Z"/>
                <w:rPrChange w:id="30381" w:author="Thomas Dietz" w:date="2012-08-10T13:22:00Z">
                  <w:rPr>
                    <w:ins w:id="30382" w:author="Thomas Dietz" w:date="2012-08-08T17:05:00Z"/>
                    <w:lang w:val="de-DE"/>
                  </w:rPr>
                </w:rPrChange>
              </w:rPr>
            </w:pPr>
            <w:ins w:id="30383" w:author="Thomas Dietz" w:date="2012-08-08T17:05:00Z">
              <w:r w:rsidRPr="00B80901">
                <w:rPr>
                  <w:rPrChange w:id="30384" w:author="Thomas Dietz" w:date="2012-08-10T13:22:00Z">
                    <w:rPr>
                      <w:lang w:val="de-DE"/>
                    </w:rPr>
                  </w:rPrChange>
                </w:rPr>
                <w:t xml:space="preserve">      type enumeration {</w:t>
              </w:r>
            </w:ins>
          </w:p>
          <w:p w14:paraId="3E21FEA7" w14:textId="77777777" w:rsidR="009F3611" w:rsidRPr="00B80901" w:rsidRDefault="009F3611" w:rsidP="009F3611">
            <w:pPr>
              <w:pStyle w:val="XML1"/>
              <w:rPr>
                <w:ins w:id="30385" w:author="Thomas Dietz" w:date="2012-08-08T17:05:00Z"/>
                <w:rPrChange w:id="30386" w:author="Thomas Dietz" w:date="2012-08-10T13:22:00Z">
                  <w:rPr>
                    <w:ins w:id="30387" w:author="Thomas Dietz" w:date="2012-08-08T17:05:00Z"/>
                    <w:lang w:val="de-DE"/>
                  </w:rPr>
                </w:rPrChange>
              </w:rPr>
            </w:pPr>
            <w:ins w:id="30388" w:author="Thomas Dietz" w:date="2012-08-08T17:05:00Z">
              <w:r w:rsidRPr="00B80901">
                <w:rPr>
                  <w:rPrChange w:id="30389" w:author="Thomas Dietz" w:date="2012-08-10T13:22:00Z">
                    <w:rPr>
                      <w:lang w:val="de-DE"/>
                    </w:rPr>
                  </w:rPrChange>
                </w:rPr>
                <w:t xml:space="preserve">        enum unsupported;</w:t>
              </w:r>
            </w:ins>
          </w:p>
          <w:p w14:paraId="3933241C" w14:textId="77777777" w:rsidR="009F3611" w:rsidRPr="00B80901" w:rsidRDefault="009F3611" w:rsidP="009F3611">
            <w:pPr>
              <w:pStyle w:val="XML1"/>
              <w:rPr>
                <w:ins w:id="30390" w:author="Thomas Dietz" w:date="2012-08-08T17:05:00Z"/>
                <w:rPrChange w:id="30391" w:author="Thomas Dietz" w:date="2012-08-10T13:22:00Z">
                  <w:rPr>
                    <w:ins w:id="30392" w:author="Thomas Dietz" w:date="2012-08-08T17:05:00Z"/>
                    <w:lang w:val="de-DE"/>
                  </w:rPr>
                </w:rPrChange>
              </w:rPr>
            </w:pPr>
            <w:ins w:id="30393" w:author="Thomas Dietz" w:date="2012-08-08T17:05:00Z">
              <w:r w:rsidRPr="00B80901">
                <w:rPr>
                  <w:rPrChange w:id="30394" w:author="Thomas Dietz" w:date="2012-08-10T13:22:00Z">
                    <w:rPr>
                      <w:lang w:val="de-DE"/>
                    </w:rPr>
                  </w:rPrChange>
                </w:rPr>
                <w:t xml:space="preserve">        enum symmetric;</w:t>
              </w:r>
            </w:ins>
          </w:p>
          <w:p w14:paraId="79FD1F09" w14:textId="77777777" w:rsidR="009F3611" w:rsidRPr="00B80901" w:rsidRDefault="009F3611" w:rsidP="009F3611">
            <w:pPr>
              <w:pStyle w:val="XML1"/>
              <w:rPr>
                <w:ins w:id="30395" w:author="Thomas Dietz" w:date="2012-08-08T17:05:00Z"/>
                <w:rPrChange w:id="30396" w:author="Thomas Dietz" w:date="2012-08-10T13:22:00Z">
                  <w:rPr>
                    <w:ins w:id="30397" w:author="Thomas Dietz" w:date="2012-08-08T17:05:00Z"/>
                    <w:lang w:val="de-DE"/>
                  </w:rPr>
                </w:rPrChange>
              </w:rPr>
            </w:pPr>
            <w:ins w:id="30398" w:author="Thomas Dietz" w:date="2012-08-08T17:05:00Z">
              <w:r w:rsidRPr="00B80901">
                <w:rPr>
                  <w:rPrChange w:id="30399" w:author="Thomas Dietz" w:date="2012-08-10T13:22:00Z">
                    <w:rPr>
                      <w:lang w:val="de-DE"/>
                    </w:rPr>
                  </w:rPrChange>
                </w:rPr>
                <w:t xml:space="preserve">        enum asymmetric;</w:t>
              </w:r>
            </w:ins>
          </w:p>
          <w:p w14:paraId="7E9C8670" w14:textId="77777777" w:rsidR="009F3611" w:rsidRPr="00B80901" w:rsidRDefault="009F3611" w:rsidP="009F3611">
            <w:pPr>
              <w:pStyle w:val="XML1"/>
              <w:rPr>
                <w:ins w:id="30400" w:author="Thomas Dietz" w:date="2012-08-08T17:05:00Z"/>
                <w:rPrChange w:id="30401" w:author="Thomas Dietz" w:date="2012-08-10T13:22:00Z">
                  <w:rPr>
                    <w:ins w:id="30402" w:author="Thomas Dietz" w:date="2012-08-08T17:05:00Z"/>
                    <w:lang w:val="de-DE"/>
                  </w:rPr>
                </w:rPrChange>
              </w:rPr>
            </w:pPr>
            <w:ins w:id="30403" w:author="Thomas Dietz" w:date="2012-08-08T17:05:00Z">
              <w:r w:rsidRPr="00B80901">
                <w:rPr>
                  <w:rPrChange w:id="30404" w:author="Thomas Dietz" w:date="2012-08-10T13:22:00Z">
                    <w:rPr>
                      <w:lang w:val="de-DE"/>
                    </w:rPr>
                  </w:rPrChange>
                </w:rPr>
                <w:t xml:space="preserve">      }</w:t>
              </w:r>
            </w:ins>
          </w:p>
          <w:p w14:paraId="55DE85B9" w14:textId="77777777" w:rsidR="009F3611" w:rsidRPr="00B80901" w:rsidRDefault="009F3611" w:rsidP="009F3611">
            <w:pPr>
              <w:pStyle w:val="XML1"/>
              <w:rPr>
                <w:ins w:id="30405" w:author="Thomas Dietz" w:date="2012-08-08T17:05:00Z"/>
                <w:rPrChange w:id="30406" w:author="Thomas Dietz" w:date="2012-08-10T13:22:00Z">
                  <w:rPr>
                    <w:ins w:id="30407" w:author="Thomas Dietz" w:date="2012-08-08T17:05:00Z"/>
                    <w:lang w:val="de-DE"/>
                  </w:rPr>
                </w:rPrChange>
              </w:rPr>
            </w:pPr>
            <w:ins w:id="30408" w:author="Thomas Dietz" w:date="2012-08-08T17:05:00Z">
              <w:r w:rsidRPr="00B80901">
                <w:rPr>
                  <w:rPrChange w:id="30409" w:author="Thomas Dietz" w:date="2012-08-10T13:22:00Z">
                    <w:rPr>
                      <w:lang w:val="de-DE"/>
                    </w:rPr>
                  </w:rPrChange>
                </w:rPr>
                <w:t xml:space="preserve">      description "Specifies if pausing of transmission is</w:t>
              </w:r>
            </w:ins>
          </w:p>
          <w:p w14:paraId="54BD00F8" w14:textId="77777777" w:rsidR="009F3611" w:rsidRPr="00B80901" w:rsidRDefault="009F3611" w:rsidP="009F3611">
            <w:pPr>
              <w:pStyle w:val="XML1"/>
              <w:rPr>
                <w:ins w:id="30410" w:author="Thomas Dietz" w:date="2012-08-08T17:05:00Z"/>
                <w:rPrChange w:id="30411" w:author="Thomas Dietz" w:date="2012-08-10T13:22:00Z">
                  <w:rPr>
                    <w:ins w:id="30412" w:author="Thomas Dietz" w:date="2012-08-08T17:05:00Z"/>
                    <w:lang w:val="de-DE"/>
                  </w:rPr>
                </w:rPrChange>
              </w:rPr>
            </w:pPr>
            <w:ins w:id="30413" w:author="Thomas Dietz" w:date="2012-08-08T17:05:00Z">
              <w:r w:rsidRPr="00B80901">
                <w:rPr>
                  <w:rPrChange w:id="30414" w:author="Thomas Dietz" w:date="2012-08-10T13:22:00Z">
                    <w:rPr>
                      <w:lang w:val="de-DE"/>
                    </w:rPr>
                  </w:rPrChange>
                </w:rPr>
                <w:t xml:space="preserve">        supported at all and if yes if it is asymmetric or</w:t>
              </w:r>
            </w:ins>
          </w:p>
          <w:p w14:paraId="71DB001C" w14:textId="77777777" w:rsidR="009F3611" w:rsidRPr="00B80901" w:rsidRDefault="009F3611" w:rsidP="009F3611">
            <w:pPr>
              <w:pStyle w:val="XML1"/>
              <w:rPr>
                <w:ins w:id="30415" w:author="Thomas Dietz" w:date="2012-08-08T17:05:00Z"/>
                <w:rPrChange w:id="30416" w:author="Thomas Dietz" w:date="2012-08-10T13:22:00Z">
                  <w:rPr>
                    <w:ins w:id="30417" w:author="Thomas Dietz" w:date="2012-08-08T17:05:00Z"/>
                    <w:lang w:val="de-DE"/>
                  </w:rPr>
                </w:rPrChange>
              </w:rPr>
            </w:pPr>
            <w:ins w:id="30418" w:author="Thomas Dietz" w:date="2012-08-08T17:05:00Z">
              <w:r w:rsidRPr="00B80901">
                <w:rPr>
                  <w:rPrChange w:id="30419" w:author="Thomas Dietz" w:date="2012-08-10T13:22:00Z">
                    <w:rPr>
                      <w:lang w:val="de-DE"/>
                    </w:rPr>
                  </w:rPrChange>
                </w:rPr>
                <w:t xml:space="preserve">        symmetric.";</w:t>
              </w:r>
            </w:ins>
          </w:p>
          <w:p w14:paraId="79A02017" w14:textId="77777777" w:rsidR="009F3611" w:rsidRPr="00B80901" w:rsidRDefault="009F3611" w:rsidP="009F3611">
            <w:pPr>
              <w:pStyle w:val="XML1"/>
              <w:rPr>
                <w:ins w:id="30420" w:author="Thomas Dietz" w:date="2012-08-08T17:05:00Z"/>
                <w:rPrChange w:id="30421" w:author="Thomas Dietz" w:date="2012-08-10T13:22:00Z">
                  <w:rPr>
                    <w:ins w:id="30422" w:author="Thomas Dietz" w:date="2012-08-08T17:05:00Z"/>
                    <w:lang w:val="de-DE"/>
                  </w:rPr>
                </w:rPrChange>
              </w:rPr>
            </w:pPr>
            <w:ins w:id="30423" w:author="Thomas Dietz" w:date="2012-08-08T17:05:00Z">
              <w:r w:rsidRPr="00B80901">
                <w:rPr>
                  <w:rPrChange w:id="30424" w:author="Thomas Dietz" w:date="2012-08-10T13:22:00Z">
                    <w:rPr>
                      <w:lang w:val="de-DE"/>
                    </w:rPr>
                  </w:rPrChange>
                </w:rPr>
                <w:t xml:space="preserve">    }</w:t>
              </w:r>
            </w:ins>
          </w:p>
          <w:p w14:paraId="0EFBFE2E" w14:textId="77777777" w:rsidR="009F3611" w:rsidRPr="00B80901" w:rsidRDefault="009F3611" w:rsidP="009F3611">
            <w:pPr>
              <w:pStyle w:val="XML1"/>
              <w:rPr>
                <w:ins w:id="30425" w:author="Thomas Dietz" w:date="2012-08-08T17:05:00Z"/>
                <w:rPrChange w:id="30426" w:author="Thomas Dietz" w:date="2012-08-10T13:22:00Z">
                  <w:rPr>
                    <w:ins w:id="30427" w:author="Thomas Dietz" w:date="2012-08-08T17:05:00Z"/>
                    <w:lang w:val="de-DE"/>
                  </w:rPr>
                </w:rPrChange>
              </w:rPr>
            </w:pPr>
            <w:ins w:id="30428" w:author="Thomas Dietz" w:date="2012-08-08T17:05:00Z">
              <w:r w:rsidRPr="00B80901">
                <w:rPr>
                  <w:rPrChange w:id="30429" w:author="Thomas Dietz" w:date="2012-08-10T13:22:00Z">
                    <w:rPr>
                      <w:lang w:val="de-DE"/>
                    </w:rPr>
                  </w:rPrChange>
                </w:rPr>
                <w:t xml:space="preserve">  }</w:t>
              </w:r>
            </w:ins>
          </w:p>
          <w:p w14:paraId="7452ECDF" w14:textId="77777777" w:rsidR="009F3611" w:rsidRPr="00B80901" w:rsidRDefault="009F3611" w:rsidP="009F3611">
            <w:pPr>
              <w:pStyle w:val="XML1"/>
              <w:rPr>
                <w:ins w:id="30430" w:author="Thomas Dietz" w:date="2012-08-08T17:05:00Z"/>
                <w:rPrChange w:id="30431" w:author="Thomas Dietz" w:date="2012-08-10T13:22:00Z">
                  <w:rPr>
                    <w:ins w:id="30432" w:author="Thomas Dietz" w:date="2012-08-08T17:05:00Z"/>
                    <w:lang w:val="de-DE"/>
                  </w:rPr>
                </w:rPrChange>
              </w:rPr>
            </w:pPr>
          </w:p>
          <w:p w14:paraId="2C560FC3" w14:textId="77777777" w:rsidR="009F3611" w:rsidRPr="00B80901" w:rsidRDefault="009F3611" w:rsidP="009F3611">
            <w:pPr>
              <w:pStyle w:val="XML1"/>
              <w:rPr>
                <w:ins w:id="30433" w:author="Thomas Dietz" w:date="2012-08-08T17:05:00Z"/>
                <w:rPrChange w:id="30434" w:author="Thomas Dietz" w:date="2012-08-10T13:22:00Z">
                  <w:rPr>
                    <w:ins w:id="30435" w:author="Thomas Dietz" w:date="2012-08-08T17:05:00Z"/>
                    <w:lang w:val="de-DE"/>
                  </w:rPr>
                </w:rPrChange>
              </w:rPr>
            </w:pPr>
            <w:ins w:id="30436" w:author="Thomas Dietz" w:date="2012-08-08T17:05:00Z">
              <w:r w:rsidRPr="00B80901">
                <w:rPr>
                  <w:rPrChange w:id="30437" w:author="Thomas Dietz" w:date="2012-08-10T13:22:00Z">
                    <w:rPr>
                      <w:lang w:val="de-DE"/>
                    </w:rPr>
                  </w:rPrChange>
                </w:rPr>
                <w:t xml:space="preserve">  grouping OFPortOtherFeatureListType {</w:t>
              </w:r>
            </w:ins>
          </w:p>
          <w:p w14:paraId="7CA78321" w14:textId="77777777" w:rsidR="009F3611" w:rsidRPr="00B80901" w:rsidRDefault="009F3611" w:rsidP="009F3611">
            <w:pPr>
              <w:pStyle w:val="XML1"/>
              <w:rPr>
                <w:ins w:id="30438" w:author="Thomas Dietz" w:date="2012-08-08T17:05:00Z"/>
                <w:rPrChange w:id="30439" w:author="Thomas Dietz" w:date="2012-08-10T13:22:00Z">
                  <w:rPr>
                    <w:ins w:id="30440" w:author="Thomas Dietz" w:date="2012-08-08T17:05:00Z"/>
                    <w:lang w:val="de-DE"/>
                  </w:rPr>
                </w:rPrChange>
              </w:rPr>
            </w:pPr>
            <w:ins w:id="30441" w:author="Thomas Dietz" w:date="2012-08-08T17:05:00Z">
              <w:r w:rsidRPr="00B80901">
                <w:rPr>
                  <w:rPrChange w:id="30442" w:author="Thomas Dietz" w:date="2012-08-10T13:22:00Z">
                    <w:rPr>
                      <w:lang w:val="de-DE"/>
                    </w:rPr>
                  </w:rPrChange>
                </w:rPr>
                <w:t xml:space="preserve">    description "The features of a port that are supported or</w:t>
              </w:r>
            </w:ins>
          </w:p>
          <w:p w14:paraId="415E7A48" w14:textId="77777777" w:rsidR="009F3611" w:rsidRPr="00B80901" w:rsidRDefault="009F3611" w:rsidP="009F3611">
            <w:pPr>
              <w:pStyle w:val="XML1"/>
              <w:rPr>
                <w:ins w:id="30443" w:author="Thomas Dietz" w:date="2012-08-08T17:05:00Z"/>
                <w:rPrChange w:id="30444" w:author="Thomas Dietz" w:date="2012-08-10T13:22:00Z">
                  <w:rPr>
                    <w:ins w:id="30445" w:author="Thomas Dietz" w:date="2012-08-08T17:05:00Z"/>
                    <w:lang w:val="de-DE"/>
                  </w:rPr>
                </w:rPrChange>
              </w:rPr>
            </w:pPr>
            <w:ins w:id="30446" w:author="Thomas Dietz" w:date="2012-08-08T17:05:00Z">
              <w:r w:rsidRPr="00B80901">
                <w:rPr>
                  <w:rPrChange w:id="30447" w:author="Thomas Dietz" w:date="2012-08-10T13:22:00Z">
                    <w:rPr>
                      <w:lang w:val="de-DE"/>
                    </w:rPr>
                  </w:rPrChange>
                </w:rPr>
                <w:t xml:space="preserve">      advertised.</w:t>
              </w:r>
            </w:ins>
          </w:p>
          <w:p w14:paraId="6085E835" w14:textId="77777777" w:rsidR="009F3611" w:rsidRPr="00B80901" w:rsidRDefault="009F3611" w:rsidP="009F3611">
            <w:pPr>
              <w:pStyle w:val="XML1"/>
              <w:rPr>
                <w:ins w:id="30448" w:author="Thomas Dietz" w:date="2012-08-08T17:05:00Z"/>
                <w:rPrChange w:id="30449" w:author="Thomas Dietz" w:date="2012-08-10T13:22:00Z">
                  <w:rPr>
                    <w:ins w:id="30450" w:author="Thomas Dietz" w:date="2012-08-08T17:05:00Z"/>
                    <w:lang w:val="de-DE"/>
                  </w:rPr>
                </w:rPrChange>
              </w:rPr>
            </w:pPr>
          </w:p>
          <w:p w14:paraId="0C2A211C" w14:textId="77777777" w:rsidR="009F3611" w:rsidRPr="00B80901" w:rsidRDefault="009F3611" w:rsidP="009F3611">
            <w:pPr>
              <w:pStyle w:val="XML1"/>
              <w:rPr>
                <w:ins w:id="30451" w:author="Thomas Dietz" w:date="2012-08-08T17:05:00Z"/>
                <w:rPrChange w:id="30452" w:author="Thomas Dietz" w:date="2012-08-10T13:22:00Z">
                  <w:rPr>
                    <w:ins w:id="30453" w:author="Thomas Dietz" w:date="2012-08-08T17:05:00Z"/>
                    <w:lang w:val="de-DE"/>
                  </w:rPr>
                </w:rPrChange>
              </w:rPr>
            </w:pPr>
            <w:ins w:id="30454" w:author="Thomas Dietz" w:date="2012-08-08T17:05:00Z">
              <w:r w:rsidRPr="00B80901">
                <w:rPr>
                  <w:rPrChange w:id="30455" w:author="Thomas Dietz" w:date="2012-08-10T13:22:00Z">
                    <w:rPr>
                      <w:lang w:val="de-DE"/>
                    </w:rPr>
                  </w:rPrChange>
                </w:rPr>
                <w:t xml:space="preserve">      If the elements in the OFPortOtherFeatureListType ares used</w:t>
              </w:r>
            </w:ins>
          </w:p>
          <w:p w14:paraId="4744D935" w14:textId="77777777" w:rsidR="009F3611" w:rsidRPr="00B80901" w:rsidRDefault="009F3611" w:rsidP="009F3611">
            <w:pPr>
              <w:pStyle w:val="XML1"/>
              <w:rPr>
                <w:ins w:id="30456" w:author="Thomas Dietz" w:date="2012-08-08T17:05:00Z"/>
                <w:rPrChange w:id="30457" w:author="Thomas Dietz" w:date="2012-08-10T13:22:00Z">
                  <w:rPr>
                    <w:ins w:id="30458" w:author="Thomas Dietz" w:date="2012-08-08T17:05:00Z"/>
                    <w:lang w:val="de-DE"/>
                  </w:rPr>
                </w:rPrChange>
              </w:rPr>
            </w:pPr>
            <w:ins w:id="30459" w:author="Thomas Dietz" w:date="2012-08-08T17:05:00Z">
              <w:r w:rsidRPr="00B80901">
                <w:rPr>
                  <w:rPrChange w:id="30460" w:author="Thomas Dietz" w:date="2012-08-10T13:22:00Z">
                    <w:rPr>
                      <w:lang w:val="de-DE"/>
                    </w:rPr>
                  </w:rPrChange>
                </w:rPr>
                <w:t xml:space="preserve">      as configurable elements the NETCONF &lt;edit-config&gt; operations</w:t>
              </w:r>
            </w:ins>
          </w:p>
          <w:p w14:paraId="374D9C46" w14:textId="77777777" w:rsidR="009F3611" w:rsidRPr="00B80901" w:rsidRDefault="009F3611" w:rsidP="009F3611">
            <w:pPr>
              <w:pStyle w:val="XML1"/>
              <w:rPr>
                <w:ins w:id="30461" w:author="Thomas Dietz" w:date="2012-08-08T17:05:00Z"/>
                <w:rPrChange w:id="30462" w:author="Thomas Dietz" w:date="2012-08-10T13:22:00Z">
                  <w:rPr>
                    <w:ins w:id="30463" w:author="Thomas Dietz" w:date="2012-08-08T17:05:00Z"/>
                    <w:lang w:val="de-DE"/>
                  </w:rPr>
                </w:rPrChange>
              </w:rPr>
            </w:pPr>
            <w:ins w:id="30464" w:author="Thomas Dietz" w:date="2012-08-08T17:05:00Z">
              <w:r w:rsidRPr="00B80901">
                <w:rPr>
                  <w:rPrChange w:id="30465" w:author="Thomas Dietz" w:date="2012-08-10T13:22:00Z">
                    <w:rPr>
                      <w:lang w:val="de-DE"/>
                    </w:rPr>
                  </w:rPrChange>
                </w:rPr>
                <w:t xml:space="preserve">      MUST be implemented as follows: </w:t>
              </w:r>
            </w:ins>
          </w:p>
          <w:p w14:paraId="3770F0FD" w14:textId="77777777" w:rsidR="009F3611" w:rsidRPr="00B80901" w:rsidRDefault="009F3611" w:rsidP="009F3611">
            <w:pPr>
              <w:pStyle w:val="XML1"/>
              <w:rPr>
                <w:ins w:id="30466" w:author="Thomas Dietz" w:date="2012-08-08T17:05:00Z"/>
                <w:rPrChange w:id="30467" w:author="Thomas Dietz" w:date="2012-08-10T13:22:00Z">
                  <w:rPr>
                    <w:ins w:id="30468" w:author="Thomas Dietz" w:date="2012-08-08T17:05:00Z"/>
                    <w:lang w:val="de-DE"/>
                  </w:rPr>
                </w:rPrChange>
              </w:rPr>
            </w:pPr>
          </w:p>
          <w:p w14:paraId="02D9DF4C" w14:textId="77777777" w:rsidR="009F3611" w:rsidRPr="00B80901" w:rsidRDefault="009F3611" w:rsidP="009F3611">
            <w:pPr>
              <w:pStyle w:val="XML1"/>
              <w:rPr>
                <w:ins w:id="30469" w:author="Thomas Dietz" w:date="2012-08-08T17:05:00Z"/>
                <w:rPrChange w:id="30470" w:author="Thomas Dietz" w:date="2012-08-10T13:22:00Z">
                  <w:rPr>
                    <w:ins w:id="30471" w:author="Thomas Dietz" w:date="2012-08-08T17:05:00Z"/>
                    <w:lang w:val="de-DE"/>
                  </w:rPr>
                </w:rPrChange>
              </w:rPr>
            </w:pPr>
            <w:ins w:id="30472" w:author="Thomas Dietz" w:date="2012-08-08T17:05:00Z">
              <w:r w:rsidRPr="00B80901">
                <w:rPr>
                  <w:rPrChange w:id="30473" w:author="Thomas Dietz" w:date="2012-08-10T13:22:00Z">
                    <w:rPr>
                      <w:lang w:val="de-DE"/>
                    </w:rPr>
                  </w:rPrChange>
                </w:rPr>
                <w:lastRenderedPageBreak/>
                <w:t xml:space="preserve">      * The 'resource-id' element MUST be present in the path or in</w:t>
              </w:r>
            </w:ins>
          </w:p>
          <w:p w14:paraId="7B5821B9" w14:textId="77777777" w:rsidR="009F3611" w:rsidRPr="00B80901" w:rsidRDefault="009F3611" w:rsidP="009F3611">
            <w:pPr>
              <w:pStyle w:val="XML1"/>
              <w:rPr>
                <w:ins w:id="30474" w:author="Thomas Dietz" w:date="2012-08-08T17:05:00Z"/>
                <w:rPrChange w:id="30475" w:author="Thomas Dietz" w:date="2012-08-10T13:22:00Z">
                  <w:rPr>
                    <w:ins w:id="30476" w:author="Thomas Dietz" w:date="2012-08-08T17:05:00Z"/>
                    <w:lang w:val="de-DE"/>
                  </w:rPr>
                </w:rPrChange>
              </w:rPr>
            </w:pPr>
            <w:ins w:id="30477" w:author="Thomas Dietz" w:date="2012-08-08T17:05:00Z">
              <w:r w:rsidRPr="00B80901">
                <w:rPr>
                  <w:rPrChange w:id="30478" w:author="Thomas Dietz" w:date="2012-08-10T13:22:00Z">
                    <w:rPr>
                      <w:lang w:val="de-DE"/>
                    </w:rPr>
                  </w:rPrChange>
                </w:rPr>
                <w:t xml:space="preserve">        the filter at all &lt;edit-config&gt; operations to identify the</w:t>
              </w:r>
            </w:ins>
          </w:p>
          <w:p w14:paraId="7F12C279" w14:textId="77777777" w:rsidR="009F3611" w:rsidRPr="00B80901" w:rsidRDefault="009F3611" w:rsidP="009F3611">
            <w:pPr>
              <w:pStyle w:val="XML1"/>
              <w:rPr>
                <w:ins w:id="30479" w:author="Thomas Dietz" w:date="2012-08-08T17:05:00Z"/>
                <w:rPrChange w:id="30480" w:author="Thomas Dietz" w:date="2012-08-10T13:22:00Z">
                  <w:rPr>
                    <w:ins w:id="30481" w:author="Thomas Dietz" w:date="2012-08-08T17:05:00Z"/>
                    <w:lang w:val="de-DE"/>
                  </w:rPr>
                </w:rPrChange>
              </w:rPr>
            </w:pPr>
            <w:ins w:id="30482" w:author="Thomas Dietz" w:date="2012-08-08T17:05:00Z">
              <w:r w:rsidRPr="00B80901">
                <w:rPr>
                  <w:rPrChange w:id="30483" w:author="Thomas Dietz" w:date="2012-08-10T13:22:00Z">
                    <w:rPr>
                      <w:lang w:val="de-DE"/>
                    </w:rPr>
                  </w:rPrChange>
                </w:rPr>
                <w:t xml:space="preserve">        resource.</w:t>
              </w:r>
            </w:ins>
          </w:p>
          <w:p w14:paraId="0DBB8DED" w14:textId="77777777" w:rsidR="009F3611" w:rsidRPr="00B80901" w:rsidRDefault="009F3611" w:rsidP="009F3611">
            <w:pPr>
              <w:pStyle w:val="XML1"/>
              <w:rPr>
                <w:ins w:id="30484" w:author="Thomas Dietz" w:date="2012-08-08T17:05:00Z"/>
                <w:rPrChange w:id="30485" w:author="Thomas Dietz" w:date="2012-08-10T13:22:00Z">
                  <w:rPr>
                    <w:ins w:id="30486" w:author="Thomas Dietz" w:date="2012-08-08T17:05:00Z"/>
                    <w:lang w:val="de-DE"/>
                  </w:rPr>
                </w:rPrChange>
              </w:rPr>
            </w:pPr>
            <w:ins w:id="30487" w:author="Thomas Dietz" w:date="2012-08-08T17:05:00Z">
              <w:r w:rsidRPr="00B80901">
                <w:rPr>
                  <w:rPrChange w:id="30488" w:author="Thomas Dietz" w:date="2012-08-10T13:22:00Z">
                    <w:rPr>
                      <w:lang w:val="de-DE"/>
                    </w:rPr>
                  </w:rPrChange>
                </w:rPr>
                <w:t xml:space="preserve">      * If the operation is 'merge' or 'replace', the element is</w:t>
              </w:r>
            </w:ins>
          </w:p>
          <w:p w14:paraId="6F407B36" w14:textId="77777777" w:rsidR="009F3611" w:rsidRPr="00B80901" w:rsidRDefault="009F3611" w:rsidP="009F3611">
            <w:pPr>
              <w:pStyle w:val="XML1"/>
              <w:rPr>
                <w:ins w:id="30489" w:author="Thomas Dietz" w:date="2012-08-08T17:05:00Z"/>
                <w:rPrChange w:id="30490" w:author="Thomas Dietz" w:date="2012-08-10T13:22:00Z">
                  <w:rPr>
                    <w:ins w:id="30491" w:author="Thomas Dietz" w:date="2012-08-08T17:05:00Z"/>
                    <w:lang w:val="de-DE"/>
                  </w:rPr>
                </w:rPrChange>
              </w:rPr>
            </w:pPr>
            <w:ins w:id="30492" w:author="Thomas Dietz" w:date="2012-08-08T17:05:00Z">
              <w:r w:rsidRPr="00B80901">
                <w:rPr>
                  <w:rPrChange w:id="30493" w:author="Thomas Dietz" w:date="2012-08-10T13:22:00Z">
                    <w:rPr>
                      <w:lang w:val="de-DE"/>
                    </w:rPr>
                  </w:rPrChange>
                </w:rPr>
                <w:t xml:space="preserve">        created if it does not exist, and its value is set to the</w:t>
              </w:r>
            </w:ins>
          </w:p>
          <w:p w14:paraId="17C3B6B6" w14:textId="77777777" w:rsidR="009F3611" w:rsidRPr="00B80901" w:rsidRDefault="009F3611" w:rsidP="009F3611">
            <w:pPr>
              <w:pStyle w:val="XML1"/>
              <w:rPr>
                <w:ins w:id="30494" w:author="Thomas Dietz" w:date="2012-08-08T17:05:00Z"/>
                <w:rPrChange w:id="30495" w:author="Thomas Dietz" w:date="2012-08-10T13:22:00Z">
                  <w:rPr>
                    <w:ins w:id="30496" w:author="Thomas Dietz" w:date="2012-08-08T17:05:00Z"/>
                    <w:lang w:val="de-DE"/>
                  </w:rPr>
                </w:rPrChange>
              </w:rPr>
            </w:pPr>
            <w:ins w:id="30497" w:author="Thomas Dietz" w:date="2012-08-08T17:05:00Z">
              <w:r w:rsidRPr="00B80901">
                <w:rPr>
                  <w:rPrChange w:id="30498" w:author="Thomas Dietz" w:date="2012-08-10T13:22:00Z">
                    <w:rPr>
                      <w:lang w:val="de-DE"/>
                    </w:rPr>
                  </w:rPrChange>
                </w:rPr>
                <w:t xml:space="preserve">        value found in the XML RPC data.</w:t>
              </w:r>
            </w:ins>
          </w:p>
          <w:p w14:paraId="4A4533C4" w14:textId="77777777" w:rsidR="009F3611" w:rsidRPr="00B80901" w:rsidRDefault="009F3611" w:rsidP="009F3611">
            <w:pPr>
              <w:pStyle w:val="XML1"/>
              <w:rPr>
                <w:ins w:id="30499" w:author="Thomas Dietz" w:date="2012-08-08T17:05:00Z"/>
                <w:rPrChange w:id="30500" w:author="Thomas Dietz" w:date="2012-08-10T13:22:00Z">
                  <w:rPr>
                    <w:ins w:id="30501" w:author="Thomas Dietz" w:date="2012-08-08T17:05:00Z"/>
                    <w:lang w:val="de-DE"/>
                  </w:rPr>
                </w:rPrChange>
              </w:rPr>
            </w:pPr>
            <w:ins w:id="30502" w:author="Thomas Dietz" w:date="2012-08-08T17:05:00Z">
              <w:r w:rsidRPr="00B80901">
                <w:rPr>
                  <w:rPrChange w:id="30503" w:author="Thomas Dietz" w:date="2012-08-10T13:22:00Z">
                    <w:rPr>
                      <w:lang w:val="de-DE"/>
                    </w:rPr>
                  </w:rPrChange>
                </w:rPr>
                <w:t xml:space="preserve">      * If the operation is 'create', the element is created if it</w:t>
              </w:r>
            </w:ins>
          </w:p>
          <w:p w14:paraId="5BDFC343" w14:textId="77777777" w:rsidR="009F3611" w:rsidRPr="00B80901" w:rsidRDefault="009F3611" w:rsidP="009F3611">
            <w:pPr>
              <w:pStyle w:val="XML1"/>
              <w:rPr>
                <w:ins w:id="30504" w:author="Thomas Dietz" w:date="2012-08-08T17:05:00Z"/>
                <w:rPrChange w:id="30505" w:author="Thomas Dietz" w:date="2012-08-10T13:22:00Z">
                  <w:rPr>
                    <w:ins w:id="30506" w:author="Thomas Dietz" w:date="2012-08-08T17:05:00Z"/>
                    <w:lang w:val="de-DE"/>
                  </w:rPr>
                </w:rPrChange>
              </w:rPr>
            </w:pPr>
            <w:ins w:id="30507" w:author="Thomas Dietz" w:date="2012-08-08T17:05:00Z">
              <w:r w:rsidRPr="00B80901">
                <w:rPr>
                  <w:rPrChange w:id="30508" w:author="Thomas Dietz" w:date="2012-08-10T13:22:00Z">
                    <w:rPr>
                      <w:lang w:val="de-DE"/>
                    </w:rPr>
                  </w:rPrChange>
                </w:rPr>
                <w:t xml:space="preserve">        does not exist. If the element already exists, a</w:t>
              </w:r>
            </w:ins>
          </w:p>
          <w:p w14:paraId="3252D21C" w14:textId="77777777" w:rsidR="009F3611" w:rsidRPr="00B80901" w:rsidRDefault="009F3611" w:rsidP="009F3611">
            <w:pPr>
              <w:pStyle w:val="XML1"/>
              <w:rPr>
                <w:ins w:id="30509" w:author="Thomas Dietz" w:date="2012-08-08T17:05:00Z"/>
                <w:rPrChange w:id="30510" w:author="Thomas Dietz" w:date="2012-08-10T13:22:00Z">
                  <w:rPr>
                    <w:ins w:id="30511" w:author="Thomas Dietz" w:date="2012-08-08T17:05:00Z"/>
                    <w:lang w:val="de-DE"/>
                  </w:rPr>
                </w:rPrChange>
              </w:rPr>
            </w:pPr>
            <w:ins w:id="30512" w:author="Thomas Dietz" w:date="2012-08-08T17:05:00Z">
              <w:r w:rsidRPr="00B80901">
                <w:rPr>
                  <w:rPrChange w:id="30513" w:author="Thomas Dietz" w:date="2012-08-10T13:22:00Z">
                    <w:rPr>
                      <w:lang w:val="de-DE"/>
                    </w:rPr>
                  </w:rPrChange>
                </w:rPr>
                <w:t xml:space="preserve">        'data</w:t>
              </w:r>
              <w:r w:rsidRPr="00B80901">
                <w:rPr>
                  <w:rFonts w:ascii="MS Mincho" w:eastAsia="MS Mincho" w:hAnsi="MS Mincho" w:cs="MS Mincho"/>
                  <w:rPrChange w:id="30514" w:author="Thomas Dietz" w:date="2012-08-10T13:22:00Z">
                    <w:rPr>
                      <w:rFonts w:ascii="MS Mincho" w:eastAsia="MS Mincho" w:hAnsi="MS Mincho" w:cs="MS Mincho"/>
                      <w:lang w:val="de-DE"/>
                    </w:rPr>
                  </w:rPrChange>
                </w:rPr>
                <w:t>‑</w:t>
              </w:r>
              <w:r w:rsidRPr="00B80901">
                <w:rPr>
                  <w:rPrChange w:id="30515" w:author="Thomas Dietz" w:date="2012-08-10T13:22:00Z">
                    <w:rPr>
                      <w:lang w:val="de-DE"/>
                    </w:rPr>
                  </w:rPrChange>
                </w:rPr>
                <w:t>exists' error is returned.</w:t>
              </w:r>
            </w:ins>
          </w:p>
          <w:p w14:paraId="2E533DCF" w14:textId="77777777" w:rsidR="009F3611" w:rsidRPr="00B80901" w:rsidRDefault="009F3611" w:rsidP="009F3611">
            <w:pPr>
              <w:pStyle w:val="XML1"/>
              <w:rPr>
                <w:ins w:id="30516" w:author="Thomas Dietz" w:date="2012-08-08T17:05:00Z"/>
                <w:rPrChange w:id="30517" w:author="Thomas Dietz" w:date="2012-08-10T13:22:00Z">
                  <w:rPr>
                    <w:ins w:id="30518" w:author="Thomas Dietz" w:date="2012-08-08T17:05:00Z"/>
                    <w:lang w:val="de-DE"/>
                  </w:rPr>
                </w:rPrChange>
              </w:rPr>
            </w:pPr>
            <w:ins w:id="30519" w:author="Thomas Dietz" w:date="2012-08-08T17:05:00Z">
              <w:r w:rsidRPr="00B80901">
                <w:rPr>
                  <w:rPrChange w:id="30520" w:author="Thomas Dietz" w:date="2012-08-10T13:22:00Z">
                    <w:rPr>
                      <w:lang w:val="de-DE"/>
                    </w:rPr>
                  </w:rPrChange>
                </w:rPr>
                <w:t xml:space="preserve">      * If the operation is 'delete', the element is deleted if it</w:t>
              </w:r>
            </w:ins>
          </w:p>
          <w:p w14:paraId="4A770C89" w14:textId="77777777" w:rsidR="009F3611" w:rsidRPr="00B80901" w:rsidRDefault="009F3611" w:rsidP="009F3611">
            <w:pPr>
              <w:pStyle w:val="XML1"/>
              <w:rPr>
                <w:ins w:id="30521" w:author="Thomas Dietz" w:date="2012-08-08T17:05:00Z"/>
                <w:rPrChange w:id="30522" w:author="Thomas Dietz" w:date="2012-08-10T13:22:00Z">
                  <w:rPr>
                    <w:ins w:id="30523" w:author="Thomas Dietz" w:date="2012-08-08T17:05:00Z"/>
                    <w:lang w:val="de-DE"/>
                  </w:rPr>
                </w:rPrChange>
              </w:rPr>
            </w:pPr>
            <w:ins w:id="30524" w:author="Thomas Dietz" w:date="2012-08-08T17:05:00Z">
              <w:r w:rsidRPr="00B80901">
                <w:rPr>
                  <w:rPrChange w:id="30525" w:author="Thomas Dietz" w:date="2012-08-10T13:22:00Z">
                    <w:rPr>
                      <w:lang w:val="de-DE"/>
                    </w:rPr>
                  </w:rPrChange>
                </w:rPr>
                <w:t xml:space="preserve">        exists. If the element does not exist, a 'data</w:t>
              </w:r>
              <w:r w:rsidRPr="00B80901">
                <w:rPr>
                  <w:rFonts w:ascii="MS Mincho" w:eastAsia="MS Mincho" w:hAnsi="MS Mincho" w:cs="MS Mincho"/>
                  <w:rPrChange w:id="30526" w:author="Thomas Dietz" w:date="2012-08-10T13:22:00Z">
                    <w:rPr>
                      <w:rFonts w:ascii="MS Mincho" w:eastAsia="MS Mincho" w:hAnsi="MS Mincho" w:cs="MS Mincho"/>
                      <w:lang w:val="de-DE"/>
                    </w:rPr>
                  </w:rPrChange>
                </w:rPr>
                <w:t>‑</w:t>
              </w:r>
              <w:r w:rsidRPr="00B80901">
                <w:rPr>
                  <w:rPrChange w:id="30527" w:author="Thomas Dietz" w:date="2012-08-10T13:22:00Z">
                    <w:rPr>
                      <w:lang w:val="de-DE"/>
                    </w:rPr>
                  </w:rPrChange>
                </w:rPr>
                <w:t>missing'</w:t>
              </w:r>
            </w:ins>
          </w:p>
          <w:p w14:paraId="5428B18B" w14:textId="77777777" w:rsidR="009F3611" w:rsidRPr="00B80901" w:rsidRDefault="009F3611" w:rsidP="009F3611">
            <w:pPr>
              <w:pStyle w:val="XML1"/>
              <w:rPr>
                <w:ins w:id="30528" w:author="Thomas Dietz" w:date="2012-08-08T17:05:00Z"/>
                <w:rPrChange w:id="30529" w:author="Thomas Dietz" w:date="2012-08-10T13:22:00Z">
                  <w:rPr>
                    <w:ins w:id="30530" w:author="Thomas Dietz" w:date="2012-08-08T17:05:00Z"/>
                    <w:lang w:val="de-DE"/>
                  </w:rPr>
                </w:rPrChange>
              </w:rPr>
            </w:pPr>
            <w:ins w:id="30531" w:author="Thomas Dietz" w:date="2012-08-08T17:05:00Z">
              <w:r w:rsidRPr="00B80901">
                <w:rPr>
                  <w:rPrChange w:id="30532" w:author="Thomas Dietz" w:date="2012-08-10T13:22:00Z">
                    <w:rPr>
                      <w:lang w:val="de-DE"/>
                    </w:rPr>
                  </w:rPrChange>
                </w:rPr>
                <w:t xml:space="preserve">        error is returned.</w:t>
              </w:r>
            </w:ins>
          </w:p>
          <w:p w14:paraId="3830102A" w14:textId="77777777" w:rsidR="009F3611" w:rsidRPr="00B80901" w:rsidRDefault="009F3611" w:rsidP="009F3611">
            <w:pPr>
              <w:pStyle w:val="XML1"/>
              <w:rPr>
                <w:ins w:id="30533" w:author="Thomas Dietz" w:date="2012-08-08T17:05:00Z"/>
                <w:rPrChange w:id="30534" w:author="Thomas Dietz" w:date="2012-08-10T13:22:00Z">
                  <w:rPr>
                    <w:ins w:id="30535" w:author="Thomas Dietz" w:date="2012-08-08T17:05:00Z"/>
                    <w:lang w:val="de-DE"/>
                  </w:rPr>
                </w:rPrChange>
              </w:rPr>
            </w:pPr>
          </w:p>
          <w:p w14:paraId="26E8FFF7" w14:textId="77777777" w:rsidR="009F3611" w:rsidRPr="00B80901" w:rsidRDefault="009F3611" w:rsidP="009F3611">
            <w:pPr>
              <w:pStyle w:val="XML1"/>
              <w:rPr>
                <w:ins w:id="30536" w:author="Thomas Dietz" w:date="2012-08-08T17:05:00Z"/>
                <w:rPrChange w:id="30537" w:author="Thomas Dietz" w:date="2012-08-10T13:22:00Z">
                  <w:rPr>
                    <w:ins w:id="30538" w:author="Thomas Dietz" w:date="2012-08-08T17:05:00Z"/>
                    <w:lang w:val="de-DE"/>
                  </w:rPr>
                </w:rPrChange>
              </w:rPr>
            </w:pPr>
            <w:ins w:id="30539" w:author="Thomas Dietz" w:date="2012-08-08T17:05:00Z">
              <w:r w:rsidRPr="00B80901">
                <w:rPr>
                  <w:rPrChange w:id="30540" w:author="Thomas Dietz" w:date="2012-08-10T13:22:00Z">
                    <w:rPr>
                      <w:lang w:val="de-DE"/>
                    </w:rPr>
                  </w:rPrChange>
                </w:rPr>
                <w:t xml:space="preserve">      If elements in the type OFPortOtherFeatureListType are used</w:t>
              </w:r>
            </w:ins>
          </w:p>
          <w:p w14:paraId="53B05F00" w14:textId="77777777" w:rsidR="009F3611" w:rsidRPr="00B80901" w:rsidRDefault="009F3611" w:rsidP="009F3611">
            <w:pPr>
              <w:pStyle w:val="XML1"/>
              <w:rPr>
                <w:ins w:id="30541" w:author="Thomas Dietz" w:date="2012-08-08T17:05:00Z"/>
                <w:rPrChange w:id="30542" w:author="Thomas Dietz" w:date="2012-08-10T13:22:00Z">
                  <w:rPr>
                    <w:ins w:id="30543" w:author="Thomas Dietz" w:date="2012-08-08T17:05:00Z"/>
                    <w:lang w:val="de-DE"/>
                  </w:rPr>
                </w:rPrChange>
              </w:rPr>
            </w:pPr>
            <w:ins w:id="30544" w:author="Thomas Dietz" w:date="2012-08-08T17:05:00Z">
              <w:r w:rsidRPr="00B80901">
                <w:rPr>
                  <w:rPrChange w:id="30545" w:author="Thomas Dietz" w:date="2012-08-10T13:22:00Z">
                    <w:rPr>
                      <w:lang w:val="de-DE"/>
                    </w:rPr>
                  </w:rPrChange>
                </w:rPr>
                <w:t xml:space="preserve">      in an non-configurable way, they only be retrieved by NETCONF</w:t>
              </w:r>
            </w:ins>
          </w:p>
          <w:p w14:paraId="30396CA6" w14:textId="77777777" w:rsidR="009F3611" w:rsidRPr="00B80901" w:rsidRDefault="009F3611" w:rsidP="009F3611">
            <w:pPr>
              <w:pStyle w:val="XML1"/>
              <w:rPr>
                <w:ins w:id="30546" w:author="Thomas Dietz" w:date="2012-08-08T17:05:00Z"/>
                <w:rPrChange w:id="30547" w:author="Thomas Dietz" w:date="2012-08-10T13:22:00Z">
                  <w:rPr>
                    <w:ins w:id="30548" w:author="Thomas Dietz" w:date="2012-08-08T17:05:00Z"/>
                    <w:lang w:val="de-DE"/>
                  </w:rPr>
                </w:rPrChange>
              </w:rPr>
            </w:pPr>
            <w:ins w:id="30549" w:author="Thomas Dietz" w:date="2012-08-08T17:05:00Z">
              <w:r w:rsidRPr="00B80901">
                <w:rPr>
                  <w:rPrChange w:id="30550" w:author="Thomas Dietz" w:date="2012-08-10T13:22:00Z">
                    <w:rPr>
                      <w:lang w:val="de-DE"/>
                    </w:rPr>
                  </w:rPrChange>
                </w:rPr>
                <w:t xml:space="preserve">      &lt;get&gt; operations. Attemps to modify this element and its</w:t>
              </w:r>
            </w:ins>
          </w:p>
          <w:p w14:paraId="2609FA7E" w14:textId="77777777" w:rsidR="009F3611" w:rsidRPr="00B80901" w:rsidRDefault="009F3611" w:rsidP="009F3611">
            <w:pPr>
              <w:pStyle w:val="XML1"/>
              <w:rPr>
                <w:ins w:id="30551" w:author="Thomas Dietz" w:date="2012-08-08T17:05:00Z"/>
                <w:rPrChange w:id="30552" w:author="Thomas Dietz" w:date="2012-08-10T13:22:00Z">
                  <w:rPr>
                    <w:ins w:id="30553" w:author="Thomas Dietz" w:date="2012-08-08T17:05:00Z"/>
                    <w:lang w:val="de-DE"/>
                  </w:rPr>
                </w:rPrChange>
              </w:rPr>
            </w:pPr>
            <w:ins w:id="30554" w:author="Thomas Dietz" w:date="2012-08-08T17:05:00Z">
              <w:r w:rsidRPr="00B80901">
                <w:rPr>
                  <w:rPrChange w:id="30555" w:author="Thomas Dietz" w:date="2012-08-10T13:22:00Z">
                    <w:rPr>
                      <w:lang w:val="de-DE"/>
                    </w:rPr>
                  </w:rPrChange>
                </w:rPr>
                <w:t xml:space="preserve">      children with a NETCONF &lt;edit-config&gt; operation MUST result</w:t>
              </w:r>
            </w:ins>
          </w:p>
          <w:p w14:paraId="67DB739C" w14:textId="77777777" w:rsidR="009F3611" w:rsidRPr="00B80901" w:rsidRDefault="009F3611" w:rsidP="009F3611">
            <w:pPr>
              <w:pStyle w:val="XML1"/>
              <w:rPr>
                <w:ins w:id="30556" w:author="Thomas Dietz" w:date="2012-08-08T17:05:00Z"/>
                <w:rPrChange w:id="30557" w:author="Thomas Dietz" w:date="2012-08-10T13:22:00Z">
                  <w:rPr>
                    <w:ins w:id="30558" w:author="Thomas Dietz" w:date="2012-08-08T17:05:00Z"/>
                    <w:lang w:val="de-DE"/>
                  </w:rPr>
                </w:rPrChange>
              </w:rPr>
            </w:pPr>
            <w:ins w:id="30559" w:author="Thomas Dietz" w:date="2012-08-08T17:05:00Z">
              <w:r w:rsidRPr="00B80901">
                <w:rPr>
                  <w:rPrChange w:id="30560" w:author="Thomas Dietz" w:date="2012-08-10T13:22:00Z">
                    <w:rPr>
                      <w:lang w:val="de-DE"/>
                    </w:rPr>
                  </w:rPrChange>
                </w:rPr>
                <w:t xml:space="preserve">      in an 'operation-not-supported' error with type</w:t>
              </w:r>
            </w:ins>
          </w:p>
          <w:p w14:paraId="68EF1E95" w14:textId="77777777" w:rsidR="009F3611" w:rsidRPr="00B80901" w:rsidRDefault="009F3611" w:rsidP="009F3611">
            <w:pPr>
              <w:pStyle w:val="XML1"/>
              <w:rPr>
                <w:ins w:id="30561" w:author="Thomas Dietz" w:date="2012-08-08T17:05:00Z"/>
                <w:rPrChange w:id="30562" w:author="Thomas Dietz" w:date="2012-08-10T13:22:00Z">
                  <w:rPr>
                    <w:ins w:id="30563" w:author="Thomas Dietz" w:date="2012-08-08T17:05:00Z"/>
                    <w:lang w:val="de-DE"/>
                  </w:rPr>
                </w:rPrChange>
              </w:rPr>
            </w:pPr>
            <w:ins w:id="30564" w:author="Thomas Dietz" w:date="2012-08-08T17:05:00Z">
              <w:r w:rsidRPr="00B80901">
                <w:rPr>
                  <w:rPrChange w:id="30565" w:author="Thomas Dietz" w:date="2012-08-10T13:22:00Z">
                    <w:rPr>
                      <w:lang w:val="de-DE"/>
                    </w:rPr>
                  </w:rPrChange>
                </w:rPr>
                <w:t xml:space="preserve">      'application'.";</w:t>
              </w:r>
            </w:ins>
          </w:p>
          <w:p w14:paraId="38751E16" w14:textId="77777777" w:rsidR="009F3611" w:rsidRPr="00B80901" w:rsidRDefault="009F3611" w:rsidP="009F3611">
            <w:pPr>
              <w:pStyle w:val="XML1"/>
              <w:rPr>
                <w:ins w:id="30566" w:author="Thomas Dietz" w:date="2012-08-08T17:05:00Z"/>
                <w:rPrChange w:id="30567" w:author="Thomas Dietz" w:date="2012-08-10T13:22:00Z">
                  <w:rPr>
                    <w:ins w:id="30568" w:author="Thomas Dietz" w:date="2012-08-08T17:05:00Z"/>
                    <w:lang w:val="de-DE"/>
                  </w:rPr>
                </w:rPrChange>
              </w:rPr>
            </w:pPr>
            <w:ins w:id="30569" w:author="Thomas Dietz" w:date="2012-08-08T17:05:00Z">
              <w:r w:rsidRPr="00B80901">
                <w:rPr>
                  <w:rPrChange w:id="30570" w:author="Thomas Dietz" w:date="2012-08-10T13:22:00Z">
                    <w:rPr>
                      <w:lang w:val="de-DE"/>
                    </w:rPr>
                  </w:rPrChange>
                </w:rPr>
                <w:t xml:space="preserve">    leaf-list rate {</w:t>
              </w:r>
            </w:ins>
          </w:p>
          <w:p w14:paraId="000FF150" w14:textId="77777777" w:rsidR="009F3611" w:rsidRPr="00B80901" w:rsidRDefault="009F3611" w:rsidP="009F3611">
            <w:pPr>
              <w:pStyle w:val="XML1"/>
              <w:rPr>
                <w:ins w:id="30571" w:author="Thomas Dietz" w:date="2012-08-08T17:05:00Z"/>
                <w:rPrChange w:id="30572" w:author="Thomas Dietz" w:date="2012-08-10T13:22:00Z">
                  <w:rPr>
                    <w:ins w:id="30573" w:author="Thomas Dietz" w:date="2012-08-08T17:05:00Z"/>
                    <w:lang w:val="de-DE"/>
                  </w:rPr>
                </w:rPrChange>
              </w:rPr>
            </w:pPr>
            <w:ins w:id="30574" w:author="Thomas Dietz" w:date="2012-08-08T17:05:00Z">
              <w:r w:rsidRPr="00B80901">
                <w:rPr>
                  <w:rPrChange w:id="30575" w:author="Thomas Dietz" w:date="2012-08-10T13:22:00Z">
                    <w:rPr>
                      <w:lang w:val="de-DE"/>
                    </w:rPr>
                  </w:rPrChange>
                </w:rPr>
                <w:t xml:space="preserve">      type OFPortRateType;</w:t>
              </w:r>
            </w:ins>
          </w:p>
          <w:p w14:paraId="7EA929D4" w14:textId="77777777" w:rsidR="009F3611" w:rsidRPr="00B80901" w:rsidRDefault="009F3611" w:rsidP="009F3611">
            <w:pPr>
              <w:pStyle w:val="XML1"/>
              <w:rPr>
                <w:ins w:id="30576" w:author="Thomas Dietz" w:date="2012-08-08T17:05:00Z"/>
                <w:rPrChange w:id="30577" w:author="Thomas Dietz" w:date="2012-08-10T13:22:00Z">
                  <w:rPr>
                    <w:ins w:id="30578" w:author="Thomas Dietz" w:date="2012-08-08T17:05:00Z"/>
                    <w:lang w:val="de-DE"/>
                  </w:rPr>
                </w:rPrChange>
              </w:rPr>
            </w:pPr>
            <w:ins w:id="30579" w:author="Thomas Dietz" w:date="2012-08-08T17:05:00Z">
              <w:r w:rsidRPr="00B80901">
                <w:rPr>
                  <w:rPrChange w:id="30580" w:author="Thomas Dietz" w:date="2012-08-10T13:22:00Z">
                    <w:rPr>
                      <w:lang w:val="de-DE"/>
                    </w:rPr>
                  </w:rPrChange>
                </w:rPr>
                <w:t xml:space="preserve">      min-elements 1;</w:t>
              </w:r>
            </w:ins>
          </w:p>
          <w:p w14:paraId="3AB6AAD2" w14:textId="77777777" w:rsidR="009F3611" w:rsidRPr="00B80901" w:rsidRDefault="009F3611" w:rsidP="009F3611">
            <w:pPr>
              <w:pStyle w:val="XML1"/>
              <w:rPr>
                <w:ins w:id="30581" w:author="Thomas Dietz" w:date="2012-08-08T17:05:00Z"/>
                <w:rPrChange w:id="30582" w:author="Thomas Dietz" w:date="2012-08-10T13:22:00Z">
                  <w:rPr>
                    <w:ins w:id="30583" w:author="Thomas Dietz" w:date="2012-08-08T17:05:00Z"/>
                    <w:lang w:val="de-DE"/>
                  </w:rPr>
                </w:rPrChange>
              </w:rPr>
            </w:pPr>
            <w:ins w:id="30584" w:author="Thomas Dietz" w:date="2012-08-08T17:05:00Z">
              <w:r w:rsidRPr="00B80901">
                <w:rPr>
                  <w:rPrChange w:id="30585" w:author="Thomas Dietz" w:date="2012-08-10T13:22:00Z">
                    <w:rPr>
                      <w:lang w:val="de-DE"/>
                    </w:rPr>
                  </w:rPrChange>
                </w:rPr>
                <w:t xml:space="preserve">      description "The transmission rate that is supported or</w:t>
              </w:r>
            </w:ins>
          </w:p>
          <w:p w14:paraId="0CC404B2" w14:textId="77777777" w:rsidR="009F3611" w:rsidRPr="00B80901" w:rsidRDefault="009F3611" w:rsidP="009F3611">
            <w:pPr>
              <w:pStyle w:val="XML1"/>
              <w:rPr>
                <w:ins w:id="30586" w:author="Thomas Dietz" w:date="2012-08-08T17:05:00Z"/>
                <w:rPrChange w:id="30587" w:author="Thomas Dietz" w:date="2012-08-10T13:22:00Z">
                  <w:rPr>
                    <w:ins w:id="30588" w:author="Thomas Dietz" w:date="2012-08-08T17:05:00Z"/>
                    <w:lang w:val="de-DE"/>
                  </w:rPr>
                </w:rPrChange>
              </w:rPr>
            </w:pPr>
            <w:ins w:id="30589" w:author="Thomas Dietz" w:date="2012-08-08T17:05:00Z">
              <w:r w:rsidRPr="00B80901">
                <w:rPr>
                  <w:rPrChange w:id="30590" w:author="Thomas Dietz" w:date="2012-08-10T13:22:00Z">
                    <w:rPr>
                      <w:lang w:val="de-DE"/>
                    </w:rPr>
                  </w:rPrChange>
                </w:rPr>
                <w:t xml:space="preserve">        advertised. Multiple transmissions rates are allowed.</w:t>
              </w:r>
            </w:ins>
          </w:p>
          <w:p w14:paraId="56F4E24D" w14:textId="77777777" w:rsidR="009F3611" w:rsidRPr="00B80901" w:rsidRDefault="009F3611" w:rsidP="009F3611">
            <w:pPr>
              <w:pStyle w:val="XML1"/>
              <w:rPr>
                <w:ins w:id="30591" w:author="Thomas Dietz" w:date="2012-08-08T17:05:00Z"/>
                <w:rPrChange w:id="30592" w:author="Thomas Dietz" w:date="2012-08-10T13:22:00Z">
                  <w:rPr>
                    <w:ins w:id="30593" w:author="Thomas Dietz" w:date="2012-08-08T17:05:00Z"/>
                    <w:lang w:val="de-DE"/>
                  </w:rPr>
                </w:rPrChange>
              </w:rPr>
            </w:pPr>
          </w:p>
          <w:p w14:paraId="0B9A8250" w14:textId="77777777" w:rsidR="009F3611" w:rsidRPr="00B80901" w:rsidRDefault="009F3611" w:rsidP="009F3611">
            <w:pPr>
              <w:pStyle w:val="XML1"/>
              <w:rPr>
                <w:ins w:id="30594" w:author="Thomas Dietz" w:date="2012-08-08T17:05:00Z"/>
                <w:rPrChange w:id="30595" w:author="Thomas Dietz" w:date="2012-08-10T13:22:00Z">
                  <w:rPr>
                    <w:ins w:id="30596" w:author="Thomas Dietz" w:date="2012-08-08T17:05:00Z"/>
                    <w:lang w:val="de-DE"/>
                  </w:rPr>
                </w:rPrChange>
              </w:rPr>
            </w:pPr>
            <w:ins w:id="30597" w:author="Thomas Dietz" w:date="2012-08-08T17:05:00Z">
              <w:r w:rsidRPr="00B80901">
                <w:rPr>
                  <w:rPrChange w:id="30598" w:author="Thomas Dietz" w:date="2012-08-10T13:22:00Z">
                    <w:rPr>
                      <w:lang w:val="de-DE"/>
                    </w:rPr>
                  </w:rPrChange>
                </w:rPr>
                <w:t xml:space="preserve">        At least one element MUST be present in the NETCONF data</w:t>
              </w:r>
            </w:ins>
          </w:p>
          <w:p w14:paraId="4185DE7A" w14:textId="77777777" w:rsidR="009F3611" w:rsidRPr="00B80901" w:rsidRDefault="009F3611" w:rsidP="009F3611">
            <w:pPr>
              <w:pStyle w:val="XML1"/>
              <w:rPr>
                <w:ins w:id="30599" w:author="Thomas Dietz" w:date="2012-08-08T17:05:00Z"/>
                <w:rPrChange w:id="30600" w:author="Thomas Dietz" w:date="2012-08-10T13:22:00Z">
                  <w:rPr>
                    <w:ins w:id="30601" w:author="Thomas Dietz" w:date="2012-08-08T17:05:00Z"/>
                    <w:lang w:val="de-DE"/>
                  </w:rPr>
                </w:rPrChange>
              </w:rPr>
            </w:pPr>
            <w:ins w:id="30602" w:author="Thomas Dietz" w:date="2012-08-08T17:05:00Z">
              <w:r w:rsidRPr="00B80901">
                <w:rPr>
                  <w:rPrChange w:id="30603" w:author="Thomas Dietz" w:date="2012-08-10T13:22:00Z">
                    <w:rPr>
                      <w:lang w:val="de-DE"/>
                    </w:rPr>
                  </w:rPrChange>
                </w:rPr>
                <w:t xml:space="preserve">        store. If none of this elements is are present in a NETCONF</w:t>
              </w:r>
            </w:ins>
          </w:p>
          <w:p w14:paraId="47B4B6A0" w14:textId="77777777" w:rsidR="009F3611" w:rsidRPr="00B80901" w:rsidRDefault="009F3611" w:rsidP="009F3611">
            <w:pPr>
              <w:pStyle w:val="XML1"/>
              <w:rPr>
                <w:ins w:id="30604" w:author="Thomas Dietz" w:date="2012-08-08T17:05:00Z"/>
                <w:rPrChange w:id="30605" w:author="Thomas Dietz" w:date="2012-08-10T13:22:00Z">
                  <w:rPr>
                    <w:ins w:id="30606" w:author="Thomas Dietz" w:date="2012-08-08T17:05:00Z"/>
                    <w:lang w:val="de-DE"/>
                  </w:rPr>
                </w:rPrChange>
              </w:rPr>
            </w:pPr>
            <w:ins w:id="30607" w:author="Thomas Dietz" w:date="2012-08-08T17:05:00Z">
              <w:r w:rsidRPr="00B80901">
                <w:rPr>
                  <w:rPrChange w:id="30608" w:author="Thomas Dietz" w:date="2012-08-10T13:22:00Z">
                    <w:rPr>
                      <w:lang w:val="de-DE"/>
                    </w:rPr>
                  </w:rPrChange>
                </w:rPr>
                <w:t xml:space="preserve">        &lt;edit-config&gt; operation 'create', 'merge' or 'replace' and</w:t>
              </w:r>
            </w:ins>
          </w:p>
          <w:p w14:paraId="7ACEFCD3" w14:textId="77777777" w:rsidR="009F3611" w:rsidRPr="00B80901" w:rsidRDefault="009F3611" w:rsidP="009F3611">
            <w:pPr>
              <w:pStyle w:val="XML1"/>
              <w:rPr>
                <w:ins w:id="30609" w:author="Thomas Dietz" w:date="2012-08-08T17:05:00Z"/>
                <w:rPrChange w:id="30610" w:author="Thomas Dietz" w:date="2012-08-10T13:22:00Z">
                  <w:rPr>
                    <w:ins w:id="30611" w:author="Thomas Dietz" w:date="2012-08-08T17:05:00Z"/>
                    <w:lang w:val="de-DE"/>
                  </w:rPr>
                </w:rPrChange>
              </w:rPr>
            </w:pPr>
            <w:ins w:id="30612" w:author="Thomas Dietz" w:date="2012-08-08T17:05:00Z">
              <w:r w:rsidRPr="00B80901">
                <w:rPr>
                  <w:rPrChange w:id="30613" w:author="Thomas Dietz" w:date="2012-08-10T13:22:00Z">
                    <w:rPr>
                      <w:lang w:val="de-DE"/>
                    </w:rPr>
                  </w:rPrChange>
                </w:rPr>
                <w:t xml:space="preserve">        the parent element does not exist, a 'data-missing' error</w:t>
              </w:r>
            </w:ins>
          </w:p>
          <w:p w14:paraId="71C62FA6" w14:textId="77777777" w:rsidR="009F3611" w:rsidRPr="00B80901" w:rsidRDefault="009F3611" w:rsidP="009F3611">
            <w:pPr>
              <w:pStyle w:val="XML1"/>
              <w:rPr>
                <w:ins w:id="30614" w:author="Thomas Dietz" w:date="2012-08-08T17:05:00Z"/>
                <w:rPrChange w:id="30615" w:author="Thomas Dietz" w:date="2012-08-10T13:22:00Z">
                  <w:rPr>
                    <w:ins w:id="30616" w:author="Thomas Dietz" w:date="2012-08-08T17:05:00Z"/>
                    <w:lang w:val="de-DE"/>
                  </w:rPr>
                </w:rPrChange>
              </w:rPr>
            </w:pPr>
            <w:ins w:id="30617" w:author="Thomas Dietz" w:date="2012-08-08T17:05:00Z">
              <w:r w:rsidRPr="00B80901">
                <w:rPr>
                  <w:rPrChange w:id="30618" w:author="Thomas Dietz" w:date="2012-08-10T13:22:00Z">
                    <w:rPr>
                      <w:lang w:val="de-DE"/>
                    </w:rPr>
                  </w:rPrChange>
                </w:rPr>
                <w:t xml:space="preserve">        is returned.";</w:t>
              </w:r>
            </w:ins>
          </w:p>
          <w:p w14:paraId="5B1EDD07" w14:textId="77777777" w:rsidR="009F3611" w:rsidRPr="00B80901" w:rsidRDefault="009F3611" w:rsidP="009F3611">
            <w:pPr>
              <w:pStyle w:val="XML1"/>
              <w:rPr>
                <w:ins w:id="30619" w:author="Thomas Dietz" w:date="2012-08-08T17:05:00Z"/>
                <w:rPrChange w:id="30620" w:author="Thomas Dietz" w:date="2012-08-10T13:22:00Z">
                  <w:rPr>
                    <w:ins w:id="30621" w:author="Thomas Dietz" w:date="2012-08-08T17:05:00Z"/>
                    <w:lang w:val="de-DE"/>
                  </w:rPr>
                </w:rPrChange>
              </w:rPr>
            </w:pPr>
            <w:ins w:id="30622" w:author="Thomas Dietz" w:date="2012-08-08T17:05:00Z">
              <w:r w:rsidRPr="00B80901">
                <w:rPr>
                  <w:rPrChange w:id="30623" w:author="Thomas Dietz" w:date="2012-08-10T13:22:00Z">
                    <w:rPr>
                      <w:lang w:val="de-DE"/>
                    </w:rPr>
                  </w:rPrChange>
                </w:rPr>
                <w:t xml:space="preserve">    }</w:t>
              </w:r>
            </w:ins>
          </w:p>
          <w:p w14:paraId="4A123AC5" w14:textId="77777777" w:rsidR="009F3611" w:rsidRPr="00B80901" w:rsidRDefault="009F3611" w:rsidP="009F3611">
            <w:pPr>
              <w:pStyle w:val="XML1"/>
              <w:rPr>
                <w:ins w:id="30624" w:author="Thomas Dietz" w:date="2012-08-08T17:05:00Z"/>
                <w:rPrChange w:id="30625" w:author="Thomas Dietz" w:date="2012-08-10T13:22:00Z">
                  <w:rPr>
                    <w:ins w:id="30626" w:author="Thomas Dietz" w:date="2012-08-08T17:05:00Z"/>
                    <w:lang w:val="de-DE"/>
                  </w:rPr>
                </w:rPrChange>
              </w:rPr>
            </w:pPr>
            <w:ins w:id="30627" w:author="Thomas Dietz" w:date="2012-08-08T17:05:00Z">
              <w:r w:rsidRPr="00B80901">
                <w:rPr>
                  <w:rPrChange w:id="30628" w:author="Thomas Dietz" w:date="2012-08-10T13:22:00Z">
                    <w:rPr>
                      <w:lang w:val="de-DE"/>
                    </w:rPr>
                  </w:rPrChange>
                </w:rPr>
                <w:t xml:space="preserve">    leaf auto-negotiate { </w:t>
              </w:r>
            </w:ins>
          </w:p>
          <w:p w14:paraId="3865809E" w14:textId="77777777" w:rsidR="009F3611" w:rsidRPr="00B80901" w:rsidRDefault="009F3611" w:rsidP="009F3611">
            <w:pPr>
              <w:pStyle w:val="XML1"/>
              <w:rPr>
                <w:ins w:id="30629" w:author="Thomas Dietz" w:date="2012-08-08T17:05:00Z"/>
                <w:rPrChange w:id="30630" w:author="Thomas Dietz" w:date="2012-08-10T13:22:00Z">
                  <w:rPr>
                    <w:ins w:id="30631" w:author="Thomas Dietz" w:date="2012-08-08T17:05:00Z"/>
                    <w:lang w:val="de-DE"/>
                  </w:rPr>
                </w:rPrChange>
              </w:rPr>
            </w:pPr>
            <w:ins w:id="30632" w:author="Thomas Dietz" w:date="2012-08-08T17:05:00Z">
              <w:r w:rsidRPr="00B80901">
                <w:rPr>
                  <w:rPrChange w:id="30633" w:author="Thomas Dietz" w:date="2012-08-10T13:22:00Z">
                    <w:rPr>
                      <w:lang w:val="de-DE"/>
                    </w:rPr>
                  </w:rPrChange>
                </w:rPr>
                <w:t xml:space="preserve">      type boolean;</w:t>
              </w:r>
            </w:ins>
          </w:p>
          <w:p w14:paraId="2903FA34" w14:textId="77777777" w:rsidR="009F3611" w:rsidRPr="00B80901" w:rsidRDefault="009F3611" w:rsidP="009F3611">
            <w:pPr>
              <w:pStyle w:val="XML1"/>
              <w:rPr>
                <w:ins w:id="30634" w:author="Thomas Dietz" w:date="2012-08-08T17:05:00Z"/>
                <w:rPrChange w:id="30635" w:author="Thomas Dietz" w:date="2012-08-10T13:22:00Z">
                  <w:rPr>
                    <w:ins w:id="30636" w:author="Thomas Dietz" w:date="2012-08-08T17:05:00Z"/>
                    <w:lang w:val="de-DE"/>
                  </w:rPr>
                </w:rPrChange>
              </w:rPr>
            </w:pPr>
            <w:ins w:id="30637" w:author="Thomas Dietz" w:date="2012-08-08T17:05:00Z">
              <w:r w:rsidRPr="00B80901">
                <w:rPr>
                  <w:rPrChange w:id="30638" w:author="Thomas Dietz" w:date="2012-08-10T13:22:00Z">
                    <w:rPr>
                      <w:lang w:val="de-DE"/>
                    </w:rPr>
                  </w:rPrChange>
                </w:rPr>
                <w:t xml:space="preserve">      default true;</w:t>
              </w:r>
            </w:ins>
          </w:p>
          <w:p w14:paraId="18A25756" w14:textId="77777777" w:rsidR="009F3611" w:rsidRPr="00B80901" w:rsidRDefault="009F3611" w:rsidP="009F3611">
            <w:pPr>
              <w:pStyle w:val="XML1"/>
              <w:rPr>
                <w:ins w:id="30639" w:author="Thomas Dietz" w:date="2012-08-08T17:05:00Z"/>
                <w:rPrChange w:id="30640" w:author="Thomas Dietz" w:date="2012-08-10T13:22:00Z">
                  <w:rPr>
                    <w:ins w:id="30641" w:author="Thomas Dietz" w:date="2012-08-08T17:05:00Z"/>
                    <w:lang w:val="de-DE"/>
                  </w:rPr>
                </w:rPrChange>
              </w:rPr>
            </w:pPr>
            <w:ins w:id="30642" w:author="Thomas Dietz" w:date="2012-08-08T17:05:00Z">
              <w:r w:rsidRPr="00B80901">
                <w:rPr>
                  <w:rPrChange w:id="30643" w:author="Thomas Dietz" w:date="2012-08-10T13:22:00Z">
                    <w:rPr>
                      <w:lang w:val="de-DE"/>
                    </w:rPr>
                  </w:rPrChange>
                </w:rPr>
                <w:t xml:space="preserve">      description "Specifies if auto-negotiation of transmission</w:t>
              </w:r>
            </w:ins>
          </w:p>
          <w:p w14:paraId="26FD4BCB" w14:textId="77777777" w:rsidR="009F3611" w:rsidRPr="00B80901" w:rsidRDefault="009F3611" w:rsidP="009F3611">
            <w:pPr>
              <w:pStyle w:val="XML1"/>
              <w:rPr>
                <w:ins w:id="30644" w:author="Thomas Dietz" w:date="2012-08-08T17:05:00Z"/>
                <w:rPrChange w:id="30645" w:author="Thomas Dietz" w:date="2012-08-10T13:22:00Z">
                  <w:rPr>
                    <w:ins w:id="30646" w:author="Thomas Dietz" w:date="2012-08-08T17:05:00Z"/>
                    <w:lang w:val="de-DE"/>
                  </w:rPr>
                </w:rPrChange>
              </w:rPr>
            </w:pPr>
            <w:ins w:id="30647" w:author="Thomas Dietz" w:date="2012-08-08T17:05:00Z">
              <w:r w:rsidRPr="00B80901">
                <w:rPr>
                  <w:rPrChange w:id="30648" w:author="Thomas Dietz" w:date="2012-08-10T13:22:00Z">
                    <w:rPr>
                      <w:lang w:val="de-DE"/>
                    </w:rPr>
                  </w:rPrChange>
                </w:rPr>
                <w:t xml:space="preserve">        parameters is enabled for the port.</w:t>
              </w:r>
            </w:ins>
          </w:p>
          <w:p w14:paraId="5E518482" w14:textId="77777777" w:rsidR="009F3611" w:rsidRPr="00B80901" w:rsidRDefault="009F3611" w:rsidP="009F3611">
            <w:pPr>
              <w:pStyle w:val="XML1"/>
              <w:rPr>
                <w:ins w:id="30649" w:author="Thomas Dietz" w:date="2012-08-08T17:05:00Z"/>
                <w:rPrChange w:id="30650" w:author="Thomas Dietz" w:date="2012-08-10T13:22:00Z">
                  <w:rPr>
                    <w:ins w:id="30651" w:author="Thomas Dietz" w:date="2012-08-08T17:05:00Z"/>
                    <w:lang w:val="de-DE"/>
                  </w:rPr>
                </w:rPrChange>
              </w:rPr>
            </w:pPr>
          </w:p>
          <w:p w14:paraId="7855604A" w14:textId="77777777" w:rsidR="009F3611" w:rsidRPr="00B80901" w:rsidRDefault="009F3611" w:rsidP="009F3611">
            <w:pPr>
              <w:pStyle w:val="XML1"/>
              <w:rPr>
                <w:ins w:id="30652" w:author="Thomas Dietz" w:date="2012-08-08T17:05:00Z"/>
                <w:rPrChange w:id="30653" w:author="Thomas Dietz" w:date="2012-08-10T13:22:00Z">
                  <w:rPr>
                    <w:ins w:id="30654" w:author="Thomas Dietz" w:date="2012-08-08T17:05:00Z"/>
                    <w:lang w:val="de-DE"/>
                  </w:rPr>
                </w:rPrChange>
              </w:rPr>
            </w:pPr>
            <w:ins w:id="30655" w:author="Thomas Dietz" w:date="2012-08-08T17:05:00Z">
              <w:r w:rsidRPr="00B80901">
                <w:rPr>
                  <w:rPrChange w:id="30656" w:author="Thomas Dietz" w:date="2012-08-10T13:22:00Z">
                    <w:rPr>
                      <w:lang w:val="de-DE"/>
                    </w:rPr>
                  </w:rPrChange>
                </w:rPr>
                <w:t xml:space="preserve">        This element is optional. If this element is not present it</w:t>
              </w:r>
            </w:ins>
          </w:p>
          <w:p w14:paraId="7E5BFAC1" w14:textId="77777777" w:rsidR="009F3611" w:rsidRPr="00B80901" w:rsidRDefault="009F3611" w:rsidP="009F3611">
            <w:pPr>
              <w:pStyle w:val="XML1"/>
              <w:rPr>
                <w:ins w:id="30657" w:author="Thomas Dietz" w:date="2012-08-08T17:05:00Z"/>
                <w:rPrChange w:id="30658" w:author="Thomas Dietz" w:date="2012-08-10T13:22:00Z">
                  <w:rPr>
                    <w:ins w:id="30659" w:author="Thomas Dietz" w:date="2012-08-08T17:05:00Z"/>
                    <w:lang w:val="de-DE"/>
                  </w:rPr>
                </w:rPrChange>
              </w:rPr>
            </w:pPr>
            <w:ins w:id="30660" w:author="Thomas Dietz" w:date="2012-08-08T17:05:00Z">
              <w:r w:rsidRPr="00B80901">
                <w:rPr>
                  <w:rPrChange w:id="30661" w:author="Thomas Dietz" w:date="2012-08-10T13:22:00Z">
                    <w:rPr>
                      <w:lang w:val="de-DE"/>
                    </w:rPr>
                  </w:rPrChange>
                </w:rPr>
                <w:t xml:space="preserve">        defaults to 'true'.";</w:t>
              </w:r>
            </w:ins>
          </w:p>
          <w:p w14:paraId="29AFB254" w14:textId="77777777" w:rsidR="009F3611" w:rsidRPr="00B80901" w:rsidRDefault="009F3611" w:rsidP="009F3611">
            <w:pPr>
              <w:pStyle w:val="XML1"/>
              <w:rPr>
                <w:ins w:id="30662" w:author="Thomas Dietz" w:date="2012-08-08T17:05:00Z"/>
                <w:rPrChange w:id="30663" w:author="Thomas Dietz" w:date="2012-08-10T13:22:00Z">
                  <w:rPr>
                    <w:ins w:id="30664" w:author="Thomas Dietz" w:date="2012-08-08T17:05:00Z"/>
                    <w:lang w:val="de-DE"/>
                  </w:rPr>
                </w:rPrChange>
              </w:rPr>
            </w:pPr>
            <w:ins w:id="30665" w:author="Thomas Dietz" w:date="2012-08-08T17:05:00Z">
              <w:r w:rsidRPr="00B80901">
                <w:rPr>
                  <w:rPrChange w:id="30666" w:author="Thomas Dietz" w:date="2012-08-10T13:22:00Z">
                    <w:rPr>
                      <w:lang w:val="de-DE"/>
                    </w:rPr>
                  </w:rPrChange>
                </w:rPr>
                <w:t xml:space="preserve">    }</w:t>
              </w:r>
            </w:ins>
          </w:p>
          <w:p w14:paraId="54590FDD" w14:textId="77777777" w:rsidR="009F3611" w:rsidRPr="00B80901" w:rsidRDefault="009F3611" w:rsidP="009F3611">
            <w:pPr>
              <w:pStyle w:val="XML1"/>
              <w:rPr>
                <w:ins w:id="30667" w:author="Thomas Dietz" w:date="2012-08-08T17:05:00Z"/>
                <w:rPrChange w:id="30668" w:author="Thomas Dietz" w:date="2012-08-10T13:22:00Z">
                  <w:rPr>
                    <w:ins w:id="30669" w:author="Thomas Dietz" w:date="2012-08-08T17:05:00Z"/>
                    <w:lang w:val="de-DE"/>
                  </w:rPr>
                </w:rPrChange>
              </w:rPr>
            </w:pPr>
            <w:ins w:id="30670" w:author="Thomas Dietz" w:date="2012-08-08T17:05:00Z">
              <w:r w:rsidRPr="00B80901">
                <w:rPr>
                  <w:rPrChange w:id="30671" w:author="Thomas Dietz" w:date="2012-08-10T13:22:00Z">
                    <w:rPr>
                      <w:lang w:val="de-DE"/>
                    </w:rPr>
                  </w:rPrChange>
                </w:rPr>
                <w:t xml:space="preserve">    leaf-list medium {</w:t>
              </w:r>
            </w:ins>
          </w:p>
          <w:p w14:paraId="77C278D5" w14:textId="77777777" w:rsidR="009F3611" w:rsidRPr="00B80901" w:rsidRDefault="009F3611" w:rsidP="009F3611">
            <w:pPr>
              <w:pStyle w:val="XML1"/>
              <w:rPr>
                <w:ins w:id="30672" w:author="Thomas Dietz" w:date="2012-08-08T17:05:00Z"/>
                <w:rPrChange w:id="30673" w:author="Thomas Dietz" w:date="2012-08-10T13:22:00Z">
                  <w:rPr>
                    <w:ins w:id="30674" w:author="Thomas Dietz" w:date="2012-08-08T17:05:00Z"/>
                    <w:lang w:val="de-DE"/>
                  </w:rPr>
                </w:rPrChange>
              </w:rPr>
            </w:pPr>
            <w:ins w:id="30675" w:author="Thomas Dietz" w:date="2012-08-08T17:05:00Z">
              <w:r w:rsidRPr="00B80901">
                <w:rPr>
                  <w:rPrChange w:id="30676" w:author="Thomas Dietz" w:date="2012-08-10T13:22:00Z">
                    <w:rPr>
                      <w:lang w:val="de-DE"/>
                    </w:rPr>
                  </w:rPrChange>
                </w:rPr>
                <w:t xml:space="preserve">      type enumeration {</w:t>
              </w:r>
            </w:ins>
          </w:p>
          <w:p w14:paraId="7AA284A1" w14:textId="77777777" w:rsidR="009F3611" w:rsidRPr="00B80901" w:rsidRDefault="009F3611" w:rsidP="009F3611">
            <w:pPr>
              <w:pStyle w:val="XML1"/>
              <w:rPr>
                <w:ins w:id="30677" w:author="Thomas Dietz" w:date="2012-08-08T17:05:00Z"/>
                <w:rPrChange w:id="30678" w:author="Thomas Dietz" w:date="2012-08-10T13:22:00Z">
                  <w:rPr>
                    <w:ins w:id="30679" w:author="Thomas Dietz" w:date="2012-08-08T17:05:00Z"/>
                    <w:lang w:val="de-DE"/>
                  </w:rPr>
                </w:rPrChange>
              </w:rPr>
            </w:pPr>
            <w:ins w:id="30680" w:author="Thomas Dietz" w:date="2012-08-08T17:05:00Z">
              <w:r w:rsidRPr="00B80901">
                <w:rPr>
                  <w:rPrChange w:id="30681" w:author="Thomas Dietz" w:date="2012-08-10T13:22:00Z">
                    <w:rPr>
                      <w:lang w:val="de-DE"/>
                    </w:rPr>
                  </w:rPrChange>
                </w:rPr>
                <w:t xml:space="preserve">        enum copper;</w:t>
              </w:r>
            </w:ins>
          </w:p>
          <w:p w14:paraId="47C6FB11" w14:textId="77777777" w:rsidR="009F3611" w:rsidRPr="00B80901" w:rsidRDefault="009F3611" w:rsidP="009F3611">
            <w:pPr>
              <w:pStyle w:val="XML1"/>
              <w:rPr>
                <w:ins w:id="30682" w:author="Thomas Dietz" w:date="2012-08-08T17:05:00Z"/>
                <w:rPrChange w:id="30683" w:author="Thomas Dietz" w:date="2012-08-10T13:22:00Z">
                  <w:rPr>
                    <w:ins w:id="30684" w:author="Thomas Dietz" w:date="2012-08-08T17:05:00Z"/>
                    <w:lang w:val="de-DE"/>
                  </w:rPr>
                </w:rPrChange>
              </w:rPr>
            </w:pPr>
            <w:ins w:id="30685" w:author="Thomas Dietz" w:date="2012-08-08T17:05:00Z">
              <w:r w:rsidRPr="00B80901">
                <w:rPr>
                  <w:rPrChange w:id="30686" w:author="Thomas Dietz" w:date="2012-08-10T13:22:00Z">
                    <w:rPr>
                      <w:lang w:val="de-DE"/>
                    </w:rPr>
                  </w:rPrChange>
                </w:rPr>
                <w:t xml:space="preserve">        enum fiber;</w:t>
              </w:r>
            </w:ins>
          </w:p>
          <w:p w14:paraId="379A8847" w14:textId="77777777" w:rsidR="009F3611" w:rsidRPr="00B80901" w:rsidRDefault="009F3611" w:rsidP="009F3611">
            <w:pPr>
              <w:pStyle w:val="XML1"/>
              <w:rPr>
                <w:ins w:id="30687" w:author="Thomas Dietz" w:date="2012-08-08T17:05:00Z"/>
                <w:rPrChange w:id="30688" w:author="Thomas Dietz" w:date="2012-08-10T13:22:00Z">
                  <w:rPr>
                    <w:ins w:id="30689" w:author="Thomas Dietz" w:date="2012-08-08T17:05:00Z"/>
                    <w:lang w:val="de-DE"/>
                  </w:rPr>
                </w:rPrChange>
              </w:rPr>
            </w:pPr>
            <w:ins w:id="30690" w:author="Thomas Dietz" w:date="2012-08-08T17:05:00Z">
              <w:r w:rsidRPr="00B80901">
                <w:rPr>
                  <w:rPrChange w:id="30691" w:author="Thomas Dietz" w:date="2012-08-10T13:22:00Z">
                    <w:rPr>
                      <w:lang w:val="de-DE"/>
                    </w:rPr>
                  </w:rPrChange>
                </w:rPr>
                <w:t xml:space="preserve">      }</w:t>
              </w:r>
            </w:ins>
          </w:p>
          <w:p w14:paraId="3E6AE21C" w14:textId="77777777" w:rsidR="009F3611" w:rsidRPr="00B80901" w:rsidRDefault="009F3611" w:rsidP="009F3611">
            <w:pPr>
              <w:pStyle w:val="XML1"/>
              <w:rPr>
                <w:ins w:id="30692" w:author="Thomas Dietz" w:date="2012-08-08T17:05:00Z"/>
                <w:rPrChange w:id="30693" w:author="Thomas Dietz" w:date="2012-08-10T13:22:00Z">
                  <w:rPr>
                    <w:ins w:id="30694" w:author="Thomas Dietz" w:date="2012-08-08T17:05:00Z"/>
                    <w:lang w:val="de-DE"/>
                  </w:rPr>
                </w:rPrChange>
              </w:rPr>
            </w:pPr>
            <w:ins w:id="30695" w:author="Thomas Dietz" w:date="2012-08-08T17:05:00Z">
              <w:r w:rsidRPr="00B80901">
                <w:rPr>
                  <w:rPrChange w:id="30696" w:author="Thomas Dietz" w:date="2012-08-10T13:22:00Z">
                    <w:rPr>
                      <w:lang w:val="de-DE"/>
                    </w:rPr>
                  </w:rPrChange>
                </w:rPr>
                <w:t xml:space="preserve">      min-elements 1;</w:t>
              </w:r>
            </w:ins>
          </w:p>
          <w:p w14:paraId="25712F9B" w14:textId="77777777" w:rsidR="009F3611" w:rsidRPr="00B80901" w:rsidRDefault="009F3611" w:rsidP="009F3611">
            <w:pPr>
              <w:pStyle w:val="XML1"/>
              <w:rPr>
                <w:ins w:id="30697" w:author="Thomas Dietz" w:date="2012-08-08T17:05:00Z"/>
                <w:rPrChange w:id="30698" w:author="Thomas Dietz" w:date="2012-08-10T13:22:00Z">
                  <w:rPr>
                    <w:ins w:id="30699" w:author="Thomas Dietz" w:date="2012-08-08T17:05:00Z"/>
                    <w:lang w:val="de-DE"/>
                  </w:rPr>
                </w:rPrChange>
              </w:rPr>
            </w:pPr>
            <w:ins w:id="30700" w:author="Thomas Dietz" w:date="2012-08-08T17:05:00Z">
              <w:r w:rsidRPr="00B80901">
                <w:rPr>
                  <w:rPrChange w:id="30701" w:author="Thomas Dietz" w:date="2012-08-10T13:22:00Z">
                    <w:rPr>
                      <w:lang w:val="de-DE"/>
                    </w:rPr>
                  </w:rPrChange>
                </w:rPr>
                <w:t xml:space="preserve">      description "The transmission medium used by the port.</w:t>
              </w:r>
            </w:ins>
          </w:p>
          <w:p w14:paraId="023C0236" w14:textId="77777777" w:rsidR="009F3611" w:rsidRPr="00B80901" w:rsidRDefault="009F3611" w:rsidP="009F3611">
            <w:pPr>
              <w:pStyle w:val="XML1"/>
              <w:rPr>
                <w:ins w:id="30702" w:author="Thomas Dietz" w:date="2012-08-08T17:05:00Z"/>
                <w:rPrChange w:id="30703" w:author="Thomas Dietz" w:date="2012-08-10T13:22:00Z">
                  <w:rPr>
                    <w:ins w:id="30704" w:author="Thomas Dietz" w:date="2012-08-08T17:05:00Z"/>
                    <w:lang w:val="de-DE"/>
                  </w:rPr>
                </w:rPrChange>
              </w:rPr>
            </w:pPr>
            <w:ins w:id="30705" w:author="Thomas Dietz" w:date="2012-08-08T17:05:00Z">
              <w:r w:rsidRPr="00B80901">
                <w:rPr>
                  <w:rPrChange w:id="30706" w:author="Thomas Dietz" w:date="2012-08-10T13:22:00Z">
                    <w:rPr>
                      <w:lang w:val="de-DE"/>
                    </w:rPr>
                  </w:rPrChange>
                </w:rPr>
                <w:t xml:space="preserve">        Multiple media are allowed.</w:t>
              </w:r>
            </w:ins>
          </w:p>
          <w:p w14:paraId="532D8E3C" w14:textId="77777777" w:rsidR="009F3611" w:rsidRPr="00B80901" w:rsidRDefault="009F3611" w:rsidP="009F3611">
            <w:pPr>
              <w:pStyle w:val="XML1"/>
              <w:rPr>
                <w:ins w:id="30707" w:author="Thomas Dietz" w:date="2012-08-08T17:05:00Z"/>
                <w:rPrChange w:id="30708" w:author="Thomas Dietz" w:date="2012-08-10T13:22:00Z">
                  <w:rPr>
                    <w:ins w:id="30709" w:author="Thomas Dietz" w:date="2012-08-08T17:05:00Z"/>
                    <w:lang w:val="de-DE"/>
                  </w:rPr>
                </w:rPrChange>
              </w:rPr>
            </w:pPr>
          </w:p>
          <w:p w14:paraId="15B66B9E" w14:textId="77777777" w:rsidR="009F3611" w:rsidRPr="00B80901" w:rsidRDefault="009F3611" w:rsidP="009F3611">
            <w:pPr>
              <w:pStyle w:val="XML1"/>
              <w:rPr>
                <w:ins w:id="30710" w:author="Thomas Dietz" w:date="2012-08-08T17:05:00Z"/>
                <w:rPrChange w:id="30711" w:author="Thomas Dietz" w:date="2012-08-10T13:22:00Z">
                  <w:rPr>
                    <w:ins w:id="30712" w:author="Thomas Dietz" w:date="2012-08-08T17:05:00Z"/>
                    <w:lang w:val="de-DE"/>
                  </w:rPr>
                </w:rPrChange>
              </w:rPr>
            </w:pPr>
            <w:ins w:id="30713" w:author="Thomas Dietz" w:date="2012-08-08T17:05:00Z">
              <w:r w:rsidRPr="00B80901">
                <w:rPr>
                  <w:rPrChange w:id="30714" w:author="Thomas Dietz" w:date="2012-08-10T13:22:00Z">
                    <w:rPr>
                      <w:lang w:val="de-DE"/>
                    </w:rPr>
                  </w:rPrChange>
                </w:rPr>
                <w:t xml:space="preserve">        At least one element MUST be present in the NETCONF data</w:t>
              </w:r>
            </w:ins>
          </w:p>
          <w:p w14:paraId="124B5262" w14:textId="77777777" w:rsidR="009F3611" w:rsidRPr="00B80901" w:rsidRDefault="009F3611" w:rsidP="009F3611">
            <w:pPr>
              <w:pStyle w:val="XML1"/>
              <w:rPr>
                <w:ins w:id="30715" w:author="Thomas Dietz" w:date="2012-08-08T17:05:00Z"/>
                <w:rPrChange w:id="30716" w:author="Thomas Dietz" w:date="2012-08-10T13:22:00Z">
                  <w:rPr>
                    <w:ins w:id="30717" w:author="Thomas Dietz" w:date="2012-08-08T17:05:00Z"/>
                    <w:lang w:val="de-DE"/>
                  </w:rPr>
                </w:rPrChange>
              </w:rPr>
            </w:pPr>
            <w:ins w:id="30718" w:author="Thomas Dietz" w:date="2012-08-08T17:05:00Z">
              <w:r w:rsidRPr="00B80901">
                <w:rPr>
                  <w:rPrChange w:id="30719" w:author="Thomas Dietz" w:date="2012-08-10T13:22:00Z">
                    <w:rPr>
                      <w:lang w:val="de-DE"/>
                    </w:rPr>
                  </w:rPrChange>
                </w:rPr>
                <w:t xml:space="preserve">        store. If none of this elements is are present in a NETCONF</w:t>
              </w:r>
            </w:ins>
          </w:p>
          <w:p w14:paraId="6EA4461A" w14:textId="77777777" w:rsidR="009F3611" w:rsidRPr="00B80901" w:rsidRDefault="009F3611" w:rsidP="009F3611">
            <w:pPr>
              <w:pStyle w:val="XML1"/>
              <w:rPr>
                <w:ins w:id="30720" w:author="Thomas Dietz" w:date="2012-08-08T17:05:00Z"/>
                <w:rPrChange w:id="30721" w:author="Thomas Dietz" w:date="2012-08-10T13:22:00Z">
                  <w:rPr>
                    <w:ins w:id="30722" w:author="Thomas Dietz" w:date="2012-08-08T17:05:00Z"/>
                    <w:lang w:val="de-DE"/>
                  </w:rPr>
                </w:rPrChange>
              </w:rPr>
            </w:pPr>
            <w:ins w:id="30723" w:author="Thomas Dietz" w:date="2012-08-08T17:05:00Z">
              <w:r w:rsidRPr="00B80901">
                <w:rPr>
                  <w:rPrChange w:id="30724" w:author="Thomas Dietz" w:date="2012-08-10T13:22:00Z">
                    <w:rPr>
                      <w:lang w:val="de-DE"/>
                    </w:rPr>
                  </w:rPrChange>
                </w:rPr>
                <w:t xml:space="preserve">        &lt;edit-config&gt; operation 'create', 'merge' or 'replace' and</w:t>
              </w:r>
            </w:ins>
          </w:p>
          <w:p w14:paraId="2F223EBE" w14:textId="77777777" w:rsidR="009F3611" w:rsidRPr="00B80901" w:rsidRDefault="009F3611" w:rsidP="009F3611">
            <w:pPr>
              <w:pStyle w:val="XML1"/>
              <w:rPr>
                <w:ins w:id="30725" w:author="Thomas Dietz" w:date="2012-08-08T17:05:00Z"/>
                <w:rPrChange w:id="30726" w:author="Thomas Dietz" w:date="2012-08-10T13:22:00Z">
                  <w:rPr>
                    <w:ins w:id="30727" w:author="Thomas Dietz" w:date="2012-08-08T17:05:00Z"/>
                    <w:lang w:val="de-DE"/>
                  </w:rPr>
                </w:rPrChange>
              </w:rPr>
            </w:pPr>
            <w:ins w:id="30728" w:author="Thomas Dietz" w:date="2012-08-08T17:05:00Z">
              <w:r w:rsidRPr="00B80901">
                <w:rPr>
                  <w:rPrChange w:id="30729" w:author="Thomas Dietz" w:date="2012-08-10T13:22:00Z">
                    <w:rPr>
                      <w:lang w:val="de-DE"/>
                    </w:rPr>
                  </w:rPrChange>
                </w:rPr>
                <w:t xml:space="preserve">        the parent element does not exist, a 'data-missing' error</w:t>
              </w:r>
            </w:ins>
          </w:p>
          <w:p w14:paraId="4FCDDD0F" w14:textId="77777777" w:rsidR="009F3611" w:rsidRPr="00B80901" w:rsidRDefault="009F3611" w:rsidP="009F3611">
            <w:pPr>
              <w:pStyle w:val="XML1"/>
              <w:rPr>
                <w:ins w:id="30730" w:author="Thomas Dietz" w:date="2012-08-08T17:05:00Z"/>
                <w:rPrChange w:id="30731" w:author="Thomas Dietz" w:date="2012-08-10T13:22:00Z">
                  <w:rPr>
                    <w:ins w:id="30732" w:author="Thomas Dietz" w:date="2012-08-08T17:05:00Z"/>
                    <w:lang w:val="de-DE"/>
                  </w:rPr>
                </w:rPrChange>
              </w:rPr>
            </w:pPr>
            <w:ins w:id="30733" w:author="Thomas Dietz" w:date="2012-08-08T17:05:00Z">
              <w:r w:rsidRPr="00B80901">
                <w:rPr>
                  <w:rPrChange w:id="30734" w:author="Thomas Dietz" w:date="2012-08-10T13:22:00Z">
                    <w:rPr>
                      <w:lang w:val="de-DE"/>
                    </w:rPr>
                  </w:rPrChange>
                </w:rPr>
                <w:t xml:space="preserve">        is returned.";</w:t>
              </w:r>
            </w:ins>
          </w:p>
          <w:p w14:paraId="27A660B7" w14:textId="77777777" w:rsidR="009F3611" w:rsidRPr="00B80901" w:rsidRDefault="009F3611" w:rsidP="009F3611">
            <w:pPr>
              <w:pStyle w:val="XML1"/>
              <w:rPr>
                <w:ins w:id="30735" w:author="Thomas Dietz" w:date="2012-08-08T17:05:00Z"/>
                <w:rPrChange w:id="30736" w:author="Thomas Dietz" w:date="2012-08-10T13:22:00Z">
                  <w:rPr>
                    <w:ins w:id="30737" w:author="Thomas Dietz" w:date="2012-08-08T17:05:00Z"/>
                    <w:lang w:val="de-DE"/>
                  </w:rPr>
                </w:rPrChange>
              </w:rPr>
            </w:pPr>
            <w:ins w:id="30738" w:author="Thomas Dietz" w:date="2012-08-08T17:05:00Z">
              <w:r w:rsidRPr="00B80901">
                <w:rPr>
                  <w:rPrChange w:id="30739" w:author="Thomas Dietz" w:date="2012-08-10T13:22:00Z">
                    <w:rPr>
                      <w:lang w:val="de-DE"/>
                    </w:rPr>
                  </w:rPrChange>
                </w:rPr>
                <w:t xml:space="preserve">    }</w:t>
              </w:r>
            </w:ins>
          </w:p>
          <w:p w14:paraId="34D92546" w14:textId="77777777" w:rsidR="009F3611" w:rsidRPr="00B80901" w:rsidRDefault="009F3611" w:rsidP="009F3611">
            <w:pPr>
              <w:pStyle w:val="XML1"/>
              <w:rPr>
                <w:ins w:id="30740" w:author="Thomas Dietz" w:date="2012-08-08T17:05:00Z"/>
                <w:rPrChange w:id="30741" w:author="Thomas Dietz" w:date="2012-08-10T13:22:00Z">
                  <w:rPr>
                    <w:ins w:id="30742" w:author="Thomas Dietz" w:date="2012-08-08T17:05:00Z"/>
                    <w:lang w:val="de-DE"/>
                  </w:rPr>
                </w:rPrChange>
              </w:rPr>
            </w:pPr>
            <w:ins w:id="30743" w:author="Thomas Dietz" w:date="2012-08-08T17:05:00Z">
              <w:r w:rsidRPr="00B80901">
                <w:rPr>
                  <w:rPrChange w:id="30744" w:author="Thomas Dietz" w:date="2012-08-10T13:22:00Z">
                    <w:rPr>
                      <w:lang w:val="de-DE"/>
                    </w:rPr>
                  </w:rPrChange>
                </w:rPr>
                <w:t xml:space="preserve">    leaf pause {</w:t>
              </w:r>
            </w:ins>
          </w:p>
          <w:p w14:paraId="0977AB46" w14:textId="77777777" w:rsidR="009F3611" w:rsidRPr="00B80901" w:rsidRDefault="009F3611" w:rsidP="009F3611">
            <w:pPr>
              <w:pStyle w:val="XML1"/>
              <w:rPr>
                <w:ins w:id="30745" w:author="Thomas Dietz" w:date="2012-08-08T17:05:00Z"/>
                <w:rPrChange w:id="30746" w:author="Thomas Dietz" w:date="2012-08-10T13:22:00Z">
                  <w:rPr>
                    <w:ins w:id="30747" w:author="Thomas Dietz" w:date="2012-08-08T17:05:00Z"/>
                    <w:lang w:val="de-DE"/>
                  </w:rPr>
                </w:rPrChange>
              </w:rPr>
            </w:pPr>
            <w:ins w:id="30748" w:author="Thomas Dietz" w:date="2012-08-08T17:05:00Z">
              <w:r w:rsidRPr="00B80901">
                <w:rPr>
                  <w:rPrChange w:id="30749" w:author="Thomas Dietz" w:date="2012-08-10T13:22:00Z">
                    <w:rPr>
                      <w:lang w:val="de-DE"/>
                    </w:rPr>
                  </w:rPrChange>
                </w:rPr>
                <w:lastRenderedPageBreak/>
                <w:t xml:space="preserve">      type enumeration {</w:t>
              </w:r>
            </w:ins>
          </w:p>
          <w:p w14:paraId="4EF262C9" w14:textId="77777777" w:rsidR="009F3611" w:rsidRPr="00B80901" w:rsidRDefault="009F3611" w:rsidP="009F3611">
            <w:pPr>
              <w:pStyle w:val="XML1"/>
              <w:rPr>
                <w:ins w:id="30750" w:author="Thomas Dietz" w:date="2012-08-08T17:05:00Z"/>
                <w:rPrChange w:id="30751" w:author="Thomas Dietz" w:date="2012-08-10T13:22:00Z">
                  <w:rPr>
                    <w:ins w:id="30752" w:author="Thomas Dietz" w:date="2012-08-08T17:05:00Z"/>
                    <w:lang w:val="de-DE"/>
                  </w:rPr>
                </w:rPrChange>
              </w:rPr>
            </w:pPr>
            <w:ins w:id="30753" w:author="Thomas Dietz" w:date="2012-08-08T17:05:00Z">
              <w:r w:rsidRPr="00B80901">
                <w:rPr>
                  <w:rPrChange w:id="30754" w:author="Thomas Dietz" w:date="2012-08-10T13:22:00Z">
                    <w:rPr>
                      <w:lang w:val="de-DE"/>
                    </w:rPr>
                  </w:rPrChange>
                </w:rPr>
                <w:t xml:space="preserve">        enum unsupported;</w:t>
              </w:r>
            </w:ins>
          </w:p>
          <w:p w14:paraId="43C4A85D" w14:textId="77777777" w:rsidR="009F3611" w:rsidRPr="00B80901" w:rsidRDefault="009F3611" w:rsidP="009F3611">
            <w:pPr>
              <w:pStyle w:val="XML1"/>
              <w:rPr>
                <w:ins w:id="30755" w:author="Thomas Dietz" w:date="2012-08-08T17:05:00Z"/>
                <w:rPrChange w:id="30756" w:author="Thomas Dietz" w:date="2012-08-10T13:22:00Z">
                  <w:rPr>
                    <w:ins w:id="30757" w:author="Thomas Dietz" w:date="2012-08-08T17:05:00Z"/>
                    <w:lang w:val="de-DE"/>
                  </w:rPr>
                </w:rPrChange>
              </w:rPr>
            </w:pPr>
            <w:ins w:id="30758" w:author="Thomas Dietz" w:date="2012-08-08T17:05:00Z">
              <w:r w:rsidRPr="00B80901">
                <w:rPr>
                  <w:rPrChange w:id="30759" w:author="Thomas Dietz" w:date="2012-08-10T13:22:00Z">
                    <w:rPr>
                      <w:lang w:val="de-DE"/>
                    </w:rPr>
                  </w:rPrChange>
                </w:rPr>
                <w:t xml:space="preserve">        enum symmetric;</w:t>
              </w:r>
            </w:ins>
          </w:p>
          <w:p w14:paraId="6A7BCE7A" w14:textId="77777777" w:rsidR="009F3611" w:rsidRPr="00B80901" w:rsidRDefault="009F3611" w:rsidP="009F3611">
            <w:pPr>
              <w:pStyle w:val="XML1"/>
              <w:rPr>
                <w:ins w:id="30760" w:author="Thomas Dietz" w:date="2012-08-08T17:05:00Z"/>
                <w:rPrChange w:id="30761" w:author="Thomas Dietz" w:date="2012-08-10T13:22:00Z">
                  <w:rPr>
                    <w:ins w:id="30762" w:author="Thomas Dietz" w:date="2012-08-08T17:05:00Z"/>
                    <w:lang w:val="de-DE"/>
                  </w:rPr>
                </w:rPrChange>
              </w:rPr>
            </w:pPr>
            <w:ins w:id="30763" w:author="Thomas Dietz" w:date="2012-08-08T17:05:00Z">
              <w:r w:rsidRPr="00B80901">
                <w:rPr>
                  <w:rPrChange w:id="30764" w:author="Thomas Dietz" w:date="2012-08-10T13:22:00Z">
                    <w:rPr>
                      <w:lang w:val="de-DE"/>
                    </w:rPr>
                  </w:rPrChange>
                </w:rPr>
                <w:t xml:space="preserve">        enum asymmetric;</w:t>
              </w:r>
            </w:ins>
          </w:p>
          <w:p w14:paraId="2AACFE3B" w14:textId="77777777" w:rsidR="009F3611" w:rsidRPr="00B80901" w:rsidRDefault="009F3611" w:rsidP="009F3611">
            <w:pPr>
              <w:pStyle w:val="XML1"/>
              <w:rPr>
                <w:ins w:id="30765" w:author="Thomas Dietz" w:date="2012-08-08T17:05:00Z"/>
                <w:rPrChange w:id="30766" w:author="Thomas Dietz" w:date="2012-08-10T13:22:00Z">
                  <w:rPr>
                    <w:ins w:id="30767" w:author="Thomas Dietz" w:date="2012-08-08T17:05:00Z"/>
                    <w:lang w:val="de-DE"/>
                  </w:rPr>
                </w:rPrChange>
              </w:rPr>
            </w:pPr>
            <w:ins w:id="30768" w:author="Thomas Dietz" w:date="2012-08-08T17:05:00Z">
              <w:r w:rsidRPr="00B80901">
                <w:rPr>
                  <w:rPrChange w:id="30769" w:author="Thomas Dietz" w:date="2012-08-10T13:22:00Z">
                    <w:rPr>
                      <w:lang w:val="de-DE"/>
                    </w:rPr>
                  </w:rPrChange>
                </w:rPr>
                <w:t xml:space="preserve">      }</w:t>
              </w:r>
            </w:ins>
          </w:p>
          <w:p w14:paraId="49A1E417" w14:textId="77777777" w:rsidR="009F3611" w:rsidRPr="00B80901" w:rsidRDefault="009F3611" w:rsidP="009F3611">
            <w:pPr>
              <w:pStyle w:val="XML1"/>
              <w:rPr>
                <w:ins w:id="30770" w:author="Thomas Dietz" w:date="2012-08-08T17:05:00Z"/>
                <w:rPrChange w:id="30771" w:author="Thomas Dietz" w:date="2012-08-10T13:22:00Z">
                  <w:rPr>
                    <w:ins w:id="30772" w:author="Thomas Dietz" w:date="2012-08-08T17:05:00Z"/>
                    <w:lang w:val="de-DE"/>
                  </w:rPr>
                </w:rPrChange>
              </w:rPr>
            </w:pPr>
            <w:ins w:id="30773" w:author="Thomas Dietz" w:date="2012-08-08T17:05:00Z">
              <w:r w:rsidRPr="00B80901">
                <w:rPr>
                  <w:rPrChange w:id="30774" w:author="Thomas Dietz" w:date="2012-08-10T13:22:00Z">
                    <w:rPr>
                      <w:lang w:val="de-DE"/>
                    </w:rPr>
                  </w:rPrChange>
                </w:rPr>
                <w:t xml:space="preserve">      mandatory true;</w:t>
              </w:r>
            </w:ins>
          </w:p>
          <w:p w14:paraId="62B82B35" w14:textId="77777777" w:rsidR="009F3611" w:rsidRPr="00B80901" w:rsidRDefault="009F3611" w:rsidP="009F3611">
            <w:pPr>
              <w:pStyle w:val="XML1"/>
              <w:rPr>
                <w:ins w:id="30775" w:author="Thomas Dietz" w:date="2012-08-08T17:05:00Z"/>
                <w:rPrChange w:id="30776" w:author="Thomas Dietz" w:date="2012-08-10T13:22:00Z">
                  <w:rPr>
                    <w:ins w:id="30777" w:author="Thomas Dietz" w:date="2012-08-08T17:05:00Z"/>
                    <w:lang w:val="de-DE"/>
                  </w:rPr>
                </w:rPrChange>
              </w:rPr>
            </w:pPr>
            <w:ins w:id="30778" w:author="Thomas Dietz" w:date="2012-08-08T17:05:00Z">
              <w:r w:rsidRPr="00B80901">
                <w:rPr>
                  <w:rPrChange w:id="30779" w:author="Thomas Dietz" w:date="2012-08-10T13:22:00Z">
                    <w:rPr>
                      <w:lang w:val="de-DE"/>
                    </w:rPr>
                  </w:rPrChange>
                </w:rPr>
                <w:t xml:space="preserve">      description "Specifies if pausing of transmission is</w:t>
              </w:r>
            </w:ins>
          </w:p>
          <w:p w14:paraId="4E5E7CD3" w14:textId="77777777" w:rsidR="009F3611" w:rsidRPr="00B80901" w:rsidRDefault="009F3611" w:rsidP="009F3611">
            <w:pPr>
              <w:pStyle w:val="XML1"/>
              <w:rPr>
                <w:ins w:id="30780" w:author="Thomas Dietz" w:date="2012-08-08T17:05:00Z"/>
                <w:rPrChange w:id="30781" w:author="Thomas Dietz" w:date="2012-08-10T13:22:00Z">
                  <w:rPr>
                    <w:ins w:id="30782" w:author="Thomas Dietz" w:date="2012-08-08T17:05:00Z"/>
                    <w:lang w:val="de-DE"/>
                  </w:rPr>
                </w:rPrChange>
              </w:rPr>
            </w:pPr>
            <w:ins w:id="30783" w:author="Thomas Dietz" w:date="2012-08-08T17:05:00Z">
              <w:r w:rsidRPr="00B80901">
                <w:rPr>
                  <w:rPrChange w:id="30784" w:author="Thomas Dietz" w:date="2012-08-10T13:22:00Z">
                    <w:rPr>
                      <w:lang w:val="de-DE"/>
                    </w:rPr>
                  </w:rPrChange>
                </w:rPr>
                <w:t xml:space="preserve">        supported at all and if yes if it is asymmetric or</w:t>
              </w:r>
            </w:ins>
          </w:p>
          <w:p w14:paraId="19E78C10" w14:textId="77777777" w:rsidR="009F3611" w:rsidRPr="00B80901" w:rsidRDefault="009F3611" w:rsidP="009F3611">
            <w:pPr>
              <w:pStyle w:val="XML1"/>
              <w:rPr>
                <w:ins w:id="30785" w:author="Thomas Dietz" w:date="2012-08-08T17:05:00Z"/>
                <w:rPrChange w:id="30786" w:author="Thomas Dietz" w:date="2012-08-10T13:22:00Z">
                  <w:rPr>
                    <w:ins w:id="30787" w:author="Thomas Dietz" w:date="2012-08-08T17:05:00Z"/>
                    <w:lang w:val="de-DE"/>
                  </w:rPr>
                </w:rPrChange>
              </w:rPr>
            </w:pPr>
            <w:ins w:id="30788" w:author="Thomas Dietz" w:date="2012-08-08T17:05:00Z">
              <w:r w:rsidRPr="00B80901">
                <w:rPr>
                  <w:rPrChange w:id="30789" w:author="Thomas Dietz" w:date="2012-08-10T13:22:00Z">
                    <w:rPr>
                      <w:lang w:val="de-DE"/>
                    </w:rPr>
                  </w:rPrChange>
                </w:rPr>
                <w:t xml:space="preserve">        symmetric.</w:t>
              </w:r>
            </w:ins>
          </w:p>
          <w:p w14:paraId="62F4FA62" w14:textId="77777777" w:rsidR="009F3611" w:rsidRPr="00B80901" w:rsidRDefault="009F3611" w:rsidP="009F3611">
            <w:pPr>
              <w:pStyle w:val="XML1"/>
              <w:rPr>
                <w:ins w:id="30790" w:author="Thomas Dietz" w:date="2012-08-08T17:05:00Z"/>
                <w:rPrChange w:id="30791" w:author="Thomas Dietz" w:date="2012-08-10T13:22:00Z">
                  <w:rPr>
                    <w:ins w:id="30792" w:author="Thomas Dietz" w:date="2012-08-08T17:05:00Z"/>
                    <w:lang w:val="de-DE"/>
                  </w:rPr>
                </w:rPrChange>
              </w:rPr>
            </w:pPr>
          </w:p>
          <w:p w14:paraId="6B3660C2" w14:textId="77777777" w:rsidR="009F3611" w:rsidRPr="00B80901" w:rsidRDefault="009F3611" w:rsidP="009F3611">
            <w:pPr>
              <w:pStyle w:val="XML1"/>
              <w:rPr>
                <w:ins w:id="30793" w:author="Thomas Dietz" w:date="2012-08-08T17:05:00Z"/>
                <w:rPrChange w:id="30794" w:author="Thomas Dietz" w:date="2012-08-10T13:22:00Z">
                  <w:rPr>
                    <w:ins w:id="30795" w:author="Thomas Dietz" w:date="2012-08-08T17:05:00Z"/>
                    <w:lang w:val="de-DE"/>
                  </w:rPr>
                </w:rPrChange>
              </w:rPr>
            </w:pPr>
            <w:ins w:id="30796" w:author="Thomas Dietz" w:date="2012-08-08T17:05:00Z">
              <w:r w:rsidRPr="00B80901">
                <w:rPr>
                  <w:rPrChange w:id="30797" w:author="Thomas Dietz" w:date="2012-08-10T13:22:00Z">
                    <w:rPr>
                      <w:lang w:val="de-DE"/>
                    </w:rPr>
                  </w:rPrChange>
                </w:rPr>
                <w:t xml:space="preserve">        This element MUST be present in the NETCONF data store.</w:t>
              </w:r>
            </w:ins>
          </w:p>
          <w:p w14:paraId="202AE68B" w14:textId="77777777" w:rsidR="009F3611" w:rsidRPr="00B80901" w:rsidRDefault="009F3611" w:rsidP="009F3611">
            <w:pPr>
              <w:pStyle w:val="XML1"/>
              <w:rPr>
                <w:ins w:id="30798" w:author="Thomas Dietz" w:date="2012-08-08T17:05:00Z"/>
                <w:rPrChange w:id="30799" w:author="Thomas Dietz" w:date="2012-08-10T13:22:00Z">
                  <w:rPr>
                    <w:ins w:id="30800" w:author="Thomas Dietz" w:date="2012-08-08T17:05:00Z"/>
                    <w:lang w:val="de-DE"/>
                  </w:rPr>
                </w:rPrChange>
              </w:rPr>
            </w:pPr>
            <w:ins w:id="30801" w:author="Thomas Dietz" w:date="2012-08-08T17:05:00Z">
              <w:r w:rsidRPr="00B80901">
                <w:rPr>
                  <w:rPrChange w:id="30802" w:author="Thomas Dietz" w:date="2012-08-10T13:22:00Z">
                    <w:rPr>
                      <w:lang w:val="de-DE"/>
                    </w:rPr>
                  </w:rPrChange>
                </w:rPr>
                <w:t xml:space="preserve">        If this element is not present in a NETCONF &lt;edit-config&gt;</w:t>
              </w:r>
            </w:ins>
          </w:p>
          <w:p w14:paraId="28DB23E9" w14:textId="77777777" w:rsidR="009F3611" w:rsidRPr="00B80901" w:rsidRDefault="009F3611" w:rsidP="009F3611">
            <w:pPr>
              <w:pStyle w:val="XML1"/>
              <w:rPr>
                <w:ins w:id="30803" w:author="Thomas Dietz" w:date="2012-08-08T17:05:00Z"/>
                <w:rPrChange w:id="30804" w:author="Thomas Dietz" w:date="2012-08-10T13:22:00Z">
                  <w:rPr>
                    <w:ins w:id="30805" w:author="Thomas Dietz" w:date="2012-08-08T17:05:00Z"/>
                    <w:lang w:val="de-DE"/>
                  </w:rPr>
                </w:rPrChange>
              </w:rPr>
            </w:pPr>
            <w:ins w:id="30806" w:author="Thomas Dietz" w:date="2012-08-08T17:05:00Z">
              <w:r w:rsidRPr="00B80901">
                <w:rPr>
                  <w:rPrChange w:id="30807" w:author="Thomas Dietz" w:date="2012-08-10T13:22:00Z">
                    <w:rPr>
                      <w:lang w:val="de-DE"/>
                    </w:rPr>
                  </w:rPrChange>
                </w:rPr>
                <w:t xml:space="preserve">        operation 'create', 'merge' or 'replace' and the parent</w:t>
              </w:r>
            </w:ins>
          </w:p>
          <w:p w14:paraId="79FD6B12" w14:textId="77777777" w:rsidR="009F3611" w:rsidRPr="00B80901" w:rsidRDefault="009F3611" w:rsidP="009F3611">
            <w:pPr>
              <w:pStyle w:val="XML1"/>
              <w:rPr>
                <w:ins w:id="30808" w:author="Thomas Dietz" w:date="2012-08-08T17:05:00Z"/>
                <w:rPrChange w:id="30809" w:author="Thomas Dietz" w:date="2012-08-10T13:22:00Z">
                  <w:rPr>
                    <w:ins w:id="30810" w:author="Thomas Dietz" w:date="2012-08-08T17:05:00Z"/>
                    <w:lang w:val="de-DE"/>
                  </w:rPr>
                </w:rPrChange>
              </w:rPr>
            </w:pPr>
            <w:ins w:id="30811" w:author="Thomas Dietz" w:date="2012-08-08T17:05:00Z">
              <w:r w:rsidRPr="00B80901">
                <w:rPr>
                  <w:rPrChange w:id="30812" w:author="Thomas Dietz" w:date="2012-08-10T13:22:00Z">
                    <w:rPr>
                      <w:lang w:val="de-DE"/>
                    </w:rPr>
                  </w:rPrChange>
                </w:rPr>
                <w:t xml:space="preserve">        element does not exist, a 'data-missing' error is</w:t>
              </w:r>
            </w:ins>
          </w:p>
          <w:p w14:paraId="0A01920B" w14:textId="77777777" w:rsidR="009F3611" w:rsidRPr="00B80901" w:rsidRDefault="009F3611" w:rsidP="009F3611">
            <w:pPr>
              <w:pStyle w:val="XML1"/>
              <w:rPr>
                <w:ins w:id="30813" w:author="Thomas Dietz" w:date="2012-08-08T17:05:00Z"/>
                <w:rPrChange w:id="30814" w:author="Thomas Dietz" w:date="2012-08-10T13:22:00Z">
                  <w:rPr>
                    <w:ins w:id="30815" w:author="Thomas Dietz" w:date="2012-08-08T17:05:00Z"/>
                    <w:lang w:val="de-DE"/>
                  </w:rPr>
                </w:rPrChange>
              </w:rPr>
            </w:pPr>
            <w:ins w:id="30816" w:author="Thomas Dietz" w:date="2012-08-08T17:05:00Z">
              <w:r w:rsidRPr="00B80901">
                <w:rPr>
                  <w:rPrChange w:id="30817" w:author="Thomas Dietz" w:date="2012-08-10T13:22:00Z">
                    <w:rPr>
                      <w:lang w:val="de-DE"/>
                    </w:rPr>
                  </w:rPrChange>
                </w:rPr>
                <w:t xml:space="preserve">        returned.";</w:t>
              </w:r>
            </w:ins>
          </w:p>
          <w:p w14:paraId="794C7740" w14:textId="77777777" w:rsidR="009F3611" w:rsidRPr="00B80901" w:rsidRDefault="009F3611" w:rsidP="009F3611">
            <w:pPr>
              <w:pStyle w:val="XML1"/>
              <w:rPr>
                <w:ins w:id="30818" w:author="Thomas Dietz" w:date="2012-08-08T17:05:00Z"/>
                <w:rPrChange w:id="30819" w:author="Thomas Dietz" w:date="2012-08-10T13:22:00Z">
                  <w:rPr>
                    <w:ins w:id="30820" w:author="Thomas Dietz" w:date="2012-08-08T17:05:00Z"/>
                    <w:lang w:val="de-DE"/>
                  </w:rPr>
                </w:rPrChange>
              </w:rPr>
            </w:pPr>
            <w:ins w:id="30821" w:author="Thomas Dietz" w:date="2012-08-08T17:05:00Z">
              <w:r w:rsidRPr="00B80901">
                <w:rPr>
                  <w:rPrChange w:id="30822" w:author="Thomas Dietz" w:date="2012-08-10T13:22:00Z">
                    <w:rPr>
                      <w:lang w:val="de-DE"/>
                    </w:rPr>
                  </w:rPrChange>
                </w:rPr>
                <w:t xml:space="preserve">    }</w:t>
              </w:r>
            </w:ins>
          </w:p>
          <w:p w14:paraId="0587C87E" w14:textId="77777777" w:rsidR="009F3611" w:rsidRPr="00B80901" w:rsidRDefault="009F3611" w:rsidP="009F3611">
            <w:pPr>
              <w:pStyle w:val="XML1"/>
              <w:rPr>
                <w:ins w:id="30823" w:author="Thomas Dietz" w:date="2012-08-08T17:05:00Z"/>
                <w:rPrChange w:id="30824" w:author="Thomas Dietz" w:date="2012-08-10T13:22:00Z">
                  <w:rPr>
                    <w:ins w:id="30825" w:author="Thomas Dietz" w:date="2012-08-08T17:05:00Z"/>
                    <w:lang w:val="de-DE"/>
                  </w:rPr>
                </w:rPrChange>
              </w:rPr>
            </w:pPr>
            <w:ins w:id="30826" w:author="Thomas Dietz" w:date="2012-08-08T17:05:00Z">
              <w:r w:rsidRPr="00B80901">
                <w:rPr>
                  <w:rPrChange w:id="30827" w:author="Thomas Dietz" w:date="2012-08-10T13:22:00Z">
                    <w:rPr>
                      <w:lang w:val="de-DE"/>
                    </w:rPr>
                  </w:rPrChange>
                </w:rPr>
                <w:t xml:space="preserve">  }</w:t>
              </w:r>
            </w:ins>
          </w:p>
          <w:p w14:paraId="45232F03" w14:textId="77777777" w:rsidR="009F3611" w:rsidRPr="00B80901" w:rsidRDefault="009F3611" w:rsidP="009F3611">
            <w:pPr>
              <w:pStyle w:val="XML1"/>
              <w:rPr>
                <w:ins w:id="30828" w:author="Thomas Dietz" w:date="2012-08-08T17:05:00Z"/>
                <w:rPrChange w:id="30829" w:author="Thomas Dietz" w:date="2012-08-10T13:22:00Z">
                  <w:rPr>
                    <w:ins w:id="30830" w:author="Thomas Dietz" w:date="2012-08-08T17:05:00Z"/>
                    <w:lang w:val="de-DE"/>
                  </w:rPr>
                </w:rPrChange>
              </w:rPr>
            </w:pPr>
            <w:ins w:id="30831" w:author="Thomas Dietz" w:date="2012-08-08T17:05:00Z">
              <w:r w:rsidRPr="00B80901">
                <w:rPr>
                  <w:rPrChange w:id="30832" w:author="Thomas Dietz" w:date="2012-08-10T13:22:00Z">
                    <w:rPr>
                      <w:lang w:val="de-DE"/>
                    </w:rPr>
                  </w:rPrChange>
                </w:rPr>
                <w:t xml:space="preserve">  </w:t>
              </w:r>
            </w:ins>
          </w:p>
          <w:p w14:paraId="71CF6A7E" w14:textId="77777777" w:rsidR="009F3611" w:rsidRPr="00B80901" w:rsidRDefault="009F3611" w:rsidP="009F3611">
            <w:pPr>
              <w:pStyle w:val="XML1"/>
              <w:rPr>
                <w:ins w:id="30833" w:author="Thomas Dietz" w:date="2012-08-08T17:05:00Z"/>
                <w:rPrChange w:id="30834" w:author="Thomas Dietz" w:date="2012-08-10T13:22:00Z">
                  <w:rPr>
                    <w:ins w:id="30835" w:author="Thomas Dietz" w:date="2012-08-08T17:05:00Z"/>
                    <w:lang w:val="de-DE"/>
                  </w:rPr>
                </w:rPrChange>
              </w:rPr>
            </w:pPr>
            <w:ins w:id="30836" w:author="Thomas Dietz" w:date="2012-08-08T17:05:00Z">
              <w:r w:rsidRPr="00B80901">
                <w:rPr>
                  <w:rPrChange w:id="30837" w:author="Thomas Dietz" w:date="2012-08-10T13:22:00Z">
                    <w:rPr>
                      <w:lang w:val="de-DE"/>
                    </w:rPr>
                  </w:rPrChange>
                </w:rPr>
                <w:t xml:space="preserve">  grouping OFExternalCertificateType {</w:t>
              </w:r>
            </w:ins>
          </w:p>
          <w:p w14:paraId="3D354CE6" w14:textId="77777777" w:rsidR="009F3611" w:rsidRPr="00B80901" w:rsidRDefault="009F3611" w:rsidP="009F3611">
            <w:pPr>
              <w:pStyle w:val="XML1"/>
              <w:rPr>
                <w:ins w:id="30838" w:author="Thomas Dietz" w:date="2012-08-08T17:05:00Z"/>
                <w:rPrChange w:id="30839" w:author="Thomas Dietz" w:date="2012-08-10T13:22:00Z">
                  <w:rPr>
                    <w:ins w:id="30840" w:author="Thomas Dietz" w:date="2012-08-08T17:05:00Z"/>
                    <w:lang w:val="de-DE"/>
                  </w:rPr>
                </w:rPrChange>
              </w:rPr>
            </w:pPr>
            <w:ins w:id="30841" w:author="Thomas Dietz" w:date="2012-08-08T17:05:00Z">
              <w:r w:rsidRPr="00B80901">
                <w:rPr>
                  <w:rPrChange w:id="30842" w:author="Thomas Dietz" w:date="2012-08-10T13:22:00Z">
                    <w:rPr>
                      <w:lang w:val="de-DE"/>
                    </w:rPr>
                  </w:rPrChange>
                </w:rPr>
                <w:t xml:space="preserve">    description "This grouping specifies a certificate that can be</w:t>
              </w:r>
            </w:ins>
          </w:p>
          <w:p w14:paraId="40D3E766" w14:textId="77777777" w:rsidR="009F3611" w:rsidRPr="00B80901" w:rsidRDefault="009F3611" w:rsidP="009F3611">
            <w:pPr>
              <w:pStyle w:val="XML1"/>
              <w:rPr>
                <w:ins w:id="30843" w:author="Thomas Dietz" w:date="2012-08-08T17:05:00Z"/>
                <w:rPrChange w:id="30844" w:author="Thomas Dietz" w:date="2012-08-10T13:22:00Z">
                  <w:rPr>
                    <w:ins w:id="30845" w:author="Thomas Dietz" w:date="2012-08-08T17:05:00Z"/>
                    <w:lang w:val="de-DE"/>
                  </w:rPr>
                </w:rPrChange>
              </w:rPr>
            </w:pPr>
            <w:ins w:id="30846" w:author="Thomas Dietz" w:date="2012-08-08T17:05:00Z">
              <w:r w:rsidRPr="00B80901">
                <w:rPr>
                  <w:rPrChange w:id="30847" w:author="Thomas Dietz" w:date="2012-08-10T13:22:00Z">
                    <w:rPr>
                      <w:lang w:val="de-DE"/>
                    </w:rPr>
                  </w:rPrChange>
                </w:rPr>
                <w:t xml:space="preserve">      used by an OpenFlow Logical Switch for authenticating a </w:t>
              </w:r>
            </w:ins>
          </w:p>
          <w:p w14:paraId="1C6117B6" w14:textId="77777777" w:rsidR="009F3611" w:rsidRPr="00B80901" w:rsidRDefault="009F3611" w:rsidP="009F3611">
            <w:pPr>
              <w:pStyle w:val="XML1"/>
              <w:rPr>
                <w:ins w:id="30848" w:author="Thomas Dietz" w:date="2012-08-08T17:05:00Z"/>
                <w:rPrChange w:id="30849" w:author="Thomas Dietz" w:date="2012-08-10T13:22:00Z">
                  <w:rPr>
                    <w:ins w:id="30850" w:author="Thomas Dietz" w:date="2012-08-08T17:05:00Z"/>
                    <w:lang w:val="de-DE"/>
                  </w:rPr>
                </w:rPrChange>
              </w:rPr>
            </w:pPr>
            <w:ins w:id="30851" w:author="Thomas Dietz" w:date="2012-08-08T17:05:00Z">
              <w:r w:rsidRPr="00B80901">
                <w:rPr>
                  <w:rPrChange w:id="30852" w:author="Thomas Dietz" w:date="2012-08-10T13:22:00Z">
                    <w:rPr>
                      <w:lang w:val="de-DE"/>
                    </w:rPr>
                  </w:rPrChange>
                </w:rPr>
                <w:t xml:space="preserve">      controller when a TLS connection is established.";</w:t>
              </w:r>
            </w:ins>
          </w:p>
          <w:p w14:paraId="53D76AEC" w14:textId="77777777" w:rsidR="009F3611" w:rsidRPr="00B80901" w:rsidRDefault="009F3611" w:rsidP="009F3611">
            <w:pPr>
              <w:pStyle w:val="XML1"/>
              <w:rPr>
                <w:ins w:id="30853" w:author="Thomas Dietz" w:date="2012-08-08T17:05:00Z"/>
                <w:rPrChange w:id="30854" w:author="Thomas Dietz" w:date="2012-08-10T13:22:00Z">
                  <w:rPr>
                    <w:ins w:id="30855" w:author="Thomas Dietz" w:date="2012-08-08T17:05:00Z"/>
                    <w:lang w:val="de-DE"/>
                  </w:rPr>
                </w:rPrChange>
              </w:rPr>
            </w:pPr>
            <w:ins w:id="30856" w:author="Thomas Dietz" w:date="2012-08-08T17:05:00Z">
              <w:r w:rsidRPr="00B80901">
                <w:rPr>
                  <w:rPrChange w:id="30857" w:author="Thomas Dietz" w:date="2012-08-10T13:22:00Z">
                    <w:rPr>
                      <w:lang w:val="de-DE"/>
                    </w:rPr>
                  </w:rPrChange>
                </w:rPr>
                <w:t xml:space="preserve">    uses OFResourceType;</w:t>
              </w:r>
            </w:ins>
          </w:p>
          <w:p w14:paraId="0A2DB65B" w14:textId="77777777" w:rsidR="009F3611" w:rsidRPr="00B80901" w:rsidRDefault="009F3611" w:rsidP="009F3611">
            <w:pPr>
              <w:pStyle w:val="XML1"/>
              <w:rPr>
                <w:ins w:id="30858" w:author="Thomas Dietz" w:date="2012-08-08T17:05:00Z"/>
                <w:rPrChange w:id="30859" w:author="Thomas Dietz" w:date="2012-08-10T13:22:00Z">
                  <w:rPr>
                    <w:ins w:id="30860" w:author="Thomas Dietz" w:date="2012-08-08T17:05:00Z"/>
                    <w:lang w:val="de-DE"/>
                  </w:rPr>
                </w:rPrChange>
              </w:rPr>
            </w:pPr>
            <w:ins w:id="30861" w:author="Thomas Dietz" w:date="2012-08-08T17:05:00Z">
              <w:r w:rsidRPr="00B80901">
                <w:rPr>
                  <w:rPrChange w:id="30862" w:author="Thomas Dietz" w:date="2012-08-10T13:22:00Z">
                    <w:rPr>
                      <w:lang w:val="de-DE"/>
                    </w:rPr>
                  </w:rPrChange>
                </w:rPr>
                <w:t xml:space="preserve">    leaf certificate {</w:t>
              </w:r>
            </w:ins>
          </w:p>
          <w:p w14:paraId="16B973A3" w14:textId="77777777" w:rsidR="009F3611" w:rsidRPr="00B80901" w:rsidRDefault="009F3611" w:rsidP="009F3611">
            <w:pPr>
              <w:pStyle w:val="XML1"/>
              <w:rPr>
                <w:ins w:id="30863" w:author="Thomas Dietz" w:date="2012-08-08T17:05:00Z"/>
                <w:rPrChange w:id="30864" w:author="Thomas Dietz" w:date="2012-08-10T13:22:00Z">
                  <w:rPr>
                    <w:ins w:id="30865" w:author="Thomas Dietz" w:date="2012-08-08T17:05:00Z"/>
                    <w:lang w:val="de-DE"/>
                  </w:rPr>
                </w:rPrChange>
              </w:rPr>
            </w:pPr>
            <w:ins w:id="30866" w:author="Thomas Dietz" w:date="2012-08-08T17:05:00Z">
              <w:r w:rsidRPr="00B80901">
                <w:rPr>
                  <w:rPrChange w:id="30867" w:author="Thomas Dietz" w:date="2012-08-10T13:22:00Z">
                    <w:rPr>
                      <w:lang w:val="de-DE"/>
                    </w:rPr>
                  </w:rPrChange>
                </w:rPr>
                <w:t xml:space="preserve">      type string;</w:t>
              </w:r>
            </w:ins>
          </w:p>
          <w:p w14:paraId="6395FEFE" w14:textId="77777777" w:rsidR="009F3611" w:rsidRPr="00B80901" w:rsidRDefault="009F3611" w:rsidP="009F3611">
            <w:pPr>
              <w:pStyle w:val="XML1"/>
              <w:rPr>
                <w:ins w:id="30868" w:author="Thomas Dietz" w:date="2012-08-08T17:05:00Z"/>
                <w:rPrChange w:id="30869" w:author="Thomas Dietz" w:date="2012-08-10T13:22:00Z">
                  <w:rPr>
                    <w:ins w:id="30870" w:author="Thomas Dietz" w:date="2012-08-08T17:05:00Z"/>
                    <w:lang w:val="de-DE"/>
                  </w:rPr>
                </w:rPrChange>
              </w:rPr>
            </w:pPr>
            <w:ins w:id="30871" w:author="Thomas Dietz" w:date="2012-08-08T17:05:00Z">
              <w:r w:rsidRPr="00B80901">
                <w:rPr>
                  <w:rPrChange w:id="30872" w:author="Thomas Dietz" w:date="2012-08-10T13:22:00Z">
                    <w:rPr>
                      <w:lang w:val="de-DE"/>
                    </w:rPr>
                  </w:rPrChange>
                </w:rPr>
                <w:t xml:space="preserve">      mandatory true;</w:t>
              </w:r>
            </w:ins>
          </w:p>
          <w:p w14:paraId="0C643AC1" w14:textId="77777777" w:rsidR="009F3611" w:rsidRPr="00B80901" w:rsidRDefault="009F3611" w:rsidP="009F3611">
            <w:pPr>
              <w:pStyle w:val="XML1"/>
              <w:rPr>
                <w:ins w:id="30873" w:author="Thomas Dietz" w:date="2012-08-08T17:05:00Z"/>
                <w:rPrChange w:id="30874" w:author="Thomas Dietz" w:date="2012-08-10T13:22:00Z">
                  <w:rPr>
                    <w:ins w:id="30875" w:author="Thomas Dietz" w:date="2012-08-08T17:05:00Z"/>
                    <w:lang w:val="de-DE"/>
                  </w:rPr>
                </w:rPrChange>
              </w:rPr>
            </w:pPr>
            <w:ins w:id="30876" w:author="Thomas Dietz" w:date="2012-08-08T17:05:00Z">
              <w:r w:rsidRPr="00B80901">
                <w:rPr>
                  <w:rPrChange w:id="30877" w:author="Thomas Dietz" w:date="2012-08-10T13:22:00Z">
                    <w:rPr>
                      <w:lang w:val="de-DE"/>
                    </w:rPr>
                  </w:rPrChange>
                </w:rPr>
                <w:t xml:space="preserve">      description "An X.509 certificate in DER format base64</w:t>
              </w:r>
            </w:ins>
          </w:p>
          <w:p w14:paraId="7C2EC7D7" w14:textId="77777777" w:rsidR="009F3611" w:rsidRPr="00B80901" w:rsidRDefault="009F3611" w:rsidP="009F3611">
            <w:pPr>
              <w:pStyle w:val="XML1"/>
              <w:rPr>
                <w:ins w:id="30878" w:author="Thomas Dietz" w:date="2012-08-08T17:05:00Z"/>
                <w:rPrChange w:id="30879" w:author="Thomas Dietz" w:date="2012-08-10T13:22:00Z">
                  <w:rPr>
                    <w:ins w:id="30880" w:author="Thomas Dietz" w:date="2012-08-08T17:05:00Z"/>
                    <w:lang w:val="de-DE"/>
                  </w:rPr>
                </w:rPrChange>
              </w:rPr>
            </w:pPr>
            <w:ins w:id="30881" w:author="Thomas Dietz" w:date="2012-08-08T17:05:00Z">
              <w:r w:rsidRPr="00B80901">
                <w:rPr>
                  <w:rPrChange w:id="30882" w:author="Thomas Dietz" w:date="2012-08-10T13:22:00Z">
                    <w:rPr>
                      <w:lang w:val="de-DE"/>
                    </w:rPr>
                  </w:rPrChange>
                </w:rPr>
                <w:t xml:space="preserve">        encoded.</w:t>
              </w:r>
            </w:ins>
          </w:p>
          <w:p w14:paraId="29B5791F" w14:textId="77777777" w:rsidR="009F3611" w:rsidRPr="00B80901" w:rsidRDefault="009F3611" w:rsidP="009F3611">
            <w:pPr>
              <w:pStyle w:val="XML1"/>
              <w:rPr>
                <w:ins w:id="30883" w:author="Thomas Dietz" w:date="2012-08-08T17:05:00Z"/>
                <w:rPrChange w:id="30884" w:author="Thomas Dietz" w:date="2012-08-10T13:22:00Z">
                  <w:rPr>
                    <w:ins w:id="30885" w:author="Thomas Dietz" w:date="2012-08-08T17:05:00Z"/>
                    <w:lang w:val="de-DE"/>
                  </w:rPr>
                </w:rPrChange>
              </w:rPr>
            </w:pPr>
          </w:p>
          <w:p w14:paraId="31F45109" w14:textId="77777777" w:rsidR="009F3611" w:rsidRPr="00B80901" w:rsidRDefault="009F3611" w:rsidP="009F3611">
            <w:pPr>
              <w:pStyle w:val="XML1"/>
              <w:rPr>
                <w:ins w:id="30886" w:author="Thomas Dietz" w:date="2012-08-08T17:05:00Z"/>
                <w:rPrChange w:id="30887" w:author="Thomas Dietz" w:date="2012-08-10T13:22:00Z">
                  <w:rPr>
                    <w:ins w:id="30888" w:author="Thomas Dietz" w:date="2012-08-08T17:05:00Z"/>
                    <w:lang w:val="de-DE"/>
                  </w:rPr>
                </w:rPrChange>
              </w:rPr>
            </w:pPr>
            <w:ins w:id="30889" w:author="Thomas Dietz" w:date="2012-08-08T17:05:00Z">
              <w:r w:rsidRPr="00B80901">
                <w:rPr>
                  <w:rPrChange w:id="30890" w:author="Thomas Dietz" w:date="2012-08-10T13:22:00Z">
                    <w:rPr>
                      <w:lang w:val="de-DE"/>
                    </w:rPr>
                  </w:rPrChange>
                </w:rPr>
                <w:t xml:space="preserve">        This element MUST be present in the NETCONF data store.</w:t>
              </w:r>
            </w:ins>
          </w:p>
          <w:p w14:paraId="04D597A5" w14:textId="77777777" w:rsidR="009F3611" w:rsidRPr="00B80901" w:rsidRDefault="009F3611" w:rsidP="009F3611">
            <w:pPr>
              <w:pStyle w:val="XML1"/>
              <w:rPr>
                <w:ins w:id="30891" w:author="Thomas Dietz" w:date="2012-08-08T17:05:00Z"/>
                <w:rPrChange w:id="30892" w:author="Thomas Dietz" w:date="2012-08-10T13:22:00Z">
                  <w:rPr>
                    <w:ins w:id="30893" w:author="Thomas Dietz" w:date="2012-08-08T17:05:00Z"/>
                    <w:lang w:val="de-DE"/>
                  </w:rPr>
                </w:rPrChange>
              </w:rPr>
            </w:pPr>
            <w:ins w:id="30894" w:author="Thomas Dietz" w:date="2012-08-08T17:05:00Z">
              <w:r w:rsidRPr="00B80901">
                <w:rPr>
                  <w:rPrChange w:id="30895" w:author="Thomas Dietz" w:date="2012-08-10T13:22:00Z">
                    <w:rPr>
                      <w:lang w:val="de-DE"/>
                    </w:rPr>
                  </w:rPrChange>
                </w:rPr>
                <w:t xml:space="preserve">        If this element is not present in a NETCONF &lt;edit-config&gt;</w:t>
              </w:r>
            </w:ins>
          </w:p>
          <w:p w14:paraId="11275276" w14:textId="77777777" w:rsidR="009F3611" w:rsidRPr="00B80901" w:rsidRDefault="009F3611" w:rsidP="009F3611">
            <w:pPr>
              <w:pStyle w:val="XML1"/>
              <w:rPr>
                <w:ins w:id="30896" w:author="Thomas Dietz" w:date="2012-08-08T17:05:00Z"/>
                <w:rPrChange w:id="30897" w:author="Thomas Dietz" w:date="2012-08-10T13:22:00Z">
                  <w:rPr>
                    <w:ins w:id="30898" w:author="Thomas Dietz" w:date="2012-08-08T17:05:00Z"/>
                    <w:lang w:val="de-DE"/>
                  </w:rPr>
                </w:rPrChange>
              </w:rPr>
            </w:pPr>
            <w:ins w:id="30899" w:author="Thomas Dietz" w:date="2012-08-08T17:05:00Z">
              <w:r w:rsidRPr="00B80901">
                <w:rPr>
                  <w:rPrChange w:id="30900" w:author="Thomas Dietz" w:date="2012-08-10T13:22:00Z">
                    <w:rPr>
                      <w:lang w:val="de-DE"/>
                    </w:rPr>
                  </w:rPrChange>
                </w:rPr>
                <w:t xml:space="preserve">        operation 'create', 'merge' or 'replace' and the parent</w:t>
              </w:r>
            </w:ins>
          </w:p>
          <w:p w14:paraId="2C933137" w14:textId="77777777" w:rsidR="009F3611" w:rsidRPr="00B80901" w:rsidRDefault="009F3611" w:rsidP="009F3611">
            <w:pPr>
              <w:pStyle w:val="XML1"/>
              <w:rPr>
                <w:ins w:id="30901" w:author="Thomas Dietz" w:date="2012-08-08T17:05:00Z"/>
                <w:rPrChange w:id="30902" w:author="Thomas Dietz" w:date="2012-08-10T13:22:00Z">
                  <w:rPr>
                    <w:ins w:id="30903" w:author="Thomas Dietz" w:date="2012-08-08T17:05:00Z"/>
                    <w:lang w:val="de-DE"/>
                  </w:rPr>
                </w:rPrChange>
              </w:rPr>
            </w:pPr>
            <w:ins w:id="30904" w:author="Thomas Dietz" w:date="2012-08-08T17:05:00Z">
              <w:r w:rsidRPr="00B80901">
                <w:rPr>
                  <w:rPrChange w:id="30905" w:author="Thomas Dietz" w:date="2012-08-10T13:22:00Z">
                    <w:rPr>
                      <w:lang w:val="de-DE"/>
                    </w:rPr>
                  </w:rPrChange>
                </w:rPr>
                <w:t xml:space="preserve">        element does not exist, a 'data-missing' error is</w:t>
              </w:r>
            </w:ins>
          </w:p>
          <w:p w14:paraId="25D3D53D" w14:textId="77777777" w:rsidR="009F3611" w:rsidRPr="00B80901" w:rsidRDefault="009F3611" w:rsidP="009F3611">
            <w:pPr>
              <w:pStyle w:val="XML1"/>
              <w:rPr>
                <w:ins w:id="30906" w:author="Thomas Dietz" w:date="2012-08-08T17:05:00Z"/>
                <w:rPrChange w:id="30907" w:author="Thomas Dietz" w:date="2012-08-10T13:22:00Z">
                  <w:rPr>
                    <w:ins w:id="30908" w:author="Thomas Dietz" w:date="2012-08-08T17:05:00Z"/>
                    <w:lang w:val="de-DE"/>
                  </w:rPr>
                </w:rPrChange>
              </w:rPr>
            </w:pPr>
            <w:ins w:id="30909" w:author="Thomas Dietz" w:date="2012-08-08T17:05:00Z">
              <w:r w:rsidRPr="00B80901">
                <w:rPr>
                  <w:rPrChange w:id="30910" w:author="Thomas Dietz" w:date="2012-08-10T13:22:00Z">
                    <w:rPr>
                      <w:lang w:val="de-DE"/>
                    </w:rPr>
                  </w:rPrChange>
                </w:rPr>
                <w:t xml:space="preserve">        returned.";</w:t>
              </w:r>
            </w:ins>
          </w:p>
          <w:p w14:paraId="4AA838DC" w14:textId="77777777" w:rsidR="009F3611" w:rsidRPr="00B80901" w:rsidRDefault="009F3611" w:rsidP="009F3611">
            <w:pPr>
              <w:pStyle w:val="XML1"/>
              <w:rPr>
                <w:ins w:id="30911" w:author="Thomas Dietz" w:date="2012-08-08T17:05:00Z"/>
                <w:rPrChange w:id="30912" w:author="Thomas Dietz" w:date="2012-08-10T13:22:00Z">
                  <w:rPr>
                    <w:ins w:id="30913" w:author="Thomas Dietz" w:date="2012-08-08T17:05:00Z"/>
                    <w:lang w:val="de-DE"/>
                  </w:rPr>
                </w:rPrChange>
              </w:rPr>
            </w:pPr>
            <w:ins w:id="30914" w:author="Thomas Dietz" w:date="2012-08-08T17:05:00Z">
              <w:r w:rsidRPr="00B80901">
                <w:rPr>
                  <w:rPrChange w:id="30915" w:author="Thomas Dietz" w:date="2012-08-10T13:22:00Z">
                    <w:rPr>
                      <w:lang w:val="de-DE"/>
                    </w:rPr>
                  </w:rPrChange>
                </w:rPr>
                <w:t xml:space="preserve">    }</w:t>
              </w:r>
            </w:ins>
          </w:p>
          <w:p w14:paraId="329A3680" w14:textId="77777777" w:rsidR="009F3611" w:rsidRPr="00B80901" w:rsidRDefault="009F3611" w:rsidP="009F3611">
            <w:pPr>
              <w:pStyle w:val="XML1"/>
              <w:rPr>
                <w:ins w:id="30916" w:author="Thomas Dietz" w:date="2012-08-08T17:05:00Z"/>
                <w:rPrChange w:id="30917" w:author="Thomas Dietz" w:date="2012-08-10T13:22:00Z">
                  <w:rPr>
                    <w:ins w:id="30918" w:author="Thomas Dietz" w:date="2012-08-08T17:05:00Z"/>
                    <w:lang w:val="de-DE"/>
                  </w:rPr>
                </w:rPrChange>
              </w:rPr>
            </w:pPr>
            <w:ins w:id="30919" w:author="Thomas Dietz" w:date="2012-08-08T17:05:00Z">
              <w:r w:rsidRPr="00B80901">
                <w:rPr>
                  <w:rPrChange w:id="30920" w:author="Thomas Dietz" w:date="2012-08-10T13:22:00Z">
                    <w:rPr>
                      <w:lang w:val="de-DE"/>
                    </w:rPr>
                  </w:rPrChange>
                </w:rPr>
                <w:t xml:space="preserve">  }</w:t>
              </w:r>
            </w:ins>
          </w:p>
          <w:p w14:paraId="61299986" w14:textId="77777777" w:rsidR="009F3611" w:rsidRPr="00B80901" w:rsidRDefault="009F3611" w:rsidP="009F3611">
            <w:pPr>
              <w:pStyle w:val="XML1"/>
              <w:rPr>
                <w:ins w:id="30921" w:author="Thomas Dietz" w:date="2012-08-08T17:05:00Z"/>
                <w:rPrChange w:id="30922" w:author="Thomas Dietz" w:date="2012-08-10T13:22:00Z">
                  <w:rPr>
                    <w:ins w:id="30923" w:author="Thomas Dietz" w:date="2012-08-08T17:05:00Z"/>
                    <w:lang w:val="de-DE"/>
                  </w:rPr>
                </w:rPrChange>
              </w:rPr>
            </w:pPr>
            <w:ins w:id="30924" w:author="Thomas Dietz" w:date="2012-08-08T17:05:00Z">
              <w:r w:rsidRPr="00B80901">
                <w:rPr>
                  <w:rPrChange w:id="30925" w:author="Thomas Dietz" w:date="2012-08-10T13:22:00Z">
                    <w:rPr>
                      <w:lang w:val="de-DE"/>
                    </w:rPr>
                  </w:rPrChange>
                </w:rPr>
                <w:t xml:space="preserve">  </w:t>
              </w:r>
            </w:ins>
          </w:p>
          <w:p w14:paraId="13F39F65" w14:textId="77777777" w:rsidR="009F3611" w:rsidRPr="00B80901" w:rsidRDefault="009F3611" w:rsidP="009F3611">
            <w:pPr>
              <w:pStyle w:val="XML1"/>
              <w:rPr>
                <w:ins w:id="30926" w:author="Thomas Dietz" w:date="2012-08-08T17:05:00Z"/>
                <w:rPrChange w:id="30927" w:author="Thomas Dietz" w:date="2012-08-10T13:22:00Z">
                  <w:rPr>
                    <w:ins w:id="30928" w:author="Thomas Dietz" w:date="2012-08-08T17:05:00Z"/>
                    <w:lang w:val="de-DE"/>
                  </w:rPr>
                </w:rPrChange>
              </w:rPr>
            </w:pPr>
            <w:ins w:id="30929" w:author="Thomas Dietz" w:date="2012-08-08T17:05:00Z">
              <w:r w:rsidRPr="00B80901">
                <w:rPr>
                  <w:rPrChange w:id="30930" w:author="Thomas Dietz" w:date="2012-08-10T13:22:00Z">
                    <w:rPr>
                      <w:lang w:val="de-DE"/>
                    </w:rPr>
                  </w:rPrChange>
                </w:rPr>
                <w:t xml:space="preserve">  grouping OFOwnedCertificateType {</w:t>
              </w:r>
            </w:ins>
          </w:p>
          <w:p w14:paraId="0436A6E2" w14:textId="77777777" w:rsidR="009F3611" w:rsidRPr="00B80901" w:rsidRDefault="009F3611" w:rsidP="009F3611">
            <w:pPr>
              <w:pStyle w:val="XML1"/>
              <w:rPr>
                <w:ins w:id="30931" w:author="Thomas Dietz" w:date="2012-08-08T17:05:00Z"/>
                <w:rPrChange w:id="30932" w:author="Thomas Dietz" w:date="2012-08-10T13:22:00Z">
                  <w:rPr>
                    <w:ins w:id="30933" w:author="Thomas Dietz" w:date="2012-08-08T17:05:00Z"/>
                    <w:lang w:val="de-DE"/>
                  </w:rPr>
                </w:rPrChange>
              </w:rPr>
            </w:pPr>
            <w:ins w:id="30934" w:author="Thomas Dietz" w:date="2012-08-08T17:05:00Z">
              <w:r w:rsidRPr="00B80901">
                <w:rPr>
                  <w:rPrChange w:id="30935" w:author="Thomas Dietz" w:date="2012-08-10T13:22:00Z">
                    <w:rPr>
                      <w:lang w:val="de-DE"/>
                    </w:rPr>
                  </w:rPrChange>
                </w:rPr>
                <w:t xml:space="preserve">    description "This grouping specifies a certificate and a</w:t>
              </w:r>
            </w:ins>
          </w:p>
          <w:p w14:paraId="3FACE0A0" w14:textId="77777777" w:rsidR="009F3611" w:rsidRPr="00B80901" w:rsidRDefault="009F3611" w:rsidP="009F3611">
            <w:pPr>
              <w:pStyle w:val="XML1"/>
              <w:rPr>
                <w:ins w:id="30936" w:author="Thomas Dietz" w:date="2012-08-08T17:05:00Z"/>
                <w:rPrChange w:id="30937" w:author="Thomas Dietz" w:date="2012-08-10T13:22:00Z">
                  <w:rPr>
                    <w:ins w:id="30938" w:author="Thomas Dietz" w:date="2012-08-08T17:05:00Z"/>
                    <w:lang w:val="de-DE"/>
                  </w:rPr>
                </w:rPrChange>
              </w:rPr>
            </w:pPr>
            <w:ins w:id="30939" w:author="Thomas Dietz" w:date="2012-08-08T17:05:00Z">
              <w:r w:rsidRPr="00B80901">
                <w:rPr>
                  <w:rPrChange w:id="30940" w:author="Thomas Dietz" w:date="2012-08-10T13:22:00Z">
                    <w:rPr>
                      <w:lang w:val="de-DE"/>
                    </w:rPr>
                  </w:rPrChange>
                </w:rPr>
                <w:t xml:space="preserve">      private key. It can be used by an OpenFlow Logical Switch for</w:t>
              </w:r>
            </w:ins>
          </w:p>
          <w:p w14:paraId="663240A0" w14:textId="77777777" w:rsidR="009F3611" w:rsidRPr="00B80901" w:rsidRDefault="009F3611" w:rsidP="009F3611">
            <w:pPr>
              <w:pStyle w:val="XML1"/>
              <w:rPr>
                <w:ins w:id="30941" w:author="Thomas Dietz" w:date="2012-08-08T17:05:00Z"/>
                <w:rPrChange w:id="30942" w:author="Thomas Dietz" w:date="2012-08-10T13:22:00Z">
                  <w:rPr>
                    <w:ins w:id="30943" w:author="Thomas Dietz" w:date="2012-08-08T17:05:00Z"/>
                    <w:lang w:val="de-DE"/>
                  </w:rPr>
                </w:rPrChange>
              </w:rPr>
            </w:pPr>
            <w:ins w:id="30944" w:author="Thomas Dietz" w:date="2012-08-08T17:05:00Z">
              <w:r w:rsidRPr="00B80901">
                <w:rPr>
                  <w:rPrChange w:id="30945" w:author="Thomas Dietz" w:date="2012-08-10T13:22:00Z">
                    <w:rPr>
                      <w:lang w:val="de-DE"/>
                    </w:rPr>
                  </w:rPrChange>
                </w:rPr>
                <w:t xml:space="preserve">      authenticating itself to a controller when a TLS connection</w:t>
              </w:r>
            </w:ins>
          </w:p>
          <w:p w14:paraId="30E6268C" w14:textId="77777777" w:rsidR="009F3611" w:rsidRPr="00B80901" w:rsidRDefault="009F3611" w:rsidP="009F3611">
            <w:pPr>
              <w:pStyle w:val="XML1"/>
              <w:rPr>
                <w:ins w:id="30946" w:author="Thomas Dietz" w:date="2012-08-08T17:05:00Z"/>
                <w:rPrChange w:id="30947" w:author="Thomas Dietz" w:date="2012-08-10T13:22:00Z">
                  <w:rPr>
                    <w:ins w:id="30948" w:author="Thomas Dietz" w:date="2012-08-08T17:05:00Z"/>
                    <w:lang w:val="de-DE"/>
                  </w:rPr>
                </w:rPrChange>
              </w:rPr>
            </w:pPr>
            <w:ins w:id="30949" w:author="Thomas Dietz" w:date="2012-08-08T17:05:00Z">
              <w:r w:rsidRPr="00B80901">
                <w:rPr>
                  <w:rPrChange w:id="30950" w:author="Thomas Dietz" w:date="2012-08-10T13:22:00Z">
                    <w:rPr>
                      <w:lang w:val="de-DE"/>
                    </w:rPr>
                  </w:rPrChange>
                </w:rPr>
                <w:t xml:space="preserve">      is established.";</w:t>
              </w:r>
            </w:ins>
          </w:p>
          <w:p w14:paraId="08619C55" w14:textId="77777777" w:rsidR="009F3611" w:rsidRPr="00B80901" w:rsidRDefault="009F3611" w:rsidP="009F3611">
            <w:pPr>
              <w:pStyle w:val="XML1"/>
              <w:rPr>
                <w:ins w:id="30951" w:author="Thomas Dietz" w:date="2012-08-08T17:05:00Z"/>
                <w:rPrChange w:id="30952" w:author="Thomas Dietz" w:date="2012-08-10T13:22:00Z">
                  <w:rPr>
                    <w:ins w:id="30953" w:author="Thomas Dietz" w:date="2012-08-08T17:05:00Z"/>
                    <w:lang w:val="de-DE"/>
                  </w:rPr>
                </w:rPrChange>
              </w:rPr>
            </w:pPr>
            <w:ins w:id="30954" w:author="Thomas Dietz" w:date="2012-08-08T17:05:00Z">
              <w:r w:rsidRPr="00B80901">
                <w:rPr>
                  <w:rPrChange w:id="30955" w:author="Thomas Dietz" w:date="2012-08-10T13:22:00Z">
                    <w:rPr>
                      <w:lang w:val="de-DE"/>
                    </w:rPr>
                  </w:rPrChange>
                </w:rPr>
                <w:t xml:space="preserve">    uses OFResourceType;</w:t>
              </w:r>
            </w:ins>
          </w:p>
          <w:p w14:paraId="23B729B2" w14:textId="77777777" w:rsidR="009F3611" w:rsidRPr="00B80901" w:rsidRDefault="009F3611" w:rsidP="009F3611">
            <w:pPr>
              <w:pStyle w:val="XML1"/>
              <w:rPr>
                <w:ins w:id="30956" w:author="Thomas Dietz" w:date="2012-08-08T17:05:00Z"/>
                <w:rPrChange w:id="30957" w:author="Thomas Dietz" w:date="2012-08-10T13:22:00Z">
                  <w:rPr>
                    <w:ins w:id="30958" w:author="Thomas Dietz" w:date="2012-08-08T17:05:00Z"/>
                    <w:lang w:val="de-DE"/>
                  </w:rPr>
                </w:rPrChange>
              </w:rPr>
            </w:pPr>
            <w:ins w:id="30959" w:author="Thomas Dietz" w:date="2012-08-08T17:05:00Z">
              <w:r w:rsidRPr="00B80901">
                <w:rPr>
                  <w:rPrChange w:id="30960" w:author="Thomas Dietz" w:date="2012-08-10T13:22:00Z">
                    <w:rPr>
                      <w:lang w:val="de-DE"/>
                    </w:rPr>
                  </w:rPrChange>
                </w:rPr>
                <w:t xml:space="preserve">    leaf certificate {</w:t>
              </w:r>
            </w:ins>
          </w:p>
          <w:p w14:paraId="44C749B6" w14:textId="77777777" w:rsidR="009F3611" w:rsidRPr="00B80901" w:rsidRDefault="009F3611" w:rsidP="009F3611">
            <w:pPr>
              <w:pStyle w:val="XML1"/>
              <w:rPr>
                <w:ins w:id="30961" w:author="Thomas Dietz" w:date="2012-08-08T17:05:00Z"/>
                <w:rPrChange w:id="30962" w:author="Thomas Dietz" w:date="2012-08-10T13:22:00Z">
                  <w:rPr>
                    <w:ins w:id="30963" w:author="Thomas Dietz" w:date="2012-08-08T17:05:00Z"/>
                    <w:lang w:val="de-DE"/>
                  </w:rPr>
                </w:rPrChange>
              </w:rPr>
            </w:pPr>
            <w:ins w:id="30964" w:author="Thomas Dietz" w:date="2012-08-08T17:05:00Z">
              <w:r w:rsidRPr="00B80901">
                <w:rPr>
                  <w:rPrChange w:id="30965" w:author="Thomas Dietz" w:date="2012-08-10T13:22:00Z">
                    <w:rPr>
                      <w:lang w:val="de-DE"/>
                    </w:rPr>
                  </w:rPrChange>
                </w:rPr>
                <w:t xml:space="preserve">      type string;</w:t>
              </w:r>
            </w:ins>
          </w:p>
          <w:p w14:paraId="2C639FDD" w14:textId="77777777" w:rsidR="009F3611" w:rsidRPr="00B80901" w:rsidRDefault="009F3611" w:rsidP="009F3611">
            <w:pPr>
              <w:pStyle w:val="XML1"/>
              <w:rPr>
                <w:ins w:id="30966" w:author="Thomas Dietz" w:date="2012-08-08T17:05:00Z"/>
                <w:rPrChange w:id="30967" w:author="Thomas Dietz" w:date="2012-08-10T13:22:00Z">
                  <w:rPr>
                    <w:ins w:id="30968" w:author="Thomas Dietz" w:date="2012-08-08T17:05:00Z"/>
                    <w:lang w:val="de-DE"/>
                  </w:rPr>
                </w:rPrChange>
              </w:rPr>
            </w:pPr>
            <w:ins w:id="30969" w:author="Thomas Dietz" w:date="2012-08-08T17:05:00Z">
              <w:r w:rsidRPr="00B80901">
                <w:rPr>
                  <w:rPrChange w:id="30970" w:author="Thomas Dietz" w:date="2012-08-10T13:22:00Z">
                    <w:rPr>
                      <w:lang w:val="de-DE"/>
                    </w:rPr>
                  </w:rPrChange>
                </w:rPr>
                <w:t xml:space="preserve">      mandatory true;</w:t>
              </w:r>
            </w:ins>
          </w:p>
          <w:p w14:paraId="04F8A579" w14:textId="77777777" w:rsidR="009F3611" w:rsidRPr="00B80901" w:rsidRDefault="009F3611" w:rsidP="009F3611">
            <w:pPr>
              <w:pStyle w:val="XML1"/>
              <w:rPr>
                <w:ins w:id="30971" w:author="Thomas Dietz" w:date="2012-08-08T17:05:00Z"/>
                <w:rPrChange w:id="30972" w:author="Thomas Dietz" w:date="2012-08-10T13:22:00Z">
                  <w:rPr>
                    <w:ins w:id="30973" w:author="Thomas Dietz" w:date="2012-08-08T17:05:00Z"/>
                    <w:lang w:val="de-DE"/>
                  </w:rPr>
                </w:rPrChange>
              </w:rPr>
            </w:pPr>
            <w:ins w:id="30974" w:author="Thomas Dietz" w:date="2012-08-08T17:05:00Z">
              <w:r w:rsidRPr="00B80901">
                <w:rPr>
                  <w:rPrChange w:id="30975" w:author="Thomas Dietz" w:date="2012-08-10T13:22:00Z">
                    <w:rPr>
                      <w:lang w:val="de-DE"/>
                    </w:rPr>
                  </w:rPrChange>
                </w:rPr>
                <w:t xml:space="preserve">      description "An X.509 certificate in DER format base64</w:t>
              </w:r>
            </w:ins>
          </w:p>
          <w:p w14:paraId="51F0D1AC" w14:textId="77777777" w:rsidR="009F3611" w:rsidRPr="00B80901" w:rsidRDefault="009F3611" w:rsidP="009F3611">
            <w:pPr>
              <w:pStyle w:val="XML1"/>
              <w:rPr>
                <w:ins w:id="30976" w:author="Thomas Dietz" w:date="2012-08-08T17:05:00Z"/>
                <w:rPrChange w:id="30977" w:author="Thomas Dietz" w:date="2012-08-10T13:22:00Z">
                  <w:rPr>
                    <w:ins w:id="30978" w:author="Thomas Dietz" w:date="2012-08-08T17:05:00Z"/>
                    <w:lang w:val="de-DE"/>
                  </w:rPr>
                </w:rPrChange>
              </w:rPr>
            </w:pPr>
            <w:ins w:id="30979" w:author="Thomas Dietz" w:date="2012-08-08T17:05:00Z">
              <w:r w:rsidRPr="00B80901">
                <w:rPr>
                  <w:rPrChange w:id="30980" w:author="Thomas Dietz" w:date="2012-08-10T13:22:00Z">
                    <w:rPr>
                      <w:lang w:val="de-DE"/>
                    </w:rPr>
                  </w:rPrChange>
                </w:rPr>
                <w:t xml:space="preserve">        encoded.</w:t>
              </w:r>
            </w:ins>
          </w:p>
          <w:p w14:paraId="1EA88E99" w14:textId="77777777" w:rsidR="009F3611" w:rsidRPr="00B80901" w:rsidRDefault="009F3611" w:rsidP="009F3611">
            <w:pPr>
              <w:pStyle w:val="XML1"/>
              <w:rPr>
                <w:ins w:id="30981" w:author="Thomas Dietz" w:date="2012-08-08T17:05:00Z"/>
                <w:rPrChange w:id="30982" w:author="Thomas Dietz" w:date="2012-08-10T13:22:00Z">
                  <w:rPr>
                    <w:ins w:id="30983" w:author="Thomas Dietz" w:date="2012-08-08T17:05:00Z"/>
                    <w:lang w:val="de-DE"/>
                  </w:rPr>
                </w:rPrChange>
              </w:rPr>
            </w:pPr>
          </w:p>
          <w:p w14:paraId="437358A0" w14:textId="77777777" w:rsidR="009F3611" w:rsidRPr="00B80901" w:rsidRDefault="009F3611" w:rsidP="009F3611">
            <w:pPr>
              <w:pStyle w:val="XML1"/>
              <w:rPr>
                <w:ins w:id="30984" w:author="Thomas Dietz" w:date="2012-08-08T17:05:00Z"/>
                <w:rPrChange w:id="30985" w:author="Thomas Dietz" w:date="2012-08-10T13:22:00Z">
                  <w:rPr>
                    <w:ins w:id="30986" w:author="Thomas Dietz" w:date="2012-08-08T17:05:00Z"/>
                    <w:lang w:val="de-DE"/>
                  </w:rPr>
                </w:rPrChange>
              </w:rPr>
            </w:pPr>
            <w:ins w:id="30987" w:author="Thomas Dietz" w:date="2012-08-08T17:05:00Z">
              <w:r w:rsidRPr="00B80901">
                <w:rPr>
                  <w:rPrChange w:id="30988" w:author="Thomas Dietz" w:date="2012-08-10T13:22:00Z">
                    <w:rPr>
                      <w:lang w:val="de-DE"/>
                    </w:rPr>
                  </w:rPrChange>
                </w:rPr>
                <w:t xml:space="preserve">        This element MUST be present in the NETCONF data store.</w:t>
              </w:r>
            </w:ins>
          </w:p>
          <w:p w14:paraId="3B1BD22F" w14:textId="77777777" w:rsidR="009F3611" w:rsidRPr="00B80901" w:rsidRDefault="009F3611" w:rsidP="009F3611">
            <w:pPr>
              <w:pStyle w:val="XML1"/>
              <w:rPr>
                <w:ins w:id="30989" w:author="Thomas Dietz" w:date="2012-08-08T17:05:00Z"/>
                <w:rPrChange w:id="30990" w:author="Thomas Dietz" w:date="2012-08-10T13:22:00Z">
                  <w:rPr>
                    <w:ins w:id="30991" w:author="Thomas Dietz" w:date="2012-08-08T17:05:00Z"/>
                    <w:lang w:val="de-DE"/>
                  </w:rPr>
                </w:rPrChange>
              </w:rPr>
            </w:pPr>
            <w:ins w:id="30992" w:author="Thomas Dietz" w:date="2012-08-08T17:05:00Z">
              <w:r w:rsidRPr="00B80901">
                <w:rPr>
                  <w:rPrChange w:id="30993" w:author="Thomas Dietz" w:date="2012-08-10T13:22:00Z">
                    <w:rPr>
                      <w:lang w:val="de-DE"/>
                    </w:rPr>
                  </w:rPrChange>
                </w:rPr>
                <w:t xml:space="preserve">        If this element is not present in a NETCONF &lt;edit-config&gt;</w:t>
              </w:r>
            </w:ins>
          </w:p>
          <w:p w14:paraId="355B29AB" w14:textId="77777777" w:rsidR="009F3611" w:rsidRPr="00B80901" w:rsidRDefault="009F3611" w:rsidP="009F3611">
            <w:pPr>
              <w:pStyle w:val="XML1"/>
              <w:rPr>
                <w:ins w:id="30994" w:author="Thomas Dietz" w:date="2012-08-08T17:05:00Z"/>
                <w:rPrChange w:id="30995" w:author="Thomas Dietz" w:date="2012-08-10T13:22:00Z">
                  <w:rPr>
                    <w:ins w:id="30996" w:author="Thomas Dietz" w:date="2012-08-08T17:05:00Z"/>
                    <w:lang w:val="de-DE"/>
                  </w:rPr>
                </w:rPrChange>
              </w:rPr>
            </w:pPr>
            <w:ins w:id="30997" w:author="Thomas Dietz" w:date="2012-08-08T17:05:00Z">
              <w:r w:rsidRPr="00B80901">
                <w:rPr>
                  <w:rPrChange w:id="30998" w:author="Thomas Dietz" w:date="2012-08-10T13:22:00Z">
                    <w:rPr>
                      <w:lang w:val="de-DE"/>
                    </w:rPr>
                  </w:rPrChange>
                </w:rPr>
                <w:t xml:space="preserve">        operation 'create', 'merge' or 'replace' and the parent</w:t>
              </w:r>
            </w:ins>
          </w:p>
          <w:p w14:paraId="055A61BD" w14:textId="77777777" w:rsidR="009F3611" w:rsidRPr="00B80901" w:rsidRDefault="009F3611" w:rsidP="009F3611">
            <w:pPr>
              <w:pStyle w:val="XML1"/>
              <w:rPr>
                <w:ins w:id="30999" w:author="Thomas Dietz" w:date="2012-08-08T17:05:00Z"/>
                <w:rPrChange w:id="31000" w:author="Thomas Dietz" w:date="2012-08-10T13:22:00Z">
                  <w:rPr>
                    <w:ins w:id="31001" w:author="Thomas Dietz" w:date="2012-08-08T17:05:00Z"/>
                    <w:lang w:val="de-DE"/>
                  </w:rPr>
                </w:rPrChange>
              </w:rPr>
            </w:pPr>
            <w:ins w:id="31002" w:author="Thomas Dietz" w:date="2012-08-08T17:05:00Z">
              <w:r w:rsidRPr="00B80901">
                <w:rPr>
                  <w:rPrChange w:id="31003" w:author="Thomas Dietz" w:date="2012-08-10T13:22:00Z">
                    <w:rPr>
                      <w:lang w:val="de-DE"/>
                    </w:rPr>
                  </w:rPrChange>
                </w:rPr>
                <w:t xml:space="preserve">        element does not exist, a 'data-missing' error is</w:t>
              </w:r>
            </w:ins>
          </w:p>
          <w:p w14:paraId="77643040" w14:textId="77777777" w:rsidR="009F3611" w:rsidRPr="00B80901" w:rsidRDefault="009F3611" w:rsidP="009F3611">
            <w:pPr>
              <w:pStyle w:val="XML1"/>
              <w:rPr>
                <w:ins w:id="31004" w:author="Thomas Dietz" w:date="2012-08-08T17:05:00Z"/>
                <w:rPrChange w:id="31005" w:author="Thomas Dietz" w:date="2012-08-10T13:22:00Z">
                  <w:rPr>
                    <w:ins w:id="31006" w:author="Thomas Dietz" w:date="2012-08-08T17:05:00Z"/>
                    <w:lang w:val="de-DE"/>
                  </w:rPr>
                </w:rPrChange>
              </w:rPr>
            </w:pPr>
            <w:ins w:id="31007" w:author="Thomas Dietz" w:date="2012-08-08T17:05:00Z">
              <w:r w:rsidRPr="00B80901">
                <w:rPr>
                  <w:rPrChange w:id="31008" w:author="Thomas Dietz" w:date="2012-08-10T13:22:00Z">
                    <w:rPr>
                      <w:lang w:val="de-DE"/>
                    </w:rPr>
                  </w:rPrChange>
                </w:rPr>
                <w:t xml:space="preserve">        returned.";</w:t>
              </w:r>
            </w:ins>
          </w:p>
          <w:p w14:paraId="599C07FA" w14:textId="77777777" w:rsidR="009F3611" w:rsidRPr="00B80901" w:rsidRDefault="009F3611" w:rsidP="009F3611">
            <w:pPr>
              <w:pStyle w:val="XML1"/>
              <w:rPr>
                <w:ins w:id="31009" w:author="Thomas Dietz" w:date="2012-08-08T17:05:00Z"/>
                <w:rPrChange w:id="31010" w:author="Thomas Dietz" w:date="2012-08-10T13:22:00Z">
                  <w:rPr>
                    <w:ins w:id="31011" w:author="Thomas Dietz" w:date="2012-08-08T17:05:00Z"/>
                    <w:lang w:val="de-DE"/>
                  </w:rPr>
                </w:rPrChange>
              </w:rPr>
            </w:pPr>
            <w:ins w:id="31012" w:author="Thomas Dietz" w:date="2012-08-08T17:05:00Z">
              <w:r w:rsidRPr="00B80901">
                <w:rPr>
                  <w:rPrChange w:id="31013" w:author="Thomas Dietz" w:date="2012-08-10T13:22:00Z">
                    <w:rPr>
                      <w:lang w:val="de-DE"/>
                    </w:rPr>
                  </w:rPrChange>
                </w:rPr>
                <w:t xml:space="preserve">    }</w:t>
              </w:r>
            </w:ins>
          </w:p>
          <w:p w14:paraId="51EADDE8" w14:textId="77777777" w:rsidR="009F3611" w:rsidRPr="00B80901" w:rsidRDefault="009F3611" w:rsidP="009F3611">
            <w:pPr>
              <w:pStyle w:val="XML1"/>
              <w:rPr>
                <w:ins w:id="31014" w:author="Thomas Dietz" w:date="2012-08-08T17:05:00Z"/>
                <w:rPrChange w:id="31015" w:author="Thomas Dietz" w:date="2012-08-10T13:22:00Z">
                  <w:rPr>
                    <w:ins w:id="31016" w:author="Thomas Dietz" w:date="2012-08-08T17:05:00Z"/>
                    <w:lang w:val="de-DE"/>
                  </w:rPr>
                </w:rPrChange>
              </w:rPr>
            </w:pPr>
            <w:ins w:id="31017" w:author="Thomas Dietz" w:date="2012-08-08T17:05:00Z">
              <w:r w:rsidRPr="00B80901">
                <w:rPr>
                  <w:rPrChange w:id="31018" w:author="Thomas Dietz" w:date="2012-08-10T13:22:00Z">
                    <w:rPr>
                      <w:lang w:val="de-DE"/>
                    </w:rPr>
                  </w:rPrChange>
                </w:rPr>
                <w:t xml:space="preserve">    container private-key {</w:t>
              </w:r>
            </w:ins>
          </w:p>
          <w:p w14:paraId="3A4FF030" w14:textId="77777777" w:rsidR="009F3611" w:rsidRPr="00B80901" w:rsidRDefault="009F3611" w:rsidP="009F3611">
            <w:pPr>
              <w:pStyle w:val="XML1"/>
              <w:rPr>
                <w:ins w:id="31019" w:author="Thomas Dietz" w:date="2012-08-08T17:05:00Z"/>
                <w:rPrChange w:id="31020" w:author="Thomas Dietz" w:date="2012-08-10T13:22:00Z">
                  <w:rPr>
                    <w:ins w:id="31021" w:author="Thomas Dietz" w:date="2012-08-08T17:05:00Z"/>
                    <w:lang w:val="de-DE"/>
                  </w:rPr>
                </w:rPrChange>
              </w:rPr>
            </w:pPr>
            <w:ins w:id="31022" w:author="Thomas Dietz" w:date="2012-08-08T17:05:00Z">
              <w:r w:rsidRPr="00B80901">
                <w:rPr>
                  <w:rPrChange w:id="31023" w:author="Thomas Dietz" w:date="2012-08-10T13:22:00Z">
                    <w:rPr>
                      <w:lang w:val="de-DE"/>
                    </w:rPr>
                  </w:rPrChange>
                </w:rPr>
                <w:lastRenderedPageBreak/>
                <w:t xml:space="preserve">      uses KeyValueType;</w:t>
              </w:r>
            </w:ins>
          </w:p>
          <w:p w14:paraId="27BE3249" w14:textId="77777777" w:rsidR="009F3611" w:rsidRPr="00B80901" w:rsidRDefault="009F3611" w:rsidP="009F3611">
            <w:pPr>
              <w:pStyle w:val="XML1"/>
              <w:rPr>
                <w:ins w:id="31024" w:author="Thomas Dietz" w:date="2012-08-08T17:05:00Z"/>
                <w:rPrChange w:id="31025" w:author="Thomas Dietz" w:date="2012-08-10T13:22:00Z">
                  <w:rPr>
                    <w:ins w:id="31026" w:author="Thomas Dietz" w:date="2012-08-08T17:05:00Z"/>
                    <w:lang w:val="de-DE"/>
                  </w:rPr>
                </w:rPrChange>
              </w:rPr>
            </w:pPr>
            <w:ins w:id="31027" w:author="Thomas Dietz" w:date="2012-08-08T17:05:00Z">
              <w:r w:rsidRPr="00B80901">
                <w:rPr>
                  <w:rPrChange w:id="31028" w:author="Thomas Dietz" w:date="2012-08-10T13:22:00Z">
                    <w:rPr>
                      <w:lang w:val="de-DE"/>
                    </w:rPr>
                  </w:rPrChange>
                </w:rPr>
                <w:t xml:space="preserve">      description "This element contains the private key</w:t>
              </w:r>
            </w:ins>
          </w:p>
          <w:p w14:paraId="469BF3FC" w14:textId="77777777" w:rsidR="009F3611" w:rsidRPr="00B80901" w:rsidRDefault="009F3611" w:rsidP="009F3611">
            <w:pPr>
              <w:pStyle w:val="XML1"/>
              <w:rPr>
                <w:ins w:id="31029" w:author="Thomas Dietz" w:date="2012-08-08T17:05:00Z"/>
                <w:rPrChange w:id="31030" w:author="Thomas Dietz" w:date="2012-08-10T13:22:00Z">
                  <w:rPr>
                    <w:ins w:id="31031" w:author="Thomas Dietz" w:date="2012-08-08T17:05:00Z"/>
                    <w:lang w:val="de-DE"/>
                  </w:rPr>
                </w:rPrChange>
              </w:rPr>
            </w:pPr>
            <w:ins w:id="31032" w:author="Thomas Dietz" w:date="2012-08-08T17:05:00Z">
              <w:r w:rsidRPr="00B80901">
                <w:rPr>
                  <w:rPrChange w:id="31033" w:author="Thomas Dietz" w:date="2012-08-10T13:22:00Z">
                    <w:rPr>
                      <w:lang w:val="de-DE"/>
                    </w:rPr>
                  </w:rPrChange>
                </w:rPr>
                <w:t xml:space="preserve">        corresponding to the certificate. The private key is</w:t>
              </w:r>
            </w:ins>
          </w:p>
          <w:p w14:paraId="67EBDFBD" w14:textId="77777777" w:rsidR="009F3611" w:rsidRPr="00B80901" w:rsidRDefault="009F3611" w:rsidP="009F3611">
            <w:pPr>
              <w:pStyle w:val="XML1"/>
              <w:rPr>
                <w:ins w:id="31034" w:author="Thomas Dietz" w:date="2012-08-08T17:05:00Z"/>
                <w:rPrChange w:id="31035" w:author="Thomas Dietz" w:date="2012-08-10T13:22:00Z">
                  <w:rPr>
                    <w:ins w:id="31036" w:author="Thomas Dietz" w:date="2012-08-08T17:05:00Z"/>
                    <w:lang w:val="de-DE"/>
                  </w:rPr>
                </w:rPrChange>
              </w:rPr>
            </w:pPr>
            <w:ins w:id="31037" w:author="Thomas Dietz" w:date="2012-08-08T17:05:00Z">
              <w:r w:rsidRPr="00B80901">
                <w:rPr>
                  <w:rPrChange w:id="31038" w:author="Thomas Dietz" w:date="2012-08-10T13:22:00Z">
                    <w:rPr>
                      <w:lang w:val="de-DE"/>
                    </w:rPr>
                  </w:rPrChange>
                </w:rPr>
                <w:t xml:space="preserve">        encoded as specified in XML-Signature Syntax and Processing</w:t>
              </w:r>
            </w:ins>
          </w:p>
          <w:p w14:paraId="5EF343A7" w14:textId="77777777" w:rsidR="009F3611" w:rsidRPr="00B80901" w:rsidRDefault="009F3611" w:rsidP="009F3611">
            <w:pPr>
              <w:pStyle w:val="XML1"/>
              <w:rPr>
                <w:ins w:id="31039" w:author="Thomas Dietz" w:date="2012-08-08T17:05:00Z"/>
                <w:rPrChange w:id="31040" w:author="Thomas Dietz" w:date="2012-08-10T13:22:00Z">
                  <w:rPr>
                    <w:ins w:id="31041" w:author="Thomas Dietz" w:date="2012-08-08T17:05:00Z"/>
                    <w:lang w:val="de-DE"/>
                  </w:rPr>
                </w:rPrChange>
              </w:rPr>
            </w:pPr>
            <w:ins w:id="31042" w:author="Thomas Dietz" w:date="2012-08-08T17:05:00Z">
              <w:r w:rsidRPr="00B80901">
                <w:rPr>
                  <w:rPrChange w:id="31043" w:author="Thomas Dietz" w:date="2012-08-10T13:22:00Z">
                    <w:rPr>
                      <w:lang w:val="de-DE"/>
                    </w:rPr>
                  </w:rPrChange>
                </w:rPr>
                <w:t xml:space="preserve">        (http://www.w3.org/TR/2001/PR-xmldsig-core-20010820/).  </w:t>
              </w:r>
            </w:ins>
          </w:p>
          <w:p w14:paraId="35775062" w14:textId="77777777" w:rsidR="009F3611" w:rsidRPr="00B80901" w:rsidRDefault="009F3611" w:rsidP="009F3611">
            <w:pPr>
              <w:pStyle w:val="XML1"/>
              <w:rPr>
                <w:ins w:id="31044" w:author="Thomas Dietz" w:date="2012-08-08T17:05:00Z"/>
                <w:rPrChange w:id="31045" w:author="Thomas Dietz" w:date="2012-08-10T13:22:00Z">
                  <w:rPr>
                    <w:ins w:id="31046" w:author="Thomas Dietz" w:date="2012-08-08T17:05:00Z"/>
                    <w:lang w:val="de-DE"/>
                  </w:rPr>
                </w:rPrChange>
              </w:rPr>
            </w:pPr>
            <w:ins w:id="31047" w:author="Thomas Dietz" w:date="2012-08-08T17:05:00Z">
              <w:r w:rsidRPr="00B80901">
                <w:rPr>
                  <w:rPrChange w:id="31048" w:author="Thomas Dietz" w:date="2012-08-10T13:22:00Z">
                    <w:rPr>
                      <w:lang w:val="de-DE"/>
                    </w:rPr>
                  </w:rPrChange>
                </w:rPr>
                <w:t xml:space="preserve">        Currently the specification only support DSA and RSA keys.</w:t>
              </w:r>
            </w:ins>
          </w:p>
          <w:p w14:paraId="3D539CF6" w14:textId="77777777" w:rsidR="009F3611" w:rsidRPr="00B80901" w:rsidRDefault="009F3611" w:rsidP="009F3611">
            <w:pPr>
              <w:pStyle w:val="XML1"/>
              <w:rPr>
                <w:ins w:id="31049" w:author="Thomas Dietz" w:date="2012-08-08T17:05:00Z"/>
                <w:rPrChange w:id="31050" w:author="Thomas Dietz" w:date="2012-08-10T13:22:00Z">
                  <w:rPr>
                    <w:ins w:id="31051" w:author="Thomas Dietz" w:date="2012-08-08T17:05:00Z"/>
                    <w:lang w:val="de-DE"/>
                  </w:rPr>
                </w:rPrChange>
              </w:rPr>
            </w:pPr>
          </w:p>
          <w:p w14:paraId="4BB96FA5" w14:textId="77777777" w:rsidR="009F3611" w:rsidRPr="00B80901" w:rsidRDefault="009F3611" w:rsidP="009F3611">
            <w:pPr>
              <w:pStyle w:val="XML1"/>
              <w:rPr>
                <w:ins w:id="31052" w:author="Thomas Dietz" w:date="2012-08-08T17:05:00Z"/>
                <w:rPrChange w:id="31053" w:author="Thomas Dietz" w:date="2012-08-10T13:22:00Z">
                  <w:rPr>
                    <w:ins w:id="31054" w:author="Thomas Dietz" w:date="2012-08-08T17:05:00Z"/>
                    <w:lang w:val="de-DE"/>
                  </w:rPr>
                </w:rPrChange>
              </w:rPr>
            </w:pPr>
            <w:ins w:id="31055" w:author="Thomas Dietz" w:date="2012-08-08T17:05:00Z">
              <w:r w:rsidRPr="00B80901">
                <w:rPr>
                  <w:rPrChange w:id="31056" w:author="Thomas Dietz" w:date="2012-08-10T13:22:00Z">
                    <w:rPr>
                      <w:lang w:val="de-DE"/>
                    </w:rPr>
                  </w:rPrChange>
                </w:rPr>
                <w:t xml:space="preserve">        This element MUST be present in the NETCONF data store.</w:t>
              </w:r>
            </w:ins>
          </w:p>
          <w:p w14:paraId="23FCE476" w14:textId="77777777" w:rsidR="009F3611" w:rsidRPr="00B80901" w:rsidRDefault="009F3611" w:rsidP="009F3611">
            <w:pPr>
              <w:pStyle w:val="XML1"/>
              <w:rPr>
                <w:ins w:id="31057" w:author="Thomas Dietz" w:date="2012-08-08T17:05:00Z"/>
                <w:rPrChange w:id="31058" w:author="Thomas Dietz" w:date="2012-08-10T13:22:00Z">
                  <w:rPr>
                    <w:ins w:id="31059" w:author="Thomas Dietz" w:date="2012-08-08T17:05:00Z"/>
                    <w:lang w:val="de-DE"/>
                  </w:rPr>
                </w:rPrChange>
              </w:rPr>
            </w:pPr>
            <w:ins w:id="31060" w:author="Thomas Dietz" w:date="2012-08-08T17:05:00Z">
              <w:r w:rsidRPr="00B80901">
                <w:rPr>
                  <w:rPrChange w:id="31061" w:author="Thomas Dietz" w:date="2012-08-10T13:22:00Z">
                    <w:rPr>
                      <w:lang w:val="de-DE"/>
                    </w:rPr>
                  </w:rPrChange>
                </w:rPr>
                <w:t xml:space="preserve">        If this element is not present in a NETCONF &lt;edit-config&gt;</w:t>
              </w:r>
            </w:ins>
          </w:p>
          <w:p w14:paraId="37D53C57" w14:textId="77777777" w:rsidR="009F3611" w:rsidRPr="00B80901" w:rsidRDefault="009F3611" w:rsidP="009F3611">
            <w:pPr>
              <w:pStyle w:val="XML1"/>
              <w:rPr>
                <w:ins w:id="31062" w:author="Thomas Dietz" w:date="2012-08-08T17:05:00Z"/>
                <w:rPrChange w:id="31063" w:author="Thomas Dietz" w:date="2012-08-10T13:22:00Z">
                  <w:rPr>
                    <w:ins w:id="31064" w:author="Thomas Dietz" w:date="2012-08-08T17:05:00Z"/>
                    <w:lang w:val="de-DE"/>
                  </w:rPr>
                </w:rPrChange>
              </w:rPr>
            </w:pPr>
            <w:ins w:id="31065" w:author="Thomas Dietz" w:date="2012-08-08T17:05:00Z">
              <w:r w:rsidRPr="00B80901">
                <w:rPr>
                  <w:rPrChange w:id="31066" w:author="Thomas Dietz" w:date="2012-08-10T13:22:00Z">
                    <w:rPr>
                      <w:lang w:val="de-DE"/>
                    </w:rPr>
                  </w:rPrChange>
                </w:rPr>
                <w:t xml:space="preserve">        operation 'create', 'merge' or 'replace' and the parent</w:t>
              </w:r>
            </w:ins>
          </w:p>
          <w:p w14:paraId="0A78954C" w14:textId="77777777" w:rsidR="009F3611" w:rsidRPr="00B80901" w:rsidRDefault="009F3611" w:rsidP="009F3611">
            <w:pPr>
              <w:pStyle w:val="XML1"/>
              <w:rPr>
                <w:ins w:id="31067" w:author="Thomas Dietz" w:date="2012-08-08T17:05:00Z"/>
                <w:rPrChange w:id="31068" w:author="Thomas Dietz" w:date="2012-08-10T13:22:00Z">
                  <w:rPr>
                    <w:ins w:id="31069" w:author="Thomas Dietz" w:date="2012-08-08T17:05:00Z"/>
                    <w:lang w:val="de-DE"/>
                  </w:rPr>
                </w:rPrChange>
              </w:rPr>
            </w:pPr>
            <w:ins w:id="31070" w:author="Thomas Dietz" w:date="2012-08-08T17:05:00Z">
              <w:r w:rsidRPr="00B80901">
                <w:rPr>
                  <w:rPrChange w:id="31071" w:author="Thomas Dietz" w:date="2012-08-10T13:22:00Z">
                    <w:rPr>
                      <w:lang w:val="de-DE"/>
                    </w:rPr>
                  </w:rPrChange>
                </w:rPr>
                <w:t xml:space="preserve">        element does not exist, a 'data-missing' error is</w:t>
              </w:r>
            </w:ins>
          </w:p>
          <w:p w14:paraId="4F044738" w14:textId="77777777" w:rsidR="009F3611" w:rsidRPr="00B80901" w:rsidRDefault="009F3611" w:rsidP="009F3611">
            <w:pPr>
              <w:pStyle w:val="XML1"/>
              <w:rPr>
                <w:ins w:id="31072" w:author="Thomas Dietz" w:date="2012-08-08T17:05:00Z"/>
                <w:rPrChange w:id="31073" w:author="Thomas Dietz" w:date="2012-08-10T13:22:00Z">
                  <w:rPr>
                    <w:ins w:id="31074" w:author="Thomas Dietz" w:date="2012-08-08T17:05:00Z"/>
                    <w:lang w:val="de-DE"/>
                  </w:rPr>
                </w:rPrChange>
              </w:rPr>
            </w:pPr>
            <w:ins w:id="31075" w:author="Thomas Dietz" w:date="2012-08-08T17:05:00Z">
              <w:r w:rsidRPr="00B80901">
                <w:rPr>
                  <w:rPrChange w:id="31076" w:author="Thomas Dietz" w:date="2012-08-10T13:22:00Z">
                    <w:rPr>
                      <w:lang w:val="de-DE"/>
                    </w:rPr>
                  </w:rPrChange>
                </w:rPr>
                <w:t xml:space="preserve">        returned.";</w:t>
              </w:r>
            </w:ins>
          </w:p>
          <w:p w14:paraId="722D1B8A" w14:textId="77777777" w:rsidR="009F3611" w:rsidRPr="00B80901" w:rsidRDefault="009F3611" w:rsidP="009F3611">
            <w:pPr>
              <w:pStyle w:val="XML1"/>
              <w:rPr>
                <w:ins w:id="31077" w:author="Thomas Dietz" w:date="2012-08-08T17:05:00Z"/>
                <w:rPrChange w:id="31078" w:author="Thomas Dietz" w:date="2012-08-10T13:22:00Z">
                  <w:rPr>
                    <w:ins w:id="31079" w:author="Thomas Dietz" w:date="2012-08-08T17:05:00Z"/>
                    <w:lang w:val="de-DE"/>
                  </w:rPr>
                </w:rPrChange>
              </w:rPr>
            </w:pPr>
            <w:ins w:id="31080" w:author="Thomas Dietz" w:date="2012-08-08T17:05:00Z">
              <w:r w:rsidRPr="00B80901">
                <w:rPr>
                  <w:rPrChange w:id="31081" w:author="Thomas Dietz" w:date="2012-08-10T13:22:00Z">
                    <w:rPr>
                      <w:lang w:val="de-DE"/>
                    </w:rPr>
                  </w:rPrChange>
                </w:rPr>
                <w:t xml:space="preserve">    }</w:t>
              </w:r>
            </w:ins>
          </w:p>
          <w:p w14:paraId="47866210" w14:textId="77777777" w:rsidR="009F3611" w:rsidRPr="00B80901" w:rsidRDefault="009F3611" w:rsidP="009F3611">
            <w:pPr>
              <w:pStyle w:val="XML1"/>
              <w:rPr>
                <w:ins w:id="31082" w:author="Thomas Dietz" w:date="2012-08-08T17:05:00Z"/>
                <w:rPrChange w:id="31083" w:author="Thomas Dietz" w:date="2012-08-10T13:22:00Z">
                  <w:rPr>
                    <w:ins w:id="31084" w:author="Thomas Dietz" w:date="2012-08-08T17:05:00Z"/>
                    <w:lang w:val="de-DE"/>
                  </w:rPr>
                </w:rPrChange>
              </w:rPr>
            </w:pPr>
            <w:ins w:id="31085" w:author="Thomas Dietz" w:date="2012-08-08T17:05:00Z">
              <w:r w:rsidRPr="00B80901">
                <w:rPr>
                  <w:rPrChange w:id="31086" w:author="Thomas Dietz" w:date="2012-08-10T13:22:00Z">
                    <w:rPr>
                      <w:lang w:val="de-DE"/>
                    </w:rPr>
                  </w:rPrChange>
                </w:rPr>
                <w:t xml:space="preserve">  }</w:t>
              </w:r>
            </w:ins>
          </w:p>
          <w:p w14:paraId="096CCD11" w14:textId="77777777" w:rsidR="009F3611" w:rsidRPr="00B80901" w:rsidRDefault="009F3611" w:rsidP="009F3611">
            <w:pPr>
              <w:pStyle w:val="XML1"/>
              <w:rPr>
                <w:ins w:id="31087" w:author="Thomas Dietz" w:date="2012-08-08T17:05:00Z"/>
                <w:rPrChange w:id="31088" w:author="Thomas Dietz" w:date="2012-08-10T13:22:00Z">
                  <w:rPr>
                    <w:ins w:id="31089" w:author="Thomas Dietz" w:date="2012-08-08T17:05:00Z"/>
                    <w:lang w:val="de-DE"/>
                  </w:rPr>
                </w:rPrChange>
              </w:rPr>
            </w:pPr>
            <w:ins w:id="31090" w:author="Thomas Dietz" w:date="2012-08-08T17:05:00Z">
              <w:r w:rsidRPr="00B80901">
                <w:rPr>
                  <w:rPrChange w:id="31091" w:author="Thomas Dietz" w:date="2012-08-10T13:22:00Z">
                    <w:rPr>
                      <w:lang w:val="de-DE"/>
                    </w:rPr>
                  </w:rPrChange>
                </w:rPr>
                <w:t xml:space="preserve">  </w:t>
              </w:r>
            </w:ins>
          </w:p>
          <w:p w14:paraId="2E03C311" w14:textId="77777777" w:rsidR="009F3611" w:rsidRPr="00B80901" w:rsidRDefault="009F3611" w:rsidP="009F3611">
            <w:pPr>
              <w:pStyle w:val="XML1"/>
              <w:rPr>
                <w:ins w:id="31092" w:author="Thomas Dietz" w:date="2012-08-08T17:05:00Z"/>
                <w:rPrChange w:id="31093" w:author="Thomas Dietz" w:date="2012-08-10T13:22:00Z">
                  <w:rPr>
                    <w:ins w:id="31094" w:author="Thomas Dietz" w:date="2012-08-08T17:05:00Z"/>
                    <w:lang w:val="de-DE"/>
                  </w:rPr>
                </w:rPrChange>
              </w:rPr>
            </w:pPr>
            <w:ins w:id="31095" w:author="Thomas Dietz" w:date="2012-08-08T17:05:00Z">
              <w:r w:rsidRPr="00B80901">
                <w:rPr>
                  <w:rPrChange w:id="31096" w:author="Thomas Dietz" w:date="2012-08-10T13:22:00Z">
                    <w:rPr>
                      <w:lang w:val="de-DE"/>
                    </w:rPr>
                  </w:rPrChange>
                </w:rPr>
                <w:t xml:space="preserve">  grouping KeyValueType {</w:t>
              </w:r>
            </w:ins>
          </w:p>
          <w:p w14:paraId="615F3E5D" w14:textId="77777777" w:rsidR="009F3611" w:rsidRPr="00B80901" w:rsidRDefault="009F3611" w:rsidP="009F3611">
            <w:pPr>
              <w:pStyle w:val="XML1"/>
              <w:rPr>
                <w:ins w:id="31097" w:author="Thomas Dietz" w:date="2012-08-08T17:05:00Z"/>
                <w:rPrChange w:id="31098" w:author="Thomas Dietz" w:date="2012-08-10T13:22:00Z">
                  <w:rPr>
                    <w:ins w:id="31099" w:author="Thomas Dietz" w:date="2012-08-08T17:05:00Z"/>
                    <w:lang w:val="de-DE"/>
                  </w:rPr>
                </w:rPrChange>
              </w:rPr>
            </w:pPr>
            <w:ins w:id="31100" w:author="Thomas Dietz" w:date="2012-08-08T17:05:00Z">
              <w:r w:rsidRPr="00B80901">
                <w:rPr>
                  <w:rPrChange w:id="31101" w:author="Thomas Dietz" w:date="2012-08-10T13:22:00Z">
                    <w:rPr>
                      <w:lang w:val="de-DE"/>
                    </w:rPr>
                  </w:rPrChange>
                </w:rPr>
                <w:t xml:space="preserve">    description "The KeyValue element contains a single public key</w:t>
              </w:r>
            </w:ins>
          </w:p>
          <w:p w14:paraId="1DE851CD" w14:textId="77777777" w:rsidR="009F3611" w:rsidRPr="00B80901" w:rsidRDefault="009F3611" w:rsidP="009F3611">
            <w:pPr>
              <w:pStyle w:val="XML1"/>
              <w:rPr>
                <w:ins w:id="31102" w:author="Thomas Dietz" w:date="2012-08-08T17:05:00Z"/>
                <w:rPrChange w:id="31103" w:author="Thomas Dietz" w:date="2012-08-10T13:22:00Z">
                  <w:rPr>
                    <w:ins w:id="31104" w:author="Thomas Dietz" w:date="2012-08-08T17:05:00Z"/>
                    <w:lang w:val="de-DE"/>
                  </w:rPr>
                </w:rPrChange>
              </w:rPr>
            </w:pPr>
            <w:ins w:id="31105" w:author="Thomas Dietz" w:date="2012-08-08T17:05:00Z">
              <w:r w:rsidRPr="00B80901">
                <w:rPr>
                  <w:rPrChange w:id="31106" w:author="Thomas Dietz" w:date="2012-08-10T13:22:00Z">
                    <w:rPr>
                      <w:lang w:val="de-DE"/>
                    </w:rPr>
                  </w:rPrChange>
                </w:rPr>
                <w:t xml:space="preserve">      that may be useful in validating the signature.</w:t>
              </w:r>
            </w:ins>
          </w:p>
          <w:p w14:paraId="7496DB0B" w14:textId="77777777" w:rsidR="009F3611" w:rsidRPr="00B80901" w:rsidRDefault="009F3611" w:rsidP="009F3611">
            <w:pPr>
              <w:pStyle w:val="XML1"/>
              <w:rPr>
                <w:ins w:id="31107" w:author="Thomas Dietz" w:date="2012-08-08T17:05:00Z"/>
                <w:rPrChange w:id="31108" w:author="Thomas Dietz" w:date="2012-08-10T13:22:00Z">
                  <w:rPr>
                    <w:ins w:id="31109" w:author="Thomas Dietz" w:date="2012-08-08T17:05:00Z"/>
                    <w:lang w:val="de-DE"/>
                  </w:rPr>
                </w:rPrChange>
              </w:rPr>
            </w:pPr>
          </w:p>
          <w:p w14:paraId="5A5E3054" w14:textId="77777777" w:rsidR="009F3611" w:rsidRPr="00B80901" w:rsidRDefault="009F3611" w:rsidP="009F3611">
            <w:pPr>
              <w:pStyle w:val="XML1"/>
              <w:rPr>
                <w:ins w:id="31110" w:author="Thomas Dietz" w:date="2012-08-08T17:05:00Z"/>
                <w:rPrChange w:id="31111" w:author="Thomas Dietz" w:date="2012-08-10T13:22:00Z">
                  <w:rPr>
                    <w:ins w:id="31112" w:author="Thomas Dietz" w:date="2012-08-08T17:05:00Z"/>
                    <w:lang w:val="de-DE"/>
                  </w:rPr>
                </w:rPrChange>
              </w:rPr>
            </w:pPr>
            <w:ins w:id="31113" w:author="Thomas Dietz" w:date="2012-08-08T17:05:00Z">
              <w:r w:rsidRPr="00B80901">
                <w:rPr>
                  <w:rPrChange w:id="31114" w:author="Thomas Dietz" w:date="2012-08-10T13:22:00Z">
                    <w:rPr>
                      <w:lang w:val="de-DE"/>
                    </w:rPr>
                  </w:rPrChange>
                </w:rPr>
                <w:t xml:space="preserve">      NETCONF &lt;edit-config&gt; operations MUST be implemented as </w:t>
              </w:r>
            </w:ins>
          </w:p>
          <w:p w14:paraId="6A70DF9A" w14:textId="77777777" w:rsidR="009F3611" w:rsidRPr="00B80901" w:rsidRDefault="009F3611" w:rsidP="009F3611">
            <w:pPr>
              <w:pStyle w:val="XML1"/>
              <w:rPr>
                <w:ins w:id="31115" w:author="Thomas Dietz" w:date="2012-08-08T17:05:00Z"/>
                <w:rPrChange w:id="31116" w:author="Thomas Dietz" w:date="2012-08-10T13:22:00Z">
                  <w:rPr>
                    <w:ins w:id="31117" w:author="Thomas Dietz" w:date="2012-08-08T17:05:00Z"/>
                    <w:lang w:val="de-DE"/>
                  </w:rPr>
                </w:rPrChange>
              </w:rPr>
            </w:pPr>
            <w:ins w:id="31118" w:author="Thomas Dietz" w:date="2012-08-08T17:05:00Z">
              <w:r w:rsidRPr="00B80901">
                <w:rPr>
                  <w:rPrChange w:id="31119" w:author="Thomas Dietz" w:date="2012-08-10T13:22:00Z">
                    <w:rPr>
                      <w:lang w:val="de-DE"/>
                    </w:rPr>
                  </w:rPrChange>
                </w:rPr>
                <w:t xml:space="preserve">      follows: </w:t>
              </w:r>
            </w:ins>
          </w:p>
          <w:p w14:paraId="073F1607" w14:textId="77777777" w:rsidR="009F3611" w:rsidRPr="00B80901" w:rsidRDefault="009F3611" w:rsidP="009F3611">
            <w:pPr>
              <w:pStyle w:val="XML1"/>
              <w:rPr>
                <w:ins w:id="31120" w:author="Thomas Dietz" w:date="2012-08-08T17:05:00Z"/>
                <w:rPrChange w:id="31121" w:author="Thomas Dietz" w:date="2012-08-10T13:22:00Z">
                  <w:rPr>
                    <w:ins w:id="31122" w:author="Thomas Dietz" w:date="2012-08-08T17:05:00Z"/>
                    <w:lang w:val="de-DE"/>
                  </w:rPr>
                </w:rPrChange>
              </w:rPr>
            </w:pPr>
          </w:p>
          <w:p w14:paraId="1A3CC06B" w14:textId="77777777" w:rsidR="009F3611" w:rsidRPr="00B80901" w:rsidRDefault="009F3611" w:rsidP="009F3611">
            <w:pPr>
              <w:pStyle w:val="XML1"/>
              <w:rPr>
                <w:ins w:id="31123" w:author="Thomas Dietz" w:date="2012-08-08T17:05:00Z"/>
                <w:rPrChange w:id="31124" w:author="Thomas Dietz" w:date="2012-08-10T13:22:00Z">
                  <w:rPr>
                    <w:ins w:id="31125" w:author="Thomas Dietz" w:date="2012-08-08T17:05:00Z"/>
                    <w:lang w:val="de-DE"/>
                  </w:rPr>
                </w:rPrChange>
              </w:rPr>
            </w:pPr>
            <w:ins w:id="31126" w:author="Thomas Dietz" w:date="2012-08-08T17:05:00Z">
              <w:r w:rsidRPr="00B80901">
                <w:rPr>
                  <w:rPrChange w:id="31127" w:author="Thomas Dietz" w:date="2012-08-10T13:22:00Z">
                    <w:rPr>
                      <w:lang w:val="de-DE"/>
                    </w:rPr>
                  </w:rPrChange>
                </w:rPr>
                <w:t xml:space="preserve">      * Exactly one of the elemenst 'DSAKeyValue' or 'RSAKeyValue'</w:t>
              </w:r>
            </w:ins>
          </w:p>
          <w:p w14:paraId="27AE935A" w14:textId="77777777" w:rsidR="009F3611" w:rsidRPr="00B80901" w:rsidRDefault="009F3611" w:rsidP="009F3611">
            <w:pPr>
              <w:pStyle w:val="XML1"/>
              <w:rPr>
                <w:ins w:id="31128" w:author="Thomas Dietz" w:date="2012-08-08T17:05:00Z"/>
                <w:rPrChange w:id="31129" w:author="Thomas Dietz" w:date="2012-08-10T13:22:00Z">
                  <w:rPr>
                    <w:ins w:id="31130" w:author="Thomas Dietz" w:date="2012-08-08T17:05:00Z"/>
                    <w:lang w:val="de-DE"/>
                  </w:rPr>
                </w:rPrChange>
              </w:rPr>
            </w:pPr>
            <w:ins w:id="31131" w:author="Thomas Dietz" w:date="2012-08-08T17:05:00Z">
              <w:r w:rsidRPr="00B80901">
                <w:rPr>
                  <w:rPrChange w:id="31132" w:author="Thomas Dietz" w:date="2012-08-10T13:22:00Z">
                    <w:rPr>
                      <w:lang w:val="de-DE"/>
                    </w:rPr>
                  </w:rPrChange>
                </w:rPr>
                <w:t xml:space="preserve">        all &lt;edit-config&gt; operations.</w:t>
              </w:r>
            </w:ins>
          </w:p>
          <w:p w14:paraId="6F57AC4C" w14:textId="77777777" w:rsidR="009F3611" w:rsidRPr="00B80901" w:rsidRDefault="009F3611" w:rsidP="009F3611">
            <w:pPr>
              <w:pStyle w:val="XML1"/>
              <w:rPr>
                <w:ins w:id="31133" w:author="Thomas Dietz" w:date="2012-08-08T17:05:00Z"/>
                <w:rPrChange w:id="31134" w:author="Thomas Dietz" w:date="2012-08-10T13:22:00Z">
                  <w:rPr>
                    <w:ins w:id="31135" w:author="Thomas Dietz" w:date="2012-08-08T17:05:00Z"/>
                    <w:lang w:val="de-DE"/>
                  </w:rPr>
                </w:rPrChange>
              </w:rPr>
            </w:pPr>
            <w:ins w:id="31136" w:author="Thomas Dietz" w:date="2012-08-08T17:05:00Z">
              <w:r w:rsidRPr="00B80901">
                <w:rPr>
                  <w:rPrChange w:id="31137" w:author="Thomas Dietz" w:date="2012-08-10T13:22:00Z">
                    <w:rPr>
                      <w:lang w:val="de-DE"/>
                    </w:rPr>
                  </w:rPrChange>
                </w:rPr>
                <w:t xml:space="preserve">      * If the operation is 'merge' or 'replace', the element is</w:t>
              </w:r>
            </w:ins>
          </w:p>
          <w:p w14:paraId="1179E031" w14:textId="77777777" w:rsidR="009F3611" w:rsidRPr="00B80901" w:rsidRDefault="009F3611" w:rsidP="009F3611">
            <w:pPr>
              <w:pStyle w:val="XML1"/>
              <w:rPr>
                <w:ins w:id="31138" w:author="Thomas Dietz" w:date="2012-08-08T17:05:00Z"/>
                <w:rPrChange w:id="31139" w:author="Thomas Dietz" w:date="2012-08-10T13:22:00Z">
                  <w:rPr>
                    <w:ins w:id="31140" w:author="Thomas Dietz" w:date="2012-08-08T17:05:00Z"/>
                    <w:lang w:val="de-DE"/>
                  </w:rPr>
                </w:rPrChange>
              </w:rPr>
            </w:pPr>
            <w:ins w:id="31141" w:author="Thomas Dietz" w:date="2012-08-08T17:05:00Z">
              <w:r w:rsidRPr="00B80901">
                <w:rPr>
                  <w:rPrChange w:id="31142" w:author="Thomas Dietz" w:date="2012-08-10T13:22:00Z">
                    <w:rPr>
                      <w:lang w:val="de-DE"/>
                    </w:rPr>
                  </w:rPrChange>
                </w:rPr>
                <w:t xml:space="preserve">        created if it does not exist, and its value is set to the</w:t>
              </w:r>
            </w:ins>
          </w:p>
          <w:p w14:paraId="0B9A5F97" w14:textId="77777777" w:rsidR="009F3611" w:rsidRPr="00B80901" w:rsidRDefault="009F3611" w:rsidP="009F3611">
            <w:pPr>
              <w:pStyle w:val="XML1"/>
              <w:rPr>
                <w:ins w:id="31143" w:author="Thomas Dietz" w:date="2012-08-08T17:05:00Z"/>
                <w:rPrChange w:id="31144" w:author="Thomas Dietz" w:date="2012-08-10T13:22:00Z">
                  <w:rPr>
                    <w:ins w:id="31145" w:author="Thomas Dietz" w:date="2012-08-08T17:05:00Z"/>
                    <w:lang w:val="de-DE"/>
                  </w:rPr>
                </w:rPrChange>
              </w:rPr>
            </w:pPr>
            <w:ins w:id="31146" w:author="Thomas Dietz" w:date="2012-08-08T17:05:00Z">
              <w:r w:rsidRPr="00B80901">
                <w:rPr>
                  <w:rPrChange w:id="31147" w:author="Thomas Dietz" w:date="2012-08-10T13:22:00Z">
                    <w:rPr>
                      <w:lang w:val="de-DE"/>
                    </w:rPr>
                  </w:rPrChange>
                </w:rPr>
                <w:t xml:space="preserve">        value found in the XML RPC data.</w:t>
              </w:r>
            </w:ins>
          </w:p>
          <w:p w14:paraId="3C51E8A4" w14:textId="77777777" w:rsidR="009F3611" w:rsidRPr="00B80901" w:rsidRDefault="009F3611" w:rsidP="009F3611">
            <w:pPr>
              <w:pStyle w:val="XML1"/>
              <w:rPr>
                <w:ins w:id="31148" w:author="Thomas Dietz" w:date="2012-08-08T17:05:00Z"/>
                <w:rPrChange w:id="31149" w:author="Thomas Dietz" w:date="2012-08-10T13:22:00Z">
                  <w:rPr>
                    <w:ins w:id="31150" w:author="Thomas Dietz" w:date="2012-08-08T17:05:00Z"/>
                    <w:lang w:val="de-DE"/>
                  </w:rPr>
                </w:rPrChange>
              </w:rPr>
            </w:pPr>
            <w:ins w:id="31151" w:author="Thomas Dietz" w:date="2012-08-08T17:05:00Z">
              <w:r w:rsidRPr="00B80901">
                <w:rPr>
                  <w:rPrChange w:id="31152" w:author="Thomas Dietz" w:date="2012-08-10T13:22:00Z">
                    <w:rPr>
                      <w:lang w:val="de-DE"/>
                    </w:rPr>
                  </w:rPrChange>
                </w:rPr>
                <w:t xml:space="preserve">      * If the operation is 'create', the element is created if it</w:t>
              </w:r>
            </w:ins>
          </w:p>
          <w:p w14:paraId="2D56ABAE" w14:textId="77777777" w:rsidR="009F3611" w:rsidRPr="00B80901" w:rsidRDefault="009F3611" w:rsidP="009F3611">
            <w:pPr>
              <w:pStyle w:val="XML1"/>
              <w:rPr>
                <w:ins w:id="31153" w:author="Thomas Dietz" w:date="2012-08-08T17:05:00Z"/>
                <w:rPrChange w:id="31154" w:author="Thomas Dietz" w:date="2012-08-10T13:22:00Z">
                  <w:rPr>
                    <w:ins w:id="31155" w:author="Thomas Dietz" w:date="2012-08-08T17:05:00Z"/>
                    <w:lang w:val="de-DE"/>
                  </w:rPr>
                </w:rPrChange>
              </w:rPr>
            </w:pPr>
            <w:ins w:id="31156" w:author="Thomas Dietz" w:date="2012-08-08T17:05:00Z">
              <w:r w:rsidRPr="00B80901">
                <w:rPr>
                  <w:rPrChange w:id="31157" w:author="Thomas Dietz" w:date="2012-08-10T13:22:00Z">
                    <w:rPr>
                      <w:lang w:val="de-DE"/>
                    </w:rPr>
                  </w:rPrChange>
                </w:rPr>
                <w:t xml:space="preserve">        does not exist. If the element already exists, a</w:t>
              </w:r>
            </w:ins>
          </w:p>
          <w:p w14:paraId="7104EC5A" w14:textId="77777777" w:rsidR="009F3611" w:rsidRPr="00B80901" w:rsidRDefault="009F3611" w:rsidP="009F3611">
            <w:pPr>
              <w:pStyle w:val="XML1"/>
              <w:rPr>
                <w:ins w:id="31158" w:author="Thomas Dietz" w:date="2012-08-08T17:05:00Z"/>
                <w:rPrChange w:id="31159" w:author="Thomas Dietz" w:date="2012-08-10T13:22:00Z">
                  <w:rPr>
                    <w:ins w:id="31160" w:author="Thomas Dietz" w:date="2012-08-08T17:05:00Z"/>
                    <w:lang w:val="de-DE"/>
                  </w:rPr>
                </w:rPrChange>
              </w:rPr>
            </w:pPr>
            <w:ins w:id="31161" w:author="Thomas Dietz" w:date="2012-08-08T17:05:00Z">
              <w:r w:rsidRPr="00B80901">
                <w:rPr>
                  <w:rPrChange w:id="31162" w:author="Thomas Dietz" w:date="2012-08-10T13:22:00Z">
                    <w:rPr>
                      <w:lang w:val="de-DE"/>
                    </w:rPr>
                  </w:rPrChange>
                </w:rPr>
                <w:t xml:space="preserve">        'data</w:t>
              </w:r>
              <w:r w:rsidRPr="00B80901">
                <w:rPr>
                  <w:rFonts w:ascii="MS Mincho" w:eastAsia="MS Mincho" w:hAnsi="MS Mincho" w:cs="MS Mincho"/>
                  <w:rPrChange w:id="31163" w:author="Thomas Dietz" w:date="2012-08-10T13:22:00Z">
                    <w:rPr>
                      <w:rFonts w:ascii="MS Mincho" w:eastAsia="MS Mincho" w:hAnsi="MS Mincho" w:cs="MS Mincho"/>
                      <w:lang w:val="de-DE"/>
                    </w:rPr>
                  </w:rPrChange>
                </w:rPr>
                <w:t>‑</w:t>
              </w:r>
              <w:r w:rsidRPr="00B80901">
                <w:rPr>
                  <w:rPrChange w:id="31164" w:author="Thomas Dietz" w:date="2012-08-10T13:22:00Z">
                    <w:rPr>
                      <w:lang w:val="de-DE"/>
                    </w:rPr>
                  </w:rPrChange>
                </w:rPr>
                <w:t>exists' error is returned.</w:t>
              </w:r>
            </w:ins>
          </w:p>
          <w:p w14:paraId="64EC3719" w14:textId="77777777" w:rsidR="009F3611" w:rsidRPr="00B80901" w:rsidRDefault="009F3611" w:rsidP="009F3611">
            <w:pPr>
              <w:pStyle w:val="XML1"/>
              <w:rPr>
                <w:ins w:id="31165" w:author="Thomas Dietz" w:date="2012-08-08T17:05:00Z"/>
                <w:rPrChange w:id="31166" w:author="Thomas Dietz" w:date="2012-08-10T13:22:00Z">
                  <w:rPr>
                    <w:ins w:id="31167" w:author="Thomas Dietz" w:date="2012-08-08T17:05:00Z"/>
                    <w:lang w:val="de-DE"/>
                  </w:rPr>
                </w:rPrChange>
              </w:rPr>
            </w:pPr>
            <w:ins w:id="31168" w:author="Thomas Dietz" w:date="2012-08-08T17:05:00Z">
              <w:r w:rsidRPr="00B80901">
                <w:rPr>
                  <w:rPrChange w:id="31169" w:author="Thomas Dietz" w:date="2012-08-10T13:22:00Z">
                    <w:rPr>
                      <w:lang w:val="de-DE"/>
                    </w:rPr>
                  </w:rPrChange>
                </w:rPr>
                <w:t xml:space="preserve">      * If the operation is 'delete', the element is deleted if it</w:t>
              </w:r>
            </w:ins>
          </w:p>
          <w:p w14:paraId="550AA468" w14:textId="77777777" w:rsidR="009F3611" w:rsidRPr="00B80901" w:rsidRDefault="009F3611" w:rsidP="009F3611">
            <w:pPr>
              <w:pStyle w:val="XML1"/>
              <w:rPr>
                <w:ins w:id="31170" w:author="Thomas Dietz" w:date="2012-08-08T17:05:00Z"/>
                <w:rPrChange w:id="31171" w:author="Thomas Dietz" w:date="2012-08-10T13:22:00Z">
                  <w:rPr>
                    <w:ins w:id="31172" w:author="Thomas Dietz" w:date="2012-08-08T17:05:00Z"/>
                    <w:lang w:val="de-DE"/>
                  </w:rPr>
                </w:rPrChange>
              </w:rPr>
            </w:pPr>
            <w:ins w:id="31173" w:author="Thomas Dietz" w:date="2012-08-08T17:05:00Z">
              <w:r w:rsidRPr="00B80901">
                <w:rPr>
                  <w:rPrChange w:id="31174" w:author="Thomas Dietz" w:date="2012-08-10T13:22:00Z">
                    <w:rPr>
                      <w:lang w:val="de-DE"/>
                    </w:rPr>
                  </w:rPrChange>
                </w:rPr>
                <w:t xml:space="preserve">        exists. If the element does not exist, a 'data</w:t>
              </w:r>
              <w:r w:rsidRPr="00B80901">
                <w:rPr>
                  <w:rFonts w:ascii="MS Mincho" w:eastAsia="MS Mincho" w:hAnsi="MS Mincho" w:cs="MS Mincho"/>
                  <w:rPrChange w:id="31175" w:author="Thomas Dietz" w:date="2012-08-10T13:22:00Z">
                    <w:rPr>
                      <w:rFonts w:ascii="MS Mincho" w:eastAsia="MS Mincho" w:hAnsi="MS Mincho" w:cs="MS Mincho"/>
                      <w:lang w:val="de-DE"/>
                    </w:rPr>
                  </w:rPrChange>
                </w:rPr>
                <w:t>‑</w:t>
              </w:r>
              <w:r w:rsidRPr="00B80901">
                <w:rPr>
                  <w:rPrChange w:id="31176" w:author="Thomas Dietz" w:date="2012-08-10T13:22:00Z">
                    <w:rPr>
                      <w:lang w:val="de-DE"/>
                    </w:rPr>
                  </w:rPrChange>
                </w:rPr>
                <w:t>missing'</w:t>
              </w:r>
            </w:ins>
          </w:p>
          <w:p w14:paraId="1451F9F5" w14:textId="77777777" w:rsidR="009F3611" w:rsidRPr="00B80901" w:rsidRDefault="009F3611" w:rsidP="009F3611">
            <w:pPr>
              <w:pStyle w:val="XML1"/>
              <w:rPr>
                <w:ins w:id="31177" w:author="Thomas Dietz" w:date="2012-08-08T17:05:00Z"/>
                <w:rPrChange w:id="31178" w:author="Thomas Dietz" w:date="2012-08-10T13:22:00Z">
                  <w:rPr>
                    <w:ins w:id="31179" w:author="Thomas Dietz" w:date="2012-08-08T17:05:00Z"/>
                    <w:lang w:val="de-DE"/>
                  </w:rPr>
                </w:rPrChange>
              </w:rPr>
            </w:pPr>
            <w:ins w:id="31180" w:author="Thomas Dietz" w:date="2012-08-08T17:05:00Z">
              <w:r w:rsidRPr="00B80901">
                <w:rPr>
                  <w:rPrChange w:id="31181" w:author="Thomas Dietz" w:date="2012-08-10T13:22:00Z">
                    <w:rPr>
                      <w:lang w:val="de-DE"/>
                    </w:rPr>
                  </w:rPrChange>
                </w:rPr>
                <w:t xml:space="preserve">        error is returned.";</w:t>
              </w:r>
            </w:ins>
          </w:p>
          <w:p w14:paraId="27EEED1E" w14:textId="77777777" w:rsidR="009F3611" w:rsidRPr="00B80901" w:rsidRDefault="009F3611" w:rsidP="009F3611">
            <w:pPr>
              <w:pStyle w:val="XML1"/>
              <w:rPr>
                <w:ins w:id="31182" w:author="Thomas Dietz" w:date="2012-08-08T17:05:00Z"/>
                <w:rPrChange w:id="31183" w:author="Thomas Dietz" w:date="2012-08-10T13:22:00Z">
                  <w:rPr>
                    <w:ins w:id="31184" w:author="Thomas Dietz" w:date="2012-08-08T17:05:00Z"/>
                    <w:lang w:val="de-DE"/>
                  </w:rPr>
                </w:rPrChange>
              </w:rPr>
            </w:pPr>
            <w:ins w:id="31185" w:author="Thomas Dietz" w:date="2012-08-08T17:05:00Z">
              <w:r w:rsidRPr="00B80901">
                <w:rPr>
                  <w:rPrChange w:id="31186" w:author="Thomas Dietz" w:date="2012-08-10T13:22:00Z">
                    <w:rPr>
                      <w:lang w:val="de-DE"/>
                    </w:rPr>
                  </w:rPrChange>
                </w:rPr>
                <w:t xml:space="preserve">    choice key-type {</w:t>
              </w:r>
            </w:ins>
          </w:p>
          <w:p w14:paraId="140B6BD2" w14:textId="77777777" w:rsidR="009F3611" w:rsidRPr="00B80901" w:rsidRDefault="009F3611" w:rsidP="009F3611">
            <w:pPr>
              <w:pStyle w:val="XML1"/>
              <w:rPr>
                <w:ins w:id="31187" w:author="Thomas Dietz" w:date="2012-08-08T17:05:00Z"/>
                <w:rPrChange w:id="31188" w:author="Thomas Dietz" w:date="2012-08-10T13:22:00Z">
                  <w:rPr>
                    <w:ins w:id="31189" w:author="Thomas Dietz" w:date="2012-08-08T17:05:00Z"/>
                    <w:lang w:val="de-DE"/>
                  </w:rPr>
                </w:rPrChange>
              </w:rPr>
            </w:pPr>
            <w:ins w:id="31190" w:author="Thomas Dietz" w:date="2012-08-08T17:05:00Z">
              <w:r w:rsidRPr="00B80901">
                <w:rPr>
                  <w:rPrChange w:id="31191" w:author="Thomas Dietz" w:date="2012-08-10T13:22:00Z">
                    <w:rPr>
                      <w:lang w:val="de-DE"/>
                    </w:rPr>
                  </w:rPrChange>
                </w:rPr>
                <w:t xml:space="preserve">      mandatory true;</w:t>
              </w:r>
            </w:ins>
          </w:p>
          <w:p w14:paraId="15341B8D" w14:textId="77777777" w:rsidR="009F3611" w:rsidRPr="00B80901" w:rsidRDefault="009F3611" w:rsidP="009F3611">
            <w:pPr>
              <w:pStyle w:val="XML1"/>
              <w:rPr>
                <w:ins w:id="31192" w:author="Thomas Dietz" w:date="2012-08-08T17:05:00Z"/>
                <w:rPrChange w:id="31193" w:author="Thomas Dietz" w:date="2012-08-10T13:22:00Z">
                  <w:rPr>
                    <w:ins w:id="31194" w:author="Thomas Dietz" w:date="2012-08-08T17:05:00Z"/>
                    <w:lang w:val="de-DE"/>
                  </w:rPr>
                </w:rPrChange>
              </w:rPr>
            </w:pPr>
            <w:ins w:id="31195" w:author="Thomas Dietz" w:date="2012-08-08T17:05:00Z">
              <w:r w:rsidRPr="00B80901">
                <w:rPr>
                  <w:rPrChange w:id="31196" w:author="Thomas Dietz" w:date="2012-08-10T13:22:00Z">
                    <w:rPr>
                      <w:lang w:val="de-DE"/>
                    </w:rPr>
                  </w:rPrChange>
                </w:rPr>
                <w:t xml:space="preserve">      case dsa {</w:t>
              </w:r>
            </w:ins>
          </w:p>
          <w:p w14:paraId="0B11B5E9" w14:textId="77777777" w:rsidR="009F3611" w:rsidRPr="00B80901" w:rsidRDefault="009F3611" w:rsidP="009F3611">
            <w:pPr>
              <w:pStyle w:val="XML1"/>
              <w:rPr>
                <w:ins w:id="31197" w:author="Thomas Dietz" w:date="2012-08-08T17:05:00Z"/>
                <w:rPrChange w:id="31198" w:author="Thomas Dietz" w:date="2012-08-10T13:22:00Z">
                  <w:rPr>
                    <w:ins w:id="31199" w:author="Thomas Dietz" w:date="2012-08-08T17:05:00Z"/>
                    <w:lang w:val="de-DE"/>
                  </w:rPr>
                </w:rPrChange>
              </w:rPr>
            </w:pPr>
            <w:ins w:id="31200" w:author="Thomas Dietz" w:date="2012-08-08T17:05:00Z">
              <w:r w:rsidRPr="00B80901">
                <w:rPr>
                  <w:rPrChange w:id="31201" w:author="Thomas Dietz" w:date="2012-08-10T13:22:00Z">
                    <w:rPr>
                      <w:lang w:val="de-DE"/>
                    </w:rPr>
                  </w:rPrChange>
                </w:rPr>
                <w:t xml:space="preserve">        container DSAKeyValue {</w:t>
              </w:r>
            </w:ins>
          </w:p>
          <w:p w14:paraId="417C5C46" w14:textId="77777777" w:rsidR="009F3611" w:rsidRPr="00B80901" w:rsidRDefault="009F3611" w:rsidP="009F3611">
            <w:pPr>
              <w:pStyle w:val="XML1"/>
              <w:rPr>
                <w:ins w:id="31202" w:author="Thomas Dietz" w:date="2012-08-08T17:05:00Z"/>
                <w:rPrChange w:id="31203" w:author="Thomas Dietz" w:date="2012-08-10T13:22:00Z">
                  <w:rPr>
                    <w:ins w:id="31204" w:author="Thomas Dietz" w:date="2012-08-08T17:05:00Z"/>
                    <w:lang w:val="de-DE"/>
                  </w:rPr>
                </w:rPrChange>
              </w:rPr>
            </w:pPr>
            <w:ins w:id="31205" w:author="Thomas Dietz" w:date="2012-08-08T17:05:00Z">
              <w:r w:rsidRPr="00B80901">
                <w:rPr>
                  <w:rPrChange w:id="31206" w:author="Thomas Dietz" w:date="2012-08-10T13:22:00Z">
                    <w:rPr>
                      <w:lang w:val="de-DE"/>
                    </w:rPr>
                  </w:rPrChange>
                </w:rPr>
                <w:t xml:space="preserve">          uses DSAKeyValueType;</w:t>
              </w:r>
            </w:ins>
          </w:p>
          <w:p w14:paraId="5AECBED9" w14:textId="77777777" w:rsidR="009F3611" w:rsidRPr="00B80901" w:rsidRDefault="009F3611" w:rsidP="009F3611">
            <w:pPr>
              <w:pStyle w:val="XML1"/>
              <w:rPr>
                <w:ins w:id="31207" w:author="Thomas Dietz" w:date="2012-08-08T17:05:00Z"/>
                <w:rPrChange w:id="31208" w:author="Thomas Dietz" w:date="2012-08-10T13:22:00Z">
                  <w:rPr>
                    <w:ins w:id="31209" w:author="Thomas Dietz" w:date="2012-08-08T17:05:00Z"/>
                    <w:lang w:val="de-DE"/>
                  </w:rPr>
                </w:rPrChange>
              </w:rPr>
            </w:pPr>
            <w:ins w:id="31210" w:author="Thomas Dietz" w:date="2012-08-08T17:05:00Z">
              <w:r w:rsidRPr="00B80901">
                <w:rPr>
                  <w:rPrChange w:id="31211" w:author="Thomas Dietz" w:date="2012-08-10T13:22:00Z">
                    <w:rPr>
                      <w:lang w:val="de-DE"/>
                    </w:rPr>
                  </w:rPrChange>
                </w:rPr>
                <w:t xml:space="preserve">        }</w:t>
              </w:r>
            </w:ins>
          </w:p>
          <w:p w14:paraId="4762675E" w14:textId="77777777" w:rsidR="009F3611" w:rsidRPr="00B80901" w:rsidRDefault="009F3611" w:rsidP="009F3611">
            <w:pPr>
              <w:pStyle w:val="XML1"/>
              <w:rPr>
                <w:ins w:id="31212" w:author="Thomas Dietz" w:date="2012-08-08T17:05:00Z"/>
                <w:rPrChange w:id="31213" w:author="Thomas Dietz" w:date="2012-08-10T13:22:00Z">
                  <w:rPr>
                    <w:ins w:id="31214" w:author="Thomas Dietz" w:date="2012-08-08T17:05:00Z"/>
                    <w:lang w:val="de-DE"/>
                  </w:rPr>
                </w:rPrChange>
              </w:rPr>
            </w:pPr>
            <w:ins w:id="31215" w:author="Thomas Dietz" w:date="2012-08-08T17:05:00Z">
              <w:r w:rsidRPr="00B80901">
                <w:rPr>
                  <w:rPrChange w:id="31216" w:author="Thomas Dietz" w:date="2012-08-10T13:22:00Z">
                    <w:rPr>
                      <w:lang w:val="de-DE"/>
                    </w:rPr>
                  </w:rPrChange>
                </w:rPr>
                <w:t xml:space="preserve">      }</w:t>
              </w:r>
            </w:ins>
          </w:p>
          <w:p w14:paraId="25246781" w14:textId="77777777" w:rsidR="009F3611" w:rsidRPr="00B80901" w:rsidRDefault="009F3611" w:rsidP="009F3611">
            <w:pPr>
              <w:pStyle w:val="XML1"/>
              <w:rPr>
                <w:ins w:id="31217" w:author="Thomas Dietz" w:date="2012-08-08T17:05:00Z"/>
                <w:rPrChange w:id="31218" w:author="Thomas Dietz" w:date="2012-08-10T13:22:00Z">
                  <w:rPr>
                    <w:ins w:id="31219" w:author="Thomas Dietz" w:date="2012-08-08T17:05:00Z"/>
                    <w:lang w:val="de-DE"/>
                  </w:rPr>
                </w:rPrChange>
              </w:rPr>
            </w:pPr>
            <w:ins w:id="31220" w:author="Thomas Dietz" w:date="2012-08-08T17:05:00Z">
              <w:r w:rsidRPr="00B80901">
                <w:rPr>
                  <w:rPrChange w:id="31221" w:author="Thomas Dietz" w:date="2012-08-10T13:22:00Z">
                    <w:rPr>
                      <w:lang w:val="de-DE"/>
                    </w:rPr>
                  </w:rPrChange>
                </w:rPr>
                <w:t xml:space="preserve">      case rsa {</w:t>
              </w:r>
            </w:ins>
          </w:p>
          <w:p w14:paraId="00A377FD" w14:textId="77777777" w:rsidR="009F3611" w:rsidRPr="00B80901" w:rsidRDefault="009F3611" w:rsidP="009F3611">
            <w:pPr>
              <w:pStyle w:val="XML1"/>
              <w:rPr>
                <w:ins w:id="31222" w:author="Thomas Dietz" w:date="2012-08-08T17:05:00Z"/>
                <w:rPrChange w:id="31223" w:author="Thomas Dietz" w:date="2012-08-10T13:22:00Z">
                  <w:rPr>
                    <w:ins w:id="31224" w:author="Thomas Dietz" w:date="2012-08-08T17:05:00Z"/>
                    <w:lang w:val="de-DE"/>
                  </w:rPr>
                </w:rPrChange>
              </w:rPr>
            </w:pPr>
            <w:ins w:id="31225" w:author="Thomas Dietz" w:date="2012-08-08T17:05:00Z">
              <w:r w:rsidRPr="00B80901">
                <w:rPr>
                  <w:rPrChange w:id="31226" w:author="Thomas Dietz" w:date="2012-08-10T13:22:00Z">
                    <w:rPr>
                      <w:lang w:val="de-DE"/>
                    </w:rPr>
                  </w:rPrChange>
                </w:rPr>
                <w:t xml:space="preserve">        container RSAKeyValue {</w:t>
              </w:r>
            </w:ins>
          </w:p>
          <w:p w14:paraId="1A3EDA43" w14:textId="77777777" w:rsidR="009F3611" w:rsidRPr="00B80901" w:rsidRDefault="009F3611" w:rsidP="009F3611">
            <w:pPr>
              <w:pStyle w:val="XML1"/>
              <w:rPr>
                <w:ins w:id="31227" w:author="Thomas Dietz" w:date="2012-08-08T17:05:00Z"/>
                <w:rPrChange w:id="31228" w:author="Thomas Dietz" w:date="2012-08-10T13:22:00Z">
                  <w:rPr>
                    <w:ins w:id="31229" w:author="Thomas Dietz" w:date="2012-08-08T17:05:00Z"/>
                    <w:lang w:val="de-DE"/>
                  </w:rPr>
                </w:rPrChange>
              </w:rPr>
            </w:pPr>
            <w:ins w:id="31230" w:author="Thomas Dietz" w:date="2012-08-08T17:05:00Z">
              <w:r w:rsidRPr="00B80901">
                <w:rPr>
                  <w:rPrChange w:id="31231" w:author="Thomas Dietz" w:date="2012-08-10T13:22:00Z">
                    <w:rPr>
                      <w:lang w:val="de-DE"/>
                    </w:rPr>
                  </w:rPrChange>
                </w:rPr>
                <w:t xml:space="preserve">          uses RSAKeyValueType;</w:t>
              </w:r>
            </w:ins>
          </w:p>
          <w:p w14:paraId="7847FC67" w14:textId="77777777" w:rsidR="009F3611" w:rsidRPr="00B80901" w:rsidRDefault="009F3611" w:rsidP="009F3611">
            <w:pPr>
              <w:pStyle w:val="XML1"/>
              <w:rPr>
                <w:ins w:id="31232" w:author="Thomas Dietz" w:date="2012-08-08T17:05:00Z"/>
                <w:rPrChange w:id="31233" w:author="Thomas Dietz" w:date="2012-08-10T13:22:00Z">
                  <w:rPr>
                    <w:ins w:id="31234" w:author="Thomas Dietz" w:date="2012-08-08T17:05:00Z"/>
                    <w:lang w:val="de-DE"/>
                  </w:rPr>
                </w:rPrChange>
              </w:rPr>
            </w:pPr>
            <w:ins w:id="31235" w:author="Thomas Dietz" w:date="2012-08-08T17:05:00Z">
              <w:r w:rsidRPr="00B80901">
                <w:rPr>
                  <w:rPrChange w:id="31236" w:author="Thomas Dietz" w:date="2012-08-10T13:22:00Z">
                    <w:rPr>
                      <w:lang w:val="de-DE"/>
                    </w:rPr>
                  </w:rPrChange>
                </w:rPr>
                <w:t xml:space="preserve">        }</w:t>
              </w:r>
            </w:ins>
          </w:p>
          <w:p w14:paraId="7CAAEC5E" w14:textId="77777777" w:rsidR="009F3611" w:rsidRPr="00B80901" w:rsidRDefault="009F3611" w:rsidP="009F3611">
            <w:pPr>
              <w:pStyle w:val="XML1"/>
              <w:rPr>
                <w:ins w:id="31237" w:author="Thomas Dietz" w:date="2012-08-08T17:05:00Z"/>
                <w:rPrChange w:id="31238" w:author="Thomas Dietz" w:date="2012-08-10T13:22:00Z">
                  <w:rPr>
                    <w:ins w:id="31239" w:author="Thomas Dietz" w:date="2012-08-08T17:05:00Z"/>
                    <w:lang w:val="de-DE"/>
                  </w:rPr>
                </w:rPrChange>
              </w:rPr>
            </w:pPr>
            <w:ins w:id="31240" w:author="Thomas Dietz" w:date="2012-08-08T17:05:00Z">
              <w:r w:rsidRPr="00B80901">
                <w:rPr>
                  <w:rPrChange w:id="31241" w:author="Thomas Dietz" w:date="2012-08-10T13:22:00Z">
                    <w:rPr>
                      <w:lang w:val="de-DE"/>
                    </w:rPr>
                  </w:rPrChange>
                </w:rPr>
                <w:t xml:space="preserve">      }</w:t>
              </w:r>
            </w:ins>
          </w:p>
          <w:p w14:paraId="443ADECA" w14:textId="77777777" w:rsidR="009F3611" w:rsidRPr="00B80901" w:rsidRDefault="009F3611" w:rsidP="009F3611">
            <w:pPr>
              <w:pStyle w:val="XML1"/>
              <w:rPr>
                <w:ins w:id="31242" w:author="Thomas Dietz" w:date="2012-08-08T17:05:00Z"/>
                <w:rPrChange w:id="31243" w:author="Thomas Dietz" w:date="2012-08-10T13:22:00Z">
                  <w:rPr>
                    <w:ins w:id="31244" w:author="Thomas Dietz" w:date="2012-08-08T17:05:00Z"/>
                    <w:lang w:val="de-DE"/>
                  </w:rPr>
                </w:rPrChange>
              </w:rPr>
            </w:pPr>
            <w:ins w:id="31245" w:author="Thomas Dietz" w:date="2012-08-08T17:05:00Z">
              <w:r w:rsidRPr="00B80901">
                <w:rPr>
                  <w:rPrChange w:id="31246" w:author="Thomas Dietz" w:date="2012-08-10T13:22:00Z">
                    <w:rPr>
                      <w:lang w:val="de-DE"/>
                    </w:rPr>
                  </w:rPrChange>
                </w:rPr>
                <w:t xml:space="preserve">    }</w:t>
              </w:r>
            </w:ins>
          </w:p>
          <w:p w14:paraId="2181C2FA" w14:textId="77777777" w:rsidR="009F3611" w:rsidRPr="00B80901" w:rsidRDefault="009F3611" w:rsidP="009F3611">
            <w:pPr>
              <w:pStyle w:val="XML1"/>
              <w:rPr>
                <w:ins w:id="31247" w:author="Thomas Dietz" w:date="2012-08-08T17:05:00Z"/>
                <w:rPrChange w:id="31248" w:author="Thomas Dietz" w:date="2012-08-10T13:22:00Z">
                  <w:rPr>
                    <w:ins w:id="31249" w:author="Thomas Dietz" w:date="2012-08-08T17:05:00Z"/>
                    <w:lang w:val="de-DE"/>
                  </w:rPr>
                </w:rPrChange>
              </w:rPr>
            </w:pPr>
            <w:ins w:id="31250" w:author="Thomas Dietz" w:date="2012-08-08T17:05:00Z">
              <w:r w:rsidRPr="00B80901">
                <w:rPr>
                  <w:rPrChange w:id="31251" w:author="Thomas Dietz" w:date="2012-08-10T13:22:00Z">
                    <w:rPr>
                      <w:lang w:val="de-DE"/>
                    </w:rPr>
                  </w:rPrChange>
                </w:rPr>
                <w:t xml:space="preserve">  }</w:t>
              </w:r>
            </w:ins>
          </w:p>
          <w:p w14:paraId="0A21B143" w14:textId="77777777" w:rsidR="009F3611" w:rsidRPr="00B80901" w:rsidRDefault="009F3611" w:rsidP="009F3611">
            <w:pPr>
              <w:pStyle w:val="XML1"/>
              <w:rPr>
                <w:ins w:id="31252" w:author="Thomas Dietz" w:date="2012-08-08T17:05:00Z"/>
                <w:rPrChange w:id="31253" w:author="Thomas Dietz" w:date="2012-08-10T13:22:00Z">
                  <w:rPr>
                    <w:ins w:id="31254" w:author="Thomas Dietz" w:date="2012-08-08T17:05:00Z"/>
                    <w:lang w:val="de-DE"/>
                  </w:rPr>
                </w:rPrChange>
              </w:rPr>
            </w:pPr>
            <w:ins w:id="31255" w:author="Thomas Dietz" w:date="2012-08-08T17:05:00Z">
              <w:r w:rsidRPr="00B80901">
                <w:rPr>
                  <w:rPrChange w:id="31256" w:author="Thomas Dietz" w:date="2012-08-10T13:22:00Z">
                    <w:rPr>
                      <w:lang w:val="de-DE"/>
                    </w:rPr>
                  </w:rPrChange>
                </w:rPr>
                <w:t xml:space="preserve">  </w:t>
              </w:r>
            </w:ins>
          </w:p>
          <w:p w14:paraId="499A12E8" w14:textId="77777777" w:rsidR="009F3611" w:rsidRPr="00B80901" w:rsidRDefault="009F3611" w:rsidP="009F3611">
            <w:pPr>
              <w:pStyle w:val="XML1"/>
              <w:rPr>
                <w:ins w:id="31257" w:author="Thomas Dietz" w:date="2012-08-08T17:05:00Z"/>
                <w:rPrChange w:id="31258" w:author="Thomas Dietz" w:date="2012-08-10T13:22:00Z">
                  <w:rPr>
                    <w:ins w:id="31259" w:author="Thomas Dietz" w:date="2012-08-08T17:05:00Z"/>
                    <w:lang w:val="de-DE"/>
                  </w:rPr>
                </w:rPrChange>
              </w:rPr>
            </w:pPr>
            <w:ins w:id="31260" w:author="Thomas Dietz" w:date="2012-08-08T17:05:00Z">
              <w:r w:rsidRPr="00B80901">
                <w:rPr>
                  <w:rPrChange w:id="31261" w:author="Thomas Dietz" w:date="2012-08-10T13:22:00Z">
                    <w:rPr>
                      <w:lang w:val="de-DE"/>
                    </w:rPr>
                  </w:rPrChange>
                </w:rPr>
                <w:t xml:space="preserve">  grouping DSAKeyValueType {</w:t>
              </w:r>
            </w:ins>
          </w:p>
          <w:p w14:paraId="36D437A2" w14:textId="77777777" w:rsidR="009F3611" w:rsidRPr="00B80901" w:rsidRDefault="009F3611" w:rsidP="009F3611">
            <w:pPr>
              <w:pStyle w:val="XML1"/>
              <w:rPr>
                <w:ins w:id="31262" w:author="Thomas Dietz" w:date="2012-08-08T17:05:00Z"/>
                <w:rPrChange w:id="31263" w:author="Thomas Dietz" w:date="2012-08-10T13:22:00Z">
                  <w:rPr>
                    <w:ins w:id="31264" w:author="Thomas Dietz" w:date="2012-08-08T17:05:00Z"/>
                    <w:lang w:val="de-DE"/>
                  </w:rPr>
                </w:rPrChange>
              </w:rPr>
            </w:pPr>
            <w:ins w:id="31265" w:author="Thomas Dietz" w:date="2012-08-08T17:05:00Z">
              <w:r w:rsidRPr="00B80901">
                <w:rPr>
                  <w:rPrChange w:id="31266" w:author="Thomas Dietz" w:date="2012-08-10T13:22:00Z">
                    <w:rPr>
                      <w:lang w:val="de-DE"/>
                    </w:rPr>
                  </w:rPrChange>
                </w:rPr>
                <w:t xml:space="preserve">    description "DSA keys and the DSA signature algorithm are</w:t>
              </w:r>
            </w:ins>
          </w:p>
          <w:p w14:paraId="0667042B" w14:textId="77777777" w:rsidR="009F3611" w:rsidRPr="00B80901" w:rsidRDefault="009F3611" w:rsidP="009F3611">
            <w:pPr>
              <w:pStyle w:val="XML1"/>
              <w:rPr>
                <w:ins w:id="31267" w:author="Thomas Dietz" w:date="2012-08-08T17:05:00Z"/>
                <w:rPrChange w:id="31268" w:author="Thomas Dietz" w:date="2012-08-10T13:22:00Z">
                  <w:rPr>
                    <w:ins w:id="31269" w:author="Thomas Dietz" w:date="2012-08-08T17:05:00Z"/>
                    <w:lang w:val="de-DE"/>
                  </w:rPr>
                </w:rPrChange>
              </w:rPr>
            </w:pPr>
            <w:ins w:id="31270" w:author="Thomas Dietz" w:date="2012-08-08T17:05:00Z">
              <w:r w:rsidRPr="00B80901">
                <w:rPr>
                  <w:rPrChange w:id="31271" w:author="Thomas Dietz" w:date="2012-08-10T13:22:00Z">
                    <w:rPr>
                      <w:lang w:val="de-DE"/>
                    </w:rPr>
                  </w:rPrChange>
                </w:rPr>
                <w:t xml:space="preserve">    specified in 'FIPS PUB 186-2, Digital Signature Standard (DSS),</w:t>
              </w:r>
            </w:ins>
          </w:p>
          <w:p w14:paraId="39178F95" w14:textId="77777777" w:rsidR="009F3611" w:rsidRPr="00B80901" w:rsidRDefault="009F3611" w:rsidP="009F3611">
            <w:pPr>
              <w:pStyle w:val="XML1"/>
              <w:rPr>
                <w:ins w:id="31272" w:author="Thomas Dietz" w:date="2012-08-08T17:05:00Z"/>
                <w:rPrChange w:id="31273" w:author="Thomas Dietz" w:date="2012-08-10T13:22:00Z">
                  <w:rPr>
                    <w:ins w:id="31274" w:author="Thomas Dietz" w:date="2012-08-08T17:05:00Z"/>
                    <w:lang w:val="de-DE"/>
                  </w:rPr>
                </w:rPrChange>
              </w:rPr>
            </w:pPr>
            <w:ins w:id="31275" w:author="Thomas Dietz" w:date="2012-08-08T17:05:00Z">
              <w:r w:rsidRPr="00B80901">
                <w:rPr>
                  <w:rPrChange w:id="31276" w:author="Thomas Dietz" w:date="2012-08-10T13:22:00Z">
                    <w:rPr>
                      <w:lang w:val="de-DE"/>
                    </w:rPr>
                  </w:rPrChange>
                </w:rPr>
                <w:t xml:space="preserve">    U.S. Department of Commerce/National Institute of Standards and</w:t>
              </w:r>
            </w:ins>
          </w:p>
          <w:p w14:paraId="57EC162D" w14:textId="77777777" w:rsidR="009F3611" w:rsidRPr="00B80901" w:rsidRDefault="009F3611" w:rsidP="009F3611">
            <w:pPr>
              <w:pStyle w:val="XML1"/>
              <w:rPr>
                <w:ins w:id="31277" w:author="Thomas Dietz" w:date="2012-08-08T17:05:00Z"/>
                <w:rPrChange w:id="31278" w:author="Thomas Dietz" w:date="2012-08-10T13:22:00Z">
                  <w:rPr>
                    <w:ins w:id="31279" w:author="Thomas Dietz" w:date="2012-08-08T17:05:00Z"/>
                    <w:lang w:val="de-DE"/>
                  </w:rPr>
                </w:rPrChange>
              </w:rPr>
            </w:pPr>
            <w:ins w:id="31280" w:author="Thomas Dietz" w:date="2012-08-08T17:05:00Z">
              <w:r w:rsidRPr="00B80901">
                <w:rPr>
                  <w:rPrChange w:id="31281" w:author="Thomas Dietz" w:date="2012-08-10T13:22:00Z">
                    <w:rPr>
                      <w:lang w:val="de-DE"/>
                    </w:rPr>
                  </w:rPrChange>
                </w:rPr>
                <w:t xml:space="preserve">    Technology,</w:t>
              </w:r>
            </w:ins>
          </w:p>
          <w:p w14:paraId="171BAE64" w14:textId="77777777" w:rsidR="009F3611" w:rsidRPr="00B80901" w:rsidRDefault="009F3611" w:rsidP="009F3611">
            <w:pPr>
              <w:pStyle w:val="XML1"/>
              <w:rPr>
                <w:ins w:id="31282" w:author="Thomas Dietz" w:date="2012-08-08T17:05:00Z"/>
                <w:rPrChange w:id="31283" w:author="Thomas Dietz" w:date="2012-08-10T13:22:00Z">
                  <w:rPr>
                    <w:ins w:id="31284" w:author="Thomas Dietz" w:date="2012-08-08T17:05:00Z"/>
                    <w:lang w:val="de-DE"/>
                  </w:rPr>
                </w:rPrChange>
              </w:rPr>
            </w:pPr>
            <w:ins w:id="31285" w:author="Thomas Dietz" w:date="2012-08-08T17:05:00Z">
              <w:r w:rsidRPr="00B80901">
                <w:rPr>
                  <w:rPrChange w:id="31286" w:author="Thomas Dietz" w:date="2012-08-10T13:22:00Z">
                    <w:rPr>
                      <w:lang w:val="de-DE"/>
                    </w:rPr>
                  </w:rPrChange>
                </w:rPr>
                <w:t xml:space="preserve">    http://csrc.nist.gov/publications/fips/fips186-2/fips186-2.pdf'.</w:t>
              </w:r>
            </w:ins>
          </w:p>
          <w:p w14:paraId="1BFDF757" w14:textId="77777777" w:rsidR="009F3611" w:rsidRPr="00B80901" w:rsidRDefault="009F3611" w:rsidP="009F3611">
            <w:pPr>
              <w:pStyle w:val="XML1"/>
              <w:rPr>
                <w:ins w:id="31287" w:author="Thomas Dietz" w:date="2012-08-08T17:05:00Z"/>
                <w:rPrChange w:id="31288" w:author="Thomas Dietz" w:date="2012-08-10T13:22:00Z">
                  <w:rPr>
                    <w:ins w:id="31289" w:author="Thomas Dietz" w:date="2012-08-08T17:05:00Z"/>
                    <w:lang w:val="de-DE"/>
                  </w:rPr>
                </w:rPrChange>
              </w:rPr>
            </w:pPr>
            <w:ins w:id="31290" w:author="Thomas Dietz" w:date="2012-08-08T17:05:00Z">
              <w:r w:rsidRPr="00B80901">
                <w:rPr>
                  <w:rPrChange w:id="31291" w:author="Thomas Dietz" w:date="2012-08-10T13:22:00Z">
                    <w:rPr>
                      <w:lang w:val="de-DE"/>
                    </w:rPr>
                  </w:rPrChange>
                </w:rPr>
                <w:t xml:space="preserve">    DSA public key values can have the following fields:</w:t>
              </w:r>
            </w:ins>
          </w:p>
          <w:p w14:paraId="7906833E" w14:textId="77777777" w:rsidR="009F3611" w:rsidRPr="00B80901" w:rsidRDefault="009F3611" w:rsidP="009F3611">
            <w:pPr>
              <w:pStyle w:val="XML1"/>
              <w:rPr>
                <w:ins w:id="31292" w:author="Thomas Dietz" w:date="2012-08-08T17:05:00Z"/>
                <w:rPrChange w:id="31293" w:author="Thomas Dietz" w:date="2012-08-10T13:22:00Z">
                  <w:rPr>
                    <w:ins w:id="31294" w:author="Thomas Dietz" w:date="2012-08-08T17:05:00Z"/>
                    <w:lang w:val="de-DE"/>
                  </w:rPr>
                </w:rPrChange>
              </w:rPr>
            </w:pPr>
          </w:p>
          <w:p w14:paraId="09E5DC09" w14:textId="77777777" w:rsidR="009F3611" w:rsidRPr="00B80901" w:rsidRDefault="009F3611" w:rsidP="009F3611">
            <w:pPr>
              <w:pStyle w:val="XML1"/>
              <w:rPr>
                <w:ins w:id="31295" w:author="Thomas Dietz" w:date="2012-08-08T17:05:00Z"/>
                <w:rPrChange w:id="31296" w:author="Thomas Dietz" w:date="2012-08-10T13:22:00Z">
                  <w:rPr>
                    <w:ins w:id="31297" w:author="Thomas Dietz" w:date="2012-08-08T17:05:00Z"/>
                    <w:lang w:val="de-DE"/>
                  </w:rPr>
                </w:rPrChange>
              </w:rPr>
            </w:pPr>
            <w:ins w:id="31298" w:author="Thomas Dietz" w:date="2012-08-08T17:05:00Z">
              <w:r w:rsidRPr="00B80901">
                <w:rPr>
                  <w:rPrChange w:id="31299" w:author="Thomas Dietz" w:date="2012-08-10T13:22:00Z">
                    <w:rPr>
                      <w:lang w:val="de-DE"/>
                    </w:rPr>
                  </w:rPrChange>
                </w:rPr>
                <w:lastRenderedPageBreak/>
                <w:t xml:space="preserve">    P</w:t>
              </w:r>
            </w:ins>
          </w:p>
          <w:p w14:paraId="5236F825" w14:textId="77777777" w:rsidR="009F3611" w:rsidRPr="00B80901" w:rsidRDefault="009F3611" w:rsidP="009F3611">
            <w:pPr>
              <w:pStyle w:val="XML1"/>
              <w:rPr>
                <w:ins w:id="31300" w:author="Thomas Dietz" w:date="2012-08-08T17:05:00Z"/>
                <w:rPrChange w:id="31301" w:author="Thomas Dietz" w:date="2012-08-10T13:22:00Z">
                  <w:rPr>
                    <w:ins w:id="31302" w:author="Thomas Dietz" w:date="2012-08-08T17:05:00Z"/>
                    <w:lang w:val="de-DE"/>
                  </w:rPr>
                </w:rPrChange>
              </w:rPr>
            </w:pPr>
            <w:ins w:id="31303" w:author="Thomas Dietz" w:date="2012-08-08T17:05:00Z">
              <w:r w:rsidRPr="00B80901">
                <w:rPr>
                  <w:rPrChange w:id="31304" w:author="Thomas Dietz" w:date="2012-08-10T13:22:00Z">
                    <w:rPr>
                      <w:lang w:val="de-DE"/>
                    </w:rPr>
                  </w:rPrChange>
                </w:rPr>
                <w:t xml:space="preserve">        a prime modulus meeting the requirements of the standard</w:t>
              </w:r>
            </w:ins>
          </w:p>
          <w:p w14:paraId="21DA8A18" w14:textId="77777777" w:rsidR="009F3611" w:rsidRPr="00B80901" w:rsidRDefault="009F3611" w:rsidP="009F3611">
            <w:pPr>
              <w:pStyle w:val="XML1"/>
              <w:rPr>
                <w:ins w:id="31305" w:author="Thomas Dietz" w:date="2012-08-08T17:05:00Z"/>
                <w:rPrChange w:id="31306" w:author="Thomas Dietz" w:date="2012-08-10T13:22:00Z">
                  <w:rPr>
                    <w:ins w:id="31307" w:author="Thomas Dietz" w:date="2012-08-08T17:05:00Z"/>
                    <w:lang w:val="de-DE"/>
                  </w:rPr>
                </w:rPrChange>
              </w:rPr>
            </w:pPr>
            <w:ins w:id="31308" w:author="Thomas Dietz" w:date="2012-08-08T17:05:00Z">
              <w:r w:rsidRPr="00B80901">
                <w:rPr>
                  <w:rPrChange w:id="31309" w:author="Thomas Dietz" w:date="2012-08-10T13:22:00Z">
                    <w:rPr>
                      <w:lang w:val="de-DE"/>
                    </w:rPr>
                  </w:rPrChange>
                </w:rPr>
                <w:t xml:space="preserve">        above</w:t>
              </w:r>
            </w:ins>
          </w:p>
          <w:p w14:paraId="57F08EB6" w14:textId="77777777" w:rsidR="009F3611" w:rsidRPr="00B80901" w:rsidRDefault="009F3611" w:rsidP="009F3611">
            <w:pPr>
              <w:pStyle w:val="XML1"/>
              <w:rPr>
                <w:ins w:id="31310" w:author="Thomas Dietz" w:date="2012-08-08T17:05:00Z"/>
                <w:rPrChange w:id="31311" w:author="Thomas Dietz" w:date="2012-08-10T13:22:00Z">
                  <w:rPr>
                    <w:ins w:id="31312" w:author="Thomas Dietz" w:date="2012-08-08T17:05:00Z"/>
                    <w:lang w:val="de-DE"/>
                  </w:rPr>
                </w:rPrChange>
              </w:rPr>
            </w:pPr>
            <w:ins w:id="31313" w:author="Thomas Dietz" w:date="2012-08-08T17:05:00Z">
              <w:r w:rsidRPr="00B80901">
                <w:rPr>
                  <w:rPrChange w:id="31314" w:author="Thomas Dietz" w:date="2012-08-10T13:22:00Z">
                    <w:rPr>
                      <w:lang w:val="de-DE"/>
                    </w:rPr>
                  </w:rPrChange>
                </w:rPr>
                <w:t xml:space="preserve">    Q</w:t>
              </w:r>
            </w:ins>
          </w:p>
          <w:p w14:paraId="429FCDB5" w14:textId="77777777" w:rsidR="009F3611" w:rsidRPr="00B80901" w:rsidRDefault="009F3611" w:rsidP="009F3611">
            <w:pPr>
              <w:pStyle w:val="XML1"/>
              <w:rPr>
                <w:ins w:id="31315" w:author="Thomas Dietz" w:date="2012-08-08T17:05:00Z"/>
                <w:rPrChange w:id="31316" w:author="Thomas Dietz" w:date="2012-08-10T13:22:00Z">
                  <w:rPr>
                    <w:ins w:id="31317" w:author="Thomas Dietz" w:date="2012-08-08T17:05:00Z"/>
                    <w:lang w:val="de-DE"/>
                  </w:rPr>
                </w:rPrChange>
              </w:rPr>
            </w:pPr>
            <w:ins w:id="31318" w:author="Thomas Dietz" w:date="2012-08-08T17:05:00Z">
              <w:r w:rsidRPr="00B80901">
                <w:rPr>
                  <w:rPrChange w:id="31319" w:author="Thomas Dietz" w:date="2012-08-10T13:22:00Z">
                    <w:rPr>
                      <w:lang w:val="de-DE"/>
                    </w:rPr>
                  </w:rPrChange>
                </w:rPr>
                <w:t xml:space="preserve">        an integer in the range 2**159 &lt; Q &lt; 2**160 which is a</w:t>
              </w:r>
            </w:ins>
          </w:p>
          <w:p w14:paraId="07A380AF" w14:textId="77777777" w:rsidR="009F3611" w:rsidRPr="00B80901" w:rsidRDefault="009F3611" w:rsidP="009F3611">
            <w:pPr>
              <w:pStyle w:val="XML1"/>
              <w:rPr>
                <w:ins w:id="31320" w:author="Thomas Dietz" w:date="2012-08-08T17:05:00Z"/>
                <w:rPrChange w:id="31321" w:author="Thomas Dietz" w:date="2012-08-10T13:22:00Z">
                  <w:rPr>
                    <w:ins w:id="31322" w:author="Thomas Dietz" w:date="2012-08-08T17:05:00Z"/>
                    <w:lang w:val="de-DE"/>
                  </w:rPr>
                </w:rPrChange>
              </w:rPr>
            </w:pPr>
            <w:ins w:id="31323" w:author="Thomas Dietz" w:date="2012-08-08T17:05:00Z">
              <w:r w:rsidRPr="00B80901">
                <w:rPr>
                  <w:rPrChange w:id="31324" w:author="Thomas Dietz" w:date="2012-08-10T13:22:00Z">
                    <w:rPr>
                      <w:lang w:val="de-DE"/>
                    </w:rPr>
                  </w:rPrChange>
                </w:rPr>
                <w:t xml:space="preserve">        prime divisor of P-1</w:t>
              </w:r>
            </w:ins>
          </w:p>
          <w:p w14:paraId="268C6A94" w14:textId="77777777" w:rsidR="009F3611" w:rsidRPr="00B80901" w:rsidRDefault="009F3611" w:rsidP="009F3611">
            <w:pPr>
              <w:pStyle w:val="XML1"/>
              <w:rPr>
                <w:ins w:id="31325" w:author="Thomas Dietz" w:date="2012-08-08T17:05:00Z"/>
                <w:rPrChange w:id="31326" w:author="Thomas Dietz" w:date="2012-08-10T13:22:00Z">
                  <w:rPr>
                    <w:ins w:id="31327" w:author="Thomas Dietz" w:date="2012-08-08T17:05:00Z"/>
                    <w:lang w:val="de-DE"/>
                  </w:rPr>
                </w:rPrChange>
              </w:rPr>
            </w:pPr>
            <w:ins w:id="31328" w:author="Thomas Dietz" w:date="2012-08-08T17:05:00Z">
              <w:r w:rsidRPr="00B80901">
                <w:rPr>
                  <w:rPrChange w:id="31329" w:author="Thomas Dietz" w:date="2012-08-10T13:22:00Z">
                    <w:rPr>
                      <w:lang w:val="de-DE"/>
                    </w:rPr>
                  </w:rPrChange>
                </w:rPr>
                <w:t xml:space="preserve">    G</w:t>
              </w:r>
            </w:ins>
          </w:p>
          <w:p w14:paraId="73E181A9" w14:textId="77777777" w:rsidR="009F3611" w:rsidRPr="00B80901" w:rsidRDefault="009F3611" w:rsidP="009F3611">
            <w:pPr>
              <w:pStyle w:val="XML1"/>
              <w:rPr>
                <w:ins w:id="31330" w:author="Thomas Dietz" w:date="2012-08-08T17:05:00Z"/>
                <w:rPrChange w:id="31331" w:author="Thomas Dietz" w:date="2012-08-10T13:22:00Z">
                  <w:rPr>
                    <w:ins w:id="31332" w:author="Thomas Dietz" w:date="2012-08-08T17:05:00Z"/>
                    <w:lang w:val="de-DE"/>
                  </w:rPr>
                </w:rPrChange>
              </w:rPr>
            </w:pPr>
            <w:ins w:id="31333" w:author="Thomas Dietz" w:date="2012-08-08T17:05:00Z">
              <w:r w:rsidRPr="00B80901">
                <w:rPr>
                  <w:rPrChange w:id="31334" w:author="Thomas Dietz" w:date="2012-08-10T13:22:00Z">
                    <w:rPr>
                      <w:lang w:val="de-DE"/>
                    </w:rPr>
                  </w:rPrChange>
                </w:rPr>
                <w:t xml:space="preserve">        an integer with certain properties with respect to P and Q</w:t>
              </w:r>
            </w:ins>
          </w:p>
          <w:p w14:paraId="2D381EB1" w14:textId="77777777" w:rsidR="009F3611" w:rsidRPr="00B80901" w:rsidRDefault="009F3611" w:rsidP="009F3611">
            <w:pPr>
              <w:pStyle w:val="XML1"/>
              <w:rPr>
                <w:ins w:id="31335" w:author="Thomas Dietz" w:date="2012-08-08T17:05:00Z"/>
                <w:rPrChange w:id="31336" w:author="Thomas Dietz" w:date="2012-08-10T13:22:00Z">
                  <w:rPr>
                    <w:ins w:id="31337" w:author="Thomas Dietz" w:date="2012-08-08T17:05:00Z"/>
                    <w:lang w:val="de-DE"/>
                  </w:rPr>
                </w:rPrChange>
              </w:rPr>
            </w:pPr>
            <w:ins w:id="31338" w:author="Thomas Dietz" w:date="2012-08-08T17:05:00Z">
              <w:r w:rsidRPr="00B80901">
                <w:rPr>
                  <w:rPrChange w:id="31339" w:author="Thomas Dietz" w:date="2012-08-10T13:22:00Z">
                    <w:rPr>
                      <w:lang w:val="de-DE"/>
                    </w:rPr>
                  </w:rPrChange>
                </w:rPr>
                <w:t xml:space="preserve">    J</w:t>
              </w:r>
            </w:ins>
          </w:p>
          <w:p w14:paraId="5CFE2E29" w14:textId="77777777" w:rsidR="009F3611" w:rsidRPr="00B80901" w:rsidRDefault="009F3611" w:rsidP="009F3611">
            <w:pPr>
              <w:pStyle w:val="XML1"/>
              <w:rPr>
                <w:ins w:id="31340" w:author="Thomas Dietz" w:date="2012-08-08T17:05:00Z"/>
                <w:rPrChange w:id="31341" w:author="Thomas Dietz" w:date="2012-08-10T13:22:00Z">
                  <w:rPr>
                    <w:ins w:id="31342" w:author="Thomas Dietz" w:date="2012-08-08T17:05:00Z"/>
                    <w:lang w:val="de-DE"/>
                  </w:rPr>
                </w:rPrChange>
              </w:rPr>
            </w:pPr>
            <w:ins w:id="31343" w:author="Thomas Dietz" w:date="2012-08-08T17:05:00Z">
              <w:r w:rsidRPr="00B80901">
                <w:rPr>
                  <w:rPrChange w:id="31344" w:author="Thomas Dietz" w:date="2012-08-10T13:22:00Z">
                    <w:rPr>
                      <w:lang w:val="de-DE"/>
                    </w:rPr>
                  </w:rPrChange>
                </w:rPr>
                <w:t xml:space="preserve">        (P - 1) / Q</w:t>
              </w:r>
            </w:ins>
          </w:p>
          <w:p w14:paraId="1E3DCE23" w14:textId="77777777" w:rsidR="009F3611" w:rsidRPr="00B80901" w:rsidRDefault="009F3611" w:rsidP="009F3611">
            <w:pPr>
              <w:pStyle w:val="XML1"/>
              <w:rPr>
                <w:ins w:id="31345" w:author="Thomas Dietz" w:date="2012-08-08T17:05:00Z"/>
                <w:rPrChange w:id="31346" w:author="Thomas Dietz" w:date="2012-08-10T13:22:00Z">
                  <w:rPr>
                    <w:ins w:id="31347" w:author="Thomas Dietz" w:date="2012-08-08T17:05:00Z"/>
                    <w:lang w:val="de-DE"/>
                  </w:rPr>
                </w:rPrChange>
              </w:rPr>
            </w:pPr>
            <w:ins w:id="31348" w:author="Thomas Dietz" w:date="2012-08-08T17:05:00Z">
              <w:r w:rsidRPr="00B80901">
                <w:rPr>
                  <w:rPrChange w:id="31349" w:author="Thomas Dietz" w:date="2012-08-10T13:22:00Z">
                    <w:rPr>
                      <w:lang w:val="de-DE"/>
                    </w:rPr>
                  </w:rPrChange>
                </w:rPr>
                <w:t xml:space="preserve">    Y</w:t>
              </w:r>
            </w:ins>
          </w:p>
          <w:p w14:paraId="4419D621" w14:textId="77777777" w:rsidR="009F3611" w:rsidRPr="00B80901" w:rsidRDefault="009F3611" w:rsidP="009F3611">
            <w:pPr>
              <w:pStyle w:val="XML1"/>
              <w:rPr>
                <w:ins w:id="31350" w:author="Thomas Dietz" w:date="2012-08-08T17:05:00Z"/>
                <w:rPrChange w:id="31351" w:author="Thomas Dietz" w:date="2012-08-10T13:22:00Z">
                  <w:rPr>
                    <w:ins w:id="31352" w:author="Thomas Dietz" w:date="2012-08-08T17:05:00Z"/>
                    <w:lang w:val="de-DE"/>
                  </w:rPr>
                </w:rPrChange>
              </w:rPr>
            </w:pPr>
            <w:ins w:id="31353" w:author="Thomas Dietz" w:date="2012-08-08T17:05:00Z">
              <w:r w:rsidRPr="00B80901">
                <w:rPr>
                  <w:rPrChange w:id="31354" w:author="Thomas Dietz" w:date="2012-08-10T13:22:00Z">
                    <w:rPr>
                      <w:lang w:val="de-DE"/>
                    </w:rPr>
                  </w:rPrChange>
                </w:rPr>
                <w:t xml:space="preserve">        G**X mod P (where X is part of the private key and not made</w:t>
              </w:r>
            </w:ins>
          </w:p>
          <w:p w14:paraId="2E38796B" w14:textId="77777777" w:rsidR="009F3611" w:rsidRPr="00B80901" w:rsidRDefault="009F3611" w:rsidP="009F3611">
            <w:pPr>
              <w:pStyle w:val="XML1"/>
              <w:rPr>
                <w:ins w:id="31355" w:author="Thomas Dietz" w:date="2012-08-08T17:05:00Z"/>
                <w:rPrChange w:id="31356" w:author="Thomas Dietz" w:date="2012-08-10T13:22:00Z">
                  <w:rPr>
                    <w:ins w:id="31357" w:author="Thomas Dietz" w:date="2012-08-08T17:05:00Z"/>
                    <w:lang w:val="de-DE"/>
                  </w:rPr>
                </w:rPrChange>
              </w:rPr>
            </w:pPr>
            <w:ins w:id="31358" w:author="Thomas Dietz" w:date="2012-08-08T17:05:00Z">
              <w:r w:rsidRPr="00B80901">
                <w:rPr>
                  <w:rPrChange w:id="31359" w:author="Thomas Dietz" w:date="2012-08-10T13:22:00Z">
                    <w:rPr>
                      <w:lang w:val="de-DE"/>
                    </w:rPr>
                  </w:rPrChange>
                </w:rPr>
                <w:t xml:space="preserve">        public)</w:t>
              </w:r>
            </w:ins>
          </w:p>
          <w:p w14:paraId="4796D802" w14:textId="77777777" w:rsidR="009F3611" w:rsidRPr="00B80901" w:rsidRDefault="009F3611" w:rsidP="009F3611">
            <w:pPr>
              <w:pStyle w:val="XML1"/>
              <w:rPr>
                <w:ins w:id="31360" w:author="Thomas Dietz" w:date="2012-08-08T17:05:00Z"/>
                <w:rPrChange w:id="31361" w:author="Thomas Dietz" w:date="2012-08-10T13:22:00Z">
                  <w:rPr>
                    <w:ins w:id="31362" w:author="Thomas Dietz" w:date="2012-08-08T17:05:00Z"/>
                    <w:lang w:val="de-DE"/>
                  </w:rPr>
                </w:rPrChange>
              </w:rPr>
            </w:pPr>
            <w:ins w:id="31363" w:author="Thomas Dietz" w:date="2012-08-08T17:05:00Z">
              <w:r w:rsidRPr="00B80901">
                <w:rPr>
                  <w:rPrChange w:id="31364" w:author="Thomas Dietz" w:date="2012-08-10T13:22:00Z">
                    <w:rPr>
                      <w:lang w:val="de-DE"/>
                    </w:rPr>
                  </w:rPrChange>
                </w:rPr>
                <w:t xml:space="preserve">    seed</w:t>
              </w:r>
            </w:ins>
          </w:p>
          <w:p w14:paraId="00E9B247" w14:textId="77777777" w:rsidR="009F3611" w:rsidRPr="00B80901" w:rsidRDefault="009F3611" w:rsidP="009F3611">
            <w:pPr>
              <w:pStyle w:val="XML1"/>
              <w:rPr>
                <w:ins w:id="31365" w:author="Thomas Dietz" w:date="2012-08-08T17:05:00Z"/>
                <w:rPrChange w:id="31366" w:author="Thomas Dietz" w:date="2012-08-10T13:22:00Z">
                  <w:rPr>
                    <w:ins w:id="31367" w:author="Thomas Dietz" w:date="2012-08-08T17:05:00Z"/>
                    <w:lang w:val="de-DE"/>
                  </w:rPr>
                </w:rPrChange>
              </w:rPr>
            </w:pPr>
            <w:ins w:id="31368" w:author="Thomas Dietz" w:date="2012-08-08T17:05:00Z">
              <w:r w:rsidRPr="00B80901">
                <w:rPr>
                  <w:rPrChange w:id="31369" w:author="Thomas Dietz" w:date="2012-08-10T13:22:00Z">
                    <w:rPr>
                      <w:lang w:val="de-DE"/>
                    </w:rPr>
                  </w:rPrChange>
                </w:rPr>
                <w:t xml:space="preserve">        a DSA prime generation seed</w:t>
              </w:r>
            </w:ins>
          </w:p>
          <w:p w14:paraId="2068F056" w14:textId="77777777" w:rsidR="009F3611" w:rsidRPr="00B80901" w:rsidRDefault="009F3611" w:rsidP="009F3611">
            <w:pPr>
              <w:pStyle w:val="XML1"/>
              <w:rPr>
                <w:ins w:id="31370" w:author="Thomas Dietz" w:date="2012-08-08T17:05:00Z"/>
                <w:rPrChange w:id="31371" w:author="Thomas Dietz" w:date="2012-08-10T13:22:00Z">
                  <w:rPr>
                    <w:ins w:id="31372" w:author="Thomas Dietz" w:date="2012-08-08T17:05:00Z"/>
                    <w:lang w:val="de-DE"/>
                  </w:rPr>
                </w:rPrChange>
              </w:rPr>
            </w:pPr>
            <w:ins w:id="31373" w:author="Thomas Dietz" w:date="2012-08-08T17:05:00Z">
              <w:r w:rsidRPr="00B80901">
                <w:rPr>
                  <w:rPrChange w:id="31374" w:author="Thomas Dietz" w:date="2012-08-10T13:22:00Z">
                    <w:rPr>
                      <w:lang w:val="de-DE"/>
                    </w:rPr>
                  </w:rPrChange>
                </w:rPr>
                <w:t xml:space="preserve">    pgenCounter</w:t>
              </w:r>
            </w:ins>
          </w:p>
          <w:p w14:paraId="74D8E2F7" w14:textId="77777777" w:rsidR="009F3611" w:rsidRPr="00B80901" w:rsidRDefault="009F3611" w:rsidP="009F3611">
            <w:pPr>
              <w:pStyle w:val="XML1"/>
              <w:rPr>
                <w:ins w:id="31375" w:author="Thomas Dietz" w:date="2012-08-08T17:05:00Z"/>
                <w:rPrChange w:id="31376" w:author="Thomas Dietz" w:date="2012-08-10T13:22:00Z">
                  <w:rPr>
                    <w:ins w:id="31377" w:author="Thomas Dietz" w:date="2012-08-08T17:05:00Z"/>
                    <w:lang w:val="de-DE"/>
                  </w:rPr>
                </w:rPrChange>
              </w:rPr>
            </w:pPr>
            <w:ins w:id="31378" w:author="Thomas Dietz" w:date="2012-08-08T17:05:00Z">
              <w:r w:rsidRPr="00B80901">
                <w:rPr>
                  <w:rPrChange w:id="31379" w:author="Thomas Dietz" w:date="2012-08-10T13:22:00Z">
                    <w:rPr>
                      <w:lang w:val="de-DE"/>
                    </w:rPr>
                  </w:rPrChange>
                </w:rPr>
                <w:t xml:space="preserve">        a DSA prime generation counter</w:t>
              </w:r>
            </w:ins>
          </w:p>
          <w:p w14:paraId="3F880D43" w14:textId="77777777" w:rsidR="009F3611" w:rsidRPr="00B80901" w:rsidRDefault="009F3611" w:rsidP="009F3611">
            <w:pPr>
              <w:pStyle w:val="XML1"/>
              <w:rPr>
                <w:ins w:id="31380" w:author="Thomas Dietz" w:date="2012-08-08T17:05:00Z"/>
                <w:rPrChange w:id="31381" w:author="Thomas Dietz" w:date="2012-08-10T13:22:00Z">
                  <w:rPr>
                    <w:ins w:id="31382" w:author="Thomas Dietz" w:date="2012-08-08T17:05:00Z"/>
                    <w:lang w:val="de-DE"/>
                  </w:rPr>
                </w:rPrChange>
              </w:rPr>
            </w:pPr>
          </w:p>
          <w:p w14:paraId="6171983B" w14:textId="77777777" w:rsidR="009F3611" w:rsidRPr="00B80901" w:rsidRDefault="009F3611" w:rsidP="009F3611">
            <w:pPr>
              <w:pStyle w:val="XML1"/>
              <w:rPr>
                <w:ins w:id="31383" w:author="Thomas Dietz" w:date="2012-08-08T17:05:00Z"/>
                <w:rPrChange w:id="31384" w:author="Thomas Dietz" w:date="2012-08-10T13:22:00Z">
                  <w:rPr>
                    <w:ins w:id="31385" w:author="Thomas Dietz" w:date="2012-08-08T17:05:00Z"/>
                    <w:lang w:val="de-DE"/>
                  </w:rPr>
                </w:rPrChange>
              </w:rPr>
            </w:pPr>
            <w:ins w:id="31386" w:author="Thomas Dietz" w:date="2012-08-08T17:05:00Z">
              <w:r w:rsidRPr="00B80901">
                <w:rPr>
                  <w:rPrChange w:id="31387" w:author="Thomas Dietz" w:date="2012-08-10T13:22:00Z">
                    <w:rPr>
                      <w:lang w:val="de-DE"/>
                    </w:rPr>
                  </w:rPrChange>
                </w:rPr>
                <w:t xml:space="preserve">    Parameter J is avilable for inclusion solely for efficiency as</w:t>
              </w:r>
            </w:ins>
          </w:p>
          <w:p w14:paraId="5DEA07EB" w14:textId="77777777" w:rsidR="009F3611" w:rsidRPr="00B80901" w:rsidRDefault="009F3611" w:rsidP="009F3611">
            <w:pPr>
              <w:pStyle w:val="XML1"/>
              <w:rPr>
                <w:ins w:id="31388" w:author="Thomas Dietz" w:date="2012-08-08T17:05:00Z"/>
                <w:rPrChange w:id="31389" w:author="Thomas Dietz" w:date="2012-08-10T13:22:00Z">
                  <w:rPr>
                    <w:ins w:id="31390" w:author="Thomas Dietz" w:date="2012-08-08T17:05:00Z"/>
                    <w:lang w:val="de-DE"/>
                  </w:rPr>
                </w:rPrChange>
              </w:rPr>
            </w:pPr>
            <w:ins w:id="31391" w:author="Thomas Dietz" w:date="2012-08-08T17:05:00Z">
              <w:r w:rsidRPr="00B80901">
                <w:rPr>
                  <w:rPrChange w:id="31392" w:author="Thomas Dietz" w:date="2012-08-10T13:22:00Z">
                    <w:rPr>
                      <w:lang w:val="de-DE"/>
                    </w:rPr>
                  </w:rPrChange>
                </w:rPr>
                <w:t xml:space="preserve">    it is calculatable from P and Q. Parameters seed and</w:t>
              </w:r>
            </w:ins>
          </w:p>
          <w:p w14:paraId="763E9F34" w14:textId="77777777" w:rsidR="009F3611" w:rsidRPr="00B80901" w:rsidRDefault="009F3611" w:rsidP="009F3611">
            <w:pPr>
              <w:pStyle w:val="XML1"/>
              <w:rPr>
                <w:ins w:id="31393" w:author="Thomas Dietz" w:date="2012-08-08T17:05:00Z"/>
                <w:rPrChange w:id="31394" w:author="Thomas Dietz" w:date="2012-08-10T13:22:00Z">
                  <w:rPr>
                    <w:ins w:id="31395" w:author="Thomas Dietz" w:date="2012-08-08T17:05:00Z"/>
                    <w:lang w:val="de-DE"/>
                  </w:rPr>
                </w:rPrChange>
              </w:rPr>
            </w:pPr>
            <w:ins w:id="31396" w:author="Thomas Dietz" w:date="2012-08-08T17:05:00Z">
              <w:r w:rsidRPr="00B80901">
                <w:rPr>
                  <w:rPrChange w:id="31397" w:author="Thomas Dietz" w:date="2012-08-10T13:22:00Z">
                    <w:rPr>
                      <w:lang w:val="de-DE"/>
                    </w:rPr>
                  </w:rPrChange>
                </w:rPr>
                <w:t xml:space="preserve">    pgenCounter are used in the DSA prime number generation</w:t>
              </w:r>
            </w:ins>
          </w:p>
          <w:p w14:paraId="5B6E901D" w14:textId="77777777" w:rsidR="009F3611" w:rsidRPr="00B80901" w:rsidRDefault="009F3611" w:rsidP="009F3611">
            <w:pPr>
              <w:pStyle w:val="XML1"/>
              <w:rPr>
                <w:ins w:id="31398" w:author="Thomas Dietz" w:date="2012-08-08T17:05:00Z"/>
                <w:rPrChange w:id="31399" w:author="Thomas Dietz" w:date="2012-08-10T13:22:00Z">
                  <w:rPr>
                    <w:ins w:id="31400" w:author="Thomas Dietz" w:date="2012-08-08T17:05:00Z"/>
                    <w:lang w:val="de-DE"/>
                  </w:rPr>
                </w:rPrChange>
              </w:rPr>
            </w:pPr>
            <w:ins w:id="31401" w:author="Thomas Dietz" w:date="2012-08-08T17:05:00Z">
              <w:r w:rsidRPr="00B80901">
                <w:rPr>
                  <w:rPrChange w:id="31402" w:author="Thomas Dietz" w:date="2012-08-10T13:22:00Z">
                    <w:rPr>
                      <w:lang w:val="de-DE"/>
                    </w:rPr>
                  </w:rPrChange>
                </w:rPr>
                <w:t xml:space="preserve">    algorithm specified in the above standard. As such, they are</w:t>
              </w:r>
            </w:ins>
          </w:p>
          <w:p w14:paraId="3B9B9CE6" w14:textId="77777777" w:rsidR="009F3611" w:rsidRPr="00B80901" w:rsidRDefault="009F3611" w:rsidP="009F3611">
            <w:pPr>
              <w:pStyle w:val="XML1"/>
              <w:rPr>
                <w:ins w:id="31403" w:author="Thomas Dietz" w:date="2012-08-08T17:05:00Z"/>
                <w:rPrChange w:id="31404" w:author="Thomas Dietz" w:date="2012-08-10T13:22:00Z">
                  <w:rPr>
                    <w:ins w:id="31405" w:author="Thomas Dietz" w:date="2012-08-08T17:05:00Z"/>
                    <w:lang w:val="de-DE"/>
                  </w:rPr>
                </w:rPrChange>
              </w:rPr>
            </w:pPr>
            <w:ins w:id="31406" w:author="Thomas Dietz" w:date="2012-08-08T17:05:00Z">
              <w:r w:rsidRPr="00B80901">
                <w:rPr>
                  <w:rPrChange w:id="31407" w:author="Thomas Dietz" w:date="2012-08-10T13:22:00Z">
                    <w:rPr>
                      <w:lang w:val="de-DE"/>
                    </w:rPr>
                  </w:rPrChange>
                </w:rPr>
                <w:t xml:space="preserve">    optional but MUST either both be present or both be absent.</w:t>
              </w:r>
            </w:ins>
          </w:p>
          <w:p w14:paraId="5BDF00C4" w14:textId="77777777" w:rsidR="009F3611" w:rsidRPr="00B80901" w:rsidRDefault="009F3611" w:rsidP="009F3611">
            <w:pPr>
              <w:pStyle w:val="XML1"/>
              <w:rPr>
                <w:ins w:id="31408" w:author="Thomas Dietz" w:date="2012-08-08T17:05:00Z"/>
                <w:rPrChange w:id="31409" w:author="Thomas Dietz" w:date="2012-08-10T13:22:00Z">
                  <w:rPr>
                    <w:ins w:id="31410" w:author="Thomas Dietz" w:date="2012-08-08T17:05:00Z"/>
                    <w:lang w:val="de-DE"/>
                  </w:rPr>
                </w:rPrChange>
              </w:rPr>
            </w:pPr>
            <w:ins w:id="31411" w:author="Thomas Dietz" w:date="2012-08-08T17:05:00Z">
              <w:r w:rsidRPr="00B80901">
                <w:rPr>
                  <w:rPrChange w:id="31412" w:author="Thomas Dietz" w:date="2012-08-10T13:22:00Z">
                    <w:rPr>
                      <w:lang w:val="de-DE"/>
                    </w:rPr>
                  </w:rPrChange>
                </w:rPr>
                <w:t xml:space="preserve">    This prime generation algorithm is designed to provide</w:t>
              </w:r>
            </w:ins>
          </w:p>
          <w:p w14:paraId="152D378C" w14:textId="77777777" w:rsidR="009F3611" w:rsidRPr="00B80901" w:rsidRDefault="009F3611" w:rsidP="009F3611">
            <w:pPr>
              <w:pStyle w:val="XML1"/>
              <w:rPr>
                <w:ins w:id="31413" w:author="Thomas Dietz" w:date="2012-08-08T17:05:00Z"/>
                <w:rPrChange w:id="31414" w:author="Thomas Dietz" w:date="2012-08-10T13:22:00Z">
                  <w:rPr>
                    <w:ins w:id="31415" w:author="Thomas Dietz" w:date="2012-08-08T17:05:00Z"/>
                    <w:lang w:val="de-DE"/>
                  </w:rPr>
                </w:rPrChange>
              </w:rPr>
            </w:pPr>
            <w:ins w:id="31416" w:author="Thomas Dietz" w:date="2012-08-08T17:05:00Z">
              <w:r w:rsidRPr="00B80901">
                <w:rPr>
                  <w:rPrChange w:id="31417" w:author="Thomas Dietz" w:date="2012-08-10T13:22:00Z">
                    <w:rPr>
                      <w:lang w:val="de-DE"/>
                    </w:rPr>
                  </w:rPrChange>
                </w:rPr>
                <w:t xml:space="preserve">    assurance that a weak prime is not being used and it yields a P</w:t>
              </w:r>
            </w:ins>
          </w:p>
          <w:p w14:paraId="02B8AF42" w14:textId="77777777" w:rsidR="009F3611" w:rsidRPr="00B80901" w:rsidRDefault="009F3611" w:rsidP="009F3611">
            <w:pPr>
              <w:pStyle w:val="XML1"/>
              <w:rPr>
                <w:ins w:id="31418" w:author="Thomas Dietz" w:date="2012-08-08T17:05:00Z"/>
                <w:rPrChange w:id="31419" w:author="Thomas Dietz" w:date="2012-08-10T13:22:00Z">
                  <w:rPr>
                    <w:ins w:id="31420" w:author="Thomas Dietz" w:date="2012-08-08T17:05:00Z"/>
                    <w:lang w:val="de-DE"/>
                  </w:rPr>
                </w:rPrChange>
              </w:rPr>
            </w:pPr>
            <w:ins w:id="31421" w:author="Thomas Dietz" w:date="2012-08-08T17:05:00Z">
              <w:r w:rsidRPr="00B80901">
                <w:rPr>
                  <w:rPrChange w:id="31422" w:author="Thomas Dietz" w:date="2012-08-10T13:22:00Z">
                    <w:rPr>
                      <w:lang w:val="de-DE"/>
                    </w:rPr>
                  </w:rPrChange>
                </w:rPr>
                <w:t xml:space="preserve">    and Q value. Parameters P, Q, and G can be public and common to</w:t>
              </w:r>
            </w:ins>
          </w:p>
          <w:p w14:paraId="02282FB4" w14:textId="77777777" w:rsidR="009F3611" w:rsidRPr="00B80901" w:rsidRDefault="009F3611" w:rsidP="009F3611">
            <w:pPr>
              <w:pStyle w:val="XML1"/>
              <w:rPr>
                <w:ins w:id="31423" w:author="Thomas Dietz" w:date="2012-08-08T17:05:00Z"/>
                <w:rPrChange w:id="31424" w:author="Thomas Dietz" w:date="2012-08-10T13:22:00Z">
                  <w:rPr>
                    <w:ins w:id="31425" w:author="Thomas Dietz" w:date="2012-08-08T17:05:00Z"/>
                    <w:lang w:val="de-DE"/>
                  </w:rPr>
                </w:rPrChange>
              </w:rPr>
            </w:pPr>
            <w:ins w:id="31426" w:author="Thomas Dietz" w:date="2012-08-08T17:05:00Z">
              <w:r w:rsidRPr="00B80901">
                <w:rPr>
                  <w:rPrChange w:id="31427" w:author="Thomas Dietz" w:date="2012-08-10T13:22:00Z">
                    <w:rPr>
                      <w:lang w:val="de-DE"/>
                    </w:rPr>
                  </w:rPrChange>
                </w:rPr>
                <w:t xml:space="preserve">    a group of users. They might be known from application context.</w:t>
              </w:r>
            </w:ins>
          </w:p>
          <w:p w14:paraId="5ABAACC3" w14:textId="77777777" w:rsidR="009F3611" w:rsidRPr="00B80901" w:rsidRDefault="009F3611" w:rsidP="009F3611">
            <w:pPr>
              <w:pStyle w:val="XML1"/>
              <w:rPr>
                <w:ins w:id="31428" w:author="Thomas Dietz" w:date="2012-08-08T17:05:00Z"/>
                <w:rPrChange w:id="31429" w:author="Thomas Dietz" w:date="2012-08-10T13:22:00Z">
                  <w:rPr>
                    <w:ins w:id="31430" w:author="Thomas Dietz" w:date="2012-08-08T17:05:00Z"/>
                    <w:lang w:val="de-DE"/>
                  </w:rPr>
                </w:rPrChange>
              </w:rPr>
            </w:pPr>
            <w:ins w:id="31431" w:author="Thomas Dietz" w:date="2012-08-08T17:05:00Z">
              <w:r w:rsidRPr="00B80901">
                <w:rPr>
                  <w:rPrChange w:id="31432" w:author="Thomas Dietz" w:date="2012-08-10T13:22:00Z">
                    <w:rPr>
                      <w:lang w:val="de-DE"/>
                    </w:rPr>
                  </w:rPrChange>
                </w:rPr>
                <w:t xml:space="preserve">    As such, they are optional but P and Q MUST either both appear</w:t>
              </w:r>
            </w:ins>
          </w:p>
          <w:p w14:paraId="4682914C" w14:textId="77777777" w:rsidR="009F3611" w:rsidRPr="00B80901" w:rsidRDefault="009F3611" w:rsidP="009F3611">
            <w:pPr>
              <w:pStyle w:val="XML1"/>
              <w:rPr>
                <w:ins w:id="31433" w:author="Thomas Dietz" w:date="2012-08-08T17:05:00Z"/>
                <w:rPrChange w:id="31434" w:author="Thomas Dietz" w:date="2012-08-10T13:22:00Z">
                  <w:rPr>
                    <w:ins w:id="31435" w:author="Thomas Dietz" w:date="2012-08-08T17:05:00Z"/>
                    <w:lang w:val="de-DE"/>
                  </w:rPr>
                </w:rPrChange>
              </w:rPr>
            </w:pPr>
            <w:ins w:id="31436" w:author="Thomas Dietz" w:date="2012-08-08T17:05:00Z">
              <w:r w:rsidRPr="00B80901">
                <w:rPr>
                  <w:rPrChange w:id="31437" w:author="Thomas Dietz" w:date="2012-08-10T13:22:00Z">
                    <w:rPr>
                      <w:lang w:val="de-DE"/>
                    </w:rPr>
                  </w:rPrChange>
                </w:rPr>
                <w:t xml:space="preserve">    or both be absent. If all of P, Q, seed, and pgenCounter are</w:t>
              </w:r>
            </w:ins>
          </w:p>
          <w:p w14:paraId="1A0CE85A" w14:textId="77777777" w:rsidR="009F3611" w:rsidRPr="00B80901" w:rsidRDefault="009F3611" w:rsidP="009F3611">
            <w:pPr>
              <w:pStyle w:val="XML1"/>
              <w:rPr>
                <w:ins w:id="31438" w:author="Thomas Dietz" w:date="2012-08-08T17:05:00Z"/>
                <w:rPrChange w:id="31439" w:author="Thomas Dietz" w:date="2012-08-10T13:22:00Z">
                  <w:rPr>
                    <w:ins w:id="31440" w:author="Thomas Dietz" w:date="2012-08-08T17:05:00Z"/>
                    <w:lang w:val="de-DE"/>
                  </w:rPr>
                </w:rPrChange>
              </w:rPr>
            </w:pPr>
            <w:ins w:id="31441" w:author="Thomas Dietz" w:date="2012-08-08T17:05:00Z">
              <w:r w:rsidRPr="00B80901">
                <w:rPr>
                  <w:rPrChange w:id="31442" w:author="Thomas Dietz" w:date="2012-08-10T13:22:00Z">
                    <w:rPr>
                      <w:lang w:val="de-DE"/>
                    </w:rPr>
                  </w:rPrChange>
                </w:rPr>
                <w:t xml:space="preserve">    present, implementations are not required to check if they are</w:t>
              </w:r>
            </w:ins>
          </w:p>
          <w:p w14:paraId="7C3A9311" w14:textId="77777777" w:rsidR="009F3611" w:rsidRPr="00B80901" w:rsidRDefault="009F3611" w:rsidP="009F3611">
            <w:pPr>
              <w:pStyle w:val="XML1"/>
              <w:rPr>
                <w:ins w:id="31443" w:author="Thomas Dietz" w:date="2012-08-08T17:05:00Z"/>
                <w:rPrChange w:id="31444" w:author="Thomas Dietz" w:date="2012-08-10T13:22:00Z">
                  <w:rPr>
                    <w:ins w:id="31445" w:author="Thomas Dietz" w:date="2012-08-08T17:05:00Z"/>
                    <w:lang w:val="de-DE"/>
                  </w:rPr>
                </w:rPrChange>
              </w:rPr>
            </w:pPr>
            <w:ins w:id="31446" w:author="Thomas Dietz" w:date="2012-08-08T17:05:00Z">
              <w:r w:rsidRPr="00B80901">
                <w:rPr>
                  <w:rPrChange w:id="31447" w:author="Thomas Dietz" w:date="2012-08-10T13:22:00Z">
                    <w:rPr>
                      <w:lang w:val="de-DE"/>
                    </w:rPr>
                  </w:rPrChange>
                </w:rPr>
                <w:t xml:space="preserve">    consistent and are free to use either P and Q or seed and</w:t>
              </w:r>
            </w:ins>
          </w:p>
          <w:p w14:paraId="6E28F33A" w14:textId="77777777" w:rsidR="009F3611" w:rsidRPr="00B80901" w:rsidRDefault="009F3611" w:rsidP="009F3611">
            <w:pPr>
              <w:pStyle w:val="XML1"/>
              <w:rPr>
                <w:ins w:id="31448" w:author="Thomas Dietz" w:date="2012-08-08T17:05:00Z"/>
                <w:rPrChange w:id="31449" w:author="Thomas Dietz" w:date="2012-08-10T13:22:00Z">
                  <w:rPr>
                    <w:ins w:id="31450" w:author="Thomas Dietz" w:date="2012-08-08T17:05:00Z"/>
                    <w:lang w:val="de-DE"/>
                  </w:rPr>
                </w:rPrChange>
              </w:rPr>
            </w:pPr>
            <w:ins w:id="31451" w:author="Thomas Dietz" w:date="2012-08-08T17:05:00Z">
              <w:r w:rsidRPr="00B80901">
                <w:rPr>
                  <w:rPrChange w:id="31452" w:author="Thomas Dietz" w:date="2012-08-10T13:22:00Z">
                    <w:rPr>
                      <w:lang w:val="de-DE"/>
                    </w:rPr>
                  </w:rPrChange>
                </w:rPr>
                <w:t xml:space="preserve">    pgenCounter. All parameters are encoded as base64 values.";</w:t>
              </w:r>
            </w:ins>
          </w:p>
          <w:p w14:paraId="3407E23F" w14:textId="77777777" w:rsidR="009F3611" w:rsidRPr="00B80901" w:rsidRDefault="009F3611" w:rsidP="009F3611">
            <w:pPr>
              <w:pStyle w:val="XML1"/>
              <w:rPr>
                <w:ins w:id="31453" w:author="Thomas Dietz" w:date="2012-08-08T17:05:00Z"/>
                <w:rPrChange w:id="31454" w:author="Thomas Dietz" w:date="2012-08-10T13:22:00Z">
                  <w:rPr>
                    <w:ins w:id="31455" w:author="Thomas Dietz" w:date="2012-08-08T17:05:00Z"/>
                    <w:lang w:val="de-DE"/>
                  </w:rPr>
                </w:rPrChange>
              </w:rPr>
            </w:pPr>
            <w:ins w:id="31456" w:author="Thomas Dietz" w:date="2012-08-08T17:05:00Z">
              <w:r w:rsidRPr="00B80901">
                <w:rPr>
                  <w:rPrChange w:id="31457" w:author="Thomas Dietz" w:date="2012-08-10T13:22:00Z">
                    <w:rPr>
                      <w:lang w:val="de-DE"/>
                    </w:rPr>
                  </w:rPrChange>
                </w:rPr>
                <w:t xml:space="preserve">    leaf P {</w:t>
              </w:r>
            </w:ins>
          </w:p>
          <w:p w14:paraId="2D7F4D33" w14:textId="77777777" w:rsidR="009F3611" w:rsidRPr="00B80901" w:rsidRDefault="009F3611" w:rsidP="009F3611">
            <w:pPr>
              <w:pStyle w:val="XML1"/>
              <w:rPr>
                <w:ins w:id="31458" w:author="Thomas Dietz" w:date="2012-08-08T17:05:00Z"/>
                <w:rPrChange w:id="31459" w:author="Thomas Dietz" w:date="2012-08-10T13:22:00Z">
                  <w:rPr>
                    <w:ins w:id="31460" w:author="Thomas Dietz" w:date="2012-08-08T17:05:00Z"/>
                    <w:lang w:val="de-DE"/>
                  </w:rPr>
                </w:rPrChange>
              </w:rPr>
            </w:pPr>
            <w:ins w:id="31461" w:author="Thomas Dietz" w:date="2012-08-08T17:05:00Z">
              <w:r w:rsidRPr="00B80901">
                <w:rPr>
                  <w:rPrChange w:id="31462" w:author="Thomas Dietz" w:date="2012-08-10T13:22:00Z">
                    <w:rPr>
                      <w:lang w:val="de-DE"/>
                    </w:rPr>
                  </w:rPrChange>
                </w:rPr>
                <w:t xml:space="preserve">      when "count(../Q) != 0";</w:t>
              </w:r>
            </w:ins>
          </w:p>
          <w:p w14:paraId="07C16DDB" w14:textId="77777777" w:rsidR="009F3611" w:rsidRPr="00B80901" w:rsidRDefault="009F3611" w:rsidP="009F3611">
            <w:pPr>
              <w:pStyle w:val="XML1"/>
              <w:rPr>
                <w:ins w:id="31463" w:author="Thomas Dietz" w:date="2012-08-08T17:05:00Z"/>
                <w:rPrChange w:id="31464" w:author="Thomas Dietz" w:date="2012-08-10T13:22:00Z">
                  <w:rPr>
                    <w:ins w:id="31465" w:author="Thomas Dietz" w:date="2012-08-08T17:05:00Z"/>
                    <w:lang w:val="de-DE"/>
                  </w:rPr>
                </w:rPrChange>
              </w:rPr>
            </w:pPr>
            <w:ins w:id="31466" w:author="Thomas Dietz" w:date="2012-08-08T17:05:00Z">
              <w:r w:rsidRPr="00B80901">
                <w:rPr>
                  <w:rPrChange w:id="31467" w:author="Thomas Dietz" w:date="2012-08-10T13:22:00Z">
                    <w:rPr>
                      <w:lang w:val="de-DE"/>
                    </w:rPr>
                  </w:rPrChange>
                </w:rPr>
                <w:t xml:space="preserve">      type binary;</w:t>
              </w:r>
            </w:ins>
          </w:p>
          <w:p w14:paraId="22A0133F" w14:textId="77777777" w:rsidR="009F3611" w:rsidRPr="00B80901" w:rsidRDefault="009F3611" w:rsidP="009F3611">
            <w:pPr>
              <w:pStyle w:val="XML1"/>
              <w:rPr>
                <w:ins w:id="31468" w:author="Thomas Dietz" w:date="2012-08-08T17:05:00Z"/>
                <w:rPrChange w:id="31469" w:author="Thomas Dietz" w:date="2012-08-10T13:22:00Z">
                  <w:rPr>
                    <w:ins w:id="31470" w:author="Thomas Dietz" w:date="2012-08-08T17:05:00Z"/>
                    <w:lang w:val="de-DE"/>
                  </w:rPr>
                </w:rPrChange>
              </w:rPr>
            </w:pPr>
            <w:ins w:id="31471" w:author="Thomas Dietz" w:date="2012-08-08T17:05:00Z">
              <w:r w:rsidRPr="00B80901">
                <w:rPr>
                  <w:rPrChange w:id="31472" w:author="Thomas Dietz" w:date="2012-08-10T13:22:00Z">
                    <w:rPr>
                      <w:lang w:val="de-DE"/>
                    </w:rPr>
                  </w:rPrChange>
                </w:rPr>
                <w:t xml:space="preserve">      mandatory true;</w:t>
              </w:r>
            </w:ins>
          </w:p>
          <w:p w14:paraId="720F2390" w14:textId="77777777" w:rsidR="009F3611" w:rsidRPr="00B80901" w:rsidRDefault="009F3611" w:rsidP="009F3611">
            <w:pPr>
              <w:pStyle w:val="XML1"/>
              <w:rPr>
                <w:ins w:id="31473" w:author="Thomas Dietz" w:date="2012-08-08T17:05:00Z"/>
                <w:rPrChange w:id="31474" w:author="Thomas Dietz" w:date="2012-08-10T13:22:00Z">
                  <w:rPr>
                    <w:ins w:id="31475" w:author="Thomas Dietz" w:date="2012-08-08T17:05:00Z"/>
                    <w:lang w:val="de-DE"/>
                  </w:rPr>
                </w:rPrChange>
              </w:rPr>
            </w:pPr>
            <w:ins w:id="31476" w:author="Thomas Dietz" w:date="2012-08-08T17:05:00Z">
              <w:r w:rsidRPr="00B80901">
                <w:rPr>
                  <w:rPrChange w:id="31477" w:author="Thomas Dietz" w:date="2012-08-10T13:22:00Z">
                    <w:rPr>
                      <w:lang w:val="de-DE"/>
                    </w:rPr>
                  </w:rPrChange>
                </w:rPr>
                <w:t xml:space="preserve">      description "This element is optional. It MUST be present in</w:t>
              </w:r>
            </w:ins>
          </w:p>
          <w:p w14:paraId="49D436AF" w14:textId="77777777" w:rsidR="009F3611" w:rsidRPr="00B80901" w:rsidRDefault="009F3611" w:rsidP="009F3611">
            <w:pPr>
              <w:pStyle w:val="XML1"/>
              <w:rPr>
                <w:ins w:id="31478" w:author="Thomas Dietz" w:date="2012-08-08T17:05:00Z"/>
                <w:rPrChange w:id="31479" w:author="Thomas Dietz" w:date="2012-08-10T13:22:00Z">
                  <w:rPr>
                    <w:ins w:id="31480" w:author="Thomas Dietz" w:date="2012-08-08T17:05:00Z"/>
                    <w:lang w:val="de-DE"/>
                  </w:rPr>
                </w:rPrChange>
              </w:rPr>
            </w:pPr>
            <w:ins w:id="31481" w:author="Thomas Dietz" w:date="2012-08-08T17:05:00Z">
              <w:r w:rsidRPr="00B80901">
                <w:rPr>
                  <w:rPrChange w:id="31482" w:author="Thomas Dietz" w:date="2012-08-10T13:22:00Z">
                    <w:rPr>
                      <w:lang w:val="de-DE"/>
                    </w:rPr>
                  </w:rPrChange>
                </w:rPr>
                <w:t xml:space="preserve">        the NETCONF data store, if the element 'Q' is present.</w:t>
              </w:r>
            </w:ins>
          </w:p>
          <w:p w14:paraId="6D42BCA6" w14:textId="77777777" w:rsidR="009F3611" w:rsidRPr="00B80901" w:rsidRDefault="009F3611" w:rsidP="009F3611">
            <w:pPr>
              <w:pStyle w:val="XML1"/>
              <w:rPr>
                <w:ins w:id="31483" w:author="Thomas Dietz" w:date="2012-08-08T17:05:00Z"/>
                <w:rPrChange w:id="31484" w:author="Thomas Dietz" w:date="2012-08-10T13:22:00Z">
                  <w:rPr>
                    <w:ins w:id="31485" w:author="Thomas Dietz" w:date="2012-08-08T17:05:00Z"/>
                    <w:lang w:val="de-DE"/>
                  </w:rPr>
                </w:rPrChange>
              </w:rPr>
            </w:pPr>
            <w:ins w:id="31486" w:author="Thomas Dietz" w:date="2012-08-08T17:05:00Z">
              <w:r w:rsidRPr="00B80901">
                <w:rPr>
                  <w:rPrChange w:id="31487" w:author="Thomas Dietz" w:date="2012-08-10T13:22:00Z">
                    <w:rPr>
                      <w:lang w:val="de-DE"/>
                    </w:rPr>
                  </w:rPrChange>
                </w:rPr>
                <w:t xml:space="preserve">        </w:t>
              </w:r>
            </w:ins>
          </w:p>
          <w:p w14:paraId="344C2DC8" w14:textId="77777777" w:rsidR="009F3611" w:rsidRPr="00B80901" w:rsidRDefault="009F3611" w:rsidP="009F3611">
            <w:pPr>
              <w:pStyle w:val="XML1"/>
              <w:rPr>
                <w:ins w:id="31488" w:author="Thomas Dietz" w:date="2012-08-08T17:05:00Z"/>
                <w:rPrChange w:id="31489" w:author="Thomas Dietz" w:date="2012-08-10T13:22:00Z">
                  <w:rPr>
                    <w:ins w:id="31490" w:author="Thomas Dietz" w:date="2012-08-08T17:05:00Z"/>
                    <w:lang w:val="de-DE"/>
                  </w:rPr>
                </w:rPrChange>
              </w:rPr>
            </w:pPr>
            <w:ins w:id="31491" w:author="Thomas Dietz" w:date="2012-08-08T17:05:00Z">
              <w:r w:rsidRPr="00B80901">
                <w:rPr>
                  <w:rPrChange w:id="31492" w:author="Thomas Dietz" w:date="2012-08-10T13:22:00Z">
                    <w:rPr>
                      <w:lang w:val="de-DE"/>
                    </w:rPr>
                  </w:rPrChange>
                </w:rPr>
                <w:t xml:space="preserve">        If element 'Q' is present in a NETCONF &lt;edit-config&gt;</w:t>
              </w:r>
            </w:ins>
          </w:p>
          <w:p w14:paraId="698526B3" w14:textId="77777777" w:rsidR="009F3611" w:rsidRPr="00B80901" w:rsidRDefault="009F3611" w:rsidP="009F3611">
            <w:pPr>
              <w:pStyle w:val="XML1"/>
              <w:rPr>
                <w:ins w:id="31493" w:author="Thomas Dietz" w:date="2012-08-08T17:05:00Z"/>
                <w:rPrChange w:id="31494" w:author="Thomas Dietz" w:date="2012-08-10T13:22:00Z">
                  <w:rPr>
                    <w:ins w:id="31495" w:author="Thomas Dietz" w:date="2012-08-08T17:05:00Z"/>
                    <w:lang w:val="de-DE"/>
                  </w:rPr>
                </w:rPrChange>
              </w:rPr>
            </w:pPr>
            <w:ins w:id="31496" w:author="Thomas Dietz" w:date="2012-08-08T17:05:00Z">
              <w:r w:rsidRPr="00B80901">
                <w:rPr>
                  <w:rPrChange w:id="31497" w:author="Thomas Dietz" w:date="2012-08-10T13:22:00Z">
                    <w:rPr>
                      <w:lang w:val="de-DE"/>
                    </w:rPr>
                  </w:rPrChange>
                </w:rPr>
                <w:t xml:space="preserve">        operation 'create', 'merge' or 'replace' and this element</w:t>
              </w:r>
            </w:ins>
          </w:p>
          <w:p w14:paraId="342A8116" w14:textId="77777777" w:rsidR="009F3611" w:rsidRPr="00B80901" w:rsidRDefault="009F3611" w:rsidP="009F3611">
            <w:pPr>
              <w:pStyle w:val="XML1"/>
              <w:rPr>
                <w:ins w:id="31498" w:author="Thomas Dietz" w:date="2012-08-08T17:05:00Z"/>
                <w:rPrChange w:id="31499" w:author="Thomas Dietz" w:date="2012-08-10T13:22:00Z">
                  <w:rPr>
                    <w:ins w:id="31500" w:author="Thomas Dietz" w:date="2012-08-08T17:05:00Z"/>
                    <w:lang w:val="de-DE"/>
                  </w:rPr>
                </w:rPrChange>
              </w:rPr>
            </w:pPr>
            <w:ins w:id="31501" w:author="Thomas Dietz" w:date="2012-08-08T17:05:00Z">
              <w:r w:rsidRPr="00B80901">
                <w:rPr>
                  <w:rPrChange w:id="31502" w:author="Thomas Dietz" w:date="2012-08-10T13:22:00Z">
                    <w:rPr>
                      <w:lang w:val="de-DE"/>
                    </w:rPr>
                  </w:rPrChange>
                </w:rPr>
                <w:t xml:space="preserve">        is missing, a 'data-missing' error is returned.";</w:t>
              </w:r>
            </w:ins>
          </w:p>
          <w:p w14:paraId="5DA6FD96" w14:textId="77777777" w:rsidR="009F3611" w:rsidRPr="00B80901" w:rsidRDefault="009F3611" w:rsidP="009F3611">
            <w:pPr>
              <w:pStyle w:val="XML1"/>
              <w:rPr>
                <w:ins w:id="31503" w:author="Thomas Dietz" w:date="2012-08-08T17:05:00Z"/>
                <w:rPrChange w:id="31504" w:author="Thomas Dietz" w:date="2012-08-10T13:22:00Z">
                  <w:rPr>
                    <w:ins w:id="31505" w:author="Thomas Dietz" w:date="2012-08-08T17:05:00Z"/>
                    <w:lang w:val="de-DE"/>
                  </w:rPr>
                </w:rPrChange>
              </w:rPr>
            </w:pPr>
            <w:ins w:id="31506" w:author="Thomas Dietz" w:date="2012-08-08T17:05:00Z">
              <w:r w:rsidRPr="00B80901">
                <w:rPr>
                  <w:rPrChange w:id="31507" w:author="Thomas Dietz" w:date="2012-08-10T13:22:00Z">
                    <w:rPr>
                      <w:lang w:val="de-DE"/>
                    </w:rPr>
                  </w:rPrChange>
                </w:rPr>
                <w:t xml:space="preserve">    }</w:t>
              </w:r>
            </w:ins>
          </w:p>
          <w:p w14:paraId="6A5B401A" w14:textId="77777777" w:rsidR="009F3611" w:rsidRPr="00B80901" w:rsidRDefault="009F3611" w:rsidP="009F3611">
            <w:pPr>
              <w:pStyle w:val="XML1"/>
              <w:rPr>
                <w:ins w:id="31508" w:author="Thomas Dietz" w:date="2012-08-08T17:05:00Z"/>
                <w:rPrChange w:id="31509" w:author="Thomas Dietz" w:date="2012-08-10T13:22:00Z">
                  <w:rPr>
                    <w:ins w:id="31510" w:author="Thomas Dietz" w:date="2012-08-08T17:05:00Z"/>
                    <w:lang w:val="de-DE"/>
                  </w:rPr>
                </w:rPrChange>
              </w:rPr>
            </w:pPr>
            <w:ins w:id="31511" w:author="Thomas Dietz" w:date="2012-08-08T17:05:00Z">
              <w:r w:rsidRPr="00B80901">
                <w:rPr>
                  <w:rPrChange w:id="31512" w:author="Thomas Dietz" w:date="2012-08-10T13:22:00Z">
                    <w:rPr>
                      <w:lang w:val="de-DE"/>
                    </w:rPr>
                  </w:rPrChange>
                </w:rPr>
                <w:t xml:space="preserve">    leaf Q {</w:t>
              </w:r>
            </w:ins>
          </w:p>
          <w:p w14:paraId="49B712C4" w14:textId="77777777" w:rsidR="009F3611" w:rsidRPr="00B80901" w:rsidRDefault="009F3611" w:rsidP="009F3611">
            <w:pPr>
              <w:pStyle w:val="XML1"/>
              <w:rPr>
                <w:ins w:id="31513" w:author="Thomas Dietz" w:date="2012-08-08T17:05:00Z"/>
                <w:rPrChange w:id="31514" w:author="Thomas Dietz" w:date="2012-08-10T13:22:00Z">
                  <w:rPr>
                    <w:ins w:id="31515" w:author="Thomas Dietz" w:date="2012-08-08T17:05:00Z"/>
                    <w:lang w:val="de-DE"/>
                  </w:rPr>
                </w:rPrChange>
              </w:rPr>
            </w:pPr>
            <w:ins w:id="31516" w:author="Thomas Dietz" w:date="2012-08-08T17:05:00Z">
              <w:r w:rsidRPr="00B80901">
                <w:rPr>
                  <w:rPrChange w:id="31517" w:author="Thomas Dietz" w:date="2012-08-10T13:22:00Z">
                    <w:rPr>
                      <w:lang w:val="de-DE"/>
                    </w:rPr>
                  </w:rPrChange>
                </w:rPr>
                <w:t xml:space="preserve">      when "count(../P) != 0";</w:t>
              </w:r>
            </w:ins>
          </w:p>
          <w:p w14:paraId="0F57C392" w14:textId="77777777" w:rsidR="009F3611" w:rsidRPr="00B80901" w:rsidRDefault="009F3611" w:rsidP="009F3611">
            <w:pPr>
              <w:pStyle w:val="XML1"/>
              <w:rPr>
                <w:ins w:id="31518" w:author="Thomas Dietz" w:date="2012-08-08T17:05:00Z"/>
                <w:rPrChange w:id="31519" w:author="Thomas Dietz" w:date="2012-08-10T13:22:00Z">
                  <w:rPr>
                    <w:ins w:id="31520" w:author="Thomas Dietz" w:date="2012-08-08T17:05:00Z"/>
                    <w:lang w:val="de-DE"/>
                  </w:rPr>
                </w:rPrChange>
              </w:rPr>
            </w:pPr>
            <w:ins w:id="31521" w:author="Thomas Dietz" w:date="2012-08-08T17:05:00Z">
              <w:r w:rsidRPr="00B80901">
                <w:rPr>
                  <w:rPrChange w:id="31522" w:author="Thomas Dietz" w:date="2012-08-10T13:22:00Z">
                    <w:rPr>
                      <w:lang w:val="de-DE"/>
                    </w:rPr>
                  </w:rPrChange>
                </w:rPr>
                <w:t xml:space="preserve">      type binary;</w:t>
              </w:r>
            </w:ins>
          </w:p>
          <w:p w14:paraId="34F66DC3" w14:textId="77777777" w:rsidR="009F3611" w:rsidRPr="00B80901" w:rsidRDefault="009F3611" w:rsidP="009F3611">
            <w:pPr>
              <w:pStyle w:val="XML1"/>
              <w:rPr>
                <w:ins w:id="31523" w:author="Thomas Dietz" w:date="2012-08-08T17:05:00Z"/>
                <w:rPrChange w:id="31524" w:author="Thomas Dietz" w:date="2012-08-10T13:22:00Z">
                  <w:rPr>
                    <w:ins w:id="31525" w:author="Thomas Dietz" w:date="2012-08-08T17:05:00Z"/>
                    <w:lang w:val="de-DE"/>
                  </w:rPr>
                </w:rPrChange>
              </w:rPr>
            </w:pPr>
            <w:ins w:id="31526" w:author="Thomas Dietz" w:date="2012-08-08T17:05:00Z">
              <w:r w:rsidRPr="00B80901">
                <w:rPr>
                  <w:rPrChange w:id="31527" w:author="Thomas Dietz" w:date="2012-08-10T13:22:00Z">
                    <w:rPr>
                      <w:lang w:val="de-DE"/>
                    </w:rPr>
                  </w:rPrChange>
                </w:rPr>
                <w:t xml:space="preserve">      mandatory true;</w:t>
              </w:r>
            </w:ins>
          </w:p>
          <w:p w14:paraId="6CDDB4BE" w14:textId="77777777" w:rsidR="009F3611" w:rsidRPr="00B80901" w:rsidRDefault="009F3611" w:rsidP="009F3611">
            <w:pPr>
              <w:pStyle w:val="XML1"/>
              <w:rPr>
                <w:ins w:id="31528" w:author="Thomas Dietz" w:date="2012-08-08T17:05:00Z"/>
                <w:rPrChange w:id="31529" w:author="Thomas Dietz" w:date="2012-08-10T13:22:00Z">
                  <w:rPr>
                    <w:ins w:id="31530" w:author="Thomas Dietz" w:date="2012-08-08T17:05:00Z"/>
                    <w:lang w:val="de-DE"/>
                  </w:rPr>
                </w:rPrChange>
              </w:rPr>
            </w:pPr>
            <w:ins w:id="31531" w:author="Thomas Dietz" w:date="2012-08-08T17:05:00Z">
              <w:r w:rsidRPr="00B80901">
                <w:rPr>
                  <w:rPrChange w:id="31532" w:author="Thomas Dietz" w:date="2012-08-10T13:22:00Z">
                    <w:rPr>
                      <w:lang w:val="de-DE"/>
                    </w:rPr>
                  </w:rPrChange>
                </w:rPr>
                <w:t xml:space="preserve">      description "This element is optional. It MUST be present in</w:t>
              </w:r>
            </w:ins>
          </w:p>
          <w:p w14:paraId="106BD43D" w14:textId="77777777" w:rsidR="009F3611" w:rsidRPr="00B80901" w:rsidRDefault="009F3611" w:rsidP="009F3611">
            <w:pPr>
              <w:pStyle w:val="XML1"/>
              <w:rPr>
                <w:ins w:id="31533" w:author="Thomas Dietz" w:date="2012-08-08T17:05:00Z"/>
                <w:rPrChange w:id="31534" w:author="Thomas Dietz" w:date="2012-08-10T13:22:00Z">
                  <w:rPr>
                    <w:ins w:id="31535" w:author="Thomas Dietz" w:date="2012-08-08T17:05:00Z"/>
                    <w:lang w:val="de-DE"/>
                  </w:rPr>
                </w:rPrChange>
              </w:rPr>
            </w:pPr>
            <w:ins w:id="31536" w:author="Thomas Dietz" w:date="2012-08-08T17:05:00Z">
              <w:r w:rsidRPr="00B80901">
                <w:rPr>
                  <w:rPrChange w:id="31537" w:author="Thomas Dietz" w:date="2012-08-10T13:22:00Z">
                    <w:rPr>
                      <w:lang w:val="de-DE"/>
                    </w:rPr>
                  </w:rPrChange>
                </w:rPr>
                <w:t xml:space="preserve">        the NETCONF data store, if the element 'P' is present.</w:t>
              </w:r>
            </w:ins>
          </w:p>
          <w:p w14:paraId="13B9DB57" w14:textId="77777777" w:rsidR="009F3611" w:rsidRPr="00B80901" w:rsidRDefault="009F3611" w:rsidP="009F3611">
            <w:pPr>
              <w:pStyle w:val="XML1"/>
              <w:rPr>
                <w:ins w:id="31538" w:author="Thomas Dietz" w:date="2012-08-08T17:05:00Z"/>
                <w:rPrChange w:id="31539" w:author="Thomas Dietz" w:date="2012-08-10T13:22:00Z">
                  <w:rPr>
                    <w:ins w:id="31540" w:author="Thomas Dietz" w:date="2012-08-08T17:05:00Z"/>
                    <w:lang w:val="de-DE"/>
                  </w:rPr>
                </w:rPrChange>
              </w:rPr>
            </w:pPr>
            <w:ins w:id="31541" w:author="Thomas Dietz" w:date="2012-08-08T17:05:00Z">
              <w:r w:rsidRPr="00B80901">
                <w:rPr>
                  <w:rPrChange w:id="31542" w:author="Thomas Dietz" w:date="2012-08-10T13:22:00Z">
                    <w:rPr>
                      <w:lang w:val="de-DE"/>
                    </w:rPr>
                  </w:rPrChange>
                </w:rPr>
                <w:t xml:space="preserve">        </w:t>
              </w:r>
            </w:ins>
          </w:p>
          <w:p w14:paraId="5C204E67" w14:textId="77777777" w:rsidR="009F3611" w:rsidRPr="00B80901" w:rsidRDefault="009F3611" w:rsidP="009F3611">
            <w:pPr>
              <w:pStyle w:val="XML1"/>
              <w:rPr>
                <w:ins w:id="31543" w:author="Thomas Dietz" w:date="2012-08-08T17:05:00Z"/>
                <w:rPrChange w:id="31544" w:author="Thomas Dietz" w:date="2012-08-10T13:22:00Z">
                  <w:rPr>
                    <w:ins w:id="31545" w:author="Thomas Dietz" w:date="2012-08-08T17:05:00Z"/>
                    <w:lang w:val="de-DE"/>
                  </w:rPr>
                </w:rPrChange>
              </w:rPr>
            </w:pPr>
            <w:ins w:id="31546" w:author="Thomas Dietz" w:date="2012-08-08T17:05:00Z">
              <w:r w:rsidRPr="00B80901">
                <w:rPr>
                  <w:rPrChange w:id="31547" w:author="Thomas Dietz" w:date="2012-08-10T13:22:00Z">
                    <w:rPr>
                      <w:lang w:val="de-DE"/>
                    </w:rPr>
                  </w:rPrChange>
                </w:rPr>
                <w:t xml:space="preserve">        If element 'P' is present in a NETCONF &lt;edit-config&gt;</w:t>
              </w:r>
            </w:ins>
          </w:p>
          <w:p w14:paraId="5E6CAF4A" w14:textId="77777777" w:rsidR="009F3611" w:rsidRPr="00B80901" w:rsidRDefault="009F3611" w:rsidP="009F3611">
            <w:pPr>
              <w:pStyle w:val="XML1"/>
              <w:rPr>
                <w:ins w:id="31548" w:author="Thomas Dietz" w:date="2012-08-08T17:05:00Z"/>
                <w:rPrChange w:id="31549" w:author="Thomas Dietz" w:date="2012-08-10T13:22:00Z">
                  <w:rPr>
                    <w:ins w:id="31550" w:author="Thomas Dietz" w:date="2012-08-08T17:05:00Z"/>
                    <w:lang w:val="de-DE"/>
                  </w:rPr>
                </w:rPrChange>
              </w:rPr>
            </w:pPr>
            <w:ins w:id="31551" w:author="Thomas Dietz" w:date="2012-08-08T17:05:00Z">
              <w:r w:rsidRPr="00B80901">
                <w:rPr>
                  <w:rPrChange w:id="31552" w:author="Thomas Dietz" w:date="2012-08-10T13:22:00Z">
                    <w:rPr>
                      <w:lang w:val="de-DE"/>
                    </w:rPr>
                  </w:rPrChange>
                </w:rPr>
                <w:t xml:space="preserve">        operation 'create', 'merge' or 'replace' and this element</w:t>
              </w:r>
            </w:ins>
          </w:p>
          <w:p w14:paraId="0A8D9CFA" w14:textId="77777777" w:rsidR="009F3611" w:rsidRPr="00B80901" w:rsidRDefault="009F3611" w:rsidP="009F3611">
            <w:pPr>
              <w:pStyle w:val="XML1"/>
              <w:rPr>
                <w:ins w:id="31553" w:author="Thomas Dietz" w:date="2012-08-08T17:05:00Z"/>
                <w:rPrChange w:id="31554" w:author="Thomas Dietz" w:date="2012-08-10T13:22:00Z">
                  <w:rPr>
                    <w:ins w:id="31555" w:author="Thomas Dietz" w:date="2012-08-08T17:05:00Z"/>
                    <w:lang w:val="de-DE"/>
                  </w:rPr>
                </w:rPrChange>
              </w:rPr>
            </w:pPr>
            <w:ins w:id="31556" w:author="Thomas Dietz" w:date="2012-08-08T17:05:00Z">
              <w:r w:rsidRPr="00B80901">
                <w:rPr>
                  <w:rPrChange w:id="31557" w:author="Thomas Dietz" w:date="2012-08-10T13:22:00Z">
                    <w:rPr>
                      <w:lang w:val="de-DE"/>
                    </w:rPr>
                  </w:rPrChange>
                </w:rPr>
                <w:t xml:space="preserve">        is missing, a 'data-missing' error is returned.";</w:t>
              </w:r>
            </w:ins>
          </w:p>
          <w:p w14:paraId="75CBD64B" w14:textId="77777777" w:rsidR="009F3611" w:rsidRPr="00B80901" w:rsidRDefault="009F3611" w:rsidP="009F3611">
            <w:pPr>
              <w:pStyle w:val="XML1"/>
              <w:rPr>
                <w:ins w:id="31558" w:author="Thomas Dietz" w:date="2012-08-08T17:05:00Z"/>
                <w:rPrChange w:id="31559" w:author="Thomas Dietz" w:date="2012-08-10T13:22:00Z">
                  <w:rPr>
                    <w:ins w:id="31560" w:author="Thomas Dietz" w:date="2012-08-08T17:05:00Z"/>
                    <w:lang w:val="de-DE"/>
                  </w:rPr>
                </w:rPrChange>
              </w:rPr>
            </w:pPr>
            <w:ins w:id="31561" w:author="Thomas Dietz" w:date="2012-08-08T17:05:00Z">
              <w:r w:rsidRPr="00B80901">
                <w:rPr>
                  <w:rPrChange w:id="31562" w:author="Thomas Dietz" w:date="2012-08-10T13:22:00Z">
                    <w:rPr>
                      <w:lang w:val="de-DE"/>
                    </w:rPr>
                  </w:rPrChange>
                </w:rPr>
                <w:t xml:space="preserve">    }</w:t>
              </w:r>
            </w:ins>
          </w:p>
          <w:p w14:paraId="27E8F348" w14:textId="77777777" w:rsidR="009F3611" w:rsidRPr="00B80901" w:rsidRDefault="009F3611" w:rsidP="009F3611">
            <w:pPr>
              <w:pStyle w:val="XML1"/>
              <w:rPr>
                <w:ins w:id="31563" w:author="Thomas Dietz" w:date="2012-08-08T17:05:00Z"/>
                <w:rPrChange w:id="31564" w:author="Thomas Dietz" w:date="2012-08-10T13:22:00Z">
                  <w:rPr>
                    <w:ins w:id="31565" w:author="Thomas Dietz" w:date="2012-08-08T17:05:00Z"/>
                    <w:lang w:val="de-DE"/>
                  </w:rPr>
                </w:rPrChange>
              </w:rPr>
            </w:pPr>
            <w:ins w:id="31566" w:author="Thomas Dietz" w:date="2012-08-08T17:05:00Z">
              <w:r w:rsidRPr="00B80901">
                <w:rPr>
                  <w:rPrChange w:id="31567" w:author="Thomas Dietz" w:date="2012-08-10T13:22:00Z">
                    <w:rPr>
                      <w:lang w:val="de-DE"/>
                    </w:rPr>
                  </w:rPrChange>
                </w:rPr>
                <w:t xml:space="preserve">    leaf J {</w:t>
              </w:r>
            </w:ins>
          </w:p>
          <w:p w14:paraId="2EC9EA8C" w14:textId="77777777" w:rsidR="009F3611" w:rsidRPr="00B80901" w:rsidRDefault="009F3611" w:rsidP="009F3611">
            <w:pPr>
              <w:pStyle w:val="XML1"/>
              <w:rPr>
                <w:ins w:id="31568" w:author="Thomas Dietz" w:date="2012-08-08T17:05:00Z"/>
                <w:rPrChange w:id="31569" w:author="Thomas Dietz" w:date="2012-08-10T13:22:00Z">
                  <w:rPr>
                    <w:ins w:id="31570" w:author="Thomas Dietz" w:date="2012-08-08T17:05:00Z"/>
                    <w:lang w:val="de-DE"/>
                  </w:rPr>
                </w:rPrChange>
              </w:rPr>
            </w:pPr>
            <w:ins w:id="31571" w:author="Thomas Dietz" w:date="2012-08-08T17:05:00Z">
              <w:r w:rsidRPr="00B80901">
                <w:rPr>
                  <w:rPrChange w:id="31572" w:author="Thomas Dietz" w:date="2012-08-10T13:22:00Z">
                    <w:rPr>
                      <w:lang w:val="de-DE"/>
                    </w:rPr>
                  </w:rPrChange>
                </w:rPr>
                <w:t xml:space="preserve">      type binary;</w:t>
              </w:r>
            </w:ins>
          </w:p>
          <w:p w14:paraId="1337CB16" w14:textId="77777777" w:rsidR="009F3611" w:rsidRPr="00B80901" w:rsidRDefault="009F3611" w:rsidP="009F3611">
            <w:pPr>
              <w:pStyle w:val="XML1"/>
              <w:rPr>
                <w:ins w:id="31573" w:author="Thomas Dietz" w:date="2012-08-08T17:05:00Z"/>
                <w:rPrChange w:id="31574" w:author="Thomas Dietz" w:date="2012-08-10T13:22:00Z">
                  <w:rPr>
                    <w:ins w:id="31575" w:author="Thomas Dietz" w:date="2012-08-08T17:05:00Z"/>
                    <w:lang w:val="de-DE"/>
                  </w:rPr>
                </w:rPrChange>
              </w:rPr>
            </w:pPr>
            <w:ins w:id="31576" w:author="Thomas Dietz" w:date="2012-08-08T17:05:00Z">
              <w:r w:rsidRPr="00B80901">
                <w:rPr>
                  <w:rPrChange w:id="31577" w:author="Thomas Dietz" w:date="2012-08-10T13:22:00Z">
                    <w:rPr>
                      <w:lang w:val="de-DE"/>
                    </w:rPr>
                  </w:rPrChange>
                </w:rPr>
                <w:lastRenderedPageBreak/>
                <w:t xml:space="preserve">      description "This element is optional.";</w:t>
              </w:r>
            </w:ins>
          </w:p>
          <w:p w14:paraId="5E76D6BE" w14:textId="77777777" w:rsidR="009F3611" w:rsidRPr="00B80901" w:rsidRDefault="009F3611" w:rsidP="009F3611">
            <w:pPr>
              <w:pStyle w:val="XML1"/>
              <w:rPr>
                <w:ins w:id="31578" w:author="Thomas Dietz" w:date="2012-08-08T17:05:00Z"/>
                <w:rPrChange w:id="31579" w:author="Thomas Dietz" w:date="2012-08-10T13:22:00Z">
                  <w:rPr>
                    <w:ins w:id="31580" w:author="Thomas Dietz" w:date="2012-08-08T17:05:00Z"/>
                    <w:lang w:val="de-DE"/>
                  </w:rPr>
                </w:rPrChange>
              </w:rPr>
            </w:pPr>
            <w:ins w:id="31581" w:author="Thomas Dietz" w:date="2012-08-08T17:05:00Z">
              <w:r w:rsidRPr="00B80901">
                <w:rPr>
                  <w:rPrChange w:id="31582" w:author="Thomas Dietz" w:date="2012-08-10T13:22:00Z">
                    <w:rPr>
                      <w:lang w:val="de-DE"/>
                    </w:rPr>
                  </w:rPrChange>
                </w:rPr>
                <w:t xml:space="preserve">    }</w:t>
              </w:r>
            </w:ins>
          </w:p>
          <w:p w14:paraId="1019295E" w14:textId="77777777" w:rsidR="009F3611" w:rsidRPr="00B80901" w:rsidRDefault="009F3611" w:rsidP="009F3611">
            <w:pPr>
              <w:pStyle w:val="XML1"/>
              <w:rPr>
                <w:ins w:id="31583" w:author="Thomas Dietz" w:date="2012-08-08T17:05:00Z"/>
                <w:rPrChange w:id="31584" w:author="Thomas Dietz" w:date="2012-08-10T13:22:00Z">
                  <w:rPr>
                    <w:ins w:id="31585" w:author="Thomas Dietz" w:date="2012-08-08T17:05:00Z"/>
                    <w:lang w:val="de-DE"/>
                  </w:rPr>
                </w:rPrChange>
              </w:rPr>
            </w:pPr>
            <w:ins w:id="31586" w:author="Thomas Dietz" w:date="2012-08-08T17:05:00Z">
              <w:r w:rsidRPr="00B80901">
                <w:rPr>
                  <w:rPrChange w:id="31587" w:author="Thomas Dietz" w:date="2012-08-10T13:22:00Z">
                    <w:rPr>
                      <w:lang w:val="de-DE"/>
                    </w:rPr>
                  </w:rPrChange>
                </w:rPr>
                <w:t xml:space="preserve">    leaf G {</w:t>
              </w:r>
            </w:ins>
          </w:p>
          <w:p w14:paraId="3054B5AB" w14:textId="77777777" w:rsidR="009F3611" w:rsidRPr="00B80901" w:rsidRDefault="009F3611" w:rsidP="009F3611">
            <w:pPr>
              <w:pStyle w:val="XML1"/>
              <w:rPr>
                <w:ins w:id="31588" w:author="Thomas Dietz" w:date="2012-08-08T17:05:00Z"/>
                <w:rPrChange w:id="31589" w:author="Thomas Dietz" w:date="2012-08-10T13:22:00Z">
                  <w:rPr>
                    <w:ins w:id="31590" w:author="Thomas Dietz" w:date="2012-08-08T17:05:00Z"/>
                    <w:lang w:val="de-DE"/>
                  </w:rPr>
                </w:rPrChange>
              </w:rPr>
            </w:pPr>
            <w:ins w:id="31591" w:author="Thomas Dietz" w:date="2012-08-08T17:05:00Z">
              <w:r w:rsidRPr="00B80901">
                <w:rPr>
                  <w:rPrChange w:id="31592" w:author="Thomas Dietz" w:date="2012-08-10T13:22:00Z">
                    <w:rPr>
                      <w:lang w:val="de-DE"/>
                    </w:rPr>
                  </w:rPrChange>
                </w:rPr>
                <w:t xml:space="preserve">      type binary;</w:t>
              </w:r>
            </w:ins>
          </w:p>
          <w:p w14:paraId="3CCA35A4" w14:textId="77777777" w:rsidR="009F3611" w:rsidRPr="00B80901" w:rsidRDefault="009F3611" w:rsidP="009F3611">
            <w:pPr>
              <w:pStyle w:val="XML1"/>
              <w:rPr>
                <w:ins w:id="31593" w:author="Thomas Dietz" w:date="2012-08-08T17:05:00Z"/>
                <w:rPrChange w:id="31594" w:author="Thomas Dietz" w:date="2012-08-10T13:22:00Z">
                  <w:rPr>
                    <w:ins w:id="31595" w:author="Thomas Dietz" w:date="2012-08-08T17:05:00Z"/>
                    <w:lang w:val="de-DE"/>
                  </w:rPr>
                </w:rPrChange>
              </w:rPr>
            </w:pPr>
            <w:ins w:id="31596" w:author="Thomas Dietz" w:date="2012-08-08T17:05:00Z">
              <w:r w:rsidRPr="00B80901">
                <w:rPr>
                  <w:rPrChange w:id="31597" w:author="Thomas Dietz" w:date="2012-08-10T13:22:00Z">
                    <w:rPr>
                      <w:lang w:val="de-DE"/>
                    </w:rPr>
                  </w:rPrChange>
                </w:rPr>
                <w:t xml:space="preserve">      description "This element is optional.";</w:t>
              </w:r>
            </w:ins>
          </w:p>
          <w:p w14:paraId="3478AA39" w14:textId="77777777" w:rsidR="009F3611" w:rsidRPr="00B80901" w:rsidRDefault="009F3611" w:rsidP="009F3611">
            <w:pPr>
              <w:pStyle w:val="XML1"/>
              <w:rPr>
                <w:ins w:id="31598" w:author="Thomas Dietz" w:date="2012-08-08T17:05:00Z"/>
                <w:rPrChange w:id="31599" w:author="Thomas Dietz" w:date="2012-08-10T13:22:00Z">
                  <w:rPr>
                    <w:ins w:id="31600" w:author="Thomas Dietz" w:date="2012-08-08T17:05:00Z"/>
                    <w:lang w:val="de-DE"/>
                  </w:rPr>
                </w:rPrChange>
              </w:rPr>
            </w:pPr>
            <w:ins w:id="31601" w:author="Thomas Dietz" w:date="2012-08-08T17:05:00Z">
              <w:r w:rsidRPr="00B80901">
                <w:rPr>
                  <w:rPrChange w:id="31602" w:author="Thomas Dietz" w:date="2012-08-10T13:22:00Z">
                    <w:rPr>
                      <w:lang w:val="de-DE"/>
                    </w:rPr>
                  </w:rPrChange>
                </w:rPr>
                <w:t xml:space="preserve">    }</w:t>
              </w:r>
            </w:ins>
          </w:p>
          <w:p w14:paraId="142717CA" w14:textId="77777777" w:rsidR="009F3611" w:rsidRPr="00B80901" w:rsidRDefault="009F3611" w:rsidP="009F3611">
            <w:pPr>
              <w:pStyle w:val="XML1"/>
              <w:rPr>
                <w:ins w:id="31603" w:author="Thomas Dietz" w:date="2012-08-08T17:05:00Z"/>
                <w:rPrChange w:id="31604" w:author="Thomas Dietz" w:date="2012-08-10T13:22:00Z">
                  <w:rPr>
                    <w:ins w:id="31605" w:author="Thomas Dietz" w:date="2012-08-08T17:05:00Z"/>
                    <w:lang w:val="de-DE"/>
                  </w:rPr>
                </w:rPrChange>
              </w:rPr>
            </w:pPr>
            <w:ins w:id="31606" w:author="Thomas Dietz" w:date="2012-08-08T17:05:00Z">
              <w:r w:rsidRPr="00B80901">
                <w:rPr>
                  <w:rPrChange w:id="31607" w:author="Thomas Dietz" w:date="2012-08-10T13:22:00Z">
                    <w:rPr>
                      <w:lang w:val="de-DE"/>
                    </w:rPr>
                  </w:rPrChange>
                </w:rPr>
                <w:t xml:space="preserve">    leaf Y {</w:t>
              </w:r>
            </w:ins>
          </w:p>
          <w:p w14:paraId="3AC85402" w14:textId="77777777" w:rsidR="009F3611" w:rsidRPr="00B80901" w:rsidRDefault="009F3611" w:rsidP="009F3611">
            <w:pPr>
              <w:pStyle w:val="XML1"/>
              <w:rPr>
                <w:ins w:id="31608" w:author="Thomas Dietz" w:date="2012-08-08T17:05:00Z"/>
                <w:rPrChange w:id="31609" w:author="Thomas Dietz" w:date="2012-08-10T13:22:00Z">
                  <w:rPr>
                    <w:ins w:id="31610" w:author="Thomas Dietz" w:date="2012-08-08T17:05:00Z"/>
                    <w:lang w:val="de-DE"/>
                  </w:rPr>
                </w:rPrChange>
              </w:rPr>
            </w:pPr>
            <w:ins w:id="31611" w:author="Thomas Dietz" w:date="2012-08-08T17:05:00Z">
              <w:r w:rsidRPr="00B80901">
                <w:rPr>
                  <w:rPrChange w:id="31612" w:author="Thomas Dietz" w:date="2012-08-10T13:22:00Z">
                    <w:rPr>
                      <w:lang w:val="de-DE"/>
                    </w:rPr>
                  </w:rPrChange>
                </w:rPr>
                <w:t xml:space="preserve">      type binary;</w:t>
              </w:r>
            </w:ins>
          </w:p>
          <w:p w14:paraId="324BB056" w14:textId="77777777" w:rsidR="009F3611" w:rsidRPr="00B80901" w:rsidRDefault="009F3611" w:rsidP="009F3611">
            <w:pPr>
              <w:pStyle w:val="XML1"/>
              <w:rPr>
                <w:ins w:id="31613" w:author="Thomas Dietz" w:date="2012-08-08T17:05:00Z"/>
                <w:rPrChange w:id="31614" w:author="Thomas Dietz" w:date="2012-08-10T13:22:00Z">
                  <w:rPr>
                    <w:ins w:id="31615" w:author="Thomas Dietz" w:date="2012-08-08T17:05:00Z"/>
                    <w:lang w:val="de-DE"/>
                  </w:rPr>
                </w:rPrChange>
              </w:rPr>
            </w:pPr>
            <w:ins w:id="31616" w:author="Thomas Dietz" w:date="2012-08-08T17:05:00Z">
              <w:r w:rsidRPr="00B80901">
                <w:rPr>
                  <w:rPrChange w:id="31617" w:author="Thomas Dietz" w:date="2012-08-10T13:22:00Z">
                    <w:rPr>
                      <w:lang w:val="de-DE"/>
                    </w:rPr>
                  </w:rPrChange>
                </w:rPr>
                <w:t xml:space="preserve">      mandatory true;</w:t>
              </w:r>
            </w:ins>
          </w:p>
          <w:p w14:paraId="1CB8A464" w14:textId="77777777" w:rsidR="009F3611" w:rsidRPr="00B80901" w:rsidRDefault="009F3611" w:rsidP="009F3611">
            <w:pPr>
              <w:pStyle w:val="XML1"/>
              <w:rPr>
                <w:ins w:id="31618" w:author="Thomas Dietz" w:date="2012-08-08T17:05:00Z"/>
                <w:rPrChange w:id="31619" w:author="Thomas Dietz" w:date="2012-08-10T13:22:00Z">
                  <w:rPr>
                    <w:ins w:id="31620" w:author="Thomas Dietz" w:date="2012-08-08T17:05:00Z"/>
                    <w:lang w:val="de-DE"/>
                  </w:rPr>
                </w:rPrChange>
              </w:rPr>
            </w:pPr>
            <w:ins w:id="31621" w:author="Thomas Dietz" w:date="2012-08-08T17:05:00Z">
              <w:r w:rsidRPr="00B80901">
                <w:rPr>
                  <w:rPrChange w:id="31622" w:author="Thomas Dietz" w:date="2012-08-10T13:22:00Z">
                    <w:rPr>
                      <w:lang w:val="de-DE"/>
                    </w:rPr>
                  </w:rPrChange>
                </w:rPr>
                <w:t xml:space="preserve">      description "This element MUST be present in the NETCONF data</w:t>
              </w:r>
            </w:ins>
          </w:p>
          <w:p w14:paraId="72875F4D" w14:textId="77777777" w:rsidR="009F3611" w:rsidRPr="00B80901" w:rsidRDefault="009F3611" w:rsidP="009F3611">
            <w:pPr>
              <w:pStyle w:val="XML1"/>
              <w:rPr>
                <w:ins w:id="31623" w:author="Thomas Dietz" w:date="2012-08-08T17:05:00Z"/>
                <w:rPrChange w:id="31624" w:author="Thomas Dietz" w:date="2012-08-10T13:22:00Z">
                  <w:rPr>
                    <w:ins w:id="31625" w:author="Thomas Dietz" w:date="2012-08-08T17:05:00Z"/>
                    <w:lang w:val="de-DE"/>
                  </w:rPr>
                </w:rPrChange>
              </w:rPr>
            </w:pPr>
            <w:ins w:id="31626" w:author="Thomas Dietz" w:date="2012-08-08T17:05:00Z">
              <w:r w:rsidRPr="00B80901">
                <w:rPr>
                  <w:rPrChange w:id="31627" w:author="Thomas Dietz" w:date="2012-08-10T13:22:00Z">
                    <w:rPr>
                      <w:lang w:val="de-DE"/>
                    </w:rPr>
                  </w:rPrChange>
                </w:rPr>
                <w:t xml:space="preserve">        store. If this element is not present in a NETCONF</w:t>
              </w:r>
            </w:ins>
          </w:p>
          <w:p w14:paraId="4E5FF80B" w14:textId="77777777" w:rsidR="009F3611" w:rsidRPr="00B80901" w:rsidRDefault="009F3611" w:rsidP="009F3611">
            <w:pPr>
              <w:pStyle w:val="XML1"/>
              <w:rPr>
                <w:ins w:id="31628" w:author="Thomas Dietz" w:date="2012-08-08T17:05:00Z"/>
                <w:rPrChange w:id="31629" w:author="Thomas Dietz" w:date="2012-08-10T13:22:00Z">
                  <w:rPr>
                    <w:ins w:id="31630" w:author="Thomas Dietz" w:date="2012-08-08T17:05:00Z"/>
                    <w:lang w:val="de-DE"/>
                  </w:rPr>
                </w:rPrChange>
              </w:rPr>
            </w:pPr>
            <w:ins w:id="31631" w:author="Thomas Dietz" w:date="2012-08-08T17:05:00Z">
              <w:r w:rsidRPr="00B80901">
                <w:rPr>
                  <w:rPrChange w:id="31632" w:author="Thomas Dietz" w:date="2012-08-10T13:22:00Z">
                    <w:rPr>
                      <w:lang w:val="de-DE"/>
                    </w:rPr>
                  </w:rPrChange>
                </w:rPr>
                <w:t xml:space="preserve">        &lt;edit-config&gt; operation 'create', 'merge' or 'replace' and</w:t>
              </w:r>
            </w:ins>
          </w:p>
          <w:p w14:paraId="52BBAD90" w14:textId="77777777" w:rsidR="009F3611" w:rsidRPr="00B80901" w:rsidRDefault="009F3611" w:rsidP="009F3611">
            <w:pPr>
              <w:pStyle w:val="XML1"/>
              <w:rPr>
                <w:ins w:id="31633" w:author="Thomas Dietz" w:date="2012-08-08T17:05:00Z"/>
                <w:rPrChange w:id="31634" w:author="Thomas Dietz" w:date="2012-08-10T13:22:00Z">
                  <w:rPr>
                    <w:ins w:id="31635" w:author="Thomas Dietz" w:date="2012-08-08T17:05:00Z"/>
                    <w:lang w:val="de-DE"/>
                  </w:rPr>
                </w:rPrChange>
              </w:rPr>
            </w:pPr>
            <w:ins w:id="31636" w:author="Thomas Dietz" w:date="2012-08-08T17:05:00Z">
              <w:r w:rsidRPr="00B80901">
                <w:rPr>
                  <w:rPrChange w:id="31637" w:author="Thomas Dietz" w:date="2012-08-10T13:22:00Z">
                    <w:rPr>
                      <w:lang w:val="de-DE"/>
                    </w:rPr>
                  </w:rPrChange>
                </w:rPr>
                <w:t xml:space="preserve">        the parent element does not exist, a 'data-missing' error</w:t>
              </w:r>
            </w:ins>
          </w:p>
          <w:p w14:paraId="04FE58EA" w14:textId="77777777" w:rsidR="009F3611" w:rsidRPr="00B80901" w:rsidRDefault="009F3611" w:rsidP="009F3611">
            <w:pPr>
              <w:pStyle w:val="XML1"/>
              <w:rPr>
                <w:ins w:id="31638" w:author="Thomas Dietz" w:date="2012-08-08T17:05:00Z"/>
                <w:rPrChange w:id="31639" w:author="Thomas Dietz" w:date="2012-08-10T13:22:00Z">
                  <w:rPr>
                    <w:ins w:id="31640" w:author="Thomas Dietz" w:date="2012-08-08T17:05:00Z"/>
                    <w:lang w:val="de-DE"/>
                  </w:rPr>
                </w:rPrChange>
              </w:rPr>
            </w:pPr>
            <w:ins w:id="31641" w:author="Thomas Dietz" w:date="2012-08-08T17:05:00Z">
              <w:r w:rsidRPr="00B80901">
                <w:rPr>
                  <w:rPrChange w:id="31642" w:author="Thomas Dietz" w:date="2012-08-10T13:22:00Z">
                    <w:rPr>
                      <w:lang w:val="de-DE"/>
                    </w:rPr>
                  </w:rPrChange>
                </w:rPr>
                <w:t xml:space="preserve">        is returned.";</w:t>
              </w:r>
            </w:ins>
          </w:p>
          <w:p w14:paraId="2CA5B631" w14:textId="77777777" w:rsidR="009F3611" w:rsidRPr="00B80901" w:rsidRDefault="009F3611" w:rsidP="009F3611">
            <w:pPr>
              <w:pStyle w:val="XML1"/>
              <w:rPr>
                <w:ins w:id="31643" w:author="Thomas Dietz" w:date="2012-08-08T17:05:00Z"/>
                <w:rPrChange w:id="31644" w:author="Thomas Dietz" w:date="2012-08-10T13:22:00Z">
                  <w:rPr>
                    <w:ins w:id="31645" w:author="Thomas Dietz" w:date="2012-08-08T17:05:00Z"/>
                    <w:lang w:val="de-DE"/>
                  </w:rPr>
                </w:rPrChange>
              </w:rPr>
            </w:pPr>
            <w:ins w:id="31646" w:author="Thomas Dietz" w:date="2012-08-08T17:05:00Z">
              <w:r w:rsidRPr="00B80901">
                <w:rPr>
                  <w:rPrChange w:id="31647" w:author="Thomas Dietz" w:date="2012-08-10T13:22:00Z">
                    <w:rPr>
                      <w:lang w:val="de-DE"/>
                    </w:rPr>
                  </w:rPrChange>
                </w:rPr>
                <w:t xml:space="preserve">    }</w:t>
              </w:r>
            </w:ins>
          </w:p>
          <w:p w14:paraId="6C4B3D94" w14:textId="77777777" w:rsidR="009F3611" w:rsidRPr="00B80901" w:rsidRDefault="009F3611" w:rsidP="009F3611">
            <w:pPr>
              <w:pStyle w:val="XML1"/>
              <w:rPr>
                <w:ins w:id="31648" w:author="Thomas Dietz" w:date="2012-08-08T17:05:00Z"/>
                <w:rPrChange w:id="31649" w:author="Thomas Dietz" w:date="2012-08-10T13:22:00Z">
                  <w:rPr>
                    <w:ins w:id="31650" w:author="Thomas Dietz" w:date="2012-08-08T17:05:00Z"/>
                    <w:lang w:val="de-DE"/>
                  </w:rPr>
                </w:rPrChange>
              </w:rPr>
            </w:pPr>
            <w:ins w:id="31651" w:author="Thomas Dietz" w:date="2012-08-08T17:05:00Z">
              <w:r w:rsidRPr="00B80901">
                <w:rPr>
                  <w:rPrChange w:id="31652" w:author="Thomas Dietz" w:date="2012-08-10T13:22:00Z">
                    <w:rPr>
                      <w:lang w:val="de-DE"/>
                    </w:rPr>
                  </w:rPrChange>
                </w:rPr>
                <w:t xml:space="preserve">    leaf Seed {</w:t>
              </w:r>
            </w:ins>
          </w:p>
          <w:p w14:paraId="1D86576C" w14:textId="77777777" w:rsidR="009F3611" w:rsidRPr="00B80901" w:rsidRDefault="009F3611" w:rsidP="009F3611">
            <w:pPr>
              <w:pStyle w:val="XML1"/>
              <w:rPr>
                <w:ins w:id="31653" w:author="Thomas Dietz" w:date="2012-08-08T17:05:00Z"/>
                <w:rPrChange w:id="31654" w:author="Thomas Dietz" w:date="2012-08-10T13:22:00Z">
                  <w:rPr>
                    <w:ins w:id="31655" w:author="Thomas Dietz" w:date="2012-08-08T17:05:00Z"/>
                    <w:lang w:val="de-DE"/>
                  </w:rPr>
                </w:rPrChange>
              </w:rPr>
            </w:pPr>
            <w:ins w:id="31656" w:author="Thomas Dietz" w:date="2012-08-08T17:05:00Z">
              <w:r w:rsidRPr="00B80901">
                <w:rPr>
                  <w:rPrChange w:id="31657" w:author="Thomas Dietz" w:date="2012-08-10T13:22:00Z">
                    <w:rPr>
                      <w:lang w:val="de-DE"/>
                    </w:rPr>
                  </w:rPrChange>
                </w:rPr>
                <w:t xml:space="preserve">      when "count(../PgenCounter) != 0";</w:t>
              </w:r>
            </w:ins>
          </w:p>
          <w:p w14:paraId="45D47911" w14:textId="77777777" w:rsidR="009F3611" w:rsidRPr="00B80901" w:rsidRDefault="009F3611" w:rsidP="009F3611">
            <w:pPr>
              <w:pStyle w:val="XML1"/>
              <w:rPr>
                <w:ins w:id="31658" w:author="Thomas Dietz" w:date="2012-08-08T17:05:00Z"/>
                <w:rPrChange w:id="31659" w:author="Thomas Dietz" w:date="2012-08-10T13:22:00Z">
                  <w:rPr>
                    <w:ins w:id="31660" w:author="Thomas Dietz" w:date="2012-08-08T17:05:00Z"/>
                    <w:lang w:val="de-DE"/>
                  </w:rPr>
                </w:rPrChange>
              </w:rPr>
            </w:pPr>
            <w:ins w:id="31661" w:author="Thomas Dietz" w:date="2012-08-08T17:05:00Z">
              <w:r w:rsidRPr="00B80901">
                <w:rPr>
                  <w:rPrChange w:id="31662" w:author="Thomas Dietz" w:date="2012-08-10T13:22:00Z">
                    <w:rPr>
                      <w:lang w:val="de-DE"/>
                    </w:rPr>
                  </w:rPrChange>
                </w:rPr>
                <w:t xml:space="preserve">      type binary;</w:t>
              </w:r>
            </w:ins>
          </w:p>
          <w:p w14:paraId="033548D0" w14:textId="77777777" w:rsidR="009F3611" w:rsidRPr="00B80901" w:rsidRDefault="009F3611" w:rsidP="009F3611">
            <w:pPr>
              <w:pStyle w:val="XML1"/>
              <w:rPr>
                <w:ins w:id="31663" w:author="Thomas Dietz" w:date="2012-08-08T17:05:00Z"/>
                <w:rPrChange w:id="31664" w:author="Thomas Dietz" w:date="2012-08-10T13:22:00Z">
                  <w:rPr>
                    <w:ins w:id="31665" w:author="Thomas Dietz" w:date="2012-08-08T17:05:00Z"/>
                    <w:lang w:val="de-DE"/>
                  </w:rPr>
                </w:rPrChange>
              </w:rPr>
            </w:pPr>
            <w:ins w:id="31666" w:author="Thomas Dietz" w:date="2012-08-08T17:05:00Z">
              <w:r w:rsidRPr="00B80901">
                <w:rPr>
                  <w:rPrChange w:id="31667" w:author="Thomas Dietz" w:date="2012-08-10T13:22:00Z">
                    <w:rPr>
                      <w:lang w:val="de-DE"/>
                    </w:rPr>
                  </w:rPrChange>
                </w:rPr>
                <w:t xml:space="preserve">      mandatory true;</w:t>
              </w:r>
            </w:ins>
          </w:p>
          <w:p w14:paraId="2E36F98D" w14:textId="77777777" w:rsidR="009F3611" w:rsidRPr="00B80901" w:rsidRDefault="009F3611" w:rsidP="009F3611">
            <w:pPr>
              <w:pStyle w:val="XML1"/>
              <w:rPr>
                <w:ins w:id="31668" w:author="Thomas Dietz" w:date="2012-08-08T17:05:00Z"/>
                <w:rPrChange w:id="31669" w:author="Thomas Dietz" w:date="2012-08-10T13:22:00Z">
                  <w:rPr>
                    <w:ins w:id="31670" w:author="Thomas Dietz" w:date="2012-08-08T17:05:00Z"/>
                    <w:lang w:val="de-DE"/>
                  </w:rPr>
                </w:rPrChange>
              </w:rPr>
            </w:pPr>
            <w:ins w:id="31671" w:author="Thomas Dietz" w:date="2012-08-08T17:05:00Z">
              <w:r w:rsidRPr="00B80901">
                <w:rPr>
                  <w:rPrChange w:id="31672" w:author="Thomas Dietz" w:date="2012-08-10T13:22:00Z">
                    <w:rPr>
                      <w:lang w:val="de-DE"/>
                    </w:rPr>
                  </w:rPrChange>
                </w:rPr>
                <w:t xml:space="preserve">      description "This element is optional. It MUST be present in</w:t>
              </w:r>
            </w:ins>
          </w:p>
          <w:p w14:paraId="0E107397" w14:textId="77777777" w:rsidR="009F3611" w:rsidRPr="00B80901" w:rsidRDefault="009F3611" w:rsidP="009F3611">
            <w:pPr>
              <w:pStyle w:val="XML1"/>
              <w:rPr>
                <w:ins w:id="31673" w:author="Thomas Dietz" w:date="2012-08-08T17:05:00Z"/>
                <w:rPrChange w:id="31674" w:author="Thomas Dietz" w:date="2012-08-10T13:22:00Z">
                  <w:rPr>
                    <w:ins w:id="31675" w:author="Thomas Dietz" w:date="2012-08-08T17:05:00Z"/>
                    <w:lang w:val="de-DE"/>
                  </w:rPr>
                </w:rPrChange>
              </w:rPr>
            </w:pPr>
            <w:ins w:id="31676" w:author="Thomas Dietz" w:date="2012-08-08T17:05:00Z">
              <w:r w:rsidRPr="00B80901">
                <w:rPr>
                  <w:rPrChange w:id="31677" w:author="Thomas Dietz" w:date="2012-08-10T13:22:00Z">
                    <w:rPr>
                      <w:lang w:val="de-DE"/>
                    </w:rPr>
                  </w:rPrChange>
                </w:rPr>
                <w:t xml:space="preserve">        the NETCONF data store, if the element 'PgenCounter' is</w:t>
              </w:r>
            </w:ins>
          </w:p>
          <w:p w14:paraId="282F1869" w14:textId="77777777" w:rsidR="009F3611" w:rsidRPr="00B80901" w:rsidRDefault="009F3611" w:rsidP="009F3611">
            <w:pPr>
              <w:pStyle w:val="XML1"/>
              <w:rPr>
                <w:ins w:id="31678" w:author="Thomas Dietz" w:date="2012-08-08T17:05:00Z"/>
                <w:rPrChange w:id="31679" w:author="Thomas Dietz" w:date="2012-08-10T13:22:00Z">
                  <w:rPr>
                    <w:ins w:id="31680" w:author="Thomas Dietz" w:date="2012-08-08T17:05:00Z"/>
                    <w:lang w:val="de-DE"/>
                  </w:rPr>
                </w:rPrChange>
              </w:rPr>
            </w:pPr>
            <w:ins w:id="31681" w:author="Thomas Dietz" w:date="2012-08-08T17:05:00Z">
              <w:r w:rsidRPr="00B80901">
                <w:rPr>
                  <w:rPrChange w:id="31682" w:author="Thomas Dietz" w:date="2012-08-10T13:22:00Z">
                    <w:rPr>
                      <w:lang w:val="de-DE"/>
                    </w:rPr>
                  </w:rPrChange>
                </w:rPr>
                <w:t xml:space="preserve">        present.</w:t>
              </w:r>
            </w:ins>
          </w:p>
          <w:p w14:paraId="31C84298" w14:textId="77777777" w:rsidR="009F3611" w:rsidRPr="00B80901" w:rsidRDefault="009F3611" w:rsidP="009F3611">
            <w:pPr>
              <w:pStyle w:val="XML1"/>
              <w:rPr>
                <w:ins w:id="31683" w:author="Thomas Dietz" w:date="2012-08-08T17:05:00Z"/>
                <w:rPrChange w:id="31684" w:author="Thomas Dietz" w:date="2012-08-10T13:22:00Z">
                  <w:rPr>
                    <w:ins w:id="31685" w:author="Thomas Dietz" w:date="2012-08-08T17:05:00Z"/>
                    <w:lang w:val="de-DE"/>
                  </w:rPr>
                </w:rPrChange>
              </w:rPr>
            </w:pPr>
            <w:ins w:id="31686" w:author="Thomas Dietz" w:date="2012-08-08T17:05:00Z">
              <w:r w:rsidRPr="00B80901">
                <w:rPr>
                  <w:rPrChange w:id="31687" w:author="Thomas Dietz" w:date="2012-08-10T13:22:00Z">
                    <w:rPr>
                      <w:lang w:val="de-DE"/>
                    </w:rPr>
                  </w:rPrChange>
                </w:rPr>
                <w:t xml:space="preserve">        </w:t>
              </w:r>
            </w:ins>
          </w:p>
          <w:p w14:paraId="6AAFA1E0" w14:textId="77777777" w:rsidR="009F3611" w:rsidRPr="00B80901" w:rsidRDefault="009F3611" w:rsidP="009F3611">
            <w:pPr>
              <w:pStyle w:val="XML1"/>
              <w:rPr>
                <w:ins w:id="31688" w:author="Thomas Dietz" w:date="2012-08-08T17:05:00Z"/>
                <w:rPrChange w:id="31689" w:author="Thomas Dietz" w:date="2012-08-10T13:22:00Z">
                  <w:rPr>
                    <w:ins w:id="31690" w:author="Thomas Dietz" w:date="2012-08-08T17:05:00Z"/>
                    <w:lang w:val="de-DE"/>
                  </w:rPr>
                </w:rPrChange>
              </w:rPr>
            </w:pPr>
            <w:ins w:id="31691" w:author="Thomas Dietz" w:date="2012-08-08T17:05:00Z">
              <w:r w:rsidRPr="00B80901">
                <w:rPr>
                  <w:rPrChange w:id="31692" w:author="Thomas Dietz" w:date="2012-08-10T13:22:00Z">
                    <w:rPr>
                      <w:lang w:val="de-DE"/>
                    </w:rPr>
                  </w:rPrChange>
                </w:rPr>
                <w:t xml:space="preserve">        If element 'PgenCounter' is present in a NETCONF</w:t>
              </w:r>
            </w:ins>
          </w:p>
          <w:p w14:paraId="6EE1F45A" w14:textId="77777777" w:rsidR="009F3611" w:rsidRPr="00B80901" w:rsidRDefault="009F3611" w:rsidP="009F3611">
            <w:pPr>
              <w:pStyle w:val="XML1"/>
              <w:rPr>
                <w:ins w:id="31693" w:author="Thomas Dietz" w:date="2012-08-08T17:05:00Z"/>
                <w:rPrChange w:id="31694" w:author="Thomas Dietz" w:date="2012-08-10T13:22:00Z">
                  <w:rPr>
                    <w:ins w:id="31695" w:author="Thomas Dietz" w:date="2012-08-08T17:05:00Z"/>
                    <w:lang w:val="de-DE"/>
                  </w:rPr>
                </w:rPrChange>
              </w:rPr>
            </w:pPr>
            <w:ins w:id="31696" w:author="Thomas Dietz" w:date="2012-08-08T17:05:00Z">
              <w:r w:rsidRPr="00B80901">
                <w:rPr>
                  <w:rPrChange w:id="31697" w:author="Thomas Dietz" w:date="2012-08-10T13:22:00Z">
                    <w:rPr>
                      <w:lang w:val="de-DE"/>
                    </w:rPr>
                  </w:rPrChange>
                </w:rPr>
                <w:t xml:space="preserve">        &lt;edit-config&gt; operation 'create', 'merge' or 'replace' and</w:t>
              </w:r>
            </w:ins>
          </w:p>
          <w:p w14:paraId="6D6802B3" w14:textId="77777777" w:rsidR="009F3611" w:rsidRPr="00B80901" w:rsidRDefault="009F3611" w:rsidP="009F3611">
            <w:pPr>
              <w:pStyle w:val="XML1"/>
              <w:rPr>
                <w:ins w:id="31698" w:author="Thomas Dietz" w:date="2012-08-08T17:05:00Z"/>
                <w:rPrChange w:id="31699" w:author="Thomas Dietz" w:date="2012-08-10T13:22:00Z">
                  <w:rPr>
                    <w:ins w:id="31700" w:author="Thomas Dietz" w:date="2012-08-08T17:05:00Z"/>
                    <w:lang w:val="de-DE"/>
                  </w:rPr>
                </w:rPrChange>
              </w:rPr>
            </w:pPr>
            <w:ins w:id="31701" w:author="Thomas Dietz" w:date="2012-08-08T17:05:00Z">
              <w:r w:rsidRPr="00B80901">
                <w:rPr>
                  <w:rPrChange w:id="31702" w:author="Thomas Dietz" w:date="2012-08-10T13:22:00Z">
                    <w:rPr>
                      <w:lang w:val="de-DE"/>
                    </w:rPr>
                  </w:rPrChange>
                </w:rPr>
                <w:t xml:space="preserve">        this element is missing, a 'data-missing' error is</w:t>
              </w:r>
            </w:ins>
          </w:p>
          <w:p w14:paraId="4A3C7D58" w14:textId="77777777" w:rsidR="009F3611" w:rsidRPr="00B80901" w:rsidRDefault="009F3611" w:rsidP="009F3611">
            <w:pPr>
              <w:pStyle w:val="XML1"/>
              <w:rPr>
                <w:ins w:id="31703" w:author="Thomas Dietz" w:date="2012-08-08T17:05:00Z"/>
                <w:rPrChange w:id="31704" w:author="Thomas Dietz" w:date="2012-08-10T13:22:00Z">
                  <w:rPr>
                    <w:ins w:id="31705" w:author="Thomas Dietz" w:date="2012-08-08T17:05:00Z"/>
                    <w:lang w:val="de-DE"/>
                  </w:rPr>
                </w:rPrChange>
              </w:rPr>
            </w:pPr>
            <w:ins w:id="31706" w:author="Thomas Dietz" w:date="2012-08-08T17:05:00Z">
              <w:r w:rsidRPr="00B80901">
                <w:rPr>
                  <w:rPrChange w:id="31707" w:author="Thomas Dietz" w:date="2012-08-10T13:22:00Z">
                    <w:rPr>
                      <w:lang w:val="de-DE"/>
                    </w:rPr>
                  </w:rPrChange>
                </w:rPr>
                <w:t xml:space="preserve">        returned.";</w:t>
              </w:r>
            </w:ins>
          </w:p>
          <w:p w14:paraId="0DA17D9A" w14:textId="77777777" w:rsidR="009F3611" w:rsidRPr="00B80901" w:rsidRDefault="009F3611" w:rsidP="009F3611">
            <w:pPr>
              <w:pStyle w:val="XML1"/>
              <w:rPr>
                <w:ins w:id="31708" w:author="Thomas Dietz" w:date="2012-08-08T17:05:00Z"/>
                <w:rPrChange w:id="31709" w:author="Thomas Dietz" w:date="2012-08-10T13:22:00Z">
                  <w:rPr>
                    <w:ins w:id="31710" w:author="Thomas Dietz" w:date="2012-08-08T17:05:00Z"/>
                    <w:lang w:val="de-DE"/>
                  </w:rPr>
                </w:rPrChange>
              </w:rPr>
            </w:pPr>
            <w:ins w:id="31711" w:author="Thomas Dietz" w:date="2012-08-08T17:05:00Z">
              <w:r w:rsidRPr="00B80901">
                <w:rPr>
                  <w:rPrChange w:id="31712" w:author="Thomas Dietz" w:date="2012-08-10T13:22:00Z">
                    <w:rPr>
                      <w:lang w:val="de-DE"/>
                    </w:rPr>
                  </w:rPrChange>
                </w:rPr>
                <w:t xml:space="preserve">    }</w:t>
              </w:r>
            </w:ins>
          </w:p>
          <w:p w14:paraId="075C2E40" w14:textId="77777777" w:rsidR="009F3611" w:rsidRPr="00B80901" w:rsidRDefault="009F3611" w:rsidP="009F3611">
            <w:pPr>
              <w:pStyle w:val="XML1"/>
              <w:rPr>
                <w:ins w:id="31713" w:author="Thomas Dietz" w:date="2012-08-08T17:05:00Z"/>
                <w:rPrChange w:id="31714" w:author="Thomas Dietz" w:date="2012-08-10T13:22:00Z">
                  <w:rPr>
                    <w:ins w:id="31715" w:author="Thomas Dietz" w:date="2012-08-08T17:05:00Z"/>
                    <w:lang w:val="de-DE"/>
                  </w:rPr>
                </w:rPrChange>
              </w:rPr>
            </w:pPr>
            <w:ins w:id="31716" w:author="Thomas Dietz" w:date="2012-08-08T17:05:00Z">
              <w:r w:rsidRPr="00B80901">
                <w:rPr>
                  <w:rPrChange w:id="31717" w:author="Thomas Dietz" w:date="2012-08-10T13:22:00Z">
                    <w:rPr>
                      <w:lang w:val="de-DE"/>
                    </w:rPr>
                  </w:rPrChange>
                </w:rPr>
                <w:t xml:space="preserve">    leaf PgenCounter {</w:t>
              </w:r>
            </w:ins>
          </w:p>
          <w:p w14:paraId="766714A7" w14:textId="77777777" w:rsidR="009F3611" w:rsidRPr="00B80901" w:rsidRDefault="009F3611" w:rsidP="009F3611">
            <w:pPr>
              <w:pStyle w:val="XML1"/>
              <w:rPr>
                <w:ins w:id="31718" w:author="Thomas Dietz" w:date="2012-08-08T17:05:00Z"/>
                <w:rPrChange w:id="31719" w:author="Thomas Dietz" w:date="2012-08-10T13:22:00Z">
                  <w:rPr>
                    <w:ins w:id="31720" w:author="Thomas Dietz" w:date="2012-08-08T17:05:00Z"/>
                    <w:lang w:val="de-DE"/>
                  </w:rPr>
                </w:rPrChange>
              </w:rPr>
            </w:pPr>
            <w:ins w:id="31721" w:author="Thomas Dietz" w:date="2012-08-08T17:05:00Z">
              <w:r w:rsidRPr="00B80901">
                <w:rPr>
                  <w:rPrChange w:id="31722" w:author="Thomas Dietz" w:date="2012-08-10T13:22:00Z">
                    <w:rPr>
                      <w:lang w:val="de-DE"/>
                    </w:rPr>
                  </w:rPrChange>
                </w:rPr>
                <w:t xml:space="preserve">      when "count(../Seed) != 0";</w:t>
              </w:r>
            </w:ins>
          </w:p>
          <w:p w14:paraId="6B904ED7" w14:textId="77777777" w:rsidR="009F3611" w:rsidRPr="00B80901" w:rsidRDefault="009F3611" w:rsidP="009F3611">
            <w:pPr>
              <w:pStyle w:val="XML1"/>
              <w:rPr>
                <w:ins w:id="31723" w:author="Thomas Dietz" w:date="2012-08-08T17:05:00Z"/>
                <w:rPrChange w:id="31724" w:author="Thomas Dietz" w:date="2012-08-10T13:22:00Z">
                  <w:rPr>
                    <w:ins w:id="31725" w:author="Thomas Dietz" w:date="2012-08-08T17:05:00Z"/>
                    <w:lang w:val="de-DE"/>
                  </w:rPr>
                </w:rPrChange>
              </w:rPr>
            </w:pPr>
            <w:ins w:id="31726" w:author="Thomas Dietz" w:date="2012-08-08T17:05:00Z">
              <w:r w:rsidRPr="00B80901">
                <w:rPr>
                  <w:rPrChange w:id="31727" w:author="Thomas Dietz" w:date="2012-08-10T13:22:00Z">
                    <w:rPr>
                      <w:lang w:val="de-DE"/>
                    </w:rPr>
                  </w:rPrChange>
                </w:rPr>
                <w:t xml:space="preserve">      type binary;</w:t>
              </w:r>
            </w:ins>
          </w:p>
          <w:p w14:paraId="1A2D77D5" w14:textId="77777777" w:rsidR="009F3611" w:rsidRPr="00B80901" w:rsidRDefault="009F3611" w:rsidP="009F3611">
            <w:pPr>
              <w:pStyle w:val="XML1"/>
              <w:rPr>
                <w:ins w:id="31728" w:author="Thomas Dietz" w:date="2012-08-08T17:05:00Z"/>
                <w:rPrChange w:id="31729" w:author="Thomas Dietz" w:date="2012-08-10T13:22:00Z">
                  <w:rPr>
                    <w:ins w:id="31730" w:author="Thomas Dietz" w:date="2012-08-08T17:05:00Z"/>
                    <w:lang w:val="de-DE"/>
                  </w:rPr>
                </w:rPrChange>
              </w:rPr>
            </w:pPr>
            <w:ins w:id="31731" w:author="Thomas Dietz" w:date="2012-08-08T17:05:00Z">
              <w:r w:rsidRPr="00B80901">
                <w:rPr>
                  <w:rPrChange w:id="31732" w:author="Thomas Dietz" w:date="2012-08-10T13:22:00Z">
                    <w:rPr>
                      <w:lang w:val="de-DE"/>
                    </w:rPr>
                  </w:rPrChange>
                </w:rPr>
                <w:t xml:space="preserve">      mandatory true;</w:t>
              </w:r>
            </w:ins>
          </w:p>
          <w:p w14:paraId="5D5AE53E" w14:textId="77777777" w:rsidR="009F3611" w:rsidRPr="00B80901" w:rsidRDefault="009F3611" w:rsidP="009F3611">
            <w:pPr>
              <w:pStyle w:val="XML1"/>
              <w:rPr>
                <w:ins w:id="31733" w:author="Thomas Dietz" w:date="2012-08-08T17:05:00Z"/>
                <w:rPrChange w:id="31734" w:author="Thomas Dietz" w:date="2012-08-10T13:22:00Z">
                  <w:rPr>
                    <w:ins w:id="31735" w:author="Thomas Dietz" w:date="2012-08-08T17:05:00Z"/>
                    <w:lang w:val="de-DE"/>
                  </w:rPr>
                </w:rPrChange>
              </w:rPr>
            </w:pPr>
            <w:ins w:id="31736" w:author="Thomas Dietz" w:date="2012-08-08T17:05:00Z">
              <w:r w:rsidRPr="00B80901">
                <w:rPr>
                  <w:rPrChange w:id="31737" w:author="Thomas Dietz" w:date="2012-08-10T13:22:00Z">
                    <w:rPr>
                      <w:lang w:val="de-DE"/>
                    </w:rPr>
                  </w:rPrChange>
                </w:rPr>
                <w:t xml:space="preserve">      description "This element is optional. It MUST be present in</w:t>
              </w:r>
            </w:ins>
          </w:p>
          <w:p w14:paraId="03196494" w14:textId="77777777" w:rsidR="009F3611" w:rsidRPr="00B80901" w:rsidRDefault="009F3611" w:rsidP="009F3611">
            <w:pPr>
              <w:pStyle w:val="XML1"/>
              <w:rPr>
                <w:ins w:id="31738" w:author="Thomas Dietz" w:date="2012-08-08T17:05:00Z"/>
                <w:rPrChange w:id="31739" w:author="Thomas Dietz" w:date="2012-08-10T13:22:00Z">
                  <w:rPr>
                    <w:ins w:id="31740" w:author="Thomas Dietz" w:date="2012-08-08T17:05:00Z"/>
                    <w:lang w:val="de-DE"/>
                  </w:rPr>
                </w:rPrChange>
              </w:rPr>
            </w:pPr>
            <w:ins w:id="31741" w:author="Thomas Dietz" w:date="2012-08-08T17:05:00Z">
              <w:r w:rsidRPr="00B80901">
                <w:rPr>
                  <w:rPrChange w:id="31742" w:author="Thomas Dietz" w:date="2012-08-10T13:22:00Z">
                    <w:rPr>
                      <w:lang w:val="de-DE"/>
                    </w:rPr>
                  </w:rPrChange>
                </w:rPr>
                <w:t xml:space="preserve">        the NETCONF data store, if the element 'Seed' is present.</w:t>
              </w:r>
            </w:ins>
          </w:p>
          <w:p w14:paraId="00342835" w14:textId="77777777" w:rsidR="009F3611" w:rsidRPr="00B80901" w:rsidRDefault="009F3611" w:rsidP="009F3611">
            <w:pPr>
              <w:pStyle w:val="XML1"/>
              <w:rPr>
                <w:ins w:id="31743" w:author="Thomas Dietz" w:date="2012-08-08T17:05:00Z"/>
                <w:rPrChange w:id="31744" w:author="Thomas Dietz" w:date="2012-08-10T13:22:00Z">
                  <w:rPr>
                    <w:ins w:id="31745" w:author="Thomas Dietz" w:date="2012-08-08T17:05:00Z"/>
                    <w:lang w:val="de-DE"/>
                  </w:rPr>
                </w:rPrChange>
              </w:rPr>
            </w:pPr>
            <w:ins w:id="31746" w:author="Thomas Dietz" w:date="2012-08-08T17:05:00Z">
              <w:r w:rsidRPr="00B80901">
                <w:rPr>
                  <w:rPrChange w:id="31747" w:author="Thomas Dietz" w:date="2012-08-10T13:22:00Z">
                    <w:rPr>
                      <w:lang w:val="de-DE"/>
                    </w:rPr>
                  </w:rPrChange>
                </w:rPr>
                <w:t xml:space="preserve">        </w:t>
              </w:r>
            </w:ins>
          </w:p>
          <w:p w14:paraId="6BF733B3" w14:textId="77777777" w:rsidR="009F3611" w:rsidRPr="00B80901" w:rsidRDefault="009F3611" w:rsidP="009F3611">
            <w:pPr>
              <w:pStyle w:val="XML1"/>
              <w:rPr>
                <w:ins w:id="31748" w:author="Thomas Dietz" w:date="2012-08-08T17:05:00Z"/>
                <w:rPrChange w:id="31749" w:author="Thomas Dietz" w:date="2012-08-10T13:22:00Z">
                  <w:rPr>
                    <w:ins w:id="31750" w:author="Thomas Dietz" w:date="2012-08-08T17:05:00Z"/>
                    <w:lang w:val="de-DE"/>
                  </w:rPr>
                </w:rPrChange>
              </w:rPr>
            </w:pPr>
            <w:ins w:id="31751" w:author="Thomas Dietz" w:date="2012-08-08T17:05:00Z">
              <w:r w:rsidRPr="00B80901">
                <w:rPr>
                  <w:rPrChange w:id="31752" w:author="Thomas Dietz" w:date="2012-08-10T13:22:00Z">
                    <w:rPr>
                      <w:lang w:val="de-DE"/>
                    </w:rPr>
                  </w:rPrChange>
                </w:rPr>
                <w:t xml:space="preserve">        If element 'Seed' is present in a NETCONF &lt;edit-config&gt;</w:t>
              </w:r>
            </w:ins>
          </w:p>
          <w:p w14:paraId="05873E94" w14:textId="77777777" w:rsidR="009F3611" w:rsidRPr="00B80901" w:rsidRDefault="009F3611" w:rsidP="009F3611">
            <w:pPr>
              <w:pStyle w:val="XML1"/>
              <w:rPr>
                <w:ins w:id="31753" w:author="Thomas Dietz" w:date="2012-08-08T17:05:00Z"/>
                <w:rPrChange w:id="31754" w:author="Thomas Dietz" w:date="2012-08-10T13:22:00Z">
                  <w:rPr>
                    <w:ins w:id="31755" w:author="Thomas Dietz" w:date="2012-08-08T17:05:00Z"/>
                    <w:lang w:val="de-DE"/>
                  </w:rPr>
                </w:rPrChange>
              </w:rPr>
            </w:pPr>
            <w:ins w:id="31756" w:author="Thomas Dietz" w:date="2012-08-08T17:05:00Z">
              <w:r w:rsidRPr="00B80901">
                <w:rPr>
                  <w:rPrChange w:id="31757" w:author="Thomas Dietz" w:date="2012-08-10T13:22:00Z">
                    <w:rPr>
                      <w:lang w:val="de-DE"/>
                    </w:rPr>
                  </w:rPrChange>
                </w:rPr>
                <w:t xml:space="preserve">        operation 'create', 'merge' or 'replace' and this element</w:t>
              </w:r>
            </w:ins>
          </w:p>
          <w:p w14:paraId="30787448" w14:textId="77777777" w:rsidR="009F3611" w:rsidRPr="00B80901" w:rsidRDefault="009F3611" w:rsidP="009F3611">
            <w:pPr>
              <w:pStyle w:val="XML1"/>
              <w:rPr>
                <w:ins w:id="31758" w:author="Thomas Dietz" w:date="2012-08-08T17:05:00Z"/>
                <w:rPrChange w:id="31759" w:author="Thomas Dietz" w:date="2012-08-10T13:22:00Z">
                  <w:rPr>
                    <w:ins w:id="31760" w:author="Thomas Dietz" w:date="2012-08-08T17:05:00Z"/>
                    <w:lang w:val="de-DE"/>
                  </w:rPr>
                </w:rPrChange>
              </w:rPr>
            </w:pPr>
            <w:ins w:id="31761" w:author="Thomas Dietz" w:date="2012-08-08T17:05:00Z">
              <w:r w:rsidRPr="00B80901">
                <w:rPr>
                  <w:rPrChange w:id="31762" w:author="Thomas Dietz" w:date="2012-08-10T13:22:00Z">
                    <w:rPr>
                      <w:lang w:val="de-DE"/>
                    </w:rPr>
                  </w:rPrChange>
                </w:rPr>
                <w:t xml:space="preserve">        is missing, a 'data-missing' error is returned.";</w:t>
              </w:r>
            </w:ins>
          </w:p>
          <w:p w14:paraId="1811B0B2" w14:textId="77777777" w:rsidR="009F3611" w:rsidRPr="00B80901" w:rsidRDefault="009F3611" w:rsidP="009F3611">
            <w:pPr>
              <w:pStyle w:val="XML1"/>
              <w:rPr>
                <w:ins w:id="31763" w:author="Thomas Dietz" w:date="2012-08-08T17:05:00Z"/>
                <w:rPrChange w:id="31764" w:author="Thomas Dietz" w:date="2012-08-10T13:22:00Z">
                  <w:rPr>
                    <w:ins w:id="31765" w:author="Thomas Dietz" w:date="2012-08-08T17:05:00Z"/>
                    <w:lang w:val="de-DE"/>
                  </w:rPr>
                </w:rPrChange>
              </w:rPr>
            </w:pPr>
            <w:ins w:id="31766" w:author="Thomas Dietz" w:date="2012-08-08T17:05:00Z">
              <w:r w:rsidRPr="00B80901">
                <w:rPr>
                  <w:rPrChange w:id="31767" w:author="Thomas Dietz" w:date="2012-08-10T13:22:00Z">
                    <w:rPr>
                      <w:lang w:val="de-DE"/>
                    </w:rPr>
                  </w:rPrChange>
                </w:rPr>
                <w:t xml:space="preserve">    }</w:t>
              </w:r>
            </w:ins>
          </w:p>
          <w:p w14:paraId="79B45B87" w14:textId="77777777" w:rsidR="009F3611" w:rsidRPr="00B80901" w:rsidRDefault="009F3611" w:rsidP="009F3611">
            <w:pPr>
              <w:pStyle w:val="XML1"/>
              <w:rPr>
                <w:ins w:id="31768" w:author="Thomas Dietz" w:date="2012-08-08T17:05:00Z"/>
                <w:rPrChange w:id="31769" w:author="Thomas Dietz" w:date="2012-08-10T13:22:00Z">
                  <w:rPr>
                    <w:ins w:id="31770" w:author="Thomas Dietz" w:date="2012-08-08T17:05:00Z"/>
                    <w:lang w:val="de-DE"/>
                  </w:rPr>
                </w:rPrChange>
              </w:rPr>
            </w:pPr>
            <w:ins w:id="31771" w:author="Thomas Dietz" w:date="2012-08-08T17:05:00Z">
              <w:r w:rsidRPr="00B80901">
                <w:rPr>
                  <w:rPrChange w:id="31772" w:author="Thomas Dietz" w:date="2012-08-10T13:22:00Z">
                    <w:rPr>
                      <w:lang w:val="de-DE"/>
                    </w:rPr>
                  </w:rPrChange>
                </w:rPr>
                <w:t xml:space="preserve">  }</w:t>
              </w:r>
            </w:ins>
          </w:p>
          <w:p w14:paraId="17283318" w14:textId="77777777" w:rsidR="009F3611" w:rsidRPr="00B80901" w:rsidRDefault="009F3611" w:rsidP="009F3611">
            <w:pPr>
              <w:pStyle w:val="XML1"/>
              <w:rPr>
                <w:ins w:id="31773" w:author="Thomas Dietz" w:date="2012-08-08T17:05:00Z"/>
                <w:rPrChange w:id="31774" w:author="Thomas Dietz" w:date="2012-08-10T13:22:00Z">
                  <w:rPr>
                    <w:ins w:id="31775" w:author="Thomas Dietz" w:date="2012-08-08T17:05:00Z"/>
                    <w:lang w:val="de-DE"/>
                  </w:rPr>
                </w:rPrChange>
              </w:rPr>
            </w:pPr>
            <w:ins w:id="31776" w:author="Thomas Dietz" w:date="2012-08-08T17:05:00Z">
              <w:r w:rsidRPr="00B80901">
                <w:rPr>
                  <w:rPrChange w:id="31777" w:author="Thomas Dietz" w:date="2012-08-10T13:22:00Z">
                    <w:rPr>
                      <w:lang w:val="de-DE"/>
                    </w:rPr>
                  </w:rPrChange>
                </w:rPr>
                <w:t xml:space="preserve">   </w:t>
              </w:r>
            </w:ins>
          </w:p>
          <w:p w14:paraId="7C3CEC84" w14:textId="77777777" w:rsidR="009F3611" w:rsidRPr="00B80901" w:rsidRDefault="009F3611" w:rsidP="009F3611">
            <w:pPr>
              <w:pStyle w:val="XML1"/>
              <w:rPr>
                <w:ins w:id="31778" w:author="Thomas Dietz" w:date="2012-08-08T17:05:00Z"/>
                <w:rPrChange w:id="31779" w:author="Thomas Dietz" w:date="2012-08-10T13:22:00Z">
                  <w:rPr>
                    <w:ins w:id="31780" w:author="Thomas Dietz" w:date="2012-08-08T17:05:00Z"/>
                    <w:lang w:val="de-DE"/>
                  </w:rPr>
                </w:rPrChange>
              </w:rPr>
            </w:pPr>
            <w:ins w:id="31781" w:author="Thomas Dietz" w:date="2012-08-08T17:05:00Z">
              <w:r w:rsidRPr="00B80901">
                <w:rPr>
                  <w:rPrChange w:id="31782" w:author="Thomas Dietz" w:date="2012-08-10T13:22:00Z">
                    <w:rPr>
                      <w:lang w:val="de-DE"/>
                    </w:rPr>
                  </w:rPrChange>
                </w:rPr>
                <w:t xml:space="preserve">  grouping RSAKeyValueType {</w:t>
              </w:r>
            </w:ins>
          </w:p>
          <w:p w14:paraId="484A8B20" w14:textId="77777777" w:rsidR="009F3611" w:rsidRPr="00B80901" w:rsidRDefault="009F3611" w:rsidP="009F3611">
            <w:pPr>
              <w:pStyle w:val="XML1"/>
              <w:rPr>
                <w:ins w:id="31783" w:author="Thomas Dietz" w:date="2012-08-08T17:05:00Z"/>
                <w:rPrChange w:id="31784" w:author="Thomas Dietz" w:date="2012-08-10T13:22:00Z">
                  <w:rPr>
                    <w:ins w:id="31785" w:author="Thomas Dietz" w:date="2012-08-08T17:05:00Z"/>
                    <w:lang w:val="de-DE"/>
                  </w:rPr>
                </w:rPrChange>
              </w:rPr>
            </w:pPr>
            <w:ins w:id="31786" w:author="Thomas Dietz" w:date="2012-08-08T17:05:00Z">
              <w:r w:rsidRPr="00B80901">
                <w:rPr>
                  <w:rPrChange w:id="31787" w:author="Thomas Dietz" w:date="2012-08-10T13:22:00Z">
                    <w:rPr>
                      <w:lang w:val="de-DE"/>
                    </w:rPr>
                  </w:rPrChange>
                </w:rPr>
                <w:t xml:space="preserve">    description "RSA key values have two fields: Modulus and</w:t>
              </w:r>
            </w:ins>
          </w:p>
          <w:p w14:paraId="6EC8182C" w14:textId="77777777" w:rsidR="009F3611" w:rsidRPr="00B80901" w:rsidRDefault="009F3611" w:rsidP="009F3611">
            <w:pPr>
              <w:pStyle w:val="XML1"/>
              <w:rPr>
                <w:ins w:id="31788" w:author="Thomas Dietz" w:date="2012-08-08T17:05:00Z"/>
                <w:rPrChange w:id="31789" w:author="Thomas Dietz" w:date="2012-08-10T13:22:00Z">
                  <w:rPr>
                    <w:ins w:id="31790" w:author="Thomas Dietz" w:date="2012-08-08T17:05:00Z"/>
                    <w:lang w:val="de-DE"/>
                  </w:rPr>
                </w:rPrChange>
              </w:rPr>
            </w:pPr>
            <w:ins w:id="31791" w:author="Thomas Dietz" w:date="2012-08-08T17:05:00Z">
              <w:r w:rsidRPr="00B80901">
                <w:rPr>
                  <w:rPrChange w:id="31792" w:author="Thomas Dietz" w:date="2012-08-10T13:22:00Z">
                    <w:rPr>
                      <w:lang w:val="de-DE"/>
                    </w:rPr>
                  </w:rPrChange>
                </w:rPr>
                <w:t xml:space="preserve">      Exponent.";</w:t>
              </w:r>
            </w:ins>
          </w:p>
          <w:p w14:paraId="0D54501D" w14:textId="77777777" w:rsidR="009F3611" w:rsidRPr="00B80901" w:rsidRDefault="009F3611" w:rsidP="009F3611">
            <w:pPr>
              <w:pStyle w:val="XML1"/>
              <w:rPr>
                <w:ins w:id="31793" w:author="Thomas Dietz" w:date="2012-08-08T17:05:00Z"/>
                <w:rPrChange w:id="31794" w:author="Thomas Dietz" w:date="2012-08-10T13:22:00Z">
                  <w:rPr>
                    <w:ins w:id="31795" w:author="Thomas Dietz" w:date="2012-08-08T17:05:00Z"/>
                    <w:lang w:val="de-DE"/>
                  </w:rPr>
                </w:rPrChange>
              </w:rPr>
            </w:pPr>
            <w:ins w:id="31796" w:author="Thomas Dietz" w:date="2012-08-08T17:05:00Z">
              <w:r w:rsidRPr="00B80901">
                <w:rPr>
                  <w:rPrChange w:id="31797" w:author="Thomas Dietz" w:date="2012-08-10T13:22:00Z">
                    <w:rPr>
                      <w:lang w:val="de-DE"/>
                    </w:rPr>
                  </w:rPrChange>
                </w:rPr>
                <w:t xml:space="preserve">    leaf Modulus {</w:t>
              </w:r>
            </w:ins>
          </w:p>
          <w:p w14:paraId="7692333C" w14:textId="77777777" w:rsidR="009F3611" w:rsidRPr="00B80901" w:rsidRDefault="009F3611" w:rsidP="009F3611">
            <w:pPr>
              <w:pStyle w:val="XML1"/>
              <w:rPr>
                <w:ins w:id="31798" w:author="Thomas Dietz" w:date="2012-08-08T17:05:00Z"/>
                <w:rPrChange w:id="31799" w:author="Thomas Dietz" w:date="2012-08-10T13:22:00Z">
                  <w:rPr>
                    <w:ins w:id="31800" w:author="Thomas Dietz" w:date="2012-08-08T17:05:00Z"/>
                    <w:lang w:val="de-DE"/>
                  </w:rPr>
                </w:rPrChange>
              </w:rPr>
            </w:pPr>
            <w:ins w:id="31801" w:author="Thomas Dietz" w:date="2012-08-08T17:05:00Z">
              <w:r w:rsidRPr="00B80901">
                <w:rPr>
                  <w:rPrChange w:id="31802" w:author="Thomas Dietz" w:date="2012-08-10T13:22:00Z">
                    <w:rPr>
                      <w:lang w:val="de-DE"/>
                    </w:rPr>
                  </w:rPrChange>
                </w:rPr>
                <w:t xml:space="preserve">      type binary;</w:t>
              </w:r>
            </w:ins>
          </w:p>
          <w:p w14:paraId="61C488AB" w14:textId="77777777" w:rsidR="009F3611" w:rsidRPr="00B80901" w:rsidRDefault="009F3611" w:rsidP="009F3611">
            <w:pPr>
              <w:pStyle w:val="XML1"/>
              <w:rPr>
                <w:ins w:id="31803" w:author="Thomas Dietz" w:date="2012-08-08T17:05:00Z"/>
                <w:rPrChange w:id="31804" w:author="Thomas Dietz" w:date="2012-08-10T13:22:00Z">
                  <w:rPr>
                    <w:ins w:id="31805" w:author="Thomas Dietz" w:date="2012-08-08T17:05:00Z"/>
                    <w:lang w:val="de-DE"/>
                  </w:rPr>
                </w:rPrChange>
              </w:rPr>
            </w:pPr>
            <w:ins w:id="31806" w:author="Thomas Dietz" w:date="2012-08-08T17:05:00Z">
              <w:r w:rsidRPr="00B80901">
                <w:rPr>
                  <w:rPrChange w:id="31807" w:author="Thomas Dietz" w:date="2012-08-10T13:22:00Z">
                    <w:rPr>
                      <w:lang w:val="de-DE"/>
                    </w:rPr>
                  </w:rPrChange>
                </w:rPr>
                <w:t xml:space="preserve">      mandatory true;</w:t>
              </w:r>
            </w:ins>
          </w:p>
          <w:p w14:paraId="4BBBFC56" w14:textId="77777777" w:rsidR="009F3611" w:rsidRPr="00B80901" w:rsidRDefault="009F3611" w:rsidP="009F3611">
            <w:pPr>
              <w:pStyle w:val="XML1"/>
              <w:rPr>
                <w:ins w:id="31808" w:author="Thomas Dietz" w:date="2012-08-08T17:05:00Z"/>
                <w:rPrChange w:id="31809" w:author="Thomas Dietz" w:date="2012-08-10T13:22:00Z">
                  <w:rPr>
                    <w:ins w:id="31810" w:author="Thomas Dietz" w:date="2012-08-08T17:05:00Z"/>
                    <w:lang w:val="de-DE"/>
                  </w:rPr>
                </w:rPrChange>
              </w:rPr>
            </w:pPr>
            <w:ins w:id="31811" w:author="Thomas Dietz" w:date="2012-08-08T17:05:00Z">
              <w:r w:rsidRPr="00B80901">
                <w:rPr>
                  <w:rPrChange w:id="31812" w:author="Thomas Dietz" w:date="2012-08-10T13:22:00Z">
                    <w:rPr>
                      <w:lang w:val="de-DE"/>
                    </w:rPr>
                  </w:rPrChange>
                </w:rPr>
                <w:t xml:space="preserve">      description "This element MUST be present in the NETCONF data</w:t>
              </w:r>
            </w:ins>
          </w:p>
          <w:p w14:paraId="05CC3E85" w14:textId="77777777" w:rsidR="009F3611" w:rsidRPr="00B80901" w:rsidRDefault="009F3611" w:rsidP="009F3611">
            <w:pPr>
              <w:pStyle w:val="XML1"/>
              <w:rPr>
                <w:ins w:id="31813" w:author="Thomas Dietz" w:date="2012-08-08T17:05:00Z"/>
                <w:rPrChange w:id="31814" w:author="Thomas Dietz" w:date="2012-08-10T13:22:00Z">
                  <w:rPr>
                    <w:ins w:id="31815" w:author="Thomas Dietz" w:date="2012-08-08T17:05:00Z"/>
                    <w:lang w:val="de-DE"/>
                  </w:rPr>
                </w:rPrChange>
              </w:rPr>
            </w:pPr>
            <w:ins w:id="31816" w:author="Thomas Dietz" w:date="2012-08-08T17:05:00Z">
              <w:r w:rsidRPr="00B80901">
                <w:rPr>
                  <w:rPrChange w:id="31817" w:author="Thomas Dietz" w:date="2012-08-10T13:22:00Z">
                    <w:rPr>
                      <w:lang w:val="de-DE"/>
                    </w:rPr>
                  </w:rPrChange>
                </w:rPr>
                <w:t xml:space="preserve">        store. If this element is not present in a NETCONF</w:t>
              </w:r>
            </w:ins>
          </w:p>
          <w:p w14:paraId="07872E8A" w14:textId="77777777" w:rsidR="009F3611" w:rsidRPr="00B80901" w:rsidRDefault="009F3611" w:rsidP="009F3611">
            <w:pPr>
              <w:pStyle w:val="XML1"/>
              <w:rPr>
                <w:ins w:id="31818" w:author="Thomas Dietz" w:date="2012-08-08T17:05:00Z"/>
                <w:rPrChange w:id="31819" w:author="Thomas Dietz" w:date="2012-08-10T13:22:00Z">
                  <w:rPr>
                    <w:ins w:id="31820" w:author="Thomas Dietz" w:date="2012-08-08T17:05:00Z"/>
                    <w:lang w:val="de-DE"/>
                  </w:rPr>
                </w:rPrChange>
              </w:rPr>
            </w:pPr>
            <w:ins w:id="31821" w:author="Thomas Dietz" w:date="2012-08-08T17:05:00Z">
              <w:r w:rsidRPr="00B80901">
                <w:rPr>
                  <w:rPrChange w:id="31822" w:author="Thomas Dietz" w:date="2012-08-10T13:22:00Z">
                    <w:rPr>
                      <w:lang w:val="de-DE"/>
                    </w:rPr>
                  </w:rPrChange>
                </w:rPr>
                <w:t xml:space="preserve">        &lt;edit-config&gt; operation 'create', 'merge' or 'replace' and</w:t>
              </w:r>
            </w:ins>
          </w:p>
          <w:p w14:paraId="68111CC7" w14:textId="77777777" w:rsidR="009F3611" w:rsidRPr="00B80901" w:rsidRDefault="009F3611" w:rsidP="009F3611">
            <w:pPr>
              <w:pStyle w:val="XML1"/>
              <w:rPr>
                <w:ins w:id="31823" w:author="Thomas Dietz" w:date="2012-08-08T17:05:00Z"/>
                <w:rPrChange w:id="31824" w:author="Thomas Dietz" w:date="2012-08-10T13:22:00Z">
                  <w:rPr>
                    <w:ins w:id="31825" w:author="Thomas Dietz" w:date="2012-08-08T17:05:00Z"/>
                    <w:lang w:val="de-DE"/>
                  </w:rPr>
                </w:rPrChange>
              </w:rPr>
            </w:pPr>
            <w:ins w:id="31826" w:author="Thomas Dietz" w:date="2012-08-08T17:05:00Z">
              <w:r w:rsidRPr="00B80901">
                <w:rPr>
                  <w:rPrChange w:id="31827" w:author="Thomas Dietz" w:date="2012-08-10T13:22:00Z">
                    <w:rPr>
                      <w:lang w:val="de-DE"/>
                    </w:rPr>
                  </w:rPrChange>
                </w:rPr>
                <w:t xml:space="preserve">        the parent element does not exist, a 'data-missing' error</w:t>
              </w:r>
            </w:ins>
          </w:p>
          <w:p w14:paraId="7389E46B" w14:textId="77777777" w:rsidR="009F3611" w:rsidRPr="00B80901" w:rsidRDefault="009F3611" w:rsidP="009F3611">
            <w:pPr>
              <w:pStyle w:val="XML1"/>
              <w:rPr>
                <w:ins w:id="31828" w:author="Thomas Dietz" w:date="2012-08-08T17:05:00Z"/>
                <w:rPrChange w:id="31829" w:author="Thomas Dietz" w:date="2012-08-10T13:22:00Z">
                  <w:rPr>
                    <w:ins w:id="31830" w:author="Thomas Dietz" w:date="2012-08-08T17:05:00Z"/>
                    <w:lang w:val="de-DE"/>
                  </w:rPr>
                </w:rPrChange>
              </w:rPr>
            </w:pPr>
            <w:ins w:id="31831" w:author="Thomas Dietz" w:date="2012-08-08T17:05:00Z">
              <w:r w:rsidRPr="00B80901">
                <w:rPr>
                  <w:rPrChange w:id="31832" w:author="Thomas Dietz" w:date="2012-08-10T13:22:00Z">
                    <w:rPr>
                      <w:lang w:val="de-DE"/>
                    </w:rPr>
                  </w:rPrChange>
                </w:rPr>
                <w:t xml:space="preserve">        is returned.";</w:t>
              </w:r>
            </w:ins>
          </w:p>
          <w:p w14:paraId="0C0CCCD1" w14:textId="77777777" w:rsidR="009F3611" w:rsidRPr="00B80901" w:rsidRDefault="009F3611" w:rsidP="009F3611">
            <w:pPr>
              <w:pStyle w:val="XML1"/>
              <w:rPr>
                <w:ins w:id="31833" w:author="Thomas Dietz" w:date="2012-08-08T17:05:00Z"/>
                <w:rPrChange w:id="31834" w:author="Thomas Dietz" w:date="2012-08-10T13:22:00Z">
                  <w:rPr>
                    <w:ins w:id="31835" w:author="Thomas Dietz" w:date="2012-08-08T17:05:00Z"/>
                    <w:lang w:val="de-DE"/>
                  </w:rPr>
                </w:rPrChange>
              </w:rPr>
            </w:pPr>
            <w:ins w:id="31836" w:author="Thomas Dietz" w:date="2012-08-08T17:05:00Z">
              <w:r w:rsidRPr="00B80901">
                <w:rPr>
                  <w:rPrChange w:id="31837" w:author="Thomas Dietz" w:date="2012-08-10T13:22:00Z">
                    <w:rPr>
                      <w:lang w:val="de-DE"/>
                    </w:rPr>
                  </w:rPrChange>
                </w:rPr>
                <w:t xml:space="preserve">    }</w:t>
              </w:r>
            </w:ins>
          </w:p>
          <w:p w14:paraId="621A2FA3" w14:textId="77777777" w:rsidR="009F3611" w:rsidRPr="00B80901" w:rsidRDefault="009F3611" w:rsidP="009F3611">
            <w:pPr>
              <w:pStyle w:val="XML1"/>
              <w:rPr>
                <w:ins w:id="31838" w:author="Thomas Dietz" w:date="2012-08-08T17:05:00Z"/>
                <w:rPrChange w:id="31839" w:author="Thomas Dietz" w:date="2012-08-10T13:22:00Z">
                  <w:rPr>
                    <w:ins w:id="31840" w:author="Thomas Dietz" w:date="2012-08-08T17:05:00Z"/>
                    <w:lang w:val="de-DE"/>
                  </w:rPr>
                </w:rPrChange>
              </w:rPr>
            </w:pPr>
            <w:ins w:id="31841" w:author="Thomas Dietz" w:date="2012-08-08T17:05:00Z">
              <w:r w:rsidRPr="00B80901">
                <w:rPr>
                  <w:rPrChange w:id="31842" w:author="Thomas Dietz" w:date="2012-08-10T13:22:00Z">
                    <w:rPr>
                      <w:lang w:val="de-DE"/>
                    </w:rPr>
                  </w:rPrChange>
                </w:rPr>
                <w:t xml:space="preserve">    leaf Exponent {</w:t>
              </w:r>
            </w:ins>
          </w:p>
          <w:p w14:paraId="21A26585" w14:textId="77777777" w:rsidR="009F3611" w:rsidRPr="00B80901" w:rsidRDefault="009F3611" w:rsidP="009F3611">
            <w:pPr>
              <w:pStyle w:val="XML1"/>
              <w:rPr>
                <w:ins w:id="31843" w:author="Thomas Dietz" w:date="2012-08-08T17:05:00Z"/>
                <w:rPrChange w:id="31844" w:author="Thomas Dietz" w:date="2012-08-10T13:22:00Z">
                  <w:rPr>
                    <w:ins w:id="31845" w:author="Thomas Dietz" w:date="2012-08-08T17:05:00Z"/>
                    <w:lang w:val="de-DE"/>
                  </w:rPr>
                </w:rPrChange>
              </w:rPr>
            </w:pPr>
            <w:ins w:id="31846" w:author="Thomas Dietz" w:date="2012-08-08T17:05:00Z">
              <w:r w:rsidRPr="00B80901">
                <w:rPr>
                  <w:rPrChange w:id="31847" w:author="Thomas Dietz" w:date="2012-08-10T13:22:00Z">
                    <w:rPr>
                      <w:lang w:val="de-DE"/>
                    </w:rPr>
                  </w:rPrChange>
                </w:rPr>
                <w:t xml:space="preserve">      type binary;</w:t>
              </w:r>
            </w:ins>
          </w:p>
          <w:p w14:paraId="6E1D68F8" w14:textId="77777777" w:rsidR="009F3611" w:rsidRPr="00B80901" w:rsidRDefault="009F3611" w:rsidP="009F3611">
            <w:pPr>
              <w:pStyle w:val="XML1"/>
              <w:rPr>
                <w:ins w:id="31848" w:author="Thomas Dietz" w:date="2012-08-08T17:05:00Z"/>
                <w:rPrChange w:id="31849" w:author="Thomas Dietz" w:date="2012-08-10T13:22:00Z">
                  <w:rPr>
                    <w:ins w:id="31850" w:author="Thomas Dietz" w:date="2012-08-08T17:05:00Z"/>
                    <w:lang w:val="de-DE"/>
                  </w:rPr>
                </w:rPrChange>
              </w:rPr>
            </w:pPr>
            <w:ins w:id="31851" w:author="Thomas Dietz" w:date="2012-08-08T17:05:00Z">
              <w:r w:rsidRPr="00B80901">
                <w:rPr>
                  <w:rPrChange w:id="31852" w:author="Thomas Dietz" w:date="2012-08-10T13:22:00Z">
                    <w:rPr>
                      <w:lang w:val="de-DE"/>
                    </w:rPr>
                  </w:rPrChange>
                </w:rPr>
                <w:t xml:space="preserve">      mandatory true;</w:t>
              </w:r>
            </w:ins>
          </w:p>
          <w:p w14:paraId="7950E122" w14:textId="77777777" w:rsidR="009F3611" w:rsidRPr="00B80901" w:rsidRDefault="009F3611" w:rsidP="009F3611">
            <w:pPr>
              <w:pStyle w:val="XML1"/>
              <w:rPr>
                <w:ins w:id="31853" w:author="Thomas Dietz" w:date="2012-08-08T17:05:00Z"/>
                <w:rPrChange w:id="31854" w:author="Thomas Dietz" w:date="2012-08-10T13:22:00Z">
                  <w:rPr>
                    <w:ins w:id="31855" w:author="Thomas Dietz" w:date="2012-08-08T17:05:00Z"/>
                    <w:lang w:val="de-DE"/>
                  </w:rPr>
                </w:rPrChange>
              </w:rPr>
            </w:pPr>
            <w:ins w:id="31856" w:author="Thomas Dietz" w:date="2012-08-08T17:05:00Z">
              <w:r w:rsidRPr="00B80901">
                <w:rPr>
                  <w:rPrChange w:id="31857" w:author="Thomas Dietz" w:date="2012-08-10T13:22:00Z">
                    <w:rPr>
                      <w:lang w:val="de-DE"/>
                    </w:rPr>
                  </w:rPrChange>
                </w:rPr>
                <w:lastRenderedPageBreak/>
                <w:t xml:space="preserve">      description "This element MUST be present in the NETCONF data</w:t>
              </w:r>
            </w:ins>
          </w:p>
          <w:p w14:paraId="2ED9DCE6" w14:textId="77777777" w:rsidR="009F3611" w:rsidRPr="00B80901" w:rsidRDefault="009F3611" w:rsidP="009F3611">
            <w:pPr>
              <w:pStyle w:val="XML1"/>
              <w:rPr>
                <w:ins w:id="31858" w:author="Thomas Dietz" w:date="2012-08-08T17:05:00Z"/>
                <w:rPrChange w:id="31859" w:author="Thomas Dietz" w:date="2012-08-10T13:22:00Z">
                  <w:rPr>
                    <w:ins w:id="31860" w:author="Thomas Dietz" w:date="2012-08-08T17:05:00Z"/>
                    <w:lang w:val="de-DE"/>
                  </w:rPr>
                </w:rPrChange>
              </w:rPr>
            </w:pPr>
            <w:ins w:id="31861" w:author="Thomas Dietz" w:date="2012-08-08T17:05:00Z">
              <w:r w:rsidRPr="00B80901">
                <w:rPr>
                  <w:rPrChange w:id="31862" w:author="Thomas Dietz" w:date="2012-08-10T13:22:00Z">
                    <w:rPr>
                      <w:lang w:val="de-DE"/>
                    </w:rPr>
                  </w:rPrChange>
                </w:rPr>
                <w:t xml:space="preserve">        store. If this element is not present in a NETCONF</w:t>
              </w:r>
            </w:ins>
          </w:p>
          <w:p w14:paraId="76FC2DA8" w14:textId="77777777" w:rsidR="009F3611" w:rsidRPr="00B80901" w:rsidRDefault="009F3611" w:rsidP="009F3611">
            <w:pPr>
              <w:pStyle w:val="XML1"/>
              <w:rPr>
                <w:ins w:id="31863" w:author="Thomas Dietz" w:date="2012-08-08T17:05:00Z"/>
                <w:rPrChange w:id="31864" w:author="Thomas Dietz" w:date="2012-08-10T13:22:00Z">
                  <w:rPr>
                    <w:ins w:id="31865" w:author="Thomas Dietz" w:date="2012-08-08T17:05:00Z"/>
                    <w:lang w:val="de-DE"/>
                  </w:rPr>
                </w:rPrChange>
              </w:rPr>
            </w:pPr>
            <w:ins w:id="31866" w:author="Thomas Dietz" w:date="2012-08-08T17:05:00Z">
              <w:r w:rsidRPr="00B80901">
                <w:rPr>
                  <w:rPrChange w:id="31867" w:author="Thomas Dietz" w:date="2012-08-10T13:22:00Z">
                    <w:rPr>
                      <w:lang w:val="de-DE"/>
                    </w:rPr>
                  </w:rPrChange>
                </w:rPr>
                <w:t xml:space="preserve">        &lt;edit-config&gt; operation 'create', 'merge' or 'replace' and</w:t>
              </w:r>
            </w:ins>
          </w:p>
          <w:p w14:paraId="43707886" w14:textId="77777777" w:rsidR="009F3611" w:rsidRPr="00B80901" w:rsidRDefault="009F3611" w:rsidP="009F3611">
            <w:pPr>
              <w:pStyle w:val="XML1"/>
              <w:rPr>
                <w:ins w:id="31868" w:author="Thomas Dietz" w:date="2012-08-08T17:05:00Z"/>
                <w:rPrChange w:id="31869" w:author="Thomas Dietz" w:date="2012-08-10T13:22:00Z">
                  <w:rPr>
                    <w:ins w:id="31870" w:author="Thomas Dietz" w:date="2012-08-08T17:05:00Z"/>
                    <w:lang w:val="de-DE"/>
                  </w:rPr>
                </w:rPrChange>
              </w:rPr>
            </w:pPr>
            <w:ins w:id="31871" w:author="Thomas Dietz" w:date="2012-08-08T17:05:00Z">
              <w:r w:rsidRPr="00B80901">
                <w:rPr>
                  <w:rPrChange w:id="31872" w:author="Thomas Dietz" w:date="2012-08-10T13:22:00Z">
                    <w:rPr>
                      <w:lang w:val="de-DE"/>
                    </w:rPr>
                  </w:rPrChange>
                </w:rPr>
                <w:t xml:space="preserve">        the parent element does not exist, a 'data-missing' error</w:t>
              </w:r>
            </w:ins>
          </w:p>
          <w:p w14:paraId="4CCC7523" w14:textId="77777777" w:rsidR="009F3611" w:rsidRPr="00B80901" w:rsidRDefault="009F3611" w:rsidP="009F3611">
            <w:pPr>
              <w:pStyle w:val="XML1"/>
              <w:rPr>
                <w:ins w:id="31873" w:author="Thomas Dietz" w:date="2012-08-08T17:05:00Z"/>
                <w:rPrChange w:id="31874" w:author="Thomas Dietz" w:date="2012-08-10T13:22:00Z">
                  <w:rPr>
                    <w:ins w:id="31875" w:author="Thomas Dietz" w:date="2012-08-08T17:05:00Z"/>
                    <w:lang w:val="de-DE"/>
                  </w:rPr>
                </w:rPrChange>
              </w:rPr>
            </w:pPr>
            <w:ins w:id="31876" w:author="Thomas Dietz" w:date="2012-08-08T17:05:00Z">
              <w:r w:rsidRPr="00B80901">
                <w:rPr>
                  <w:rPrChange w:id="31877" w:author="Thomas Dietz" w:date="2012-08-10T13:22:00Z">
                    <w:rPr>
                      <w:lang w:val="de-DE"/>
                    </w:rPr>
                  </w:rPrChange>
                </w:rPr>
                <w:t xml:space="preserve">        is returned.";</w:t>
              </w:r>
            </w:ins>
          </w:p>
          <w:p w14:paraId="5AB68BFE" w14:textId="77777777" w:rsidR="009F3611" w:rsidRPr="00B80901" w:rsidRDefault="009F3611" w:rsidP="009F3611">
            <w:pPr>
              <w:pStyle w:val="XML1"/>
              <w:rPr>
                <w:ins w:id="31878" w:author="Thomas Dietz" w:date="2012-08-08T17:05:00Z"/>
                <w:rPrChange w:id="31879" w:author="Thomas Dietz" w:date="2012-08-10T13:22:00Z">
                  <w:rPr>
                    <w:ins w:id="31880" w:author="Thomas Dietz" w:date="2012-08-08T17:05:00Z"/>
                    <w:lang w:val="de-DE"/>
                  </w:rPr>
                </w:rPrChange>
              </w:rPr>
            </w:pPr>
            <w:ins w:id="31881" w:author="Thomas Dietz" w:date="2012-08-08T17:05:00Z">
              <w:r w:rsidRPr="00B80901">
                <w:rPr>
                  <w:rPrChange w:id="31882" w:author="Thomas Dietz" w:date="2012-08-10T13:22:00Z">
                    <w:rPr>
                      <w:lang w:val="de-DE"/>
                    </w:rPr>
                  </w:rPrChange>
                </w:rPr>
                <w:t xml:space="preserve">    }</w:t>
              </w:r>
            </w:ins>
          </w:p>
          <w:p w14:paraId="282565AB" w14:textId="77777777" w:rsidR="009F3611" w:rsidRPr="00B80901" w:rsidRDefault="009F3611" w:rsidP="009F3611">
            <w:pPr>
              <w:pStyle w:val="XML1"/>
              <w:rPr>
                <w:ins w:id="31883" w:author="Thomas Dietz" w:date="2012-08-08T17:05:00Z"/>
                <w:rPrChange w:id="31884" w:author="Thomas Dietz" w:date="2012-08-10T13:22:00Z">
                  <w:rPr>
                    <w:ins w:id="31885" w:author="Thomas Dietz" w:date="2012-08-08T17:05:00Z"/>
                    <w:lang w:val="de-DE"/>
                  </w:rPr>
                </w:rPrChange>
              </w:rPr>
            </w:pPr>
            <w:ins w:id="31886" w:author="Thomas Dietz" w:date="2012-08-08T17:05:00Z">
              <w:r w:rsidRPr="00B80901">
                <w:rPr>
                  <w:rPrChange w:id="31887" w:author="Thomas Dietz" w:date="2012-08-10T13:22:00Z">
                    <w:rPr>
                      <w:lang w:val="de-DE"/>
                    </w:rPr>
                  </w:rPrChange>
                </w:rPr>
                <w:t xml:space="preserve">  }</w:t>
              </w:r>
            </w:ins>
          </w:p>
          <w:p w14:paraId="3DBA1528" w14:textId="77777777" w:rsidR="009F3611" w:rsidRPr="00B80901" w:rsidRDefault="009F3611" w:rsidP="009F3611">
            <w:pPr>
              <w:pStyle w:val="XML1"/>
              <w:rPr>
                <w:ins w:id="31888" w:author="Thomas Dietz" w:date="2012-08-08T17:05:00Z"/>
                <w:rPrChange w:id="31889" w:author="Thomas Dietz" w:date="2012-08-10T13:22:00Z">
                  <w:rPr>
                    <w:ins w:id="31890" w:author="Thomas Dietz" w:date="2012-08-08T17:05:00Z"/>
                    <w:lang w:val="de-DE"/>
                  </w:rPr>
                </w:rPrChange>
              </w:rPr>
            </w:pPr>
            <w:ins w:id="31891" w:author="Thomas Dietz" w:date="2012-08-08T17:05:00Z">
              <w:r w:rsidRPr="00B80901">
                <w:rPr>
                  <w:rPrChange w:id="31892" w:author="Thomas Dietz" w:date="2012-08-10T13:22:00Z">
                    <w:rPr>
                      <w:lang w:val="de-DE"/>
                    </w:rPr>
                  </w:rPrChange>
                </w:rPr>
                <w:t xml:space="preserve">  </w:t>
              </w:r>
            </w:ins>
          </w:p>
          <w:p w14:paraId="26CA76AD" w14:textId="77777777" w:rsidR="009F3611" w:rsidRPr="00B80901" w:rsidRDefault="009F3611" w:rsidP="009F3611">
            <w:pPr>
              <w:pStyle w:val="XML1"/>
              <w:rPr>
                <w:ins w:id="31893" w:author="Thomas Dietz" w:date="2012-08-08T17:05:00Z"/>
                <w:rPrChange w:id="31894" w:author="Thomas Dietz" w:date="2012-08-10T13:22:00Z">
                  <w:rPr>
                    <w:ins w:id="31895" w:author="Thomas Dietz" w:date="2012-08-08T17:05:00Z"/>
                    <w:lang w:val="de-DE"/>
                  </w:rPr>
                </w:rPrChange>
              </w:rPr>
            </w:pPr>
            <w:ins w:id="31896" w:author="Thomas Dietz" w:date="2012-08-08T17:05:00Z">
              <w:r w:rsidRPr="00B80901">
                <w:rPr>
                  <w:rPrChange w:id="31897" w:author="Thomas Dietz" w:date="2012-08-10T13:22:00Z">
                    <w:rPr>
                      <w:lang w:val="de-DE"/>
                    </w:rPr>
                  </w:rPrChange>
                </w:rPr>
                <w:t xml:space="preserve">  grouping OFFlowTableType {</w:t>
              </w:r>
            </w:ins>
          </w:p>
          <w:p w14:paraId="403787D7" w14:textId="77777777" w:rsidR="009F3611" w:rsidRPr="00B80901" w:rsidRDefault="009F3611" w:rsidP="009F3611">
            <w:pPr>
              <w:pStyle w:val="XML1"/>
              <w:rPr>
                <w:ins w:id="31898" w:author="Thomas Dietz" w:date="2012-08-08T17:05:00Z"/>
                <w:rPrChange w:id="31899" w:author="Thomas Dietz" w:date="2012-08-10T13:22:00Z">
                  <w:rPr>
                    <w:ins w:id="31900" w:author="Thomas Dietz" w:date="2012-08-08T17:05:00Z"/>
                    <w:lang w:val="de-DE"/>
                  </w:rPr>
                </w:rPrChange>
              </w:rPr>
            </w:pPr>
            <w:ins w:id="31901" w:author="Thomas Dietz" w:date="2012-08-08T17:05:00Z">
              <w:r w:rsidRPr="00B80901">
                <w:rPr>
                  <w:rPrChange w:id="31902" w:author="Thomas Dietz" w:date="2012-08-10T13:22:00Z">
                    <w:rPr>
                      <w:lang w:val="de-DE"/>
                    </w:rPr>
                  </w:rPrChange>
                </w:rPr>
                <w:t xml:space="preserve">    description "Representation of an OpenFlow Flow Table Resource.</w:t>
              </w:r>
            </w:ins>
          </w:p>
          <w:p w14:paraId="2D631767" w14:textId="77777777" w:rsidR="009F3611" w:rsidRPr="00B80901" w:rsidRDefault="009F3611" w:rsidP="009F3611">
            <w:pPr>
              <w:pStyle w:val="XML1"/>
              <w:rPr>
                <w:ins w:id="31903" w:author="Thomas Dietz" w:date="2012-08-08T17:05:00Z"/>
                <w:rPrChange w:id="31904" w:author="Thomas Dietz" w:date="2012-08-10T13:22:00Z">
                  <w:rPr>
                    <w:ins w:id="31905" w:author="Thomas Dietz" w:date="2012-08-08T17:05:00Z"/>
                    <w:lang w:val="de-DE"/>
                  </w:rPr>
                </w:rPrChange>
              </w:rPr>
            </w:pPr>
          </w:p>
          <w:p w14:paraId="4D858B28" w14:textId="77777777" w:rsidR="009F3611" w:rsidRPr="00B80901" w:rsidRDefault="009F3611" w:rsidP="009F3611">
            <w:pPr>
              <w:pStyle w:val="XML1"/>
              <w:rPr>
                <w:ins w:id="31906" w:author="Thomas Dietz" w:date="2012-08-08T17:05:00Z"/>
                <w:rPrChange w:id="31907" w:author="Thomas Dietz" w:date="2012-08-10T13:22:00Z">
                  <w:rPr>
                    <w:ins w:id="31908" w:author="Thomas Dietz" w:date="2012-08-08T17:05:00Z"/>
                    <w:lang w:val="de-DE"/>
                  </w:rPr>
                </w:rPrChange>
              </w:rPr>
            </w:pPr>
            <w:ins w:id="31909" w:author="Thomas Dietz" w:date="2012-08-08T17:05:00Z">
              <w:r w:rsidRPr="00B80901">
                <w:rPr>
                  <w:rPrChange w:id="31910" w:author="Thomas Dietz" w:date="2012-08-10T13:22:00Z">
                    <w:rPr>
                      <w:lang w:val="de-DE"/>
                    </w:rPr>
                  </w:rPrChange>
                </w:rPr>
                <w:t xml:space="preserve">      Elements in the type OFFlowTableType are not configurable and</w:t>
              </w:r>
            </w:ins>
          </w:p>
          <w:p w14:paraId="173854FA" w14:textId="77777777" w:rsidR="009F3611" w:rsidRPr="00B80901" w:rsidRDefault="009F3611" w:rsidP="009F3611">
            <w:pPr>
              <w:pStyle w:val="XML1"/>
              <w:rPr>
                <w:ins w:id="31911" w:author="Thomas Dietz" w:date="2012-08-08T17:05:00Z"/>
                <w:rPrChange w:id="31912" w:author="Thomas Dietz" w:date="2012-08-10T13:22:00Z">
                  <w:rPr>
                    <w:ins w:id="31913" w:author="Thomas Dietz" w:date="2012-08-08T17:05:00Z"/>
                    <w:lang w:val="de-DE"/>
                  </w:rPr>
                </w:rPrChange>
              </w:rPr>
            </w:pPr>
            <w:ins w:id="31914" w:author="Thomas Dietz" w:date="2012-08-08T17:05:00Z">
              <w:r w:rsidRPr="00B80901">
                <w:rPr>
                  <w:rPrChange w:id="31915" w:author="Thomas Dietz" w:date="2012-08-10T13:22:00Z">
                    <w:rPr>
                      <w:lang w:val="de-DE"/>
                    </w:rPr>
                  </w:rPrChange>
                </w:rPr>
                <w:t xml:space="preserve">      can only be retrieved by NETCONF &lt;get&gt; operations. Attemps to</w:t>
              </w:r>
            </w:ins>
          </w:p>
          <w:p w14:paraId="6720AD52" w14:textId="77777777" w:rsidR="009F3611" w:rsidRPr="00B80901" w:rsidRDefault="009F3611" w:rsidP="009F3611">
            <w:pPr>
              <w:pStyle w:val="XML1"/>
              <w:rPr>
                <w:ins w:id="31916" w:author="Thomas Dietz" w:date="2012-08-08T17:05:00Z"/>
                <w:rPrChange w:id="31917" w:author="Thomas Dietz" w:date="2012-08-10T13:22:00Z">
                  <w:rPr>
                    <w:ins w:id="31918" w:author="Thomas Dietz" w:date="2012-08-08T17:05:00Z"/>
                    <w:lang w:val="de-DE"/>
                  </w:rPr>
                </w:rPrChange>
              </w:rPr>
            </w:pPr>
            <w:ins w:id="31919" w:author="Thomas Dietz" w:date="2012-08-08T17:05:00Z">
              <w:r w:rsidRPr="00B80901">
                <w:rPr>
                  <w:rPrChange w:id="31920" w:author="Thomas Dietz" w:date="2012-08-10T13:22:00Z">
                    <w:rPr>
                      <w:lang w:val="de-DE"/>
                    </w:rPr>
                  </w:rPrChange>
                </w:rPr>
                <w:t xml:space="preserve">      modify this element and its children with a NETCONF</w:t>
              </w:r>
            </w:ins>
          </w:p>
          <w:p w14:paraId="6BA60CF6" w14:textId="77777777" w:rsidR="009F3611" w:rsidRPr="00B80901" w:rsidRDefault="009F3611" w:rsidP="009F3611">
            <w:pPr>
              <w:pStyle w:val="XML1"/>
              <w:rPr>
                <w:ins w:id="31921" w:author="Thomas Dietz" w:date="2012-08-08T17:05:00Z"/>
                <w:rPrChange w:id="31922" w:author="Thomas Dietz" w:date="2012-08-10T13:22:00Z">
                  <w:rPr>
                    <w:ins w:id="31923" w:author="Thomas Dietz" w:date="2012-08-08T17:05:00Z"/>
                    <w:lang w:val="de-DE"/>
                  </w:rPr>
                </w:rPrChange>
              </w:rPr>
            </w:pPr>
            <w:ins w:id="31924" w:author="Thomas Dietz" w:date="2012-08-08T17:05:00Z">
              <w:r w:rsidRPr="00B80901">
                <w:rPr>
                  <w:rPrChange w:id="31925" w:author="Thomas Dietz" w:date="2012-08-10T13:22:00Z">
                    <w:rPr>
                      <w:lang w:val="de-DE"/>
                    </w:rPr>
                  </w:rPrChange>
                </w:rPr>
                <w:t xml:space="preserve">      &lt;edit-config&gt; operation MUST result in an</w:t>
              </w:r>
            </w:ins>
          </w:p>
          <w:p w14:paraId="5C4C21F7" w14:textId="77777777" w:rsidR="009F3611" w:rsidRPr="00B80901" w:rsidRDefault="009F3611" w:rsidP="009F3611">
            <w:pPr>
              <w:pStyle w:val="XML1"/>
              <w:rPr>
                <w:ins w:id="31926" w:author="Thomas Dietz" w:date="2012-08-08T17:05:00Z"/>
                <w:rPrChange w:id="31927" w:author="Thomas Dietz" w:date="2012-08-10T13:22:00Z">
                  <w:rPr>
                    <w:ins w:id="31928" w:author="Thomas Dietz" w:date="2012-08-08T17:05:00Z"/>
                    <w:lang w:val="de-DE"/>
                  </w:rPr>
                </w:rPrChange>
              </w:rPr>
            </w:pPr>
            <w:ins w:id="31929" w:author="Thomas Dietz" w:date="2012-08-08T17:05:00Z">
              <w:r w:rsidRPr="00B80901">
                <w:rPr>
                  <w:rPrChange w:id="31930" w:author="Thomas Dietz" w:date="2012-08-10T13:22:00Z">
                    <w:rPr>
                      <w:lang w:val="de-DE"/>
                    </w:rPr>
                  </w:rPrChange>
                </w:rPr>
                <w:t xml:space="preserve">      'operation-not-supported' error with type 'application'.";</w:t>
              </w:r>
            </w:ins>
          </w:p>
          <w:p w14:paraId="6FBFF072" w14:textId="77777777" w:rsidR="009F3611" w:rsidRPr="00B80901" w:rsidRDefault="009F3611" w:rsidP="009F3611">
            <w:pPr>
              <w:pStyle w:val="XML1"/>
              <w:rPr>
                <w:ins w:id="31931" w:author="Thomas Dietz" w:date="2012-08-08T17:05:00Z"/>
                <w:rPrChange w:id="31932" w:author="Thomas Dietz" w:date="2012-08-10T13:22:00Z">
                  <w:rPr>
                    <w:ins w:id="31933" w:author="Thomas Dietz" w:date="2012-08-08T17:05:00Z"/>
                    <w:lang w:val="de-DE"/>
                  </w:rPr>
                </w:rPrChange>
              </w:rPr>
            </w:pPr>
            <w:ins w:id="31934" w:author="Thomas Dietz" w:date="2012-08-08T17:05:00Z">
              <w:r w:rsidRPr="00B80901">
                <w:rPr>
                  <w:rPrChange w:id="31935" w:author="Thomas Dietz" w:date="2012-08-10T13:22:00Z">
                    <w:rPr>
                      <w:lang w:val="de-DE"/>
                    </w:rPr>
                  </w:rPrChange>
                </w:rPr>
                <w:t xml:space="preserve">    uses OFResourceType;</w:t>
              </w:r>
            </w:ins>
          </w:p>
          <w:p w14:paraId="31783EF3" w14:textId="77777777" w:rsidR="009F3611" w:rsidRPr="00B80901" w:rsidRDefault="009F3611" w:rsidP="009F3611">
            <w:pPr>
              <w:pStyle w:val="XML1"/>
              <w:rPr>
                <w:ins w:id="31936" w:author="Thomas Dietz" w:date="2012-08-08T17:05:00Z"/>
                <w:rPrChange w:id="31937" w:author="Thomas Dietz" w:date="2012-08-10T13:22:00Z">
                  <w:rPr>
                    <w:ins w:id="31938" w:author="Thomas Dietz" w:date="2012-08-08T17:05:00Z"/>
                    <w:lang w:val="de-DE"/>
                  </w:rPr>
                </w:rPrChange>
              </w:rPr>
            </w:pPr>
            <w:ins w:id="31939" w:author="Thomas Dietz" w:date="2012-08-08T17:05:00Z">
              <w:r w:rsidRPr="00B80901">
                <w:rPr>
                  <w:rPrChange w:id="31940" w:author="Thomas Dietz" w:date="2012-08-10T13:22:00Z">
                    <w:rPr>
                      <w:lang w:val="de-DE"/>
                    </w:rPr>
                  </w:rPrChange>
                </w:rPr>
                <w:t xml:space="preserve">    leaf max-entries {</w:t>
              </w:r>
            </w:ins>
          </w:p>
          <w:p w14:paraId="6D13BB94" w14:textId="77777777" w:rsidR="009F3611" w:rsidRPr="00B80901" w:rsidRDefault="009F3611" w:rsidP="009F3611">
            <w:pPr>
              <w:pStyle w:val="XML1"/>
              <w:rPr>
                <w:ins w:id="31941" w:author="Thomas Dietz" w:date="2012-08-08T17:05:00Z"/>
                <w:rPrChange w:id="31942" w:author="Thomas Dietz" w:date="2012-08-10T13:22:00Z">
                  <w:rPr>
                    <w:ins w:id="31943" w:author="Thomas Dietz" w:date="2012-08-08T17:05:00Z"/>
                    <w:lang w:val="de-DE"/>
                  </w:rPr>
                </w:rPrChange>
              </w:rPr>
            </w:pPr>
            <w:ins w:id="31944" w:author="Thomas Dietz" w:date="2012-08-08T17:05:00Z">
              <w:r w:rsidRPr="00B80901">
                <w:rPr>
                  <w:rPrChange w:id="31945" w:author="Thomas Dietz" w:date="2012-08-10T13:22:00Z">
                    <w:rPr>
                      <w:lang w:val="de-DE"/>
                    </w:rPr>
                  </w:rPrChange>
                </w:rPr>
                <w:t xml:space="preserve">      type uint8;</w:t>
              </w:r>
            </w:ins>
          </w:p>
          <w:p w14:paraId="29100BA9" w14:textId="77777777" w:rsidR="009F3611" w:rsidRPr="00B80901" w:rsidRDefault="009F3611" w:rsidP="009F3611">
            <w:pPr>
              <w:pStyle w:val="XML1"/>
              <w:rPr>
                <w:ins w:id="31946" w:author="Thomas Dietz" w:date="2012-08-08T17:05:00Z"/>
                <w:rPrChange w:id="31947" w:author="Thomas Dietz" w:date="2012-08-10T13:22:00Z">
                  <w:rPr>
                    <w:ins w:id="31948" w:author="Thomas Dietz" w:date="2012-08-08T17:05:00Z"/>
                    <w:lang w:val="de-DE"/>
                  </w:rPr>
                </w:rPrChange>
              </w:rPr>
            </w:pPr>
            <w:ins w:id="31949" w:author="Thomas Dietz" w:date="2012-08-08T17:05:00Z">
              <w:r w:rsidRPr="00B80901">
                <w:rPr>
                  <w:rPrChange w:id="31950" w:author="Thomas Dietz" w:date="2012-08-10T13:22:00Z">
                    <w:rPr>
                      <w:lang w:val="de-DE"/>
                    </w:rPr>
                  </w:rPrChange>
                </w:rPr>
                <w:t xml:space="preserve">      description "The maximum number of flow entries supported by</w:t>
              </w:r>
            </w:ins>
          </w:p>
          <w:p w14:paraId="679C25A3" w14:textId="77777777" w:rsidR="009F3611" w:rsidRPr="00B80901" w:rsidRDefault="009F3611" w:rsidP="009F3611">
            <w:pPr>
              <w:pStyle w:val="XML1"/>
              <w:rPr>
                <w:ins w:id="31951" w:author="Thomas Dietz" w:date="2012-08-08T17:05:00Z"/>
                <w:rPrChange w:id="31952" w:author="Thomas Dietz" w:date="2012-08-10T13:22:00Z">
                  <w:rPr>
                    <w:ins w:id="31953" w:author="Thomas Dietz" w:date="2012-08-08T17:05:00Z"/>
                    <w:lang w:val="de-DE"/>
                  </w:rPr>
                </w:rPrChange>
              </w:rPr>
            </w:pPr>
            <w:ins w:id="31954" w:author="Thomas Dietz" w:date="2012-08-08T17:05:00Z">
              <w:r w:rsidRPr="00B80901">
                <w:rPr>
                  <w:rPrChange w:id="31955" w:author="Thomas Dietz" w:date="2012-08-10T13:22:00Z">
                    <w:rPr>
                      <w:lang w:val="de-DE"/>
                    </w:rPr>
                  </w:rPrChange>
                </w:rPr>
                <w:t xml:space="preserve">        the flow table.";</w:t>
              </w:r>
            </w:ins>
          </w:p>
          <w:p w14:paraId="6C5CD6D9" w14:textId="77777777" w:rsidR="009F3611" w:rsidRPr="00B80901" w:rsidRDefault="009F3611" w:rsidP="009F3611">
            <w:pPr>
              <w:pStyle w:val="XML1"/>
              <w:rPr>
                <w:ins w:id="31956" w:author="Thomas Dietz" w:date="2012-08-08T17:05:00Z"/>
                <w:rPrChange w:id="31957" w:author="Thomas Dietz" w:date="2012-08-10T13:22:00Z">
                  <w:rPr>
                    <w:ins w:id="31958" w:author="Thomas Dietz" w:date="2012-08-08T17:05:00Z"/>
                    <w:lang w:val="de-DE"/>
                  </w:rPr>
                </w:rPrChange>
              </w:rPr>
            </w:pPr>
            <w:ins w:id="31959" w:author="Thomas Dietz" w:date="2012-08-08T17:05:00Z">
              <w:r w:rsidRPr="00B80901">
                <w:rPr>
                  <w:rPrChange w:id="31960" w:author="Thomas Dietz" w:date="2012-08-10T13:22:00Z">
                    <w:rPr>
                      <w:lang w:val="de-DE"/>
                    </w:rPr>
                  </w:rPrChange>
                </w:rPr>
                <w:t xml:space="preserve">    }</w:t>
              </w:r>
            </w:ins>
          </w:p>
          <w:p w14:paraId="40AB2D9B" w14:textId="77777777" w:rsidR="009F3611" w:rsidRPr="00B80901" w:rsidRDefault="009F3611" w:rsidP="009F3611">
            <w:pPr>
              <w:pStyle w:val="XML1"/>
              <w:rPr>
                <w:ins w:id="31961" w:author="Thomas Dietz" w:date="2012-08-08T17:05:00Z"/>
                <w:rPrChange w:id="31962" w:author="Thomas Dietz" w:date="2012-08-10T13:22:00Z">
                  <w:rPr>
                    <w:ins w:id="31963" w:author="Thomas Dietz" w:date="2012-08-08T17:05:00Z"/>
                    <w:lang w:val="de-DE"/>
                  </w:rPr>
                </w:rPrChange>
              </w:rPr>
            </w:pPr>
            <w:ins w:id="31964" w:author="Thomas Dietz" w:date="2012-08-08T17:05:00Z">
              <w:r w:rsidRPr="00B80901">
                <w:rPr>
                  <w:rPrChange w:id="31965" w:author="Thomas Dietz" w:date="2012-08-10T13:22:00Z">
                    <w:rPr>
                      <w:lang w:val="de-DE"/>
                    </w:rPr>
                  </w:rPrChange>
                </w:rPr>
                <w:t xml:space="preserve">    container next-tables {</w:t>
              </w:r>
            </w:ins>
          </w:p>
          <w:p w14:paraId="02016702" w14:textId="77777777" w:rsidR="009F3611" w:rsidRPr="00B80901" w:rsidRDefault="009F3611" w:rsidP="009F3611">
            <w:pPr>
              <w:pStyle w:val="XML1"/>
              <w:rPr>
                <w:ins w:id="31966" w:author="Thomas Dietz" w:date="2012-08-08T17:05:00Z"/>
                <w:rPrChange w:id="31967" w:author="Thomas Dietz" w:date="2012-08-10T13:22:00Z">
                  <w:rPr>
                    <w:ins w:id="31968" w:author="Thomas Dietz" w:date="2012-08-08T17:05:00Z"/>
                    <w:lang w:val="de-DE"/>
                  </w:rPr>
                </w:rPrChange>
              </w:rPr>
            </w:pPr>
            <w:ins w:id="31969" w:author="Thomas Dietz" w:date="2012-08-08T17:05:00Z">
              <w:r w:rsidRPr="00B80901">
                <w:rPr>
                  <w:rPrChange w:id="31970" w:author="Thomas Dietz" w:date="2012-08-10T13:22:00Z">
                    <w:rPr>
                      <w:lang w:val="de-DE"/>
                    </w:rPr>
                  </w:rPrChange>
                </w:rPr>
                <w:t xml:space="preserve">      leaf-list table-id {</w:t>
              </w:r>
            </w:ins>
          </w:p>
          <w:p w14:paraId="0AD96716" w14:textId="77777777" w:rsidR="009F3611" w:rsidRPr="00B80901" w:rsidRDefault="009F3611" w:rsidP="009F3611">
            <w:pPr>
              <w:pStyle w:val="XML1"/>
              <w:rPr>
                <w:ins w:id="31971" w:author="Thomas Dietz" w:date="2012-08-08T17:05:00Z"/>
                <w:rPrChange w:id="31972" w:author="Thomas Dietz" w:date="2012-08-10T13:22:00Z">
                  <w:rPr>
                    <w:ins w:id="31973" w:author="Thomas Dietz" w:date="2012-08-08T17:05:00Z"/>
                    <w:lang w:val="de-DE"/>
                  </w:rPr>
                </w:rPrChange>
              </w:rPr>
            </w:pPr>
            <w:ins w:id="31974" w:author="Thomas Dietz" w:date="2012-08-08T17:05:00Z">
              <w:r w:rsidRPr="00B80901">
                <w:rPr>
                  <w:rPrChange w:id="31975" w:author="Thomas Dietz" w:date="2012-08-10T13:22:00Z">
                    <w:rPr>
                      <w:lang w:val="de-DE"/>
                    </w:rPr>
                  </w:rPrChange>
                </w:rPr>
                <w:t xml:space="preserve">        type inet:uri;</w:t>
              </w:r>
            </w:ins>
          </w:p>
          <w:p w14:paraId="515462AD" w14:textId="77777777" w:rsidR="009F3611" w:rsidRPr="00B80901" w:rsidRDefault="009F3611" w:rsidP="009F3611">
            <w:pPr>
              <w:pStyle w:val="XML1"/>
              <w:rPr>
                <w:ins w:id="31976" w:author="Thomas Dietz" w:date="2012-08-08T17:05:00Z"/>
                <w:rPrChange w:id="31977" w:author="Thomas Dietz" w:date="2012-08-10T13:22:00Z">
                  <w:rPr>
                    <w:ins w:id="31978" w:author="Thomas Dietz" w:date="2012-08-08T17:05:00Z"/>
                    <w:lang w:val="de-DE"/>
                  </w:rPr>
                </w:rPrChange>
              </w:rPr>
            </w:pPr>
            <w:ins w:id="31979" w:author="Thomas Dietz" w:date="2012-08-08T17:05:00Z">
              <w:r w:rsidRPr="00B80901">
                <w:rPr>
                  <w:rPrChange w:id="31980" w:author="Thomas Dietz" w:date="2012-08-10T13:22:00Z">
                    <w:rPr>
                      <w:lang w:val="de-DE"/>
                    </w:rPr>
                  </w:rPrChange>
                </w:rPr>
                <w:t xml:space="preserve">      }</w:t>
              </w:r>
            </w:ins>
          </w:p>
          <w:p w14:paraId="2D5A73B6" w14:textId="77777777" w:rsidR="009F3611" w:rsidRPr="00B80901" w:rsidRDefault="009F3611" w:rsidP="009F3611">
            <w:pPr>
              <w:pStyle w:val="XML1"/>
              <w:rPr>
                <w:ins w:id="31981" w:author="Thomas Dietz" w:date="2012-08-08T17:05:00Z"/>
                <w:rPrChange w:id="31982" w:author="Thomas Dietz" w:date="2012-08-10T13:22:00Z">
                  <w:rPr>
                    <w:ins w:id="31983" w:author="Thomas Dietz" w:date="2012-08-08T17:05:00Z"/>
                    <w:lang w:val="de-DE"/>
                  </w:rPr>
                </w:rPrChange>
              </w:rPr>
            </w:pPr>
            <w:ins w:id="31984" w:author="Thomas Dietz" w:date="2012-08-08T17:05:00Z">
              <w:r w:rsidRPr="00B80901">
                <w:rPr>
                  <w:rPrChange w:id="31985" w:author="Thomas Dietz" w:date="2012-08-10T13:22:00Z">
                    <w:rPr>
                      <w:lang w:val="de-DE"/>
                    </w:rPr>
                  </w:rPrChange>
                </w:rPr>
                <w:t xml:space="preserve">      description "An array of resource-ids of all flow tables that</w:t>
              </w:r>
            </w:ins>
          </w:p>
          <w:p w14:paraId="0215D4C1" w14:textId="77777777" w:rsidR="009F3611" w:rsidRPr="00B80901" w:rsidRDefault="009F3611" w:rsidP="009F3611">
            <w:pPr>
              <w:pStyle w:val="XML1"/>
              <w:rPr>
                <w:ins w:id="31986" w:author="Thomas Dietz" w:date="2012-08-08T17:05:00Z"/>
                <w:rPrChange w:id="31987" w:author="Thomas Dietz" w:date="2012-08-10T13:22:00Z">
                  <w:rPr>
                    <w:ins w:id="31988" w:author="Thomas Dietz" w:date="2012-08-08T17:05:00Z"/>
                    <w:lang w:val="de-DE"/>
                  </w:rPr>
                </w:rPrChange>
              </w:rPr>
            </w:pPr>
            <w:ins w:id="31989" w:author="Thomas Dietz" w:date="2012-08-08T17:05:00Z">
              <w:r w:rsidRPr="00B80901">
                <w:rPr>
                  <w:rPrChange w:id="31990" w:author="Thomas Dietz" w:date="2012-08-10T13:22:00Z">
                    <w:rPr>
                      <w:lang w:val="de-DE"/>
                    </w:rPr>
                  </w:rPrChange>
                </w:rPr>
                <w:t xml:space="preserve">        can be directly reached from this table using the </w:t>
              </w:r>
            </w:ins>
          </w:p>
          <w:p w14:paraId="1A8F961B" w14:textId="77777777" w:rsidR="009F3611" w:rsidRPr="00B80901" w:rsidRDefault="009F3611" w:rsidP="009F3611">
            <w:pPr>
              <w:pStyle w:val="XML1"/>
              <w:rPr>
                <w:ins w:id="31991" w:author="Thomas Dietz" w:date="2012-08-08T17:05:00Z"/>
                <w:rPrChange w:id="31992" w:author="Thomas Dietz" w:date="2012-08-10T13:22:00Z">
                  <w:rPr>
                    <w:ins w:id="31993" w:author="Thomas Dietz" w:date="2012-08-08T17:05:00Z"/>
                    <w:lang w:val="de-DE"/>
                  </w:rPr>
                </w:rPrChange>
              </w:rPr>
            </w:pPr>
            <w:ins w:id="31994" w:author="Thomas Dietz" w:date="2012-08-08T17:05:00Z">
              <w:r w:rsidRPr="00B80901">
                <w:rPr>
                  <w:rPrChange w:id="31995" w:author="Thomas Dietz" w:date="2012-08-10T13:22:00Z">
                    <w:rPr>
                      <w:lang w:val="de-DE"/>
                    </w:rPr>
                  </w:rPrChange>
                </w:rPr>
                <w:t xml:space="preserve">        'goto-table' instruction.";</w:t>
              </w:r>
            </w:ins>
          </w:p>
          <w:p w14:paraId="117E40D0" w14:textId="77777777" w:rsidR="009F3611" w:rsidRPr="00B80901" w:rsidRDefault="009F3611" w:rsidP="009F3611">
            <w:pPr>
              <w:pStyle w:val="XML1"/>
              <w:rPr>
                <w:ins w:id="31996" w:author="Thomas Dietz" w:date="2012-08-08T17:05:00Z"/>
                <w:rPrChange w:id="31997" w:author="Thomas Dietz" w:date="2012-08-10T13:22:00Z">
                  <w:rPr>
                    <w:ins w:id="31998" w:author="Thomas Dietz" w:date="2012-08-08T17:05:00Z"/>
                    <w:lang w:val="de-DE"/>
                  </w:rPr>
                </w:rPrChange>
              </w:rPr>
            </w:pPr>
            <w:ins w:id="31999" w:author="Thomas Dietz" w:date="2012-08-08T17:05:00Z">
              <w:r w:rsidRPr="00B80901">
                <w:rPr>
                  <w:rPrChange w:id="32000" w:author="Thomas Dietz" w:date="2012-08-10T13:22:00Z">
                    <w:rPr>
                      <w:lang w:val="de-DE"/>
                    </w:rPr>
                  </w:rPrChange>
                </w:rPr>
                <w:t xml:space="preserve">    }</w:t>
              </w:r>
            </w:ins>
          </w:p>
          <w:p w14:paraId="33891C1E" w14:textId="77777777" w:rsidR="009F3611" w:rsidRPr="00B80901" w:rsidRDefault="009F3611" w:rsidP="009F3611">
            <w:pPr>
              <w:pStyle w:val="XML1"/>
              <w:rPr>
                <w:ins w:id="32001" w:author="Thomas Dietz" w:date="2012-08-08T17:05:00Z"/>
                <w:rPrChange w:id="32002" w:author="Thomas Dietz" w:date="2012-08-10T13:22:00Z">
                  <w:rPr>
                    <w:ins w:id="32003" w:author="Thomas Dietz" w:date="2012-08-08T17:05:00Z"/>
                    <w:lang w:val="de-DE"/>
                  </w:rPr>
                </w:rPrChange>
              </w:rPr>
            </w:pPr>
            <w:ins w:id="32004" w:author="Thomas Dietz" w:date="2012-08-08T17:05:00Z">
              <w:r w:rsidRPr="00B80901">
                <w:rPr>
                  <w:rPrChange w:id="32005" w:author="Thomas Dietz" w:date="2012-08-10T13:22:00Z">
                    <w:rPr>
                      <w:lang w:val="de-DE"/>
                    </w:rPr>
                  </w:rPrChange>
                </w:rPr>
                <w:t xml:space="preserve">    container instructions {</w:t>
              </w:r>
            </w:ins>
          </w:p>
          <w:p w14:paraId="2E08795A" w14:textId="77777777" w:rsidR="009F3611" w:rsidRPr="00B80901" w:rsidRDefault="009F3611" w:rsidP="009F3611">
            <w:pPr>
              <w:pStyle w:val="XML1"/>
              <w:rPr>
                <w:ins w:id="32006" w:author="Thomas Dietz" w:date="2012-08-08T17:05:00Z"/>
                <w:rPrChange w:id="32007" w:author="Thomas Dietz" w:date="2012-08-10T13:22:00Z">
                  <w:rPr>
                    <w:ins w:id="32008" w:author="Thomas Dietz" w:date="2012-08-08T17:05:00Z"/>
                    <w:lang w:val="de-DE"/>
                  </w:rPr>
                </w:rPrChange>
              </w:rPr>
            </w:pPr>
            <w:ins w:id="32009" w:author="Thomas Dietz" w:date="2012-08-08T17:05:00Z">
              <w:r w:rsidRPr="00B80901">
                <w:rPr>
                  <w:rPrChange w:id="32010" w:author="Thomas Dietz" w:date="2012-08-10T13:22:00Z">
                    <w:rPr>
                      <w:lang w:val="de-DE"/>
                    </w:rPr>
                  </w:rPrChange>
                </w:rPr>
                <w:t xml:space="preserve">      leaf-list type {</w:t>
              </w:r>
            </w:ins>
          </w:p>
          <w:p w14:paraId="16242BFE" w14:textId="77777777" w:rsidR="009F3611" w:rsidRPr="00B80901" w:rsidRDefault="009F3611" w:rsidP="009F3611">
            <w:pPr>
              <w:pStyle w:val="XML1"/>
              <w:rPr>
                <w:ins w:id="32011" w:author="Thomas Dietz" w:date="2012-08-08T17:05:00Z"/>
                <w:rPrChange w:id="32012" w:author="Thomas Dietz" w:date="2012-08-10T13:22:00Z">
                  <w:rPr>
                    <w:ins w:id="32013" w:author="Thomas Dietz" w:date="2012-08-08T17:05:00Z"/>
                    <w:lang w:val="de-DE"/>
                  </w:rPr>
                </w:rPrChange>
              </w:rPr>
            </w:pPr>
            <w:ins w:id="32014" w:author="Thomas Dietz" w:date="2012-08-08T17:05:00Z">
              <w:r w:rsidRPr="00B80901">
                <w:rPr>
                  <w:rPrChange w:id="32015" w:author="Thomas Dietz" w:date="2012-08-10T13:22:00Z">
                    <w:rPr>
                      <w:lang w:val="de-DE"/>
                    </w:rPr>
                  </w:rPrChange>
                </w:rPr>
                <w:t xml:space="preserve">        type OFInstructionType;</w:t>
              </w:r>
            </w:ins>
          </w:p>
          <w:p w14:paraId="04B86EE4" w14:textId="77777777" w:rsidR="009F3611" w:rsidRPr="00B80901" w:rsidRDefault="009F3611" w:rsidP="009F3611">
            <w:pPr>
              <w:pStyle w:val="XML1"/>
              <w:rPr>
                <w:ins w:id="32016" w:author="Thomas Dietz" w:date="2012-08-08T17:05:00Z"/>
                <w:rPrChange w:id="32017" w:author="Thomas Dietz" w:date="2012-08-10T13:22:00Z">
                  <w:rPr>
                    <w:ins w:id="32018" w:author="Thomas Dietz" w:date="2012-08-08T17:05:00Z"/>
                    <w:lang w:val="de-DE"/>
                  </w:rPr>
                </w:rPrChange>
              </w:rPr>
            </w:pPr>
            <w:ins w:id="32019" w:author="Thomas Dietz" w:date="2012-08-08T17:05:00Z">
              <w:r w:rsidRPr="00B80901">
                <w:rPr>
                  <w:rPrChange w:id="32020" w:author="Thomas Dietz" w:date="2012-08-10T13:22:00Z">
                    <w:rPr>
                      <w:lang w:val="de-DE"/>
                    </w:rPr>
                  </w:rPrChange>
                </w:rPr>
                <w:t xml:space="preserve">      }</w:t>
              </w:r>
            </w:ins>
          </w:p>
          <w:p w14:paraId="3282DC79" w14:textId="77777777" w:rsidR="009F3611" w:rsidRPr="00B80901" w:rsidRDefault="009F3611" w:rsidP="009F3611">
            <w:pPr>
              <w:pStyle w:val="XML1"/>
              <w:rPr>
                <w:ins w:id="32021" w:author="Thomas Dietz" w:date="2012-08-08T17:05:00Z"/>
                <w:rPrChange w:id="32022" w:author="Thomas Dietz" w:date="2012-08-10T13:22:00Z">
                  <w:rPr>
                    <w:ins w:id="32023" w:author="Thomas Dietz" w:date="2012-08-08T17:05:00Z"/>
                    <w:lang w:val="de-DE"/>
                  </w:rPr>
                </w:rPrChange>
              </w:rPr>
            </w:pPr>
            <w:ins w:id="32024" w:author="Thomas Dietz" w:date="2012-08-08T17:05:00Z">
              <w:r w:rsidRPr="00B80901">
                <w:rPr>
                  <w:rPrChange w:id="32025" w:author="Thomas Dietz" w:date="2012-08-10T13:22:00Z">
                    <w:rPr>
                      <w:lang w:val="de-DE"/>
                    </w:rPr>
                  </w:rPrChange>
                </w:rPr>
                <w:t xml:space="preserve">      description "The list of all instruction types supported by</w:t>
              </w:r>
            </w:ins>
          </w:p>
          <w:p w14:paraId="6150D7E9" w14:textId="77777777" w:rsidR="009F3611" w:rsidRPr="00B80901" w:rsidRDefault="009F3611" w:rsidP="009F3611">
            <w:pPr>
              <w:pStyle w:val="XML1"/>
              <w:rPr>
                <w:ins w:id="32026" w:author="Thomas Dietz" w:date="2012-08-08T17:05:00Z"/>
                <w:rPrChange w:id="32027" w:author="Thomas Dietz" w:date="2012-08-10T13:22:00Z">
                  <w:rPr>
                    <w:ins w:id="32028" w:author="Thomas Dietz" w:date="2012-08-08T17:05:00Z"/>
                    <w:lang w:val="de-DE"/>
                  </w:rPr>
                </w:rPrChange>
              </w:rPr>
            </w:pPr>
            <w:ins w:id="32029" w:author="Thomas Dietz" w:date="2012-08-08T17:05:00Z">
              <w:r w:rsidRPr="00B80901">
                <w:rPr>
                  <w:rPrChange w:id="32030" w:author="Thomas Dietz" w:date="2012-08-10T13:22:00Z">
                    <w:rPr>
                      <w:lang w:val="de-DE"/>
                    </w:rPr>
                  </w:rPrChange>
                </w:rPr>
                <w:t xml:space="preserve">        the flow table.";</w:t>
              </w:r>
            </w:ins>
          </w:p>
          <w:p w14:paraId="7577EA32" w14:textId="77777777" w:rsidR="009F3611" w:rsidRPr="00B80901" w:rsidRDefault="009F3611" w:rsidP="009F3611">
            <w:pPr>
              <w:pStyle w:val="XML1"/>
              <w:rPr>
                <w:ins w:id="32031" w:author="Thomas Dietz" w:date="2012-08-08T17:05:00Z"/>
                <w:rPrChange w:id="32032" w:author="Thomas Dietz" w:date="2012-08-10T13:22:00Z">
                  <w:rPr>
                    <w:ins w:id="32033" w:author="Thomas Dietz" w:date="2012-08-08T17:05:00Z"/>
                    <w:lang w:val="de-DE"/>
                  </w:rPr>
                </w:rPrChange>
              </w:rPr>
            </w:pPr>
            <w:ins w:id="32034" w:author="Thomas Dietz" w:date="2012-08-08T17:05:00Z">
              <w:r w:rsidRPr="00B80901">
                <w:rPr>
                  <w:rPrChange w:id="32035" w:author="Thomas Dietz" w:date="2012-08-10T13:22:00Z">
                    <w:rPr>
                      <w:lang w:val="de-DE"/>
                    </w:rPr>
                  </w:rPrChange>
                </w:rPr>
                <w:t xml:space="preserve">    }</w:t>
              </w:r>
            </w:ins>
          </w:p>
          <w:p w14:paraId="1460773A" w14:textId="77777777" w:rsidR="009F3611" w:rsidRPr="00B80901" w:rsidRDefault="009F3611" w:rsidP="009F3611">
            <w:pPr>
              <w:pStyle w:val="XML1"/>
              <w:rPr>
                <w:ins w:id="32036" w:author="Thomas Dietz" w:date="2012-08-08T17:05:00Z"/>
                <w:rPrChange w:id="32037" w:author="Thomas Dietz" w:date="2012-08-10T13:22:00Z">
                  <w:rPr>
                    <w:ins w:id="32038" w:author="Thomas Dietz" w:date="2012-08-08T17:05:00Z"/>
                    <w:lang w:val="de-DE"/>
                  </w:rPr>
                </w:rPrChange>
              </w:rPr>
            </w:pPr>
            <w:ins w:id="32039" w:author="Thomas Dietz" w:date="2012-08-08T17:05:00Z">
              <w:r w:rsidRPr="00B80901">
                <w:rPr>
                  <w:rPrChange w:id="32040" w:author="Thomas Dietz" w:date="2012-08-10T13:22:00Z">
                    <w:rPr>
                      <w:lang w:val="de-DE"/>
                    </w:rPr>
                  </w:rPrChange>
                </w:rPr>
                <w:t xml:space="preserve">    container matches {</w:t>
              </w:r>
            </w:ins>
          </w:p>
          <w:p w14:paraId="53CAB7AC" w14:textId="77777777" w:rsidR="009F3611" w:rsidRPr="00B80901" w:rsidRDefault="009F3611" w:rsidP="009F3611">
            <w:pPr>
              <w:pStyle w:val="XML1"/>
              <w:rPr>
                <w:ins w:id="32041" w:author="Thomas Dietz" w:date="2012-08-08T17:05:00Z"/>
                <w:rPrChange w:id="32042" w:author="Thomas Dietz" w:date="2012-08-10T13:22:00Z">
                  <w:rPr>
                    <w:ins w:id="32043" w:author="Thomas Dietz" w:date="2012-08-08T17:05:00Z"/>
                    <w:lang w:val="de-DE"/>
                  </w:rPr>
                </w:rPrChange>
              </w:rPr>
            </w:pPr>
            <w:ins w:id="32044" w:author="Thomas Dietz" w:date="2012-08-08T17:05:00Z">
              <w:r w:rsidRPr="00B80901">
                <w:rPr>
                  <w:rPrChange w:id="32045" w:author="Thomas Dietz" w:date="2012-08-10T13:22:00Z">
                    <w:rPr>
                      <w:lang w:val="de-DE"/>
                    </w:rPr>
                  </w:rPrChange>
                </w:rPr>
                <w:t xml:space="preserve">      leaf-list type {</w:t>
              </w:r>
            </w:ins>
          </w:p>
          <w:p w14:paraId="22F525E4" w14:textId="77777777" w:rsidR="009F3611" w:rsidRPr="00B80901" w:rsidRDefault="009F3611" w:rsidP="009F3611">
            <w:pPr>
              <w:pStyle w:val="XML1"/>
              <w:rPr>
                <w:ins w:id="32046" w:author="Thomas Dietz" w:date="2012-08-08T17:05:00Z"/>
                <w:rPrChange w:id="32047" w:author="Thomas Dietz" w:date="2012-08-10T13:22:00Z">
                  <w:rPr>
                    <w:ins w:id="32048" w:author="Thomas Dietz" w:date="2012-08-08T17:05:00Z"/>
                    <w:lang w:val="de-DE"/>
                  </w:rPr>
                </w:rPrChange>
              </w:rPr>
            </w:pPr>
            <w:ins w:id="32049" w:author="Thomas Dietz" w:date="2012-08-08T17:05:00Z">
              <w:r w:rsidRPr="00B80901">
                <w:rPr>
                  <w:rPrChange w:id="32050" w:author="Thomas Dietz" w:date="2012-08-10T13:22:00Z">
                    <w:rPr>
                      <w:lang w:val="de-DE"/>
                    </w:rPr>
                  </w:rPrChange>
                </w:rPr>
                <w:t xml:space="preserve">        type OFMatchFieldType;</w:t>
              </w:r>
            </w:ins>
          </w:p>
          <w:p w14:paraId="31BB5E97" w14:textId="77777777" w:rsidR="009F3611" w:rsidRPr="00B80901" w:rsidRDefault="009F3611" w:rsidP="009F3611">
            <w:pPr>
              <w:pStyle w:val="XML1"/>
              <w:rPr>
                <w:ins w:id="32051" w:author="Thomas Dietz" w:date="2012-08-08T17:05:00Z"/>
                <w:rPrChange w:id="32052" w:author="Thomas Dietz" w:date="2012-08-10T13:22:00Z">
                  <w:rPr>
                    <w:ins w:id="32053" w:author="Thomas Dietz" w:date="2012-08-08T17:05:00Z"/>
                    <w:lang w:val="de-DE"/>
                  </w:rPr>
                </w:rPrChange>
              </w:rPr>
            </w:pPr>
            <w:ins w:id="32054" w:author="Thomas Dietz" w:date="2012-08-08T17:05:00Z">
              <w:r w:rsidRPr="00B80901">
                <w:rPr>
                  <w:rPrChange w:id="32055" w:author="Thomas Dietz" w:date="2012-08-10T13:22:00Z">
                    <w:rPr>
                      <w:lang w:val="de-DE"/>
                    </w:rPr>
                  </w:rPrChange>
                </w:rPr>
                <w:t xml:space="preserve">      }</w:t>
              </w:r>
            </w:ins>
          </w:p>
          <w:p w14:paraId="7C289A9F" w14:textId="77777777" w:rsidR="009F3611" w:rsidRPr="00B80901" w:rsidRDefault="009F3611" w:rsidP="009F3611">
            <w:pPr>
              <w:pStyle w:val="XML1"/>
              <w:rPr>
                <w:ins w:id="32056" w:author="Thomas Dietz" w:date="2012-08-08T17:05:00Z"/>
                <w:rPrChange w:id="32057" w:author="Thomas Dietz" w:date="2012-08-10T13:22:00Z">
                  <w:rPr>
                    <w:ins w:id="32058" w:author="Thomas Dietz" w:date="2012-08-08T17:05:00Z"/>
                    <w:lang w:val="de-DE"/>
                  </w:rPr>
                </w:rPrChange>
              </w:rPr>
            </w:pPr>
            <w:ins w:id="32059" w:author="Thomas Dietz" w:date="2012-08-08T17:05:00Z">
              <w:r w:rsidRPr="00B80901">
                <w:rPr>
                  <w:rPrChange w:id="32060" w:author="Thomas Dietz" w:date="2012-08-10T13:22:00Z">
                    <w:rPr>
                      <w:lang w:val="de-DE"/>
                    </w:rPr>
                  </w:rPrChange>
                </w:rPr>
                <w:t xml:space="preserve">      description "The list of all match types supported by the</w:t>
              </w:r>
            </w:ins>
          </w:p>
          <w:p w14:paraId="3CC0C8D0" w14:textId="77777777" w:rsidR="009F3611" w:rsidRPr="00B80901" w:rsidRDefault="009F3611" w:rsidP="009F3611">
            <w:pPr>
              <w:pStyle w:val="XML1"/>
              <w:rPr>
                <w:ins w:id="32061" w:author="Thomas Dietz" w:date="2012-08-08T17:05:00Z"/>
                <w:rPrChange w:id="32062" w:author="Thomas Dietz" w:date="2012-08-10T13:22:00Z">
                  <w:rPr>
                    <w:ins w:id="32063" w:author="Thomas Dietz" w:date="2012-08-08T17:05:00Z"/>
                    <w:lang w:val="de-DE"/>
                  </w:rPr>
                </w:rPrChange>
              </w:rPr>
            </w:pPr>
            <w:ins w:id="32064" w:author="Thomas Dietz" w:date="2012-08-08T17:05:00Z">
              <w:r w:rsidRPr="00B80901">
                <w:rPr>
                  <w:rPrChange w:id="32065" w:author="Thomas Dietz" w:date="2012-08-10T13:22:00Z">
                    <w:rPr>
                      <w:lang w:val="de-DE"/>
                    </w:rPr>
                  </w:rPrChange>
                </w:rPr>
                <w:t xml:space="preserve">        flow table.";</w:t>
              </w:r>
            </w:ins>
          </w:p>
          <w:p w14:paraId="4AE4A190" w14:textId="77777777" w:rsidR="009F3611" w:rsidRPr="00B80901" w:rsidRDefault="009F3611" w:rsidP="009F3611">
            <w:pPr>
              <w:pStyle w:val="XML1"/>
              <w:rPr>
                <w:ins w:id="32066" w:author="Thomas Dietz" w:date="2012-08-08T17:05:00Z"/>
                <w:rPrChange w:id="32067" w:author="Thomas Dietz" w:date="2012-08-10T13:22:00Z">
                  <w:rPr>
                    <w:ins w:id="32068" w:author="Thomas Dietz" w:date="2012-08-08T17:05:00Z"/>
                    <w:lang w:val="de-DE"/>
                  </w:rPr>
                </w:rPrChange>
              </w:rPr>
            </w:pPr>
            <w:ins w:id="32069" w:author="Thomas Dietz" w:date="2012-08-08T17:05:00Z">
              <w:r w:rsidRPr="00B80901">
                <w:rPr>
                  <w:rPrChange w:id="32070" w:author="Thomas Dietz" w:date="2012-08-10T13:22:00Z">
                    <w:rPr>
                      <w:lang w:val="de-DE"/>
                    </w:rPr>
                  </w:rPrChange>
                </w:rPr>
                <w:t xml:space="preserve">    }</w:t>
              </w:r>
            </w:ins>
          </w:p>
          <w:p w14:paraId="4016EE86" w14:textId="77777777" w:rsidR="009F3611" w:rsidRPr="00B80901" w:rsidRDefault="009F3611" w:rsidP="009F3611">
            <w:pPr>
              <w:pStyle w:val="XML1"/>
              <w:rPr>
                <w:ins w:id="32071" w:author="Thomas Dietz" w:date="2012-08-08T17:05:00Z"/>
                <w:rPrChange w:id="32072" w:author="Thomas Dietz" w:date="2012-08-10T13:22:00Z">
                  <w:rPr>
                    <w:ins w:id="32073" w:author="Thomas Dietz" w:date="2012-08-08T17:05:00Z"/>
                    <w:lang w:val="de-DE"/>
                  </w:rPr>
                </w:rPrChange>
              </w:rPr>
            </w:pPr>
            <w:ins w:id="32074" w:author="Thomas Dietz" w:date="2012-08-08T17:05:00Z">
              <w:r w:rsidRPr="00B80901">
                <w:rPr>
                  <w:rPrChange w:id="32075" w:author="Thomas Dietz" w:date="2012-08-10T13:22:00Z">
                    <w:rPr>
                      <w:lang w:val="de-DE"/>
                    </w:rPr>
                  </w:rPrChange>
                </w:rPr>
                <w:t xml:space="preserve">    container write-actions {</w:t>
              </w:r>
            </w:ins>
          </w:p>
          <w:p w14:paraId="4AC96305" w14:textId="77777777" w:rsidR="009F3611" w:rsidRPr="00B80901" w:rsidRDefault="009F3611" w:rsidP="009F3611">
            <w:pPr>
              <w:pStyle w:val="XML1"/>
              <w:rPr>
                <w:ins w:id="32076" w:author="Thomas Dietz" w:date="2012-08-08T17:05:00Z"/>
                <w:rPrChange w:id="32077" w:author="Thomas Dietz" w:date="2012-08-10T13:22:00Z">
                  <w:rPr>
                    <w:ins w:id="32078" w:author="Thomas Dietz" w:date="2012-08-08T17:05:00Z"/>
                    <w:lang w:val="de-DE"/>
                  </w:rPr>
                </w:rPrChange>
              </w:rPr>
            </w:pPr>
            <w:ins w:id="32079" w:author="Thomas Dietz" w:date="2012-08-08T17:05:00Z">
              <w:r w:rsidRPr="00B80901">
                <w:rPr>
                  <w:rPrChange w:id="32080" w:author="Thomas Dietz" w:date="2012-08-10T13:22:00Z">
                    <w:rPr>
                      <w:lang w:val="de-DE"/>
                    </w:rPr>
                  </w:rPrChange>
                </w:rPr>
                <w:t xml:space="preserve">      leaf-list type {</w:t>
              </w:r>
            </w:ins>
          </w:p>
          <w:p w14:paraId="2AE89694" w14:textId="77777777" w:rsidR="009F3611" w:rsidRPr="00B80901" w:rsidRDefault="009F3611" w:rsidP="009F3611">
            <w:pPr>
              <w:pStyle w:val="XML1"/>
              <w:rPr>
                <w:ins w:id="32081" w:author="Thomas Dietz" w:date="2012-08-08T17:05:00Z"/>
                <w:rPrChange w:id="32082" w:author="Thomas Dietz" w:date="2012-08-10T13:22:00Z">
                  <w:rPr>
                    <w:ins w:id="32083" w:author="Thomas Dietz" w:date="2012-08-08T17:05:00Z"/>
                    <w:lang w:val="de-DE"/>
                  </w:rPr>
                </w:rPrChange>
              </w:rPr>
            </w:pPr>
            <w:ins w:id="32084" w:author="Thomas Dietz" w:date="2012-08-08T17:05:00Z">
              <w:r w:rsidRPr="00B80901">
                <w:rPr>
                  <w:rPrChange w:id="32085" w:author="Thomas Dietz" w:date="2012-08-10T13:22:00Z">
                    <w:rPr>
                      <w:lang w:val="de-DE"/>
                    </w:rPr>
                  </w:rPrChange>
                </w:rPr>
                <w:t xml:space="preserve">        type OFActionType;</w:t>
              </w:r>
            </w:ins>
          </w:p>
          <w:p w14:paraId="37E5647D" w14:textId="77777777" w:rsidR="009F3611" w:rsidRPr="00B80901" w:rsidRDefault="009F3611" w:rsidP="009F3611">
            <w:pPr>
              <w:pStyle w:val="XML1"/>
              <w:rPr>
                <w:ins w:id="32086" w:author="Thomas Dietz" w:date="2012-08-08T17:05:00Z"/>
                <w:rPrChange w:id="32087" w:author="Thomas Dietz" w:date="2012-08-10T13:22:00Z">
                  <w:rPr>
                    <w:ins w:id="32088" w:author="Thomas Dietz" w:date="2012-08-08T17:05:00Z"/>
                    <w:lang w:val="de-DE"/>
                  </w:rPr>
                </w:rPrChange>
              </w:rPr>
            </w:pPr>
            <w:ins w:id="32089" w:author="Thomas Dietz" w:date="2012-08-08T17:05:00Z">
              <w:r w:rsidRPr="00B80901">
                <w:rPr>
                  <w:rPrChange w:id="32090" w:author="Thomas Dietz" w:date="2012-08-10T13:22:00Z">
                    <w:rPr>
                      <w:lang w:val="de-DE"/>
                    </w:rPr>
                  </w:rPrChange>
                </w:rPr>
                <w:t xml:space="preserve">      }</w:t>
              </w:r>
            </w:ins>
          </w:p>
          <w:p w14:paraId="764CD624" w14:textId="77777777" w:rsidR="009F3611" w:rsidRPr="00B80901" w:rsidRDefault="009F3611" w:rsidP="009F3611">
            <w:pPr>
              <w:pStyle w:val="XML1"/>
              <w:rPr>
                <w:ins w:id="32091" w:author="Thomas Dietz" w:date="2012-08-08T17:05:00Z"/>
                <w:rPrChange w:id="32092" w:author="Thomas Dietz" w:date="2012-08-10T13:22:00Z">
                  <w:rPr>
                    <w:ins w:id="32093" w:author="Thomas Dietz" w:date="2012-08-08T17:05:00Z"/>
                    <w:lang w:val="de-DE"/>
                  </w:rPr>
                </w:rPrChange>
              </w:rPr>
            </w:pPr>
            <w:ins w:id="32094" w:author="Thomas Dietz" w:date="2012-08-08T17:05:00Z">
              <w:r w:rsidRPr="00B80901">
                <w:rPr>
                  <w:rPrChange w:id="32095" w:author="Thomas Dietz" w:date="2012-08-10T13:22:00Z">
                    <w:rPr>
                      <w:lang w:val="de-DE"/>
                    </w:rPr>
                  </w:rPrChange>
                </w:rPr>
                <w:t xml:space="preserve">      description "The list of all write action types supported by</w:t>
              </w:r>
            </w:ins>
          </w:p>
          <w:p w14:paraId="7CC00EE6" w14:textId="77777777" w:rsidR="009F3611" w:rsidRPr="00B80901" w:rsidRDefault="009F3611" w:rsidP="009F3611">
            <w:pPr>
              <w:pStyle w:val="XML1"/>
              <w:rPr>
                <w:ins w:id="32096" w:author="Thomas Dietz" w:date="2012-08-08T17:05:00Z"/>
                <w:rPrChange w:id="32097" w:author="Thomas Dietz" w:date="2012-08-10T13:22:00Z">
                  <w:rPr>
                    <w:ins w:id="32098" w:author="Thomas Dietz" w:date="2012-08-08T17:05:00Z"/>
                    <w:lang w:val="de-DE"/>
                  </w:rPr>
                </w:rPrChange>
              </w:rPr>
            </w:pPr>
            <w:ins w:id="32099" w:author="Thomas Dietz" w:date="2012-08-08T17:05:00Z">
              <w:r w:rsidRPr="00B80901">
                <w:rPr>
                  <w:rPrChange w:id="32100" w:author="Thomas Dietz" w:date="2012-08-10T13:22:00Z">
                    <w:rPr>
                      <w:lang w:val="de-DE"/>
                    </w:rPr>
                  </w:rPrChange>
                </w:rPr>
                <w:t xml:space="preserve">        the flow table.";</w:t>
              </w:r>
            </w:ins>
          </w:p>
          <w:p w14:paraId="6F087614" w14:textId="77777777" w:rsidR="009F3611" w:rsidRPr="00B80901" w:rsidRDefault="009F3611" w:rsidP="009F3611">
            <w:pPr>
              <w:pStyle w:val="XML1"/>
              <w:rPr>
                <w:ins w:id="32101" w:author="Thomas Dietz" w:date="2012-08-08T17:05:00Z"/>
                <w:rPrChange w:id="32102" w:author="Thomas Dietz" w:date="2012-08-10T13:22:00Z">
                  <w:rPr>
                    <w:ins w:id="32103" w:author="Thomas Dietz" w:date="2012-08-08T17:05:00Z"/>
                    <w:lang w:val="de-DE"/>
                  </w:rPr>
                </w:rPrChange>
              </w:rPr>
            </w:pPr>
            <w:ins w:id="32104" w:author="Thomas Dietz" w:date="2012-08-08T17:05:00Z">
              <w:r w:rsidRPr="00B80901">
                <w:rPr>
                  <w:rPrChange w:id="32105" w:author="Thomas Dietz" w:date="2012-08-10T13:22:00Z">
                    <w:rPr>
                      <w:lang w:val="de-DE"/>
                    </w:rPr>
                  </w:rPrChange>
                </w:rPr>
                <w:t xml:space="preserve">    }</w:t>
              </w:r>
            </w:ins>
          </w:p>
          <w:p w14:paraId="32A6C617" w14:textId="77777777" w:rsidR="009F3611" w:rsidRPr="00B80901" w:rsidRDefault="009F3611" w:rsidP="009F3611">
            <w:pPr>
              <w:pStyle w:val="XML1"/>
              <w:rPr>
                <w:ins w:id="32106" w:author="Thomas Dietz" w:date="2012-08-08T17:05:00Z"/>
                <w:rPrChange w:id="32107" w:author="Thomas Dietz" w:date="2012-08-10T13:22:00Z">
                  <w:rPr>
                    <w:ins w:id="32108" w:author="Thomas Dietz" w:date="2012-08-08T17:05:00Z"/>
                    <w:lang w:val="de-DE"/>
                  </w:rPr>
                </w:rPrChange>
              </w:rPr>
            </w:pPr>
            <w:ins w:id="32109" w:author="Thomas Dietz" w:date="2012-08-08T17:05:00Z">
              <w:r w:rsidRPr="00B80901">
                <w:rPr>
                  <w:rPrChange w:id="32110" w:author="Thomas Dietz" w:date="2012-08-10T13:22:00Z">
                    <w:rPr>
                      <w:lang w:val="de-DE"/>
                    </w:rPr>
                  </w:rPrChange>
                </w:rPr>
                <w:t xml:space="preserve">    container apply-actions {</w:t>
              </w:r>
            </w:ins>
          </w:p>
          <w:p w14:paraId="430A3EB1" w14:textId="77777777" w:rsidR="009F3611" w:rsidRPr="00B80901" w:rsidRDefault="009F3611" w:rsidP="009F3611">
            <w:pPr>
              <w:pStyle w:val="XML1"/>
              <w:rPr>
                <w:ins w:id="32111" w:author="Thomas Dietz" w:date="2012-08-08T17:05:00Z"/>
                <w:rPrChange w:id="32112" w:author="Thomas Dietz" w:date="2012-08-10T13:22:00Z">
                  <w:rPr>
                    <w:ins w:id="32113" w:author="Thomas Dietz" w:date="2012-08-08T17:05:00Z"/>
                    <w:lang w:val="de-DE"/>
                  </w:rPr>
                </w:rPrChange>
              </w:rPr>
            </w:pPr>
            <w:ins w:id="32114" w:author="Thomas Dietz" w:date="2012-08-08T17:05:00Z">
              <w:r w:rsidRPr="00B80901">
                <w:rPr>
                  <w:rPrChange w:id="32115" w:author="Thomas Dietz" w:date="2012-08-10T13:22:00Z">
                    <w:rPr>
                      <w:lang w:val="de-DE"/>
                    </w:rPr>
                  </w:rPrChange>
                </w:rPr>
                <w:t xml:space="preserve">      leaf-list type {</w:t>
              </w:r>
            </w:ins>
          </w:p>
          <w:p w14:paraId="7B13DA13" w14:textId="77777777" w:rsidR="009F3611" w:rsidRPr="00B80901" w:rsidRDefault="009F3611" w:rsidP="009F3611">
            <w:pPr>
              <w:pStyle w:val="XML1"/>
              <w:rPr>
                <w:ins w:id="32116" w:author="Thomas Dietz" w:date="2012-08-08T17:05:00Z"/>
                <w:rPrChange w:id="32117" w:author="Thomas Dietz" w:date="2012-08-10T13:22:00Z">
                  <w:rPr>
                    <w:ins w:id="32118" w:author="Thomas Dietz" w:date="2012-08-08T17:05:00Z"/>
                    <w:lang w:val="de-DE"/>
                  </w:rPr>
                </w:rPrChange>
              </w:rPr>
            </w:pPr>
            <w:ins w:id="32119" w:author="Thomas Dietz" w:date="2012-08-08T17:05:00Z">
              <w:r w:rsidRPr="00B80901">
                <w:rPr>
                  <w:rPrChange w:id="32120" w:author="Thomas Dietz" w:date="2012-08-10T13:22:00Z">
                    <w:rPr>
                      <w:lang w:val="de-DE"/>
                    </w:rPr>
                  </w:rPrChange>
                </w:rPr>
                <w:t xml:space="preserve">        type OFActionType;</w:t>
              </w:r>
            </w:ins>
          </w:p>
          <w:p w14:paraId="43A1F992" w14:textId="77777777" w:rsidR="009F3611" w:rsidRPr="00B80901" w:rsidRDefault="009F3611" w:rsidP="009F3611">
            <w:pPr>
              <w:pStyle w:val="XML1"/>
              <w:rPr>
                <w:ins w:id="32121" w:author="Thomas Dietz" w:date="2012-08-08T17:05:00Z"/>
                <w:rPrChange w:id="32122" w:author="Thomas Dietz" w:date="2012-08-10T13:22:00Z">
                  <w:rPr>
                    <w:ins w:id="32123" w:author="Thomas Dietz" w:date="2012-08-08T17:05:00Z"/>
                    <w:lang w:val="de-DE"/>
                  </w:rPr>
                </w:rPrChange>
              </w:rPr>
            </w:pPr>
            <w:ins w:id="32124" w:author="Thomas Dietz" w:date="2012-08-08T17:05:00Z">
              <w:r w:rsidRPr="00B80901">
                <w:rPr>
                  <w:rPrChange w:id="32125" w:author="Thomas Dietz" w:date="2012-08-10T13:22:00Z">
                    <w:rPr>
                      <w:lang w:val="de-DE"/>
                    </w:rPr>
                  </w:rPrChange>
                </w:rPr>
                <w:t xml:space="preserve">      }</w:t>
              </w:r>
            </w:ins>
          </w:p>
          <w:p w14:paraId="37F03AD2" w14:textId="77777777" w:rsidR="009F3611" w:rsidRPr="00B80901" w:rsidRDefault="009F3611" w:rsidP="009F3611">
            <w:pPr>
              <w:pStyle w:val="XML1"/>
              <w:rPr>
                <w:ins w:id="32126" w:author="Thomas Dietz" w:date="2012-08-08T17:05:00Z"/>
                <w:rPrChange w:id="32127" w:author="Thomas Dietz" w:date="2012-08-10T13:22:00Z">
                  <w:rPr>
                    <w:ins w:id="32128" w:author="Thomas Dietz" w:date="2012-08-08T17:05:00Z"/>
                    <w:lang w:val="de-DE"/>
                  </w:rPr>
                </w:rPrChange>
              </w:rPr>
            </w:pPr>
            <w:ins w:id="32129" w:author="Thomas Dietz" w:date="2012-08-08T17:05:00Z">
              <w:r w:rsidRPr="00B80901">
                <w:rPr>
                  <w:rPrChange w:id="32130" w:author="Thomas Dietz" w:date="2012-08-10T13:22:00Z">
                    <w:rPr>
                      <w:lang w:val="de-DE"/>
                    </w:rPr>
                  </w:rPrChange>
                </w:rPr>
                <w:t xml:space="preserve">      description "The list of all apply action types supported by</w:t>
              </w:r>
            </w:ins>
          </w:p>
          <w:p w14:paraId="160D4988" w14:textId="77777777" w:rsidR="009F3611" w:rsidRPr="00B80901" w:rsidRDefault="009F3611" w:rsidP="009F3611">
            <w:pPr>
              <w:pStyle w:val="XML1"/>
              <w:rPr>
                <w:ins w:id="32131" w:author="Thomas Dietz" w:date="2012-08-08T17:05:00Z"/>
                <w:rPrChange w:id="32132" w:author="Thomas Dietz" w:date="2012-08-10T13:22:00Z">
                  <w:rPr>
                    <w:ins w:id="32133" w:author="Thomas Dietz" w:date="2012-08-08T17:05:00Z"/>
                    <w:lang w:val="de-DE"/>
                  </w:rPr>
                </w:rPrChange>
              </w:rPr>
            </w:pPr>
            <w:ins w:id="32134" w:author="Thomas Dietz" w:date="2012-08-08T17:05:00Z">
              <w:r w:rsidRPr="00B80901">
                <w:rPr>
                  <w:rPrChange w:id="32135" w:author="Thomas Dietz" w:date="2012-08-10T13:22:00Z">
                    <w:rPr>
                      <w:lang w:val="de-DE"/>
                    </w:rPr>
                  </w:rPrChange>
                </w:rPr>
                <w:lastRenderedPageBreak/>
                <w:t xml:space="preserve">        the flow table.";</w:t>
              </w:r>
            </w:ins>
          </w:p>
          <w:p w14:paraId="16CAA593" w14:textId="77777777" w:rsidR="009F3611" w:rsidRPr="00B80901" w:rsidRDefault="009F3611" w:rsidP="009F3611">
            <w:pPr>
              <w:pStyle w:val="XML1"/>
              <w:rPr>
                <w:ins w:id="32136" w:author="Thomas Dietz" w:date="2012-08-08T17:05:00Z"/>
                <w:rPrChange w:id="32137" w:author="Thomas Dietz" w:date="2012-08-10T13:22:00Z">
                  <w:rPr>
                    <w:ins w:id="32138" w:author="Thomas Dietz" w:date="2012-08-08T17:05:00Z"/>
                    <w:lang w:val="de-DE"/>
                  </w:rPr>
                </w:rPrChange>
              </w:rPr>
            </w:pPr>
            <w:ins w:id="32139" w:author="Thomas Dietz" w:date="2012-08-08T17:05:00Z">
              <w:r w:rsidRPr="00B80901">
                <w:rPr>
                  <w:rPrChange w:id="32140" w:author="Thomas Dietz" w:date="2012-08-10T13:22:00Z">
                    <w:rPr>
                      <w:lang w:val="de-DE"/>
                    </w:rPr>
                  </w:rPrChange>
                </w:rPr>
                <w:t xml:space="preserve">    }</w:t>
              </w:r>
            </w:ins>
          </w:p>
          <w:p w14:paraId="773EB098" w14:textId="77777777" w:rsidR="009F3611" w:rsidRPr="00B80901" w:rsidRDefault="009F3611" w:rsidP="009F3611">
            <w:pPr>
              <w:pStyle w:val="XML1"/>
              <w:rPr>
                <w:ins w:id="32141" w:author="Thomas Dietz" w:date="2012-08-08T17:05:00Z"/>
                <w:rPrChange w:id="32142" w:author="Thomas Dietz" w:date="2012-08-10T13:22:00Z">
                  <w:rPr>
                    <w:ins w:id="32143" w:author="Thomas Dietz" w:date="2012-08-08T17:05:00Z"/>
                    <w:lang w:val="de-DE"/>
                  </w:rPr>
                </w:rPrChange>
              </w:rPr>
            </w:pPr>
            <w:ins w:id="32144" w:author="Thomas Dietz" w:date="2012-08-08T17:05:00Z">
              <w:r w:rsidRPr="00B80901">
                <w:rPr>
                  <w:rPrChange w:id="32145" w:author="Thomas Dietz" w:date="2012-08-10T13:22:00Z">
                    <w:rPr>
                      <w:lang w:val="de-DE"/>
                    </w:rPr>
                  </w:rPrChange>
                </w:rPr>
                <w:t xml:space="preserve">    container write-setfields {</w:t>
              </w:r>
            </w:ins>
          </w:p>
          <w:p w14:paraId="3B09C043" w14:textId="77777777" w:rsidR="009F3611" w:rsidRPr="00B80901" w:rsidRDefault="009F3611" w:rsidP="009F3611">
            <w:pPr>
              <w:pStyle w:val="XML1"/>
              <w:rPr>
                <w:ins w:id="32146" w:author="Thomas Dietz" w:date="2012-08-08T17:05:00Z"/>
                <w:rPrChange w:id="32147" w:author="Thomas Dietz" w:date="2012-08-10T13:22:00Z">
                  <w:rPr>
                    <w:ins w:id="32148" w:author="Thomas Dietz" w:date="2012-08-08T17:05:00Z"/>
                    <w:lang w:val="de-DE"/>
                  </w:rPr>
                </w:rPrChange>
              </w:rPr>
            </w:pPr>
            <w:ins w:id="32149" w:author="Thomas Dietz" w:date="2012-08-08T17:05:00Z">
              <w:r w:rsidRPr="00B80901">
                <w:rPr>
                  <w:rPrChange w:id="32150" w:author="Thomas Dietz" w:date="2012-08-10T13:22:00Z">
                    <w:rPr>
                      <w:lang w:val="de-DE"/>
                    </w:rPr>
                  </w:rPrChange>
                </w:rPr>
                <w:t xml:space="preserve">      leaf-list type {</w:t>
              </w:r>
            </w:ins>
          </w:p>
          <w:p w14:paraId="0021ACBA" w14:textId="77777777" w:rsidR="009F3611" w:rsidRPr="00B80901" w:rsidRDefault="009F3611" w:rsidP="009F3611">
            <w:pPr>
              <w:pStyle w:val="XML1"/>
              <w:rPr>
                <w:ins w:id="32151" w:author="Thomas Dietz" w:date="2012-08-08T17:05:00Z"/>
                <w:rPrChange w:id="32152" w:author="Thomas Dietz" w:date="2012-08-10T13:22:00Z">
                  <w:rPr>
                    <w:ins w:id="32153" w:author="Thomas Dietz" w:date="2012-08-08T17:05:00Z"/>
                    <w:lang w:val="de-DE"/>
                  </w:rPr>
                </w:rPrChange>
              </w:rPr>
            </w:pPr>
            <w:ins w:id="32154" w:author="Thomas Dietz" w:date="2012-08-08T17:05:00Z">
              <w:r w:rsidRPr="00B80901">
                <w:rPr>
                  <w:rPrChange w:id="32155" w:author="Thomas Dietz" w:date="2012-08-10T13:22:00Z">
                    <w:rPr>
                      <w:lang w:val="de-DE"/>
                    </w:rPr>
                  </w:rPrChange>
                </w:rPr>
                <w:t xml:space="preserve">        type OFMatchFieldType;</w:t>
              </w:r>
            </w:ins>
          </w:p>
          <w:p w14:paraId="26EBFBA4" w14:textId="77777777" w:rsidR="009F3611" w:rsidRPr="00B80901" w:rsidRDefault="009F3611" w:rsidP="009F3611">
            <w:pPr>
              <w:pStyle w:val="XML1"/>
              <w:rPr>
                <w:ins w:id="32156" w:author="Thomas Dietz" w:date="2012-08-08T17:05:00Z"/>
                <w:rPrChange w:id="32157" w:author="Thomas Dietz" w:date="2012-08-10T13:22:00Z">
                  <w:rPr>
                    <w:ins w:id="32158" w:author="Thomas Dietz" w:date="2012-08-08T17:05:00Z"/>
                    <w:lang w:val="de-DE"/>
                  </w:rPr>
                </w:rPrChange>
              </w:rPr>
            </w:pPr>
            <w:ins w:id="32159" w:author="Thomas Dietz" w:date="2012-08-08T17:05:00Z">
              <w:r w:rsidRPr="00B80901">
                <w:rPr>
                  <w:rPrChange w:id="32160" w:author="Thomas Dietz" w:date="2012-08-10T13:22:00Z">
                    <w:rPr>
                      <w:lang w:val="de-DE"/>
                    </w:rPr>
                  </w:rPrChange>
                </w:rPr>
                <w:t xml:space="preserve">      }</w:t>
              </w:r>
            </w:ins>
          </w:p>
          <w:p w14:paraId="46219287" w14:textId="77777777" w:rsidR="009F3611" w:rsidRPr="00B80901" w:rsidRDefault="009F3611" w:rsidP="009F3611">
            <w:pPr>
              <w:pStyle w:val="XML1"/>
              <w:rPr>
                <w:ins w:id="32161" w:author="Thomas Dietz" w:date="2012-08-08T17:05:00Z"/>
                <w:rPrChange w:id="32162" w:author="Thomas Dietz" w:date="2012-08-10T13:22:00Z">
                  <w:rPr>
                    <w:ins w:id="32163" w:author="Thomas Dietz" w:date="2012-08-08T17:05:00Z"/>
                    <w:lang w:val="de-DE"/>
                  </w:rPr>
                </w:rPrChange>
              </w:rPr>
            </w:pPr>
            <w:ins w:id="32164" w:author="Thomas Dietz" w:date="2012-08-08T17:05:00Z">
              <w:r w:rsidRPr="00B80901">
                <w:rPr>
                  <w:rPrChange w:id="32165" w:author="Thomas Dietz" w:date="2012-08-10T13:22:00Z">
                    <w:rPr>
                      <w:lang w:val="de-DE"/>
                    </w:rPr>
                  </w:rPrChange>
                </w:rPr>
                <w:t xml:space="preserve">      description "The list of all 'set-field' action types </w:t>
              </w:r>
            </w:ins>
          </w:p>
          <w:p w14:paraId="10FF2601" w14:textId="77777777" w:rsidR="009F3611" w:rsidRPr="00B80901" w:rsidRDefault="009F3611" w:rsidP="009F3611">
            <w:pPr>
              <w:pStyle w:val="XML1"/>
              <w:rPr>
                <w:ins w:id="32166" w:author="Thomas Dietz" w:date="2012-08-08T17:05:00Z"/>
                <w:rPrChange w:id="32167" w:author="Thomas Dietz" w:date="2012-08-10T13:22:00Z">
                  <w:rPr>
                    <w:ins w:id="32168" w:author="Thomas Dietz" w:date="2012-08-08T17:05:00Z"/>
                    <w:lang w:val="de-DE"/>
                  </w:rPr>
                </w:rPrChange>
              </w:rPr>
            </w:pPr>
            <w:ins w:id="32169" w:author="Thomas Dietz" w:date="2012-08-08T17:05:00Z">
              <w:r w:rsidRPr="00B80901">
                <w:rPr>
                  <w:rPrChange w:id="32170" w:author="Thomas Dietz" w:date="2012-08-10T13:22:00Z">
                    <w:rPr>
                      <w:lang w:val="de-DE"/>
                    </w:rPr>
                  </w:rPrChange>
                </w:rPr>
                <w:t xml:space="preserve">        supported by the table using write actions.";</w:t>
              </w:r>
            </w:ins>
          </w:p>
          <w:p w14:paraId="2761A97D" w14:textId="77777777" w:rsidR="009F3611" w:rsidRPr="00B80901" w:rsidRDefault="009F3611" w:rsidP="009F3611">
            <w:pPr>
              <w:pStyle w:val="XML1"/>
              <w:rPr>
                <w:ins w:id="32171" w:author="Thomas Dietz" w:date="2012-08-08T17:05:00Z"/>
                <w:rPrChange w:id="32172" w:author="Thomas Dietz" w:date="2012-08-10T13:22:00Z">
                  <w:rPr>
                    <w:ins w:id="32173" w:author="Thomas Dietz" w:date="2012-08-08T17:05:00Z"/>
                    <w:lang w:val="de-DE"/>
                  </w:rPr>
                </w:rPrChange>
              </w:rPr>
            </w:pPr>
            <w:ins w:id="32174" w:author="Thomas Dietz" w:date="2012-08-08T17:05:00Z">
              <w:r w:rsidRPr="00B80901">
                <w:rPr>
                  <w:rPrChange w:id="32175" w:author="Thomas Dietz" w:date="2012-08-10T13:22:00Z">
                    <w:rPr>
                      <w:lang w:val="de-DE"/>
                    </w:rPr>
                  </w:rPrChange>
                </w:rPr>
                <w:t xml:space="preserve">    }</w:t>
              </w:r>
            </w:ins>
          </w:p>
          <w:p w14:paraId="68AFF1EE" w14:textId="77777777" w:rsidR="009F3611" w:rsidRPr="00B80901" w:rsidRDefault="009F3611" w:rsidP="009F3611">
            <w:pPr>
              <w:pStyle w:val="XML1"/>
              <w:rPr>
                <w:ins w:id="32176" w:author="Thomas Dietz" w:date="2012-08-08T17:05:00Z"/>
                <w:rPrChange w:id="32177" w:author="Thomas Dietz" w:date="2012-08-10T13:22:00Z">
                  <w:rPr>
                    <w:ins w:id="32178" w:author="Thomas Dietz" w:date="2012-08-08T17:05:00Z"/>
                    <w:lang w:val="de-DE"/>
                  </w:rPr>
                </w:rPrChange>
              </w:rPr>
            </w:pPr>
            <w:ins w:id="32179" w:author="Thomas Dietz" w:date="2012-08-08T17:05:00Z">
              <w:r w:rsidRPr="00B80901">
                <w:rPr>
                  <w:rPrChange w:id="32180" w:author="Thomas Dietz" w:date="2012-08-10T13:22:00Z">
                    <w:rPr>
                      <w:lang w:val="de-DE"/>
                    </w:rPr>
                  </w:rPrChange>
                </w:rPr>
                <w:t xml:space="preserve">    container apply-setfields {</w:t>
              </w:r>
            </w:ins>
          </w:p>
          <w:p w14:paraId="40E12947" w14:textId="77777777" w:rsidR="009F3611" w:rsidRPr="00B80901" w:rsidRDefault="009F3611" w:rsidP="009F3611">
            <w:pPr>
              <w:pStyle w:val="XML1"/>
              <w:rPr>
                <w:ins w:id="32181" w:author="Thomas Dietz" w:date="2012-08-08T17:05:00Z"/>
                <w:rPrChange w:id="32182" w:author="Thomas Dietz" w:date="2012-08-10T13:22:00Z">
                  <w:rPr>
                    <w:ins w:id="32183" w:author="Thomas Dietz" w:date="2012-08-08T17:05:00Z"/>
                    <w:lang w:val="de-DE"/>
                  </w:rPr>
                </w:rPrChange>
              </w:rPr>
            </w:pPr>
            <w:ins w:id="32184" w:author="Thomas Dietz" w:date="2012-08-08T17:05:00Z">
              <w:r w:rsidRPr="00B80901">
                <w:rPr>
                  <w:rPrChange w:id="32185" w:author="Thomas Dietz" w:date="2012-08-10T13:22:00Z">
                    <w:rPr>
                      <w:lang w:val="de-DE"/>
                    </w:rPr>
                  </w:rPrChange>
                </w:rPr>
                <w:t xml:space="preserve">      leaf-list type {</w:t>
              </w:r>
            </w:ins>
          </w:p>
          <w:p w14:paraId="18F95F43" w14:textId="77777777" w:rsidR="009F3611" w:rsidRPr="00B80901" w:rsidRDefault="009F3611" w:rsidP="009F3611">
            <w:pPr>
              <w:pStyle w:val="XML1"/>
              <w:rPr>
                <w:ins w:id="32186" w:author="Thomas Dietz" w:date="2012-08-08T17:05:00Z"/>
                <w:rPrChange w:id="32187" w:author="Thomas Dietz" w:date="2012-08-10T13:22:00Z">
                  <w:rPr>
                    <w:ins w:id="32188" w:author="Thomas Dietz" w:date="2012-08-08T17:05:00Z"/>
                    <w:lang w:val="de-DE"/>
                  </w:rPr>
                </w:rPrChange>
              </w:rPr>
            </w:pPr>
            <w:ins w:id="32189" w:author="Thomas Dietz" w:date="2012-08-08T17:05:00Z">
              <w:r w:rsidRPr="00B80901">
                <w:rPr>
                  <w:rPrChange w:id="32190" w:author="Thomas Dietz" w:date="2012-08-10T13:22:00Z">
                    <w:rPr>
                      <w:lang w:val="de-DE"/>
                    </w:rPr>
                  </w:rPrChange>
                </w:rPr>
                <w:t xml:space="preserve">        type OFMatchFieldType;</w:t>
              </w:r>
            </w:ins>
          </w:p>
          <w:p w14:paraId="31C85858" w14:textId="77777777" w:rsidR="009F3611" w:rsidRPr="00B80901" w:rsidRDefault="009F3611" w:rsidP="009F3611">
            <w:pPr>
              <w:pStyle w:val="XML1"/>
              <w:rPr>
                <w:ins w:id="32191" w:author="Thomas Dietz" w:date="2012-08-08T17:05:00Z"/>
                <w:rPrChange w:id="32192" w:author="Thomas Dietz" w:date="2012-08-10T13:22:00Z">
                  <w:rPr>
                    <w:ins w:id="32193" w:author="Thomas Dietz" w:date="2012-08-08T17:05:00Z"/>
                    <w:lang w:val="de-DE"/>
                  </w:rPr>
                </w:rPrChange>
              </w:rPr>
            </w:pPr>
            <w:ins w:id="32194" w:author="Thomas Dietz" w:date="2012-08-08T17:05:00Z">
              <w:r w:rsidRPr="00B80901">
                <w:rPr>
                  <w:rPrChange w:id="32195" w:author="Thomas Dietz" w:date="2012-08-10T13:22:00Z">
                    <w:rPr>
                      <w:lang w:val="de-DE"/>
                    </w:rPr>
                  </w:rPrChange>
                </w:rPr>
                <w:t xml:space="preserve">      }</w:t>
              </w:r>
            </w:ins>
          </w:p>
          <w:p w14:paraId="6DF1FAFD" w14:textId="77777777" w:rsidR="009F3611" w:rsidRPr="00B80901" w:rsidRDefault="009F3611" w:rsidP="009F3611">
            <w:pPr>
              <w:pStyle w:val="XML1"/>
              <w:rPr>
                <w:ins w:id="32196" w:author="Thomas Dietz" w:date="2012-08-08T17:05:00Z"/>
                <w:rPrChange w:id="32197" w:author="Thomas Dietz" w:date="2012-08-10T13:22:00Z">
                  <w:rPr>
                    <w:ins w:id="32198" w:author="Thomas Dietz" w:date="2012-08-08T17:05:00Z"/>
                    <w:lang w:val="de-DE"/>
                  </w:rPr>
                </w:rPrChange>
              </w:rPr>
            </w:pPr>
            <w:ins w:id="32199" w:author="Thomas Dietz" w:date="2012-08-08T17:05:00Z">
              <w:r w:rsidRPr="00B80901">
                <w:rPr>
                  <w:rPrChange w:id="32200" w:author="Thomas Dietz" w:date="2012-08-10T13:22:00Z">
                    <w:rPr>
                      <w:lang w:val="de-DE"/>
                    </w:rPr>
                  </w:rPrChange>
                </w:rPr>
                <w:t xml:space="preserve">      description "The list of all 'set-field' action types </w:t>
              </w:r>
            </w:ins>
          </w:p>
          <w:p w14:paraId="77369FA3" w14:textId="77777777" w:rsidR="009F3611" w:rsidRPr="00B80901" w:rsidRDefault="009F3611" w:rsidP="009F3611">
            <w:pPr>
              <w:pStyle w:val="XML1"/>
              <w:rPr>
                <w:ins w:id="32201" w:author="Thomas Dietz" w:date="2012-08-08T17:05:00Z"/>
                <w:rPrChange w:id="32202" w:author="Thomas Dietz" w:date="2012-08-10T13:22:00Z">
                  <w:rPr>
                    <w:ins w:id="32203" w:author="Thomas Dietz" w:date="2012-08-08T17:05:00Z"/>
                    <w:lang w:val="de-DE"/>
                  </w:rPr>
                </w:rPrChange>
              </w:rPr>
            </w:pPr>
            <w:ins w:id="32204" w:author="Thomas Dietz" w:date="2012-08-08T17:05:00Z">
              <w:r w:rsidRPr="00B80901">
                <w:rPr>
                  <w:rPrChange w:id="32205" w:author="Thomas Dietz" w:date="2012-08-10T13:22:00Z">
                    <w:rPr>
                      <w:lang w:val="de-DE"/>
                    </w:rPr>
                  </w:rPrChange>
                </w:rPr>
                <w:t xml:space="preserve">        supported by the table using apply actions.";</w:t>
              </w:r>
            </w:ins>
          </w:p>
          <w:p w14:paraId="0597276E" w14:textId="77777777" w:rsidR="009F3611" w:rsidRPr="00B80901" w:rsidRDefault="009F3611" w:rsidP="009F3611">
            <w:pPr>
              <w:pStyle w:val="XML1"/>
              <w:rPr>
                <w:ins w:id="32206" w:author="Thomas Dietz" w:date="2012-08-08T17:05:00Z"/>
                <w:rPrChange w:id="32207" w:author="Thomas Dietz" w:date="2012-08-10T13:22:00Z">
                  <w:rPr>
                    <w:ins w:id="32208" w:author="Thomas Dietz" w:date="2012-08-08T17:05:00Z"/>
                    <w:lang w:val="de-DE"/>
                  </w:rPr>
                </w:rPrChange>
              </w:rPr>
            </w:pPr>
            <w:ins w:id="32209" w:author="Thomas Dietz" w:date="2012-08-08T17:05:00Z">
              <w:r w:rsidRPr="00B80901">
                <w:rPr>
                  <w:rPrChange w:id="32210" w:author="Thomas Dietz" w:date="2012-08-10T13:22:00Z">
                    <w:rPr>
                      <w:lang w:val="de-DE"/>
                    </w:rPr>
                  </w:rPrChange>
                </w:rPr>
                <w:t xml:space="preserve">    }</w:t>
              </w:r>
            </w:ins>
          </w:p>
          <w:p w14:paraId="12D05A24" w14:textId="77777777" w:rsidR="009F3611" w:rsidRPr="00B80901" w:rsidRDefault="009F3611" w:rsidP="009F3611">
            <w:pPr>
              <w:pStyle w:val="XML1"/>
              <w:rPr>
                <w:ins w:id="32211" w:author="Thomas Dietz" w:date="2012-08-08T17:05:00Z"/>
                <w:rPrChange w:id="32212" w:author="Thomas Dietz" w:date="2012-08-10T13:22:00Z">
                  <w:rPr>
                    <w:ins w:id="32213" w:author="Thomas Dietz" w:date="2012-08-08T17:05:00Z"/>
                    <w:lang w:val="de-DE"/>
                  </w:rPr>
                </w:rPrChange>
              </w:rPr>
            </w:pPr>
            <w:ins w:id="32214" w:author="Thomas Dietz" w:date="2012-08-08T17:05:00Z">
              <w:r w:rsidRPr="00B80901">
                <w:rPr>
                  <w:rPrChange w:id="32215" w:author="Thomas Dietz" w:date="2012-08-10T13:22:00Z">
                    <w:rPr>
                      <w:lang w:val="de-DE"/>
                    </w:rPr>
                  </w:rPrChange>
                </w:rPr>
                <w:t xml:space="preserve">    container wildcards {</w:t>
              </w:r>
            </w:ins>
          </w:p>
          <w:p w14:paraId="5E1ECCE0" w14:textId="77777777" w:rsidR="009F3611" w:rsidRPr="00B80901" w:rsidRDefault="009F3611" w:rsidP="009F3611">
            <w:pPr>
              <w:pStyle w:val="XML1"/>
              <w:rPr>
                <w:ins w:id="32216" w:author="Thomas Dietz" w:date="2012-08-08T17:05:00Z"/>
                <w:rPrChange w:id="32217" w:author="Thomas Dietz" w:date="2012-08-10T13:22:00Z">
                  <w:rPr>
                    <w:ins w:id="32218" w:author="Thomas Dietz" w:date="2012-08-08T17:05:00Z"/>
                    <w:lang w:val="de-DE"/>
                  </w:rPr>
                </w:rPrChange>
              </w:rPr>
            </w:pPr>
            <w:ins w:id="32219" w:author="Thomas Dietz" w:date="2012-08-08T17:05:00Z">
              <w:r w:rsidRPr="00B80901">
                <w:rPr>
                  <w:rPrChange w:id="32220" w:author="Thomas Dietz" w:date="2012-08-10T13:22:00Z">
                    <w:rPr>
                      <w:lang w:val="de-DE"/>
                    </w:rPr>
                  </w:rPrChange>
                </w:rPr>
                <w:t xml:space="preserve">      leaf-list type {</w:t>
              </w:r>
            </w:ins>
          </w:p>
          <w:p w14:paraId="5EA6973F" w14:textId="77777777" w:rsidR="009F3611" w:rsidRPr="00B80901" w:rsidRDefault="009F3611" w:rsidP="009F3611">
            <w:pPr>
              <w:pStyle w:val="XML1"/>
              <w:rPr>
                <w:ins w:id="32221" w:author="Thomas Dietz" w:date="2012-08-08T17:05:00Z"/>
                <w:rPrChange w:id="32222" w:author="Thomas Dietz" w:date="2012-08-10T13:22:00Z">
                  <w:rPr>
                    <w:ins w:id="32223" w:author="Thomas Dietz" w:date="2012-08-08T17:05:00Z"/>
                    <w:lang w:val="de-DE"/>
                  </w:rPr>
                </w:rPrChange>
              </w:rPr>
            </w:pPr>
            <w:ins w:id="32224" w:author="Thomas Dietz" w:date="2012-08-08T17:05:00Z">
              <w:r w:rsidRPr="00B80901">
                <w:rPr>
                  <w:rPrChange w:id="32225" w:author="Thomas Dietz" w:date="2012-08-10T13:22:00Z">
                    <w:rPr>
                      <w:lang w:val="de-DE"/>
                    </w:rPr>
                  </w:rPrChange>
                </w:rPr>
                <w:t xml:space="preserve">        type OFMatchFieldType;</w:t>
              </w:r>
            </w:ins>
          </w:p>
          <w:p w14:paraId="38053EFA" w14:textId="77777777" w:rsidR="009F3611" w:rsidRPr="00B80901" w:rsidRDefault="009F3611" w:rsidP="009F3611">
            <w:pPr>
              <w:pStyle w:val="XML1"/>
              <w:rPr>
                <w:ins w:id="32226" w:author="Thomas Dietz" w:date="2012-08-08T17:05:00Z"/>
                <w:rPrChange w:id="32227" w:author="Thomas Dietz" w:date="2012-08-10T13:22:00Z">
                  <w:rPr>
                    <w:ins w:id="32228" w:author="Thomas Dietz" w:date="2012-08-08T17:05:00Z"/>
                    <w:lang w:val="de-DE"/>
                  </w:rPr>
                </w:rPrChange>
              </w:rPr>
            </w:pPr>
            <w:ins w:id="32229" w:author="Thomas Dietz" w:date="2012-08-08T17:05:00Z">
              <w:r w:rsidRPr="00B80901">
                <w:rPr>
                  <w:rPrChange w:id="32230" w:author="Thomas Dietz" w:date="2012-08-10T13:22:00Z">
                    <w:rPr>
                      <w:lang w:val="de-DE"/>
                    </w:rPr>
                  </w:rPrChange>
                </w:rPr>
                <w:t xml:space="preserve">      }</w:t>
              </w:r>
            </w:ins>
          </w:p>
          <w:p w14:paraId="3C4DD6A9" w14:textId="77777777" w:rsidR="009F3611" w:rsidRPr="00B80901" w:rsidRDefault="009F3611" w:rsidP="009F3611">
            <w:pPr>
              <w:pStyle w:val="XML1"/>
              <w:rPr>
                <w:ins w:id="32231" w:author="Thomas Dietz" w:date="2012-08-08T17:05:00Z"/>
                <w:rPrChange w:id="32232" w:author="Thomas Dietz" w:date="2012-08-10T13:22:00Z">
                  <w:rPr>
                    <w:ins w:id="32233" w:author="Thomas Dietz" w:date="2012-08-08T17:05:00Z"/>
                    <w:lang w:val="de-DE"/>
                  </w:rPr>
                </w:rPrChange>
              </w:rPr>
            </w:pPr>
            <w:ins w:id="32234" w:author="Thomas Dietz" w:date="2012-08-08T17:05:00Z">
              <w:r w:rsidRPr="00B80901">
                <w:rPr>
                  <w:rPrChange w:id="32235" w:author="Thomas Dietz" w:date="2012-08-10T13:22:00Z">
                    <w:rPr>
                      <w:lang w:val="de-DE"/>
                    </w:rPr>
                  </w:rPrChange>
                </w:rPr>
                <w:t xml:space="preserve">      description "The list of all fields for which the table </w:t>
              </w:r>
            </w:ins>
          </w:p>
          <w:p w14:paraId="1130E312" w14:textId="77777777" w:rsidR="009F3611" w:rsidRPr="00B80901" w:rsidRDefault="009F3611" w:rsidP="009F3611">
            <w:pPr>
              <w:pStyle w:val="XML1"/>
              <w:rPr>
                <w:ins w:id="32236" w:author="Thomas Dietz" w:date="2012-08-08T17:05:00Z"/>
                <w:rPrChange w:id="32237" w:author="Thomas Dietz" w:date="2012-08-10T13:22:00Z">
                  <w:rPr>
                    <w:ins w:id="32238" w:author="Thomas Dietz" w:date="2012-08-08T17:05:00Z"/>
                    <w:lang w:val="de-DE"/>
                  </w:rPr>
                </w:rPrChange>
              </w:rPr>
            </w:pPr>
            <w:ins w:id="32239" w:author="Thomas Dietz" w:date="2012-08-08T17:05:00Z">
              <w:r w:rsidRPr="00B80901">
                <w:rPr>
                  <w:rPrChange w:id="32240" w:author="Thomas Dietz" w:date="2012-08-10T13:22:00Z">
                    <w:rPr>
                      <w:lang w:val="de-DE"/>
                    </w:rPr>
                  </w:rPrChange>
                </w:rPr>
                <w:t xml:space="preserve">        supports wildcarding.";</w:t>
              </w:r>
            </w:ins>
          </w:p>
          <w:p w14:paraId="1B83DC91" w14:textId="77777777" w:rsidR="009F3611" w:rsidRPr="00B80901" w:rsidRDefault="009F3611" w:rsidP="009F3611">
            <w:pPr>
              <w:pStyle w:val="XML1"/>
              <w:rPr>
                <w:ins w:id="32241" w:author="Thomas Dietz" w:date="2012-08-08T17:05:00Z"/>
                <w:rPrChange w:id="32242" w:author="Thomas Dietz" w:date="2012-08-10T13:22:00Z">
                  <w:rPr>
                    <w:ins w:id="32243" w:author="Thomas Dietz" w:date="2012-08-08T17:05:00Z"/>
                    <w:lang w:val="de-DE"/>
                  </w:rPr>
                </w:rPrChange>
              </w:rPr>
            </w:pPr>
            <w:ins w:id="32244" w:author="Thomas Dietz" w:date="2012-08-08T17:05:00Z">
              <w:r w:rsidRPr="00B80901">
                <w:rPr>
                  <w:rPrChange w:id="32245" w:author="Thomas Dietz" w:date="2012-08-10T13:22:00Z">
                    <w:rPr>
                      <w:lang w:val="de-DE"/>
                    </w:rPr>
                  </w:rPrChange>
                </w:rPr>
                <w:t xml:space="preserve">    }</w:t>
              </w:r>
            </w:ins>
          </w:p>
          <w:p w14:paraId="2CB174E7" w14:textId="77777777" w:rsidR="009F3611" w:rsidRPr="00B80901" w:rsidRDefault="009F3611" w:rsidP="009F3611">
            <w:pPr>
              <w:pStyle w:val="XML1"/>
              <w:rPr>
                <w:ins w:id="32246" w:author="Thomas Dietz" w:date="2012-08-08T17:05:00Z"/>
                <w:rPrChange w:id="32247" w:author="Thomas Dietz" w:date="2012-08-10T13:22:00Z">
                  <w:rPr>
                    <w:ins w:id="32248" w:author="Thomas Dietz" w:date="2012-08-08T17:05:00Z"/>
                    <w:lang w:val="de-DE"/>
                  </w:rPr>
                </w:rPrChange>
              </w:rPr>
            </w:pPr>
            <w:ins w:id="32249" w:author="Thomas Dietz" w:date="2012-08-08T17:05:00Z">
              <w:r w:rsidRPr="00B80901">
                <w:rPr>
                  <w:rPrChange w:id="32250" w:author="Thomas Dietz" w:date="2012-08-10T13:22:00Z">
                    <w:rPr>
                      <w:lang w:val="de-DE"/>
                    </w:rPr>
                  </w:rPrChange>
                </w:rPr>
                <w:t xml:space="preserve">    leaf metadata-match {</w:t>
              </w:r>
            </w:ins>
          </w:p>
          <w:p w14:paraId="2EDE8DAC" w14:textId="77777777" w:rsidR="009F3611" w:rsidRPr="00B80901" w:rsidRDefault="009F3611" w:rsidP="009F3611">
            <w:pPr>
              <w:pStyle w:val="XML1"/>
              <w:rPr>
                <w:ins w:id="32251" w:author="Thomas Dietz" w:date="2012-08-08T17:05:00Z"/>
                <w:rPrChange w:id="32252" w:author="Thomas Dietz" w:date="2012-08-10T13:22:00Z">
                  <w:rPr>
                    <w:ins w:id="32253" w:author="Thomas Dietz" w:date="2012-08-08T17:05:00Z"/>
                    <w:lang w:val="de-DE"/>
                  </w:rPr>
                </w:rPrChange>
              </w:rPr>
            </w:pPr>
            <w:ins w:id="32254" w:author="Thomas Dietz" w:date="2012-08-08T17:05:00Z">
              <w:r w:rsidRPr="00B80901">
                <w:rPr>
                  <w:rPrChange w:id="32255" w:author="Thomas Dietz" w:date="2012-08-10T13:22:00Z">
                    <w:rPr>
                      <w:lang w:val="de-DE"/>
                    </w:rPr>
                  </w:rPrChange>
                </w:rPr>
                <w:t xml:space="preserve">      type hex-binary;</w:t>
              </w:r>
            </w:ins>
          </w:p>
          <w:p w14:paraId="2AEDCB77" w14:textId="77777777" w:rsidR="009F3611" w:rsidRPr="00B80901" w:rsidRDefault="009F3611" w:rsidP="009F3611">
            <w:pPr>
              <w:pStyle w:val="XML1"/>
              <w:rPr>
                <w:ins w:id="32256" w:author="Thomas Dietz" w:date="2012-08-08T17:05:00Z"/>
                <w:rPrChange w:id="32257" w:author="Thomas Dietz" w:date="2012-08-10T13:22:00Z">
                  <w:rPr>
                    <w:ins w:id="32258" w:author="Thomas Dietz" w:date="2012-08-08T17:05:00Z"/>
                    <w:lang w:val="de-DE"/>
                  </w:rPr>
                </w:rPrChange>
              </w:rPr>
            </w:pPr>
            <w:ins w:id="32259" w:author="Thomas Dietz" w:date="2012-08-08T17:05:00Z">
              <w:r w:rsidRPr="00B80901">
                <w:rPr>
                  <w:rPrChange w:id="32260" w:author="Thomas Dietz" w:date="2012-08-10T13:22:00Z">
                    <w:rPr>
                      <w:lang w:val="de-DE"/>
                    </w:rPr>
                  </w:rPrChange>
                </w:rPr>
                <w:t xml:space="preserve">      description "This element indicates the bits of the metadata </w:t>
              </w:r>
            </w:ins>
          </w:p>
          <w:p w14:paraId="7FA34EBF" w14:textId="77777777" w:rsidR="009F3611" w:rsidRPr="00B80901" w:rsidRDefault="009F3611" w:rsidP="009F3611">
            <w:pPr>
              <w:pStyle w:val="XML1"/>
              <w:rPr>
                <w:ins w:id="32261" w:author="Thomas Dietz" w:date="2012-08-08T17:05:00Z"/>
                <w:rPrChange w:id="32262" w:author="Thomas Dietz" w:date="2012-08-10T13:22:00Z">
                  <w:rPr>
                    <w:ins w:id="32263" w:author="Thomas Dietz" w:date="2012-08-08T17:05:00Z"/>
                    <w:lang w:val="de-DE"/>
                  </w:rPr>
                </w:rPrChange>
              </w:rPr>
            </w:pPr>
            <w:ins w:id="32264" w:author="Thomas Dietz" w:date="2012-08-08T17:05:00Z">
              <w:r w:rsidRPr="00B80901">
                <w:rPr>
                  <w:rPrChange w:id="32265" w:author="Thomas Dietz" w:date="2012-08-10T13:22:00Z">
                    <w:rPr>
                      <w:lang w:val="de-DE"/>
                    </w:rPr>
                  </w:rPrChange>
                </w:rPr>
                <w:t xml:space="preserve">        field on which the flow table can match.  It is represented</w:t>
              </w:r>
            </w:ins>
          </w:p>
          <w:p w14:paraId="3710F045" w14:textId="77777777" w:rsidR="009F3611" w:rsidRPr="00B80901" w:rsidRDefault="009F3611" w:rsidP="009F3611">
            <w:pPr>
              <w:pStyle w:val="XML1"/>
              <w:rPr>
                <w:ins w:id="32266" w:author="Thomas Dietz" w:date="2012-08-08T17:05:00Z"/>
                <w:rPrChange w:id="32267" w:author="Thomas Dietz" w:date="2012-08-10T13:22:00Z">
                  <w:rPr>
                    <w:ins w:id="32268" w:author="Thomas Dietz" w:date="2012-08-08T17:05:00Z"/>
                    <w:lang w:val="de-DE"/>
                  </w:rPr>
                </w:rPrChange>
              </w:rPr>
            </w:pPr>
            <w:ins w:id="32269" w:author="Thomas Dietz" w:date="2012-08-08T17:05:00Z">
              <w:r w:rsidRPr="00B80901">
                <w:rPr>
                  <w:rPrChange w:id="32270" w:author="Thomas Dietz" w:date="2012-08-10T13:22:00Z">
                    <w:rPr>
                      <w:lang w:val="de-DE"/>
                    </w:rPr>
                  </w:rPrChange>
                </w:rPr>
                <w:t xml:space="preserve">        as 64-bit integer in hexadecimal digits([0-9a-fA-F]) </w:t>
              </w:r>
            </w:ins>
          </w:p>
          <w:p w14:paraId="1FDE5CB6" w14:textId="77777777" w:rsidR="009F3611" w:rsidRPr="00B80901" w:rsidRDefault="009F3611" w:rsidP="009F3611">
            <w:pPr>
              <w:pStyle w:val="XML1"/>
              <w:rPr>
                <w:ins w:id="32271" w:author="Thomas Dietz" w:date="2012-08-08T17:05:00Z"/>
                <w:rPrChange w:id="32272" w:author="Thomas Dietz" w:date="2012-08-10T13:22:00Z">
                  <w:rPr>
                    <w:ins w:id="32273" w:author="Thomas Dietz" w:date="2012-08-08T17:05:00Z"/>
                    <w:lang w:val="de-DE"/>
                  </w:rPr>
                </w:rPrChange>
              </w:rPr>
            </w:pPr>
            <w:ins w:id="32274" w:author="Thomas Dietz" w:date="2012-08-08T17:05:00Z">
              <w:r w:rsidRPr="00B80901">
                <w:rPr>
                  <w:rPrChange w:id="32275" w:author="Thomas Dietz" w:date="2012-08-10T13:22:00Z">
                    <w:rPr>
                      <w:lang w:val="de-DE"/>
                    </w:rPr>
                  </w:rPrChange>
                </w:rPr>
                <w:t xml:space="preserve">        format.";</w:t>
              </w:r>
            </w:ins>
          </w:p>
          <w:p w14:paraId="30977D32" w14:textId="77777777" w:rsidR="009F3611" w:rsidRPr="00B80901" w:rsidRDefault="009F3611" w:rsidP="009F3611">
            <w:pPr>
              <w:pStyle w:val="XML1"/>
              <w:rPr>
                <w:ins w:id="32276" w:author="Thomas Dietz" w:date="2012-08-08T17:05:00Z"/>
                <w:rPrChange w:id="32277" w:author="Thomas Dietz" w:date="2012-08-10T13:22:00Z">
                  <w:rPr>
                    <w:ins w:id="32278" w:author="Thomas Dietz" w:date="2012-08-08T17:05:00Z"/>
                    <w:lang w:val="de-DE"/>
                  </w:rPr>
                </w:rPrChange>
              </w:rPr>
            </w:pPr>
            <w:ins w:id="32279" w:author="Thomas Dietz" w:date="2012-08-08T17:05:00Z">
              <w:r w:rsidRPr="00B80901">
                <w:rPr>
                  <w:rPrChange w:id="32280" w:author="Thomas Dietz" w:date="2012-08-10T13:22:00Z">
                    <w:rPr>
                      <w:lang w:val="de-DE"/>
                    </w:rPr>
                  </w:rPrChange>
                </w:rPr>
                <w:t xml:space="preserve">    }</w:t>
              </w:r>
            </w:ins>
          </w:p>
          <w:p w14:paraId="3EAAC127" w14:textId="77777777" w:rsidR="009F3611" w:rsidRPr="00B80901" w:rsidRDefault="009F3611" w:rsidP="009F3611">
            <w:pPr>
              <w:pStyle w:val="XML1"/>
              <w:rPr>
                <w:ins w:id="32281" w:author="Thomas Dietz" w:date="2012-08-08T17:05:00Z"/>
                <w:rPrChange w:id="32282" w:author="Thomas Dietz" w:date="2012-08-10T13:22:00Z">
                  <w:rPr>
                    <w:ins w:id="32283" w:author="Thomas Dietz" w:date="2012-08-08T17:05:00Z"/>
                    <w:lang w:val="de-DE"/>
                  </w:rPr>
                </w:rPrChange>
              </w:rPr>
            </w:pPr>
            <w:ins w:id="32284" w:author="Thomas Dietz" w:date="2012-08-08T17:05:00Z">
              <w:r w:rsidRPr="00B80901">
                <w:rPr>
                  <w:rPrChange w:id="32285" w:author="Thomas Dietz" w:date="2012-08-10T13:22:00Z">
                    <w:rPr>
                      <w:lang w:val="de-DE"/>
                    </w:rPr>
                  </w:rPrChange>
                </w:rPr>
                <w:t xml:space="preserve">    leaf metadata-write {</w:t>
              </w:r>
            </w:ins>
          </w:p>
          <w:p w14:paraId="37C0D4C7" w14:textId="77777777" w:rsidR="009F3611" w:rsidRPr="00B80901" w:rsidRDefault="009F3611" w:rsidP="009F3611">
            <w:pPr>
              <w:pStyle w:val="XML1"/>
              <w:rPr>
                <w:ins w:id="32286" w:author="Thomas Dietz" w:date="2012-08-08T17:05:00Z"/>
                <w:rPrChange w:id="32287" w:author="Thomas Dietz" w:date="2012-08-10T13:22:00Z">
                  <w:rPr>
                    <w:ins w:id="32288" w:author="Thomas Dietz" w:date="2012-08-08T17:05:00Z"/>
                    <w:lang w:val="de-DE"/>
                  </w:rPr>
                </w:rPrChange>
              </w:rPr>
            </w:pPr>
            <w:ins w:id="32289" w:author="Thomas Dietz" w:date="2012-08-08T17:05:00Z">
              <w:r w:rsidRPr="00B80901">
                <w:rPr>
                  <w:rPrChange w:id="32290" w:author="Thomas Dietz" w:date="2012-08-10T13:22:00Z">
                    <w:rPr>
                      <w:lang w:val="de-DE"/>
                    </w:rPr>
                  </w:rPrChange>
                </w:rPr>
                <w:t xml:space="preserve">      type hex-binary;</w:t>
              </w:r>
            </w:ins>
          </w:p>
          <w:p w14:paraId="7BAFA770" w14:textId="77777777" w:rsidR="009F3611" w:rsidRPr="00B80901" w:rsidRDefault="009F3611" w:rsidP="009F3611">
            <w:pPr>
              <w:pStyle w:val="XML1"/>
              <w:rPr>
                <w:ins w:id="32291" w:author="Thomas Dietz" w:date="2012-08-08T17:05:00Z"/>
                <w:rPrChange w:id="32292" w:author="Thomas Dietz" w:date="2012-08-10T13:22:00Z">
                  <w:rPr>
                    <w:ins w:id="32293" w:author="Thomas Dietz" w:date="2012-08-08T17:05:00Z"/>
                    <w:lang w:val="de-DE"/>
                  </w:rPr>
                </w:rPrChange>
              </w:rPr>
            </w:pPr>
            <w:ins w:id="32294" w:author="Thomas Dietz" w:date="2012-08-08T17:05:00Z">
              <w:r w:rsidRPr="00B80901">
                <w:rPr>
                  <w:rPrChange w:id="32295" w:author="Thomas Dietz" w:date="2012-08-10T13:22:00Z">
                    <w:rPr>
                      <w:lang w:val="de-DE"/>
                    </w:rPr>
                  </w:rPrChange>
                </w:rPr>
                <w:t xml:space="preserve">      description "This element indicates the bits of the metadata </w:t>
              </w:r>
            </w:ins>
          </w:p>
          <w:p w14:paraId="1CB76907" w14:textId="77777777" w:rsidR="009F3611" w:rsidRPr="00B80901" w:rsidRDefault="009F3611" w:rsidP="009F3611">
            <w:pPr>
              <w:pStyle w:val="XML1"/>
              <w:rPr>
                <w:ins w:id="32296" w:author="Thomas Dietz" w:date="2012-08-08T17:05:00Z"/>
                <w:rPrChange w:id="32297" w:author="Thomas Dietz" w:date="2012-08-10T13:22:00Z">
                  <w:rPr>
                    <w:ins w:id="32298" w:author="Thomas Dietz" w:date="2012-08-08T17:05:00Z"/>
                    <w:lang w:val="de-DE"/>
                  </w:rPr>
                </w:rPrChange>
              </w:rPr>
            </w:pPr>
            <w:ins w:id="32299" w:author="Thomas Dietz" w:date="2012-08-08T17:05:00Z">
              <w:r w:rsidRPr="00B80901">
                <w:rPr>
                  <w:rPrChange w:id="32300" w:author="Thomas Dietz" w:date="2012-08-10T13:22:00Z">
                    <w:rPr>
                      <w:lang w:val="de-DE"/>
                    </w:rPr>
                  </w:rPrChange>
                </w:rPr>
                <w:t xml:space="preserve">        field on which flow table can write using the </w:t>
              </w:r>
            </w:ins>
          </w:p>
          <w:p w14:paraId="4344F641" w14:textId="77777777" w:rsidR="009F3611" w:rsidRPr="00B80901" w:rsidRDefault="009F3611" w:rsidP="009F3611">
            <w:pPr>
              <w:pStyle w:val="XML1"/>
              <w:rPr>
                <w:ins w:id="32301" w:author="Thomas Dietz" w:date="2012-08-08T17:05:00Z"/>
                <w:rPrChange w:id="32302" w:author="Thomas Dietz" w:date="2012-08-10T13:22:00Z">
                  <w:rPr>
                    <w:ins w:id="32303" w:author="Thomas Dietz" w:date="2012-08-08T17:05:00Z"/>
                    <w:lang w:val="de-DE"/>
                  </w:rPr>
                </w:rPrChange>
              </w:rPr>
            </w:pPr>
            <w:ins w:id="32304" w:author="Thomas Dietz" w:date="2012-08-08T17:05:00Z">
              <w:r w:rsidRPr="00B80901">
                <w:rPr>
                  <w:rPrChange w:id="32305" w:author="Thomas Dietz" w:date="2012-08-10T13:22:00Z">
                    <w:rPr>
                      <w:lang w:val="de-DE"/>
                    </w:rPr>
                  </w:rPrChange>
                </w:rPr>
                <w:t xml:space="preserve">        'write-metadata' instruction.  It is represented as </w:t>
              </w:r>
            </w:ins>
          </w:p>
          <w:p w14:paraId="47A7E4BE" w14:textId="77777777" w:rsidR="009F3611" w:rsidRPr="00B80901" w:rsidRDefault="009F3611" w:rsidP="009F3611">
            <w:pPr>
              <w:pStyle w:val="XML1"/>
              <w:rPr>
                <w:ins w:id="32306" w:author="Thomas Dietz" w:date="2012-08-08T17:05:00Z"/>
                <w:rPrChange w:id="32307" w:author="Thomas Dietz" w:date="2012-08-10T13:22:00Z">
                  <w:rPr>
                    <w:ins w:id="32308" w:author="Thomas Dietz" w:date="2012-08-08T17:05:00Z"/>
                    <w:lang w:val="de-DE"/>
                  </w:rPr>
                </w:rPrChange>
              </w:rPr>
            </w:pPr>
            <w:ins w:id="32309" w:author="Thomas Dietz" w:date="2012-08-08T17:05:00Z">
              <w:r w:rsidRPr="00B80901">
                <w:rPr>
                  <w:rPrChange w:id="32310" w:author="Thomas Dietz" w:date="2012-08-10T13:22:00Z">
                    <w:rPr>
                      <w:lang w:val="de-DE"/>
                    </w:rPr>
                  </w:rPrChange>
                </w:rPr>
                <w:t xml:space="preserve">        64-bit integer in hexadecimal digits([0-9a-fA-F]) format.";</w:t>
              </w:r>
            </w:ins>
          </w:p>
          <w:p w14:paraId="0EFF31A8" w14:textId="77777777" w:rsidR="009F3611" w:rsidRPr="00B80901" w:rsidRDefault="009F3611" w:rsidP="009F3611">
            <w:pPr>
              <w:pStyle w:val="XML1"/>
              <w:rPr>
                <w:ins w:id="32311" w:author="Thomas Dietz" w:date="2012-08-08T17:05:00Z"/>
                <w:rPrChange w:id="32312" w:author="Thomas Dietz" w:date="2012-08-10T13:22:00Z">
                  <w:rPr>
                    <w:ins w:id="32313" w:author="Thomas Dietz" w:date="2012-08-08T17:05:00Z"/>
                    <w:lang w:val="de-DE"/>
                  </w:rPr>
                </w:rPrChange>
              </w:rPr>
            </w:pPr>
            <w:ins w:id="32314" w:author="Thomas Dietz" w:date="2012-08-08T17:05:00Z">
              <w:r w:rsidRPr="00B80901">
                <w:rPr>
                  <w:rPrChange w:id="32315" w:author="Thomas Dietz" w:date="2012-08-10T13:22:00Z">
                    <w:rPr>
                      <w:lang w:val="de-DE"/>
                    </w:rPr>
                  </w:rPrChange>
                </w:rPr>
                <w:t xml:space="preserve">    }</w:t>
              </w:r>
            </w:ins>
          </w:p>
          <w:p w14:paraId="6F20AB55" w14:textId="77777777" w:rsidR="009F3611" w:rsidRPr="00B80901" w:rsidRDefault="009F3611" w:rsidP="009F3611">
            <w:pPr>
              <w:pStyle w:val="XML1"/>
              <w:rPr>
                <w:ins w:id="32316" w:author="Thomas Dietz" w:date="2012-08-08T17:05:00Z"/>
                <w:rPrChange w:id="32317" w:author="Thomas Dietz" w:date="2012-08-10T13:22:00Z">
                  <w:rPr>
                    <w:ins w:id="32318" w:author="Thomas Dietz" w:date="2012-08-08T17:05:00Z"/>
                    <w:lang w:val="de-DE"/>
                  </w:rPr>
                </w:rPrChange>
              </w:rPr>
            </w:pPr>
            <w:ins w:id="32319" w:author="Thomas Dietz" w:date="2012-08-08T17:05:00Z">
              <w:r w:rsidRPr="00B80901">
                <w:rPr>
                  <w:rPrChange w:id="32320" w:author="Thomas Dietz" w:date="2012-08-10T13:22:00Z">
                    <w:rPr>
                      <w:lang w:val="de-DE"/>
                    </w:rPr>
                  </w:rPrChange>
                </w:rPr>
                <w:t xml:space="preserve">  }</w:t>
              </w:r>
            </w:ins>
          </w:p>
          <w:p w14:paraId="5359C9A6" w14:textId="77777777" w:rsidR="009F3611" w:rsidRPr="00B80901" w:rsidRDefault="009F3611" w:rsidP="009F3611">
            <w:pPr>
              <w:pStyle w:val="XML1"/>
              <w:rPr>
                <w:ins w:id="32321" w:author="Thomas Dietz" w:date="2012-08-08T17:05:00Z"/>
                <w:rPrChange w:id="32322" w:author="Thomas Dietz" w:date="2012-08-10T13:22:00Z">
                  <w:rPr>
                    <w:ins w:id="32323" w:author="Thomas Dietz" w:date="2012-08-08T17:05:00Z"/>
                    <w:lang w:val="de-DE"/>
                  </w:rPr>
                </w:rPrChange>
              </w:rPr>
            </w:pPr>
            <w:ins w:id="32324" w:author="Thomas Dietz" w:date="2012-08-08T17:05:00Z">
              <w:r w:rsidRPr="00B80901">
                <w:rPr>
                  <w:rPrChange w:id="32325" w:author="Thomas Dietz" w:date="2012-08-10T13:22:00Z">
                    <w:rPr>
                      <w:lang w:val="de-DE"/>
                    </w:rPr>
                  </w:rPrChange>
                </w:rPr>
                <w:t xml:space="preserve">  </w:t>
              </w:r>
            </w:ins>
          </w:p>
          <w:p w14:paraId="3699C331" w14:textId="77777777" w:rsidR="009F3611" w:rsidRPr="00B80901" w:rsidRDefault="009F3611" w:rsidP="009F3611">
            <w:pPr>
              <w:pStyle w:val="XML1"/>
              <w:rPr>
                <w:ins w:id="32326" w:author="Thomas Dietz" w:date="2012-08-08T17:05:00Z"/>
                <w:rPrChange w:id="32327" w:author="Thomas Dietz" w:date="2012-08-10T13:22:00Z">
                  <w:rPr>
                    <w:ins w:id="32328" w:author="Thomas Dietz" w:date="2012-08-08T17:05:00Z"/>
                    <w:lang w:val="de-DE"/>
                  </w:rPr>
                </w:rPrChange>
              </w:rPr>
            </w:pPr>
            <w:ins w:id="32329" w:author="Thomas Dietz" w:date="2012-08-08T17:05:00Z">
              <w:r w:rsidRPr="00B80901">
                <w:rPr>
                  <w:rPrChange w:id="32330" w:author="Thomas Dietz" w:date="2012-08-10T13:22:00Z">
                    <w:rPr>
                      <w:lang w:val="de-DE"/>
                    </w:rPr>
                  </w:rPrChange>
                </w:rPr>
                <w:t>/*****************************************************************</w:t>
              </w:r>
            </w:ins>
          </w:p>
          <w:p w14:paraId="43E1F921" w14:textId="77777777" w:rsidR="009F3611" w:rsidRPr="00B80901" w:rsidRDefault="009F3611" w:rsidP="009F3611">
            <w:pPr>
              <w:pStyle w:val="XML1"/>
              <w:rPr>
                <w:ins w:id="32331" w:author="Thomas Dietz" w:date="2012-08-08T17:05:00Z"/>
                <w:rPrChange w:id="32332" w:author="Thomas Dietz" w:date="2012-08-10T13:22:00Z">
                  <w:rPr>
                    <w:ins w:id="32333" w:author="Thomas Dietz" w:date="2012-08-08T17:05:00Z"/>
                    <w:lang w:val="de-DE"/>
                  </w:rPr>
                </w:rPrChange>
              </w:rPr>
            </w:pPr>
            <w:ins w:id="32334" w:author="Thomas Dietz" w:date="2012-08-08T17:05:00Z">
              <w:r w:rsidRPr="00B80901">
                <w:rPr>
                  <w:rPrChange w:id="32335" w:author="Thomas Dietz" w:date="2012-08-10T13:22:00Z">
                    <w:rPr>
                      <w:lang w:val="de-DE"/>
                    </w:rPr>
                  </w:rPrChange>
                </w:rPr>
                <w:t xml:space="preserve"> * Main container</w:t>
              </w:r>
            </w:ins>
          </w:p>
          <w:p w14:paraId="4F1F4805" w14:textId="77777777" w:rsidR="009F3611" w:rsidRPr="00B80901" w:rsidRDefault="009F3611" w:rsidP="009F3611">
            <w:pPr>
              <w:pStyle w:val="XML1"/>
              <w:rPr>
                <w:ins w:id="32336" w:author="Thomas Dietz" w:date="2012-08-08T17:05:00Z"/>
                <w:rPrChange w:id="32337" w:author="Thomas Dietz" w:date="2012-08-10T13:22:00Z">
                  <w:rPr>
                    <w:ins w:id="32338" w:author="Thomas Dietz" w:date="2012-08-08T17:05:00Z"/>
                    <w:lang w:val="de-DE"/>
                  </w:rPr>
                </w:rPrChange>
              </w:rPr>
            </w:pPr>
            <w:ins w:id="32339" w:author="Thomas Dietz" w:date="2012-08-08T17:05:00Z">
              <w:r w:rsidRPr="00B80901">
                <w:rPr>
                  <w:rPrChange w:id="32340" w:author="Thomas Dietz" w:date="2012-08-10T13:22:00Z">
                    <w:rPr>
                      <w:lang w:val="de-DE"/>
                    </w:rPr>
                  </w:rPrChange>
                </w:rPr>
                <w:t xml:space="preserve"> *****************************************************************/</w:t>
              </w:r>
            </w:ins>
          </w:p>
          <w:p w14:paraId="7E1ACA45" w14:textId="77777777" w:rsidR="009F3611" w:rsidRPr="00B80901" w:rsidRDefault="009F3611" w:rsidP="009F3611">
            <w:pPr>
              <w:pStyle w:val="XML1"/>
              <w:rPr>
                <w:ins w:id="32341" w:author="Thomas Dietz" w:date="2012-08-08T17:05:00Z"/>
                <w:rPrChange w:id="32342" w:author="Thomas Dietz" w:date="2012-08-10T13:22:00Z">
                  <w:rPr>
                    <w:ins w:id="32343" w:author="Thomas Dietz" w:date="2012-08-08T17:05:00Z"/>
                    <w:lang w:val="de-DE"/>
                  </w:rPr>
                </w:rPrChange>
              </w:rPr>
            </w:pPr>
          </w:p>
          <w:p w14:paraId="64CEACD4" w14:textId="77777777" w:rsidR="009F3611" w:rsidRPr="00B80901" w:rsidRDefault="009F3611" w:rsidP="009F3611">
            <w:pPr>
              <w:pStyle w:val="XML1"/>
              <w:rPr>
                <w:ins w:id="32344" w:author="Thomas Dietz" w:date="2012-08-08T17:05:00Z"/>
                <w:rPrChange w:id="32345" w:author="Thomas Dietz" w:date="2012-08-10T13:22:00Z">
                  <w:rPr>
                    <w:ins w:id="32346" w:author="Thomas Dietz" w:date="2012-08-08T17:05:00Z"/>
                    <w:lang w:val="de-DE"/>
                  </w:rPr>
                </w:rPrChange>
              </w:rPr>
            </w:pPr>
            <w:ins w:id="32347" w:author="Thomas Dietz" w:date="2012-08-08T17:05:00Z">
              <w:r w:rsidRPr="00B80901">
                <w:rPr>
                  <w:rPrChange w:id="32348" w:author="Thomas Dietz" w:date="2012-08-10T13:22:00Z">
                    <w:rPr>
                      <w:lang w:val="de-DE"/>
                    </w:rPr>
                  </w:rPrChange>
                </w:rPr>
                <w:t xml:space="preserve">  container capable-switch {</w:t>
              </w:r>
            </w:ins>
          </w:p>
          <w:p w14:paraId="67C93347" w14:textId="77777777" w:rsidR="009F3611" w:rsidRPr="00B80901" w:rsidRDefault="009F3611" w:rsidP="009F3611">
            <w:pPr>
              <w:pStyle w:val="XML1"/>
              <w:rPr>
                <w:ins w:id="32349" w:author="Thomas Dietz" w:date="2012-08-08T17:05:00Z"/>
                <w:rPrChange w:id="32350" w:author="Thomas Dietz" w:date="2012-08-10T13:22:00Z">
                  <w:rPr>
                    <w:ins w:id="32351" w:author="Thomas Dietz" w:date="2012-08-08T17:05:00Z"/>
                    <w:lang w:val="de-DE"/>
                  </w:rPr>
                </w:rPrChange>
              </w:rPr>
            </w:pPr>
            <w:ins w:id="32352" w:author="Thomas Dietz" w:date="2012-08-08T17:05:00Z">
              <w:r w:rsidRPr="00B80901">
                <w:rPr>
                  <w:rPrChange w:id="32353" w:author="Thomas Dietz" w:date="2012-08-10T13:22:00Z">
                    <w:rPr>
                      <w:lang w:val="de-DE"/>
                    </w:rPr>
                  </w:rPrChange>
                </w:rPr>
                <w:t xml:space="preserve">    description "The OpenFlow Capable Switch serves as the root </w:t>
              </w:r>
            </w:ins>
          </w:p>
          <w:p w14:paraId="2CC12B12" w14:textId="77777777" w:rsidR="009F3611" w:rsidRPr="00B80901" w:rsidRDefault="009F3611" w:rsidP="009F3611">
            <w:pPr>
              <w:pStyle w:val="XML1"/>
              <w:rPr>
                <w:ins w:id="32354" w:author="Thomas Dietz" w:date="2012-08-08T17:05:00Z"/>
                <w:rPrChange w:id="32355" w:author="Thomas Dietz" w:date="2012-08-10T13:22:00Z">
                  <w:rPr>
                    <w:ins w:id="32356" w:author="Thomas Dietz" w:date="2012-08-08T17:05:00Z"/>
                    <w:lang w:val="de-DE"/>
                  </w:rPr>
                </w:rPrChange>
              </w:rPr>
            </w:pPr>
            <w:ins w:id="32357" w:author="Thomas Dietz" w:date="2012-08-08T17:05:00Z">
              <w:r w:rsidRPr="00B80901">
                <w:rPr>
                  <w:rPrChange w:id="32358" w:author="Thomas Dietz" w:date="2012-08-10T13:22:00Z">
                    <w:rPr>
                      <w:lang w:val="de-DE"/>
                    </w:rPr>
                  </w:rPrChange>
                </w:rPr>
                <w:t xml:space="preserve">      element for an OpenFlow configuration.  It contains logical</w:t>
              </w:r>
            </w:ins>
          </w:p>
          <w:p w14:paraId="099E2A2F" w14:textId="77777777" w:rsidR="009F3611" w:rsidRPr="00B80901" w:rsidRDefault="009F3611" w:rsidP="009F3611">
            <w:pPr>
              <w:pStyle w:val="XML1"/>
              <w:rPr>
                <w:ins w:id="32359" w:author="Thomas Dietz" w:date="2012-08-08T17:05:00Z"/>
                <w:rPrChange w:id="32360" w:author="Thomas Dietz" w:date="2012-08-10T13:22:00Z">
                  <w:rPr>
                    <w:ins w:id="32361" w:author="Thomas Dietz" w:date="2012-08-08T17:05:00Z"/>
                    <w:lang w:val="de-DE"/>
                  </w:rPr>
                </w:rPrChange>
              </w:rPr>
            </w:pPr>
            <w:ins w:id="32362" w:author="Thomas Dietz" w:date="2012-08-08T17:05:00Z">
              <w:r w:rsidRPr="00B80901">
                <w:rPr>
                  <w:rPrChange w:id="32363" w:author="Thomas Dietz" w:date="2012-08-10T13:22:00Z">
                    <w:rPr>
                      <w:lang w:val="de-DE"/>
                    </w:rPr>
                  </w:rPrChange>
                </w:rPr>
                <w:t xml:space="preserve">      switches and resources that can be assigned to logical</w:t>
              </w:r>
            </w:ins>
          </w:p>
          <w:p w14:paraId="13C4FBFB" w14:textId="77777777" w:rsidR="009F3611" w:rsidRPr="00B80901" w:rsidRDefault="009F3611" w:rsidP="009F3611">
            <w:pPr>
              <w:pStyle w:val="XML1"/>
              <w:rPr>
                <w:ins w:id="32364" w:author="Thomas Dietz" w:date="2012-08-08T17:05:00Z"/>
                <w:rPrChange w:id="32365" w:author="Thomas Dietz" w:date="2012-08-10T13:22:00Z">
                  <w:rPr>
                    <w:ins w:id="32366" w:author="Thomas Dietz" w:date="2012-08-08T17:05:00Z"/>
                    <w:lang w:val="de-DE"/>
                  </w:rPr>
                </w:rPrChange>
              </w:rPr>
            </w:pPr>
            <w:ins w:id="32367" w:author="Thomas Dietz" w:date="2012-08-08T17:05:00Z">
              <w:r w:rsidRPr="00B80901">
                <w:rPr>
                  <w:rPrChange w:id="32368" w:author="Thomas Dietz" w:date="2012-08-10T13:22:00Z">
                    <w:rPr>
                      <w:lang w:val="de-DE"/>
                    </w:rPr>
                  </w:rPrChange>
                </w:rPr>
                <w:t xml:space="preserve">      switches.  It may have relations to OpenFlow Configuration </w:t>
              </w:r>
            </w:ins>
          </w:p>
          <w:p w14:paraId="07039ACA" w14:textId="77777777" w:rsidR="009F3611" w:rsidRPr="00B80901" w:rsidRDefault="009F3611" w:rsidP="009F3611">
            <w:pPr>
              <w:pStyle w:val="XML1"/>
              <w:rPr>
                <w:ins w:id="32369" w:author="Thomas Dietz" w:date="2012-08-08T17:05:00Z"/>
                <w:rPrChange w:id="32370" w:author="Thomas Dietz" w:date="2012-08-10T13:22:00Z">
                  <w:rPr>
                    <w:ins w:id="32371" w:author="Thomas Dietz" w:date="2012-08-08T17:05:00Z"/>
                    <w:lang w:val="de-DE"/>
                  </w:rPr>
                </w:rPrChange>
              </w:rPr>
            </w:pPr>
            <w:ins w:id="32372" w:author="Thomas Dietz" w:date="2012-08-08T17:05:00Z">
              <w:r w:rsidRPr="00B80901">
                <w:rPr>
                  <w:rPrChange w:id="32373" w:author="Thomas Dietz" w:date="2012-08-10T13:22:00Z">
                    <w:rPr>
                      <w:lang w:val="de-DE"/>
                    </w:rPr>
                  </w:rPrChange>
                </w:rPr>
                <w:t xml:space="preserve">      Points.";</w:t>
              </w:r>
            </w:ins>
          </w:p>
          <w:p w14:paraId="3055D940" w14:textId="77777777" w:rsidR="009F3611" w:rsidRPr="00B80901" w:rsidRDefault="009F3611" w:rsidP="009F3611">
            <w:pPr>
              <w:pStyle w:val="XML1"/>
              <w:rPr>
                <w:ins w:id="32374" w:author="Thomas Dietz" w:date="2012-08-08T17:05:00Z"/>
                <w:rPrChange w:id="32375" w:author="Thomas Dietz" w:date="2012-08-10T13:22:00Z">
                  <w:rPr>
                    <w:ins w:id="32376" w:author="Thomas Dietz" w:date="2012-08-08T17:05:00Z"/>
                    <w:lang w:val="de-DE"/>
                  </w:rPr>
                </w:rPrChange>
              </w:rPr>
            </w:pPr>
            <w:ins w:id="32377" w:author="Thomas Dietz" w:date="2012-08-08T17:05:00Z">
              <w:r w:rsidRPr="00B80901">
                <w:rPr>
                  <w:rPrChange w:id="32378" w:author="Thomas Dietz" w:date="2012-08-10T13:22:00Z">
                    <w:rPr>
                      <w:lang w:val="de-DE"/>
                    </w:rPr>
                  </w:rPrChange>
                </w:rPr>
                <w:t xml:space="preserve">    leaf id {</w:t>
              </w:r>
            </w:ins>
          </w:p>
          <w:p w14:paraId="687C49FC" w14:textId="77777777" w:rsidR="009F3611" w:rsidRPr="00B80901" w:rsidRDefault="009F3611" w:rsidP="009F3611">
            <w:pPr>
              <w:pStyle w:val="XML1"/>
              <w:rPr>
                <w:ins w:id="32379" w:author="Thomas Dietz" w:date="2012-08-08T17:05:00Z"/>
                <w:rPrChange w:id="32380" w:author="Thomas Dietz" w:date="2012-08-10T13:22:00Z">
                  <w:rPr>
                    <w:ins w:id="32381" w:author="Thomas Dietz" w:date="2012-08-08T17:05:00Z"/>
                    <w:lang w:val="de-DE"/>
                  </w:rPr>
                </w:rPrChange>
              </w:rPr>
            </w:pPr>
            <w:ins w:id="32382" w:author="Thomas Dietz" w:date="2012-08-08T17:05:00Z">
              <w:r w:rsidRPr="00B80901">
                <w:rPr>
                  <w:rPrChange w:id="32383" w:author="Thomas Dietz" w:date="2012-08-10T13:22:00Z">
                    <w:rPr>
                      <w:lang w:val="de-DE"/>
                    </w:rPr>
                  </w:rPrChange>
                </w:rPr>
                <w:t xml:space="preserve">      type inet:uri;</w:t>
              </w:r>
            </w:ins>
          </w:p>
          <w:p w14:paraId="032F2B4E" w14:textId="77777777" w:rsidR="009F3611" w:rsidRPr="00B80901" w:rsidRDefault="009F3611" w:rsidP="009F3611">
            <w:pPr>
              <w:pStyle w:val="XML1"/>
              <w:rPr>
                <w:ins w:id="32384" w:author="Thomas Dietz" w:date="2012-08-08T17:05:00Z"/>
                <w:rPrChange w:id="32385" w:author="Thomas Dietz" w:date="2012-08-10T13:22:00Z">
                  <w:rPr>
                    <w:ins w:id="32386" w:author="Thomas Dietz" w:date="2012-08-08T17:05:00Z"/>
                    <w:lang w:val="de-DE"/>
                  </w:rPr>
                </w:rPrChange>
              </w:rPr>
            </w:pPr>
            <w:ins w:id="32387" w:author="Thomas Dietz" w:date="2012-08-08T17:05:00Z">
              <w:r w:rsidRPr="00B80901">
                <w:rPr>
                  <w:rPrChange w:id="32388" w:author="Thomas Dietz" w:date="2012-08-10T13:22:00Z">
                    <w:rPr>
                      <w:lang w:val="de-DE"/>
                    </w:rPr>
                  </w:rPrChange>
                </w:rPr>
                <w:t xml:space="preserve">      mandatory true;</w:t>
              </w:r>
            </w:ins>
          </w:p>
          <w:p w14:paraId="439D123F" w14:textId="77777777" w:rsidR="009F3611" w:rsidRPr="00B80901" w:rsidRDefault="009F3611" w:rsidP="009F3611">
            <w:pPr>
              <w:pStyle w:val="XML1"/>
              <w:rPr>
                <w:ins w:id="32389" w:author="Thomas Dietz" w:date="2012-08-08T17:05:00Z"/>
                <w:rPrChange w:id="32390" w:author="Thomas Dietz" w:date="2012-08-10T13:22:00Z">
                  <w:rPr>
                    <w:ins w:id="32391" w:author="Thomas Dietz" w:date="2012-08-08T17:05:00Z"/>
                    <w:lang w:val="de-DE"/>
                  </w:rPr>
                </w:rPrChange>
              </w:rPr>
            </w:pPr>
            <w:ins w:id="32392" w:author="Thomas Dietz" w:date="2012-08-08T17:05:00Z">
              <w:r w:rsidRPr="00B80901">
                <w:rPr>
                  <w:rPrChange w:id="32393" w:author="Thomas Dietz" w:date="2012-08-10T13:22:00Z">
                    <w:rPr>
                      <w:lang w:val="de-DE"/>
                    </w:rPr>
                  </w:rPrChange>
                </w:rPr>
                <w:t xml:space="preserve">      description "A unique but locally arbitrary identifier that</w:t>
              </w:r>
            </w:ins>
          </w:p>
          <w:p w14:paraId="7BD1DC98" w14:textId="77777777" w:rsidR="009F3611" w:rsidRPr="00B80901" w:rsidRDefault="009F3611" w:rsidP="009F3611">
            <w:pPr>
              <w:pStyle w:val="XML1"/>
              <w:rPr>
                <w:ins w:id="32394" w:author="Thomas Dietz" w:date="2012-08-08T17:05:00Z"/>
                <w:rPrChange w:id="32395" w:author="Thomas Dietz" w:date="2012-08-10T13:22:00Z">
                  <w:rPr>
                    <w:ins w:id="32396" w:author="Thomas Dietz" w:date="2012-08-08T17:05:00Z"/>
                    <w:lang w:val="de-DE"/>
                  </w:rPr>
                </w:rPrChange>
              </w:rPr>
            </w:pPr>
            <w:ins w:id="32397" w:author="Thomas Dietz" w:date="2012-08-08T17:05:00Z">
              <w:r w:rsidRPr="00B80901">
                <w:rPr>
                  <w:rPrChange w:id="32398" w:author="Thomas Dietz" w:date="2012-08-10T13:22:00Z">
                    <w:rPr>
                      <w:lang w:val="de-DE"/>
                    </w:rPr>
                  </w:rPrChange>
                </w:rPr>
                <w:t xml:space="preserve">        uniquely identifies a Capable Switch within the context of </w:t>
              </w:r>
            </w:ins>
          </w:p>
          <w:p w14:paraId="3D089EAB" w14:textId="77777777" w:rsidR="009F3611" w:rsidRPr="00B80901" w:rsidRDefault="009F3611" w:rsidP="009F3611">
            <w:pPr>
              <w:pStyle w:val="XML1"/>
              <w:rPr>
                <w:ins w:id="32399" w:author="Thomas Dietz" w:date="2012-08-08T17:05:00Z"/>
                <w:rPrChange w:id="32400" w:author="Thomas Dietz" w:date="2012-08-10T13:22:00Z">
                  <w:rPr>
                    <w:ins w:id="32401" w:author="Thomas Dietz" w:date="2012-08-08T17:05:00Z"/>
                    <w:lang w:val="de-DE"/>
                  </w:rPr>
                </w:rPrChange>
              </w:rPr>
            </w:pPr>
            <w:ins w:id="32402" w:author="Thomas Dietz" w:date="2012-08-08T17:05:00Z">
              <w:r w:rsidRPr="00B80901">
                <w:rPr>
                  <w:rPrChange w:id="32403" w:author="Thomas Dietz" w:date="2012-08-10T13:22:00Z">
                    <w:rPr>
                      <w:lang w:val="de-DE"/>
                    </w:rPr>
                  </w:rPrChange>
                </w:rPr>
                <w:t xml:space="preserve">        potential OpenFlow Configuration Points.  It MUST be </w:t>
              </w:r>
            </w:ins>
          </w:p>
          <w:p w14:paraId="0EBBCBBC" w14:textId="77777777" w:rsidR="009F3611" w:rsidRPr="00B80901" w:rsidRDefault="009F3611" w:rsidP="009F3611">
            <w:pPr>
              <w:pStyle w:val="XML1"/>
              <w:rPr>
                <w:ins w:id="32404" w:author="Thomas Dietz" w:date="2012-08-08T17:05:00Z"/>
                <w:rPrChange w:id="32405" w:author="Thomas Dietz" w:date="2012-08-10T13:22:00Z">
                  <w:rPr>
                    <w:ins w:id="32406" w:author="Thomas Dietz" w:date="2012-08-08T17:05:00Z"/>
                    <w:lang w:val="de-DE"/>
                  </w:rPr>
                </w:rPrChange>
              </w:rPr>
            </w:pPr>
            <w:ins w:id="32407" w:author="Thomas Dietz" w:date="2012-08-08T17:05:00Z">
              <w:r w:rsidRPr="00B80901">
                <w:rPr>
                  <w:rPrChange w:id="32408" w:author="Thomas Dietz" w:date="2012-08-10T13:22:00Z">
                    <w:rPr>
                      <w:lang w:val="de-DE"/>
                    </w:rPr>
                  </w:rPrChange>
                </w:rPr>
                <w:t xml:space="preserve">        persistent across reboots of the OpenFlow Capable Switch.</w:t>
              </w:r>
            </w:ins>
          </w:p>
          <w:p w14:paraId="558394F5" w14:textId="77777777" w:rsidR="009F3611" w:rsidRPr="00B80901" w:rsidRDefault="009F3611" w:rsidP="009F3611">
            <w:pPr>
              <w:pStyle w:val="XML1"/>
              <w:rPr>
                <w:ins w:id="32409" w:author="Thomas Dietz" w:date="2012-08-08T17:05:00Z"/>
                <w:rPrChange w:id="32410" w:author="Thomas Dietz" w:date="2012-08-10T13:22:00Z">
                  <w:rPr>
                    <w:ins w:id="32411" w:author="Thomas Dietz" w:date="2012-08-08T17:05:00Z"/>
                    <w:lang w:val="de-DE"/>
                  </w:rPr>
                </w:rPrChange>
              </w:rPr>
            </w:pPr>
          </w:p>
          <w:p w14:paraId="33F6548B" w14:textId="77777777" w:rsidR="009F3611" w:rsidRPr="00B80901" w:rsidRDefault="009F3611" w:rsidP="009F3611">
            <w:pPr>
              <w:pStyle w:val="XML1"/>
              <w:rPr>
                <w:ins w:id="32412" w:author="Thomas Dietz" w:date="2012-08-08T17:05:00Z"/>
                <w:rPrChange w:id="32413" w:author="Thomas Dietz" w:date="2012-08-10T13:22:00Z">
                  <w:rPr>
                    <w:ins w:id="32414" w:author="Thomas Dietz" w:date="2012-08-08T17:05:00Z"/>
                    <w:lang w:val="de-DE"/>
                  </w:rPr>
                </w:rPrChange>
              </w:rPr>
            </w:pPr>
            <w:ins w:id="32415" w:author="Thomas Dietz" w:date="2012-08-08T17:05:00Z">
              <w:r w:rsidRPr="00B80901">
                <w:rPr>
                  <w:rPrChange w:id="32416" w:author="Thomas Dietz" w:date="2012-08-10T13:22:00Z">
                    <w:rPr>
                      <w:lang w:val="de-DE"/>
                    </w:rPr>
                  </w:rPrChange>
                </w:rPr>
                <w:t xml:space="preserve">        This element MUST be present in the NETCONF data store.</w:t>
              </w:r>
            </w:ins>
          </w:p>
          <w:p w14:paraId="0C1634A9" w14:textId="77777777" w:rsidR="009F3611" w:rsidRPr="00B80901" w:rsidRDefault="009F3611" w:rsidP="009F3611">
            <w:pPr>
              <w:pStyle w:val="XML1"/>
              <w:rPr>
                <w:ins w:id="32417" w:author="Thomas Dietz" w:date="2012-08-08T17:05:00Z"/>
                <w:rPrChange w:id="32418" w:author="Thomas Dietz" w:date="2012-08-10T13:22:00Z">
                  <w:rPr>
                    <w:ins w:id="32419" w:author="Thomas Dietz" w:date="2012-08-08T17:05:00Z"/>
                    <w:lang w:val="de-DE"/>
                  </w:rPr>
                </w:rPrChange>
              </w:rPr>
            </w:pPr>
            <w:ins w:id="32420" w:author="Thomas Dietz" w:date="2012-08-08T17:05:00Z">
              <w:r w:rsidRPr="00B80901">
                <w:rPr>
                  <w:rPrChange w:id="32421" w:author="Thomas Dietz" w:date="2012-08-10T13:22:00Z">
                    <w:rPr>
                      <w:lang w:val="de-DE"/>
                    </w:rPr>
                  </w:rPrChange>
                </w:rPr>
                <w:t xml:space="preserve">        If this element is not present in a NETCONF &lt;edit-config&gt;</w:t>
              </w:r>
            </w:ins>
          </w:p>
          <w:p w14:paraId="4AEEFAE8" w14:textId="77777777" w:rsidR="009F3611" w:rsidRPr="00B80901" w:rsidRDefault="009F3611" w:rsidP="009F3611">
            <w:pPr>
              <w:pStyle w:val="XML1"/>
              <w:rPr>
                <w:ins w:id="32422" w:author="Thomas Dietz" w:date="2012-08-08T17:05:00Z"/>
                <w:rPrChange w:id="32423" w:author="Thomas Dietz" w:date="2012-08-10T13:22:00Z">
                  <w:rPr>
                    <w:ins w:id="32424" w:author="Thomas Dietz" w:date="2012-08-08T17:05:00Z"/>
                    <w:lang w:val="de-DE"/>
                  </w:rPr>
                </w:rPrChange>
              </w:rPr>
            </w:pPr>
            <w:ins w:id="32425" w:author="Thomas Dietz" w:date="2012-08-08T17:05:00Z">
              <w:r w:rsidRPr="00B80901">
                <w:rPr>
                  <w:rPrChange w:id="32426" w:author="Thomas Dietz" w:date="2012-08-10T13:22:00Z">
                    <w:rPr>
                      <w:lang w:val="de-DE"/>
                    </w:rPr>
                  </w:rPrChange>
                </w:rPr>
                <w:t xml:space="preserve">        operation 'create', 'merge' or 'replace' and the parent</w:t>
              </w:r>
            </w:ins>
          </w:p>
          <w:p w14:paraId="4D1C6302" w14:textId="77777777" w:rsidR="009F3611" w:rsidRPr="00B80901" w:rsidRDefault="009F3611" w:rsidP="009F3611">
            <w:pPr>
              <w:pStyle w:val="XML1"/>
              <w:rPr>
                <w:ins w:id="32427" w:author="Thomas Dietz" w:date="2012-08-08T17:05:00Z"/>
                <w:rPrChange w:id="32428" w:author="Thomas Dietz" w:date="2012-08-10T13:22:00Z">
                  <w:rPr>
                    <w:ins w:id="32429" w:author="Thomas Dietz" w:date="2012-08-08T17:05:00Z"/>
                    <w:lang w:val="de-DE"/>
                  </w:rPr>
                </w:rPrChange>
              </w:rPr>
            </w:pPr>
            <w:ins w:id="32430" w:author="Thomas Dietz" w:date="2012-08-08T17:05:00Z">
              <w:r w:rsidRPr="00B80901">
                <w:rPr>
                  <w:rPrChange w:id="32431" w:author="Thomas Dietz" w:date="2012-08-10T13:22:00Z">
                    <w:rPr>
                      <w:lang w:val="de-DE"/>
                    </w:rPr>
                  </w:rPrChange>
                </w:rPr>
                <w:t xml:space="preserve">        element does not exist, a 'data-missing' error is</w:t>
              </w:r>
            </w:ins>
          </w:p>
          <w:p w14:paraId="550F1D91" w14:textId="77777777" w:rsidR="009F3611" w:rsidRPr="00B80901" w:rsidRDefault="009F3611" w:rsidP="009F3611">
            <w:pPr>
              <w:pStyle w:val="XML1"/>
              <w:rPr>
                <w:ins w:id="32432" w:author="Thomas Dietz" w:date="2012-08-08T17:05:00Z"/>
                <w:rPrChange w:id="32433" w:author="Thomas Dietz" w:date="2012-08-10T13:22:00Z">
                  <w:rPr>
                    <w:ins w:id="32434" w:author="Thomas Dietz" w:date="2012-08-08T17:05:00Z"/>
                    <w:lang w:val="de-DE"/>
                  </w:rPr>
                </w:rPrChange>
              </w:rPr>
            </w:pPr>
            <w:ins w:id="32435" w:author="Thomas Dietz" w:date="2012-08-08T17:05:00Z">
              <w:r w:rsidRPr="00B80901">
                <w:rPr>
                  <w:rPrChange w:id="32436" w:author="Thomas Dietz" w:date="2012-08-10T13:22:00Z">
                    <w:rPr>
                      <w:lang w:val="de-DE"/>
                    </w:rPr>
                  </w:rPrChange>
                </w:rPr>
                <w:t xml:space="preserve">        returned.";</w:t>
              </w:r>
            </w:ins>
          </w:p>
          <w:p w14:paraId="3FEE1559" w14:textId="77777777" w:rsidR="009F3611" w:rsidRPr="00B80901" w:rsidRDefault="009F3611" w:rsidP="009F3611">
            <w:pPr>
              <w:pStyle w:val="XML1"/>
              <w:rPr>
                <w:ins w:id="32437" w:author="Thomas Dietz" w:date="2012-08-08T17:05:00Z"/>
                <w:rPrChange w:id="32438" w:author="Thomas Dietz" w:date="2012-08-10T13:22:00Z">
                  <w:rPr>
                    <w:ins w:id="32439" w:author="Thomas Dietz" w:date="2012-08-08T17:05:00Z"/>
                    <w:lang w:val="de-DE"/>
                  </w:rPr>
                </w:rPrChange>
              </w:rPr>
            </w:pPr>
            <w:ins w:id="32440" w:author="Thomas Dietz" w:date="2012-08-08T17:05:00Z">
              <w:r w:rsidRPr="00B80901">
                <w:rPr>
                  <w:rPrChange w:id="32441" w:author="Thomas Dietz" w:date="2012-08-10T13:22:00Z">
                    <w:rPr>
                      <w:lang w:val="de-DE"/>
                    </w:rPr>
                  </w:rPrChange>
                </w:rPr>
                <w:t xml:space="preserve">    }</w:t>
              </w:r>
            </w:ins>
          </w:p>
          <w:p w14:paraId="2BB5D0B9" w14:textId="77777777" w:rsidR="009F3611" w:rsidRPr="00B80901" w:rsidRDefault="009F3611" w:rsidP="009F3611">
            <w:pPr>
              <w:pStyle w:val="XML1"/>
              <w:rPr>
                <w:ins w:id="32442" w:author="Thomas Dietz" w:date="2012-08-08T17:05:00Z"/>
                <w:rPrChange w:id="32443" w:author="Thomas Dietz" w:date="2012-08-10T13:22:00Z">
                  <w:rPr>
                    <w:ins w:id="32444" w:author="Thomas Dietz" w:date="2012-08-08T17:05:00Z"/>
                    <w:lang w:val="de-DE"/>
                  </w:rPr>
                </w:rPrChange>
              </w:rPr>
            </w:pPr>
            <w:ins w:id="32445" w:author="Thomas Dietz" w:date="2012-08-08T17:05:00Z">
              <w:r w:rsidRPr="00B80901">
                <w:rPr>
                  <w:rPrChange w:id="32446" w:author="Thomas Dietz" w:date="2012-08-10T13:22:00Z">
                    <w:rPr>
                      <w:lang w:val="de-DE"/>
                    </w:rPr>
                  </w:rPrChange>
                </w:rPr>
                <w:t xml:space="preserve">    leaf config-version {</w:t>
              </w:r>
            </w:ins>
          </w:p>
          <w:p w14:paraId="7915176E" w14:textId="77777777" w:rsidR="009F3611" w:rsidRPr="00B80901" w:rsidRDefault="009F3611" w:rsidP="009F3611">
            <w:pPr>
              <w:pStyle w:val="XML1"/>
              <w:rPr>
                <w:ins w:id="32447" w:author="Thomas Dietz" w:date="2012-08-08T17:05:00Z"/>
                <w:rPrChange w:id="32448" w:author="Thomas Dietz" w:date="2012-08-10T13:22:00Z">
                  <w:rPr>
                    <w:ins w:id="32449" w:author="Thomas Dietz" w:date="2012-08-08T17:05:00Z"/>
                    <w:lang w:val="de-DE"/>
                  </w:rPr>
                </w:rPrChange>
              </w:rPr>
            </w:pPr>
            <w:ins w:id="32450" w:author="Thomas Dietz" w:date="2012-08-08T17:05:00Z">
              <w:r w:rsidRPr="00B80901">
                <w:rPr>
                  <w:rPrChange w:id="32451" w:author="Thomas Dietz" w:date="2012-08-10T13:22:00Z">
                    <w:rPr>
                      <w:lang w:val="de-DE"/>
                    </w:rPr>
                  </w:rPrChange>
                </w:rPr>
                <w:t xml:space="preserve">      type string;</w:t>
              </w:r>
            </w:ins>
          </w:p>
          <w:p w14:paraId="3930C914" w14:textId="77777777" w:rsidR="009F3611" w:rsidRPr="00B80901" w:rsidRDefault="009F3611" w:rsidP="009F3611">
            <w:pPr>
              <w:pStyle w:val="XML1"/>
              <w:rPr>
                <w:ins w:id="32452" w:author="Thomas Dietz" w:date="2012-08-08T17:05:00Z"/>
                <w:rPrChange w:id="32453" w:author="Thomas Dietz" w:date="2012-08-10T13:22:00Z">
                  <w:rPr>
                    <w:ins w:id="32454" w:author="Thomas Dietz" w:date="2012-08-08T17:05:00Z"/>
                    <w:lang w:val="de-DE"/>
                  </w:rPr>
                </w:rPrChange>
              </w:rPr>
            </w:pPr>
            <w:ins w:id="32455" w:author="Thomas Dietz" w:date="2012-08-08T17:05:00Z">
              <w:r w:rsidRPr="00B80901">
                <w:rPr>
                  <w:rPrChange w:id="32456" w:author="Thomas Dietz" w:date="2012-08-10T13:22:00Z">
                    <w:rPr>
                      <w:lang w:val="de-DE"/>
                    </w:rPr>
                  </w:rPrChange>
                </w:rPr>
                <w:t xml:space="preserve">      config false;</w:t>
              </w:r>
            </w:ins>
          </w:p>
          <w:p w14:paraId="1F9ED052" w14:textId="77777777" w:rsidR="009F3611" w:rsidRPr="00B80901" w:rsidRDefault="009F3611" w:rsidP="009F3611">
            <w:pPr>
              <w:pStyle w:val="XML1"/>
              <w:rPr>
                <w:ins w:id="32457" w:author="Thomas Dietz" w:date="2012-08-08T17:05:00Z"/>
                <w:rPrChange w:id="32458" w:author="Thomas Dietz" w:date="2012-08-10T13:22:00Z">
                  <w:rPr>
                    <w:ins w:id="32459" w:author="Thomas Dietz" w:date="2012-08-08T17:05:00Z"/>
                    <w:lang w:val="de-DE"/>
                  </w:rPr>
                </w:rPrChange>
              </w:rPr>
            </w:pPr>
            <w:ins w:id="32460" w:author="Thomas Dietz" w:date="2012-08-08T17:05:00Z">
              <w:r w:rsidRPr="00B80901">
                <w:rPr>
                  <w:rPrChange w:id="32461" w:author="Thomas Dietz" w:date="2012-08-10T13:22:00Z">
                    <w:rPr>
                      <w:lang w:val="de-DE"/>
                    </w:rPr>
                  </w:rPrChange>
                </w:rPr>
                <w:t xml:space="preserve">      description "The maximum supported OF-CONFIG version that is</w:t>
              </w:r>
            </w:ins>
          </w:p>
          <w:p w14:paraId="2AAA9B47" w14:textId="77777777" w:rsidR="009F3611" w:rsidRPr="00B80901" w:rsidRDefault="009F3611" w:rsidP="009F3611">
            <w:pPr>
              <w:pStyle w:val="XML1"/>
              <w:rPr>
                <w:ins w:id="32462" w:author="Thomas Dietz" w:date="2012-08-08T17:05:00Z"/>
                <w:rPrChange w:id="32463" w:author="Thomas Dietz" w:date="2012-08-10T13:22:00Z">
                  <w:rPr>
                    <w:ins w:id="32464" w:author="Thomas Dietz" w:date="2012-08-08T17:05:00Z"/>
                    <w:lang w:val="de-DE"/>
                  </w:rPr>
                </w:rPrChange>
              </w:rPr>
            </w:pPr>
            <w:ins w:id="32465" w:author="Thomas Dietz" w:date="2012-08-08T17:05:00Z">
              <w:r w:rsidRPr="00B80901">
                <w:rPr>
                  <w:rPrChange w:id="32466" w:author="Thomas Dietz" w:date="2012-08-10T13:22:00Z">
                    <w:rPr>
                      <w:lang w:val="de-DE"/>
                    </w:rPr>
                  </w:rPrChange>
                </w:rPr>
                <w:t xml:space="preserve">        supported by the OpenFlow Capable Switch. For switches</w:t>
              </w:r>
            </w:ins>
          </w:p>
          <w:p w14:paraId="6E13C330" w14:textId="77777777" w:rsidR="009F3611" w:rsidRPr="00B80901" w:rsidRDefault="009F3611" w:rsidP="009F3611">
            <w:pPr>
              <w:pStyle w:val="XML1"/>
              <w:rPr>
                <w:ins w:id="32467" w:author="Thomas Dietz" w:date="2012-08-08T17:05:00Z"/>
                <w:rPrChange w:id="32468" w:author="Thomas Dietz" w:date="2012-08-10T13:22:00Z">
                  <w:rPr>
                    <w:ins w:id="32469" w:author="Thomas Dietz" w:date="2012-08-08T17:05:00Z"/>
                    <w:lang w:val="de-DE"/>
                  </w:rPr>
                </w:rPrChange>
              </w:rPr>
            </w:pPr>
            <w:ins w:id="32470" w:author="Thomas Dietz" w:date="2012-08-08T17:05:00Z">
              <w:r w:rsidRPr="00B80901">
                <w:rPr>
                  <w:rPrChange w:id="32471" w:author="Thomas Dietz" w:date="2012-08-10T13:22:00Z">
                    <w:rPr>
                      <w:lang w:val="de-DE"/>
                    </w:rPr>
                  </w:rPrChange>
                </w:rPr>
                <w:t xml:space="preserve">        implementing this version of the OF-CONFIG protocol this</w:t>
              </w:r>
            </w:ins>
          </w:p>
          <w:p w14:paraId="073404D2" w14:textId="77777777" w:rsidR="009F3611" w:rsidRPr="00B80901" w:rsidRDefault="009F3611" w:rsidP="009F3611">
            <w:pPr>
              <w:pStyle w:val="XML1"/>
              <w:rPr>
                <w:ins w:id="32472" w:author="Thomas Dietz" w:date="2012-08-08T17:05:00Z"/>
                <w:rPrChange w:id="32473" w:author="Thomas Dietz" w:date="2012-08-10T13:22:00Z">
                  <w:rPr>
                    <w:ins w:id="32474" w:author="Thomas Dietz" w:date="2012-08-08T17:05:00Z"/>
                    <w:lang w:val="de-DE"/>
                  </w:rPr>
                </w:rPrChange>
              </w:rPr>
            </w:pPr>
            <w:ins w:id="32475" w:author="Thomas Dietz" w:date="2012-08-08T17:05:00Z">
              <w:r w:rsidRPr="00B80901">
                <w:rPr>
                  <w:rPrChange w:id="32476" w:author="Thomas Dietz" w:date="2012-08-10T13:22:00Z">
                    <w:rPr>
                      <w:lang w:val="de-DE"/>
                    </w:rPr>
                  </w:rPrChange>
                </w:rPr>
                <w:t xml:space="preserve">        MUST always be 1.1.1.</w:t>
              </w:r>
            </w:ins>
          </w:p>
          <w:p w14:paraId="71A9B3D8" w14:textId="77777777" w:rsidR="009F3611" w:rsidRPr="00B80901" w:rsidRDefault="009F3611" w:rsidP="009F3611">
            <w:pPr>
              <w:pStyle w:val="XML1"/>
              <w:rPr>
                <w:ins w:id="32477" w:author="Thomas Dietz" w:date="2012-08-08T17:05:00Z"/>
                <w:rPrChange w:id="32478" w:author="Thomas Dietz" w:date="2012-08-10T13:22:00Z">
                  <w:rPr>
                    <w:ins w:id="32479" w:author="Thomas Dietz" w:date="2012-08-08T17:05:00Z"/>
                    <w:lang w:val="de-DE"/>
                  </w:rPr>
                </w:rPrChange>
              </w:rPr>
            </w:pPr>
          </w:p>
          <w:p w14:paraId="16655138" w14:textId="77777777" w:rsidR="009F3611" w:rsidRPr="00B80901" w:rsidRDefault="009F3611" w:rsidP="009F3611">
            <w:pPr>
              <w:pStyle w:val="XML1"/>
              <w:rPr>
                <w:ins w:id="32480" w:author="Thomas Dietz" w:date="2012-08-08T17:05:00Z"/>
                <w:rPrChange w:id="32481" w:author="Thomas Dietz" w:date="2012-08-10T13:22:00Z">
                  <w:rPr>
                    <w:ins w:id="32482" w:author="Thomas Dietz" w:date="2012-08-08T17:05:00Z"/>
                    <w:lang w:val="de-DE"/>
                  </w:rPr>
                </w:rPrChange>
              </w:rPr>
            </w:pPr>
            <w:ins w:id="32483" w:author="Thomas Dietz" w:date="2012-08-08T17:05:00Z">
              <w:r w:rsidRPr="00B80901">
                <w:rPr>
                  <w:rPrChange w:id="32484" w:author="Thomas Dietz" w:date="2012-08-10T13:22:00Z">
                    <w:rPr>
                      <w:lang w:val="de-DE"/>
                    </w:rPr>
                  </w:rPrChange>
                </w:rPr>
                <w:t xml:space="preserve">        This object can be used to identify the OF-CONFIG version</w:t>
              </w:r>
            </w:ins>
          </w:p>
          <w:p w14:paraId="47E98C76" w14:textId="77777777" w:rsidR="009F3611" w:rsidRPr="00B80901" w:rsidRDefault="009F3611" w:rsidP="009F3611">
            <w:pPr>
              <w:pStyle w:val="XML1"/>
              <w:rPr>
                <w:ins w:id="32485" w:author="Thomas Dietz" w:date="2012-08-08T17:05:00Z"/>
                <w:rPrChange w:id="32486" w:author="Thomas Dietz" w:date="2012-08-10T13:22:00Z">
                  <w:rPr>
                    <w:ins w:id="32487" w:author="Thomas Dietz" w:date="2012-08-08T17:05:00Z"/>
                    <w:lang w:val="de-DE"/>
                  </w:rPr>
                </w:rPrChange>
              </w:rPr>
            </w:pPr>
            <w:ins w:id="32488" w:author="Thomas Dietz" w:date="2012-08-08T17:05:00Z">
              <w:r w:rsidRPr="00B80901">
                <w:rPr>
                  <w:rPrChange w:id="32489" w:author="Thomas Dietz" w:date="2012-08-10T13:22:00Z">
                    <w:rPr>
                      <w:lang w:val="de-DE"/>
                    </w:rPr>
                  </w:rPrChange>
                </w:rPr>
                <w:t xml:space="preserve">        a capable switch supports beginning with version 1.1.1 of </w:t>
              </w:r>
            </w:ins>
          </w:p>
          <w:p w14:paraId="65BE70C5" w14:textId="77777777" w:rsidR="009F3611" w:rsidRPr="00B80901" w:rsidRDefault="009F3611" w:rsidP="009F3611">
            <w:pPr>
              <w:pStyle w:val="XML1"/>
              <w:rPr>
                <w:ins w:id="32490" w:author="Thomas Dietz" w:date="2012-08-08T17:05:00Z"/>
                <w:rPrChange w:id="32491" w:author="Thomas Dietz" w:date="2012-08-10T13:22:00Z">
                  <w:rPr>
                    <w:ins w:id="32492" w:author="Thomas Dietz" w:date="2012-08-08T17:05:00Z"/>
                    <w:lang w:val="de-DE"/>
                  </w:rPr>
                </w:rPrChange>
              </w:rPr>
            </w:pPr>
            <w:ins w:id="32493" w:author="Thomas Dietz" w:date="2012-08-08T17:05:00Z">
              <w:r w:rsidRPr="00B80901">
                <w:rPr>
                  <w:rPrChange w:id="32494" w:author="Thomas Dietz" w:date="2012-08-10T13:22:00Z">
                    <w:rPr>
                      <w:lang w:val="de-DE"/>
                    </w:rPr>
                  </w:rPrChange>
                </w:rPr>
                <w:t xml:space="preserve">        OF-CONFIG. In addtion the supported version can be</w:t>
              </w:r>
            </w:ins>
          </w:p>
          <w:p w14:paraId="55F9109A" w14:textId="77777777" w:rsidR="009F3611" w:rsidRPr="00B80901" w:rsidRDefault="009F3611" w:rsidP="009F3611">
            <w:pPr>
              <w:pStyle w:val="XML1"/>
              <w:rPr>
                <w:ins w:id="32495" w:author="Thomas Dietz" w:date="2012-08-08T17:05:00Z"/>
                <w:rPrChange w:id="32496" w:author="Thomas Dietz" w:date="2012-08-10T13:22:00Z">
                  <w:rPr>
                    <w:ins w:id="32497" w:author="Thomas Dietz" w:date="2012-08-08T17:05:00Z"/>
                    <w:lang w:val="de-DE"/>
                  </w:rPr>
                </w:rPrChange>
              </w:rPr>
            </w:pPr>
            <w:ins w:id="32498" w:author="Thomas Dietz" w:date="2012-08-08T17:05:00Z">
              <w:r w:rsidRPr="00B80901">
                <w:rPr>
                  <w:rPrChange w:id="32499" w:author="Thomas Dietz" w:date="2012-08-10T13:22:00Z">
                    <w:rPr>
                      <w:lang w:val="de-DE"/>
                    </w:rPr>
                  </w:rPrChange>
                </w:rPr>
                <w:t xml:space="preserve">        determined by the namespace the OpenFlow Capable Switch</w:t>
              </w:r>
            </w:ins>
          </w:p>
          <w:p w14:paraId="4EFED862" w14:textId="77777777" w:rsidR="009F3611" w:rsidRPr="00B80901" w:rsidRDefault="009F3611" w:rsidP="009F3611">
            <w:pPr>
              <w:pStyle w:val="XML1"/>
              <w:rPr>
                <w:ins w:id="32500" w:author="Thomas Dietz" w:date="2012-08-08T17:05:00Z"/>
                <w:rPrChange w:id="32501" w:author="Thomas Dietz" w:date="2012-08-10T13:22:00Z">
                  <w:rPr>
                    <w:ins w:id="32502" w:author="Thomas Dietz" w:date="2012-08-08T17:05:00Z"/>
                    <w:lang w:val="de-DE"/>
                  </w:rPr>
                </w:rPrChange>
              </w:rPr>
            </w:pPr>
            <w:ins w:id="32503" w:author="Thomas Dietz" w:date="2012-08-08T17:05:00Z">
              <w:r w:rsidRPr="00B80901">
                <w:rPr>
                  <w:rPrChange w:id="32504" w:author="Thomas Dietz" w:date="2012-08-10T13:22:00Z">
                    <w:rPr>
                      <w:lang w:val="de-DE"/>
                    </w:rPr>
                  </w:rPrChange>
                </w:rPr>
                <w:t xml:space="preserve">        returns to configuration request of an element (like </w:t>
              </w:r>
            </w:ins>
          </w:p>
          <w:p w14:paraId="21C00BC8" w14:textId="77777777" w:rsidR="009F3611" w:rsidRPr="00B80901" w:rsidRDefault="009F3611" w:rsidP="009F3611">
            <w:pPr>
              <w:pStyle w:val="XML1"/>
              <w:rPr>
                <w:ins w:id="32505" w:author="Thomas Dietz" w:date="2012-08-08T17:05:00Z"/>
                <w:rPrChange w:id="32506" w:author="Thomas Dietz" w:date="2012-08-10T13:22:00Z">
                  <w:rPr>
                    <w:ins w:id="32507" w:author="Thomas Dietz" w:date="2012-08-08T17:05:00Z"/>
                    <w:lang w:val="de-DE"/>
                  </w:rPr>
                </w:rPrChange>
              </w:rPr>
            </w:pPr>
            <w:ins w:id="32508" w:author="Thomas Dietz" w:date="2012-08-08T17:05:00Z">
              <w:r w:rsidRPr="00B80901">
                <w:rPr>
                  <w:rPrChange w:id="32509" w:author="Thomas Dietz" w:date="2012-08-10T13:22:00Z">
                    <w:rPr>
                      <w:lang w:val="de-DE"/>
                    </w:rPr>
                  </w:rPrChange>
                </w:rPr>
                <w:t xml:space="preserve">        capable-switch) that is present in all OF-CONFIG versions</w:t>
              </w:r>
            </w:ins>
          </w:p>
          <w:p w14:paraId="5F90CBE0" w14:textId="77777777" w:rsidR="009F3611" w:rsidRPr="00B80901" w:rsidRDefault="009F3611" w:rsidP="009F3611">
            <w:pPr>
              <w:pStyle w:val="XML1"/>
              <w:rPr>
                <w:ins w:id="32510" w:author="Thomas Dietz" w:date="2012-08-08T17:05:00Z"/>
                <w:rPrChange w:id="32511" w:author="Thomas Dietz" w:date="2012-08-10T13:22:00Z">
                  <w:rPr>
                    <w:ins w:id="32512" w:author="Thomas Dietz" w:date="2012-08-08T17:05:00Z"/>
                    <w:lang w:val="de-DE"/>
                  </w:rPr>
                </w:rPrChange>
              </w:rPr>
            </w:pPr>
            <w:ins w:id="32513" w:author="Thomas Dietz" w:date="2012-08-08T17:05:00Z">
              <w:r w:rsidRPr="00B80901">
                <w:rPr>
                  <w:rPrChange w:id="32514" w:author="Thomas Dietz" w:date="2012-08-10T13:22:00Z">
                    <w:rPr>
                      <w:lang w:val="de-DE"/>
                    </w:rPr>
                  </w:rPrChange>
                </w:rPr>
                <w:t xml:space="preserve">        specified so far. This is the only possiblity to identify</w:t>
              </w:r>
            </w:ins>
          </w:p>
          <w:p w14:paraId="50EA3082" w14:textId="77777777" w:rsidR="009F3611" w:rsidRPr="00B80901" w:rsidRDefault="009F3611" w:rsidP="009F3611">
            <w:pPr>
              <w:pStyle w:val="XML1"/>
              <w:rPr>
                <w:ins w:id="32515" w:author="Thomas Dietz" w:date="2012-08-08T17:05:00Z"/>
                <w:rPrChange w:id="32516" w:author="Thomas Dietz" w:date="2012-08-10T13:22:00Z">
                  <w:rPr>
                    <w:ins w:id="32517" w:author="Thomas Dietz" w:date="2012-08-08T17:05:00Z"/>
                    <w:lang w:val="de-DE"/>
                  </w:rPr>
                </w:rPrChange>
              </w:rPr>
            </w:pPr>
            <w:ins w:id="32518" w:author="Thomas Dietz" w:date="2012-08-08T17:05:00Z">
              <w:r w:rsidRPr="00B80901">
                <w:rPr>
                  <w:rPrChange w:id="32519" w:author="Thomas Dietz" w:date="2012-08-10T13:22:00Z">
                    <w:rPr>
                      <w:lang w:val="de-DE"/>
                    </w:rPr>
                  </w:rPrChange>
                </w:rPr>
                <w:t xml:space="preserve">        OF-CONFIG versions prior to OF-CONFIG 1.1.1.";</w:t>
              </w:r>
            </w:ins>
          </w:p>
          <w:p w14:paraId="4353C6CA" w14:textId="77777777" w:rsidR="009F3611" w:rsidRPr="00B80901" w:rsidRDefault="009F3611" w:rsidP="009F3611">
            <w:pPr>
              <w:pStyle w:val="XML1"/>
              <w:rPr>
                <w:ins w:id="32520" w:author="Thomas Dietz" w:date="2012-08-08T17:05:00Z"/>
                <w:rPrChange w:id="32521" w:author="Thomas Dietz" w:date="2012-08-10T13:22:00Z">
                  <w:rPr>
                    <w:ins w:id="32522" w:author="Thomas Dietz" w:date="2012-08-08T17:05:00Z"/>
                    <w:lang w:val="de-DE"/>
                  </w:rPr>
                </w:rPrChange>
              </w:rPr>
            </w:pPr>
            <w:ins w:id="32523" w:author="Thomas Dietz" w:date="2012-08-08T17:05:00Z">
              <w:r w:rsidRPr="00B80901">
                <w:rPr>
                  <w:rPrChange w:id="32524" w:author="Thomas Dietz" w:date="2012-08-10T13:22:00Z">
                    <w:rPr>
                      <w:lang w:val="de-DE"/>
                    </w:rPr>
                  </w:rPrChange>
                </w:rPr>
                <w:t xml:space="preserve">    }</w:t>
              </w:r>
            </w:ins>
          </w:p>
          <w:p w14:paraId="7FFE0BDF" w14:textId="77777777" w:rsidR="009F3611" w:rsidRPr="00B80901" w:rsidRDefault="009F3611" w:rsidP="009F3611">
            <w:pPr>
              <w:pStyle w:val="XML1"/>
              <w:rPr>
                <w:ins w:id="32525" w:author="Thomas Dietz" w:date="2012-08-08T17:05:00Z"/>
                <w:rPrChange w:id="32526" w:author="Thomas Dietz" w:date="2012-08-10T13:22:00Z">
                  <w:rPr>
                    <w:ins w:id="32527" w:author="Thomas Dietz" w:date="2012-08-08T17:05:00Z"/>
                    <w:lang w:val="de-DE"/>
                  </w:rPr>
                </w:rPrChange>
              </w:rPr>
            </w:pPr>
            <w:ins w:id="32528" w:author="Thomas Dietz" w:date="2012-08-08T17:05:00Z">
              <w:r w:rsidRPr="00B80901">
                <w:rPr>
                  <w:rPrChange w:id="32529" w:author="Thomas Dietz" w:date="2012-08-10T13:22:00Z">
                    <w:rPr>
                      <w:lang w:val="de-DE"/>
                    </w:rPr>
                  </w:rPrChange>
                </w:rPr>
                <w:t xml:space="preserve">    container configuration-points {</w:t>
              </w:r>
            </w:ins>
          </w:p>
          <w:p w14:paraId="501A57B5" w14:textId="77777777" w:rsidR="009F3611" w:rsidRPr="00B80901" w:rsidRDefault="009F3611" w:rsidP="009F3611">
            <w:pPr>
              <w:pStyle w:val="XML1"/>
              <w:rPr>
                <w:ins w:id="32530" w:author="Thomas Dietz" w:date="2012-08-08T17:05:00Z"/>
                <w:rPrChange w:id="32531" w:author="Thomas Dietz" w:date="2012-08-10T13:22:00Z">
                  <w:rPr>
                    <w:ins w:id="32532" w:author="Thomas Dietz" w:date="2012-08-08T17:05:00Z"/>
                    <w:lang w:val="de-DE"/>
                  </w:rPr>
                </w:rPrChange>
              </w:rPr>
            </w:pPr>
            <w:ins w:id="32533" w:author="Thomas Dietz" w:date="2012-08-08T17:05:00Z">
              <w:r w:rsidRPr="00B80901">
                <w:rPr>
                  <w:rPrChange w:id="32534" w:author="Thomas Dietz" w:date="2012-08-10T13:22:00Z">
                    <w:rPr>
                      <w:lang w:val="de-DE"/>
                    </w:rPr>
                  </w:rPrChange>
                </w:rPr>
                <w:t xml:space="preserve">      list configuration-point {</w:t>
              </w:r>
            </w:ins>
          </w:p>
          <w:p w14:paraId="1DA39199" w14:textId="77777777" w:rsidR="009F3611" w:rsidRPr="00B80901" w:rsidRDefault="009F3611" w:rsidP="009F3611">
            <w:pPr>
              <w:pStyle w:val="XML1"/>
              <w:rPr>
                <w:ins w:id="32535" w:author="Thomas Dietz" w:date="2012-08-08T17:05:00Z"/>
                <w:rPrChange w:id="32536" w:author="Thomas Dietz" w:date="2012-08-10T13:22:00Z">
                  <w:rPr>
                    <w:ins w:id="32537" w:author="Thomas Dietz" w:date="2012-08-08T17:05:00Z"/>
                    <w:lang w:val="de-DE"/>
                  </w:rPr>
                </w:rPrChange>
              </w:rPr>
            </w:pPr>
            <w:ins w:id="32538" w:author="Thomas Dietz" w:date="2012-08-08T17:05:00Z">
              <w:r w:rsidRPr="00B80901">
                <w:rPr>
                  <w:rPrChange w:id="32539" w:author="Thomas Dietz" w:date="2012-08-10T13:22:00Z">
                    <w:rPr>
                      <w:lang w:val="de-DE"/>
                    </w:rPr>
                  </w:rPrChange>
                </w:rPr>
                <w:t xml:space="preserve">        key "id";</w:t>
              </w:r>
            </w:ins>
          </w:p>
          <w:p w14:paraId="27156211" w14:textId="77777777" w:rsidR="009F3611" w:rsidRPr="00B80901" w:rsidRDefault="009F3611" w:rsidP="009F3611">
            <w:pPr>
              <w:pStyle w:val="XML1"/>
              <w:rPr>
                <w:ins w:id="32540" w:author="Thomas Dietz" w:date="2012-08-08T17:05:00Z"/>
                <w:rPrChange w:id="32541" w:author="Thomas Dietz" w:date="2012-08-10T13:22:00Z">
                  <w:rPr>
                    <w:ins w:id="32542" w:author="Thomas Dietz" w:date="2012-08-08T17:05:00Z"/>
                    <w:lang w:val="de-DE"/>
                  </w:rPr>
                </w:rPrChange>
              </w:rPr>
            </w:pPr>
            <w:ins w:id="32543" w:author="Thomas Dietz" w:date="2012-08-08T17:05:00Z">
              <w:r w:rsidRPr="00B80901">
                <w:rPr>
                  <w:rPrChange w:id="32544" w:author="Thomas Dietz" w:date="2012-08-10T13:22:00Z">
                    <w:rPr>
                      <w:lang w:val="de-DE"/>
                    </w:rPr>
                  </w:rPrChange>
                </w:rPr>
                <w:t xml:space="preserve">        description "The list of all Configuration Points known to</w:t>
              </w:r>
            </w:ins>
          </w:p>
          <w:p w14:paraId="7A5FE496" w14:textId="77777777" w:rsidR="009F3611" w:rsidRPr="00B80901" w:rsidRDefault="009F3611" w:rsidP="009F3611">
            <w:pPr>
              <w:pStyle w:val="XML1"/>
              <w:rPr>
                <w:ins w:id="32545" w:author="Thomas Dietz" w:date="2012-08-08T17:05:00Z"/>
                <w:rPrChange w:id="32546" w:author="Thomas Dietz" w:date="2012-08-10T13:22:00Z">
                  <w:rPr>
                    <w:ins w:id="32547" w:author="Thomas Dietz" w:date="2012-08-08T17:05:00Z"/>
                    <w:lang w:val="de-DE"/>
                  </w:rPr>
                </w:rPrChange>
              </w:rPr>
            </w:pPr>
            <w:ins w:id="32548" w:author="Thomas Dietz" w:date="2012-08-08T17:05:00Z">
              <w:r w:rsidRPr="00B80901">
                <w:rPr>
                  <w:rPrChange w:id="32549" w:author="Thomas Dietz" w:date="2012-08-10T13:22:00Z">
                    <w:rPr>
                      <w:lang w:val="de-DE"/>
                    </w:rPr>
                  </w:rPrChange>
                </w:rPr>
                <w:t xml:space="preserve">          the OpenFlow Capable Switch that may manage it using</w:t>
              </w:r>
            </w:ins>
          </w:p>
          <w:p w14:paraId="4BD15A75" w14:textId="77777777" w:rsidR="009F3611" w:rsidRPr="00B80901" w:rsidRDefault="009F3611" w:rsidP="009F3611">
            <w:pPr>
              <w:pStyle w:val="XML1"/>
              <w:rPr>
                <w:ins w:id="32550" w:author="Thomas Dietz" w:date="2012-08-08T17:05:00Z"/>
                <w:rPrChange w:id="32551" w:author="Thomas Dietz" w:date="2012-08-10T13:22:00Z">
                  <w:rPr>
                    <w:ins w:id="32552" w:author="Thomas Dietz" w:date="2012-08-08T17:05:00Z"/>
                    <w:lang w:val="de-DE"/>
                  </w:rPr>
                </w:rPrChange>
              </w:rPr>
            </w:pPr>
            <w:ins w:id="32553" w:author="Thomas Dietz" w:date="2012-08-08T17:05:00Z">
              <w:r w:rsidRPr="00B80901">
                <w:rPr>
                  <w:rPrChange w:id="32554" w:author="Thomas Dietz" w:date="2012-08-10T13:22:00Z">
                    <w:rPr>
                      <w:lang w:val="de-DE"/>
                    </w:rPr>
                  </w:rPrChange>
                </w:rPr>
                <w:t xml:space="preserve">          OF-CONFIG.</w:t>
              </w:r>
            </w:ins>
          </w:p>
          <w:p w14:paraId="39882008" w14:textId="77777777" w:rsidR="009F3611" w:rsidRPr="00B80901" w:rsidRDefault="009F3611" w:rsidP="009F3611">
            <w:pPr>
              <w:pStyle w:val="XML1"/>
              <w:rPr>
                <w:ins w:id="32555" w:author="Thomas Dietz" w:date="2012-08-08T17:05:00Z"/>
                <w:rPrChange w:id="32556" w:author="Thomas Dietz" w:date="2012-08-10T13:22:00Z">
                  <w:rPr>
                    <w:ins w:id="32557" w:author="Thomas Dietz" w:date="2012-08-08T17:05:00Z"/>
                    <w:lang w:val="de-DE"/>
                  </w:rPr>
                </w:rPrChange>
              </w:rPr>
            </w:pPr>
          </w:p>
          <w:p w14:paraId="3641B177" w14:textId="77777777" w:rsidR="009F3611" w:rsidRPr="00B80901" w:rsidRDefault="009F3611" w:rsidP="009F3611">
            <w:pPr>
              <w:pStyle w:val="XML1"/>
              <w:rPr>
                <w:ins w:id="32558" w:author="Thomas Dietz" w:date="2012-08-08T17:05:00Z"/>
                <w:rPrChange w:id="32559" w:author="Thomas Dietz" w:date="2012-08-10T13:22:00Z">
                  <w:rPr>
                    <w:ins w:id="32560" w:author="Thomas Dietz" w:date="2012-08-08T17:05:00Z"/>
                    <w:lang w:val="de-DE"/>
                  </w:rPr>
                </w:rPrChange>
              </w:rPr>
            </w:pPr>
            <w:ins w:id="32561" w:author="Thomas Dietz" w:date="2012-08-08T17:05:00Z">
              <w:r w:rsidRPr="00B80901">
                <w:rPr>
                  <w:rPrChange w:id="32562" w:author="Thomas Dietz" w:date="2012-08-10T13:22:00Z">
                    <w:rPr>
                      <w:lang w:val="de-DE"/>
                    </w:rPr>
                  </w:rPrChange>
                </w:rPr>
                <w:t xml:space="preserve">          The element 'id' of OFConfigurationType MUST be unique</w:t>
              </w:r>
            </w:ins>
          </w:p>
          <w:p w14:paraId="114204EA" w14:textId="77777777" w:rsidR="009F3611" w:rsidRPr="00B80901" w:rsidRDefault="009F3611" w:rsidP="009F3611">
            <w:pPr>
              <w:pStyle w:val="XML1"/>
              <w:rPr>
                <w:ins w:id="32563" w:author="Thomas Dietz" w:date="2012-08-08T17:05:00Z"/>
                <w:rPrChange w:id="32564" w:author="Thomas Dietz" w:date="2012-08-10T13:22:00Z">
                  <w:rPr>
                    <w:ins w:id="32565" w:author="Thomas Dietz" w:date="2012-08-08T17:05:00Z"/>
                    <w:lang w:val="de-DE"/>
                  </w:rPr>
                </w:rPrChange>
              </w:rPr>
            </w:pPr>
            <w:ins w:id="32566" w:author="Thomas Dietz" w:date="2012-08-08T17:05:00Z">
              <w:r w:rsidRPr="00B80901">
                <w:rPr>
                  <w:rPrChange w:id="32567" w:author="Thomas Dietz" w:date="2012-08-10T13:22:00Z">
                    <w:rPr>
                      <w:lang w:val="de-DE"/>
                    </w:rPr>
                  </w:rPrChange>
                </w:rPr>
                <w:t xml:space="preserve">          within this list.";</w:t>
              </w:r>
            </w:ins>
          </w:p>
          <w:p w14:paraId="2CC340F4" w14:textId="77777777" w:rsidR="009F3611" w:rsidRPr="00B80901" w:rsidRDefault="009F3611" w:rsidP="009F3611">
            <w:pPr>
              <w:pStyle w:val="XML1"/>
              <w:rPr>
                <w:ins w:id="32568" w:author="Thomas Dietz" w:date="2012-08-08T17:05:00Z"/>
                <w:rPrChange w:id="32569" w:author="Thomas Dietz" w:date="2012-08-10T13:22:00Z">
                  <w:rPr>
                    <w:ins w:id="32570" w:author="Thomas Dietz" w:date="2012-08-08T17:05:00Z"/>
                    <w:lang w:val="de-DE"/>
                  </w:rPr>
                </w:rPrChange>
              </w:rPr>
            </w:pPr>
            <w:ins w:id="32571" w:author="Thomas Dietz" w:date="2012-08-08T17:05:00Z">
              <w:r w:rsidRPr="00B80901">
                <w:rPr>
                  <w:rPrChange w:id="32572" w:author="Thomas Dietz" w:date="2012-08-10T13:22:00Z">
                    <w:rPr>
                      <w:lang w:val="de-DE"/>
                    </w:rPr>
                  </w:rPrChange>
                </w:rPr>
                <w:t xml:space="preserve">        uses OFConfigurationPointType;</w:t>
              </w:r>
            </w:ins>
          </w:p>
          <w:p w14:paraId="599F901B" w14:textId="77777777" w:rsidR="009F3611" w:rsidRPr="00B80901" w:rsidRDefault="009F3611" w:rsidP="009F3611">
            <w:pPr>
              <w:pStyle w:val="XML1"/>
              <w:rPr>
                <w:ins w:id="32573" w:author="Thomas Dietz" w:date="2012-08-08T17:05:00Z"/>
                <w:rPrChange w:id="32574" w:author="Thomas Dietz" w:date="2012-08-10T13:22:00Z">
                  <w:rPr>
                    <w:ins w:id="32575" w:author="Thomas Dietz" w:date="2012-08-08T17:05:00Z"/>
                    <w:lang w:val="de-DE"/>
                  </w:rPr>
                </w:rPrChange>
              </w:rPr>
            </w:pPr>
            <w:ins w:id="32576" w:author="Thomas Dietz" w:date="2012-08-08T17:05:00Z">
              <w:r w:rsidRPr="00B80901">
                <w:rPr>
                  <w:rPrChange w:id="32577" w:author="Thomas Dietz" w:date="2012-08-10T13:22:00Z">
                    <w:rPr>
                      <w:lang w:val="de-DE"/>
                    </w:rPr>
                  </w:rPrChange>
                </w:rPr>
                <w:t xml:space="preserve">      }</w:t>
              </w:r>
            </w:ins>
          </w:p>
          <w:p w14:paraId="59682FE0" w14:textId="77777777" w:rsidR="009F3611" w:rsidRPr="00B80901" w:rsidRDefault="009F3611" w:rsidP="009F3611">
            <w:pPr>
              <w:pStyle w:val="XML1"/>
              <w:rPr>
                <w:ins w:id="32578" w:author="Thomas Dietz" w:date="2012-08-08T17:05:00Z"/>
                <w:rPrChange w:id="32579" w:author="Thomas Dietz" w:date="2012-08-10T13:22:00Z">
                  <w:rPr>
                    <w:ins w:id="32580" w:author="Thomas Dietz" w:date="2012-08-08T17:05:00Z"/>
                    <w:lang w:val="de-DE"/>
                  </w:rPr>
                </w:rPrChange>
              </w:rPr>
            </w:pPr>
            <w:ins w:id="32581" w:author="Thomas Dietz" w:date="2012-08-08T17:05:00Z">
              <w:r w:rsidRPr="00B80901">
                <w:rPr>
                  <w:rPrChange w:id="32582" w:author="Thomas Dietz" w:date="2012-08-10T13:22:00Z">
                    <w:rPr>
                      <w:lang w:val="de-DE"/>
                    </w:rPr>
                  </w:rPrChange>
                </w:rPr>
                <w:t xml:space="preserve">    }</w:t>
              </w:r>
            </w:ins>
          </w:p>
          <w:p w14:paraId="0D019CF0" w14:textId="77777777" w:rsidR="009F3611" w:rsidRPr="00B80901" w:rsidRDefault="009F3611" w:rsidP="009F3611">
            <w:pPr>
              <w:pStyle w:val="XML1"/>
              <w:rPr>
                <w:ins w:id="32583" w:author="Thomas Dietz" w:date="2012-08-08T17:05:00Z"/>
                <w:rPrChange w:id="32584" w:author="Thomas Dietz" w:date="2012-08-10T13:22:00Z">
                  <w:rPr>
                    <w:ins w:id="32585" w:author="Thomas Dietz" w:date="2012-08-08T17:05:00Z"/>
                    <w:lang w:val="de-DE"/>
                  </w:rPr>
                </w:rPrChange>
              </w:rPr>
            </w:pPr>
            <w:ins w:id="32586" w:author="Thomas Dietz" w:date="2012-08-08T17:05:00Z">
              <w:r w:rsidRPr="00B80901">
                <w:rPr>
                  <w:rPrChange w:id="32587" w:author="Thomas Dietz" w:date="2012-08-10T13:22:00Z">
                    <w:rPr>
                      <w:lang w:val="de-DE"/>
                    </w:rPr>
                  </w:rPrChange>
                </w:rPr>
                <w:t xml:space="preserve">    container resources {</w:t>
              </w:r>
            </w:ins>
          </w:p>
          <w:p w14:paraId="11EE60A2" w14:textId="77777777" w:rsidR="009F3611" w:rsidRPr="00B80901" w:rsidRDefault="009F3611" w:rsidP="009F3611">
            <w:pPr>
              <w:pStyle w:val="XML1"/>
              <w:rPr>
                <w:ins w:id="32588" w:author="Thomas Dietz" w:date="2012-08-08T17:05:00Z"/>
                <w:rPrChange w:id="32589" w:author="Thomas Dietz" w:date="2012-08-10T13:22:00Z">
                  <w:rPr>
                    <w:ins w:id="32590" w:author="Thomas Dietz" w:date="2012-08-08T17:05:00Z"/>
                    <w:lang w:val="de-DE"/>
                  </w:rPr>
                </w:rPrChange>
              </w:rPr>
            </w:pPr>
            <w:ins w:id="32591" w:author="Thomas Dietz" w:date="2012-08-08T17:05:00Z">
              <w:r w:rsidRPr="00B80901">
                <w:rPr>
                  <w:rPrChange w:id="32592" w:author="Thomas Dietz" w:date="2012-08-10T13:22:00Z">
                    <w:rPr>
                      <w:lang w:val="de-DE"/>
                    </w:rPr>
                  </w:rPrChange>
                </w:rPr>
                <w:t xml:space="preserve">      description "A lists containing all resources of the OpenFlow</w:t>
              </w:r>
            </w:ins>
          </w:p>
          <w:p w14:paraId="00FDD83C" w14:textId="77777777" w:rsidR="009F3611" w:rsidRPr="00B80901" w:rsidRDefault="009F3611" w:rsidP="009F3611">
            <w:pPr>
              <w:pStyle w:val="XML1"/>
              <w:rPr>
                <w:ins w:id="32593" w:author="Thomas Dietz" w:date="2012-08-08T17:05:00Z"/>
                <w:rPrChange w:id="32594" w:author="Thomas Dietz" w:date="2012-08-10T13:22:00Z">
                  <w:rPr>
                    <w:ins w:id="32595" w:author="Thomas Dietz" w:date="2012-08-08T17:05:00Z"/>
                    <w:lang w:val="de-DE"/>
                  </w:rPr>
                </w:rPrChange>
              </w:rPr>
            </w:pPr>
            <w:ins w:id="32596" w:author="Thomas Dietz" w:date="2012-08-08T17:05:00Z">
              <w:r w:rsidRPr="00B80901">
                <w:rPr>
                  <w:rPrChange w:id="32597" w:author="Thomas Dietz" w:date="2012-08-10T13:22:00Z">
                    <w:rPr>
                      <w:lang w:val="de-DE"/>
                    </w:rPr>
                  </w:rPrChange>
                </w:rPr>
                <w:t xml:space="preserve">        Capable Switch that can be used by OpenFlow Logical</w:t>
              </w:r>
            </w:ins>
          </w:p>
          <w:p w14:paraId="255D1DCF" w14:textId="77777777" w:rsidR="009F3611" w:rsidRPr="00B80901" w:rsidRDefault="009F3611" w:rsidP="009F3611">
            <w:pPr>
              <w:pStyle w:val="XML1"/>
              <w:rPr>
                <w:ins w:id="32598" w:author="Thomas Dietz" w:date="2012-08-08T17:05:00Z"/>
                <w:rPrChange w:id="32599" w:author="Thomas Dietz" w:date="2012-08-10T13:22:00Z">
                  <w:rPr>
                    <w:ins w:id="32600" w:author="Thomas Dietz" w:date="2012-08-08T17:05:00Z"/>
                    <w:lang w:val="de-DE"/>
                  </w:rPr>
                </w:rPrChange>
              </w:rPr>
            </w:pPr>
            <w:ins w:id="32601" w:author="Thomas Dietz" w:date="2012-08-08T17:05:00Z">
              <w:r w:rsidRPr="00B80901">
                <w:rPr>
                  <w:rPrChange w:id="32602" w:author="Thomas Dietz" w:date="2012-08-10T13:22:00Z">
                    <w:rPr>
                      <w:lang w:val="de-DE"/>
                    </w:rPr>
                  </w:rPrChange>
                </w:rPr>
                <w:t xml:space="preserve">        Switches.  Resources are listed here independent of their</w:t>
              </w:r>
            </w:ins>
          </w:p>
          <w:p w14:paraId="004D67E5" w14:textId="77777777" w:rsidR="009F3611" w:rsidRPr="00B80901" w:rsidRDefault="009F3611" w:rsidP="009F3611">
            <w:pPr>
              <w:pStyle w:val="XML1"/>
              <w:rPr>
                <w:ins w:id="32603" w:author="Thomas Dietz" w:date="2012-08-08T17:05:00Z"/>
                <w:rPrChange w:id="32604" w:author="Thomas Dietz" w:date="2012-08-10T13:22:00Z">
                  <w:rPr>
                    <w:ins w:id="32605" w:author="Thomas Dietz" w:date="2012-08-08T17:05:00Z"/>
                    <w:lang w:val="de-DE"/>
                  </w:rPr>
                </w:rPrChange>
              </w:rPr>
            </w:pPr>
            <w:ins w:id="32606" w:author="Thomas Dietz" w:date="2012-08-08T17:05:00Z">
              <w:r w:rsidRPr="00B80901">
                <w:rPr>
                  <w:rPrChange w:id="32607" w:author="Thomas Dietz" w:date="2012-08-10T13:22:00Z">
                    <w:rPr>
                      <w:lang w:val="de-DE"/>
                    </w:rPr>
                  </w:rPrChange>
                </w:rPr>
                <w:t xml:space="preserve">        actual assignment to OpenFlow Logical Switches.  They may</w:t>
              </w:r>
            </w:ins>
          </w:p>
          <w:p w14:paraId="34976511" w14:textId="77777777" w:rsidR="009F3611" w:rsidRPr="00B80901" w:rsidRDefault="009F3611" w:rsidP="009F3611">
            <w:pPr>
              <w:pStyle w:val="XML1"/>
              <w:rPr>
                <w:ins w:id="32608" w:author="Thomas Dietz" w:date="2012-08-08T17:05:00Z"/>
                <w:rPrChange w:id="32609" w:author="Thomas Dietz" w:date="2012-08-10T13:22:00Z">
                  <w:rPr>
                    <w:ins w:id="32610" w:author="Thomas Dietz" w:date="2012-08-08T17:05:00Z"/>
                    <w:lang w:val="de-DE"/>
                  </w:rPr>
                </w:rPrChange>
              </w:rPr>
            </w:pPr>
            <w:ins w:id="32611" w:author="Thomas Dietz" w:date="2012-08-08T17:05:00Z">
              <w:r w:rsidRPr="00B80901">
                <w:rPr>
                  <w:rPrChange w:id="32612" w:author="Thomas Dietz" w:date="2012-08-10T13:22:00Z">
                    <w:rPr>
                      <w:lang w:val="de-DE"/>
                    </w:rPr>
                  </w:rPrChange>
                </w:rPr>
                <w:t xml:space="preserve">        be available to be assigned to an OpenFlow Logical Switch</w:t>
              </w:r>
            </w:ins>
          </w:p>
          <w:p w14:paraId="2F0D0718" w14:textId="77777777" w:rsidR="009F3611" w:rsidRPr="00B80901" w:rsidRDefault="009F3611" w:rsidP="009F3611">
            <w:pPr>
              <w:pStyle w:val="XML1"/>
              <w:rPr>
                <w:ins w:id="32613" w:author="Thomas Dietz" w:date="2012-08-08T17:05:00Z"/>
                <w:rPrChange w:id="32614" w:author="Thomas Dietz" w:date="2012-08-10T13:22:00Z">
                  <w:rPr>
                    <w:ins w:id="32615" w:author="Thomas Dietz" w:date="2012-08-08T17:05:00Z"/>
                    <w:lang w:val="de-DE"/>
                  </w:rPr>
                </w:rPrChange>
              </w:rPr>
            </w:pPr>
            <w:ins w:id="32616" w:author="Thomas Dietz" w:date="2012-08-08T17:05:00Z">
              <w:r w:rsidRPr="00B80901">
                <w:rPr>
                  <w:rPrChange w:id="32617" w:author="Thomas Dietz" w:date="2012-08-10T13:22:00Z">
                    <w:rPr>
                      <w:lang w:val="de-DE"/>
                    </w:rPr>
                  </w:rPrChange>
                </w:rPr>
                <w:t xml:space="preserve">        or already in use by an OpenFlow Logical Switch.";</w:t>
              </w:r>
            </w:ins>
          </w:p>
          <w:p w14:paraId="21D5FFFF" w14:textId="77777777" w:rsidR="009F3611" w:rsidRPr="00B80901" w:rsidRDefault="009F3611" w:rsidP="009F3611">
            <w:pPr>
              <w:pStyle w:val="XML1"/>
              <w:rPr>
                <w:ins w:id="32618" w:author="Thomas Dietz" w:date="2012-08-08T17:05:00Z"/>
                <w:rPrChange w:id="32619" w:author="Thomas Dietz" w:date="2012-08-10T13:22:00Z">
                  <w:rPr>
                    <w:ins w:id="32620" w:author="Thomas Dietz" w:date="2012-08-08T17:05:00Z"/>
                    <w:lang w:val="de-DE"/>
                  </w:rPr>
                </w:rPrChange>
              </w:rPr>
            </w:pPr>
            <w:ins w:id="32621" w:author="Thomas Dietz" w:date="2012-08-08T17:05:00Z">
              <w:r w:rsidRPr="00B80901">
                <w:rPr>
                  <w:rPrChange w:id="32622" w:author="Thomas Dietz" w:date="2012-08-10T13:22:00Z">
                    <w:rPr>
                      <w:lang w:val="de-DE"/>
                    </w:rPr>
                  </w:rPrChange>
                </w:rPr>
                <w:t xml:space="preserve">      list port {</w:t>
              </w:r>
            </w:ins>
          </w:p>
          <w:p w14:paraId="29CA946B" w14:textId="77777777" w:rsidR="009F3611" w:rsidRPr="00B80901" w:rsidRDefault="009F3611" w:rsidP="009F3611">
            <w:pPr>
              <w:pStyle w:val="XML1"/>
              <w:rPr>
                <w:ins w:id="32623" w:author="Thomas Dietz" w:date="2012-08-08T17:05:00Z"/>
                <w:rPrChange w:id="32624" w:author="Thomas Dietz" w:date="2012-08-10T13:22:00Z">
                  <w:rPr>
                    <w:ins w:id="32625" w:author="Thomas Dietz" w:date="2012-08-08T17:05:00Z"/>
                    <w:lang w:val="de-DE"/>
                  </w:rPr>
                </w:rPrChange>
              </w:rPr>
            </w:pPr>
            <w:ins w:id="32626" w:author="Thomas Dietz" w:date="2012-08-08T17:05:00Z">
              <w:r w:rsidRPr="00B80901">
                <w:rPr>
                  <w:rPrChange w:id="32627" w:author="Thomas Dietz" w:date="2012-08-10T13:22:00Z">
                    <w:rPr>
                      <w:lang w:val="de-DE"/>
                    </w:rPr>
                  </w:rPrChange>
                </w:rPr>
                <w:t xml:space="preserve">        must "features/current/rate != 'other' or " +</w:t>
              </w:r>
            </w:ins>
          </w:p>
          <w:p w14:paraId="5BACA699" w14:textId="77777777" w:rsidR="009F3611" w:rsidRPr="00B80901" w:rsidRDefault="009F3611" w:rsidP="009F3611">
            <w:pPr>
              <w:pStyle w:val="XML1"/>
              <w:rPr>
                <w:ins w:id="32628" w:author="Thomas Dietz" w:date="2012-08-08T17:05:00Z"/>
                <w:rPrChange w:id="32629" w:author="Thomas Dietz" w:date="2012-08-10T13:22:00Z">
                  <w:rPr>
                    <w:ins w:id="32630" w:author="Thomas Dietz" w:date="2012-08-08T17:05:00Z"/>
                    <w:lang w:val="de-DE"/>
                  </w:rPr>
                </w:rPrChange>
              </w:rPr>
            </w:pPr>
            <w:ins w:id="32631" w:author="Thomas Dietz" w:date="2012-08-08T17:05:00Z">
              <w:r w:rsidRPr="00B80901">
                <w:rPr>
                  <w:rPrChange w:id="32632" w:author="Thomas Dietz" w:date="2012-08-10T13:22:00Z">
                    <w:rPr>
                      <w:lang w:val="de-DE"/>
                    </w:rPr>
                  </w:rPrChange>
                </w:rPr>
                <w:t xml:space="preserve">          "(count(current-rate) = 1 and count(max-rate) = 1 and " +</w:t>
              </w:r>
            </w:ins>
          </w:p>
          <w:p w14:paraId="098015FD" w14:textId="77777777" w:rsidR="009F3611" w:rsidRPr="00B80901" w:rsidRDefault="009F3611" w:rsidP="009F3611">
            <w:pPr>
              <w:pStyle w:val="XML1"/>
              <w:rPr>
                <w:ins w:id="32633" w:author="Thomas Dietz" w:date="2012-08-08T17:05:00Z"/>
                <w:rPrChange w:id="32634" w:author="Thomas Dietz" w:date="2012-08-10T13:22:00Z">
                  <w:rPr>
                    <w:ins w:id="32635" w:author="Thomas Dietz" w:date="2012-08-08T17:05:00Z"/>
                    <w:lang w:val="de-DE"/>
                  </w:rPr>
                </w:rPrChange>
              </w:rPr>
            </w:pPr>
            <w:ins w:id="32636" w:author="Thomas Dietz" w:date="2012-08-08T17:05:00Z">
              <w:r w:rsidRPr="00B80901">
                <w:rPr>
                  <w:rPrChange w:id="32637" w:author="Thomas Dietz" w:date="2012-08-10T13:22:00Z">
                    <w:rPr>
                      <w:lang w:val="de-DE"/>
                    </w:rPr>
                  </w:rPrChange>
                </w:rPr>
                <w:t xml:space="preserve">          " current-rate &gt; 0 and max-rate &gt; 0)" {</w:t>
              </w:r>
            </w:ins>
          </w:p>
          <w:p w14:paraId="11D830FA" w14:textId="77777777" w:rsidR="009F3611" w:rsidRPr="00B80901" w:rsidRDefault="009F3611" w:rsidP="009F3611">
            <w:pPr>
              <w:pStyle w:val="XML1"/>
              <w:rPr>
                <w:ins w:id="32638" w:author="Thomas Dietz" w:date="2012-08-08T17:05:00Z"/>
                <w:rPrChange w:id="32639" w:author="Thomas Dietz" w:date="2012-08-10T13:22:00Z">
                  <w:rPr>
                    <w:ins w:id="32640" w:author="Thomas Dietz" w:date="2012-08-08T17:05:00Z"/>
                    <w:lang w:val="de-DE"/>
                  </w:rPr>
                </w:rPrChange>
              </w:rPr>
            </w:pPr>
            <w:ins w:id="32641" w:author="Thomas Dietz" w:date="2012-08-08T17:05:00Z">
              <w:r w:rsidRPr="00B80901">
                <w:rPr>
                  <w:rPrChange w:id="32642" w:author="Thomas Dietz" w:date="2012-08-10T13:22:00Z">
                    <w:rPr>
                      <w:lang w:val="de-DE"/>
                    </w:rPr>
                  </w:rPrChange>
                </w:rPr>
                <w:t xml:space="preserve">          error-message "current-rate and max-rate must be</w:t>
              </w:r>
            </w:ins>
          </w:p>
          <w:p w14:paraId="2DDBA4CA" w14:textId="77777777" w:rsidR="009F3611" w:rsidRPr="00B80901" w:rsidRDefault="009F3611" w:rsidP="009F3611">
            <w:pPr>
              <w:pStyle w:val="XML1"/>
              <w:rPr>
                <w:ins w:id="32643" w:author="Thomas Dietz" w:date="2012-08-08T17:05:00Z"/>
                <w:rPrChange w:id="32644" w:author="Thomas Dietz" w:date="2012-08-10T13:22:00Z">
                  <w:rPr>
                    <w:ins w:id="32645" w:author="Thomas Dietz" w:date="2012-08-08T17:05:00Z"/>
                    <w:lang w:val="de-DE"/>
                  </w:rPr>
                </w:rPrChange>
              </w:rPr>
            </w:pPr>
            <w:ins w:id="32646" w:author="Thomas Dietz" w:date="2012-08-08T17:05:00Z">
              <w:r w:rsidRPr="00B80901">
                <w:rPr>
                  <w:rPrChange w:id="32647" w:author="Thomas Dietz" w:date="2012-08-10T13:22:00Z">
                    <w:rPr>
                      <w:lang w:val="de-DE"/>
                    </w:rPr>
                  </w:rPrChange>
                </w:rPr>
                <w:t xml:space="preserve">            specified and greater than 0 if rate equals 'other'";</w:t>
              </w:r>
            </w:ins>
          </w:p>
          <w:p w14:paraId="5E4D952D" w14:textId="77777777" w:rsidR="009F3611" w:rsidRPr="00B80901" w:rsidRDefault="009F3611" w:rsidP="009F3611">
            <w:pPr>
              <w:pStyle w:val="XML1"/>
              <w:rPr>
                <w:ins w:id="32648" w:author="Thomas Dietz" w:date="2012-08-08T17:05:00Z"/>
                <w:rPrChange w:id="32649" w:author="Thomas Dietz" w:date="2012-08-10T13:22:00Z">
                  <w:rPr>
                    <w:ins w:id="32650" w:author="Thomas Dietz" w:date="2012-08-08T17:05:00Z"/>
                    <w:lang w:val="de-DE"/>
                  </w:rPr>
                </w:rPrChange>
              </w:rPr>
            </w:pPr>
            <w:ins w:id="32651" w:author="Thomas Dietz" w:date="2012-08-08T17:05:00Z">
              <w:r w:rsidRPr="00B80901">
                <w:rPr>
                  <w:rPrChange w:id="32652" w:author="Thomas Dietz" w:date="2012-08-10T13:22:00Z">
                    <w:rPr>
                      <w:lang w:val="de-DE"/>
                    </w:rPr>
                  </w:rPrChange>
                </w:rPr>
                <w:t xml:space="preserve">          description "current-rate and max-rate can only be</w:t>
              </w:r>
            </w:ins>
          </w:p>
          <w:p w14:paraId="6160B73D" w14:textId="77777777" w:rsidR="009F3611" w:rsidRPr="00B80901" w:rsidRDefault="009F3611" w:rsidP="009F3611">
            <w:pPr>
              <w:pStyle w:val="XML1"/>
              <w:rPr>
                <w:ins w:id="32653" w:author="Thomas Dietz" w:date="2012-08-08T17:05:00Z"/>
                <w:rPrChange w:id="32654" w:author="Thomas Dietz" w:date="2012-08-10T13:22:00Z">
                  <w:rPr>
                    <w:ins w:id="32655" w:author="Thomas Dietz" w:date="2012-08-08T17:05:00Z"/>
                    <w:lang w:val="de-DE"/>
                  </w:rPr>
                </w:rPrChange>
              </w:rPr>
            </w:pPr>
            <w:ins w:id="32656" w:author="Thomas Dietz" w:date="2012-08-08T17:05:00Z">
              <w:r w:rsidRPr="00B80901">
                <w:rPr>
                  <w:rPrChange w:id="32657" w:author="Thomas Dietz" w:date="2012-08-10T13:22:00Z">
                    <w:rPr>
                      <w:lang w:val="de-DE"/>
                    </w:rPr>
                  </w:rPrChange>
                </w:rPr>
                <w:t xml:space="preserve">            present if rate = 'other', see corresponding leaf</w:t>
              </w:r>
            </w:ins>
          </w:p>
          <w:p w14:paraId="56627B79" w14:textId="77777777" w:rsidR="009F3611" w:rsidRPr="00B80901" w:rsidRDefault="009F3611" w:rsidP="009F3611">
            <w:pPr>
              <w:pStyle w:val="XML1"/>
              <w:rPr>
                <w:ins w:id="32658" w:author="Thomas Dietz" w:date="2012-08-08T17:05:00Z"/>
                <w:rPrChange w:id="32659" w:author="Thomas Dietz" w:date="2012-08-10T13:22:00Z">
                  <w:rPr>
                    <w:ins w:id="32660" w:author="Thomas Dietz" w:date="2012-08-08T17:05:00Z"/>
                    <w:lang w:val="de-DE"/>
                  </w:rPr>
                </w:rPrChange>
              </w:rPr>
            </w:pPr>
            <w:ins w:id="32661" w:author="Thomas Dietz" w:date="2012-08-08T17:05:00Z">
              <w:r w:rsidRPr="00B80901">
                <w:rPr>
                  <w:rPrChange w:id="32662" w:author="Thomas Dietz" w:date="2012-08-10T13:22:00Z">
                    <w:rPr>
                      <w:lang w:val="de-DE"/>
                    </w:rPr>
                  </w:rPrChange>
                </w:rPr>
                <w:t xml:space="preserve">            descriptions. If rate = 'other', then both leafs must</w:t>
              </w:r>
            </w:ins>
          </w:p>
          <w:p w14:paraId="1B27A268" w14:textId="77777777" w:rsidR="009F3611" w:rsidRPr="00B80901" w:rsidRDefault="009F3611" w:rsidP="009F3611">
            <w:pPr>
              <w:pStyle w:val="XML1"/>
              <w:rPr>
                <w:ins w:id="32663" w:author="Thomas Dietz" w:date="2012-08-08T17:05:00Z"/>
                <w:rPrChange w:id="32664" w:author="Thomas Dietz" w:date="2012-08-10T13:22:00Z">
                  <w:rPr>
                    <w:ins w:id="32665" w:author="Thomas Dietz" w:date="2012-08-08T17:05:00Z"/>
                    <w:lang w:val="de-DE"/>
                  </w:rPr>
                </w:rPrChange>
              </w:rPr>
            </w:pPr>
            <w:ins w:id="32666" w:author="Thomas Dietz" w:date="2012-08-08T17:05:00Z">
              <w:r w:rsidRPr="00B80901">
                <w:rPr>
                  <w:rPrChange w:id="32667" w:author="Thomas Dietz" w:date="2012-08-10T13:22:00Z">
                    <w:rPr>
                      <w:lang w:val="de-DE"/>
                    </w:rPr>
                  </w:rPrChange>
                </w:rPr>
                <w:t xml:space="preserve">            be set to values greater than zero.";</w:t>
              </w:r>
            </w:ins>
          </w:p>
          <w:p w14:paraId="5A8E3444" w14:textId="77777777" w:rsidR="009F3611" w:rsidRPr="00B80901" w:rsidRDefault="009F3611" w:rsidP="009F3611">
            <w:pPr>
              <w:pStyle w:val="XML1"/>
              <w:rPr>
                <w:ins w:id="32668" w:author="Thomas Dietz" w:date="2012-08-08T17:05:00Z"/>
                <w:rPrChange w:id="32669" w:author="Thomas Dietz" w:date="2012-08-10T13:22:00Z">
                  <w:rPr>
                    <w:ins w:id="32670" w:author="Thomas Dietz" w:date="2012-08-08T17:05:00Z"/>
                    <w:lang w:val="de-DE"/>
                  </w:rPr>
                </w:rPrChange>
              </w:rPr>
            </w:pPr>
            <w:ins w:id="32671" w:author="Thomas Dietz" w:date="2012-08-08T17:05:00Z">
              <w:r w:rsidRPr="00B80901">
                <w:rPr>
                  <w:rPrChange w:id="32672" w:author="Thomas Dietz" w:date="2012-08-10T13:22:00Z">
                    <w:rPr>
                      <w:lang w:val="de-DE"/>
                    </w:rPr>
                  </w:rPrChange>
                </w:rPr>
                <w:t xml:space="preserve">        }</w:t>
              </w:r>
            </w:ins>
          </w:p>
          <w:p w14:paraId="1C77EF4B" w14:textId="77777777" w:rsidR="009F3611" w:rsidRPr="00B80901" w:rsidRDefault="009F3611" w:rsidP="009F3611">
            <w:pPr>
              <w:pStyle w:val="XML1"/>
              <w:rPr>
                <w:ins w:id="32673" w:author="Thomas Dietz" w:date="2012-08-08T17:05:00Z"/>
                <w:rPrChange w:id="32674" w:author="Thomas Dietz" w:date="2012-08-10T13:22:00Z">
                  <w:rPr>
                    <w:ins w:id="32675" w:author="Thomas Dietz" w:date="2012-08-08T17:05:00Z"/>
                    <w:lang w:val="de-DE"/>
                  </w:rPr>
                </w:rPrChange>
              </w:rPr>
            </w:pPr>
            <w:ins w:id="32676" w:author="Thomas Dietz" w:date="2012-08-08T17:05:00Z">
              <w:r w:rsidRPr="00B80901">
                <w:rPr>
                  <w:rPrChange w:id="32677" w:author="Thomas Dietz" w:date="2012-08-10T13:22:00Z">
                    <w:rPr>
                      <w:lang w:val="de-DE"/>
                    </w:rPr>
                  </w:rPrChange>
                </w:rPr>
                <w:t xml:space="preserve">        key "resource-id";</w:t>
              </w:r>
            </w:ins>
          </w:p>
          <w:p w14:paraId="4023DAE0" w14:textId="77777777" w:rsidR="009F3611" w:rsidRPr="00B80901" w:rsidRDefault="009F3611" w:rsidP="009F3611">
            <w:pPr>
              <w:pStyle w:val="XML1"/>
              <w:rPr>
                <w:ins w:id="32678" w:author="Thomas Dietz" w:date="2012-08-08T17:05:00Z"/>
                <w:rPrChange w:id="32679" w:author="Thomas Dietz" w:date="2012-08-10T13:22:00Z">
                  <w:rPr>
                    <w:ins w:id="32680" w:author="Thomas Dietz" w:date="2012-08-08T17:05:00Z"/>
                    <w:lang w:val="de-DE"/>
                  </w:rPr>
                </w:rPrChange>
              </w:rPr>
            </w:pPr>
            <w:ins w:id="32681" w:author="Thomas Dietz" w:date="2012-08-08T17:05:00Z">
              <w:r w:rsidRPr="00B80901">
                <w:rPr>
                  <w:rPrChange w:id="32682" w:author="Thomas Dietz" w:date="2012-08-10T13:22:00Z">
                    <w:rPr>
                      <w:lang w:val="de-DE"/>
                    </w:rPr>
                  </w:rPrChange>
                </w:rPr>
                <w:t xml:space="preserve">        description "The list contains all port resources of the</w:t>
              </w:r>
            </w:ins>
          </w:p>
          <w:p w14:paraId="3A9099EB" w14:textId="77777777" w:rsidR="009F3611" w:rsidRPr="00B80901" w:rsidRDefault="009F3611" w:rsidP="009F3611">
            <w:pPr>
              <w:pStyle w:val="XML1"/>
              <w:rPr>
                <w:ins w:id="32683" w:author="Thomas Dietz" w:date="2012-08-08T17:05:00Z"/>
                <w:rPrChange w:id="32684" w:author="Thomas Dietz" w:date="2012-08-10T13:22:00Z">
                  <w:rPr>
                    <w:ins w:id="32685" w:author="Thomas Dietz" w:date="2012-08-08T17:05:00Z"/>
                    <w:lang w:val="de-DE"/>
                  </w:rPr>
                </w:rPrChange>
              </w:rPr>
            </w:pPr>
            <w:ins w:id="32686" w:author="Thomas Dietz" w:date="2012-08-08T17:05:00Z">
              <w:r w:rsidRPr="00B80901">
                <w:rPr>
                  <w:rPrChange w:id="32687" w:author="Thomas Dietz" w:date="2012-08-10T13:22:00Z">
                    <w:rPr>
                      <w:lang w:val="de-DE"/>
                    </w:rPr>
                  </w:rPrChange>
                </w:rPr>
                <w:lastRenderedPageBreak/>
                <w:t xml:space="preserve">          OpenFlow Capable Switch.</w:t>
              </w:r>
            </w:ins>
          </w:p>
          <w:p w14:paraId="586D9E57" w14:textId="77777777" w:rsidR="009F3611" w:rsidRPr="00B80901" w:rsidRDefault="009F3611" w:rsidP="009F3611">
            <w:pPr>
              <w:pStyle w:val="XML1"/>
              <w:rPr>
                <w:ins w:id="32688" w:author="Thomas Dietz" w:date="2012-08-08T17:05:00Z"/>
                <w:rPrChange w:id="32689" w:author="Thomas Dietz" w:date="2012-08-10T13:22:00Z">
                  <w:rPr>
                    <w:ins w:id="32690" w:author="Thomas Dietz" w:date="2012-08-08T17:05:00Z"/>
                    <w:lang w:val="de-DE"/>
                  </w:rPr>
                </w:rPrChange>
              </w:rPr>
            </w:pPr>
          </w:p>
          <w:p w14:paraId="006064DF" w14:textId="77777777" w:rsidR="009F3611" w:rsidRPr="00B80901" w:rsidRDefault="009F3611" w:rsidP="009F3611">
            <w:pPr>
              <w:pStyle w:val="XML1"/>
              <w:rPr>
                <w:ins w:id="32691" w:author="Thomas Dietz" w:date="2012-08-08T17:05:00Z"/>
                <w:rPrChange w:id="32692" w:author="Thomas Dietz" w:date="2012-08-10T13:22:00Z">
                  <w:rPr>
                    <w:ins w:id="32693" w:author="Thomas Dietz" w:date="2012-08-08T17:05:00Z"/>
                    <w:lang w:val="de-DE"/>
                  </w:rPr>
                </w:rPrChange>
              </w:rPr>
            </w:pPr>
            <w:ins w:id="32694" w:author="Thomas Dietz" w:date="2012-08-08T17:05:00Z">
              <w:r w:rsidRPr="00B80901">
                <w:rPr>
                  <w:rPrChange w:id="32695" w:author="Thomas Dietz" w:date="2012-08-10T13:22:00Z">
                    <w:rPr>
                      <w:lang w:val="de-DE"/>
                    </w:rPr>
                  </w:rPrChange>
                </w:rPr>
                <w:t xml:space="preserve">          The element 'resource-id' of OFPortType MUST be unique</w:t>
              </w:r>
            </w:ins>
          </w:p>
          <w:p w14:paraId="0D0A7CC2" w14:textId="77777777" w:rsidR="009F3611" w:rsidRPr="00B80901" w:rsidRDefault="009F3611" w:rsidP="009F3611">
            <w:pPr>
              <w:pStyle w:val="XML1"/>
              <w:rPr>
                <w:ins w:id="32696" w:author="Thomas Dietz" w:date="2012-08-08T17:05:00Z"/>
                <w:rPrChange w:id="32697" w:author="Thomas Dietz" w:date="2012-08-10T13:22:00Z">
                  <w:rPr>
                    <w:ins w:id="32698" w:author="Thomas Dietz" w:date="2012-08-08T17:05:00Z"/>
                    <w:lang w:val="de-DE"/>
                  </w:rPr>
                </w:rPrChange>
              </w:rPr>
            </w:pPr>
            <w:ins w:id="32699" w:author="Thomas Dietz" w:date="2012-08-08T17:05:00Z">
              <w:r w:rsidRPr="00B80901">
                <w:rPr>
                  <w:rPrChange w:id="32700" w:author="Thomas Dietz" w:date="2012-08-10T13:22:00Z">
                    <w:rPr>
                      <w:lang w:val="de-DE"/>
                    </w:rPr>
                  </w:rPrChange>
                </w:rPr>
                <w:t xml:space="preserve">          within this list.";</w:t>
              </w:r>
            </w:ins>
          </w:p>
          <w:p w14:paraId="6660C55D" w14:textId="77777777" w:rsidR="009F3611" w:rsidRPr="00B80901" w:rsidRDefault="009F3611" w:rsidP="009F3611">
            <w:pPr>
              <w:pStyle w:val="XML1"/>
              <w:rPr>
                <w:ins w:id="32701" w:author="Thomas Dietz" w:date="2012-08-08T17:05:00Z"/>
                <w:rPrChange w:id="32702" w:author="Thomas Dietz" w:date="2012-08-10T13:22:00Z">
                  <w:rPr>
                    <w:ins w:id="32703" w:author="Thomas Dietz" w:date="2012-08-08T17:05:00Z"/>
                    <w:lang w:val="de-DE"/>
                  </w:rPr>
                </w:rPrChange>
              </w:rPr>
            </w:pPr>
            <w:ins w:id="32704" w:author="Thomas Dietz" w:date="2012-08-08T17:05:00Z">
              <w:r w:rsidRPr="00B80901">
                <w:rPr>
                  <w:rPrChange w:id="32705" w:author="Thomas Dietz" w:date="2012-08-10T13:22:00Z">
                    <w:rPr>
                      <w:lang w:val="de-DE"/>
                    </w:rPr>
                  </w:rPrChange>
                </w:rPr>
                <w:t xml:space="preserve">        uses OFPortType;</w:t>
              </w:r>
            </w:ins>
          </w:p>
          <w:p w14:paraId="2980736B" w14:textId="77777777" w:rsidR="009F3611" w:rsidRPr="00B80901" w:rsidRDefault="009F3611" w:rsidP="009F3611">
            <w:pPr>
              <w:pStyle w:val="XML1"/>
              <w:rPr>
                <w:ins w:id="32706" w:author="Thomas Dietz" w:date="2012-08-08T17:05:00Z"/>
                <w:rPrChange w:id="32707" w:author="Thomas Dietz" w:date="2012-08-10T13:22:00Z">
                  <w:rPr>
                    <w:ins w:id="32708" w:author="Thomas Dietz" w:date="2012-08-08T17:05:00Z"/>
                    <w:lang w:val="de-DE"/>
                  </w:rPr>
                </w:rPrChange>
              </w:rPr>
            </w:pPr>
            <w:ins w:id="32709" w:author="Thomas Dietz" w:date="2012-08-08T17:05:00Z">
              <w:r w:rsidRPr="00B80901">
                <w:rPr>
                  <w:rPrChange w:id="32710" w:author="Thomas Dietz" w:date="2012-08-10T13:22:00Z">
                    <w:rPr>
                      <w:lang w:val="de-DE"/>
                    </w:rPr>
                  </w:rPrChange>
                </w:rPr>
                <w:t xml:space="preserve">      }</w:t>
              </w:r>
            </w:ins>
          </w:p>
          <w:p w14:paraId="3FD896FA" w14:textId="77777777" w:rsidR="009F3611" w:rsidRPr="00B80901" w:rsidRDefault="009F3611" w:rsidP="009F3611">
            <w:pPr>
              <w:pStyle w:val="XML1"/>
              <w:rPr>
                <w:ins w:id="32711" w:author="Thomas Dietz" w:date="2012-08-08T17:05:00Z"/>
                <w:rPrChange w:id="32712" w:author="Thomas Dietz" w:date="2012-08-10T13:22:00Z">
                  <w:rPr>
                    <w:ins w:id="32713" w:author="Thomas Dietz" w:date="2012-08-08T17:05:00Z"/>
                    <w:lang w:val="de-DE"/>
                  </w:rPr>
                </w:rPrChange>
              </w:rPr>
            </w:pPr>
            <w:ins w:id="32714" w:author="Thomas Dietz" w:date="2012-08-08T17:05:00Z">
              <w:r w:rsidRPr="00B80901">
                <w:rPr>
                  <w:rPrChange w:id="32715" w:author="Thomas Dietz" w:date="2012-08-10T13:22:00Z">
                    <w:rPr>
                      <w:lang w:val="de-DE"/>
                    </w:rPr>
                  </w:rPrChange>
                </w:rPr>
                <w:t xml:space="preserve">      list queue {</w:t>
              </w:r>
            </w:ins>
          </w:p>
          <w:p w14:paraId="7324DD1E" w14:textId="77777777" w:rsidR="009F3611" w:rsidRPr="00B80901" w:rsidRDefault="009F3611" w:rsidP="009F3611">
            <w:pPr>
              <w:pStyle w:val="XML1"/>
              <w:rPr>
                <w:ins w:id="32716" w:author="Thomas Dietz" w:date="2012-08-08T17:05:00Z"/>
                <w:rPrChange w:id="32717" w:author="Thomas Dietz" w:date="2012-08-10T13:22:00Z">
                  <w:rPr>
                    <w:ins w:id="32718" w:author="Thomas Dietz" w:date="2012-08-08T17:05:00Z"/>
                    <w:lang w:val="de-DE"/>
                  </w:rPr>
                </w:rPrChange>
              </w:rPr>
            </w:pPr>
            <w:ins w:id="32719" w:author="Thomas Dietz" w:date="2012-08-08T17:05:00Z">
              <w:r w:rsidRPr="00B80901">
                <w:rPr>
                  <w:rPrChange w:id="32720" w:author="Thomas Dietz" w:date="2012-08-10T13:22:00Z">
                    <w:rPr>
                      <w:lang w:val="de-DE"/>
                    </w:rPr>
                  </w:rPrChange>
                </w:rPr>
                <w:t xml:space="preserve">        key "resource-id";</w:t>
              </w:r>
            </w:ins>
          </w:p>
          <w:p w14:paraId="6843C21B" w14:textId="77777777" w:rsidR="009F3611" w:rsidRPr="00B80901" w:rsidRDefault="009F3611" w:rsidP="009F3611">
            <w:pPr>
              <w:pStyle w:val="XML1"/>
              <w:rPr>
                <w:ins w:id="32721" w:author="Thomas Dietz" w:date="2012-08-08T17:05:00Z"/>
                <w:rPrChange w:id="32722" w:author="Thomas Dietz" w:date="2012-08-10T13:22:00Z">
                  <w:rPr>
                    <w:ins w:id="32723" w:author="Thomas Dietz" w:date="2012-08-08T17:05:00Z"/>
                    <w:lang w:val="de-DE"/>
                  </w:rPr>
                </w:rPrChange>
              </w:rPr>
            </w:pPr>
            <w:ins w:id="32724" w:author="Thomas Dietz" w:date="2012-08-08T17:05:00Z">
              <w:r w:rsidRPr="00B80901">
                <w:rPr>
                  <w:rPrChange w:id="32725" w:author="Thomas Dietz" w:date="2012-08-10T13:22:00Z">
                    <w:rPr>
                      <w:lang w:val="de-DE"/>
                    </w:rPr>
                  </w:rPrChange>
                </w:rPr>
                <w:t xml:space="preserve">        description "The list contains all queue resources of the</w:t>
              </w:r>
            </w:ins>
          </w:p>
          <w:p w14:paraId="0A7A698B" w14:textId="77777777" w:rsidR="009F3611" w:rsidRPr="00B80901" w:rsidRDefault="009F3611" w:rsidP="009F3611">
            <w:pPr>
              <w:pStyle w:val="XML1"/>
              <w:rPr>
                <w:ins w:id="32726" w:author="Thomas Dietz" w:date="2012-08-08T17:05:00Z"/>
                <w:rPrChange w:id="32727" w:author="Thomas Dietz" w:date="2012-08-10T13:22:00Z">
                  <w:rPr>
                    <w:ins w:id="32728" w:author="Thomas Dietz" w:date="2012-08-08T17:05:00Z"/>
                    <w:lang w:val="de-DE"/>
                  </w:rPr>
                </w:rPrChange>
              </w:rPr>
            </w:pPr>
            <w:ins w:id="32729" w:author="Thomas Dietz" w:date="2012-08-08T17:05:00Z">
              <w:r w:rsidRPr="00B80901">
                <w:rPr>
                  <w:rPrChange w:id="32730" w:author="Thomas Dietz" w:date="2012-08-10T13:22:00Z">
                    <w:rPr>
                      <w:lang w:val="de-DE"/>
                    </w:rPr>
                  </w:rPrChange>
                </w:rPr>
                <w:t xml:space="preserve">          OpenFlow Capable Switch.</w:t>
              </w:r>
            </w:ins>
          </w:p>
          <w:p w14:paraId="152FA3E9" w14:textId="77777777" w:rsidR="009F3611" w:rsidRPr="00B80901" w:rsidRDefault="009F3611" w:rsidP="009F3611">
            <w:pPr>
              <w:pStyle w:val="XML1"/>
              <w:rPr>
                <w:ins w:id="32731" w:author="Thomas Dietz" w:date="2012-08-08T17:05:00Z"/>
                <w:rPrChange w:id="32732" w:author="Thomas Dietz" w:date="2012-08-10T13:22:00Z">
                  <w:rPr>
                    <w:ins w:id="32733" w:author="Thomas Dietz" w:date="2012-08-08T17:05:00Z"/>
                    <w:lang w:val="de-DE"/>
                  </w:rPr>
                </w:rPrChange>
              </w:rPr>
            </w:pPr>
          </w:p>
          <w:p w14:paraId="5FAFCDC7" w14:textId="77777777" w:rsidR="009F3611" w:rsidRPr="00B80901" w:rsidRDefault="009F3611" w:rsidP="009F3611">
            <w:pPr>
              <w:pStyle w:val="XML1"/>
              <w:rPr>
                <w:ins w:id="32734" w:author="Thomas Dietz" w:date="2012-08-08T17:05:00Z"/>
                <w:rPrChange w:id="32735" w:author="Thomas Dietz" w:date="2012-08-10T13:22:00Z">
                  <w:rPr>
                    <w:ins w:id="32736" w:author="Thomas Dietz" w:date="2012-08-08T17:05:00Z"/>
                    <w:lang w:val="de-DE"/>
                  </w:rPr>
                </w:rPrChange>
              </w:rPr>
            </w:pPr>
            <w:ins w:id="32737" w:author="Thomas Dietz" w:date="2012-08-08T17:05:00Z">
              <w:r w:rsidRPr="00B80901">
                <w:rPr>
                  <w:rPrChange w:id="32738" w:author="Thomas Dietz" w:date="2012-08-10T13:22:00Z">
                    <w:rPr>
                      <w:lang w:val="de-DE"/>
                    </w:rPr>
                  </w:rPrChange>
                </w:rPr>
                <w:t xml:space="preserve">          The element 'resource-id' of OFQueueType MUST be unique</w:t>
              </w:r>
            </w:ins>
          </w:p>
          <w:p w14:paraId="7676249B" w14:textId="77777777" w:rsidR="009F3611" w:rsidRPr="00B80901" w:rsidRDefault="009F3611" w:rsidP="009F3611">
            <w:pPr>
              <w:pStyle w:val="XML1"/>
              <w:rPr>
                <w:ins w:id="32739" w:author="Thomas Dietz" w:date="2012-08-08T17:05:00Z"/>
                <w:rPrChange w:id="32740" w:author="Thomas Dietz" w:date="2012-08-10T13:22:00Z">
                  <w:rPr>
                    <w:ins w:id="32741" w:author="Thomas Dietz" w:date="2012-08-08T17:05:00Z"/>
                    <w:lang w:val="de-DE"/>
                  </w:rPr>
                </w:rPrChange>
              </w:rPr>
            </w:pPr>
            <w:ins w:id="32742" w:author="Thomas Dietz" w:date="2012-08-08T17:05:00Z">
              <w:r w:rsidRPr="00B80901">
                <w:rPr>
                  <w:rPrChange w:id="32743" w:author="Thomas Dietz" w:date="2012-08-10T13:22:00Z">
                    <w:rPr>
                      <w:lang w:val="de-DE"/>
                    </w:rPr>
                  </w:rPrChange>
                </w:rPr>
                <w:t xml:space="preserve">          within this list.";</w:t>
              </w:r>
            </w:ins>
          </w:p>
          <w:p w14:paraId="2D673BEE" w14:textId="77777777" w:rsidR="009F3611" w:rsidRPr="00B80901" w:rsidRDefault="009F3611" w:rsidP="009F3611">
            <w:pPr>
              <w:pStyle w:val="XML1"/>
              <w:rPr>
                <w:ins w:id="32744" w:author="Thomas Dietz" w:date="2012-08-08T17:05:00Z"/>
                <w:rPrChange w:id="32745" w:author="Thomas Dietz" w:date="2012-08-10T13:22:00Z">
                  <w:rPr>
                    <w:ins w:id="32746" w:author="Thomas Dietz" w:date="2012-08-08T17:05:00Z"/>
                    <w:lang w:val="de-DE"/>
                  </w:rPr>
                </w:rPrChange>
              </w:rPr>
            </w:pPr>
            <w:ins w:id="32747" w:author="Thomas Dietz" w:date="2012-08-08T17:05:00Z">
              <w:r w:rsidRPr="00B80901">
                <w:rPr>
                  <w:rPrChange w:id="32748" w:author="Thomas Dietz" w:date="2012-08-10T13:22:00Z">
                    <w:rPr>
                      <w:lang w:val="de-DE"/>
                    </w:rPr>
                  </w:rPrChange>
                </w:rPr>
                <w:t xml:space="preserve">        uses OFQueueType;</w:t>
              </w:r>
            </w:ins>
          </w:p>
          <w:p w14:paraId="6C72E968" w14:textId="77777777" w:rsidR="009F3611" w:rsidRPr="00B80901" w:rsidRDefault="009F3611" w:rsidP="009F3611">
            <w:pPr>
              <w:pStyle w:val="XML1"/>
              <w:rPr>
                <w:ins w:id="32749" w:author="Thomas Dietz" w:date="2012-08-08T17:05:00Z"/>
                <w:rPrChange w:id="32750" w:author="Thomas Dietz" w:date="2012-08-10T13:22:00Z">
                  <w:rPr>
                    <w:ins w:id="32751" w:author="Thomas Dietz" w:date="2012-08-08T17:05:00Z"/>
                    <w:lang w:val="de-DE"/>
                  </w:rPr>
                </w:rPrChange>
              </w:rPr>
            </w:pPr>
            <w:ins w:id="32752" w:author="Thomas Dietz" w:date="2012-08-08T17:05:00Z">
              <w:r w:rsidRPr="00B80901">
                <w:rPr>
                  <w:rPrChange w:id="32753" w:author="Thomas Dietz" w:date="2012-08-10T13:22:00Z">
                    <w:rPr>
                      <w:lang w:val="de-DE"/>
                    </w:rPr>
                  </w:rPrChange>
                </w:rPr>
                <w:t xml:space="preserve">      }</w:t>
              </w:r>
            </w:ins>
          </w:p>
          <w:p w14:paraId="0F7133B8" w14:textId="77777777" w:rsidR="009F3611" w:rsidRPr="00B80901" w:rsidRDefault="009F3611" w:rsidP="009F3611">
            <w:pPr>
              <w:pStyle w:val="XML1"/>
              <w:rPr>
                <w:ins w:id="32754" w:author="Thomas Dietz" w:date="2012-08-08T17:05:00Z"/>
                <w:rPrChange w:id="32755" w:author="Thomas Dietz" w:date="2012-08-10T13:22:00Z">
                  <w:rPr>
                    <w:ins w:id="32756" w:author="Thomas Dietz" w:date="2012-08-08T17:05:00Z"/>
                    <w:lang w:val="de-DE"/>
                  </w:rPr>
                </w:rPrChange>
              </w:rPr>
            </w:pPr>
            <w:ins w:id="32757" w:author="Thomas Dietz" w:date="2012-08-08T17:05:00Z">
              <w:r w:rsidRPr="00B80901">
                <w:rPr>
                  <w:rPrChange w:id="32758" w:author="Thomas Dietz" w:date="2012-08-10T13:22:00Z">
                    <w:rPr>
                      <w:lang w:val="de-DE"/>
                    </w:rPr>
                  </w:rPrChange>
                </w:rPr>
                <w:t xml:space="preserve">      list owned-certificate {</w:t>
              </w:r>
            </w:ins>
          </w:p>
          <w:p w14:paraId="04D9D3C4" w14:textId="77777777" w:rsidR="009F3611" w:rsidRPr="00B80901" w:rsidRDefault="009F3611" w:rsidP="009F3611">
            <w:pPr>
              <w:pStyle w:val="XML1"/>
              <w:rPr>
                <w:ins w:id="32759" w:author="Thomas Dietz" w:date="2012-08-08T17:05:00Z"/>
                <w:rPrChange w:id="32760" w:author="Thomas Dietz" w:date="2012-08-10T13:22:00Z">
                  <w:rPr>
                    <w:ins w:id="32761" w:author="Thomas Dietz" w:date="2012-08-08T17:05:00Z"/>
                    <w:lang w:val="de-DE"/>
                  </w:rPr>
                </w:rPrChange>
              </w:rPr>
            </w:pPr>
            <w:ins w:id="32762" w:author="Thomas Dietz" w:date="2012-08-08T17:05:00Z">
              <w:r w:rsidRPr="00B80901">
                <w:rPr>
                  <w:rPrChange w:id="32763" w:author="Thomas Dietz" w:date="2012-08-10T13:22:00Z">
                    <w:rPr>
                      <w:lang w:val="de-DE"/>
                    </w:rPr>
                  </w:rPrChange>
                </w:rPr>
                <w:t xml:space="preserve">        key "resource-id";</w:t>
              </w:r>
            </w:ins>
          </w:p>
          <w:p w14:paraId="339DC957" w14:textId="77777777" w:rsidR="009F3611" w:rsidRPr="00B80901" w:rsidRDefault="009F3611" w:rsidP="009F3611">
            <w:pPr>
              <w:pStyle w:val="XML1"/>
              <w:rPr>
                <w:ins w:id="32764" w:author="Thomas Dietz" w:date="2012-08-08T17:05:00Z"/>
                <w:rPrChange w:id="32765" w:author="Thomas Dietz" w:date="2012-08-10T13:22:00Z">
                  <w:rPr>
                    <w:ins w:id="32766" w:author="Thomas Dietz" w:date="2012-08-08T17:05:00Z"/>
                    <w:lang w:val="de-DE"/>
                  </w:rPr>
                </w:rPrChange>
              </w:rPr>
            </w:pPr>
            <w:ins w:id="32767" w:author="Thomas Dietz" w:date="2012-08-08T17:05:00Z">
              <w:r w:rsidRPr="00B80901">
                <w:rPr>
                  <w:rPrChange w:id="32768" w:author="Thomas Dietz" w:date="2012-08-10T13:22:00Z">
                    <w:rPr>
                      <w:lang w:val="de-DE"/>
                    </w:rPr>
                  </w:rPrChange>
                </w:rPr>
                <w:t xml:space="preserve">        description "The list contains all owned certificate</w:t>
              </w:r>
            </w:ins>
          </w:p>
          <w:p w14:paraId="4741DEDB" w14:textId="77777777" w:rsidR="009F3611" w:rsidRPr="00B80901" w:rsidRDefault="009F3611" w:rsidP="009F3611">
            <w:pPr>
              <w:pStyle w:val="XML1"/>
              <w:rPr>
                <w:ins w:id="32769" w:author="Thomas Dietz" w:date="2012-08-08T17:05:00Z"/>
                <w:rPrChange w:id="32770" w:author="Thomas Dietz" w:date="2012-08-10T13:22:00Z">
                  <w:rPr>
                    <w:ins w:id="32771" w:author="Thomas Dietz" w:date="2012-08-08T17:05:00Z"/>
                    <w:lang w:val="de-DE"/>
                  </w:rPr>
                </w:rPrChange>
              </w:rPr>
            </w:pPr>
            <w:ins w:id="32772" w:author="Thomas Dietz" w:date="2012-08-08T17:05:00Z">
              <w:r w:rsidRPr="00B80901">
                <w:rPr>
                  <w:rPrChange w:id="32773" w:author="Thomas Dietz" w:date="2012-08-10T13:22:00Z">
                    <w:rPr>
                      <w:lang w:val="de-DE"/>
                    </w:rPr>
                  </w:rPrChange>
                </w:rPr>
                <w:t xml:space="preserve">          resources of the OpenFlow Capable Switch.</w:t>
              </w:r>
            </w:ins>
          </w:p>
          <w:p w14:paraId="450F3FA4" w14:textId="77777777" w:rsidR="009F3611" w:rsidRPr="00B80901" w:rsidRDefault="009F3611" w:rsidP="009F3611">
            <w:pPr>
              <w:pStyle w:val="XML1"/>
              <w:rPr>
                <w:ins w:id="32774" w:author="Thomas Dietz" w:date="2012-08-08T17:05:00Z"/>
                <w:rPrChange w:id="32775" w:author="Thomas Dietz" w:date="2012-08-10T13:22:00Z">
                  <w:rPr>
                    <w:ins w:id="32776" w:author="Thomas Dietz" w:date="2012-08-08T17:05:00Z"/>
                    <w:lang w:val="de-DE"/>
                  </w:rPr>
                </w:rPrChange>
              </w:rPr>
            </w:pPr>
          </w:p>
          <w:p w14:paraId="75094660" w14:textId="77777777" w:rsidR="009F3611" w:rsidRPr="00B80901" w:rsidRDefault="009F3611" w:rsidP="009F3611">
            <w:pPr>
              <w:pStyle w:val="XML1"/>
              <w:rPr>
                <w:ins w:id="32777" w:author="Thomas Dietz" w:date="2012-08-08T17:05:00Z"/>
                <w:rPrChange w:id="32778" w:author="Thomas Dietz" w:date="2012-08-10T13:22:00Z">
                  <w:rPr>
                    <w:ins w:id="32779" w:author="Thomas Dietz" w:date="2012-08-08T17:05:00Z"/>
                    <w:lang w:val="de-DE"/>
                  </w:rPr>
                </w:rPrChange>
              </w:rPr>
            </w:pPr>
            <w:ins w:id="32780" w:author="Thomas Dietz" w:date="2012-08-08T17:05:00Z">
              <w:r w:rsidRPr="00B80901">
                <w:rPr>
                  <w:rPrChange w:id="32781" w:author="Thomas Dietz" w:date="2012-08-10T13:22:00Z">
                    <w:rPr>
                      <w:lang w:val="de-DE"/>
                    </w:rPr>
                  </w:rPrChange>
                </w:rPr>
                <w:t xml:space="preserve">          The element 'resource-id' of OFOwnedCertificateType MUST</w:t>
              </w:r>
            </w:ins>
          </w:p>
          <w:p w14:paraId="7FDDBBDE" w14:textId="77777777" w:rsidR="009F3611" w:rsidRPr="00B80901" w:rsidRDefault="009F3611" w:rsidP="009F3611">
            <w:pPr>
              <w:pStyle w:val="XML1"/>
              <w:rPr>
                <w:ins w:id="32782" w:author="Thomas Dietz" w:date="2012-08-08T17:05:00Z"/>
                <w:rPrChange w:id="32783" w:author="Thomas Dietz" w:date="2012-08-10T13:22:00Z">
                  <w:rPr>
                    <w:ins w:id="32784" w:author="Thomas Dietz" w:date="2012-08-08T17:05:00Z"/>
                    <w:lang w:val="de-DE"/>
                  </w:rPr>
                </w:rPrChange>
              </w:rPr>
            </w:pPr>
            <w:ins w:id="32785" w:author="Thomas Dietz" w:date="2012-08-08T17:05:00Z">
              <w:r w:rsidRPr="00B80901">
                <w:rPr>
                  <w:rPrChange w:id="32786" w:author="Thomas Dietz" w:date="2012-08-10T13:22:00Z">
                    <w:rPr>
                      <w:lang w:val="de-DE"/>
                    </w:rPr>
                  </w:rPrChange>
                </w:rPr>
                <w:t xml:space="preserve">          be unique within this list.";</w:t>
              </w:r>
            </w:ins>
          </w:p>
          <w:p w14:paraId="787D4289" w14:textId="77777777" w:rsidR="009F3611" w:rsidRPr="00B80901" w:rsidRDefault="009F3611" w:rsidP="009F3611">
            <w:pPr>
              <w:pStyle w:val="XML1"/>
              <w:rPr>
                <w:ins w:id="32787" w:author="Thomas Dietz" w:date="2012-08-08T17:05:00Z"/>
                <w:rPrChange w:id="32788" w:author="Thomas Dietz" w:date="2012-08-10T13:22:00Z">
                  <w:rPr>
                    <w:ins w:id="32789" w:author="Thomas Dietz" w:date="2012-08-08T17:05:00Z"/>
                    <w:lang w:val="de-DE"/>
                  </w:rPr>
                </w:rPrChange>
              </w:rPr>
            </w:pPr>
            <w:ins w:id="32790" w:author="Thomas Dietz" w:date="2012-08-08T17:05:00Z">
              <w:r w:rsidRPr="00B80901">
                <w:rPr>
                  <w:rPrChange w:id="32791" w:author="Thomas Dietz" w:date="2012-08-10T13:22:00Z">
                    <w:rPr>
                      <w:lang w:val="de-DE"/>
                    </w:rPr>
                  </w:rPrChange>
                </w:rPr>
                <w:t xml:space="preserve">        uses OFOwnedCertificateType;</w:t>
              </w:r>
            </w:ins>
          </w:p>
          <w:p w14:paraId="786E6A97" w14:textId="77777777" w:rsidR="009F3611" w:rsidRPr="00B80901" w:rsidRDefault="009F3611" w:rsidP="009F3611">
            <w:pPr>
              <w:pStyle w:val="XML1"/>
              <w:rPr>
                <w:ins w:id="32792" w:author="Thomas Dietz" w:date="2012-08-08T17:05:00Z"/>
                <w:rPrChange w:id="32793" w:author="Thomas Dietz" w:date="2012-08-10T13:22:00Z">
                  <w:rPr>
                    <w:ins w:id="32794" w:author="Thomas Dietz" w:date="2012-08-08T17:05:00Z"/>
                    <w:lang w:val="de-DE"/>
                  </w:rPr>
                </w:rPrChange>
              </w:rPr>
            </w:pPr>
            <w:ins w:id="32795" w:author="Thomas Dietz" w:date="2012-08-08T17:05:00Z">
              <w:r w:rsidRPr="00B80901">
                <w:rPr>
                  <w:rPrChange w:id="32796" w:author="Thomas Dietz" w:date="2012-08-10T13:22:00Z">
                    <w:rPr>
                      <w:lang w:val="de-DE"/>
                    </w:rPr>
                  </w:rPrChange>
                </w:rPr>
                <w:t xml:space="preserve">      }</w:t>
              </w:r>
            </w:ins>
          </w:p>
          <w:p w14:paraId="3EFC278E" w14:textId="77777777" w:rsidR="009F3611" w:rsidRPr="00B80901" w:rsidRDefault="009F3611" w:rsidP="009F3611">
            <w:pPr>
              <w:pStyle w:val="XML1"/>
              <w:rPr>
                <w:ins w:id="32797" w:author="Thomas Dietz" w:date="2012-08-08T17:05:00Z"/>
                <w:rPrChange w:id="32798" w:author="Thomas Dietz" w:date="2012-08-10T13:22:00Z">
                  <w:rPr>
                    <w:ins w:id="32799" w:author="Thomas Dietz" w:date="2012-08-08T17:05:00Z"/>
                    <w:lang w:val="de-DE"/>
                  </w:rPr>
                </w:rPrChange>
              </w:rPr>
            </w:pPr>
            <w:ins w:id="32800" w:author="Thomas Dietz" w:date="2012-08-08T17:05:00Z">
              <w:r w:rsidRPr="00B80901">
                <w:rPr>
                  <w:rPrChange w:id="32801" w:author="Thomas Dietz" w:date="2012-08-10T13:22:00Z">
                    <w:rPr>
                      <w:lang w:val="de-DE"/>
                    </w:rPr>
                  </w:rPrChange>
                </w:rPr>
                <w:t xml:space="preserve">      list external-certificate {</w:t>
              </w:r>
            </w:ins>
          </w:p>
          <w:p w14:paraId="6A86406F" w14:textId="77777777" w:rsidR="009F3611" w:rsidRPr="00B80901" w:rsidRDefault="009F3611" w:rsidP="009F3611">
            <w:pPr>
              <w:pStyle w:val="XML1"/>
              <w:rPr>
                <w:ins w:id="32802" w:author="Thomas Dietz" w:date="2012-08-08T17:05:00Z"/>
                <w:rPrChange w:id="32803" w:author="Thomas Dietz" w:date="2012-08-10T13:22:00Z">
                  <w:rPr>
                    <w:ins w:id="32804" w:author="Thomas Dietz" w:date="2012-08-08T17:05:00Z"/>
                    <w:lang w:val="de-DE"/>
                  </w:rPr>
                </w:rPrChange>
              </w:rPr>
            </w:pPr>
            <w:ins w:id="32805" w:author="Thomas Dietz" w:date="2012-08-08T17:05:00Z">
              <w:r w:rsidRPr="00B80901">
                <w:rPr>
                  <w:rPrChange w:id="32806" w:author="Thomas Dietz" w:date="2012-08-10T13:22:00Z">
                    <w:rPr>
                      <w:lang w:val="de-DE"/>
                    </w:rPr>
                  </w:rPrChange>
                </w:rPr>
                <w:t xml:space="preserve">        key "resource-id";</w:t>
              </w:r>
            </w:ins>
          </w:p>
          <w:p w14:paraId="3B62D7F6" w14:textId="77777777" w:rsidR="009F3611" w:rsidRPr="00B80901" w:rsidRDefault="009F3611" w:rsidP="009F3611">
            <w:pPr>
              <w:pStyle w:val="XML1"/>
              <w:rPr>
                <w:ins w:id="32807" w:author="Thomas Dietz" w:date="2012-08-08T17:05:00Z"/>
                <w:rPrChange w:id="32808" w:author="Thomas Dietz" w:date="2012-08-10T13:22:00Z">
                  <w:rPr>
                    <w:ins w:id="32809" w:author="Thomas Dietz" w:date="2012-08-08T17:05:00Z"/>
                    <w:lang w:val="de-DE"/>
                  </w:rPr>
                </w:rPrChange>
              </w:rPr>
            </w:pPr>
            <w:ins w:id="32810" w:author="Thomas Dietz" w:date="2012-08-08T17:05:00Z">
              <w:r w:rsidRPr="00B80901">
                <w:rPr>
                  <w:rPrChange w:id="32811" w:author="Thomas Dietz" w:date="2012-08-10T13:22:00Z">
                    <w:rPr>
                      <w:lang w:val="de-DE"/>
                    </w:rPr>
                  </w:rPrChange>
                </w:rPr>
                <w:t xml:space="preserve">        description "The list contains all external certificate</w:t>
              </w:r>
            </w:ins>
          </w:p>
          <w:p w14:paraId="5A03D8F3" w14:textId="77777777" w:rsidR="009F3611" w:rsidRPr="00B80901" w:rsidRDefault="009F3611" w:rsidP="009F3611">
            <w:pPr>
              <w:pStyle w:val="XML1"/>
              <w:rPr>
                <w:ins w:id="32812" w:author="Thomas Dietz" w:date="2012-08-08T17:05:00Z"/>
                <w:rPrChange w:id="32813" w:author="Thomas Dietz" w:date="2012-08-10T13:22:00Z">
                  <w:rPr>
                    <w:ins w:id="32814" w:author="Thomas Dietz" w:date="2012-08-08T17:05:00Z"/>
                    <w:lang w:val="de-DE"/>
                  </w:rPr>
                </w:rPrChange>
              </w:rPr>
            </w:pPr>
            <w:ins w:id="32815" w:author="Thomas Dietz" w:date="2012-08-08T17:05:00Z">
              <w:r w:rsidRPr="00B80901">
                <w:rPr>
                  <w:rPrChange w:id="32816" w:author="Thomas Dietz" w:date="2012-08-10T13:22:00Z">
                    <w:rPr>
                      <w:lang w:val="de-DE"/>
                    </w:rPr>
                  </w:rPrChange>
                </w:rPr>
                <w:t xml:space="preserve">          resources of the OpenFlow Capable Switch.</w:t>
              </w:r>
            </w:ins>
          </w:p>
          <w:p w14:paraId="60A6C149" w14:textId="77777777" w:rsidR="009F3611" w:rsidRPr="00B80901" w:rsidRDefault="009F3611" w:rsidP="009F3611">
            <w:pPr>
              <w:pStyle w:val="XML1"/>
              <w:rPr>
                <w:ins w:id="32817" w:author="Thomas Dietz" w:date="2012-08-08T17:05:00Z"/>
                <w:rPrChange w:id="32818" w:author="Thomas Dietz" w:date="2012-08-10T13:22:00Z">
                  <w:rPr>
                    <w:ins w:id="32819" w:author="Thomas Dietz" w:date="2012-08-08T17:05:00Z"/>
                    <w:lang w:val="de-DE"/>
                  </w:rPr>
                </w:rPrChange>
              </w:rPr>
            </w:pPr>
          </w:p>
          <w:p w14:paraId="7851F3A5" w14:textId="77777777" w:rsidR="009F3611" w:rsidRPr="00B80901" w:rsidRDefault="009F3611" w:rsidP="009F3611">
            <w:pPr>
              <w:pStyle w:val="XML1"/>
              <w:rPr>
                <w:ins w:id="32820" w:author="Thomas Dietz" w:date="2012-08-08T17:05:00Z"/>
                <w:rPrChange w:id="32821" w:author="Thomas Dietz" w:date="2012-08-10T13:22:00Z">
                  <w:rPr>
                    <w:ins w:id="32822" w:author="Thomas Dietz" w:date="2012-08-08T17:05:00Z"/>
                    <w:lang w:val="de-DE"/>
                  </w:rPr>
                </w:rPrChange>
              </w:rPr>
            </w:pPr>
            <w:ins w:id="32823" w:author="Thomas Dietz" w:date="2012-08-08T17:05:00Z">
              <w:r w:rsidRPr="00B80901">
                <w:rPr>
                  <w:rPrChange w:id="32824" w:author="Thomas Dietz" w:date="2012-08-10T13:22:00Z">
                    <w:rPr>
                      <w:lang w:val="de-DE"/>
                    </w:rPr>
                  </w:rPrChange>
                </w:rPr>
                <w:t xml:space="preserve">          The element 'resource-id' of OFExternalCertificateType</w:t>
              </w:r>
            </w:ins>
          </w:p>
          <w:p w14:paraId="7AFCF0E2" w14:textId="77777777" w:rsidR="009F3611" w:rsidRPr="00B80901" w:rsidRDefault="009F3611" w:rsidP="009F3611">
            <w:pPr>
              <w:pStyle w:val="XML1"/>
              <w:rPr>
                <w:ins w:id="32825" w:author="Thomas Dietz" w:date="2012-08-08T17:05:00Z"/>
                <w:rPrChange w:id="32826" w:author="Thomas Dietz" w:date="2012-08-10T13:22:00Z">
                  <w:rPr>
                    <w:ins w:id="32827" w:author="Thomas Dietz" w:date="2012-08-08T17:05:00Z"/>
                    <w:lang w:val="de-DE"/>
                  </w:rPr>
                </w:rPrChange>
              </w:rPr>
            </w:pPr>
            <w:ins w:id="32828" w:author="Thomas Dietz" w:date="2012-08-08T17:05:00Z">
              <w:r w:rsidRPr="00B80901">
                <w:rPr>
                  <w:rPrChange w:id="32829" w:author="Thomas Dietz" w:date="2012-08-10T13:22:00Z">
                    <w:rPr>
                      <w:lang w:val="de-DE"/>
                    </w:rPr>
                  </w:rPrChange>
                </w:rPr>
                <w:t xml:space="preserve">          MUST be unique within this list.";</w:t>
              </w:r>
            </w:ins>
          </w:p>
          <w:p w14:paraId="54B1F62D" w14:textId="77777777" w:rsidR="009F3611" w:rsidRPr="00B80901" w:rsidRDefault="009F3611" w:rsidP="009F3611">
            <w:pPr>
              <w:pStyle w:val="XML1"/>
              <w:rPr>
                <w:ins w:id="32830" w:author="Thomas Dietz" w:date="2012-08-08T17:05:00Z"/>
                <w:rPrChange w:id="32831" w:author="Thomas Dietz" w:date="2012-08-10T13:22:00Z">
                  <w:rPr>
                    <w:ins w:id="32832" w:author="Thomas Dietz" w:date="2012-08-08T17:05:00Z"/>
                    <w:lang w:val="de-DE"/>
                  </w:rPr>
                </w:rPrChange>
              </w:rPr>
            </w:pPr>
            <w:ins w:id="32833" w:author="Thomas Dietz" w:date="2012-08-08T17:05:00Z">
              <w:r w:rsidRPr="00B80901">
                <w:rPr>
                  <w:rPrChange w:id="32834" w:author="Thomas Dietz" w:date="2012-08-10T13:22:00Z">
                    <w:rPr>
                      <w:lang w:val="de-DE"/>
                    </w:rPr>
                  </w:rPrChange>
                </w:rPr>
                <w:t xml:space="preserve">        uses OFExternalCertificateType;</w:t>
              </w:r>
            </w:ins>
          </w:p>
          <w:p w14:paraId="4A3E01BA" w14:textId="77777777" w:rsidR="009F3611" w:rsidRPr="00B80901" w:rsidRDefault="009F3611" w:rsidP="009F3611">
            <w:pPr>
              <w:pStyle w:val="XML1"/>
              <w:rPr>
                <w:ins w:id="32835" w:author="Thomas Dietz" w:date="2012-08-08T17:05:00Z"/>
                <w:rPrChange w:id="32836" w:author="Thomas Dietz" w:date="2012-08-10T13:22:00Z">
                  <w:rPr>
                    <w:ins w:id="32837" w:author="Thomas Dietz" w:date="2012-08-08T17:05:00Z"/>
                    <w:lang w:val="de-DE"/>
                  </w:rPr>
                </w:rPrChange>
              </w:rPr>
            </w:pPr>
            <w:ins w:id="32838" w:author="Thomas Dietz" w:date="2012-08-08T17:05:00Z">
              <w:r w:rsidRPr="00B80901">
                <w:rPr>
                  <w:rPrChange w:id="32839" w:author="Thomas Dietz" w:date="2012-08-10T13:22:00Z">
                    <w:rPr>
                      <w:lang w:val="de-DE"/>
                    </w:rPr>
                  </w:rPrChange>
                </w:rPr>
                <w:t xml:space="preserve">      }</w:t>
              </w:r>
            </w:ins>
          </w:p>
          <w:p w14:paraId="47D50D31" w14:textId="77777777" w:rsidR="009F3611" w:rsidRPr="00B80901" w:rsidRDefault="009F3611" w:rsidP="009F3611">
            <w:pPr>
              <w:pStyle w:val="XML1"/>
              <w:rPr>
                <w:ins w:id="32840" w:author="Thomas Dietz" w:date="2012-08-08T17:05:00Z"/>
                <w:rPrChange w:id="32841" w:author="Thomas Dietz" w:date="2012-08-10T13:22:00Z">
                  <w:rPr>
                    <w:ins w:id="32842" w:author="Thomas Dietz" w:date="2012-08-08T17:05:00Z"/>
                    <w:lang w:val="de-DE"/>
                  </w:rPr>
                </w:rPrChange>
              </w:rPr>
            </w:pPr>
            <w:ins w:id="32843" w:author="Thomas Dietz" w:date="2012-08-08T17:05:00Z">
              <w:r w:rsidRPr="00B80901">
                <w:rPr>
                  <w:rPrChange w:id="32844" w:author="Thomas Dietz" w:date="2012-08-10T13:22:00Z">
                    <w:rPr>
                      <w:lang w:val="de-DE"/>
                    </w:rPr>
                  </w:rPrChange>
                </w:rPr>
                <w:t xml:space="preserve">      list flow-table {</w:t>
              </w:r>
            </w:ins>
          </w:p>
          <w:p w14:paraId="5367FBB9" w14:textId="77777777" w:rsidR="009F3611" w:rsidRPr="00B80901" w:rsidRDefault="009F3611" w:rsidP="009F3611">
            <w:pPr>
              <w:pStyle w:val="XML1"/>
              <w:rPr>
                <w:ins w:id="32845" w:author="Thomas Dietz" w:date="2012-08-08T17:05:00Z"/>
                <w:rPrChange w:id="32846" w:author="Thomas Dietz" w:date="2012-08-10T13:22:00Z">
                  <w:rPr>
                    <w:ins w:id="32847" w:author="Thomas Dietz" w:date="2012-08-08T17:05:00Z"/>
                    <w:lang w:val="de-DE"/>
                  </w:rPr>
                </w:rPrChange>
              </w:rPr>
            </w:pPr>
            <w:ins w:id="32848" w:author="Thomas Dietz" w:date="2012-08-08T17:05:00Z">
              <w:r w:rsidRPr="00B80901">
                <w:rPr>
                  <w:rPrChange w:id="32849" w:author="Thomas Dietz" w:date="2012-08-10T13:22:00Z">
                    <w:rPr>
                      <w:lang w:val="de-DE"/>
                    </w:rPr>
                  </w:rPrChange>
                </w:rPr>
                <w:t xml:space="preserve">        key "resource-id";</w:t>
              </w:r>
            </w:ins>
          </w:p>
          <w:p w14:paraId="5730C9C3" w14:textId="77777777" w:rsidR="009F3611" w:rsidRPr="00B80901" w:rsidRDefault="009F3611" w:rsidP="009F3611">
            <w:pPr>
              <w:pStyle w:val="XML1"/>
              <w:rPr>
                <w:ins w:id="32850" w:author="Thomas Dietz" w:date="2012-08-08T17:05:00Z"/>
                <w:rPrChange w:id="32851" w:author="Thomas Dietz" w:date="2012-08-10T13:22:00Z">
                  <w:rPr>
                    <w:ins w:id="32852" w:author="Thomas Dietz" w:date="2012-08-08T17:05:00Z"/>
                    <w:lang w:val="de-DE"/>
                  </w:rPr>
                </w:rPrChange>
              </w:rPr>
            </w:pPr>
            <w:ins w:id="32853" w:author="Thomas Dietz" w:date="2012-08-08T17:05:00Z">
              <w:r w:rsidRPr="00B80901">
                <w:rPr>
                  <w:rPrChange w:id="32854" w:author="Thomas Dietz" w:date="2012-08-10T13:22:00Z">
                    <w:rPr>
                      <w:lang w:val="de-DE"/>
                    </w:rPr>
                  </w:rPrChange>
                </w:rPr>
                <w:t xml:space="preserve">        description "The list contains all flow table resources of</w:t>
              </w:r>
            </w:ins>
          </w:p>
          <w:p w14:paraId="05B92AB7" w14:textId="77777777" w:rsidR="009F3611" w:rsidRPr="00B80901" w:rsidRDefault="009F3611" w:rsidP="009F3611">
            <w:pPr>
              <w:pStyle w:val="XML1"/>
              <w:rPr>
                <w:ins w:id="32855" w:author="Thomas Dietz" w:date="2012-08-08T17:05:00Z"/>
                <w:rPrChange w:id="32856" w:author="Thomas Dietz" w:date="2012-08-10T13:22:00Z">
                  <w:rPr>
                    <w:ins w:id="32857" w:author="Thomas Dietz" w:date="2012-08-08T17:05:00Z"/>
                    <w:lang w:val="de-DE"/>
                  </w:rPr>
                </w:rPrChange>
              </w:rPr>
            </w:pPr>
            <w:ins w:id="32858" w:author="Thomas Dietz" w:date="2012-08-08T17:05:00Z">
              <w:r w:rsidRPr="00B80901">
                <w:rPr>
                  <w:rPrChange w:id="32859" w:author="Thomas Dietz" w:date="2012-08-10T13:22:00Z">
                    <w:rPr>
                      <w:lang w:val="de-DE"/>
                    </w:rPr>
                  </w:rPrChange>
                </w:rPr>
                <w:t xml:space="preserve">          the OpenFlow Capable Switch.</w:t>
              </w:r>
            </w:ins>
          </w:p>
          <w:p w14:paraId="2BA85F09" w14:textId="77777777" w:rsidR="009F3611" w:rsidRPr="00B80901" w:rsidRDefault="009F3611" w:rsidP="009F3611">
            <w:pPr>
              <w:pStyle w:val="XML1"/>
              <w:rPr>
                <w:ins w:id="32860" w:author="Thomas Dietz" w:date="2012-08-08T17:05:00Z"/>
                <w:rPrChange w:id="32861" w:author="Thomas Dietz" w:date="2012-08-10T13:22:00Z">
                  <w:rPr>
                    <w:ins w:id="32862" w:author="Thomas Dietz" w:date="2012-08-08T17:05:00Z"/>
                    <w:lang w:val="de-DE"/>
                  </w:rPr>
                </w:rPrChange>
              </w:rPr>
            </w:pPr>
          </w:p>
          <w:p w14:paraId="7552AAB7" w14:textId="77777777" w:rsidR="009F3611" w:rsidRPr="00B80901" w:rsidRDefault="009F3611" w:rsidP="009F3611">
            <w:pPr>
              <w:pStyle w:val="XML1"/>
              <w:rPr>
                <w:ins w:id="32863" w:author="Thomas Dietz" w:date="2012-08-08T17:05:00Z"/>
                <w:rPrChange w:id="32864" w:author="Thomas Dietz" w:date="2012-08-10T13:22:00Z">
                  <w:rPr>
                    <w:ins w:id="32865" w:author="Thomas Dietz" w:date="2012-08-08T17:05:00Z"/>
                    <w:lang w:val="de-DE"/>
                  </w:rPr>
                </w:rPrChange>
              </w:rPr>
            </w:pPr>
            <w:ins w:id="32866" w:author="Thomas Dietz" w:date="2012-08-08T17:05:00Z">
              <w:r w:rsidRPr="00B80901">
                <w:rPr>
                  <w:rPrChange w:id="32867" w:author="Thomas Dietz" w:date="2012-08-10T13:22:00Z">
                    <w:rPr>
                      <w:lang w:val="de-DE"/>
                    </w:rPr>
                  </w:rPrChange>
                </w:rPr>
                <w:t xml:space="preserve">          The element 'resource-id' of OFFlowTableType MUST be</w:t>
              </w:r>
            </w:ins>
          </w:p>
          <w:p w14:paraId="7F6C357F" w14:textId="77777777" w:rsidR="009F3611" w:rsidRPr="00B80901" w:rsidRDefault="009F3611" w:rsidP="009F3611">
            <w:pPr>
              <w:pStyle w:val="XML1"/>
              <w:rPr>
                <w:ins w:id="32868" w:author="Thomas Dietz" w:date="2012-08-08T17:05:00Z"/>
                <w:rPrChange w:id="32869" w:author="Thomas Dietz" w:date="2012-08-10T13:22:00Z">
                  <w:rPr>
                    <w:ins w:id="32870" w:author="Thomas Dietz" w:date="2012-08-08T17:05:00Z"/>
                    <w:lang w:val="de-DE"/>
                  </w:rPr>
                </w:rPrChange>
              </w:rPr>
            </w:pPr>
            <w:ins w:id="32871" w:author="Thomas Dietz" w:date="2012-08-08T17:05:00Z">
              <w:r w:rsidRPr="00B80901">
                <w:rPr>
                  <w:rPrChange w:id="32872" w:author="Thomas Dietz" w:date="2012-08-10T13:22:00Z">
                    <w:rPr>
                      <w:lang w:val="de-DE"/>
                    </w:rPr>
                  </w:rPrChange>
                </w:rPr>
                <w:t xml:space="preserve">          unique within this list.";</w:t>
              </w:r>
            </w:ins>
          </w:p>
          <w:p w14:paraId="754D5579" w14:textId="77777777" w:rsidR="009F3611" w:rsidRPr="00B80901" w:rsidRDefault="009F3611" w:rsidP="009F3611">
            <w:pPr>
              <w:pStyle w:val="XML1"/>
              <w:rPr>
                <w:ins w:id="32873" w:author="Thomas Dietz" w:date="2012-08-08T17:05:00Z"/>
                <w:rPrChange w:id="32874" w:author="Thomas Dietz" w:date="2012-08-10T13:22:00Z">
                  <w:rPr>
                    <w:ins w:id="32875" w:author="Thomas Dietz" w:date="2012-08-08T17:05:00Z"/>
                    <w:lang w:val="de-DE"/>
                  </w:rPr>
                </w:rPrChange>
              </w:rPr>
            </w:pPr>
            <w:ins w:id="32876" w:author="Thomas Dietz" w:date="2012-08-08T17:05:00Z">
              <w:r w:rsidRPr="00B80901">
                <w:rPr>
                  <w:rPrChange w:id="32877" w:author="Thomas Dietz" w:date="2012-08-10T13:22:00Z">
                    <w:rPr>
                      <w:lang w:val="de-DE"/>
                    </w:rPr>
                  </w:rPrChange>
                </w:rPr>
                <w:t xml:space="preserve">        uses OFFlowTableType;</w:t>
              </w:r>
            </w:ins>
          </w:p>
          <w:p w14:paraId="32D50B67" w14:textId="77777777" w:rsidR="009F3611" w:rsidRPr="00B80901" w:rsidRDefault="009F3611" w:rsidP="009F3611">
            <w:pPr>
              <w:pStyle w:val="XML1"/>
              <w:rPr>
                <w:ins w:id="32878" w:author="Thomas Dietz" w:date="2012-08-08T17:05:00Z"/>
                <w:rPrChange w:id="32879" w:author="Thomas Dietz" w:date="2012-08-10T13:22:00Z">
                  <w:rPr>
                    <w:ins w:id="32880" w:author="Thomas Dietz" w:date="2012-08-08T17:05:00Z"/>
                    <w:lang w:val="de-DE"/>
                  </w:rPr>
                </w:rPrChange>
              </w:rPr>
            </w:pPr>
            <w:ins w:id="32881" w:author="Thomas Dietz" w:date="2012-08-08T17:05:00Z">
              <w:r w:rsidRPr="00B80901">
                <w:rPr>
                  <w:rPrChange w:id="32882" w:author="Thomas Dietz" w:date="2012-08-10T13:22:00Z">
                    <w:rPr>
                      <w:lang w:val="de-DE"/>
                    </w:rPr>
                  </w:rPrChange>
                </w:rPr>
                <w:t xml:space="preserve">      }</w:t>
              </w:r>
            </w:ins>
          </w:p>
          <w:p w14:paraId="32233F6B" w14:textId="77777777" w:rsidR="009F3611" w:rsidRPr="00B80901" w:rsidRDefault="009F3611" w:rsidP="009F3611">
            <w:pPr>
              <w:pStyle w:val="XML1"/>
              <w:rPr>
                <w:ins w:id="32883" w:author="Thomas Dietz" w:date="2012-08-08T17:05:00Z"/>
                <w:rPrChange w:id="32884" w:author="Thomas Dietz" w:date="2012-08-10T13:22:00Z">
                  <w:rPr>
                    <w:ins w:id="32885" w:author="Thomas Dietz" w:date="2012-08-08T17:05:00Z"/>
                    <w:lang w:val="de-DE"/>
                  </w:rPr>
                </w:rPrChange>
              </w:rPr>
            </w:pPr>
            <w:ins w:id="32886" w:author="Thomas Dietz" w:date="2012-08-08T17:05:00Z">
              <w:r w:rsidRPr="00B80901">
                <w:rPr>
                  <w:rPrChange w:id="32887" w:author="Thomas Dietz" w:date="2012-08-10T13:22:00Z">
                    <w:rPr>
                      <w:lang w:val="de-DE"/>
                    </w:rPr>
                  </w:rPrChange>
                </w:rPr>
                <w:t xml:space="preserve">    }</w:t>
              </w:r>
            </w:ins>
          </w:p>
          <w:p w14:paraId="0D44ACEA" w14:textId="77777777" w:rsidR="009F3611" w:rsidRPr="00B80901" w:rsidRDefault="009F3611" w:rsidP="009F3611">
            <w:pPr>
              <w:pStyle w:val="XML1"/>
              <w:rPr>
                <w:ins w:id="32888" w:author="Thomas Dietz" w:date="2012-08-08T17:05:00Z"/>
                <w:rPrChange w:id="32889" w:author="Thomas Dietz" w:date="2012-08-10T13:22:00Z">
                  <w:rPr>
                    <w:ins w:id="32890" w:author="Thomas Dietz" w:date="2012-08-08T17:05:00Z"/>
                    <w:lang w:val="de-DE"/>
                  </w:rPr>
                </w:rPrChange>
              </w:rPr>
            </w:pPr>
            <w:ins w:id="32891" w:author="Thomas Dietz" w:date="2012-08-08T17:05:00Z">
              <w:r w:rsidRPr="00B80901">
                <w:rPr>
                  <w:rPrChange w:id="32892" w:author="Thomas Dietz" w:date="2012-08-10T13:22:00Z">
                    <w:rPr>
                      <w:lang w:val="de-DE"/>
                    </w:rPr>
                  </w:rPrChange>
                </w:rPr>
                <w:t xml:space="preserve">    container logical-switches {</w:t>
              </w:r>
            </w:ins>
          </w:p>
          <w:p w14:paraId="1EAA3399" w14:textId="77777777" w:rsidR="009F3611" w:rsidRPr="00B80901" w:rsidRDefault="009F3611" w:rsidP="009F3611">
            <w:pPr>
              <w:pStyle w:val="XML1"/>
              <w:rPr>
                <w:ins w:id="32893" w:author="Thomas Dietz" w:date="2012-08-08T17:05:00Z"/>
                <w:rPrChange w:id="32894" w:author="Thomas Dietz" w:date="2012-08-10T13:22:00Z">
                  <w:rPr>
                    <w:ins w:id="32895" w:author="Thomas Dietz" w:date="2012-08-08T17:05:00Z"/>
                    <w:lang w:val="de-DE"/>
                  </w:rPr>
                </w:rPrChange>
              </w:rPr>
            </w:pPr>
            <w:ins w:id="32896" w:author="Thomas Dietz" w:date="2012-08-08T17:05:00Z">
              <w:r w:rsidRPr="00B80901">
                <w:rPr>
                  <w:rPrChange w:id="32897" w:author="Thomas Dietz" w:date="2012-08-10T13:22:00Z">
                    <w:rPr>
                      <w:lang w:val="de-DE"/>
                    </w:rPr>
                  </w:rPrChange>
                </w:rPr>
                <w:t xml:space="preserve">      description "This element contains a list of all OpenFlow </w:t>
              </w:r>
            </w:ins>
          </w:p>
          <w:p w14:paraId="028A3CF8" w14:textId="77777777" w:rsidR="009F3611" w:rsidRPr="00B80901" w:rsidRDefault="009F3611" w:rsidP="009F3611">
            <w:pPr>
              <w:pStyle w:val="XML1"/>
              <w:rPr>
                <w:ins w:id="32898" w:author="Thomas Dietz" w:date="2012-08-08T17:05:00Z"/>
                <w:rPrChange w:id="32899" w:author="Thomas Dietz" w:date="2012-08-10T13:22:00Z">
                  <w:rPr>
                    <w:ins w:id="32900" w:author="Thomas Dietz" w:date="2012-08-08T17:05:00Z"/>
                    <w:lang w:val="de-DE"/>
                  </w:rPr>
                </w:rPrChange>
              </w:rPr>
            </w:pPr>
            <w:ins w:id="32901" w:author="Thomas Dietz" w:date="2012-08-08T17:05:00Z">
              <w:r w:rsidRPr="00B80901">
                <w:rPr>
                  <w:rPrChange w:id="32902" w:author="Thomas Dietz" w:date="2012-08-10T13:22:00Z">
                    <w:rPr>
                      <w:lang w:val="de-DE"/>
                    </w:rPr>
                  </w:rPrChange>
                </w:rPr>
                <w:t xml:space="preserve">        Logical Switches available at the OpenFlow Capable</w:t>
              </w:r>
            </w:ins>
          </w:p>
          <w:p w14:paraId="0C51950B" w14:textId="77777777" w:rsidR="009F3611" w:rsidRPr="00B80901" w:rsidRDefault="009F3611" w:rsidP="009F3611">
            <w:pPr>
              <w:pStyle w:val="XML1"/>
              <w:rPr>
                <w:ins w:id="32903" w:author="Thomas Dietz" w:date="2012-08-08T17:05:00Z"/>
                <w:rPrChange w:id="32904" w:author="Thomas Dietz" w:date="2012-08-10T13:22:00Z">
                  <w:rPr>
                    <w:ins w:id="32905" w:author="Thomas Dietz" w:date="2012-08-08T17:05:00Z"/>
                    <w:lang w:val="de-DE"/>
                  </w:rPr>
                </w:rPrChange>
              </w:rPr>
            </w:pPr>
            <w:ins w:id="32906" w:author="Thomas Dietz" w:date="2012-08-08T17:05:00Z">
              <w:r w:rsidRPr="00B80901">
                <w:rPr>
                  <w:rPrChange w:id="32907" w:author="Thomas Dietz" w:date="2012-08-10T13:22:00Z">
                    <w:rPr>
                      <w:lang w:val="de-DE"/>
                    </w:rPr>
                  </w:rPrChange>
                </w:rPr>
                <w:t xml:space="preserve">        Switch.";</w:t>
              </w:r>
            </w:ins>
          </w:p>
          <w:p w14:paraId="30CF7B26" w14:textId="77777777" w:rsidR="009F3611" w:rsidRPr="00B80901" w:rsidRDefault="009F3611" w:rsidP="009F3611">
            <w:pPr>
              <w:pStyle w:val="XML1"/>
              <w:rPr>
                <w:ins w:id="32908" w:author="Thomas Dietz" w:date="2012-08-08T17:05:00Z"/>
                <w:rPrChange w:id="32909" w:author="Thomas Dietz" w:date="2012-08-10T13:22:00Z">
                  <w:rPr>
                    <w:ins w:id="32910" w:author="Thomas Dietz" w:date="2012-08-08T17:05:00Z"/>
                    <w:lang w:val="de-DE"/>
                  </w:rPr>
                </w:rPrChange>
              </w:rPr>
            </w:pPr>
            <w:ins w:id="32911" w:author="Thomas Dietz" w:date="2012-08-08T17:05:00Z">
              <w:r w:rsidRPr="00B80901">
                <w:rPr>
                  <w:rPrChange w:id="32912" w:author="Thomas Dietz" w:date="2012-08-10T13:22:00Z">
                    <w:rPr>
                      <w:lang w:val="de-DE"/>
                    </w:rPr>
                  </w:rPrChange>
                </w:rPr>
                <w:t xml:space="preserve">      list switch {</w:t>
              </w:r>
            </w:ins>
          </w:p>
          <w:p w14:paraId="22B43B76" w14:textId="77777777" w:rsidR="009F3611" w:rsidRPr="00B80901" w:rsidRDefault="009F3611" w:rsidP="009F3611">
            <w:pPr>
              <w:pStyle w:val="XML1"/>
              <w:rPr>
                <w:ins w:id="32913" w:author="Thomas Dietz" w:date="2012-08-08T17:05:00Z"/>
                <w:rPrChange w:id="32914" w:author="Thomas Dietz" w:date="2012-08-10T13:22:00Z">
                  <w:rPr>
                    <w:ins w:id="32915" w:author="Thomas Dietz" w:date="2012-08-08T17:05:00Z"/>
                    <w:lang w:val="de-DE"/>
                  </w:rPr>
                </w:rPrChange>
              </w:rPr>
            </w:pPr>
            <w:ins w:id="32916" w:author="Thomas Dietz" w:date="2012-08-08T17:05:00Z">
              <w:r w:rsidRPr="00B80901">
                <w:rPr>
                  <w:rPrChange w:id="32917" w:author="Thomas Dietz" w:date="2012-08-10T13:22:00Z">
                    <w:rPr>
                      <w:lang w:val="de-DE"/>
                    </w:rPr>
                  </w:rPrChange>
                </w:rPr>
                <w:t xml:space="preserve">        key "id";</w:t>
              </w:r>
            </w:ins>
          </w:p>
          <w:p w14:paraId="7759E037" w14:textId="77777777" w:rsidR="009F3611" w:rsidRPr="00B80901" w:rsidRDefault="009F3611" w:rsidP="009F3611">
            <w:pPr>
              <w:pStyle w:val="XML1"/>
              <w:rPr>
                <w:ins w:id="32918" w:author="Thomas Dietz" w:date="2012-08-08T17:05:00Z"/>
                <w:rPrChange w:id="32919" w:author="Thomas Dietz" w:date="2012-08-10T13:22:00Z">
                  <w:rPr>
                    <w:ins w:id="32920" w:author="Thomas Dietz" w:date="2012-08-08T17:05:00Z"/>
                    <w:lang w:val="de-DE"/>
                  </w:rPr>
                </w:rPrChange>
              </w:rPr>
            </w:pPr>
            <w:ins w:id="32921" w:author="Thomas Dietz" w:date="2012-08-08T17:05:00Z">
              <w:r w:rsidRPr="00B80901">
                <w:rPr>
                  <w:rPrChange w:id="32922" w:author="Thomas Dietz" w:date="2012-08-10T13:22:00Z">
                    <w:rPr>
                      <w:lang w:val="de-DE"/>
                    </w:rPr>
                  </w:rPrChange>
                </w:rPr>
                <w:t xml:space="preserve">        description "The list of all OpenFlow Logical Switches on</w:t>
              </w:r>
            </w:ins>
          </w:p>
          <w:p w14:paraId="4DFB84F8" w14:textId="77777777" w:rsidR="009F3611" w:rsidRPr="00B80901" w:rsidRDefault="009F3611" w:rsidP="009F3611">
            <w:pPr>
              <w:pStyle w:val="XML1"/>
              <w:rPr>
                <w:ins w:id="32923" w:author="Thomas Dietz" w:date="2012-08-08T17:05:00Z"/>
                <w:rPrChange w:id="32924" w:author="Thomas Dietz" w:date="2012-08-10T13:22:00Z">
                  <w:rPr>
                    <w:ins w:id="32925" w:author="Thomas Dietz" w:date="2012-08-08T17:05:00Z"/>
                    <w:lang w:val="de-DE"/>
                  </w:rPr>
                </w:rPrChange>
              </w:rPr>
            </w:pPr>
            <w:ins w:id="32926" w:author="Thomas Dietz" w:date="2012-08-08T17:05:00Z">
              <w:r w:rsidRPr="00B80901">
                <w:rPr>
                  <w:rPrChange w:id="32927" w:author="Thomas Dietz" w:date="2012-08-10T13:22:00Z">
                    <w:rPr>
                      <w:lang w:val="de-DE"/>
                    </w:rPr>
                  </w:rPrChange>
                </w:rPr>
                <w:t xml:space="preserve">          the OpenFlow Capable Switch.</w:t>
              </w:r>
            </w:ins>
          </w:p>
          <w:p w14:paraId="4528FE3A" w14:textId="77777777" w:rsidR="009F3611" w:rsidRPr="00B80901" w:rsidRDefault="009F3611" w:rsidP="009F3611">
            <w:pPr>
              <w:pStyle w:val="XML1"/>
              <w:rPr>
                <w:ins w:id="32928" w:author="Thomas Dietz" w:date="2012-08-08T17:05:00Z"/>
                <w:rPrChange w:id="32929" w:author="Thomas Dietz" w:date="2012-08-10T13:22:00Z">
                  <w:rPr>
                    <w:ins w:id="32930" w:author="Thomas Dietz" w:date="2012-08-08T17:05:00Z"/>
                    <w:lang w:val="de-DE"/>
                  </w:rPr>
                </w:rPrChange>
              </w:rPr>
            </w:pPr>
          </w:p>
          <w:p w14:paraId="50ADD2A2" w14:textId="77777777" w:rsidR="009F3611" w:rsidRPr="00B80901" w:rsidRDefault="009F3611" w:rsidP="009F3611">
            <w:pPr>
              <w:pStyle w:val="XML1"/>
              <w:rPr>
                <w:ins w:id="32931" w:author="Thomas Dietz" w:date="2012-08-08T17:05:00Z"/>
                <w:rPrChange w:id="32932" w:author="Thomas Dietz" w:date="2012-08-10T13:22:00Z">
                  <w:rPr>
                    <w:ins w:id="32933" w:author="Thomas Dietz" w:date="2012-08-08T17:05:00Z"/>
                    <w:lang w:val="de-DE"/>
                  </w:rPr>
                </w:rPrChange>
              </w:rPr>
            </w:pPr>
            <w:ins w:id="32934" w:author="Thomas Dietz" w:date="2012-08-08T17:05:00Z">
              <w:r w:rsidRPr="00B80901">
                <w:rPr>
                  <w:rPrChange w:id="32935" w:author="Thomas Dietz" w:date="2012-08-10T13:22:00Z">
                    <w:rPr>
                      <w:lang w:val="de-DE"/>
                    </w:rPr>
                  </w:rPrChange>
                </w:rPr>
                <w:t xml:space="preserve">          The element 'resource-id' of OFLogicalSwitchType MUST be</w:t>
              </w:r>
            </w:ins>
          </w:p>
          <w:p w14:paraId="37766958" w14:textId="77777777" w:rsidR="009F3611" w:rsidRPr="00B80901" w:rsidRDefault="009F3611" w:rsidP="009F3611">
            <w:pPr>
              <w:pStyle w:val="XML1"/>
              <w:rPr>
                <w:ins w:id="32936" w:author="Thomas Dietz" w:date="2012-08-08T17:05:00Z"/>
                <w:rPrChange w:id="32937" w:author="Thomas Dietz" w:date="2012-08-10T13:22:00Z">
                  <w:rPr>
                    <w:ins w:id="32938" w:author="Thomas Dietz" w:date="2012-08-08T17:05:00Z"/>
                    <w:lang w:val="de-DE"/>
                  </w:rPr>
                </w:rPrChange>
              </w:rPr>
            </w:pPr>
            <w:ins w:id="32939" w:author="Thomas Dietz" w:date="2012-08-08T17:05:00Z">
              <w:r w:rsidRPr="00B80901">
                <w:rPr>
                  <w:rPrChange w:id="32940" w:author="Thomas Dietz" w:date="2012-08-10T13:22:00Z">
                    <w:rPr>
                      <w:lang w:val="de-DE"/>
                    </w:rPr>
                  </w:rPrChange>
                </w:rPr>
                <w:t xml:space="preserve">          unique within this list.";</w:t>
              </w:r>
            </w:ins>
          </w:p>
          <w:p w14:paraId="54B41C4D" w14:textId="77777777" w:rsidR="009F3611" w:rsidRPr="00B80901" w:rsidRDefault="009F3611" w:rsidP="009F3611">
            <w:pPr>
              <w:pStyle w:val="XML1"/>
              <w:rPr>
                <w:ins w:id="32941" w:author="Thomas Dietz" w:date="2012-08-08T17:05:00Z"/>
                <w:rPrChange w:id="32942" w:author="Thomas Dietz" w:date="2012-08-10T13:22:00Z">
                  <w:rPr>
                    <w:ins w:id="32943" w:author="Thomas Dietz" w:date="2012-08-08T17:05:00Z"/>
                    <w:lang w:val="de-DE"/>
                  </w:rPr>
                </w:rPrChange>
              </w:rPr>
            </w:pPr>
            <w:ins w:id="32944" w:author="Thomas Dietz" w:date="2012-08-08T17:05:00Z">
              <w:r w:rsidRPr="00B80901">
                <w:rPr>
                  <w:rPrChange w:id="32945" w:author="Thomas Dietz" w:date="2012-08-10T13:22:00Z">
                    <w:rPr>
                      <w:lang w:val="de-DE"/>
                    </w:rPr>
                  </w:rPrChange>
                </w:rPr>
                <w:t xml:space="preserve">        uses OFLogicalSwitchType;</w:t>
              </w:r>
            </w:ins>
          </w:p>
          <w:p w14:paraId="1CAE8CD1" w14:textId="77777777" w:rsidR="009F3611" w:rsidRPr="009F3611" w:rsidRDefault="009F3611" w:rsidP="009F3611">
            <w:pPr>
              <w:pStyle w:val="XML1"/>
              <w:rPr>
                <w:ins w:id="32946" w:author="Thomas Dietz" w:date="2012-08-08T17:05:00Z"/>
                <w:lang w:val="de-DE"/>
              </w:rPr>
            </w:pPr>
            <w:ins w:id="32947" w:author="Thomas Dietz" w:date="2012-08-08T17:05:00Z">
              <w:r w:rsidRPr="00B80901">
                <w:rPr>
                  <w:rPrChange w:id="32948" w:author="Thomas Dietz" w:date="2012-08-10T13:22:00Z">
                    <w:rPr>
                      <w:lang w:val="de-DE"/>
                    </w:rPr>
                  </w:rPrChange>
                </w:rPr>
                <w:t xml:space="preserve">      </w:t>
              </w:r>
              <w:r w:rsidRPr="009F3611">
                <w:rPr>
                  <w:lang w:val="de-DE"/>
                </w:rPr>
                <w:t>}</w:t>
              </w:r>
            </w:ins>
          </w:p>
          <w:p w14:paraId="6F5CF568" w14:textId="77777777" w:rsidR="009F3611" w:rsidRPr="009F3611" w:rsidRDefault="009F3611" w:rsidP="009F3611">
            <w:pPr>
              <w:pStyle w:val="XML1"/>
              <w:rPr>
                <w:ins w:id="32949" w:author="Thomas Dietz" w:date="2012-08-08T17:05:00Z"/>
                <w:lang w:val="de-DE"/>
              </w:rPr>
            </w:pPr>
            <w:ins w:id="32950" w:author="Thomas Dietz" w:date="2012-08-08T17:05:00Z">
              <w:r w:rsidRPr="009F3611">
                <w:rPr>
                  <w:lang w:val="de-DE"/>
                </w:rPr>
                <w:lastRenderedPageBreak/>
                <w:t xml:space="preserve">    }</w:t>
              </w:r>
            </w:ins>
          </w:p>
          <w:p w14:paraId="5C3F7B8F" w14:textId="77777777" w:rsidR="009F3611" w:rsidRPr="009F3611" w:rsidRDefault="009F3611" w:rsidP="009F3611">
            <w:pPr>
              <w:pStyle w:val="XML1"/>
              <w:rPr>
                <w:ins w:id="32951" w:author="Thomas Dietz" w:date="2012-08-08T17:05:00Z"/>
                <w:lang w:val="de-DE"/>
              </w:rPr>
            </w:pPr>
            <w:ins w:id="32952" w:author="Thomas Dietz" w:date="2012-08-08T17:05:00Z">
              <w:r w:rsidRPr="009F3611">
                <w:rPr>
                  <w:lang w:val="de-DE"/>
                </w:rPr>
                <w:t xml:space="preserve">  }</w:t>
              </w:r>
            </w:ins>
          </w:p>
          <w:p w14:paraId="0A7402A1" w14:textId="77777777" w:rsidR="009F3611" w:rsidRPr="009F3611" w:rsidRDefault="009F3611" w:rsidP="009F3611">
            <w:pPr>
              <w:pStyle w:val="XML1"/>
              <w:rPr>
                <w:ins w:id="32953" w:author="Thomas Dietz" w:date="2012-08-08T17:05:00Z"/>
                <w:lang w:val="de-DE"/>
              </w:rPr>
            </w:pPr>
            <w:ins w:id="32954" w:author="Thomas Dietz" w:date="2012-08-08T17:05:00Z">
              <w:r w:rsidRPr="009F3611">
                <w:rPr>
                  <w:lang w:val="de-DE"/>
                </w:rPr>
                <w:t xml:space="preserve">  </w:t>
              </w:r>
            </w:ins>
          </w:p>
          <w:p w14:paraId="6BE01453" w14:textId="1F95A0A0" w:rsidR="00F71F36" w:rsidRPr="003C232C" w:rsidRDefault="009F3611" w:rsidP="009F3611">
            <w:pPr>
              <w:pStyle w:val="XML1"/>
              <w:rPr>
                <w:lang w:val="de-DE"/>
              </w:rPr>
            </w:pPr>
            <w:ins w:id="32955" w:author="Thomas Dietz" w:date="2012-08-08T17:05:00Z">
              <w:r w:rsidRPr="009F3611">
                <w:rPr>
                  <w:lang w:val="de-DE"/>
                </w:rPr>
                <w:t>}</w:t>
              </w:r>
            </w:ins>
          </w:p>
        </w:tc>
      </w:tr>
    </w:tbl>
    <w:p w14:paraId="45223608" w14:textId="77777777" w:rsidR="00F71F36" w:rsidRPr="009F1B7D" w:rsidRDefault="00F71F36" w:rsidP="007D61A9">
      <w:pPr>
        <w:pStyle w:val="Appx"/>
      </w:pPr>
      <w:bookmarkStart w:id="32956" w:name="_Toc315954033"/>
      <w:bookmarkStart w:id="32957" w:name="_Toc316542543"/>
      <w:bookmarkStart w:id="32958" w:name="_Toc333403947"/>
      <w:r w:rsidRPr="00DB42FD">
        <w:lastRenderedPageBreak/>
        <w:t>Bibliography</w:t>
      </w:r>
      <w:bookmarkEnd w:id="32956"/>
      <w:bookmarkEnd w:id="32957"/>
      <w:bookmarkEnd w:id="32958"/>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32959" w:name="_Toc315954034"/>
      <w:bookmarkStart w:id="32960" w:name="_Toc316542544"/>
      <w:bookmarkStart w:id="32961" w:name="_Toc333403948"/>
      <w:r w:rsidRPr="00DB42FD">
        <w:t>Revision History</w:t>
      </w:r>
      <w:bookmarkEnd w:id="32959"/>
      <w:bookmarkEnd w:id="32960"/>
      <w:bookmarkEnd w:id="32961"/>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 xml:space="preserve">Update the Normative constraint changes I added in 7.3.4, </w:t>
            </w:r>
            <w:r>
              <w:lastRenderedPageBreak/>
              <w:t>7.4.4, 7.12.4</w:t>
            </w:r>
          </w:p>
        </w:tc>
      </w:tr>
      <w:tr w:rsidR="00A00669" w:rsidRPr="009F1B7D" w14:paraId="23A052B5" w14:textId="77777777" w:rsidTr="005A64C7">
        <w:tc>
          <w:tcPr>
            <w:tcW w:w="1168" w:type="dxa"/>
          </w:tcPr>
          <w:p w14:paraId="1F9A335B" w14:textId="43F3DFCD" w:rsidR="00A00669" w:rsidRDefault="00A00669" w:rsidP="00920140">
            <w:r>
              <w:lastRenderedPageBreak/>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32962" w:name="_Toc315954035"/>
      <w:bookmarkStart w:id="32963" w:name="_Toc316542545"/>
      <w:bookmarkStart w:id="32964" w:name="_Toc333403949"/>
      <w:r w:rsidRPr="00DB42FD">
        <w:t>Considerations for Next or Future Releases</w:t>
      </w:r>
      <w:bookmarkEnd w:id="32962"/>
      <w:bookmarkEnd w:id="32963"/>
      <w:bookmarkEnd w:id="32964"/>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32965" w:name="_Toc313864825"/>
      <w:bookmarkEnd w:id="32965"/>
    </w:p>
    <w:sectPr w:rsidR="00C31DBC" w:rsidRPr="00F07D3E" w:rsidSect="00FA28FD">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0CA718" w14:textId="77777777" w:rsidR="00B13954" w:rsidRDefault="00B13954" w:rsidP="004C5BF8">
      <w:pPr>
        <w:spacing w:after="0"/>
      </w:pPr>
      <w:r>
        <w:separator/>
      </w:r>
    </w:p>
  </w:endnote>
  <w:endnote w:type="continuationSeparator" w:id="0">
    <w:p w14:paraId="40937592" w14:textId="77777777" w:rsidR="00B13954" w:rsidRDefault="00B13954"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2705F3" w:rsidRDefault="002705F3">
        <w:pPr>
          <w:pStyle w:val="Footer"/>
          <w:jc w:val="center"/>
        </w:pPr>
        <w:r>
          <w:fldChar w:fldCharType="begin"/>
        </w:r>
        <w:r>
          <w:instrText xml:space="preserve"> PAGE   \* MERGEFORMAT </w:instrText>
        </w:r>
        <w:r>
          <w:fldChar w:fldCharType="separate"/>
        </w:r>
        <w:r w:rsidR="00C04F73">
          <w:rPr>
            <w:noProof/>
          </w:rPr>
          <w:t>8</w:t>
        </w:r>
        <w:r>
          <w:rPr>
            <w:noProof/>
          </w:rPr>
          <w:fldChar w:fldCharType="end"/>
        </w:r>
      </w:p>
    </w:sdtContent>
  </w:sdt>
  <w:p w14:paraId="7E0816E7" w14:textId="77777777" w:rsidR="002705F3" w:rsidRDefault="002705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B2176F" w14:textId="77777777" w:rsidR="00B13954" w:rsidRDefault="00B13954" w:rsidP="004C5BF8">
      <w:pPr>
        <w:spacing w:after="0"/>
      </w:pPr>
      <w:r>
        <w:separator/>
      </w:r>
    </w:p>
  </w:footnote>
  <w:footnote w:type="continuationSeparator" w:id="0">
    <w:p w14:paraId="7C1AF050" w14:textId="77777777" w:rsidR="00B13954" w:rsidRDefault="00B13954"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705F3"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2705F3" w:rsidRDefault="002705F3"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6DE36F32" w:rsidR="002705F3" w:rsidRDefault="002705F3" w:rsidP="00FA28FD">
              <w:pPr>
                <w:pStyle w:val="Header"/>
                <w:jc w:val="right"/>
              </w:pPr>
              <w:del w:id="32966" w:author="Deepak Bansal (AZURE)" w:date="2012-08-22T12:52:00Z">
                <w:r w:rsidDel="002705F3">
                  <w:delText>OF-CONFIG 1.1</w:delText>
                </w:r>
              </w:del>
              <w:ins w:id="32967" w:author="Thomas Dietz" w:date="2012-08-13T13:27:00Z">
                <w:del w:id="32968" w:author="Deepak Bansal (AZURE)" w:date="2012-08-22T12:52:00Z">
                  <w:r w:rsidDel="002705F3">
                    <w:rPr>
                      <w:lang w:val="de-DE"/>
                    </w:rPr>
                    <w:delText>OF-CONFIG 1.1.1</w:delText>
                  </w:r>
                </w:del>
              </w:ins>
              <w:ins w:id="32969" w:author="Deepak Bansal (AZURE)" w:date="2012-08-22T12:52:00Z">
                <w:r>
                  <w:t>OF-CONFIG 1.1.1</w:t>
                </w:r>
              </w:ins>
            </w:p>
          </w:tc>
        </w:sdtContent>
      </w:sdt>
    </w:tr>
  </w:tbl>
  <w:p w14:paraId="4925B883" w14:textId="77777777" w:rsidR="002705F3" w:rsidRDefault="002705F3"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515F"/>
    <w:rsid w:val="000478FA"/>
    <w:rsid w:val="00050273"/>
    <w:rsid w:val="00051242"/>
    <w:rsid w:val="00052E98"/>
    <w:rsid w:val="000548DA"/>
    <w:rsid w:val="00056F2B"/>
    <w:rsid w:val="00065E25"/>
    <w:rsid w:val="00073FA0"/>
    <w:rsid w:val="00076EE8"/>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D1E31"/>
    <w:rsid w:val="001D1E49"/>
    <w:rsid w:val="001D24FC"/>
    <w:rsid w:val="001D326B"/>
    <w:rsid w:val="001D500F"/>
    <w:rsid w:val="001D6D81"/>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82295"/>
    <w:rsid w:val="00294BFA"/>
    <w:rsid w:val="002A04D2"/>
    <w:rsid w:val="002A241D"/>
    <w:rsid w:val="002A4D1A"/>
    <w:rsid w:val="002A5300"/>
    <w:rsid w:val="002B1BBD"/>
    <w:rsid w:val="002B638C"/>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52E88"/>
    <w:rsid w:val="00755993"/>
    <w:rsid w:val="007632C6"/>
    <w:rsid w:val="00766893"/>
    <w:rsid w:val="007725BA"/>
    <w:rsid w:val="007746E3"/>
    <w:rsid w:val="00781A6A"/>
    <w:rsid w:val="0078617E"/>
    <w:rsid w:val="00786C46"/>
    <w:rsid w:val="007A2F9A"/>
    <w:rsid w:val="007B1613"/>
    <w:rsid w:val="007B305B"/>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54"/>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4F73"/>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3011"/>
    <w:rsid w:val="00CC7451"/>
    <w:rsid w:val="00CD1244"/>
    <w:rsid w:val="00CD1D1D"/>
    <w:rsid w:val="00CD5DAC"/>
    <w:rsid w:val="00CD798D"/>
    <w:rsid w:val="00CD7B15"/>
    <w:rsid w:val="00CE2DFB"/>
    <w:rsid w:val="00CE3D6A"/>
    <w:rsid w:val="00CE3F01"/>
    <w:rsid w:val="00CE49BD"/>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2224"/>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9588E"/>
    <w:rsid w:val="00EA5C38"/>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9.emf"/><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13AAE5AA-F8EF-40E9-9E72-0A0609BE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747</TotalTime>
  <Pages>290</Pages>
  <Words>81289</Words>
  <Characters>463353</Characters>
  <Application>Microsoft Office Word</Application>
  <DocSecurity>0</DocSecurity>
  <Lines>3861</Lines>
  <Paragraphs>1087</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543555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Deepak Bansal (AZURE)</cp:lastModifiedBy>
  <cp:revision>31</cp:revision>
  <dcterms:created xsi:type="dcterms:W3CDTF">2012-04-14T02:02:00Z</dcterms:created>
  <dcterms:modified xsi:type="dcterms:W3CDTF">2012-08-23T22:52:00Z</dcterms:modified>
</cp:coreProperties>
</file>